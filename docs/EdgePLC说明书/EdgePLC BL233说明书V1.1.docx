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start="1"/>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8-07T16:17:09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40:21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KY" w:date="2026-09-10T16:40:26Z">
                              <w:r>
                                <w:rPr>
                                  <w:rFonts w:hint="eastAsia" w:ascii="黑体" w:hAnsi="黑体" w:eastAsia="黑体"/>
                                  <w:color w:val="FFFFFF"/>
                                  <w:sz w:val="30"/>
                                  <w:szCs w:val="30"/>
                                  <w:lang w:val="en-US" w:eastAsia="zh-CN"/>
                                </w:rPr>
                                <w:t>1</w:t>
                              </w:r>
                            </w:ins>
                            <w:ins w:id="3" w:author="LKY" w:date="2026-09-10T16:40:27Z">
                              <w:r>
                                <w:rPr>
                                  <w:rFonts w:hint="eastAsia" w:ascii="黑体" w:hAnsi="黑体" w:eastAsia="黑体"/>
                                  <w:color w:val="FFFFFF"/>
                                  <w:sz w:val="30"/>
                                  <w:szCs w:val="30"/>
                                  <w:lang w:val="en-US" w:eastAsia="zh-CN"/>
                                </w:rPr>
                                <w:t>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4" w:author="L" w:date="2026-08-07T16:17:09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5" w:author="LKY" w:date="2026-09-10T16:40:21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6" w:author="LKY" w:date="2026-09-10T16:40:26Z">
                        <w:r>
                          <w:rPr>
                            <w:rFonts w:hint="eastAsia" w:ascii="黑体" w:hAnsi="黑体" w:eastAsia="黑体"/>
                            <w:color w:val="FFFFFF"/>
                            <w:sz w:val="30"/>
                            <w:szCs w:val="30"/>
                            <w:lang w:val="en-US" w:eastAsia="zh-CN"/>
                          </w:rPr>
                          <w:t>1</w:t>
                        </w:r>
                      </w:ins>
                      <w:ins w:id="7" w:author="LKY" w:date="2026-09-10T16:40:27Z">
                        <w:r>
                          <w:rPr>
                            <w:rFonts w:hint="eastAsia" w:ascii="黑体" w:hAnsi="黑体" w:eastAsia="黑体"/>
                            <w:color w:val="FFFFFF"/>
                            <w:sz w:val="30"/>
                            <w:szCs w:val="30"/>
                            <w:lang w:val="en-US" w:eastAsia="zh-CN"/>
                          </w:rPr>
                          <w:t>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BL233系列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BL233系列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BL233工业边缘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BL233工业边缘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19"/>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19"/>
                          <w:rPr>
                            <w:color w:val="FFFFFF"/>
                            <w:sz w:val="96"/>
                            <w:szCs w:val="96"/>
                          </w:rPr>
                        </w:pPr>
                      </w:p>
                    </w:txbxContent>
                  </v:textbox>
                </v:rect>
              </v:group>
            </w:pict>
          </mc:Fallback>
        </mc:AlternateContent>
      </w:r>
    </w:p>
    <w:sdt>
      <w:sdtPr>
        <w:rPr>
          <w:rFonts w:ascii="宋体" w:hAnsi="宋体" w:eastAsia="宋体" w:cstheme="minorBidi"/>
          <w:b/>
          <w:bCs/>
          <w:kern w:val="2"/>
          <w:sz w:val="36"/>
          <w:szCs w:val="36"/>
          <w:lang w:val="en-US" w:eastAsia="zh-CN" w:bidi="ar-SA"/>
          <w:rPrChange w:id="8" w:author="L" w:date="2026-08-07T16:16:24Z">
            <w:rPr>
              <w:rFonts w:ascii="宋体" w:hAnsi="宋体" w:eastAsia="宋体" w:cstheme="minorBidi"/>
              <w:kern w:val="2"/>
              <w:sz w:val="21"/>
              <w:szCs w:val="24"/>
              <w:lang w:val="en-US" w:eastAsia="zh-CN" w:bidi="ar-SA"/>
            </w:rPr>
          </w:rPrChange>
        </w:rPr>
        <w:id w:val="147462066"/>
        <w15:color w:val="DBDBDB"/>
        <w:docPartObj>
          <w:docPartGallery w:val="Table of Contents"/>
          <w:docPartUnique/>
        </w:docPartObj>
      </w:sdtPr>
      <w:sdtEndPr>
        <w:rPr>
          <w:rFonts w:ascii="宋体" w:hAnsi="宋体" w:eastAsia="宋体" w:cstheme="minorBidi"/>
          <w:b/>
          <w:bCs/>
          <w:kern w:val="2"/>
          <w:sz w:val="36"/>
          <w:szCs w:val="36"/>
          <w:lang w:val="en-US" w:eastAsia="zh-CN" w:bidi="ar-SA"/>
          <w:rPrChange w:id="9" w:author="L" w:date="2026-08-07T16:16:24Z">
            <w:rPr>
              <w:rFonts w:ascii="宋体" w:hAnsi="宋体" w:eastAsia="宋体" w:cstheme="minorBidi"/>
              <w:kern w:val="2"/>
              <w:sz w:val="21"/>
              <w:szCs w:val="24"/>
              <w:lang w:val="en-US" w:eastAsia="zh-CN" w:bidi="ar-SA"/>
            </w:rPr>
          </w:rPrChange>
        </w:rPr>
      </w:sdtEndPr>
      <w:sdtContent>
        <w:p w14:paraId="2D972532">
          <w:pPr>
            <w:spacing w:before="0" w:beforeLines="0" w:after="0" w:afterLines="0" w:line="240" w:lineRule="auto"/>
            <w:ind w:left="0" w:leftChars="0" w:right="0" w:rightChars="0" w:firstLine="0" w:firstLineChars="0"/>
            <w:jc w:val="center"/>
            <w:rPr>
              <w:b/>
              <w:bCs/>
              <w:sz w:val="36"/>
              <w:szCs w:val="36"/>
              <w:rPrChange w:id="10" w:author="L" w:date="2026-08-07T16:16:24Z">
                <w:rPr/>
              </w:rPrChange>
            </w:rPr>
          </w:pPr>
          <w:bookmarkStart w:id="278" w:name="_GoBack"/>
          <w:bookmarkEnd w:id="278"/>
          <w:bookmarkStart w:id="0" w:name="_Toc14040"/>
          <w:r>
            <w:rPr>
              <w:rFonts w:ascii="宋体" w:hAnsi="宋体" w:eastAsia="宋体"/>
              <w:b/>
              <w:bCs/>
              <w:sz w:val="36"/>
              <w:szCs w:val="36"/>
              <w:rPrChange w:id="12" w:author="L" w:date="2026-08-07T16:16:24Z">
                <w:rPr>
                  <w:rFonts w:ascii="宋体" w:hAnsi="宋体" w:eastAsia="宋体"/>
                  <w:sz w:val="21"/>
                </w:rPr>
              </w:rPrChange>
            </w:rPr>
            <w:t>目</w:t>
          </w:r>
          <w:ins w:id="13" w:author="L" w:date="2026-08-07T16:16:26Z">
            <w:r>
              <w:rPr>
                <w:rFonts w:hint="eastAsia" w:ascii="宋体" w:hAnsi="宋体" w:eastAsia="宋体"/>
                <w:b/>
                <w:bCs/>
                <w:sz w:val="36"/>
                <w:szCs w:val="36"/>
                <w:lang w:val="en-US" w:eastAsia="zh-CN"/>
              </w:rPr>
              <w:t xml:space="preserve">  </w:t>
            </w:r>
          </w:ins>
          <w:r>
            <w:rPr>
              <w:rFonts w:ascii="宋体" w:hAnsi="宋体" w:eastAsia="宋体"/>
              <w:b/>
              <w:bCs/>
              <w:sz w:val="36"/>
              <w:szCs w:val="36"/>
              <w:rPrChange w:id="14" w:author="L" w:date="2026-08-07T16:16:24Z">
                <w:rPr>
                  <w:rFonts w:ascii="宋体" w:hAnsi="宋体" w:eastAsia="宋体"/>
                  <w:sz w:val="21"/>
                </w:rPr>
              </w:rPrChange>
            </w:rPr>
            <w:t>录</w:t>
          </w:r>
        </w:p>
        <w:p w14:paraId="6B360374">
          <w:pPr>
            <w:pStyle w:val="10"/>
            <w:tabs>
              <w:tab w:val="right" w:leader="dot" w:pos="8306"/>
            </w:tabs>
            <w:rPr>
              <w:del w:id="15" w:author="LKY" w:date="2026-09-15T17:31:31Z"/>
            </w:rPr>
          </w:pPr>
          <w:r>
            <w:fldChar w:fldCharType="begin"/>
          </w:r>
          <w:r>
            <w:instrText xml:space="preserve">TOC \o "1-3" \h \u </w:instrText>
          </w:r>
          <w:r>
            <w:fldChar w:fldCharType="separate"/>
          </w:r>
          <w:del w:id="16" w:author="LKY" w:date="2026-09-15T17:31:31Z">
            <w:r>
              <w:rPr/>
              <w:fldChar w:fldCharType="begin"/>
            </w:r>
          </w:del>
          <w:del w:id="17" w:author="LKY" w:date="2026-09-15T17:31:31Z">
            <w:r>
              <w:rPr/>
              <w:delInstrText xml:space="preserve"> HYPERLINK \l _Toc30881 </w:delInstrText>
            </w:r>
          </w:del>
          <w:del w:id="18" w:author="LKY" w:date="2026-09-15T17:31:31Z">
            <w:r>
              <w:rPr/>
              <w:fldChar w:fldCharType="separate"/>
            </w:r>
          </w:del>
          <w:del w:id="19" w:author="LKY" w:date="2026-09-15T17:31:31Z">
            <w:r>
              <w:rPr>
                <w:rFonts w:hint="eastAsia" w:ascii="Times New Roman" w:hAnsi="Times New Roman" w:eastAsia="宋体" w:cs="宋体"/>
                <w:bCs/>
                <w:iCs/>
                <w:szCs w:val="24"/>
                <w:lang w:val="en-US" w:eastAsia="zh-CN"/>
              </w:rPr>
              <w:delText>前言</w:delText>
            </w:r>
          </w:del>
          <w:del w:id="20" w:author="LKY" w:date="2026-09-15T17:31:31Z">
            <w:r>
              <w:rPr/>
              <w:tab/>
            </w:r>
          </w:del>
          <w:del w:id="21" w:author="LKY" w:date="2026-09-15T17:31:31Z">
            <w:r>
              <w:rPr/>
              <w:fldChar w:fldCharType="begin"/>
            </w:r>
          </w:del>
          <w:del w:id="22" w:author="LKY" w:date="2026-09-15T17:31:31Z">
            <w:r>
              <w:rPr/>
              <w:delInstrText xml:space="preserve"> PAGEREF _Toc30881 \h </w:delInstrText>
            </w:r>
          </w:del>
          <w:del w:id="23" w:author="LKY" w:date="2026-09-15T17:31:31Z">
            <w:r>
              <w:rPr/>
              <w:fldChar w:fldCharType="separate"/>
            </w:r>
          </w:del>
          <w:del w:id="24" w:author="LKY" w:date="2026-09-15T17:31:31Z">
            <w:r>
              <w:rPr/>
              <w:delText>4</w:delText>
            </w:r>
          </w:del>
          <w:del w:id="25" w:author="LKY" w:date="2026-09-15T17:31:31Z">
            <w:r>
              <w:rPr/>
              <w:fldChar w:fldCharType="end"/>
            </w:r>
          </w:del>
          <w:del w:id="26" w:author="LKY" w:date="2026-09-15T17:31:31Z">
            <w:r>
              <w:rPr/>
              <w:fldChar w:fldCharType="end"/>
            </w:r>
          </w:del>
        </w:p>
        <w:p w14:paraId="41E33141">
          <w:pPr>
            <w:pStyle w:val="10"/>
            <w:tabs>
              <w:tab w:val="right" w:leader="dot" w:pos="8306"/>
            </w:tabs>
            <w:rPr>
              <w:del w:id="27" w:author="LKY" w:date="2026-09-15T17:31:31Z"/>
            </w:rPr>
          </w:pPr>
          <w:del w:id="28" w:author="LKY" w:date="2026-09-15T17:31:31Z">
            <w:r>
              <w:rPr/>
              <w:fldChar w:fldCharType="begin"/>
            </w:r>
          </w:del>
          <w:del w:id="29" w:author="LKY" w:date="2026-09-15T17:31:31Z">
            <w:r>
              <w:rPr/>
              <w:delInstrText xml:space="preserve"> HYPERLINK \l _Toc3219 </w:delInstrText>
            </w:r>
          </w:del>
          <w:del w:id="30" w:author="LKY" w:date="2026-09-15T17:31:31Z">
            <w:r>
              <w:rPr/>
              <w:fldChar w:fldCharType="separate"/>
            </w:r>
          </w:del>
          <w:del w:id="31" w:author="LKY" w:date="2026-09-15T17:31:31Z">
            <w:r>
              <w:rPr>
                <w:rFonts w:hint="eastAsia" w:ascii="Times New Roman" w:hAnsi="Times New Roman" w:cstheme="minorEastAsia"/>
                <w:bCs/>
                <w:szCs w:val="44"/>
                <w:lang w:val="en-US" w:eastAsia="zh-CN"/>
              </w:rPr>
              <w:delText>1.产品简介</w:delText>
            </w:r>
          </w:del>
          <w:del w:id="32" w:author="LKY" w:date="2026-09-15T17:31:31Z">
            <w:r>
              <w:rPr/>
              <w:tab/>
            </w:r>
          </w:del>
          <w:del w:id="33" w:author="LKY" w:date="2026-09-15T17:31:31Z">
            <w:r>
              <w:rPr/>
              <w:fldChar w:fldCharType="begin"/>
            </w:r>
          </w:del>
          <w:del w:id="34" w:author="LKY" w:date="2026-09-15T17:31:31Z">
            <w:r>
              <w:rPr/>
              <w:delInstrText xml:space="preserve"> PAGEREF _Toc3219 \h </w:delInstrText>
            </w:r>
          </w:del>
          <w:del w:id="35" w:author="LKY" w:date="2026-09-15T17:31:31Z">
            <w:r>
              <w:rPr/>
              <w:fldChar w:fldCharType="separate"/>
            </w:r>
          </w:del>
          <w:del w:id="36" w:author="LKY" w:date="2026-09-15T17:31:31Z">
            <w:r>
              <w:rPr/>
              <w:delText>5</w:delText>
            </w:r>
          </w:del>
          <w:del w:id="37" w:author="LKY" w:date="2026-09-15T17:31:31Z">
            <w:r>
              <w:rPr/>
              <w:fldChar w:fldCharType="end"/>
            </w:r>
          </w:del>
          <w:del w:id="38" w:author="LKY" w:date="2026-09-15T17:31:31Z">
            <w:r>
              <w:rPr/>
              <w:fldChar w:fldCharType="end"/>
            </w:r>
          </w:del>
        </w:p>
        <w:p w14:paraId="334CA3DA">
          <w:pPr>
            <w:pStyle w:val="11"/>
            <w:tabs>
              <w:tab w:val="right" w:leader="dot" w:pos="8306"/>
            </w:tabs>
            <w:rPr>
              <w:del w:id="39" w:author="LKY" w:date="2026-09-15T17:31:31Z"/>
            </w:rPr>
          </w:pPr>
          <w:del w:id="40" w:author="LKY" w:date="2026-09-15T17:31:31Z">
            <w:r>
              <w:rPr/>
              <w:fldChar w:fldCharType="begin"/>
            </w:r>
          </w:del>
          <w:del w:id="41" w:author="LKY" w:date="2026-09-15T17:31:31Z">
            <w:r>
              <w:rPr/>
              <w:delInstrText xml:space="preserve"> HYPERLINK \l _Toc13352 </w:delInstrText>
            </w:r>
          </w:del>
          <w:del w:id="42" w:author="LKY" w:date="2026-09-15T17:31:31Z">
            <w:r>
              <w:rPr/>
              <w:fldChar w:fldCharType="separate"/>
            </w:r>
          </w:del>
          <w:del w:id="43" w:author="LKY" w:date="2026-09-15T17:31:31Z">
            <w:r>
              <w:rPr>
                <w:rFonts w:hint="eastAsia" w:ascii="Times New Roman" w:hAnsi="Times New Roman" w:cstheme="minorEastAsia"/>
                <w:bCs/>
                <w:szCs w:val="32"/>
                <w:lang w:val="en-US" w:eastAsia="zh-CN"/>
              </w:rPr>
              <w:delText>1.1 概述</w:delText>
            </w:r>
          </w:del>
          <w:del w:id="44" w:author="LKY" w:date="2026-09-15T17:31:31Z">
            <w:r>
              <w:rPr/>
              <w:tab/>
            </w:r>
          </w:del>
          <w:del w:id="45" w:author="LKY" w:date="2026-09-15T17:31:31Z">
            <w:r>
              <w:rPr/>
              <w:fldChar w:fldCharType="begin"/>
            </w:r>
          </w:del>
          <w:del w:id="46" w:author="LKY" w:date="2026-09-15T17:31:31Z">
            <w:r>
              <w:rPr/>
              <w:delInstrText xml:space="preserve"> PAGEREF _Toc13352 \h </w:delInstrText>
            </w:r>
          </w:del>
          <w:del w:id="47" w:author="LKY" w:date="2026-09-15T17:31:31Z">
            <w:r>
              <w:rPr/>
              <w:fldChar w:fldCharType="separate"/>
            </w:r>
          </w:del>
          <w:del w:id="48" w:author="LKY" w:date="2026-09-15T17:31:31Z">
            <w:r>
              <w:rPr/>
              <w:delText>5</w:delText>
            </w:r>
          </w:del>
          <w:del w:id="49" w:author="LKY" w:date="2026-09-15T17:31:31Z">
            <w:r>
              <w:rPr/>
              <w:fldChar w:fldCharType="end"/>
            </w:r>
          </w:del>
          <w:del w:id="50" w:author="LKY" w:date="2026-09-15T17:31:31Z">
            <w:r>
              <w:rPr/>
              <w:fldChar w:fldCharType="end"/>
            </w:r>
          </w:del>
        </w:p>
        <w:p w14:paraId="04AF8C86">
          <w:pPr>
            <w:pStyle w:val="11"/>
            <w:tabs>
              <w:tab w:val="right" w:leader="dot" w:pos="8306"/>
            </w:tabs>
            <w:rPr>
              <w:del w:id="51" w:author="LKY" w:date="2026-09-15T17:31:31Z"/>
            </w:rPr>
          </w:pPr>
          <w:del w:id="52" w:author="LKY" w:date="2026-09-15T17:31:31Z">
            <w:r>
              <w:rPr/>
              <w:fldChar w:fldCharType="begin"/>
            </w:r>
          </w:del>
          <w:del w:id="53" w:author="LKY" w:date="2026-09-15T17:31:31Z">
            <w:r>
              <w:rPr/>
              <w:delInstrText xml:space="preserve"> HYPERLINK \l _Toc1114 </w:delInstrText>
            </w:r>
          </w:del>
          <w:del w:id="54" w:author="LKY" w:date="2026-09-15T17:31:31Z">
            <w:r>
              <w:rPr/>
              <w:fldChar w:fldCharType="separate"/>
            </w:r>
          </w:del>
          <w:del w:id="55" w:author="LKY" w:date="2026-09-15T17:31:31Z">
            <w:r>
              <w:rPr>
                <w:rFonts w:hint="eastAsia" w:ascii="Times New Roman" w:hAnsi="Times New Roman" w:eastAsia="宋体" w:cs="宋体"/>
                <w:bCs/>
                <w:iCs/>
                <w:kern w:val="2"/>
                <w:szCs w:val="32"/>
                <w:lang w:val="en-US" w:eastAsia="zh-CN" w:bidi="ar-SA"/>
              </w:rPr>
              <w:delText>1.2外形尺寸</w:delText>
            </w:r>
          </w:del>
          <w:del w:id="56" w:author="LKY" w:date="2026-09-15T17:31:31Z">
            <w:r>
              <w:rPr/>
              <w:tab/>
            </w:r>
          </w:del>
          <w:del w:id="57" w:author="LKY" w:date="2026-09-15T17:31:31Z">
            <w:r>
              <w:rPr/>
              <w:fldChar w:fldCharType="begin"/>
            </w:r>
          </w:del>
          <w:del w:id="58" w:author="LKY" w:date="2026-09-15T17:31:31Z">
            <w:r>
              <w:rPr/>
              <w:delInstrText xml:space="preserve"> PAGEREF _Toc1114 \h </w:delInstrText>
            </w:r>
          </w:del>
          <w:del w:id="59" w:author="LKY" w:date="2026-09-15T17:31:31Z">
            <w:r>
              <w:rPr/>
              <w:fldChar w:fldCharType="separate"/>
            </w:r>
          </w:del>
          <w:del w:id="60" w:author="LKY" w:date="2026-09-15T17:31:31Z">
            <w:r>
              <w:rPr/>
              <w:delText>5</w:delText>
            </w:r>
          </w:del>
          <w:del w:id="61" w:author="LKY" w:date="2026-09-15T17:31:31Z">
            <w:r>
              <w:rPr/>
              <w:fldChar w:fldCharType="end"/>
            </w:r>
          </w:del>
          <w:del w:id="62" w:author="LKY" w:date="2026-09-15T17:31:31Z">
            <w:r>
              <w:rPr/>
              <w:fldChar w:fldCharType="end"/>
            </w:r>
          </w:del>
        </w:p>
        <w:p w14:paraId="4B8B4090">
          <w:pPr>
            <w:pStyle w:val="11"/>
            <w:tabs>
              <w:tab w:val="right" w:leader="dot" w:pos="8306"/>
            </w:tabs>
            <w:rPr>
              <w:del w:id="63" w:author="LKY" w:date="2026-09-15T17:31:31Z"/>
            </w:rPr>
          </w:pPr>
          <w:del w:id="64" w:author="LKY" w:date="2026-09-15T17:31:31Z">
            <w:r>
              <w:rPr/>
              <w:fldChar w:fldCharType="begin"/>
            </w:r>
          </w:del>
          <w:del w:id="65" w:author="LKY" w:date="2026-09-15T17:31:31Z">
            <w:r>
              <w:rPr/>
              <w:delInstrText xml:space="preserve"> HYPERLINK \l _Toc11108 </w:delInstrText>
            </w:r>
          </w:del>
          <w:del w:id="66" w:author="LKY" w:date="2026-09-15T17:31:31Z">
            <w:r>
              <w:rPr/>
              <w:fldChar w:fldCharType="separate"/>
            </w:r>
          </w:del>
          <w:del w:id="67" w:author="LKY" w:date="2026-09-15T17:31:31Z">
            <w:r>
              <w:rPr>
                <w:rFonts w:hint="eastAsia" w:ascii="Times New Roman" w:hAnsi="Times New Roman" w:eastAsia="宋体" w:cs="宋体"/>
                <w:bCs/>
                <w:iCs/>
                <w:szCs w:val="32"/>
                <w:lang w:val="en-US" w:eastAsia="zh-CN"/>
              </w:rPr>
              <w:delText>1.3技术参数</w:delText>
            </w:r>
          </w:del>
          <w:del w:id="68" w:author="LKY" w:date="2026-09-15T17:31:31Z">
            <w:r>
              <w:rPr/>
              <w:tab/>
            </w:r>
          </w:del>
          <w:del w:id="69" w:author="LKY" w:date="2026-09-15T17:31:31Z">
            <w:r>
              <w:rPr/>
              <w:fldChar w:fldCharType="begin"/>
            </w:r>
          </w:del>
          <w:del w:id="70" w:author="LKY" w:date="2026-09-15T17:31:31Z">
            <w:r>
              <w:rPr/>
              <w:delInstrText xml:space="preserve"> PAGEREF _Toc11108 \h </w:delInstrText>
            </w:r>
          </w:del>
          <w:del w:id="71" w:author="LKY" w:date="2026-09-15T17:31:31Z">
            <w:r>
              <w:rPr/>
              <w:fldChar w:fldCharType="separate"/>
            </w:r>
          </w:del>
          <w:del w:id="72" w:author="LKY" w:date="2026-09-15T17:31:31Z">
            <w:r>
              <w:rPr/>
              <w:delText>6</w:delText>
            </w:r>
          </w:del>
          <w:del w:id="73" w:author="LKY" w:date="2026-09-15T17:31:31Z">
            <w:r>
              <w:rPr/>
              <w:fldChar w:fldCharType="end"/>
            </w:r>
          </w:del>
          <w:del w:id="74" w:author="LKY" w:date="2026-09-15T17:31:31Z">
            <w:r>
              <w:rPr/>
              <w:fldChar w:fldCharType="end"/>
            </w:r>
          </w:del>
        </w:p>
        <w:p w14:paraId="23FB39F6">
          <w:pPr>
            <w:pStyle w:val="11"/>
            <w:tabs>
              <w:tab w:val="right" w:leader="dot" w:pos="8306"/>
            </w:tabs>
            <w:rPr>
              <w:del w:id="75" w:author="LKY" w:date="2026-09-15T17:31:31Z"/>
            </w:rPr>
          </w:pPr>
          <w:del w:id="76" w:author="LKY" w:date="2026-09-15T17:31:31Z">
            <w:r>
              <w:rPr/>
              <w:fldChar w:fldCharType="begin"/>
            </w:r>
          </w:del>
          <w:del w:id="77" w:author="LKY" w:date="2026-09-15T17:31:31Z">
            <w:r>
              <w:rPr/>
              <w:delInstrText xml:space="preserve"> HYPERLINK \l _Toc27161 </w:delInstrText>
            </w:r>
          </w:del>
          <w:del w:id="78" w:author="LKY" w:date="2026-09-15T17:31:31Z">
            <w:r>
              <w:rPr/>
              <w:fldChar w:fldCharType="separate"/>
            </w:r>
          </w:del>
          <w:del w:id="79" w:author="LKY" w:date="2026-09-15T17:31:31Z">
            <w:r>
              <w:rPr>
                <w:rFonts w:hint="eastAsia" w:ascii="Times New Roman" w:hAnsi="Times New Roman" w:eastAsia="宋体" w:cs="宋体"/>
                <w:bCs/>
                <w:iCs/>
                <w:kern w:val="2"/>
                <w:szCs w:val="32"/>
                <w:lang w:val="en-US" w:eastAsia="zh-CN" w:bidi="ar-SA"/>
              </w:rPr>
              <w:delText>1.4设备选型</w:delText>
            </w:r>
          </w:del>
          <w:del w:id="80" w:author="LKY" w:date="2026-09-15T17:31:31Z">
            <w:r>
              <w:rPr/>
              <w:tab/>
            </w:r>
          </w:del>
          <w:del w:id="81" w:author="LKY" w:date="2026-09-15T17:31:31Z">
            <w:r>
              <w:rPr/>
              <w:fldChar w:fldCharType="begin"/>
            </w:r>
          </w:del>
          <w:del w:id="82" w:author="LKY" w:date="2026-09-15T17:31:31Z">
            <w:r>
              <w:rPr/>
              <w:delInstrText xml:space="preserve"> PAGEREF _Toc27161 \h </w:delInstrText>
            </w:r>
          </w:del>
          <w:del w:id="83" w:author="LKY" w:date="2026-09-15T17:31:31Z">
            <w:r>
              <w:rPr/>
              <w:fldChar w:fldCharType="separate"/>
            </w:r>
          </w:del>
          <w:del w:id="84" w:author="LKY" w:date="2026-09-15T17:31:31Z">
            <w:r>
              <w:rPr/>
              <w:delText>8</w:delText>
            </w:r>
          </w:del>
          <w:del w:id="85" w:author="LKY" w:date="2026-09-15T17:31:31Z">
            <w:r>
              <w:rPr/>
              <w:fldChar w:fldCharType="end"/>
            </w:r>
          </w:del>
          <w:del w:id="86" w:author="LKY" w:date="2026-09-15T17:31:31Z">
            <w:r>
              <w:rPr/>
              <w:fldChar w:fldCharType="end"/>
            </w:r>
          </w:del>
        </w:p>
        <w:p w14:paraId="3395EBBE">
          <w:pPr>
            <w:pStyle w:val="7"/>
            <w:tabs>
              <w:tab w:val="right" w:leader="dot" w:pos="8306"/>
            </w:tabs>
            <w:rPr>
              <w:del w:id="87" w:author="LKY" w:date="2026-09-15T17:31:31Z"/>
            </w:rPr>
          </w:pPr>
          <w:del w:id="88" w:author="LKY" w:date="2026-09-15T17:31:31Z">
            <w:r>
              <w:rPr/>
              <w:fldChar w:fldCharType="begin"/>
            </w:r>
          </w:del>
          <w:del w:id="89" w:author="LKY" w:date="2026-09-15T17:31:31Z">
            <w:r>
              <w:rPr/>
              <w:delInstrText xml:space="preserve"> HYPERLINK \l _Toc25200 </w:delInstrText>
            </w:r>
          </w:del>
          <w:del w:id="90" w:author="LKY" w:date="2026-09-15T17:31:31Z">
            <w:r>
              <w:rPr/>
              <w:fldChar w:fldCharType="separate"/>
            </w:r>
          </w:del>
          <w:del w:id="91" w:author="LKY" w:date="2026-09-15T17:31:31Z">
            <w:r>
              <w:rPr>
                <w:rFonts w:hint="eastAsia" w:ascii="Times New Roman" w:hAnsi="Times New Roman" w:eastAsia="宋体" w:cs="宋体"/>
                <w:bCs/>
                <w:iCs/>
                <w:kern w:val="2"/>
                <w:szCs w:val="28"/>
                <w:lang w:val="en-US" w:eastAsia="zh-CN" w:bidi="ar-SA"/>
              </w:rPr>
              <w:delText>1.4.1主型号选型</w:delText>
            </w:r>
          </w:del>
          <w:del w:id="92" w:author="LKY" w:date="2026-09-15T17:31:31Z">
            <w:r>
              <w:rPr/>
              <w:tab/>
            </w:r>
          </w:del>
          <w:del w:id="93" w:author="LKY" w:date="2026-09-15T17:31:31Z">
            <w:r>
              <w:rPr/>
              <w:fldChar w:fldCharType="begin"/>
            </w:r>
          </w:del>
          <w:del w:id="94" w:author="LKY" w:date="2026-09-15T17:31:31Z">
            <w:r>
              <w:rPr/>
              <w:delInstrText xml:space="preserve"> PAGEREF _Toc25200 \h </w:delInstrText>
            </w:r>
          </w:del>
          <w:del w:id="95" w:author="LKY" w:date="2026-09-15T17:31:31Z">
            <w:r>
              <w:rPr/>
              <w:fldChar w:fldCharType="separate"/>
            </w:r>
          </w:del>
          <w:del w:id="96" w:author="LKY" w:date="2026-09-15T17:31:31Z">
            <w:r>
              <w:rPr/>
              <w:delText>8</w:delText>
            </w:r>
          </w:del>
          <w:del w:id="97" w:author="LKY" w:date="2026-09-15T17:31:31Z">
            <w:r>
              <w:rPr/>
              <w:fldChar w:fldCharType="end"/>
            </w:r>
          </w:del>
          <w:del w:id="98" w:author="LKY" w:date="2026-09-15T17:31:31Z">
            <w:r>
              <w:rPr/>
              <w:fldChar w:fldCharType="end"/>
            </w:r>
          </w:del>
        </w:p>
        <w:p w14:paraId="6D81C401">
          <w:pPr>
            <w:pStyle w:val="7"/>
            <w:tabs>
              <w:tab w:val="right" w:leader="dot" w:pos="8306"/>
            </w:tabs>
            <w:rPr>
              <w:del w:id="99" w:author="LKY" w:date="2026-09-15T17:31:31Z"/>
            </w:rPr>
          </w:pPr>
          <w:del w:id="100" w:author="LKY" w:date="2026-09-15T17:31:31Z">
            <w:r>
              <w:rPr/>
              <w:fldChar w:fldCharType="begin"/>
            </w:r>
          </w:del>
          <w:del w:id="101" w:author="LKY" w:date="2026-09-15T17:31:31Z">
            <w:r>
              <w:rPr/>
              <w:delInstrText xml:space="preserve"> HYPERLINK \l _Toc11321 </w:delInstrText>
            </w:r>
          </w:del>
          <w:del w:id="102" w:author="LKY" w:date="2026-09-15T17:31:31Z">
            <w:r>
              <w:rPr/>
              <w:fldChar w:fldCharType="separate"/>
            </w:r>
          </w:del>
          <w:del w:id="103" w:author="LKY" w:date="2026-09-15T17:31:31Z">
            <w:r>
              <w:rPr>
                <w:rFonts w:hint="eastAsia" w:ascii="Times New Roman" w:hAnsi="Times New Roman" w:eastAsia="宋体" w:cs="宋体"/>
                <w:bCs/>
                <w:iCs/>
                <w:kern w:val="2"/>
                <w:szCs w:val="28"/>
                <w:lang w:val="en-US" w:eastAsia="zh-CN" w:bidi="ar-SA"/>
              </w:rPr>
              <w:delText>1.4.2 SOM选型表</w:delText>
            </w:r>
          </w:del>
          <w:del w:id="104" w:author="LKY" w:date="2026-09-15T17:31:31Z">
            <w:r>
              <w:rPr/>
              <w:tab/>
            </w:r>
          </w:del>
          <w:del w:id="105" w:author="LKY" w:date="2026-09-15T17:31:31Z">
            <w:r>
              <w:rPr/>
              <w:fldChar w:fldCharType="begin"/>
            </w:r>
          </w:del>
          <w:del w:id="106" w:author="LKY" w:date="2026-09-15T17:31:31Z">
            <w:r>
              <w:rPr/>
              <w:delInstrText xml:space="preserve"> PAGEREF _Toc11321 \h </w:delInstrText>
            </w:r>
          </w:del>
          <w:del w:id="107" w:author="LKY" w:date="2026-09-15T17:31:31Z">
            <w:r>
              <w:rPr/>
              <w:fldChar w:fldCharType="separate"/>
            </w:r>
          </w:del>
          <w:del w:id="108" w:author="LKY" w:date="2026-09-15T17:31:31Z">
            <w:r>
              <w:rPr/>
              <w:delText>8</w:delText>
            </w:r>
          </w:del>
          <w:del w:id="109" w:author="LKY" w:date="2026-09-15T17:31:31Z">
            <w:r>
              <w:rPr/>
              <w:fldChar w:fldCharType="end"/>
            </w:r>
          </w:del>
          <w:del w:id="110" w:author="LKY" w:date="2026-09-15T17:31:31Z">
            <w:r>
              <w:rPr/>
              <w:fldChar w:fldCharType="end"/>
            </w:r>
          </w:del>
        </w:p>
        <w:p w14:paraId="0D15F902">
          <w:pPr>
            <w:pStyle w:val="7"/>
            <w:tabs>
              <w:tab w:val="right" w:leader="dot" w:pos="8306"/>
            </w:tabs>
            <w:rPr>
              <w:del w:id="111" w:author="LKY" w:date="2026-09-15T17:31:31Z"/>
            </w:rPr>
          </w:pPr>
          <w:del w:id="112" w:author="LKY" w:date="2026-09-15T17:31:31Z">
            <w:r>
              <w:rPr/>
              <w:fldChar w:fldCharType="begin"/>
            </w:r>
          </w:del>
          <w:del w:id="113" w:author="LKY" w:date="2026-09-15T17:31:31Z">
            <w:r>
              <w:rPr/>
              <w:delInstrText xml:space="preserve"> HYPERLINK \l _Toc1510 </w:delInstrText>
            </w:r>
          </w:del>
          <w:del w:id="114" w:author="LKY" w:date="2026-09-15T17:31:31Z">
            <w:r>
              <w:rPr/>
              <w:fldChar w:fldCharType="separate"/>
            </w:r>
          </w:del>
          <w:del w:id="115" w:author="LKY" w:date="2026-09-15T17:31:31Z">
            <w:r>
              <w:rPr>
                <w:rFonts w:hint="eastAsia" w:ascii="Times New Roman" w:hAnsi="Times New Roman" w:eastAsia="宋体" w:cs="宋体"/>
                <w:bCs/>
                <w:iCs/>
                <w:kern w:val="2"/>
                <w:szCs w:val="28"/>
                <w:lang w:val="en-US" w:eastAsia="zh-CN" w:bidi="ar-SA"/>
              </w:rPr>
              <w:delText>1.4.3 X系列板选型</w:delText>
            </w:r>
          </w:del>
          <w:del w:id="116" w:author="LKY" w:date="2026-09-15T17:31:31Z">
            <w:r>
              <w:rPr/>
              <w:tab/>
            </w:r>
          </w:del>
          <w:del w:id="117" w:author="LKY" w:date="2026-09-15T17:31:31Z">
            <w:r>
              <w:rPr/>
              <w:fldChar w:fldCharType="begin"/>
            </w:r>
          </w:del>
          <w:del w:id="118" w:author="LKY" w:date="2026-09-15T17:31:31Z">
            <w:r>
              <w:rPr/>
              <w:delInstrText xml:space="preserve"> PAGEREF _Toc1510 \h </w:delInstrText>
            </w:r>
          </w:del>
          <w:del w:id="119" w:author="LKY" w:date="2026-09-15T17:31:31Z">
            <w:r>
              <w:rPr/>
              <w:fldChar w:fldCharType="separate"/>
            </w:r>
          </w:del>
          <w:del w:id="120" w:author="LKY" w:date="2026-09-15T17:31:31Z">
            <w:r>
              <w:rPr/>
              <w:delText>8</w:delText>
            </w:r>
          </w:del>
          <w:del w:id="121" w:author="LKY" w:date="2026-09-15T17:31:31Z">
            <w:r>
              <w:rPr/>
              <w:fldChar w:fldCharType="end"/>
            </w:r>
          </w:del>
          <w:del w:id="122" w:author="LKY" w:date="2026-09-15T17:31:31Z">
            <w:r>
              <w:rPr/>
              <w:fldChar w:fldCharType="end"/>
            </w:r>
          </w:del>
        </w:p>
        <w:p w14:paraId="5CC501E5">
          <w:pPr>
            <w:pStyle w:val="7"/>
            <w:tabs>
              <w:tab w:val="right" w:leader="dot" w:pos="8306"/>
            </w:tabs>
            <w:rPr>
              <w:del w:id="123" w:author="LKY" w:date="2026-09-15T17:31:31Z"/>
            </w:rPr>
          </w:pPr>
          <w:del w:id="124" w:author="LKY" w:date="2026-09-15T17:31:31Z">
            <w:r>
              <w:rPr/>
              <w:fldChar w:fldCharType="begin"/>
            </w:r>
          </w:del>
          <w:del w:id="125" w:author="LKY" w:date="2026-09-15T17:31:31Z">
            <w:r>
              <w:rPr/>
              <w:delInstrText xml:space="preserve"> HYPERLINK \l _Toc9587 </w:delInstrText>
            </w:r>
          </w:del>
          <w:del w:id="126" w:author="LKY" w:date="2026-09-15T17:31:31Z">
            <w:r>
              <w:rPr/>
              <w:fldChar w:fldCharType="separate"/>
            </w:r>
          </w:del>
          <w:del w:id="127" w:author="LKY" w:date="2026-09-15T17:31:31Z">
            <w:r>
              <w:rPr>
                <w:rFonts w:hint="eastAsia" w:ascii="Times New Roman" w:hAnsi="Times New Roman" w:eastAsia="宋体" w:cs="Times New Roman"/>
                <w:bCs/>
                <w:iCs/>
                <w:kern w:val="2"/>
                <w:szCs w:val="28"/>
                <w:lang w:val="en-US" w:eastAsia="zh-CN" w:bidi="ar-SA"/>
              </w:rPr>
              <w:delText>1.4.4 N系列IO板选型</w:delText>
            </w:r>
          </w:del>
          <w:del w:id="128" w:author="LKY" w:date="2026-09-15T17:31:31Z">
            <w:r>
              <w:rPr/>
              <w:tab/>
            </w:r>
          </w:del>
          <w:del w:id="129" w:author="LKY" w:date="2026-09-15T17:31:31Z">
            <w:r>
              <w:rPr/>
              <w:fldChar w:fldCharType="begin"/>
            </w:r>
          </w:del>
          <w:del w:id="130" w:author="LKY" w:date="2026-09-15T17:31:31Z">
            <w:r>
              <w:rPr/>
              <w:delInstrText xml:space="preserve"> PAGEREF _Toc9587 \h </w:delInstrText>
            </w:r>
          </w:del>
          <w:del w:id="131" w:author="LKY" w:date="2026-09-15T17:31:31Z">
            <w:r>
              <w:rPr/>
              <w:fldChar w:fldCharType="separate"/>
            </w:r>
          </w:del>
          <w:del w:id="132" w:author="LKY" w:date="2026-09-15T17:31:31Z">
            <w:r>
              <w:rPr/>
              <w:delText>9</w:delText>
            </w:r>
          </w:del>
          <w:del w:id="133" w:author="LKY" w:date="2026-09-15T17:31:31Z">
            <w:r>
              <w:rPr/>
              <w:fldChar w:fldCharType="end"/>
            </w:r>
          </w:del>
          <w:del w:id="134" w:author="LKY" w:date="2026-09-15T17:31:31Z">
            <w:r>
              <w:rPr/>
              <w:fldChar w:fldCharType="end"/>
            </w:r>
          </w:del>
        </w:p>
        <w:p w14:paraId="5E233704">
          <w:pPr>
            <w:pStyle w:val="10"/>
            <w:tabs>
              <w:tab w:val="right" w:leader="dot" w:pos="8306"/>
            </w:tabs>
            <w:rPr>
              <w:del w:id="135" w:author="LKY" w:date="2026-09-15T17:31:31Z"/>
            </w:rPr>
          </w:pPr>
          <w:del w:id="136" w:author="LKY" w:date="2026-09-15T17:31:31Z">
            <w:r>
              <w:rPr/>
              <w:fldChar w:fldCharType="begin"/>
            </w:r>
          </w:del>
          <w:del w:id="137" w:author="LKY" w:date="2026-09-15T17:31:31Z">
            <w:r>
              <w:rPr/>
              <w:delInstrText xml:space="preserve"> HYPERLINK \l _Toc3068 </w:delInstrText>
            </w:r>
          </w:del>
          <w:del w:id="138" w:author="LKY" w:date="2026-09-15T17:31:31Z">
            <w:r>
              <w:rPr/>
              <w:fldChar w:fldCharType="separate"/>
            </w:r>
          </w:del>
          <w:del w:id="139" w:author="LKY" w:date="2026-09-15T17:31:31Z">
            <w:r>
              <w:rPr>
                <w:rFonts w:hint="eastAsia" w:ascii="Times New Roman" w:hAnsi="Times New Roman"/>
                <w:szCs w:val="44"/>
                <w:lang w:val="en-US" w:eastAsia="zh-CN"/>
              </w:rPr>
              <w:delText>2. 硬件说明</w:delText>
            </w:r>
          </w:del>
          <w:del w:id="140" w:author="LKY" w:date="2026-09-15T17:31:31Z">
            <w:r>
              <w:rPr/>
              <w:tab/>
            </w:r>
          </w:del>
          <w:del w:id="141" w:author="LKY" w:date="2026-09-15T17:31:31Z">
            <w:r>
              <w:rPr/>
              <w:fldChar w:fldCharType="begin"/>
            </w:r>
          </w:del>
          <w:del w:id="142" w:author="LKY" w:date="2026-09-15T17:31:31Z">
            <w:r>
              <w:rPr/>
              <w:delInstrText xml:space="preserve"> PAGEREF _Toc3068 \h </w:delInstrText>
            </w:r>
          </w:del>
          <w:del w:id="143" w:author="LKY" w:date="2026-09-15T17:31:31Z">
            <w:r>
              <w:rPr/>
              <w:fldChar w:fldCharType="separate"/>
            </w:r>
          </w:del>
          <w:del w:id="144" w:author="LKY" w:date="2026-09-15T17:31:31Z">
            <w:r>
              <w:rPr/>
              <w:delText>9</w:delText>
            </w:r>
          </w:del>
          <w:del w:id="145" w:author="LKY" w:date="2026-09-15T17:31:31Z">
            <w:r>
              <w:rPr/>
              <w:fldChar w:fldCharType="end"/>
            </w:r>
          </w:del>
          <w:del w:id="146" w:author="LKY" w:date="2026-09-15T17:31:31Z">
            <w:r>
              <w:rPr/>
              <w:fldChar w:fldCharType="end"/>
            </w:r>
          </w:del>
        </w:p>
        <w:p w14:paraId="6CD8C873">
          <w:pPr>
            <w:pStyle w:val="11"/>
            <w:tabs>
              <w:tab w:val="right" w:leader="dot" w:pos="8306"/>
            </w:tabs>
            <w:rPr>
              <w:del w:id="147" w:author="LKY" w:date="2026-09-15T17:31:31Z"/>
            </w:rPr>
          </w:pPr>
          <w:del w:id="148" w:author="LKY" w:date="2026-09-15T17:31:31Z">
            <w:r>
              <w:rPr/>
              <w:fldChar w:fldCharType="begin"/>
            </w:r>
          </w:del>
          <w:del w:id="149" w:author="LKY" w:date="2026-09-15T17:31:31Z">
            <w:r>
              <w:rPr/>
              <w:delInstrText xml:space="preserve"> HYPERLINK \l _Toc26632 </w:delInstrText>
            </w:r>
          </w:del>
          <w:del w:id="150" w:author="LKY" w:date="2026-09-15T17:31:31Z">
            <w:r>
              <w:rPr/>
              <w:fldChar w:fldCharType="separate"/>
            </w:r>
          </w:del>
          <w:del w:id="151" w:author="LKY" w:date="2026-09-15T17:31:31Z">
            <w:r>
              <w:rPr>
                <w:rFonts w:hint="eastAsia" w:ascii="Times New Roman" w:hAnsi="Times New Roman" w:cs="宋体"/>
                <w:szCs w:val="32"/>
                <w:lang w:val="en-US" w:eastAsia="zh-CN" w:bidi="en-US"/>
              </w:rPr>
              <w:delText>2.1 N板介绍</w:delText>
            </w:r>
          </w:del>
          <w:del w:id="152" w:author="LKY" w:date="2026-09-15T17:31:31Z">
            <w:r>
              <w:rPr/>
              <w:tab/>
            </w:r>
          </w:del>
          <w:del w:id="153" w:author="LKY" w:date="2026-09-15T17:31:31Z">
            <w:r>
              <w:rPr/>
              <w:fldChar w:fldCharType="begin"/>
            </w:r>
          </w:del>
          <w:del w:id="154" w:author="LKY" w:date="2026-09-15T17:31:31Z">
            <w:r>
              <w:rPr/>
              <w:delInstrText xml:space="preserve"> PAGEREF _Toc26632 \h </w:delInstrText>
            </w:r>
          </w:del>
          <w:del w:id="155" w:author="LKY" w:date="2026-09-15T17:31:31Z">
            <w:r>
              <w:rPr/>
              <w:fldChar w:fldCharType="separate"/>
            </w:r>
          </w:del>
          <w:del w:id="156" w:author="LKY" w:date="2026-09-15T17:31:31Z">
            <w:r>
              <w:rPr/>
              <w:delText>9</w:delText>
            </w:r>
          </w:del>
          <w:del w:id="157" w:author="LKY" w:date="2026-09-15T17:31:31Z">
            <w:r>
              <w:rPr/>
              <w:fldChar w:fldCharType="end"/>
            </w:r>
          </w:del>
          <w:del w:id="158" w:author="LKY" w:date="2026-09-15T17:31:31Z">
            <w:r>
              <w:rPr/>
              <w:fldChar w:fldCharType="end"/>
            </w:r>
          </w:del>
        </w:p>
        <w:p w14:paraId="3A5FBC22">
          <w:pPr>
            <w:pStyle w:val="11"/>
            <w:tabs>
              <w:tab w:val="right" w:leader="dot" w:pos="8306"/>
            </w:tabs>
            <w:rPr>
              <w:del w:id="159" w:author="LKY" w:date="2026-09-15T17:31:31Z"/>
            </w:rPr>
          </w:pPr>
          <w:del w:id="160" w:author="LKY" w:date="2026-09-15T17:31:31Z">
            <w:r>
              <w:rPr/>
              <w:fldChar w:fldCharType="begin"/>
            </w:r>
          </w:del>
          <w:del w:id="161" w:author="LKY" w:date="2026-09-15T17:31:31Z">
            <w:r>
              <w:rPr/>
              <w:delInstrText xml:space="preserve"> HYPERLINK \l _Toc18274 </w:delInstrText>
            </w:r>
          </w:del>
          <w:del w:id="162" w:author="LKY" w:date="2026-09-15T17:31:31Z">
            <w:r>
              <w:rPr/>
              <w:fldChar w:fldCharType="separate"/>
            </w:r>
          </w:del>
          <w:del w:id="163" w:author="LKY" w:date="2026-09-15T17:31:31Z">
            <w:r>
              <w:rPr>
                <w:rFonts w:hint="eastAsia" w:ascii="Times New Roman" w:hAnsi="Times New Roman" w:cs="宋体"/>
                <w:szCs w:val="32"/>
                <w:lang w:val="en-US" w:eastAsia="zh-CN" w:bidi="en-US"/>
              </w:rPr>
              <w:delText>2.2电源接口</w:delText>
            </w:r>
          </w:del>
          <w:del w:id="164" w:author="LKY" w:date="2026-09-15T17:31:31Z">
            <w:r>
              <w:rPr/>
              <w:tab/>
            </w:r>
          </w:del>
          <w:del w:id="165" w:author="LKY" w:date="2026-09-15T17:31:31Z">
            <w:r>
              <w:rPr/>
              <w:fldChar w:fldCharType="begin"/>
            </w:r>
          </w:del>
          <w:del w:id="166" w:author="LKY" w:date="2026-09-15T17:31:31Z">
            <w:r>
              <w:rPr/>
              <w:delInstrText xml:space="preserve"> PAGEREF _Toc18274 \h </w:delInstrText>
            </w:r>
          </w:del>
          <w:del w:id="167" w:author="LKY" w:date="2026-09-15T17:31:31Z">
            <w:r>
              <w:rPr/>
              <w:fldChar w:fldCharType="separate"/>
            </w:r>
          </w:del>
          <w:del w:id="168" w:author="LKY" w:date="2026-09-15T17:31:31Z">
            <w:r>
              <w:rPr/>
              <w:delText>11</w:delText>
            </w:r>
          </w:del>
          <w:del w:id="169" w:author="LKY" w:date="2026-09-15T17:31:31Z">
            <w:r>
              <w:rPr/>
              <w:fldChar w:fldCharType="end"/>
            </w:r>
          </w:del>
          <w:del w:id="170" w:author="LKY" w:date="2026-09-15T17:31:31Z">
            <w:r>
              <w:rPr/>
              <w:fldChar w:fldCharType="end"/>
            </w:r>
          </w:del>
        </w:p>
        <w:p w14:paraId="0F65F2A8">
          <w:pPr>
            <w:pStyle w:val="11"/>
            <w:tabs>
              <w:tab w:val="right" w:leader="dot" w:pos="8306"/>
            </w:tabs>
            <w:rPr>
              <w:del w:id="171" w:author="LKY" w:date="2026-09-15T17:31:31Z"/>
            </w:rPr>
          </w:pPr>
          <w:del w:id="172" w:author="LKY" w:date="2026-09-15T17:31:31Z">
            <w:r>
              <w:rPr/>
              <w:fldChar w:fldCharType="begin"/>
            </w:r>
          </w:del>
          <w:del w:id="173" w:author="LKY" w:date="2026-09-15T17:31:31Z">
            <w:r>
              <w:rPr/>
              <w:delInstrText xml:space="preserve"> HYPERLINK \l _Toc10120 </w:delInstrText>
            </w:r>
          </w:del>
          <w:del w:id="174" w:author="LKY" w:date="2026-09-15T17:31:31Z">
            <w:r>
              <w:rPr/>
              <w:fldChar w:fldCharType="separate"/>
            </w:r>
          </w:del>
          <w:del w:id="175" w:author="LKY" w:date="2026-09-15T17:31:31Z">
            <w:r>
              <w:rPr>
                <w:rFonts w:hint="eastAsia" w:ascii="Times New Roman" w:hAnsi="Times New Roman"/>
                <w:bCs/>
                <w:szCs w:val="32"/>
                <w:lang w:val="en-US" w:eastAsia="zh-CN"/>
              </w:rPr>
              <w:delText>2.3模块端口说明</w:delText>
            </w:r>
          </w:del>
          <w:del w:id="176" w:author="LKY" w:date="2026-09-15T17:31:31Z">
            <w:r>
              <w:rPr/>
              <w:tab/>
            </w:r>
          </w:del>
          <w:del w:id="177" w:author="LKY" w:date="2026-09-15T17:31:31Z">
            <w:r>
              <w:rPr/>
              <w:fldChar w:fldCharType="begin"/>
            </w:r>
          </w:del>
          <w:del w:id="178" w:author="LKY" w:date="2026-09-15T17:31:31Z">
            <w:r>
              <w:rPr/>
              <w:delInstrText xml:space="preserve"> PAGEREF _Toc10120 \h </w:delInstrText>
            </w:r>
          </w:del>
          <w:del w:id="179" w:author="LKY" w:date="2026-09-15T17:31:31Z">
            <w:r>
              <w:rPr/>
              <w:fldChar w:fldCharType="separate"/>
            </w:r>
          </w:del>
          <w:del w:id="180" w:author="LKY" w:date="2026-09-15T17:31:31Z">
            <w:r>
              <w:rPr/>
              <w:delText>11</w:delText>
            </w:r>
          </w:del>
          <w:del w:id="181" w:author="LKY" w:date="2026-09-15T17:31:31Z">
            <w:r>
              <w:rPr/>
              <w:fldChar w:fldCharType="end"/>
            </w:r>
          </w:del>
          <w:del w:id="182" w:author="LKY" w:date="2026-09-15T17:31:31Z">
            <w:r>
              <w:rPr/>
              <w:fldChar w:fldCharType="end"/>
            </w:r>
          </w:del>
        </w:p>
        <w:p w14:paraId="472901F2">
          <w:pPr>
            <w:pStyle w:val="7"/>
            <w:tabs>
              <w:tab w:val="right" w:leader="dot" w:pos="8306"/>
            </w:tabs>
            <w:rPr>
              <w:del w:id="183" w:author="LKY" w:date="2026-09-15T17:31:31Z"/>
            </w:rPr>
          </w:pPr>
          <w:del w:id="184" w:author="LKY" w:date="2026-09-15T17:31:31Z">
            <w:r>
              <w:rPr/>
              <w:fldChar w:fldCharType="begin"/>
            </w:r>
          </w:del>
          <w:del w:id="185" w:author="LKY" w:date="2026-09-15T17:31:31Z">
            <w:r>
              <w:rPr/>
              <w:delInstrText xml:space="preserve"> HYPERLINK \l _Toc16999 </w:delInstrText>
            </w:r>
          </w:del>
          <w:del w:id="186" w:author="LKY" w:date="2026-09-15T17:31:31Z">
            <w:r>
              <w:rPr/>
              <w:fldChar w:fldCharType="separate"/>
            </w:r>
          </w:del>
          <w:del w:id="187" w:author="LKY" w:date="2026-09-15T17:31:31Z">
            <w:r>
              <w:rPr>
                <w:rFonts w:hint="eastAsia" w:ascii="Times New Roman" w:hAnsi="Times New Roman"/>
                <w:bCs/>
                <w:szCs w:val="28"/>
                <w:lang w:val="en-US" w:eastAsia="zh-CN"/>
              </w:rPr>
              <w:delText>2.3.1RS232/485模块</w:delText>
            </w:r>
          </w:del>
          <w:del w:id="188" w:author="LKY" w:date="2026-09-15T17:31:31Z">
            <w:r>
              <w:rPr/>
              <w:tab/>
            </w:r>
          </w:del>
          <w:del w:id="189" w:author="LKY" w:date="2026-09-15T17:31:31Z">
            <w:r>
              <w:rPr/>
              <w:fldChar w:fldCharType="begin"/>
            </w:r>
          </w:del>
          <w:del w:id="190" w:author="LKY" w:date="2026-09-15T17:31:31Z">
            <w:r>
              <w:rPr/>
              <w:delInstrText xml:space="preserve"> PAGEREF _Toc16999 \h </w:delInstrText>
            </w:r>
          </w:del>
          <w:del w:id="191" w:author="LKY" w:date="2026-09-15T17:31:31Z">
            <w:r>
              <w:rPr/>
              <w:fldChar w:fldCharType="separate"/>
            </w:r>
          </w:del>
          <w:del w:id="192" w:author="LKY" w:date="2026-09-15T17:31:31Z">
            <w:r>
              <w:rPr/>
              <w:delText>11</w:delText>
            </w:r>
          </w:del>
          <w:del w:id="193" w:author="LKY" w:date="2026-09-15T17:31:31Z">
            <w:r>
              <w:rPr/>
              <w:fldChar w:fldCharType="end"/>
            </w:r>
          </w:del>
          <w:del w:id="194" w:author="LKY" w:date="2026-09-15T17:31:31Z">
            <w:r>
              <w:rPr/>
              <w:fldChar w:fldCharType="end"/>
            </w:r>
          </w:del>
        </w:p>
        <w:p w14:paraId="6D231ED9">
          <w:pPr>
            <w:pStyle w:val="7"/>
            <w:tabs>
              <w:tab w:val="right" w:leader="dot" w:pos="8306"/>
            </w:tabs>
            <w:rPr>
              <w:del w:id="195" w:author="LKY" w:date="2026-09-15T17:31:31Z"/>
            </w:rPr>
          </w:pPr>
          <w:del w:id="196" w:author="LKY" w:date="2026-09-15T17:31:31Z">
            <w:r>
              <w:rPr/>
              <w:fldChar w:fldCharType="begin"/>
            </w:r>
          </w:del>
          <w:del w:id="197" w:author="LKY" w:date="2026-09-15T17:31:31Z">
            <w:r>
              <w:rPr/>
              <w:delInstrText xml:space="preserve"> HYPERLINK \l _Toc24068 </w:delInstrText>
            </w:r>
          </w:del>
          <w:del w:id="198" w:author="LKY" w:date="2026-09-15T17:31:31Z">
            <w:r>
              <w:rPr/>
              <w:fldChar w:fldCharType="separate"/>
            </w:r>
          </w:del>
          <w:del w:id="199" w:author="LKY" w:date="2026-09-15T17:31:31Z">
            <w:r>
              <w:rPr>
                <w:rFonts w:hint="eastAsia" w:ascii="Times New Roman" w:hAnsi="Times New Roman"/>
                <w:bCs/>
                <w:szCs w:val="28"/>
                <w:lang w:val="en-US" w:eastAsia="zh-CN"/>
              </w:rPr>
              <w:delText>2.3.2 DI模块</w:delText>
            </w:r>
          </w:del>
          <w:del w:id="200" w:author="LKY" w:date="2026-09-15T17:31:31Z">
            <w:r>
              <w:rPr/>
              <w:tab/>
            </w:r>
          </w:del>
          <w:del w:id="201" w:author="LKY" w:date="2026-09-15T17:31:31Z">
            <w:r>
              <w:rPr/>
              <w:fldChar w:fldCharType="begin"/>
            </w:r>
          </w:del>
          <w:del w:id="202" w:author="LKY" w:date="2026-09-15T17:31:31Z">
            <w:r>
              <w:rPr/>
              <w:delInstrText xml:space="preserve"> PAGEREF _Toc24068 \h </w:delInstrText>
            </w:r>
          </w:del>
          <w:del w:id="203" w:author="LKY" w:date="2026-09-15T17:31:31Z">
            <w:r>
              <w:rPr/>
              <w:fldChar w:fldCharType="separate"/>
            </w:r>
          </w:del>
          <w:del w:id="204" w:author="LKY" w:date="2026-09-15T17:31:31Z">
            <w:r>
              <w:rPr/>
              <w:delText>11</w:delText>
            </w:r>
          </w:del>
          <w:del w:id="205" w:author="LKY" w:date="2026-09-15T17:31:31Z">
            <w:r>
              <w:rPr/>
              <w:fldChar w:fldCharType="end"/>
            </w:r>
          </w:del>
          <w:del w:id="206" w:author="LKY" w:date="2026-09-15T17:31:31Z">
            <w:r>
              <w:rPr/>
              <w:fldChar w:fldCharType="end"/>
            </w:r>
          </w:del>
        </w:p>
        <w:p w14:paraId="01E589FB">
          <w:pPr>
            <w:pStyle w:val="7"/>
            <w:tabs>
              <w:tab w:val="right" w:leader="dot" w:pos="8306"/>
            </w:tabs>
            <w:rPr>
              <w:del w:id="207" w:author="LKY" w:date="2026-09-15T17:31:31Z"/>
            </w:rPr>
          </w:pPr>
          <w:del w:id="208" w:author="LKY" w:date="2026-09-15T17:31:31Z">
            <w:r>
              <w:rPr/>
              <w:fldChar w:fldCharType="begin"/>
            </w:r>
          </w:del>
          <w:del w:id="209" w:author="LKY" w:date="2026-09-15T17:31:31Z">
            <w:r>
              <w:rPr/>
              <w:delInstrText xml:space="preserve"> HYPERLINK \l _Toc11245 </w:delInstrText>
            </w:r>
          </w:del>
          <w:del w:id="210" w:author="LKY" w:date="2026-09-15T17:31:31Z">
            <w:r>
              <w:rPr/>
              <w:fldChar w:fldCharType="separate"/>
            </w:r>
          </w:del>
          <w:del w:id="211" w:author="LKY" w:date="2026-09-15T17:31:31Z">
            <w:r>
              <w:rPr>
                <w:rFonts w:hint="eastAsia" w:ascii="Times New Roman" w:hAnsi="Times New Roman"/>
                <w:bCs/>
                <w:szCs w:val="28"/>
                <w:lang w:val="en-US" w:eastAsia="zh-CN"/>
              </w:rPr>
              <w:delText>2.3.3 DO模块</w:delText>
            </w:r>
          </w:del>
          <w:del w:id="212" w:author="LKY" w:date="2026-09-15T17:31:31Z">
            <w:r>
              <w:rPr/>
              <w:tab/>
            </w:r>
          </w:del>
          <w:del w:id="213" w:author="LKY" w:date="2026-09-15T17:31:31Z">
            <w:r>
              <w:rPr/>
              <w:fldChar w:fldCharType="begin"/>
            </w:r>
          </w:del>
          <w:del w:id="214" w:author="LKY" w:date="2026-09-15T17:31:31Z">
            <w:r>
              <w:rPr/>
              <w:delInstrText xml:space="preserve"> PAGEREF _Toc11245 \h </w:delInstrText>
            </w:r>
          </w:del>
          <w:del w:id="215" w:author="LKY" w:date="2026-09-15T17:31:31Z">
            <w:r>
              <w:rPr/>
              <w:fldChar w:fldCharType="separate"/>
            </w:r>
          </w:del>
          <w:del w:id="216" w:author="LKY" w:date="2026-09-15T17:31:31Z">
            <w:r>
              <w:rPr/>
              <w:delText>12</w:delText>
            </w:r>
          </w:del>
          <w:del w:id="217" w:author="LKY" w:date="2026-09-15T17:31:31Z">
            <w:r>
              <w:rPr/>
              <w:fldChar w:fldCharType="end"/>
            </w:r>
          </w:del>
          <w:del w:id="218" w:author="LKY" w:date="2026-09-15T17:31:31Z">
            <w:r>
              <w:rPr/>
              <w:fldChar w:fldCharType="end"/>
            </w:r>
          </w:del>
        </w:p>
        <w:p w14:paraId="4AC01A8D">
          <w:pPr>
            <w:pStyle w:val="7"/>
            <w:tabs>
              <w:tab w:val="right" w:leader="dot" w:pos="8306"/>
            </w:tabs>
            <w:rPr>
              <w:del w:id="219" w:author="LKY" w:date="2026-09-15T17:31:31Z"/>
            </w:rPr>
          </w:pPr>
          <w:del w:id="220" w:author="LKY" w:date="2026-09-15T17:31:31Z">
            <w:r>
              <w:rPr/>
              <w:fldChar w:fldCharType="begin"/>
            </w:r>
          </w:del>
          <w:del w:id="221" w:author="LKY" w:date="2026-09-15T17:31:31Z">
            <w:r>
              <w:rPr/>
              <w:delInstrText xml:space="preserve"> HYPERLINK \l _Toc28577 </w:delInstrText>
            </w:r>
          </w:del>
          <w:del w:id="222" w:author="LKY" w:date="2026-09-15T17:31:31Z">
            <w:r>
              <w:rPr/>
              <w:fldChar w:fldCharType="separate"/>
            </w:r>
          </w:del>
          <w:del w:id="223" w:author="LKY" w:date="2026-09-15T17:31:31Z">
            <w:r>
              <w:rPr>
                <w:rFonts w:hint="eastAsia" w:ascii="Times New Roman" w:hAnsi="Times New Roman" w:cstheme="minorBidi"/>
                <w:bCs/>
                <w:kern w:val="2"/>
                <w:szCs w:val="28"/>
                <w:lang w:val="en-US" w:eastAsia="zh-CN" w:bidi="ar-SA"/>
              </w:rPr>
              <w:delText>2.3.4 AO模块</w:delText>
            </w:r>
          </w:del>
          <w:del w:id="224" w:author="LKY" w:date="2026-09-15T17:31:31Z">
            <w:r>
              <w:rPr/>
              <w:tab/>
            </w:r>
          </w:del>
          <w:del w:id="225" w:author="LKY" w:date="2026-09-15T17:31:31Z">
            <w:r>
              <w:rPr/>
              <w:fldChar w:fldCharType="begin"/>
            </w:r>
          </w:del>
          <w:del w:id="226" w:author="LKY" w:date="2026-09-15T17:31:31Z">
            <w:r>
              <w:rPr/>
              <w:delInstrText xml:space="preserve"> PAGEREF _Toc28577 \h </w:delInstrText>
            </w:r>
          </w:del>
          <w:del w:id="227" w:author="LKY" w:date="2026-09-15T17:31:31Z">
            <w:r>
              <w:rPr/>
              <w:fldChar w:fldCharType="separate"/>
            </w:r>
          </w:del>
          <w:del w:id="228" w:author="LKY" w:date="2026-09-15T17:31:31Z">
            <w:r>
              <w:rPr/>
              <w:delText>13</w:delText>
            </w:r>
          </w:del>
          <w:del w:id="229" w:author="LKY" w:date="2026-09-15T17:31:31Z">
            <w:r>
              <w:rPr/>
              <w:fldChar w:fldCharType="end"/>
            </w:r>
          </w:del>
          <w:del w:id="230" w:author="LKY" w:date="2026-09-15T17:31:31Z">
            <w:r>
              <w:rPr/>
              <w:fldChar w:fldCharType="end"/>
            </w:r>
          </w:del>
        </w:p>
        <w:p w14:paraId="6F1F083B">
          <w:pPr>
            <w:pStyle w:val="7"/>
            <w:tabs>
              <w:tab w:val="right" w:leader="dot" w:pos="8306"/>
            </w:tabs>
            <w:rPr>
              <w:del w:id="231" w:author="LKY" w:date="2026-09-15T17:31:31Z"/>
            </w:rPr>
          </w:pPr>
          <w:del w:id="232" w:author="LKY" w:date="2026-09-15T17:31:31Z">
            <w:r>
              <w:rPr/>
              <w:fldChar w:fldCharType="begin"/>
            </w:r>
          </w:del>
          <w:del w:id="233" w:author="LKY" w:date="2026-09-15T17:31:31Z">
            <w:r>
              <w:rPr/>
              <w:delInstrText xml:space="preserve"> HYPERLINK \l _Toc11559 </w:delInstrText>
            </w:r>
          </w:del>
          <w:del w:id="234" w:author="LKY" w:date="2026-09-15T17:31:31Z">
            <w:r>
              <w:rPr/>
              <w:fldChar w:fldCharType="separate"/>
            </w:r>
          </w:del>
          <w:del w:id="235" w:author="LKY" w:date="2026-09-15T17:31:31Z">
            <w:r>
              <w:rPr>
                <w:rFonts w:hint="eastAsia" w:ascii="Times New Roman" w:hAnsi="Times New Roman" w:cstheme="minorBidi"/>
                <w:bCs/>
                <w:kern w:val="2"/>
                <w:szCs w:val="28"/>
                <w:lang w:val="en-US" w:eastAsia="zh-CN" w:bidi="ar-SA"/>
              </w:rPr>
              <w:delText>2.3.5 AI模块</w:delText>
            </w:r>
          </w:del>
          <w:del w:id="236" w:author="LKY" w:date="2026-09-15T17:31:31Z">
            <w:r>
              <w:rPr/>
              <w:tab/>
            </w:r>
          </w:del>
          <w:del w:id="237" w:author="LKY" w:date="2026-09-15T17:31:31Z">
            <w:r>
              <w:rPr/>
              <w:fldChar w:fldCharType="begin"/>
            </w:r>
          </w:del>
          <w:del w:id="238" w:author="LKY" w:date="2026-09-15T17:31:31Z">
            <w:r>
              <w:rPr/>
              <w:delInstrText xml:space="preserve"> PAGEREF _Toc11559 \h </w:delInstrText>
            </w:r>
          </w:del>
          <w:del w:id="239" w:author="LKY" w:date="2026-09-15T17:31:31Z">
            <w:r>
              <w:rPr/>
              <w:fldChar w:fldCharType="separate"/>
            </w:r>
          </w:del>
          <w:del w:id="240" w:author="LKY" w:date="2026-09-15T17:31:31Z">
            <w:r>
              <w:rPr/>
              <w:delText>13</w:delText>
            </w:r>
          </w:del>
          <w:del w:id="241" w:author="LKY" w:date="2026-09-15T17:31:31Z">
            <w:r>
              <w:rPr/>
              <w:fldChar w:fldCharType="end"/>
            </w:r>
          </w:del>
          <w:del w:id="242" w:author="LKY" w:date="2026-09-15T17:31:31Z">
            <w:r>
              <w:rPr/>
              <w:fldChar w:fldCharType="end"/>
            </w:r>
          </w:del>
        </w:p>
        <w:p w14:paraId="3B4910E0">
          <w:pPr>
            <w:pStyle w:val="7"/>
            <w:tabs>
              <w:tab w:val="right" w:leader="dot" w:pos="8306"/>
            </w:tabs>
            <w:rPr>
              <w:del w:id="243" w:author="LKY" w:date="2026-09-15T17:31:31Z"/>
            </w:rPr>
          </w:pPr>
          <w:del w:id="244" w:author="LKY" w:date="2026-09-15T17:31:31Z">
            <w:r>
              <w:rPr/>
              <w:fldChar w:fldCharType="begin"/>
            </w:r>
          </w:del>
          <w:del w:id="245" w:author="LKY" w:date="2026-09-15T17:31:31Z">
            <w:r>
              <w:rPr/>
              <w:delInstrText xml:space="preserve"> HYPERLINK \l _Toc26592 </w:delInstrText>
            </w:r>
          </w:del>
          <w:del w:id="246" w:author="LKY" w:date="2026-09-15T17:31:31Z">
            <w:r>
              <w:rPr/>
              <w:fldChar w:fldCharType="separate"/>
            </w:r>
          </w:del>
          <w:del w:id="247" w:author="LKY" w:date="2026-09-15T17:31:31Z">
            <w:r>
              <w:rPr>
                <w:rFonts w:hint="eastAsia" w:ascii="Times New Roman" w:hAnsi="Times New Roman"/>
                <w:bCs/>
                <w:szCs w:val="28"/>
                <w:lang w:val="en-US" w:eastAsia="zh-CN"/>
              </w:rPr>
              <w:delText xml:space="preserve">2.3.6 </w:delText>
            </w:r>
          </w:del>
          <w:del w:id="248" w:author="LKY" w:date="2026-09-15T17:31:31Z">
            <w:r>
              <w:rPr>
                <w:rFonts w:hint="default" w:ascii="Times New Roman" w:hAnsi="Times New Roman"/>
                <w:bCs/>
                <w:szCs w:val="28"/>
                <w:lang w:val="en-US" w:eastAsia="zh-CN"/>
              </w:rPr>
              <w:delText>RTD</w:delText>
            </w:r>
          </w:del>
          <w:del w:id="249" w:author="LKY" w:date="2026-09-15T17:31:31Z">
            <w:r>
              <w:rPr>
                <w:rFonts w:hint="eastAsia" w:ascii="Times New Roman" w:hAnsi="Times New Roman"/>
                <w:bCs/>
                <w:szCs w:val="28"/>
                <w:lang w:val="en-US" w:eastAsia="zh-CN"/>
              </w:rPr>
              <w:delText>模块</w:delText>
            </w:r>
          </w:del>
          <w:del w:id="250" w:author="LKY" w:date="2026-09-15T17:31:31Z">
            <w:r>
              <w:rPr/>
              <w:tab/>
            </w:r>
          </w:del>
          <w:del w:id="251" w:author="LKY" w:date="2026-09-15T17:31:31Z">
            <w:r>
              <w:rPr/>
              <w:fldChar w:fldCharType="begin"/>
            </w:r>
          </w:del>
          <w:del w:id="252" w:author="LKY" w:date="2026-09-15T17:31:31Z">
            <w:r>
              <w:rPr/>
              <w:delInstrText xml:space="preserve"> PAGEREF _Toc26592 \h </w:delInstrText>
            </w:r>
          </w:del>
          <w:del w:id="253" w:author="LKY" w:date="2026-09-15T17:31:31Z">
            <w:r>
              <w:rPr/>
              <w:fldChar w:fldCharType="separate"/>
            </w:r>
          </w:del>
          <w:del w:id="254" w:author="LKY" w:date="2026-09-15T17:31:31Z">
            <w:r>
              <w:rPr/>
              <w:delText>14</w:delText>
            </w:r>
          </w:del>
          <w:del w:id="255" w:author="LKY" w:date="2026-09-15T17:31:31Z">
            <w:r>
              <w:rPr/>
              <w:fldChar w:fldCharType="end"/>
            </w:r>
          </w:del>
          <w:del w:id="256" w:author="LKY" w:date="2026-09-15T17:31:31Z">
            <w:r>
              <w:rPr/>
              <w:fldChar w:fldCharType="end"/>
            </w:r>
          </w:del>
        </w:p>
        <w:p w14:paraId="4DFEA42C">
          <w:pPr>
            <w:pStyle w:val="7"/>
            <w:tabs>
              <w:tab w:val="right" w:leader="dot" w:pos="8306"/>
            </w:tabs>
            <w:rPr>
              <w:del w:id="257" w:author="LKY" w:date="2026-09-15T17:31:31Z"/>
            </w:rPr>
          </w:pPr>
          <w:del w:id="258" w:author="LKY" w:date="2026-09-15T17:31:31Z">
            <w:r>
              <w:rPr/>
              <w:fldChar w:fldCharType="begin"/>
            </w:r>
          </w:del>
          <w:del w:id="259" w:author="LKY" w:date="2026-09-15T17:31:31Z">
            <w:r>
              <w:rPr/>
              <w:delInstrText xml:space="preserve"> HYPERLINK \l _Toc30276 </w:delInstrText>
            </w:r>
          </w:del>
          <w:del w:id="260" w:author="LKY" w:date="2026-09-15T17:31:31Z">
            <w:r>
              <w:rPr/>
              <w:fldChar w:fldCharType="separate"/>
            </w:r>
          </w:del>
          <w:del w:id="261" w:author="LKY" w:date="2026-09-15T17:31:31Z">
            <w:r>
              <w:rPr>
                <w:rFonts w:hint="default" w:ascii="Times New Roman" w:hAnsi="Times New Roman"/>
                <w:bCs/>
                <w:szCs w:val="28"/>
                <w:lang w:val="en-US" w:eastAsia="zh-CN"/>
              </w:rPr>
              <w:delText>2.</w:delText>
            </w:r>
          </w:del>
          <w:del w:id="262" w:author="LKY" w:date="2026-09-15T17:31:31Z">
            <w:r>
              <w:rPr>
                <w:rFonts w:hint="eastAsia" w:ascii="Times New Roman" w:hAnsi="Times New Roman"/>
                <w:bCs/>
                <w:szCs w:val="28"/>
                <w:lang w:val="en-US" w:eastAsia="zh-CN"/>
              </w:rPr>
              <w:delText>3</w:delText>
            </w:r>
          </w:del>
          <w:del w:id="263" w:author="LKY" w:date="2026-09-15T17:31:31Z">
            <w:r>
              <w:rPr>
                <w:rFonts w:hint="default" w:ascii="Times New Roman" w:hAnsi="Times New Roman"/>
                <w:bCs/>
                <w:szCs w:val="28"/>
                <w:lang w:val="en-US" w:eastAsia="zh-CN"/>
              </w:rPr>
              <w:delText>.7</w:delText>
            </w:r>
          </w:del>
          <w:del w:id="264" w:author="LKY" w:date="2026-09-15T17:31:31Z">
            <w:r>
              <w:rPr>
                <w:rFonts w:hint="eastAsia" w:ascii="Times New Roman" w:hAnsi="Times New Roman"/>
                <w:bCs/>
                <w:szCs w:val="28"/>
                <w:lang w:val="en-US" w:eastAsia="zh-CN"/>
              </w:rPr>
              <w:delText xml:space="preserve"> TC模块</w:delText>
            </w:r>
          </w:del>
          <w:del w:id="265" w:author="LKY" w:date="2026-09-15T17:31:31Z">
            <w:r>
              <w:rPr/>
              <w:tab/>
            </w:r>
          </w:del>
          <w:del w:id="266" w:author="LKY" w:date="2026-09-15T17:31:31Z">
            <w:r>
              <w:rPr/>
              <w:fldChar w:fldCharType="begin"/>
            </w:r>
          </w:del>
          <w:del w:id="267" w:author="LKY" w:date="2026-09-15T17:31:31Z">
            <w:r>
              <w:rPr/>
              <w:delInstrText xml:space="preserve"> PAGEREF _Toc30276 \h </w:delInstrText>
            </w:r>
          </w:del>
          <w:del w:id="268" w:author="LKY" w:date="2026-09-15T17:31:31Z">
            <w:r>
              <w:rPr/>
              <w:fldChar w:fldCharType="separate"/>
            </w:r>
          </w:del>
          <w:del w:id="269" w:author="LKY" w:date="2026-09-15T17:31:31Z">
            <w:r>
              <w:rPr/>
              <w:delText>14</w:delText>
            </w:r>
          </w:del>
          <w:del w:id="270" w:author="LKY" w:date="2026-09-15T17:31:31Z">
            <w:r>
              <w:rPr/>
              <w:fldChar w:fldCharType="end"/>
            </w:r>
          </w:del>
          <w:del w:id="271" w:author="LKY" w:date="2026-09-15T17:31:31Z">
            <w:r>
              <w:rPr/>
              <w:fldChar w:fldCharType="end"/>
            </w:r>
          </w:del>
        </w:p>
        <w:p w14:paraId="23BF8703">
          <w:pPr>
            <w:pStyle w:val="7"/>
            <w:tabs>
              <w:tab w:val="right" w:leader="dot" w:pos="8306"/>
            </w:tabs>
            <w:rPr>
              <w:del w:id="272" w:author="LKY" w:date="2026-09-15T17:31:31Z"/>
            </w:rPr>
          </w:pPr>
          <w:del w:id="273" w:author="LKY" w:date="2026-09-15T17:31:31Z">
            <w:r>
              <w:rPr/>
              <w:fldChar w:fldCharType="begin"/>
            </w:r>
          </w:del>
          <w:del w:id="274" w:author="LKY" w:date="2026-09-15T17:31:31Z">
            <w:r>
              <w:rPr/>
              <w:delInstrText xml:space="preserve"> HYPERLINK \l _Toc1566 </w:delInstrText>
            </w:r>
          </w:del>
          <w:del w:id="275" w:author="LKY" w:date="2026-09-15T17:31:31Z">
            <w:r>
              <w:rPr/>
              <w:fldChar w:fldCharType="separate"/>
            </w:r>
          </w:del>
          <w:del w:id="276" w:author="LKY" w:date="2026-09-15T17:31:31Z">
            <w:r>
              <w:rPr>
                <w:rFonts w:hint="eastAsia" w:ascii="Times New Roman" w:hAnsi="Times New Roman"/>
                <w:bCs/>
                <w:szCs w:val="28"/>
                <w:lang w:val="en-US" w:eastAsia="zh-CN"/>
              </w:rPr>
              <w:delText>2.3.8 RS485使用</w:delText>
            </w:r>
          </w:del>
          <w:del w:id="277" w:author="LKY" w:date="2026-09-15T17:31:31Z">
            <w:r>
              <w:rPr/>
              <w:tab/>
            </w:r>
          </w:del>
          <w:del w:id="278" w:author="LKY" w:date="2026-09-15T17:31:31Z">
            <w:r>
              <w:rPr/>
              <w:fldChar w:fldCharType="begin"/>
            </w:r>
          </w:del>
          <w:del w:id="279" w:author="LKY" w:date="2026-09-15T17:31:31Z">
            <w:r>
              <w:rPr/>
              <w:delInstrText xml:space="preserve"> PAGEREF _Toc1566 \h </w:delInstrText>
            </w:r>
          </w:del>
          <w:del w:id="280" w:author="LKY" w:date="2026-09-15T17:31:31Z">
            <w:r>
              <w:rPr/>
              <w:fldChar w:fldCharType="separate"/>
            </w:r>
          </w:del>
          <w:del w:id="281" w:author="LKY" w:date="2026-09-15T17:31:31Z">
            <w:r>
              <w:rPr/>
              <w:delText>14</w:delText>
            </w:r>
          </w:del>
          <w:del w:id="282" w:author="LKY" w:date="2026-09-15T17:31:31Z">
            <w:r>
              <w:rPr/>
              <w:fldChar w:fldCharType="end"/>
            </w:r>
          </w:del>
          <w:del w:id="283" w:author="LKY" w:date="2026-09-15T17:31:31Z">
            <w:r>
              <w:rPr/>
              <w:fldChar w:fldCharType="end"/>
            </w:r>
          </w:del>
        </w:p>
        <w:p w14:paraId="0F7C4ECD">
          <w:pPr>
            <w:pStyle w:val="7"/>
            <w:tabs>
              <w:tab w:val="right" w:leader="dot" w:pos="8306"/>
            </w:tabs>
            <w:rPr>
              <w:del w:id="284" w:author="LKY" w:date="2026-09-15T17:31:31Z"/>
            </w:rPr>
          </w:pPr>
          <w:del w:id="285" w:author="LKY" w:date="2026-09-15T17:31:31Z">
            <w:r>
              <w:rPr/>
              <w:fldChar w:fldCharType="begin"/>
            </w:r>
          </w:del>
          <w:del w:id="286" w:author="LKY" w:date="2026-09-15T17:31:31Z">
            <w:r>
              <w:rPr/>
              <w:delInstrText xml:space="preserve"> HYPERLINK \l _Toc366 </w:delInstrText>
            </w:r>
          </w:del>
          <w:del w:id="287" w:author="LKY" w:date="2026-09-15T17:31:31Z">
            <w:r>
              <w:rPr/>
              <w:fldChar w:fldCharType="separate"/>
            </w:r>
          </w:del>
          <w:del w:id="288" w:author="LKY" w:date="2026-09-15T17:31:31Z">
            <w:r>
              <w:rPr>
                <w:rFonts w:hint="eastAsia" w:ascii="Times New Roman" w:hAnsi="Times New Roman" w:cstheme="minorBidi"/>
                <w:bCs/>
                <w:kern w:val="2"/>
                <w:szCs w:val="28"/>
                <w:lang w:val="en-US" w:eastAsia="zh-CN" w:bidi="ar-SA"/>
              </w:rPr>
              <w:delText>2.3.9 N板端口使用</w:delText>
            </w:r>
          </w:del>
          <w:del w:id="289" w:author="LKY" w:date="2026-09-15T17:31:31Z">
            <w:r>
              <w:rPr/>
              <w:tab/>
            </w:r>
          </w:del>
          <w:del w:id="290" w:author="LKY" w:date="2026-09-15T17:31:31Z">
            <w:r>
              <w:rPr/>
              <w:fldChar w:fldCharType="begin"/>
            </w:r>
          </w:del>
          <w:del w:id="291" w:author="LKY" w:date="2026-09-15T17:31:31Z">
            <w:r>
              <w:rPr/>
              <w:delInstrText xml:space="preserve"> PAGEREF _Toc366 \h </w:delInstrText>
            </w:r>
          </w:del>
          <w:del w:id="292" w:author="LKY" w:date="2026-09-15T17:31:31Z">
            <w:r>
              <w:rPr/>
              <w:fldChar w:fldCharType="separate"/>
            </w:r>
          </w:del>
          <w:del w:id="293" w:author="LKY" w:date="2026-09-15T17:31:31Z">
            <w:r>
              <w:rPr/>
              <w:delText>15</w:delText>
            </w:r>
          </w:del>
          <w:del w:id="294" w:author="LKY" w:date="2026-09-15T17:31:31Z">
            <w:r>
              <w:rPr/>
              <w:fldChar w:fldCharType="end"/>
            </w:r>
          </w:del>
          <w:del w:id="295" w:author="LKY" w:date="2026-09-15T17:31:31Z">
            <w:r>
              <w:rPr/>
              <w:fldChar w:fldCharType="end"/>
            </w:r>
          </w:del>
        </w:p>
        <w:p w14:paraId="23EFA4BA">
          <w:pPr>
            <w:pStyle w:val="11"/>
            <w:tabs>
              <w:tab w:val="right" w:leader="dot" w:pos="8306"/>
            </w:tabs>
            <w:rPr>
              <w:del w:id="296" w:author="LKY" w:date="2026-09-15T17:31:31Z"/>
            </w:rPr>
          </w:pPr>
          <w:del w:id="297" w:author="LKY" w:date="2026-09-15T17:31:31Z">
            <w:r>
              <w:rPr/>
              <w:fldChar w:fldCharType="begin"/>
            </w:r>
          </w:del>
          <w:del w:id="298" w:author="LKY" w:date="2026-09-15T17:31:31Z">
            <w:r>
              <w:rPr/>
              <w:delInstrText xml:space="preserve"> HYPERLINK \l _Toc15125 </w:delInstrText>
            </w:r>
          </w:del>
          <w:del w:id="299" w:author="LKY" w:date="2026-09-15T17:31:31Z">
            <w:r>
              <w:rPr/>
              <w:fldChar w:fldCharType="separate"/>
            </w:r>
          </w:del>
          <w:del w:id="300" w:author="LKY" w:date="2026-09-15T17:31:31Z">
            <w:r>
              <w:rPr>
                <w:rFonts w:hint="eastAsia" w:ascii="Times New Roman" w:hAnsi="Times New Roman" w:eastAsia="宋体" w:cs="宋体"/>
                <w:bCs/>
                <w:szCs w:val="32"/>
                <w:lang w:val="en-US" w:eastAsia="zh-CN"/>
              </w:rPr>
              <w:delText>2.4 LED</w:delText>
            </w:r>
          </w:del>
          <w:del w:id="301" w:author="LKY" w:date="2026-09-15T17:31:31Z">
            <w:r>
              <w:rPr/>
              <w:tab/>
            </w:r>
          </w:del>
          <w:del w:id="302" w:author="LKY" w:date="2026-09-15T17:31:31Z">
            <w:r>
              <w:rPr/>
              <w:fldChar w:fldCharType="begin"/>
            </w:r>
          </w:del>
          <w:del w:id="303" w:author="LKY" w:date="2026-09-15T17:31:31Z">
            <w:r>
              <w:rPr/>
              <w:delInstrText xml:space="preserve"> PAGEREF _Toc15125 \h </w:delInstrText>
            </w:r>
          </w:del>
          <w:del w:id="304" w:author="LKY" w:date="2026-09-15T17:31:31Z">
            <w:r>
              <w:rPr/>
              <w:fldChar w:fldCharType="separate"/>
            </w:r>
          </w:del>
          <w:del w:id="305" w:author="LKY" w:date="2026-09-15T17:31:31Z">
            <w:r>
              <w:rPr/>
              <w:delText>21</w:delText>
            </w:r>
          </w:del>
          <w:del w:id="306" w:author="LKY" w:date="2026-09-15T17:31:31Z">
            <w:r>
              <w:rPr/>
              <w:fldChar w:fldCharType="end"/>
            </w:r>
          </w:del>
          <w:del w:id="307" w:author="LKY" w:date="2026-09-15T17:31:31Z">
            <w:r>
              <w:rPr/>
              <w:fldChar w:fldCharType="end"/>
            </w:r>
          </w:del>
        </w:p>
        <w:p w14:paraId="1206AC5B">
          <w:pPr>
            <w:pStyle w:val="11"/>
            <w:tabs>
              <w:tab w:val="right" w:leader="dot" w:pos="8306"/>
            </w:tabs>
            <w:rPr>
              <w:del w:id="308" w:author="LKY" w:date="2026-09-15T17:31:31Z"/>
            </w:rPr>
          </w:pPr>
          <w:del w:id="309" w:author="LKY" w:date="2026-09-15T17:31:31Z">
            <w:r>
              <w:rPr/>
              <w:fldChar w:fldCharType="begin"/>
            </w:r>
          </w:del>
          <w:del w:id="310" w:author="LKY" w:date="2026-09-15T17:31:31Z">
            <w:r>
              <w:rPr/>
              <w:delInstrText xml:space="preserve"> HYPERLINK \l _Toc18120 </w:delInstrText>
            </w:r>
          </w:del>
          <w:del w:id="311" w:author="LKY" w:date="2026-09-15T17:31:31Z">
            <w:r>
              <w:rPr/>
              <w:fldChar w:fldCharType="separate"/>
            </w:r>
          </w:del>
          <w:del w:id="312" w:author="LKY" w:date="2026-09-15T17:31:31Z">
            <w:r>
              <w:rPr>
                <w:rFonts w:hint="eastAsia" w:ascii="Times New Roman" w:hAnsi="Times New Roman"/>
                <w:bCs/>
                <w:szCs w:val="32"/>
                <w:lang w:val="en-US" w:eastAsia="zh-CN"/>
              </w:rPr>
              <w:delText>2.6网络接口</w:delText>
            </w:r>
          </w:del>
          <w:del w:id="313" w:author="LKY" w:date="2026-09-15T17:31:31Z">
            <w:r>
              <w:rPr/>
              <w:tab/>
            </w:r>
          </w:del>
          <w:del w:id="314" w:author="LKY" w:date="2026-09-15T17:31:31Z">
            <w:r>
              <w:rPr/>
              <w:fldChar w:fldCharType="begin"/>
            </w:r>
          </w:del>
          <w:del w:id="315" w:author="LKY" w:date="2026-09-15T17:31:31Z">
            <w:r>
              <w:rPr/>
              <w:delInstrText xml:space="preserve"> PAGEREF _Toc18120 \h </w:delInstrText>
            </w:r>
          </w:del>
          <w:del w:id="316" w:author="LKY" w:date="2026-09-15T17:31:31Z">
            <w:r>
              <w:rPr/>
              <w:fldChar w:fldCharType="separate"/>
            </w:r>
          </w:del>
          <w:del w:id="317" w:author="LKY" w:date="2026-09-15T17:31:31Z">
            <w:r>
              <w:rPr/>
              <w:delText>22</w:delText>
            </w:r>
          </w:del>
          <w:del w:id="318" w:author="LKY" w:date="2026-09-15T17:31:31Z">
            <w:r>
              <w:rPr/>
              <w:fldChar w:fldCharType="end"/>
            </w:r>
          </w:del>
          <w:del w:id="319" w:author="LKY" w:date="2026-09-15T17:31:31Z">
            <w:r>
              <w:rPr/>
              <w:fldChar w:fldCharType="end"/>
            </w:r>
          </w:del>
        </w:p>
        <w:p w14:paraId="591D2098">
          <w:pPr>
            <w:pStyle w:val="11"/>
            <w:tabs>
              <w:tab w:val="right" w:leader="dot" w:pos="8306"/>
            </w:tabs>
            <w:rPr>
              <w:del w:id="320" w:author="LKY" w:date="2026-09-15T17:31:31Z"/>
            </w:rPr>
          </w:pPr>
          <w:del w:id="321" w:author="LKY" w:date="2026-09-15T17:31:31Z">
            <w:r>
              <w:rPr/>
              <w:fldChar w:fldCharType="begin"/>
            </w:r>
          </w:del>
          <w:del w:id="322" w:author="LKY" w:date="2026-09-15T17:31:31Z">
            <w:r>
              <w:rPr/>
              <w:delInstrText xml:space="preserve"> HYPERLINK \l _Toc1896 </w:delInstrText>
            </w:r>
          </w:del>
          <w:del w:id="323" w:author="LKY" w:date="2026-09-15T17:31:31Z">
            <w:r>
              <w:rPr/>
              <w:fldChar w:fldCharType="separate"/>
            </w:r>
          </w:del>
          <w:del w:id="324" w:author="LKY" w:date="2026-09-15T17:31:31Z">
            <w:r>
              <w:rPr>
                <w:rFonts w:hint="eastAsia" w:ascii="Times New Roman" w:hAnsi="Times New Roman" w:cs="宋体"/>
                <w:szCs w:val="32"/>
                <w:lang w:val="en-US" w:eastAsia="zh-CN" w:bidi="en-US"/>
              </w:rPr>
              <w:delText>2.7 USB接口</w:delText>
            </w:r>
          </w:del>
          <w:del w:id="325" w:author="LKY" w:date="2026-09-15T17:31:31Z">
            <w:r>
              <w:rPr/>
              <w:tab/>
            </w:r>
          </w:del>
          <w:del w:id="326" w:author="LKY" w:date="2026-09-15T17:31:31Z">
            <w:r>
              <w:rPr/>
              <w:fldChar w:fldCharType="begin"/>
            </w:r>
          </w:del>
          <w:del w:id="327" w:author="LKY" w:date="2026-09-15T17:31:31Z">
            <w:r>
              <w:rPr/>
              <w:delInstrText xml:space="preserve"> PAGEREF _Toc1896 \h </w:delInstrText>
            </w:r>
          </w:del>
          <w:del w:id="328" w:author="LKY" w:date="2026-09-15T17:31:31Z">
            <w:r>
              <w:rPr/>
              <w:fldChar w:fldCharType="separate"/>
            </w:r>
          </w:del>
          <w:del w:id="329" w:author="LKY" w:date="2026-09-15T17:31:31Z">
            <w:r>
              <w:rPr/>
              <w:delText>24</w:delText>
            </w:r>
          </w:del>
          <w:del w:id="330" w:author="LKY" w:date="2026-09-15T17:31:31Z">
            <w:r>
              <w:rPr/>
              <w:fldChar w:fldCharType="end"/>
            </w:r>
          </w:del>
          <w:del w:id="331" w:author="LKY" w:date="2026-09-15T17:31:31Z">
            <w:r>
              <w:rPr/>
              <w:fldChar w:fldCharType="end"/>
            </w:r>
          </w:del>
        </w:p>
        <w:p w14:paraId="2860126C">
          <w:pPr>
            <w:pStyle w:val="11"/>
            <w:tabs>
              <w:tab w:val="right" w:leader="dot" w:pos="8306"/>
            </w:tabs>
            <w:rPr>
              <w:del w:id="332" w:author="LKY" w:date="2026-09-15T17:31:31Z"/>
            </w:rPr>
          </w:pPr>
          <w:del w:id="333" w:author="LKY" w:date="2026-09-15T17:31:31Z">
            <w:r>
              <w:rPr/>
              <w:fldChar w:fldCharType="begin"/>
            </w:r>
          </w:del>
          <w:del w:id="334" w:author="LKY" w:date="2026-09-15T17:31:31Z">
            <w:r>
              <w:rPr/>
              <w:delInstrText xml:space="preserve"> HYPERLINK \l _Toc12623 </w:delInstrText>
            </w:r>
          </w:del>
          <w:del w:id="335" w:author="LKY" w:date="2026-09-15T17:31:31Z">
            <w:r>
              <w:rPr/>
              <w:fldChar w:fldCharType="separate"/>
            </w:r>
          </w:del>
          <w:del w:id="336" w:author="LKY" w:date="2026-09-15T17:31:31Z">
            <w:r>
              <w:rPr>
                <w:rFonts w:hint="eastAsia" w:ascii="Times New Roman" w:hAnsi="Times New Roman" w:cs="宋体"/>
                <w:szCs w:val="32"/>
                <w:lang w:val="en-US" w:eastAsia="zh-CN" w:bidi="en-US"/>
              </w:rPr>
              <w:delText>2.8 HDMI接口</w:delText>
            </w:r>
          </w:del>
          <w:del w:id="337" w:author="LKY" w:date="2026-09-15T17:31:31Z">
            <w:r>
              <w:rPr/>
              <w:tab/>
            </w:r>
          </w:del>
          <w:del w:id="338" w:author="LKY" w:date="2026-09-15T17:31:31Z">
            <w:r>
              <w:rPr/>
              <w:fldChar w:fldCharType="begin"/>
            </w:r>
          </w:del>
          <w:del w:id="339" w:author="LKY" w:date="2026-09-15T17:31:31Z">
            <w:r>
              <w:rPr/>
              <w:delInstrText xml:space="preserve"> PAGEREF _Toc12623 \h </w:delInstrText>
            </w:r>
          </w:del>
          <w:del w:id="340" w:author="LKY" w:date="2026-09-15T17:31:31Z">
            <w:r>
              <w:rPr/>
              <w:fldChar w:fldCharType="separate"/>
            </w:r>
          </w:del>
          <w:del w:id="341" w:author="LKY" w:date="2026-09-15T17:31:31Z">
            <w:r>
              <w:rPr/>
              <w:delText>26</w:delText>
            </w:r>
          </w:del>
          <w:del w:id="342" w:author="LKY" w:date="2026-09-15T17:31:31Z">
            <w:r>
              <w:rPr/>
              <w:fldChar w:fldCharType="end"/>
            </w:r>
          </w:del>
          <w:del w:id="343" w:author="LKY" w:date="2026-09-15T17:31:31Z">
            <w:r>
              <w:rPr/>
              <w:fldChar w:fldCharType="end"/>
            </w:r>
          </w:del>
        </w:p>
        <w:p w14:paraId="7FD3BD39">
          <w:pPr>
            <w:pStyle w:val="11"/>
            <w:tabs>
              <w:tab w:val="right" w:leader="dot" w:pos="8306"/>
            </w:tabs>
            <w:rPr>
              <w:del w:id="344" w:author="LKY" w:date="2026-09-15T17:31:31Z"/>
            </w:rPr>
          </w:pPr>
          <w:del w:id="345" w:author="LKY" w:date="2026-09-15T17:31:31Z">
            <w:r>
              <w:rPr/>
              <w:fldChar w:fldCharType="begin"/>
            </w:r>
          </w:del>
          <w:del w:id="346" w:author="LKY" w:date="2026-09-15T17:31:31Z">
            <w:r>
              <w:rPr/>
              <w:delInstrText xml:space="preserve"> HYPERLINK \l _Toc27514 </w:delInstrText>
            </w:r>
          </w:del>
          <w:del w:id="347" w:author="LKY" w:date="2026-09-15T17:31:31Z">
            <w:r>
              <w:rPr/>
              <w:fldChar w:fldCharType="separate"/>
            </w:r>
          </w:del>
          <w:del w:id="348" w:author="LKY" w:date="2026-09-15T17:31:31Z">
            <w:r>
              <w:rPr>
                <w:rFonts w:hint="eastAsia" w:ascii="Times New Roman" w:hAnsi="Times New Roman" w:cs="宋体"/>
                <w:kern w:val="2"/>
                <w:szCs w:val="32"/>
                <w:lang w:val="en-US" w:eastAsia="zh-CN" w:bidi="en-US"/>
              </w:rPr>
              <w:delText>2.9调试串口</w:delText>
            </w:r>
          </w:del>
          <w:del w:id="349" w:author="LKY" w:date="2026-09-15T17:31:31Z">
            <w:r>
              <w:rPr/>
              <w:tab/>
            </w:r>
          </w:del>
          <w:del w:id="350" w:author="LKY" w:date="2026-09-15T17:31:31Z">
            <w:r>
              <w:rPr/>
              <w:fldChar w:fldCharType="begin"/>
            </w:r>
          </w:del>
          <w:del w:id="351" w:author="LKY" w:date="2026-09-15T17:31:31Z">
            <w:r>
              <w:rPr/>
              <w:delInstrText xml:space="preserve"> PAGEREF _Toc27514 \h </w:delInstrText>
            </w:r>
          </w:del>
          <w:del w:id="352" w:author="LKY" w:date="2026-09-15T17:31:31Z">
            <w:r>
              <w:rPr/>
              <w:fldChar w:fldCharType="separate"/>
            </w:r>
          </w:del>
          <w:del w:id="353" w:author="LKY" w:date="2026-09-15T17:31:31Z">
            <w:r>
              <w:rPr/>
              <w:delText>26</w:delText>
            </w:r>
          </w:del>
          <w:del w:id="354" w:author="LKY" w:date="2026-09-15T17:31:31Z">
            <w:r>
              <w:rPr/>
              <w:fldChar w:fldCharType="end"/>
            </w:r>
          </w:del>
          <w:del w:id="355" w:author="LKY" w:date="2026-09-15T17:31:31Z">
            <w:r>
              <w:rPr/>
              <w:fldChar w:fldCharType="end"/>
            </w:r>
          </w:del>
        </w:p>
        <w:p w14:paraId="19FAD3C7">
          <w:pPr>
            <w:pStyle w:val="11"/>
            <w:tabs>
              <w:tab w:val="right" w:leader="dot" w:pos="8306"/>
            </w:tabs>
            <w:rPr>
              <w:del w:id="356" w:author="LKY" w:date="2026-09-15T17:31:31Z"/>
            </w:rPr>
          </w:pPr>
          <w:del w:id="357" w:author="LKY" w:date="2026-09-15T17:31:31Z">
            <w:r>
              <w:rPr/>
              <w:fldChar w:fldCharType="begin"/>
            </w:r>
          </w:del>
          <w:del w:id="358" w:author="LKY" w:date="2026-09-15T17:31:31Z">
            <w:r>
              <w:rPr/>
              <w:delInstrText xml:space="preserve"> HYPERLINK \l _Toc25543 </w:delInstrText>
            </w:r>
          </w:del>
          <w:del w:id="359" w:author="LKY" w:date="2026-09-15T17:31:31Z">
            <w:r>
              <w:rPr/>
              <w:fldChar w:fldCharType="separate"/>
            </w:r>
          </w:del>
          <w:del w:id="360" w:author="LKY" w:date="2026-09-15T17:31:31Z">
            <w:r>
              <w:rPr>
                <w:rFonts w:hint="eastAsia" w:ascii="Times New Roman" w:hAnsi="Times New Roman" w:cs="宋体"/>
                <w:kern w:val="2"/>
                <w:szCs w:val="32"/>
                <w:lang w:val="en-US" w:eastAsia="zh-CN" w:bidi="en-US"/>
              </w:rPr>
              <w:delText>2.10 SIM卡插槽</w:delText>
            </w:r>
          </w:del>
          <w:del w:id="361" w:author="LKY" w:date="2026-09-15T17:31:31Z">
            <w:r>
              <w:rPr/>
              <w:tab/>
            </w:r>
          </w:del>
          <w:del w:id="362" w:author="LKY" w:date="2026-09-15T17:31:31Z">
            <w:r>
              <w:rPr/>
              <w:fldChar w:fldCharType="begin"/>
            </w:r>
          </w:del>
          <w:del w:id="363" w:author="LKY" w:date="2026-09-15T17:31:31Z">
            <w:r>
              <w:rPr/>
              <w:delInstrText xml:space="preserve"> PAGEREF _Toc25543 \h </w:delInstrText>
            </w:r>
          </w:del>
          <w:del w:id="364" w:author="LKY" w:date="2026-09-15T17:31:31Z">
            <w:r>
              <w:rPr/>
              <w:fldChar w:fldCharType="separate"/>
            </w:r>
          </w:del>
          <w:del w:id="365" w:author="LKY" w:date="2026-09-15T17:31:31Z">
            <w:r>
              <w:rPr/>
              <w:delText>26</w:delText>
            </w:r>
          </w:del>
          <w:del w:id="366" w:author="LKY" w:date="2026-09-15T17:31:31Z">
            <w:r>
              <w:rPr/>
              <w:fldChar w:fldCharType="end"/>
            </w:r>
          </w:del>
          <w:del w:id="367" w:author="LKY" w:date="2026-09-15T17:31:31Z">
            <w:r>
              <w:rPr/>
              <w:fldChar w:fldCharType="end"/>
            </w:r>
          </w:del>
        </w:p>
        <w:p w14:paraId="5A697F71">
          <w:pPr>
            <w:pStyle w:val="11"/>
            <w:tabs>
              <w:tab w:val="right" w:leader="dot" w:pos="8306"/>
            </w:tabs>
            <w:rPr>
              <w:del w:id="368" w:author="LKY" w:date="2026-09-15T17:31:31Z"/>
            </w:rPr>
          </w:pPr>
          <w:del w:id="369" w:author="LKY" w:date="2026-09-15T17:31:31Z">
            <w:r>
              <w:rPr/>
              <w:fldChar w:fldCharType="begin"/>
            </w:r>
          </w:del>
          <w:del w:id="370" w:author="LKY" w:date="2026-09-15T17:31:31Z">
            <w:r>
              <w:rPr/>
              <w:delInstrText xml:space="preserve"> HYPERLINK \l _Toc23334 </w:delInstrText>
            </w:r>
          </w:del>
          <w:del w:id="371" w:author="LKY" w:date="2026-09-15T17:31:31Z">
            <w:r>
              <w:rPr/>
              <w:fldChar w:fldCharType="separate"/>
            </w:r>
          </w:del>
          <w:del w:id="372" w:author="LKY" w:date="2026-09-15T17:31:31Z">
            <w:r>
              <w:rPr>
                <w:rFonts w:hint="eastAsia" w:ascii="Times New Roman" w:hAnsi="Times New Roman" w:cs="宋体"/>
                <w:kern w:val="2"/>
                <w:szCs w:val="32"/>
                <w:lang w:val="en-US" w:eastAsia="zh-CN" w:bidi="en-US"/>
              </w:rPr>
              <w:delText>2.11 SD卡插槽</w:delText>
            </w:r>
          </w:del>
          <w:del w:id="373" w:author="LKY" w:date="2026-09-15T17:31:31Z">
            <w:r>
              <w:rPr/>
              <w:tab/>
            </w:r>
          </w:del>
          <w:del w:id="374" w:author="LKY" w:date="2026-09-15T17:31:31Z">
            <w:r>
              <w:rPr/>
              <w:fldChar w:fldCharType="begin"/>
            </w:r>
          </w:del>
          <w:del w:id="375" w:author="LKY" w:date="2026-09-15T17:31:31Z">
            <w:r>
              <w:rPr/>
              <w:delInstrText xml:space="preserve"> PAGEREF _Toc23334 \h </w:delInstrText>
            </w:r>
          </w:del>
          <w:del w:id="376" w:author="LKY" w:date="2026-09-15T17:31:31Z">
            <w:r>
              <w:rPr/>
              <w:fldChar w:fldCharType="separate"/>
            </w:r>
          </w:del>
          <w:del w:id="377" w:author="LKY" w:date="2026-09-15T17:31:31Z">
            <w:r>
              <w:rPr/>
              <w:delText>27</w:delText>
            </w:r>
          </w:del>
          <w:del w:id="378" w:author="LKY" w:date="2026-09-15T17:31:31Z">
            <w:r>
              <w:rPr/>
              <w:fldChar w:fldCharType="end"/>
            </w:r>
          </w:del>
          <w:del w:id="379" w:author="LKY" w:date="2026-09-15T17:31:31Z">
            <w:r>
              <w:rPr/>
              <w:fldChar w:fldCharType="end"/>
            </w:r>
          </w:del>
        </w:p>
        <w:p w14:paraId="1972DB1F">
          <w:pPr>
            <w:pStyle w:val="11"/>
            <w:tabs>
              <w:tab w:val="right" w:leader="dot" w:pos="8306"/>
            </w:tabs>
            <w:rPr>
              <w:del w:id="380" w:author="LKY" w:date="2026-09-15T17:31:31Z"/>
            </w:rPr>
          </w:pPr>
          <w:del w:id="381" w:author="LKY" w:date="2026-09-15T17:31:31Z">
            <w:r>
              <w:rPr/>
              <w:fldChar w:fldCharType="begin"/>
            </w:r>
          </w:del>
          <w:del w:id="382" w:author="LKY" w:date="2026-09-15T17:31:31Z">
            <w:r>
              <w:rPr/>
              <w:delInstrText xml:space="preserve"> HYPERLINK \l _Toc5666 </w:delInstrText>
            </w:r>
          </w:del>
          <w:del w:id="383" w:author="LKY" w:date="2026-09-15T17:31:31Z">
            <w:r>
              <w:rPr/>
              <w:fldChar w:fldCharType="separate"/>
            </w:r>
          </w:del>
          <w:del w:id="384" w:author="LKY" w:date="2026-09-15T17:31:31Z">
            <w:r>
              <w:rPr>
                <w:rFonts w:hint="eastAsia" w:ascii="Times New Roman" w:hAnsi="Times New Roman" w:cs="宋体"/>
                <w:kern w:val="2"/>
                <w:szCs w:val="32"/>
                <w:lang w:val="en-US" w:eastAsia="zh-CN" w:bidi="en-US"/>
              </w:rPr>
              <w:delText>2.12重启按钮</w:delText>
            </w:r>
          </w:del>
          <w:del w:id="385" w:author="LKY" w:date="2026-09-15T17:31:31Z">
            <w:r>
              <w:rPr/>
              <w:tab/>
            </w:r>
          </w:del>
          <w:del w:id="386" w:author="LKY" w:date="2026-09-15T17:31:31Z">
            <w:r>
              <w:rPr/>
              <w:fldChar w:fldCharType="begin"/>
            </w:r>
          </w:del>
          <w:del w:id="387" w:author="LKY" w:date="2026-09-15T17:31:31Z">
            <w:r>
              <w:rPr/>
              <w:delInstrText xml:space="preserve"> PAGEREF _Toc5666 \h </w:delInstrText>
            </w:r>
          </w:del>
          <w:del w:id="388" w:author="LKY" w:date="2026-09-15T17:31:31Z">
            <w:r>
              <w:rPr/>
              <w:fldChar w:fldCharType="separate"/>
            </w:r>
          </w:del>
          <w:del w:id="389" w:author="LKY" w:date="2026-09-15T17:31:31Z">
            <w:r>
              <w:rPr/>
              <w:delText>28</w:delText>
            </w:r>
          </w:del>
          <w:del w:id="390" w:author="LKY" w:date="2026-09-15T17:31:31Z">
            <w:r>
              <w:rPr/>
              <w:fldChar w:fldCharType="end"/>
            </w:r>
          </w:del>
          <w:del w:id="391" w:author="LKY" w:date="2026-09-15T17:31:31Z">
            <w:r>
              <w:rPr/>
              <w:fldChar w:fldCharType="end"/>
            </w:r>
          </w:del>
        </w:p>
        <w:p w14:paraId="1E829BDF">
          <w:pPr>
            <w:pStyle w:val="11"/>
            <w:tabs>
              <w:tab w:val="right" w:leader="dot" w:pos="8306"/>
            </w:tabs>
            <w:rPr>
              <w:del w:id="392" w:author="LKY" w:date="2026-09-15T17:31:31Z"/>
            </w:rPr>
          </w:pPr>
          <w:del w:id="393" w:author="LKY" w:date="2026-09-15T17:31:31Z">
            <w:r>
              <w:rPr/>
              <w:fldChar w:fldCharType="begin"/>
            </w:r>
          </w:del>
          <w:del w:id="394" w:author="LKY" w:date="2026-09-15T17:31:31Z">
            <w:r>
              <w:rPr/>
              <w:delInstrText xml:space="preserve"> HYPERLINK \l _Toc31764 </w:delInstrText>
            </w:r>
          </w:del>
          <w:del w:id="395" w:author="LKY" w:date="2026-09-15T17:31:31Z">
            <w:r>
              <w:rPr/>
              <w:fldChar w:fldCharType="separate"/>
            </w:r>
          </w:del>
          <w:del w:id="396" w:author="LKY" w:date="2026-09-15T17:31:31Z">
            <w:r>
              <w:rPr>
                <w:rFonts w:hint="eastAsia" w:ascii="Times New Roman" w:hAnsi="Times New Roman" w:cs="宋体"/>
                <w:kern w:val="2"/>
                <w:szCs w:val="32"/>
                <w:lang w:val="en-US" w:eastAsia="zh-CN" w:bidi="en-US"/>
              </w:rPr>
              <w:delText>2.13 PCIE接口</w:delText>
            </w:r>
          </w:del>
          <w:del w:id="397" w:author="LKY" w:date="2026-09-15T17:31:31Z">
            <w:r>
              <w:rPr/>
              <w:tab/>
            </w:r>
          </w:del>
          <w:del w:id="398" w:author="LKY" w:date="2026-09-15T17:31:31Z">
            <w:r>
              <w:rPr/>
              <w:fldChar w:fldCharType="begin"/>
            </w:r>
          </w:del>
          <w:del w:id="399" w:author="LKY" w:date="2026-09-15T17:31:31Z">
            <w:r>
              <w:rPr/>
              <w:delInstrText xml:space="preserve"> PAGEREF _Toc31764 \h </w:delInstrText>
            </w:r>
          </w:del>
          <w:del w:id="400" w:author="LKY" w:date="2026-09-15T17:31:31Z">
            <w:r>
              <w:rPr/>
              <w:fldChar w:fldCharType="separate"/>
            </w:r>
          </w:del>
          <w:del w:id="401" w:author="LKY" w:date="2026-09-15T17:31:31Z">
            <w:r>
              <w:rPr/>
              <w:delText>28</w:delText>
            </w:r>
          </w:del>
          <w:del w:id="402" w:author="LKY" w:date="2026-09-15T17:31:31Z">
            <w:r>
              <w:rPr/>
              <w:fldChar w:fldCharType="end"/>
            </w:r>
          </w:del>
          <w:del w:id="403" w:author="LKY" w:date="2026-09-15T17:31:31Z">
            <w:r>
              <w:rPr/>
              <w:fldChar w:fldCharType="end"/>
            </w:r>
          </w:del>
        </w:p>
        <w:p w14:paraId="3DDD6EC8">
          <w:pPr>
            <w:pStyle w:val="7"/>
            <w:tabs>
              <w:tab w:val="right" w:leader="dot" w:pos="8306"/>
            </w:tabs>
            <w:rPr>
              <w:del w:id="404" w:author="LKY" w:date="2026-09-15T17:31:31Z"/>
            </w:rPr>
          </w:pPr>
          <w:del w:id="405" w:author="LKY" w:date="2026-09-15T17:31:31Z">
            <w:r>
              <w:rPr/>
              <w:fldChar w:fldCharType="begin"/>
            </w:r>
          </w:del>
          <w:del w:id="406" w:author="LKY" w:date="2026-09-15T17:31:31Z">
            <w:r>
              <w:rPr/>
              <w:delInstrText xml:space="preserve"> HYPERLINK \l _Toc22269 </w:delInstrText>
            </w:r>
          </w:del>
          <w:del w:id="407" w:author="LKY" w:date="2026-09-15T17:31:31Z">
            <w:r>
              <w:rPr/>
              <w:fldChar w:fldCharType="separate"/>
            </w:r>
          </w:del>
          <w:del w:id="408" w:author="LKY" w:date="2026-09-15T17:31:31Z">
            <w:r>
              <w:rPr>
                <w:rFonts w:hint="eastAsia" w:ascii="Times New Roman" w:hAnsi="Times New Roman" w:eastAsia="宋体" w:cs="宋体"/>
                <w:bCs w:val="0"/>
                <w:szCs w:val="28"/>
                <w:lang w:val="en-US" w:eastAsia="zh-CN" w:bidi="en-US"/>
              </w:rPr>
              <w:delText>2.13.1 4G模块</w:delText>
            </w:r>
          </w:del>
          <w:del w:id="409" w:author="LKY" w:date="2026-09-15T17:31:31Z">
            <w:r>
              <w:rPr/>
              <w:tab/>
            </w:r>
          </w:del>
          <w:del w:id="410" w:author="LKY" w:date="2026-09-15T17:31:31Z">
            <w:r>
              <w:rPr/>
              <w:fldChar w:fldCharType="begin"/>
            </w:r>
          </w:del>
          <w:del w:id="411" w:author="LKY" w:date="2026-09-15T17:31:31Z">
            <w:r>
              <w:rPr/>
              <w:delInstrText xml:space="preserve"> PAGEREF _Toc22269 \h </w:delInstrText>
            </w:r>
          </w:del>
          <w:del w:id="412" w:author="LKY" w:date="2026-09-15T17:31:31Z">
            <w:r>
              <w:rPr/>
              <w:fldChar w:fldCharType="separate"/>
            </w:r>
          </w:del>
          <w:del w:id="413" w:author="LKY" w:date="2026-09-15T17:31:31Z">
            <w:r>
              <w:rPr/>
              <w:delText>28</w:delText>
            </w:r>
          </w:del>
          <w:del w:id="414" w:author="LKY" w:date="2026-09-15T17:31:31Z">
            <w:r>
              <w:rPr/>
              <w:fldChar w:fldCharType="end"/>
            </w:r>
          </w:del>
          <w:del w:id="415" w:author="LKY" w:date="2026-09-15T17:31:31Z">
            <w:r>
              <w:rPr/>
              <w:fldChar w:fldCharType="end"/>
            </w:r>
          </w:del>
        </w:p>
        <w:p w14:paraId="33B94510">
          <w:pPr>
            <w:pStyle w:val="7"/>
            <w:tabs>
              <w:tab w:val="right" w:leader="dot" w:pos="8306"/>
            </w:tabs>
            <w:rPr>
              <w:del w:id="416" w:author="LKY" w:date="2026-09-15T17:31:31Z"/>
            </w:rPr>
          </w:pPr>
          <w:del w:id="417" w:author="LKY" w:date="2026-09-15T17:31:31Z">
            <w:r>
              <w:rPr/>
              <w:fldChar w:fldCharType="begin"/>
            </w:r>
          </w:del>
          <w:del w:id="418" w:author="LKY" w:date="2026-09-15T17:31:31Z">
            <w:r>
              <w:rPr/>
              <w:delInstrText xml:space="preserve"> HYPERLINK \l _Toc27572 </w:delInstrText>
            </w:r>
          </w:del>
          <w:del w:id="419" w:author="LKY" w:date="2026-09-15T17:31:31Z">
            <w:r>
              <w:rPr/>
              <w:fldChar w:fldCharType="separate"/>
            </w:r>
          </w:del>
          <w:del w:id="420" w:author="LKY" w:date="2026-09-15T17:31:31Z">
            <w:r>
              <w:rPr>
                <w:rFonts w:hint="eastAsia" w:ascii="Times New Roman" w:hAnsi="Times New Roman" w:eastAsia="宋体" w:cs="宋体"/>
                <w:bCs w:val="0"/>
                <w:szCs w:val="28"/>
                <w:lang w:val="en-US" w:eastAsia="zh-CN" w:bidi="en-US"/>
              </w:rPr>
              <w:delText>2.13.2 Wi-Fi模块</w:delText>
            </w:r>
          </w:del>
          <w:del w:id="421" w:author="LKY" w:date="2026-09-15T17:31:31Z">
            <w:r>
              <w:rPr/>
              <w:tab/>
            </w:r>
          </w:del>
          <w:del w:id="422" w:author="LKY" w:date="2026-09-15T17:31:31Z">
            <w:r>
              <w:rPr/>
              <w:fldChar w:fldCharType="begin"/>
            </w:r>
          </w:del>
          <w:del w:id="423" w:author="LKY" w:date="2026-09-15T17:31:31Z">
            <w:r>
              <w:rPr/>
              <w:delInstrText xml:space="preserve"> PAGEREF _Toc27572 \h </w:delInstrText>
            </w:r>
          </w:del>
          <w:del w:id="424" w:author="LKY" w:date="2026-09-15T17:31:31Z">
            <w:r>
              <w:rPr/>
              <w:fldChar w:fldCharType="separate"/>
            </w:r>
          </w:del>
          <w:del w:id="425" w:author="LKY" w:date="2026-09-15T17:31:31Z">
            <w:r>
              <w:rPr/>
              <w:delText>31</w:delText>
            </w:r>
          </w:del>
          <w:del w:id="426" w:author="LKY" w:date="2026-09-15T17:31:31Z">
            <w:r>
              <w:rPr/>
              <w:fldChar w:fldCharType="end"/>
            </w:r>
          </w:del>
          <w:del w:id="427" w:author="LKY" w:date="2026-09-15T17:31:31Z">
            <w:r>
              <w:rPr/>
              <w:fldChar w:fldCharType="end"/>
            </w:r>
          </w:del>
        </w:p>
        <w:p w14:paraId="4324AECE">
          <w:pPr>
            <w:pStyle w:val="11"/>
            <w:tabs>
              <w:tab w:val="right" w:leader="dot" w:pos="8306"/>
            </w:tabs>
            <w:rPr>
              <w:del w:id="428" w:author="LKY" w:date="2026-09-15T17:31:31Z"/>
            </w:rPr>
          </w:pPr>
          <w:del w:id="429" w:author="LKY" w:date="2026-09-15T17:31:31Z">
            <w:r>
              <w:rPr/>
              <w:fldChar w:fldCharType="begin"/>
            </w:r>
          </w:del>
          <w:del w:id="430" w:author="LKY" w:date="2026-09-15T17:31:31Z">
            <w:r>
              <w:rPr/>
              <w:delInstrText xml:space="preserve"> HYPERLINK \l _Toc6697 </w:delInstrText>
            </w:r>
          </w:del>
          <w:del w:id="431" w:author="LKY" w:date="2026-09-15T17:31:31Z">
            <w:r>
              <w:rPr/>
              <w:fldChar w:fldCharType="separate"/>
            </w:r>
          </w:del>
          <w:del w:id="432" w:author="LKY" w:date="2026-09-15T17:31:31Z">
            <w:r>
              <w:rPr>
                <w:rFonts w:hint="eastAsia" w:ascii="Times New Roman" w:hAnsi="Times New Roman" w:cs="宋体"/>
                <w:kern w:val="2"/>
                <w:szCs w:val="32"/>
                <w:lang w:val="en-US" w:eastAsia="zh-CN" w:bidi="en-US"/>
              </w:rPr>
              <w:delText>2.14硬件看门狗</w:delText>
            </w:r>
          </w:del>
          <w:del w:id="433" w:author="LKY" w:date="2026-09-15T17:31:31Z">
            <w:r>
              <w:rPr/>
              <w:tab/>
            </w:r>
          </w:del>
          <w:del w:id="434" w:author="LKY" w:date="2026-09-15T17:31:31Z">
            <w:r>
              <w:rPr/>
              <w:fldChar w:fldCharType="begin"/>
            </w:r>
          </w:del>
          <w:del w:id="435" w:author="LKY" w:date="2026-09-15T17:31:31Z">
            <w:r>
              <w:rPr/>
              <w:delInstrText xml:space="preserve"> PAGEREF _Toc6697 \h </w:delInstrText>
            </w:r>
          </w:del>
          <w:del w:id="436" w:author="LKY" w:date="2026-09-15T17:31:31Z">
            <w:r>
              <w:rPr/>
              <w:fldChar w:fldCharType="separate"/>
            </w:r>
          </w:del>
          <w:del w:id="437" w:author="LKY" w:date="2026-09-15T17:31:31Z">
            <w:r>
              <w:rPr/>
              <w:delText>33</w:delText>
            </w:r>
          </w:del>
          <w:del w:id="438" w:author="LKY" w:date="2026-09-15T17:31:31Z">
            <w:r>
              <w:rPr/>
              <w:fldChar w:fldCharType="end"/>
            </w:r>
          </w:del>
          <w:del w:id="439" w:author="LKY" w:date="2026-09-15T17:31:31Z">
            <w:r>
              <w:rPr/>
              <w:fldChar w:fldCharType="end"/>
            </w:r>
          </w:del>
        </w:p>
        <w:p w14:paraId="51086890">
          <w:pPr>
            <w:pStyle w:val="11"/>
            <w:tabs>
              <w:tab w:val="right" w:leader="dot" w:pos="8306"/>
            </w:tabs>
            <w:rPr>
              <w:del w:id="440" w:author="LKY" w:date="2026-09-15T17:31:31Z"/>
            </w:rPr>
          </w:pPr>
          <w:del w:id="441" w:author="LKY" w:date="2026-09-15T17:31:31Z">
            <w:r>
              <w:rPr/>
              <w:fldChar w:fldCharType="begin"/>
            </w:r>
          </w:del>
          <w:del w:id="442" w:author="LKY" w:date="2026-09-15T17:31:31Z">
            <w:r>
              <w:rPr/>
              <w:delInstrText xml:space="preserve"> HYPERLINK \l _Toc29231 </w:delInstrText>
            </w:r>
          </w:del>
          <w:del w:id="443" w:author="LKY" w:date="2026-09-15T17:31:31Z">
            <w:r>
              <w:rPr/>
              <w:fldChar w:fldCharType="separate"/>
            </w:r>
          </w:del>
          <w:del w:id="444" w:author="LKY" w:date="2026-09-15T17:31:31Z">
            <w:r>
              <w:rPr>
                <w:rFonts w:hint="eastAsia" w:ascii="Times New Roman" w:hAnsi="Times New Roman" w:cs="宋体"/>
                <w:kern w:val="2"/>
                <w:szCs w:val="32"/>
                <w:lang w:val="en-US" w:eastAsia="zh-CN" w:bidi="en-US"/>
              </w:rPr>
              <w:delText>2.15外部RTC</w:delText>
            </w:r>
          </w:del>
          <w:del w:id="445" w:author="LKY" w:date="2026-09-15T17:31:31Z">
            <w:r>
              <w:rPr/>
              <w:tab/>
            </w:r>
          </w:del>
          <w:del w:id="446" w:author="LKY" w:date="2026-09-15T17:31:31Z">
            <w:r>
              <w:rPr/>
              <w:fldChar w:fldCharType="begin"/>
            </w:r>
          </w:del>
          <w:del w:id="447" w:author="LKY" w:date="2026-09-15T17:31:31Z">
            <w:r>
              <w:rPr/>
              <w:delInstrText xml:space="preserve"> PAGEREF _Toc29231 \h </w:delInstrText>
            </w:r>
          </w:del>
          <w:del w:id="448" w:author="LKY" w:date="2026-09-15T17:31:31Z">
            <w:r>
              <w:rPr/>
              <w:fldChar w:fldCharType="separate"/>
            </w:r>
          </w:del>
          <w:del w:id="449" w:author="LKY" w:date="2026-09-15T17:31:31Z">
            <w:r>
              <w:rPr/>
              <w:delText>33</w:delText>
            </w:r>
          </w:del>
          <w:del w:id="450" w:author="LKY" w:date="2026-09-15T17:31:31Z">
            <w:r>
              <w:rPr/>
              <w:fldChar w:fldCharType="end"/>
            </w:r>
          </w:del>
          <w:del w:id="451" w:author="LKY" w:date="2026-09-15T17:31:31Z">
            <w:r>
              <w:rPr/>
              <w:fldChar w:fldCharType="end"/>
            </w:r>
          </w:del>
        </w:p>
        <w:p w14:paraId="55DE3A86">
          <w:pPr>
            <w:pStyle w:val="11"/>
            <w:tabs>
              <w:tab w:val="right" w:leader="dot" w:pos="8306"/>
            </w:tabs>
            <w:rPr>
              <w:del w:id="452" w:author="LKY" w:date="2026-09-15T17:31:31Z"/>
            </w:rPr>
          </w:pPr>
          <w:del w:id="453" w:author="LKY" w:date="2026-09-15T17:31:31Z">
            <w:r>
              <w:rPr/>
              <w:fldChar w:fldCharType="begin"/>
            </w:r>
          </w:del>
          <w:del w:id="454" w:author="LKY" w:date="2026-09-15T17:31:31Z">
            <w:r>
              <w:rPr/>
              <w:delInstrText xml:space="preserve"> HYPERLINK \l _Toc1115 </w:delInstrText>
            </w:r>
          </w:del>
          <w:del w:id="455" w:author="LKY" w:date="2026-09-15T17:31:31Z">
            <w:r>
              <w:rPr/>
              <w:fldChar w:fldCharType="separate"/>
            </w:r>
          </w:del>
          <w:del w:id="456" w:author="LKY" w:date="2026-09-15T17:31:31Z">
            <w:r>
              <w:rPr>
                <w:rFonts w:hint="eastAsia" w:ascii="Times New Roman" w:hAnsi="Times New Roman" w:cs="宋体"/>
                <w:kern w:val="2"/>
                <w:szCs w:val="32"/>
                <w:lang w:val="en-US" w:eastAsia="zh-CN" w:bidi="en-US"/>
              </w:rPr>
              <w:delText>2.16加密芯片</w:delText>
            </w:r>
          </w:del>
          <w:del w:id="457" w:author="LKY" w:date="2026-09-15T17:31:31Z">
            <w:r>
              <w:rPr/>
              <w:tab/>
            </w:r>
          </w:del>
          <w:del w:id="458" w:author="LKY" w:date="2026-09-15T17:31:31Z">
            <w:r>
              <w:rPr/>
              <w:fldChar w:fldCharType="begin"/>
            </w:r>
          </w:del>
          <w:del w:id="459" w:author="LKY" w:date="2026-09-15T17:31:31Z">
            <w:r>
              <w:rPr/>
              <w:delInstrText xml:space="preserve"> PAGEREF _Toc1115 \h </w:delInstrText>
            </w:r>
          </w:del>
          <w:del w:id="460" w:author="LKY" w:date="2026-09-15T17:31:31Z">
            <w:r>
              <w:rPr/>
              <w:fldChar w:fldCharType="separate"/>
            </w:r>
          </w:del>
          <w:del w:id="461" w:author="LKY" w:date="2026-09-15T17:31:31Z">
            <w:r>
              <w:rPr/>
              <w:delText>34</w:delText>
            </w:r>
          </w:del>
          <w:del w:id="462" w:author="LKY" w:date="2026-09-15T17:31:31Z">
            <w:r>
              <w:rPr/>
              <w:fldChar w:fldCharType="end"/>
            </w:r>
          </w:del>
          <w:del w:id="463" w:author="LKY" w:date="2026-09-15T17:31:31Z">
            <w:r>
              <w:rPr/>
              <w:fldChar w:fldCharType="end"/>
            </w:r>
          </w:del>
        </w:p>
        <w:p w14:paraId="1C26198B">
          <w:pPr>
            <w:pStyle w:val="10"/>
            <w:tabs>
              <w:tab w:val="right" w:leader="dot" w:pos="8306"/>
            </w:tabs>
            <w:rPr>
              <w:del w:id="464" w:author="LKY" w:date="2026-09-15T17:31:31Z"/>
            </w:rPr>
          </w:pPr>
          <w:del w:id="465" w:author="LKY" w:date="2026-09-15T17:31:31Z">
            <w:r>
              <w:rPr/>
              <w:fldChar w:fldCharType="begin"/>
            </w:r>
          </w:del>
          <w:del w:id="466" w:author="LKY" w:date="2026-09-15T17:31:31Z">
            <w:r>
              <w:rPr/>
              <w:delInstrText xml:space="preserve"> HYPERLINK \l _Toc29136 </w:delInstrText>
            </w:r>
          </w:del>
          <w:del w:id="467" w:author="LKY" w:date="2026-09-15T17:31:31Z">
            <w:r>
              <w:rPr/>
              <w:fldChar w:fldCharType="separate"/>
            </w:r>
          </w:del>
          <w:del w:id="468" w:author="LKY" w:date="2026-09-15T17:31:31Z">
            <w:r>
              <w:rPr>
                <w:rFonts w:hint="eastAsia"/>
                <w:lang w:val="en-US" w:eastAsia="zh-CN"/>
              </w:rPr>
              <w:delText>3.设备登录</w:delText>
            </w:r>
          </w:del>
          <w:del w:id="469" w:author="LKY" w:date="2026-09-15T17:31:31Z">
            <w:r>
              <w:rPr/>
              <w:tab/>
            </w:r>
          </w:del>
          <w:del w:id="470" w:author="LKY" w:date="2026-09-15T17:31:31Z">
            <w:r>
              <w:rPr/>
              <w:fldChar w:fldCharType="begin"/>
            </w:r>
          </w:del>
          <w:del w:id="471" w:author="LKY" w:date="2026-09-15T17:31:31Z">
            <w:r>
              <w:rPr/>
              <w:delInstrText xml:space="preserve"> PAGEREF _Toc29136 \h </w:delInstrText>
            </w:r>
          </w:del>
          <w:del w:id="472" w:author="LKY" w:date="2026-09-15T17:31:31Z">
            <w:r>
              <w:rPr/>
              <w:fldChar w:fldCharType="separate"/>
            </w:r>
          </w:del>
          <w:del w:id="473" w:author="LKY" w:date="2026-09-15T17:31:31Z">
            <w:r>
              <w:rPr/>
              <w:delText>35</w:delText>
            </w:r>
          </w:del>
          <w:del w:id="474" w:author="LKY" w:date="2026-09-15T17:31:31Z">
            <w:r>
              <w:rPr/>
              <w:fldChar w:fldCharType="end"/>
            </w:r>
          </w:del>
          <w:del w:id="475" w:author="LKY" w:date="2026-09-15T17:31:31Z">
            <w:r>
              <w:rPr/>
              <w:fldChar w:fldCharType="end"/>
            </w:r>
          </w:del>
        </w:p>
        <w:p w14:paraId="3E89326B">
          <w:pPr>
            <w:pStyle w:val="11"/>
            <w:tabs>
              <w:tab w:val="right" w:leader="dot" w:pos="8306"/>
            </w:tabs>
            <w:rPr>
              <w:del w:id="476" w:author="LKY" w:date="2026-09-15T17:31:31Z"/>
            </w:rPr>
          </w:pPr>
          <w:del w:id="477" w:author="LKY" w:date="2026-09-15T17:31:31Z">
            <w:r>
              <w:rPr/>
              <w:fldChar w:fldCharType="begin"/>
            </w:r>
          </w:del>
          <w:del w:id="478" w:author="LKY" w:date="2026-09-15T17:31:31Z">
            <w:r>
              <w:rPr/>
              <w:delInstrText xml:space="preserve"> HYPERLINK \l _Toc9588 </w:delInstrText>
            </w:r>
          </w:del>
          <w:del w:id="479" w:author="LKY" w:date="2026-09-15T17:31:31Z">
            <w:r>
              <w:rPr/>
              <w:fldChar w:fldCharType="separate"/>
            </w:r>
          </w:del>
          <w:del w:id="480" w:author="LKY" w:date="2026-09-15T17:31:31Z">
            <w:r>
              <w:rPr>
                <w:rFonts w:hint="eastAsia" w:ascii="Times New Roman" w:hAnsi="Times New Roman" w:eastAsia="宋体" w:cs="宋体"/>
                <w:bCs/>
                <w:iCs/>
                <w:szCs w:val="32"/>
                <w:lang w:val="en-US" w:eastAsia="zh-CN"/>
              </w:rPr>
              <w:delText>3.1 USB登录</w:delText>
            </w:r>
          </w:del>
          <w:del w:id="481" w:author="LKY" w:date="2026-09-15T17:31:31Z">
            <w:r>
              <w:rPr/>
              <w:tab/>
            </w:r>
          </w:del>
          <w:del w:id="482" w:author="LKY" w:date="2026-09-15T17:31:31Z">
            <w:r>
              <w:rPr/>
              <w:fldChar w:fldCharType="begin"/>
            </w:r>
          </w:del>
          <w:del w:id="483" w:author="LKY" w:date="2026-09-15T17:31:31Z">
            <w:r>
              <w:rPr/>
              <w:delInstrText xml:space="preserve"> PAGEREF _Toc9588 \h </w:delInstrText>
            </w:r>
          </w:del>
          <w:del w:id="484" w:author="LKY" w:date="2026-09-15T17:31:31Z">
            <w:r>
              <w:rPr/>
              <w:fldChar w:fldCharType="separate"/>
            </w:r>
          </w:del>
          <w:del w:id="485" w:author="LKY" w:date="2026-09-15T17:31:31Z">
            <w:r>
              <w:rPr/>
              <w:delText>35</w:delText>
            </w:r>
          </w:del>
          <w:del w:id="486" w:author="LKY" w:date="2026-09-15T17:31:31Z">
            <w:r>
              <w:rPr/>
              <w:fldChar w:fldCharType="end"/>
            </w:r>
          </w:del>
          <w:del w:id="487" w:author="LKY" w:date="2026-09-15T17:31:31Z">
            <w:r>
              <w:rPr/>
              <w:fldChar w:fldCharType="end"/>
            </w:r>
          </w:del>
        </w:p>
        <w:p w14:paraId="4B082C94">
          <w:pPr>
            <w:pStyle w:val="11"/>
            <w:tabs>
              <w:tab w:val="right" w:leader="dot" w:pos="8306"/>
            </w:tabs>
            <w:rPr>
              <w:del w:id="488" w:author="LKY" w:date="2026-09-15T17:31:31Z"/>
            </w:rPr>
          </w:pPr>
          <w:del w:id="489" w:author="LKY" w:date="2026-09-15T17:31:31Z">
            <w:r>
              <w:rPr/>
              <w:fldChar w:fldCharType="begin"/>
            </w:r>
          </w:del>
          <w:del w:id="490" w:author="LKY" w:date="2026-09-15T17:31:31Z">
            <w:r>
              <w:rPr/>
              <w:delInstrText xml:space="preserve"> HYPERLINK \l _Toc7853 </w:delInstrText>
            </w:r>
          </w:del>
          <w:del w:id="491" w:author="LKY" w:date="2026-09-15T17:31:31Z">
            <w:r>
              <w:rPr/>
              <w:fldChar w:fldCharType="separate"/>
            </w:r>
          </w:del>
          <w:del w:id="492" w:author="LKY" w:date="2026-09-15T17:31:31Z">
            <w:r>
              <w:rPr>
                <w:rFonts w:hint="eastAsia" w:ascii="Times New Roman" w:hAnsi="Times New Roman" w:eastAsia="宋体" w:cs="宋体"/>
                <w:bCs/>
                <w:iCs/>
                <w:szCs w:val="32"/>
                <w:lang w:val="en-US" w:eastAsia="zh-CN"/>
              </w:rPr>
              <w:delText>3.2 SSH2登录</w:delText>
            </w:r>
          </w:del>
          <w:del w:id="493" w:author="LKY" w:date="2026-09-15T17:31:31Z">
            <w:r>
              <w:rPr/>
              <w:tab/>
            </w:r>
          </w:del>
          <w:del w:id="494" w:author="LKY" w:date="2026-09-15T17:31:31Z">
            <w:r>
              <w:rPr/>
              <w:fldChar w:fldCharType="begin"/>
            </w:r>
          </w:del>
          <w:del w:id="495" w:author="LKY" w:date="2026-09-15T17:31:31Z">
            <w:r>
              <w:rPr/>
              <w:delInstrText xml:space="preserve"> PAGEREF _Toc7853 \h </w:delInstrText>
            </w:r>
          </w:del>
          <w:del w:id="496" w:author="LKY" w:date="2026-09-15T17:31:31Z">
            <w:r>
              <w:rPr/>
              <w:fldChar w:fldCharType="separate"/>
            </w:r>
          </w:del>
          <w:del w:id="497" w:author="LKY" w:date="2026-09-15T17:31:31Z">
            <w:r>
              <w:rPr/>
              <w:delText>36</w:delText>
            </w:r>
          </w:del>
          <w:del w:id="498" w:author="LKY" w:date="2026-09-15T17:31:31Z">
            <w:r>
              <w:rPr/>
              <w:fldChar w:fldCharType="end"/>
            </w:r>
          </w:del>
          <w:del w:id="499" w:author="LKY" w:date="2026-09-15T17:31:31Z">
            <w:r>
              <w:rPr/>
              <w:fldChar w:fldCharType="end"/>
            </w:r>
          </w:del>
        </w:p>
        <w:p w14:paraId="1D137443">
          <w:pPr>
            <w:pStyle w:val="10"/>
            <w:tabs>
              <w:tab w:val="right" w:leader="dot" w:pos="8306"/>
            </w:tabs>
            <w:rPr>
              <w:del w:id="500" w:author="LKY" w:date="2026-09-15T17:31:31Z"/>
            </w:rPr>
          </w:pPr>
          <w:del w:id="501" w:author="LKY" w:date="2026-09-15T17:31:31Z">
            <w:r>
              <w:rPr/>
              <w:fldChar w:fldCharType="begin"/>
            </w:r>
          </w:del>
          <w:del w:id="502" w:author="LKY" w:date="2026-09-15T17:31:31Z">
            <w:r>
              <w:rPr/>
              <w:delInstrText xml:space="preserve"> HYPERLINK \l _Toc7687 </w:delInstrText>
            </w:r>
          </w:del>
          <w:del w:id="503" w:author="LKY" w:date="2026-09-15T17:31:31Z">
            <w:r>
              <w:rPr/>
              <w:fldChar w:fldCharType="separate"/>
            </w:r>
          </w:del>
          <w:del w:id="504" w:author="LKY" w:date="2026-09-15T17:31:31Z">
            <w:r>
              <w:rPr>
                <w:rFonts w:hint="eastAsia" w:ascii="Times New Roman" w:hAnsi="Times New Roman" w:eastAsia="黑体" w:cs="黑体"/>
                <w:bCs w:val="0"/>
                <w:szCs w:val="44"/>
                <w:lang w:val="en-US" w:eastAsia="zh-CN" w:bidi="en-US"/>
              </w:rPr>
              <w:delText>4.系统烧录</w:delText>
            </w:r>
          </w:del>
          <w:del w:id="505" w:author="LKY" w:date="2026-09-15T17:31:31Z">
            <w:r>
              <w:rPr/>
              <w:tab/>
            </w:r>
          </w:del>
          <w:del w:id="506" w:author="LKY" w:date="2026-09-15T17:31:31Z">
            <w:r>
              <w:rPr/>
              <w:fldChar w:fldCharType="begin"/>
            </w:r>
          </w:del>
          <w:del w:id="507" w:author="LKY" w:date="2026-09-15T17:31:31Z">
            <w:r>
              <w:rPr/>
              <w:delInstrText xml:space="preserve"> PAGEREF _Toc7687 \h </w:delInstrText>
            </w:r>
          </w:del>
          <w:del w:id="508" w:author="LKY" w:date="2026-09-15T17:31:31Z">
            <w:r>
              <w:rPr/>
              <w:fldChar w:fldCharType="separate"/>
            </w:r>
          </w:del>
          <w:del w:id="509" w:author="LKY" w:date="2026-09-15T17:31:31Z">
            <w:r>
              <w:rPr/>
              <w:delText>37</w:delText>
            </w:r>
          </w:del>
          <w:del w:id="510" w:author="LKY" w:date="2026-09-15T17:31:31Z">
            <w:r>
              <w:rPr/>
              <w:fldChar w:fldCharType="end"/>
            </w:r>
          </w:del>
          <w:del w:id="511" w:author="LKY" w:date="2026-09-15T17:31:31Z">
            <w:r>
              <w:rPr/>
              <w:fldChar w:fldCharType="end"/>
            </w:r>
          </w:del>
        </w:p>
        <w:p w14:paraId="4B4E578B">
          <w:pPr>
            <w:pStyle w:val="11"/>
            <w:tabs>
              <w:tab w:val="right" w:leader="dot" w:pos="8306"/>
            </w:tabs>
            <w:rPr>
              <w:del w:id="512" w:author="LKY" w:date="2026-09-15T17:31:31Z"/>
            </w:rPr>
          </w:pPr>
          <w:del w:id="513" w:author="LKY" w:date="2026-09-15T17:31:31Z">
            <w:r>
              <w:rPr/>
              <w:fldChar w:fldCharType="begin"/>
            </w:r>
          </w:del>
          <w:del w:id="514" w:author="LKY" w:date="2026-09-15T17:31:31Z">
            <w:r>
              <w:rPr/>
              <w:delInstrText xml:space="preserve"> HYPERLINK \l _Toc10391 </w:delInstrText>
            </w:r>
          </w:del>
          <w:del w:id="515" w:author="LKY" w:date="2026-09-15T17:31:31Z">
            <w:r>
              <w:rPr/>
              <w:fldChar w:fldCharType="separate"/>
            </w:r>
          </w:del>
          <w:del w:id="516" w:author="LKY" w:date="2026-09-15T17:31:31Z">
            <w:r>
              <w:rPr>
                <w:rFonts w:hint="eastAsia" w:ascii="Times New Roman" w:hAnsi="Times New Roman" w:eastAsia="宋体" w:cs="宋体"/>
                <w:bCs w:val="0"/>
                <w:szCs w:val="32"/>
                <w:lang w:val="en-US" w:eastAsia="zh-CN" w:bidi="en-US"/>
              </w:rPr>
              <w:delText>4.1 Micro SD卡启动</w:delText>
            </w:r>
          </w:del>
          <w:del w:id="517" w:author="LKY" w:date="2026-09-15T17:31:31Z">
            <w:r>
              <w:rPr/>
              <w:tab/>
            </w:r>
          </w:del>
          <w:del w:id="518" w:author="LKY" w:date="2026-09-15T17:31:31Z">
            <w:r>
              <w:rPr/>
              <w:fldChar w:fldCharType="begin"/>
            </w:r>
          </w:del>
          <w:del w:id="519" w:author="LKY" w:date="2026-09-15T17:31:31Z">
            <w:r>
              <w:rPr/>
              <w:delInstrText xml:space="preserve"> PAGEREF _Toc10391 \h </w:delInstrText>
            </w:r>
          </w:del>
          <w:del w:id="520" w:author="LKY" w:date="2026-09-15T17:31:31Z">
            <w:r>
              <w:rPr/>
              <w:fldChar w:fldCharType="separate"/>
            </w:r>
          </w:del>
          <w:del w:id="521" w:author="LKY" w:date="2026-09-15T17:31:31Z">
            <w:r>
              <w:rPr/>
              <w:delText>37</w:delText>
            </w:r>
          </w:del>
          <w:del w:id="522" w:author="LKY" w:date="2026-09-15T17:31:31Z">
            <w:r>
              <w:rPr/>
              <w:fldChar w:fldCharType="end"/>
            </w:r>
          </w:del>
          <w:del w:id="523" w:author="LKY" w:date="2026-09-15T17:31:31Z">
            <w:r>
              <w:rPr/>
              <w:fldChar w:fldCharType="end"/>
            </w:r>
          </w:del>
        </w:p>
        <w:p w14:paraId="70685A9F">
          <w:pPr>
            <w:pStyle w:val="7"/>
            <w:tabs>
              <w:tab w:val="right" w:leader="dot" w:pos="8306"/>
            </w:tabs>
            <w:rPr>
              <w:del w:id="524" w:author="LKY" w:date="2026-09-15T17:31:31Z"/>
            </w:rPr>
          </w:pPr>
          <w:del w:id="525" w:author="LKY" w:date="2026-09-15T17:31:31Z">
            <w:r>
              <w:rPr/>
              <w:fldChar w:fldCharType="begin"/>
            </w:r>
          </w:del>
          <w:del w:id="526" w:author="LKY" w:date="2026-09-15T17:31:31Z">
            <w:r>
              <w:rPr/>
              <w:delInstrText xml:space="preserve"> HYPERLINK \l _Toc20993 </w:delInstrText>
            </w:r>
          </w:del>
          <w:del w:id="527" w:author="LKY" w:date="2026-09-15T17:31:31Z">
            <w:r>
              <w:rPr/>
              <w:fldChar w:fldCharType="separate"/>
            </w:r>
          </w:del>
          <w:del w:id="528" w:author="LKY" w:date="2026-09-15T17:31:31Z">
            <w:r>
              <w:rPr>
                <w:rFonts w:hint="eastAsia" w:ascii="Times New Roman" w:hAnsi="Times New Roman" w:eastAsia="宋体" w:cs="宋体"/>
                <w:bCs w:val="0"/>
                <w:szCs w:val="28"/>
                <w:lang w:val="en-US" w:eastAsia="zh-CN" w:bidi="en-US"/>
              </w:rPr>
              <w:delText>4.1.1启动卡制作</w:delText>
            </w:r>
          </w:del>
          <w:del w:id="529" w:author="LKY" w:date="2026-09-15T17:31:31Z">
            <w:r>
              <w:rPr/>
              <w:tab/>
            </w:r>
          </w:del>
          <w:del w:id="530" w:author="LKY" w:date="2026-09-15T17:31:31Z">
            <w:r>
              <w:rPr/>
              <w:fldChar w:fldCharType="begin"/>
            </w:r>
          </w:del>
          <w:del w:id="531" w:author="LKY" w:date="2026-09-15T17:31:31Z">
            <w:r>
              <w:rPr/>
              <w:delInstrText xml:space="preserve"> PAGEREF _Toc20993 \h </w:delInstrText>
            </w:r>
          </w:del>
          <w:del w:id="532" w:author="LKY" w:date="2026-09-15T17:31:31Z">
            <w:r>
              <w:rPr/>
              <w:fldChar w:fldCharType="separate"/>
            </w:r>
          </w:del>
          <w:del w:id="533" w:author="LKY" w:date="2026-09-15T17:31:31Z">
            <w:r>
              <w:rPr/>
              <w:delText>37</w:delText>
            </w:r>
          </w:del>
          <w:del w:id="534" w:author="LKY" w:date="2026-09-15T17:31:31Z">
            <w:r>
              <w:rPr/>
              <w:fldChar w:fldCharType="end"/>
            </w:r>
          </w:del>
          <w:del w:id="535" w:author="LKY" w:date="2026-09-15T17:31:31Z">
            <w:r>
              <w:rPr/>
              <w:fldChar w:fldCharType="end"/>
            </w:r>
          </w:del>
        </w:p>
        <w:p w14:paraId="5A2FD40E">
          <w:pPr>
            <w:pStyle w:val="7"/>
            <w:tabs>
              <w:tab w:val="right" w:leader="dot" w:pos="8306"/>
            </w:tabs>
            <w:rPr>
              <w:del w:id="536" w:author="LKY" w:date="2026-09-15T17:31:31Z"/>
            </w:rPr>
          </w:pPr>
          <w:del w:id="537" w:author="LKY" w:date="2026-09-15T17:31:31Z">
            <w:r>
              <w:rPr/>
              <w:fldChar w:fldCharType="begin"/>
            </w:r>
          </w:del>
          <w:del w:id="538" w:author="LKY" w:date="2026-09-15T17:31:31Z">
            <w:r>
              <w:rPr/>
              <w:delInstrText xml:space="preserve"> HYPERLINK \l _Toc4511 </w:delInstrText>
            </w:r>
          </w:del>
          <w:del w:id="539" w:author="LKY" w:date="2026-09-15T17:31:31Z">
            <w:r>
              <w:rPr/>
              <w:fldChar w:fldCharType="separate"/>
            </w:r>
          </w:del>
          <w:del w:id="540" w:author="LKY" w:date="2026-09-15T17:31:31Z">
            <w:r>
              <w:rPr>
                <w:rFonts w:hint="eastAsia" w:ascii="Times New Roman" w:hAnsi="Times New Roman"/>
                <w:bCs/>
                <w:szCs w:val="28"/>
                <w:lang w:val="en-US" w:eastAsia="zh-CN"/>
              </w:rPr>
              <w:delText>4.1.2从启动卡启动</w:delText>
            </w:r>
          </w:del>
          <w:del w:id="541" w:author="LKY" w:date="2026-09-15T17:31:31Z">
            <w:r>
              <w:rPr/>
              <w:tab/>
            </w:r>
          </w:del>
          <w:del w:id="542" w:author="LKY" w:date="2026-09-15T17:31:31Z">
            <w:r>
              <w:rPr/>
              <w:fldChar w:fldCharType="begin"/>
            </w:r>
          </w:del>
          <w:del w:id="543" w:author="LKY" w:date="2026-09-15T17:31:31Z">
            <w:r>
              <w:rPr/>
              <w:delInstrText xml:space="preserve"> PAGEREF _Toc4511 \h </w:delInstrText>
            </w:r>
          </w:del>
          <w:del w:id="544" w:author="LKY" w:date="2026-09-15T17:31:31Z">
            <w:r>
              <w:rPr/>
              <w:fldChar w:fldCharType="separate"/>
            </w:r>
          </w:del>
          <w:del w:id="545" w:author="LKY" w:date="2026-09-15T17:31:31Z">
            <w:r>
              <w:rPr/>
              <w:delText>39</w:delText>
            </w:r>
          </w:del>
          <w:del w:id="546" w:author="LKY" w:date="2026-09-15T17:31:31Z">
            <w:r>
              <w:rPr/>
              <w:fldChar w:fldCharType="end"/>
            </w:r>
          </w:del>
          <w:del w:id="547" w:author="LKY" w:date="2026-09-15T17:31:31Z">
            <w:r>
              <w:rPr/>
              <w:fldChar w:fldCharType="end"/>
            </w:r>
          </w:del>
        </w:p>
        <w:p w14:paraId="6025EBE7">
          <w:pPr>
            <w:pStyle w:val="11"/>
            <w:tabs>
              <w:tab w:val="right" w:leader="dot" w:pos="8306"/>
            </w:tabs>
            <w:rPr>
              <w:del w:id="548" w:author="LKY" w:date="2026-09-15T17:31:31Z"/>
            </w:rPr>
          </w:pPr>
          <w:del w:id="549" w:author="LKY" w:date="2026-09-15T17:31:31Z">
            <w:r>
              <w:rPr/>
              <w:fldChar w:fldCharType="begin"/>
            </w:r>
          </w:del>
          <w:del w:id="550" w:author="LKY" w:date="2026-09-15T17:31:31Z">
            <w:r>
              <w:rPr/>
              <w:delInstrText xml:space="preserve"> HYPERLINK \l _Toc6563 </w:delInstrText>
            </w:r>
          </w:del>
          <w:del w:id="551" w:author="LKY" w:date="2026-09-15T17:31:31Z">
            <w:r>
              <w:rPr/>
              <w:fldChar w:fldCharType="separate"/>
            </w:r>
          </w:del>
          <w:del w:id="552" w:author="LKY" w:date="2026-09-15T17:31:31Z">
            <w:r>
              <w:rPr>
                <w:rFonts w:hint="eastAsia" w:ascii="Times New Roman" w:hAnsi="Times New Roman" w:eastAsia="宋体" w:cs="宋体"/>
                <w:bCs w:val="0"/>
                <w:szCs w:val="32"/>
                <w:lang w:val="en-US" w:eastAsia="zh-CN" w:bidi="en-US"/>
              </w:rPr>
              <w:delText>4.2 EMMC启动</w:delText>
            </w:r>
          </w:del>
          <w:del w:id="553" w:author="LKY" w:date="2026-09-15T17:31:31Z">
            <w:r>
              <w:rPr/>
              <w:tab/>
            </w:r>
          </w:del>
          <w:del w:id="554" w:author="LKY" w:date="2026-09-15T17:31:31Z">
            <w:r>
              <w:rPr/>
              <w:fldChar w:fldCharType="begin"/>
            </w:r>
          </w:del>
          <w:del w:id="555" w:author="LKY" w:date="2026-09-15T17:31:31Z">
            <w:r>
              <w:rPr/>
              <w:delInstrText xml:space="preserve"> PAGEREF _Toc6563 \h </w:delInstrText>
            </w:r>
          </w:del>
          <w:del w:id="556" w:author="LKY" w:date="2026-09-15T17:31:31Z">
            <w:r>
              <w:rPr/>
              <w:fldChar w:fldCharType="separate"/>
            </w:r>
          </w:del>
          <w:del w:id="557" w:author="LKY" w:date="2026-09-15T17:31:31Z">
            <w:r>
              <w:rPr/>
              <w:delText>39</w:delText>
            </w:r>
          </w:del>
          <w:del w:id="558" w:author="LKY" w:date="2026-09-15T17:31:31Z">
            <w:r>
              <w:rPr/>
              <w:fldChar w:fldCharType="end"/>
            </w:r>
          </w:del>
          <w:del w:id="559" w:author="LKY" w:date="2026-09-15T17:31:31Z">
            <w:r>
              <w:rPr/>
              <w:fldChar w:fldCharType="end"/>
            </w:r>
          </w:del>
        </w:p>
        <w:p w14:paraId="2FFA7094">
          <w:pPr>
            <w:pStyle w:val="7"/>
            <w:tabs>
              <w:tab w:val="right" w:leader="dot" w:pos="8306"/>
            </w:tabs>
            <w:rPr>
              <w:del w:id="560" w:author="LKY" w:date="2026-09-15T17:31:31Z"/>
            </w:rPr>
          </w:pPr>
          <w:del w:id="561" w:author="LKY" w:date="2026-09-15T17:31:31Z">
            <w:r>
              <w:rPr/>
              <w:fldChar w:fldCharType="begin"/>
            </w:r>
          </w:del>
          <w:del w:id="562" w:author="LKY" w:date="2026-09-15T17:31:31Z">
            <w:r>
              <w:rPr/>
              <w:delInstrText xml:space="preserve"> HYPERLINK \l _Toc32177 </w:delInstrText>
            </w:r>
          </w:del>
          <w:del w:id="563" w:author="LKY" w:date="2026-09-15T17:31:31Z">
            <w:r>
              <w:rPr/>
              <w:fldChar w:fldCharType="separate"/>
            </w:r>
          </w:del>
          <w:del w:id="564" w:author="LKY" w:date="2026-09-15T17:31:31Z">
            <w:r>
              <w:rPr>
                <w:rFonts w:hint="eastAsia" w:ascii="Times New Roman" w:hAnsi="Times New Roman" w:eastAsia="宋体" w:cs="宋体"/>
                <w:bCs w:val="0"/>
                <w:szCs w:val="28"/>
                <w:lang w:val="en-US" w:eastAsia="zh-CN" w:bidi="en-US"/>
              </w:rPr>
              <w:delText>4.2.1烧录卡制作</w:delText>
            </w:r>
          </w:del>
          <w:del w:id="565" w:author="LKY" w:date="2026-09-15T17:31:31Z">
            <w:r>
              <w:rPr/>
              <w:tab/>
            </w:r>
          </w:del>
          <w:del w:id="566" w:author="LKY" w:date="2026-09-15T17:31:31Z">
            <w:r>
              <w:rPr/>
              <w:fldChar w:fldCharType="begin"/>
            </w:r>
          </w:del>
          <w:del w:id="567" w:author="LKY" w:date="2026-09-15T17:31:31Z">
            <w:r>
              <w:rPr/>
              <w:delInstrText xml:space="preserve"> PAGEREF _Toc32177 \h </w:delInstrText>
            </w:r>
          </w:del>
          <w:del w:id="568" w:author="LKY" w:date="2026-09-15T17:31:31Z">
            <w:r>
              <w:rPr/>
              <w:fldChar w:fldCharType="separate"/>
            </w:r>
          </w:del>
          <w:del w:id="569" w:author="LKY" w:date="2026-09-15T17:31:31Z">
            <w:r>
              <w:rPr/>
              <w:delText>39</w:delText>
            </w:r>
          </w:del>
          <w:del w:id="570" w:author="LKY" w:date="2026-09-15T17:31:31Z">
            <w:r>
              <w:rPr/>
              <w:fldChar w:fldCharType="end"/>
            </w:r>
          </w:del>
          <w:del w:id="571" w:author="LKY" w:date="2026-09-15T17:31:31Z">
            <w:r>
              <w:rPr/>
              <w:fldChar w:fldCharType="end"/>
            </w:r>
          </w:del>
        </w:p>
        <w:p w14:paraId="26161693">
          <w:pPr>
            <w:pStyle w:val="7"/>
            <w:tabs>
              <w:tab w:val="right" w:leader="dot" w:pos="8306"/>
            </w:tabs>
            <w:rPr>
              <w:del w:id="572" w:author="LKY" w:date="2026-09-15T17:31:31Z"/>
            </w:rPr>
          </w:pPr>
          <w:del w:id="573" w:author="LKY" w:date="2026-09-15T17:31:31Z">
            <w:r>
              <w:rPr/>
              <w:fldChar w:fldCharType="begin"/>
            </w:r>
          </w:del>
          <w:del w:id="574" w:author="LKY" w:date="2026-09-15T17:31:31Z">
            <w:r>
              <w:rPr/>
              <w:delInstrText xml:space="preserve"> HYPERLINK \l _Toc11048 </w:delInstrText>
            </w:r>
          </w:del>
          <w:del w:id="575" w:author="LKY" w:date="2026-09-15T17:31:31Z">
            <w:r>
              <w:rPr/>
              <w:fldChar w:fldCharType="separate"/>
            </w:r>
          </w:del>
          <w:del w:id="576" w:author="LKY" w:date="2026-09-15T17:31:31Z">
            <w:r>
              <w:rPr>
                <w:rFonts w:hint="eastAsia" w:ascii="Times New Roman" w:hAnsi="Times New Roman"/>
                <w:bCs/>
                <w:szCs w:val="28"/>
                <w:lang w:val="en-US" w:eastAsia="zh-CN"/>
              </w:rPr>
              <w:delText>4.2.2系统烧录</w:delText>
            </w:r>
          </w:del>
          <w:del w:id="577" w:author="LKY" w:date="2026-09-15T17:31:31Z">
            <w:r>
              <w:rPr/>
              <w:tab/>
            </w:r>
          </w:del>
          <w:del w:id="578" w:author="LKY" w:date="2026-09-15T17:31:31Z">
            <w:r>
              <w:rPr/>
              <w:fldChar w:fldCharType="begin"/>
            </w:r>
          </w:del>
          <w:del w:id="579" w:author="LKY" w:date="2026-09-15T17:31:31Z">
            <w:r>
              <w:rPr/>
              <w:delInstrText xml:space="preserve"> PAGEREF _Toc11048 \h </w:delInstrText>
            </w:r>
          </w:del>
          <w:del w:id="580" w:author="LKY" w:date="2026-09-15T17:31:31Z">
            <w:r>
              <w:rPr/>
              <w:fldChar w:fldCharType="separate"/>
            </w:r>
          </w:del>
          <w:del w:id="581" w:author="LKY" w:date="2026-09-15T17:31:31Z">
            <w:r>
              <w:rPr/>
              <w:delText>41</w:delText>
            </w:r>
          </w:del>
          <w:del w:id="582" w:author="LKY" w:date="2026-09-15T17:31:31Z">
            <w:r>
              <w:rPr/>
              <w:fldChar w:fldCharType="end"/>
            </w:r>
          </w:del>
          <w:del w:id="583" w:author="LKY" w:date="2026-09-15T17:31:31Z">
            <w:r>
              <w:rPr/>
              <w:fldChar w:fldCharType="end"/>
            </w:r>
          </w:del>
        </w:p>
        <w:p w14:paraId="38064FAC">
          <w:pPr>
            <w:pStyle w:val="11"/>
            <w:tabs>
              <w:tab w:val="right" w:leader="dot" w:pos="8306"/>
            </w:tabs>
            <w:rPr>
              <w:del w:id="584" w:author="LKY" w:date="2026-09-15T17:31:31Z"/>
            </w:rPr>
          </w:pPr>
          <w:del w:id="585" w:author="LKY" w:date="2026-09-15T17:31:31Z">
            <w:r>
              <w:rPr/>
              <w:fldChar w:fldCharType="begin"/>
            </w:r>
          </w:del>
          <w:del w:id="586" w:author="LKY" w:date="2026-09-15T17:31:31Z">
            <w:r>
              <w:rPr/>
              <w:delInstrText xml:space="preserve"> HYPERLINK \l _Toc27666 </w:delInstrText>
            </w:r>
          </w:del>
          <w:del w:id="587" w:author="LKY" w:date="2026-09-15T17:31:31Z">
            <w:r>
              <w:rPr/>
              <w:fldChar w:fldCharType="separate"/>
            </w:r>
          </w:del>
          <w:del w:id="588" w:author="LKY" w:date="2026-09-15T17:31:31Z">
            <w:r>
              <w:rPr>
                <w:rFonts w:hint="eastAsia" w:ascii="Times New Roman" w:hAnsi="Times New Roman" w:eastAsia="宋体" w:cs="宋体"/>
                <w:bCs w:val="0"/>
                <w:kern w:val="2"/>
                <w:szCs w:val="32"/>
                <w:lang w:val="en-US" w:eastAsia="zh-CN" w:bidi="en-US"/>
              </w:rPr>
              <w:delText>4</w:delText>
            </w:r>
          </w:del>
          <w:del w:id="589" w:author="LKY" w:date="2026-09-15T17:31:31Z">
            <w:r>
              <w:rPr>
                <w:rFonts w:hint="default" w:ascii="Times New Roman" w:hAnsi="Times New Roman" w:eastAsia="宋体" w:cs="宋体"/>
                <w:bCs w:val="0"/>
                <w:kern w:val="2"/>
                <w:szCs w:val="32"/>
                <w:lang w:val="en-US" w:eastAsia="zh-CN" w:bidi="en-US"/>
              </w:rPr>
              <w:delText>.3</w:delText>
            </w:r>
          </w:del>
          <w:del w:id="590" w:author="LKY" w:date="2026-09-15T17:31:31Z">
            <w:r>
              <w:rPr>
                <w:rFonts w:hint="eastAsia" w:ascii="Times New Roman" w:hAnsi="Times New Roman" w:eastAsia="宋体" w:cs="宋体"/>
                <w:bCs w:val="0"/>
                <w:kern w:val="2"/>
                <w:szCs w:val="32"/>
                <w:lang w:val="en-US" w:eastAsia="zh-CN" w:bidi="en-US"/>
              </w:rPr>
              <w:delText>系统分区</w:delText>
            </w:r>
          </w:del>
          <w:del w:id="591" w:author="LKY" w:date="2026-09-15T17:31:31Z">
            <w:r>
              <w:rPr/>
              <w:tab/>
            </w:r>
          </w:del>
          <w:del w:id="592" w:author="LKY" w:date="2026-09-15T17:31:31Z">
            <w:r>
              <w:rPr/>
              <w:fldChar w:fldCharType="begin"/>
            </w:r>
          </w:del>
          <w:del w:id="593" w:author="LKY" w:date="2026-09-15T17:31:31Z">
            <w:r>
              <w:rPr/>
              <w:delInstrText xml:space="preserve"> PAGEREF _Toc27666 \h </w:delInstrText>
            </w:r>
          </w:del>
          <w:del w:id="594" w:author="LKY" w:date="2026-09-15T17:31:31Z">
            <w:r>
              <w:rPr/>
              <w:fldChar w:fldCharType="separate"/>
            </w:r>
          </w:del>
          <w:del w:id="595" w:author="LKY" w:date="2026-09-15T17:31:31Z">
            <w:r>
              <w:rPr/>
              <w:delText>42</w:delText>
            </w:r>
          </w:del>
          <w:del w:id="596" w:author="LKY" w:date="2026-09-15T17:31:31Z">
            <w:r>
              <w:rPr/>
              <w:fldChar w:fldCharType="end"/>
            </w:r>
          </w:del>
          <w:del w:id="597" w:author="LKY" w:date="2026-09-15T17:31:31Z">
            <w:r>
              <w:rPr/>
              <w:fldChar w:fldCharType="end"/>
            </w:r>
          </w:del>
        </w:p>
        <w:p w14:paraId="279DC5B3">
          <w:pPr>
            <w:pStyle w:val="10"/>
            <w:tabs>
              <w:tab w:val="right" w:leader="dot" w:pos="8306"/>
            </w:tabs>
            <w:rPr>
              <w:del w:id="598" w:author="LKY" w:date="2026-09-15T17:31:31Z"/>
            </w:rPr>
          </w:pPr>
          <w:del w:id="599" w:author="LKY" w:date="2026-09-15T17:31:31Z">
            <w:r>
              <w:rPr/>
              <w:fldChar w:fldCharType="begin"/>
            </w:r>
          </w:del>
          <w:del w:id="600" w:author="LKY" w:date="2026-09-15T17:31:31Z">
            <w:r>
              <w:rPr/>
              <w:delInstrText xml:space="preserve"> HYPERLINK \l _Toc2770 </w:delInstrText>
            </w:r>
          </w:del>
          <w:del w:id="601" w:author="LKY" w:date="2026-09-15T17:31:31Z">
            <w:r>
              <w:rPr/>
              <w:fldChar w:fldCharType="separate"/>
            </w:r>
          </w:del>
          <w:del w:id="602" w:author="LKY" w:date="2026-09-15T17:31:31Z">
            <w:r>
              <w:rPr>
                <w:rFonts w:hint="eastAsia" w:ascii="Times New Roman" w:hAnsi="Times New Roman"/>
                <w:lang w:val="en-US" w:eastAsia="zh-CN"/>
              </w:rPr>
              <w:delText>5.导轨安装</w:delText>
            </w:r>
          </w:del>
          <w:del w:id="603" w:author="LKY" w:date="2026-09-15T17:31:31Z">
            <w:r>
              <w:rPr/>
              <w:tab/>
            </w:r>
          </w:del>
          <w:del w:id="604" w:author="LKY" w:date="2026-09-15T17:31:31Z">
            <w:r>
              <w:rPr/>
              <w:fldChar w:fldCharType="begin"/>
            </w:r>
          </w:del>
          <w:del w:id="605" w:author="LKY" w:date="2026-09-15T17:31:31Z">
            <w:r>
              <w:rPr/>
              <w:delInstrText xml:space="preserve"> PAGEREF _Toc2770 \h </w:delInstrText>
            </w:r>
          </w:del>
          <w:del w:id="606" w:author="LKY" w:date="2026-09-15T17:31:31Z">
            <w:r>
              <w:rPr/>
              <w:fldChar w:fldCharType="separate"/>
            </w:r>
          </w:del>
          <w:del w:id="607" w:author="LKY" w:date="2026-09-15T17:31:31Z">
            <w:r>
              <w:rPr/>
              <w:delText>43</w:delText>
            </w:r>
          </w:del>
          <w:del w:id="608" w:author="LKY" w:date="2026-09-15T17:31:31Z">
            <w:r>
              <w:rPr/>
              <w:fldChar w:fldCharType="end"/>
            </w:r>
          </w:del>
          <w:del w:id="609" w:author="LKY" w:date="2026-09-15T17:31:31Z">
            <w:r>
              <w:rPr/>
              <w:fldChar w:fldCharType="end"/>
            </w:r>
          </w:del>
        </w:p>
        <w:p w14:paraId="6A0964A6">
          <w:pPr>
            <w:pStyle w:val="10"/>
            <w:tabs>
              <w:tab w:val="right" w:leader="dot" w:pos="8306"/>
            </w:tabs>
            <w:rPr>
              <w:del w:id="610" w:author="LKY" w:date="2026-09-15T17:31:31Z"/>
            </w:rPr>
          </w:pPr>
          <w:del w:id="611" w:author="LKY" w:date="2026-09-15T17:31:31Z">
            <w:r>
              <w:rPr/>
              <w:fldChar w:fldCharType="begin"/>
            </w:r>
          </w:del>
          <w:del w:id="612" w:author="LKY" w:date="2026-09-15T17:31:31Z">
            <w:r>
              <w:rPr/>
              <w:delInstrText xml:space="preserve"> HYPERLINK \l _Toc4552 </w:delInstrText>
            </w:r>
          </w:del>
          <w:del w:id="613" w:author="LKY" w:date="2026-09-15T17:31:31Z">
            <w:r>
              <w:rPr/>
              <w:fldChar w:fldCharType="separate"/>
            </w:r>
          </w:del>
          <w:del w:id="614" w:author="LKY" w:date="2026-09-15T17:31:31Z">
            <w:r>
              <w:rPr>
                <w:rFonts w:hint="eastAsia" w:ascii="Times New Roman" w:hAnsi="Times New Roman"/>
                <w:lang w:val="en-US" w:eastAsia="zh-CN"/>
              </w:rPr>
              <w:delText>6.软件支持</w:delText>
            </w:r>
          </w:del>
          <w:del w:id="615" w:author="LKY" w:date="2026-09-15T17:31:31Z">
            <w:r>
              <w:rPr/>
              <w:tab/>
            </w:r>
          </w:del>
          <w:del w:id="616" w:author="LKY" w:date="2026-09-15T17:31:31Z">
            <w:r>
              <w:rPr/>
              <w:fldChar w:fldCharType="begin"/>
            </w:r>
          </w:del>
          <w:del w:id="617" w:author="LKY" w:date="2026-09-15T17:31:31Z">
            <w:r>
              <w:rPr/>
              <w:delInstrText xml:space="preserve"> PAGEREF _Toc4552 \h </w:delInstrText>
            </w:r>
          </w:del>
          <w:del w:id="618" w:author="LKY" w:date="2026-09-15T17:31:31Z">
            <w:r>
              <w:rPr/>
              <w:fldChar w:fldCharType="separate"/>
            </w:r>
          </w:del>
          <w:del w:id="619" w:author="LKY" w:date="2026-09-15T17:31:31Z">
            <w:r>
              <w:rPr/>
              <w:delText>44</w:delText>
            </w:r>
          </w:del>
          <w:del w:id="620" w:author="LKY" w:date="2026-09-15T17:31:31Z">
            <w:r>
              <w:rPr/>
              <w:fldChar w:fldCharType="end"/>
            </w:r>
          </w:del>
          <w:del w:id="621" w:author="LKY" w:date="2026-09-15T17:31:31Z">
            <w:r>
              <w:rPr/>
              <w:fldChar w:fldCharType="end"/>
            </w:r>
          </w:del>
        </w:p>
        <w:p w14:paraId="25A9A5CF">
          <w:pPr>
            <w:pStyle w:val="10"/>
            <w:tabs>
              <w:tab w:val="right" w:leader="dot" w:pos="8306"/>
            </w:tabs>
            <w:rPr>
              <w:del w:id="622" w:author="LKY" w:date="2026-09-15T17:31:31Z"/>
            </w:rPr>
          </w:pPr>
          <w:del w:id="623" w:author="LKY" w:date="2026-09-15T17:31:31Z">
            <w:r>
              <w:rPr/>
              <w:fldChar w:fldCharType="begin"/>
            </w:r>
          </w:del>
          <w:del w:id="624" w:author="LKY" w:date="2026-09-15T17:31:31Z">
            <w:r>
              <w:rPr/>
              <w:delInstrText xml:space="preserve"> HYPERLINK \l _Toc31798 </w:delInstrText>
            </w:r>
          </w:del>
          <w:del w:id="625" w:author="LKY" w:date="2026-09-15T17:31:31Z">
            <w:r>
              <w:rPr/>
              <w:fldChar w:fldCharType="separate"/>
            </w:r>
          </w:del>
          <w:del w:id="626" w:author="LKY" w:date="2026-09-15T17:31:31Z">
            <w:r>
              <w:rPr>
                <w:rFonts w:hint="eastAsia" w:ascii="Times New Roman" w:hAnsi="Times New Roman"/>
                <w:lang w:val="en-US" w:eastAsia="zh-CN"/>
              </w:rPr>
              <w:delText>7.保修条款</w:delText>
            </w:r>
          </w:del>
          <w:del w:id="627" w:author="LKY" w:date="2026-09-15T17:31:31Z">
            <w:r>
              <w:rPr/>
              <w:tab/>
            </w:r>
          </w:del>
          <w:del w:id="628" w:author="LKY" w:date="2026-09-15T17:31:31Z">
            <w:r>
              <w:rPr/>
              <w:fldChar w:fldCharType="begin"/>
            </w:r>
          </w:del>
          <w:del w:id="629" w:author="LKY" w:date="2026-09-15T17:31:31Z">
            <w:r>
              <w:rPr/>
              <w:delInstrText xml:space="preserve"> PAGEREF _Toc31798 \h </w:delInstrText>
            </w:r>
          </w:del>
          <w:del w:id="630" w:author="LKY" w:date="2026-09-15T17:31:31Z">
            <w:r>
              <w:rPr/>
              <w:fldChar w:fldCharType="separate"/>
            </w:r>
          </w:del>
          <w:del w:id="631" w:author="LKY" w:date="2026-09-15T17:31:31Z">
            <w:r>
              <w:rPr/>
              <w:delText>45</w:delText>
            </w:r>
          </w:del>
          <w:del w:id="632" w:author="LKY" w:date="2026-09-15T17:31:31Z">
            <w:r>
              <w:rPr/>
              <w:fldChar w:fldCharType="end"/>
            </w:r>
          </w:del>
          <w:del w:id="633" w:author="LKY" w:date="2026-09-15T17:31:31Z">
            <w:r>
              <w:rPr/>
              <w:fldChar w:fldCharType="end"/>
            </w:r>
          </w:del>
        </w:p>
        <w:p w14:paraId="28A0BDA5">
          <w:pPr>
            <w:pStyle w:val="10"/>
            <w:tabs>
              <w:tab w:val="right" w:leader="dot" w:pos="8306"/>
            </w:tabs>
            <w:rPr>
              <w:del w:id="634" w:author="LKY" w:date="2026-09-15T17:31:31Z"/>
            </w:rPr>
          </w:pPr>
          <w:del w:id="635" w:author="LKY" w:date="2026-09-15T17:31:31Z">
            <w:r>
              <w:rPr/>
              <w:fldChar w:fldCharType="begin"/>
            </w:r>
          </w:del>
          <w:del w:id="636" w:author="LKY" w:date="2026-09-15T17:31:31Z">
            <w:r>
              <w:rPr/>
              <w:delInstrText xml:space="preserve"> HYPERLINK \l _Toc1067 </w:delInstrText>
            </w:r>
          </w:del>
          <w:del w:id="637" w:author="LKY" w:date="2026-09-15T17:31:31Z">
            <w:r>
              <w:rPr/>
              <w:fldChar w:fldCharType="separate"/>
            </w:r>
          </w:del>
          <w:del w:id="638" w:author="LKY" w:date="2026-09-15T17:31:31Z">
            <w:r>
              <w:rPr>
                <w:rFonts w:hint="eastAsia"/>
                <w:lang w:val="en-US" w:eastAsia="zh-CN"/>
              </w:rPr>
              <w:delText>8.技术支持</w:delText>
            </w:r>
          </w:del>
          <w:del w:id="639" w:author="LKY" w:date="2026-09-15T17:31:31Z">
            <w:r>
              <w:rPr/>
              <w:tab/>
            </w:r>
          </w:del>
          <w:del w:id="640" w:author="LKY" w:date="2026-09-15T17:31:31Z">
            <w:r>
              <w:rPr/>
              <w:fldChar w:fldCharType="begin"/>
            </w:r>
          </w:del>
          <w:del w:id="641" w:author="LKY" w:date="2026-09-15T17:31:31Z">
            <w:r>
              <w:rPr/>
              <w:delInstrText xml:space="preserve"> PAGEREF _Toc1067 \h </w:delInstrText>
            </w:r>
          </w:del>
          <w:del w:id="642" w:author="LKY" w:date="2026-09-15T17:31:31Z">
            <w:r>
              <w:rPr/>
              <w:fldChar w:fldCharType="separate"/>
            </w:r>
          </w:del>
          <w:del w:id="643" w:author="LKY" w:date="2026-09-15T17:31:31Z">
            <w:r>
              <w:rPr/>
              <w:delText>45</w:delText>
            </w:r>
          </w:del>
          <w:del w:id="644" w:author="LKY" w:date="2026-09-15T17:31:31Z">
            <w:r>
              <w:rPr/>
              <w:fldChar w:fldCharType="end"/>
            </w:r>
          </w:del>
          <w:del w:id="645" w:author="LKY" w:date="2026-09-15T17:31:31Z">
            <w:r>
              <w:rPr/>
              <w:fldChar w:fldCharType="end"/>
            </w:r>
          </w:del>
        </w:p>
        <w:p w14:paraId="5CD65957">
          <w:pPr>
            <w:pStyle w:val="10"/>
            <w:tabs>
              <w:tab w:val="right" w:leader="dot" w:pos="8306"/>
            </w:tabs>
            <w:rPr>
              <w:del w:id="646" w:author="LKY" w:date="2026-09-15T17:31:31Z"/>
            </w:rPr>
          </w:pPr>
          <w:del w:id="647" w:author="LKY" w:date="2026-09-15T17:31:31Z">
            <w:r>
              <w:rPr/>
              <w:fldChar w:fldCharType="begin"/>
            </w:r>
          </w:del>
          <w:del w:id="648" w:author="LKY" w:date="2026-09-15T17:31:31Z">
            <w:r>
              <w:rPr/>
              <w:delInstrText xml:space="preserve"> HYPERLINK \l _Toc1784 </w:delInstrText>
            </w:r>
          </w:del>
          <w:del w:id="649" w:author="LKY" w:date="2026-09-15T17:31:31Z">
            <w:r>
              <w:rPr/>
              <w:fldChar w:fldCharType="separate"/>
            </w:r>
          </w:del>
          <w:del w:id="650" w:author="LKY" w:date="2026-09-15T17:31:31Z">
            <w:r>
              <w:rPr>
                <w:rFonts w:hint="eastAsia"/>
                <w:lang w:val="en-US" w:eastAsia="zh-CN"/>
              </w:rPr>
              <w:delText>附录1.GPIO端口</w:delText>
            </w:r>
          </w:del>
          <w:del w:id="651" w:author="LKY" w:date="2026-09-15T17:31:31Z">
            <w:r>
              <w:rPr/>
              <w:tab/>
            </w:r>
          </w:del>
          <w:del w:id="652" w:author="LKY" w:date="2026-09-15T17:31:31Z">
            <w:r>
              <w:rPr/>
              <w:fldChar w:fldCharType="begin"/>
            </w:r>
          </w:del>
          <w:del w:id="653" w:author="LKY" w:date="2026-09-15T17:31:31Z">
            <w:r>
              <w:rPr/>
              <w:delInstrText xml:space="preserve"> PAGEREF _Toc1784 \h </w:delInstrText>
            </w:r>
          </w:del>
          <w:del w:id="654" w:author="LKY" w:date="2026-09-15T17:31:31Z">
            <w:r>
              <w:rPr/>
              <w:fldChar w:fldCharType="separate"/>
            </w:r>
          </w:del>
          <w:del w:id="655" w:author="LKY" w:date="2026-09-15T17:31:31Z">
            <w:r>
              <w:rPr/>
              <w:delText>46</w:delText>
            </w:r>
          </w:del>
          <w:del w:id="656" w:author="LKY" w:date="2026-09-15T17:31:31Z">
            <w:r>
              <w:rPr/>
              <w:fldChar w:fldCharType="end"/>
            </w:r>
          </w:del>
          <w:del w:id="657" w:author="LKY" w:date="2026-09-15T17:31:31Z">
            <w:r>
              <w:rPr/>
              <w:fldChar w:fldCharType="end"/>
            </w:r>
          </w:del>
        </w:p>
        <w:p w14:paraId="2611BA2E">
          <w:pPr>
            <w:pStyle w:val="10"/>
            <w:tabs>
              <w:tab w:val="right" w:leader="dot" w:pos="8306"/>
            </w:tabs>
            <w:rPr>
              <w:ins w:id="658" w:author="L" w:date="2026-08-28T17:16:36Z"/>
              <w:del w:id="659" w:author="LKY" w:date="2026-09-15T17:31:31Z"/>
            </w:rPr>
          </w:pPr>
          <w:ins w:id="660" w:author="L" w:date="2026-08-28T17:16:36Z">
            <w:del w:id="661" w:author="LKY" w:date="2026-09-15T17:31:31Z">
              <w:r>
                <w:rPr/>
                <w:fldChar w:fldCharType="begin"/>
              </w:r>
            </w:del>
          </w:ins>
          <w:ins w:id="662" w:author="L" w:date="2026-08-28T17:16:36Z">
            <w:del w:id="663" w:author="LKY" w:date="2026-09-15T17:31:31Z">
              <w:r>
                <w:rPr/>
                <w:delInstrText xml:space="preserve"> HYPERLINK \l _Toc6670 </w:delInstrText>
              </w:r>
            </w:del>
          </w:ins>
          <w:ins w:id="664" w:author="L" w:date="2026-08-28T17:16:36Z">
            <w:del w:id="665" w:author="LKY" w:date="2026-09-15T17:31:31Z">
              <w:r>
                <w:rPr/>
                <w:fldChar w:fldCharType="separate"/>
              </w:r>
            </w:del>
          </w:ins>
          <w:ins w:id="666" w:author="L" w:date="2026-08-28T17:16:36Z">
            <w:del w:id="667" w:author="LKY" w:date="2026-09-15T17:31:31Z">
              <w:r>
                <w:rPr>
                  <w:rFonts w:hint="eastAsia" w:ascii="Times New Roman" w:hAnsi="Times New Roman" w:eastAsia="宋体" w:cs="宋体"/>
                  <w:bCs/>
                  <w:iCs/>
                  <w:szCs w:val="24"/>
                  <w:lang w:val="en-US" w:eastAsia="zh-CN"/>
                </w:rPr>
                <w:delText>前言</w:delText>
              </w:r>
            </w:del>
          </w:ins>
          <w:ins w:id="668" w:author="L" w:date="2026-08-28T17:16:36Z">
            <w:del w:id="669" w:author="LKY" w:date="2026-09-15T17:31:31Z">
              <w:r>
                <w:rPr/>
                <w:tab/>
              </w:r>
            </w:del>
          </w:ins>
          <w:ins w:id="670" w:author="L" w:date="2026-08-28T17:16:36Z">
            <w:del w:id="671" w:author="LKY" w:date="2026-09-15T17:31:31Z">
              <w:r>
                <w:rPr/>
                <w:fldChar w:fldCharType="begin"/>
              </w:r>
            </w:del>
          </w:ins>
          <w:ins w:id="672" w:author="L" w:date="2026-08-28T17:16:36Z">
            <w:del w:id="673" w:author="LKY" w:date="2026-09-15T17:31:31Z">
              <w:r>
                <w:rPr/>
                <w:delInstrText xml:space="preserve"> PAGEREF _Toc6670 \h </w:delInstrText>
              </w:r>
            </w:del>
          </w:ins>
          <w:ins w:id="674" w:author="L" w:date="2026-08-28T17:16:36Z">
            <w:del w:id="675" w:author="LKY" w:date="2026-09-15T17:31:31Z">
              <w:r>
                <w:rPr/>
                <w:fldChar w:fldCharType="separate"/>
              </w:r>
            </w:del>
          </w:ins>
          <w:ins w:id="676" w:author="L" w:date="2026-08-28T17:16:37Z">
            <w:del w:id="677" w:author="LKY" w:date="2026-09-15T17:31:31Z">
              <w:r>
                <w:rPr/>
                <w:delText>4</w:delText>
              </w:r>
            </w:del>
          </w:ins>
          <w:ins w:id="678" w:author="L" w:date="2026-08-28T17:16:36Z">
            <w:del w:id="679" w:author="LKY" w:date="2026-09-15T17:31:31Z">
              <w:r>
                <w:rPr/>
                <w:fldChar w:fldCharType="end"/>
              </w:r>
            </w:del>
          </w:ins>
          <w:ins w:id="680" w:author="L" w:date="2026-08-28T17:16:36Z">
            <w:del w:id="681" w:author="LKY" w:date="2026-09-15T17:31:31Z">
              <w:r>
                <w:rPr/>
                <w:fldChar w:fldCharType="end"/>
              </w:r>
            </w:del>
          </w:ins>
        </w:p>
        <w:p w14:paraId="4BC3CC79">
          <w:pPr>
            <w:pStyle w:val="10"/>
            <w:tabs>
              <w:tab w:val="right" w:leader="dot" w:pos="8306"/>
            </w:tabs>
            <w:rPr>
              <w:ins w:id="682" w:author="L" w:date="2026-08-28T17:16:36Z"/>
              <w:del w:id="683" w:author="LKY" w:date="2026-09-15T17:31:31Z"/>
            </w:rPr>
          </w:pPr>
          <w:ins w:id="684" w:author="L" w:date="2026-08-28T17:16:36Z">
            <w:del w:id="685" w:author="LKY" w:date="2026-09-15T17:31:31Z">
              <w:r>
                <w:rPr/>
                <w:fldChar w:fldCharType="begin"/>
              </w:r>
            </w:del>
          </w:ins>
          <w:ins w:id="686" w:author="L" w:date="2026-08-28T17:16:36Z">
            <w:del w:id="687" w:author="LKY" w:date="2026-09-15T17:31:31Z">
              <w:r>
                <w:rPr/>
                <w:delInstrText xml:space="preserve"> HYPERLINK \l _Toc27917 </w:delInstrText>
              </w:r>
            </w:del>
          </w:ins>
          <w:ins w:id="688" w:author="L" w:date="2026-08-28T17:16:36Z">
            <w:del w:id="689" w:author="LKY" w:date="2026-09-15T17:31:31Z">
              <w:r>
                <w:rPr/>
                <w:fldChar w:fldCharType="separate"/>
              </w:r>
            </w:del>
          </w:ins>
          <w:ins w:id="690" w:author="L" w:date="2026-08-28T17:16:36Z">
            <w:del w:id="691" w:author="LKY" w:date="2026-09-15T17:31:31Z">
              <w:r>
                <w:rPr>
                  <w:rFonts w:hint="eastAsia" w:ascii="Times New Roman" w:hAnsi="Times New Roman" w:cstheme="minorEastAsia"/>
                  <w:bCs/>
                  <w:szCs w:val="44"/>
                  <w:lang w:val="en-US" w:eastAsia="zh-CN"/>
                </w:rPr>
                <w:delText>1.产品简介</w:delText>
              </w:r>
            </w:del>
          </w:ins>
          <w:ins w:id="692" w:author="L" w:date="2026-08-28T17:16:36Z">
            <w:del w:id="693" w:author="LKY" w:date="2026-09-15T17:31:31Z">
              <w:r>
                <w:rPr/>
                <w:tab/>
              </w:r>
            </w:del>
          </w:ins>
          <w:ins w:id="694" w:author="L" w:date="2026-08-28T17:16:36Z">
            <w:del w:id="695" w:author="LKY" w:date="2026-09-15T17:31:31Z">
              <w:r>
                <w:rPr/>
                <w:fldChar w:fldCharType="begin"/>
              </w:r>
            </w:del>
          </w:ins>
          <w:ins w:id="696" w:author="L" w:date="2026-08-28T17:16:36Z">
            <w:del w:id="697" w:author="LKY" w:date="2026-09-15T17:31:31Z">
              <w:r>
                <w:rPr/>
                <w:delInstrText xml:space="preserve"> PAGEREF _Toc27917 \h </w:delInstrText>
              </w:r>
            </w:del>
          </w:ins>
          <w:ins w:id="698" w:author="L" w:date="2026-08-28T17:16:36Z">
            <w:del w:id="699" w:author="LKY" w:date="2026-09-15T17:31:31Z">
              <w:r>
                <w:rPr/>
                <w:fldChar w:fldCharType="separate"/>
              </w:r>
            </w:del>
          </w:ins>
          <w:ins w:id="700" w:author="L" w:date="2026-08-28T17:16:37Z">
            <w:del w:id="701" w:author="LKY" w:date="2026-09-15T17:31:31Z">
              <w:r>
                <w:rPr/>
                <w:delText>5</w:delText>
              </w:r>
            </w:del>
          </w:ins>
          <w:ins w:id="702" w:author="L" w:date="2026-08-28T17:16:36Z">
            <w:del w:id="703" w:author="LKY" w:date="2026-09-15T17:31:31Z">
              <w:r>
                <w:rPr/>
                <w:fldChar w:fldCharType="end"/>
              </w:r>
            </w:del>
          </w:ins>
          <w:ins w:id="704" w:author="L" w:date="2026-08-28T17:16:36Z">
            <w:del w:id="705" w:author="LKY" w:date="2026-09-15T17:31:31Z">
              <w:r>
                <w:rPr/>
                <w:fldChar w:fldCharType="end"/>
              </w:r>
            </w:del>
          </w:ins>
        </w:p>
        <w:p w14:paraId="6DEA7AA2">
          <w:pPr>
            <w:pStyle w:val="11"/>
            <w:tabs>
              <w:tab w:val="right" w:leader="dot" w:pos="8306"/>
            </w:tabs>
            <w:rPr>
              <w:ins w:id="706" w:author="L" w:date="2026-08-28T17:16:36Z"/>
              <w:del w:id="707" w:author="LKY" w:date="2026-09-15T17:31:31Z"/>
            </w:rPr>
          </w:pPr>
          <w:ins w:id="708" w:author="L" w:date="2026-08-28T17:16:36Z">
            <w:del w:id="709" w:author="LKY" w:date="2026-09-15T17:31:31Z">
              <w:r>
                <w:rPr/>
                <w:fldChar w:fldCharType="begin"/>
              </w:r>
            </w:del>
          </w:ins>
          <w:ins w:id="710" w:author="L" w:date="2026-08-28T17:16:36Z">
            <w:del w:id="711" w:author="LKY" w:date="2026-09-15T17:31:31Z">
              <w:r>
                <w:rPr/>
                <w:delInstrText xml:space="preserve"> HYPERLINK \l _Toc3470 </w:delInstrText>
              </w:r>
            </w:del>
          </w:ins>
          <w:ins w:id="712" w:author="L" w:date="2026-08-28T17:16:36Z">
            <w:del w:id="713" w:author="LKY" w:date="2026-09-15T17:31:31Z">
              <w:r>
                <w:rPr/>
                <w:fldChar w:fldCharType="separate"/>
              </w:r>
            </w:del>
          </w:ins>
          <w:ins w:id="714" w:author="L" w:date="2026-08-28T17:16:36Z">
            <w:del w:id="715" w:author="LKY" w:date="2026-09-15T17:31:31Z">
              <w:r>
                <w:rPr>
                  <w:rFonts w:hint="eastAsia" w:ascii="Times New Roman" w:hAnsi="Times New Roman" w:cstheme="minorEastAsia"/>
                  <w:bCs/>
                  <w:szCs w:val="32"/>
                  <w:lang w:val="en-US" w:eastAsia="zh-CN"/>
                </w:rPr>
                <w:delText>1.1 概述</w:delText>
              </w:r>
            </w:del>
          </w:ins>
          <w:ins w:id="716" w:author="L" w:date="2026-08-28T17:16:36Z">
            <w:del w:id="717" w:author="LKY" w:date="2026-09-15T17:31:31Z">
              <w:r>
                <w:rPr/>
                <w:tab/>
              </w:r>
            </w:del>
          </w:ins>
          <w:ins w:id="718" w:author="L" w:date="2026-08-28T17:16:36Z">
            <w:del w:id="719" w:author="LKY" w:date="2026-09-15T17:31:31Z">
              <w:r>
                <w:rPr/>
                <w:fldChar w:fldCharType="begin"/>
              </w:r>
            </w:del>
          </w:ins>
          <w:ins w:id="720" w:author="L" w:date="2026-08-28T17:16:36Z">
            <w:del w:id="721" w:author="LKY" w:date="2026-09-15T17:31:31Z">
              <w:r>
                <w:rPr/>
                <w:delInstrText xml:space="preserve"> PAGEREF _Toc3470 \h </w:delInstrText>
              </w:r>
            </w:del>
          </w:ins>
          <w:ins w:id="722" w:author="L" w:date="2026-08-28T17:16:36Z">
            <w:del w:id="723" w:author="LKY" w:date="2026-09-15T17:31:31Z">
              <w:r>
                <w:rPr/>
                <w:fldChar w:fldCharType="separate"/>
              </w:r>
            </w:del>
          </w:ins>
          <w:ins w:id="724" w:author="L" w:date="2026-08-28T17:16:37Z">
            <w:del w:id="725" w:author="LKY" w:date="2026-09-15T17:31:31Z">
              <w:r>
                <w:rPr/>
                <w:delText>5</w:delText>
              </w:r>
            </w:del>
          </w:ins>
          <w:ins w:id="726" w:author="L" w:date="2026-08-28T17:16:36Z">
            <w:del w:id="727" w:author="LKY" w:date="2026-09-15T17:31:31Z">
              <w:r>
                <w:rPr/>
                <w:fldChar w:fldCharType="end"/>
              </w:r>
            </w:del>
          </w:ins>
          <w:ins w:id="728" w:author="L" w:date="2026-08-28T17:16:36Z">
            <w:del w:id="729" w:author="LKY" w:date="2026-09-15T17:31:31Z">
              <w:r>
                <w:rPr/>
                <w:fldChar w:fldCharType="end"/>
              </w:r>
            </w:del>
          </w:ins>
        </w:p>
        <w:p w14:paraId="5A003A35">
          <w:pPr>
            <w:pStyle w:val="11"/>
            <w:tabs>
              <w:tab w:val="right" w:leader="dot" w:pos="8306"/>
            </w:tabs>
            <w:rPr>
              <w:ins w:id="730" w:author="L" w:date="2026-08-28T17:16:36Z"/>
              <w:del w:id="731" w:author="LKY" w:date="2026-09-15T17:31:31Z"/>
            </w:rPr>
          </w:pPr>
          <w:ins w:id="732" w:author="L" w:date="2026-08-28T17:16:36Z">
            <w:del w:id="733" w:author="LKY" w:date="2026-09-15T17:31:31Z">
              <w:r>
                <w:rPr/>
                <w:fldChar w:fldCharType="begin"/>
              </w:r>
            </w:del>
          </w:ins>
          <w:ins w:id="734" w:author="L" w:date="2026-08-28T17:16:36Z">
            <w:del w:id="735" w:author="LKY" w:date="2026-09-15T17:31:31Z">
              <w:r>
                <w:rPr/>
                <w:delInstrText xml:space="preserve"> HYPERLINK \l _Toc27774 </w:delInstrText>
              </w:r>
            </w:del>
          </w:ins>
          <w:ins w:id="736" w:author="L" w:date="2026-08-28T17:16:36Z">
            <w:del w:id="737" w:author="LKY" w:date="2026-09-15T17:31:31Z">
              <w:r>
                <w:rPr/>
                <w:fldChar w:fldCharType="separate"/>
              </w:r>
            </w:del>
          </w:ins>
          <w:ins w:id="738" w:author="L" w:date="2026-08-28T17:16:36Z">
            <w:del w:id="739" w:author="LKY" w:date="2026-09-15T17:31:31Z">
              <w:r>
                <w:rPr>
                  <w:rFonts w:hint="eastAsia" w:ascii="Times New Roman" w:hAnsi="Times New Roman" w:eastAsia="宋体" w:cs="宋体"/>
                  <w:bCs/>
                  <w:iCs/>
                  <w:kern w:val="2"/>
                  <w:szCs w:val="32"/>
                  <w:lang w:val="en-US" w:eastAsia="zh-CN" w:bidi="ar-SA"/>
                </w:rPr>
                <w:delText>1.2外形尺寸</w:delText>
              </w:r>
            </w:del>
          </w:ins>
          <w:ins w:id="740" w:author="L" w:date="2026-08-28T17:16:36Z">
            <w:del w:id="741" w:author="LKY" w:date="2026-09-15T17:31:31Z">
              <w:r>
                <w:rPr/>
                <w:tab/>
              </w:r>
            </w:del>
          </w:ins>
          <w:ins w:id="742" w:author="L" w:date="2026-08-28T17:16:36Z">
            <w:del w:id="743" w:author="LKY" w:date="2026-09-15T17:31:31Z">
              <w:r>
                <w:rPr/>
                <w:fldChar w:fldCharType="begin"/>
              </w:r>
            </w:del>
          </w:ins>
          <w:ins w:id="744" w:author="L" w:date="2026-08-28T17:16:36Z">
            <w:del w:id="745" w:author="LKY" w:date="2026-09-15T17:31:31Z">
              <w:r>
                <w:rPr/>
                <w:delInstrText xml:space="preserve"> PAGEREF _Toc27774 \h </w:delInstrText>
              </w:r>
            </w:del>
          </w:ins>
          <w:ins w:id="746" w:author="L" w:date="2026-08-28T17:16:36Z">
            <w:del w:id="747" w:author="LKY" w:date="2026-09-15T17:31:31Z">
              <w:r>
                <w:rPr/>
                <w:fldChar w:fldCharType="separate"/>
              </w:r>
            </w:del>
          </w:ins>
          <w:ins w:id="748" w:author="L" w:date="2026-08-28T17:16:37Z">
            <w:del w:id="749" w:author="LKY" w:date="2026-09-15T17:31:31Z">
              <w:r>
                <w:rPr/>
                <w:delText>5</w:delText>
              </w:r>
            </w:del>
          </w:ins>
          <w:ins w:id="750" w:author="L" w:date="2026-08-28T17:16:36Z">
            <w:del w:id="751" w:author="LKY" w:date="2026-09-15T17:31:31Z">
              <w:r>
                <w:rPr/>
                <w:fldChar w:fldCharType="end"/>
              </w:r>
            </w:del>
          </w:ins>
          <w:ins w:id="752" w:author="L" w:date="2026-08-28T17:16:36Z">
            <w:del w:id="753" w:author="LKY" w:date="2026-09-15T17:31:31Z">
              <w:r>
                <w:rPr/>
                <w:fldChar w:fldCharType="end"/>
              </w:r>
            </w:del>
          </w:ins>
        </w:p>
        <w:p w14:paraId="3F52F392">
          <w:pPr>
            <w:pStyle w:val="11"/>
            <w:tabs>
              <w:tab w:val="right" w:leader="dot" w:pos="8306"/>
            </w:tabs>
            <w:rPr>
              <w:ins w:id="754" w:author="L" w:date="2026-08-28T17:16:36Z"/>
              <w:del w:id="755" w:author="LKY" w:date="2026-09-15T17:31:31Z"/>
            </w:rPr>
          </w:pPr>
          <w:ins w:id="756" w:author="L" w:date="2026-08-28T17:16:36Z">
            <w:del w:id="757" w:author="LKY" w:date="2026-09-15T17:31:31Z">
              <w:r>
                <w:rPr/>
                <w:fldChar w:fldCharType="begin"/>
              </w:r>
            </w:del>
          </w:ins>
          <w:ins w:id="758" w:author="L" w:date="2026-08-28T17:16:36Z">
            <w:del w:id="759" w:author="LKY" w:date="2026-09-15T17:31:31Z">
              <w:r>
                <w:rPr/>
                <w:delInstrText xml:space="preserve"> HYPERLINK \l _Toc10113 </w:delInstrText>
              </w:r>
            </w:del>
          </w:ins>
          <w:ins w:id="760" w:author="L" w:date="2026-08-28T17:16:36Z">
            <w:del w:id="761" w:author="LKY" w:date="2026-09-15T17:31:31Z">
              <w:r>
                <w:rPr/>
                <w:fldChar w:fldCharType="separate"/>
              </w:r>
            </w:del>
          </w:ins>
          <w:ins w:id="762" w:author="L" w:date="2026-08-28T17:16:36Z">
            <w:del w:id="763" w:author="LKY" w:date="2026-09-15T17:31:31Z">
              <w:r>
                <w:rPr>
                  <w:rFonts w:hint="eastAsia" w:ascii="Times New Roman" w:hAnsi="Times New Roman" w:eastAsia="宋体" w:cs="宋体"/>
                  <w:bCs/>
                  <w:iCs/>
                  <w:szCs w:val="32"/>
                  <w:lang w:val="en-US" w:eastAsia="zh-CN"/>
                </w:rPr>
                <w:delText>1.3技术参数</w:delText>
              </w:r>
            </w:del>
          </w:ins>
          <w:ins w:id="764" w:author="L" w:date="2026-08-28T17:16:36Z">
            <w:del w:id="765" w:author="LKY" w:date="2026-09-15T17:31:31Z">
              <w:r>
                <w:rPr/>
                <w:tab/>
              </w:r>
            </w:del>
          </w:ins>
          <w:ins w:id="766" w:author="L" w:date="2026-08-28T17:16:36Z">
            <w:del w:id="767" w:author="LKY" w:date="2026-09-15T17:31:31Z">
              <w:r>
                <w:rPr/>
                <w:fldChar w:fldCharType="begin"/>
              </w:r>
            </w:del>
          </w:ins>
          <w:ins w:id="768" w:author="L" w:date="2026-08-28T17:16:36Z">
            <w:del w:id="769" w:author="LKY" w:date="2026-09-15T17:31:31Z">
              <w:r>
                <w:rPr/>
                <w:delInstrText xml:space="preserve"> PAGEREF _Toc10113 \h </w:delInstrText>
              </w:r>
            </w:del>
          </w:ins>
          <w:ins w:id="770" w:author="L" w:date="2026-08-28T17:16:36Z">
            <w:del w:id="771" w:author="LKY" w:date="2026-09-15T17:31:31Z">
              <w:r>
                <w:rPr/>
                <w:fldChar w:fldCharType="separate"/>
              </w:r>
            </w:del>
          </w:ins>
          <w:ins w:id="772" w:author="L" w:date="2026-08-28T17:16:37Z">
            <w:del w:id="773" w:author="LKY" w:date="2026-09-15T17:31:31Z">
              <w:r>
                <w:rPr/>
                <w:delText>6</w:delText>
              </w:r>
            </w:del>
          </w:ins>
          <w:ins w:id="774" w:author="L" w:date="2026-08-28T17:16:36Z">
            <w:del w:id="775" w:author="LKY" w:date="2026-09-15T17:31:31Z">
              <w:r>
                <w:rPr/>
                <w:fldChar w:fldCharType="end"/>
              </w:r>
            </w:del>
          </w:ins>
          <w:ins w:id="776" w:author="L" w:date="2026-08-28T17:16:36Z">
            <w:del w:id="777" w:author="LKY" w:date="2026-09-15T17:31:31Z">
              <w:r>
                <w:rPr/>
                <w:fldChar w:fldCharType="end"/>
              </w:r>
            </w:del>
          </w:ins>
        </w:p>
        <w:p w14:paraId="644764B5">
          <w:pPr>
            <w:pStyle w:val="11"/>
            <w:tabs>
              <w:tab w:val="right" w:leader="dot" w:pos="8306"/>
            </w:tabs>
            <w:rPr>
              <w:ins w:id="778" w:author="L" w:date="2026-08-28T17:16:36Z"/>
              <w:del w:id="779" w:author="LKY" w:date="2026-09-15T17:31:31Z"/>
            </w:rPr>
          </w:pPr>
          <w:ins w:id="780" w:author="L" w:date="2026-08-28T17:16:36Z">
            <w:del w:id="781" w:author="LKY" w:date="2026-09-15T17:31:31Z">
              <w:r>
                <w:rPr/>
                <w:fldChar w:fldCharType="begin"/>
              </w:r>
            </w:del>
          </w:ins>
          <w:ins w:id="782" w:author="L" w:date="2026-08-28T17:16:36Z">
            <w:del w:id="783" w:author="LKY" w:date="2026-09-15T17:31:31Z">
              <w:r>
                <w:rPr/>
                <w:delInstrText xml:space="preserve"> HYPERLINK \l _Toc25457 </w:delInstrText>
              </w:r>
            </w:del>
          </w:ins>
          <w:ins w:id="784" w:author="L" w:date="2026-08-28T17:16:36Z">
            <w:del w:id="785" w:author="LKY" w:date="2026-09-15T17:31:31Z">
              <w:r>
                <w:rPr/>
                <w:fldChar w:fldCharType="separate"/>
              </w:r>
            </w:del>
          </w:ins>
          <w:ins w:id="786" w:author="L" w:date="2026-08-28T17:16:36Z">
            <w:del w:id="787" w:author="LKY" w:date="2026-09-15T17:31:31Z">
              <w:r>
                <w:rPr>
                  <w:rFonts w:hint="eastAsia" w:ascii="Times New Roman" w:hAnsi="Times New Roman" w:eastAsia="宋体" w:cs="宋体"/>
                  <w:bCs/>
                  <w:iCs/>
                  <w:kern w:val="2"/>
                  <w:szCs w:val="32"/>
                  <w:lang w:val="en-US" w:eastAsia="zh-CN" w:bidi="ar-SA"/>
                </w:rPr>
                <w:delText>1.4设备选型</w:delText>
              </w:r>
            </w:del>
          </w:ins>
          <w:ins w:id="788" w:author="L" w:date="2026-08-28T17:16:36Z">
            <w:del w:id="789" w:author="LKY" w:date="2026-09-15T17:31:31Z">
              <w:r>
                <w:rPr/>
                <w:tab/>
              </w:r>
            </w:del>
          </w:ins>
          <w:ins w:id="790" w:author="L" w:date="2026-08-28T17:16:36Z">
            <w:del w:id="791" w:author="LKY" w:date="2026-09-15T17:31:31Z">
              <w:r>
                <w:rPr/>
                <w:fldChar w:fldCharType="begin"/>
              </w:r>
            </w:del>
          </w:ins>
          <w:ins w:id="792" w:author="L" w:date="2026-08-28T17:16:36Z">
            <w:del w:id="793" w:author="LKY" w:date="2026-09-15T17:31:31Z">
              <w:r>
                <w:rPr/>
                <w:delInstrText xml:space="preserve"> PAGEREF _Toc25457 \h </w:delInstrText>
              </w:r>
            </w:del>
          </w:ins>
          <w:ins w:id="794" w:author="L" w:date="2026-08-28T17:16:36Z">
            <w:del w:id="795" w:author="LKY" w:date="2026-09-15T17:31:31Z">
              <w:r>
                <w:rPr/>
                <w:fldChar w:fldCharType="separate"/>
              </w:r>
            </w:del>
          </w:ins>
          <w:ins w:id="796" w:author="L" w:date="2026-08-28T17:16:37Z">
            <w:del w:id="797" w:author="LKY" w:date="2026-09-15T17:31:31Z">
              <w:r>
                <w:rPr/>
                <w:delText>8</w:delText>
              </w:r>
            </w:del>
          </w:ins>
          <w:ins w:id="798" w:author="L" w:date="2026-08-28T17:16:36Z">
            <w:del w:id="799" w:author="LKY" w:date="2026-09-15T17:31:31Z">
              <w:r>
                <w:rPr/>
                <w:fldChar w:fldCharType="end"/>
              </w:r>
            </w:del>
          </w:ins>
          <w:ins w:id="800" w:author="L" w:date="2026-08-28T17:16:36Z">
            <w:del w:id="801" w:author="LKY" w:date="2026-09-15T17:31:31Z">
              <w:r>
                <w:rPr/>
                <w:fldChar w:fldCharType="end"/>
              </w:r>
            </w:del>
          </w:ins>
        </w:p>
        <w:p w14:paraId="3C3DCDBC">
          <w:pPr>
            <w:pStyle w:val="7"/>
            <w:tabs>
              <w:tab w:val="right" w:leader="dot" w:pos="8306"/>
            </w:tabs>
            <w:rPr>
              <w:ins w:id="802" w:author="L" w:date="2026-08-28T17:16:36Z"/>
              <w:del w:id="803" w:author="LKY" w:date="2026-09-15T17:31:31Z"/>
            </w:rPr>
          </w:pPr>
          <w:ins w:id="804" w:author="L" w:date="2026-08-28T17:16:36Z">
            <w:del w:id="805" w:author="LKY" w:date="2026-09-15T17:31:31Z">
              <w:r>
                <w:rPr/>
                <w:fldChar w:fldCharType="begin"/>
              </w:r>
            </w:del>
          </w:ins>
          <w:ins w:id="806" w:author="L" w:date="2026-08-28T17:16:36Z">
            <w:del w:id="807" w:author="LKY" w:date="2026-09-15T17:31:31Z">
              <w:r>
                <w:rPr/>
                <w:delInstrText xml:space="preserve"> HYPERLINK \l _Toc19304 </w:delInstrText>
              </w:r>
            </w:del>
          </w:ins>
          <w:ins w:id="808" w:author="L" w:date="2026-08-28T17:16:36Z">
            <w:del w:id="809" w:author="LKY" w:date="2026-09-15T17:31:31Z">
              <w:r>
                <w:rPr/>
                <w:fldChar w:fldCharType="separate"/>
              </w:r>
            </w:del>
          </w:ins>
          <w:ins w:id="810" w:author="L" w:date="2026-08-28T17:16:36Z">
            <w:del w:id="811" w:author="LKY" w:date="2026-09-15T17:31:31Z">
              <w:r>
                <w:rPr>
                  <w:rFonts w:hint="eastAsia" w:ascii="Times New Roman" w:hAnsi="Times New Roman" w:eastAsia="宋体" w:cs="宋体"/>
                  <w:bCs/>
                  <w:iCs/>
                  <w:kern w:val="2"/>
                  <w:szCs w:val="28"/>
                  <w:lang w:val="en-US" w:eastAsia="zh-CN" w:bidi="ar-SA"/>
                </w:rPr>
                <w:delText>1.4.1主型号选型</w:delText>
              </w:r>
            </w:del>
          </w:ins>
          <w:ins w:id="812" w:author="L" w:date="2026-08-28T17:16:36Z">
            <w:del w:id="813" w:author="LKY" w:date="2026-09-15T17:31:31Z">
              <w:r>
                <w:rPr/>
                <w:tab/>
              </w:r>
            </w:del>
          </w:ins>
          <w:ins w:id="814" w:author="L" w:date="2026-08-28T17:16:36Z">
            <w:del w:id="815" w:author="LKY" w:date="2026-09-15T17:31:31Z">
              <w:r>
                <w:rPr/>
                <w:fldChar w:fldCharType="begin"/>
              </w:r>
            </w:del>
          </w:ins>
          <w:ins w:id="816" w:author="L" w:date="2026-08-28T17:16:36Z">
            <w:del w:id="817" w:author="LKY" w:date="2026-09-15T17:31:31Z">
              <w:r>
                <w:rPr/>
                <w:delInstrText xml:space="preserve"> PAGEREF _Toc19304 \h </w:delInstrText>
              </w:r>
            </w:del>
          </w:ins>
          <w:ins w:id="818" w:author="L" w:date="2026-08-28T17:16:36Z">
            <w:del w:id="819" w:author="LKY" w:date="2026-09-15T17:31:31Z">
              <w:r>
                <w:rPr/>
                <w:fldChar w:fldCharType="separate"/>
              </w:r>
            </w:del>
          </w:ins>
          <w:ins w:id="820" w:author="L" w:date="2026-08-28T17:16:37Z">
            <w:del w:id="821" w:author="LKY" w:date="2026-09-15T17:31:31Z">
              <w:r>
                <w:rPr/>
                <w:delText>8</w:delText>
              </w:r>
            </w:del>
          </w:ins>
          <w:ins w:id="822" w:author="L" w:date="2026-08-28T17:16:36Z">
            <w:del w:id="823" w:author="LKY" w:date="2026-09-15T17:31:31Z">
              <w:r>
                <w:rPr/>
                <w:fldChar w:fldCharType="end"/>
              </w:r>
            </w:del>
          </w:ins>
          <w:ins w:id="824" w:author="L" w:date="2026-08-28T17:16:36Z">
            <w:del w:id="825" w:author="LKY" w:date="2026-09-15T17:31:31Z">
              <w:r>
                <w:rPr/>
                <w:fldChar w:fldCharType="end"/>
              </w:r>
            </w:del>
          </w:ins>
        </w:p>
        <w:p w14:paraId="6C91DE86">
          <w:pPr>
            <w:pStyle w:val="7"/>
            <w:tabs>
              <w:tab w:val="right" w:leader="dot" w:pos="8306"/>
            </w:tabs>
            <w:rPr>
              <w:ins w:id="826" w:author="L" w:date="2026-08-28T17:16:36Z"/>
              <w:del w:id="827" w:author="LKY" w:date="2026-09-15T17:31:31Z"/>
            </w:rPr>
          </w:pPr>
          <w:ins w:id="828" w:author="L" w:date="2026-08-28T17:16:36Z">
            <w:del w:id="829" w:author="LKY" w:date="2026-09-15T17:31:31Z">
              <w:r>
                <w:rPr/>
                <w:fldChar w:fldCharType="begin"/>
              </w:r>
            </w:del>
          </w:ins>
          <w:ins w:id="830" w:author="L" w:date="2026-08-28T17:16:36Z">
            <w:del w:id="831" w:author="LKY" w:date="2026-09-15T17:31:31Z">
              <w:r>
                <w:rPr/>
                <w:delInstrText xml:space="preserve"> HYPERLINK \l _Toc22563 </w:delInstrText>
              </w:r>
            </w:del>
          </w:ins>
          <w:ins w:id="832" w:author="L" w:date="2026-08-28T17:16:36Z">
            <w:del w:id="833" w:author="LKY" w:date="2026-09-15T17:31:31Z">
              <w:r>
                <w:rPr/>
                <w:fldChar w:fldCharType="separate"/>
              </w:r>
            </w:del>
          </w:ins>
          <w:ins w:id="834" w:author="L" w:date="2026-08-28T17:16:36Z">
            <w:del w:id="835" w:author="LKY" w:date="2026-09-15T17:31:31Z">
              <w:r>
                <w:rPr>
                  <w:rFonts w:hint="eastAsia" w:ascii="Times New Roman" w:hAnsi="Times New Roman" w:eastAsia="宋体" w:cs="宋体"/>
                  <w:bCs/>
                  <w:iCs/>
                  <w:kern w:val="2"/>
                  <w:szCs w:val="28"/>
                  <w:lang w:val="en-US" w:eastAsia="zh-CN" w:bidi="ar-SA"/>
                </w:rPr>
                <w:delText>1.4.2 SOM选型表</w:delText>
              </w:r>
            </w:del>
          </w:ins>
          <w:ins w:id="836" w:author="L" w:date="2026-08-28T17:16:36Z">
            <w:del w:id="837" w:author="LKY" w:date="2026-09-15T17:31:31Z">
              <w:r>
                <w:rPr/>
                <w:tab/>
              </w:r>
            </w:del>
          </w:ins>
          <w:ins w:id="838" w:author="L" w:date="2026-08-28T17:16:36Z">
            <w:del w:id="839" w:author="LKY" w:date="2026-09-15T17:31:31Z">
              <w:r>
                <w:rPr/>
                <w:fldChar w:fldCharType="begin"/>
              </w:r>
            </w:del>
          </w:ins>
          <w:ins w:id="840" w:author="L" w:date="2026-08-28T17:16:36Z">
            <w:del w:id="841" w:author="LKY" w:date="2026-09-15T17:31:31Z">
              <w:r>
                <w:rPr/>
                <w:delInstrText xml:space="preserve"> PAGEREF _Toc22563 \h </w:delInstrText>
              </w:r>
            </w:del>
          </w:ins>
          <w:ins w:id="842" w:author="L" w:date="2026-08-28T17:16:36Z">
            <w:del w:id="843" w:author="LKY" w:date="2026-09-15T17:31:31Z">
              <w:r>
                <w:rPr/>
                <w:fldChar w:fldCharType="separate"/>
              </w:r>
            </w:del>
          </w:ins>
          <w:ins w:id="844" w:author="L" w:date="2026-08-28T17:16:37Z">
            <w:del w:id="845" w:author="LKY" w:date="2026-09-15T17:31:31Z">
              <w:r>
                <w:rPr/>
                <w:delText>8</w:delText>
              </w:r>
            </w:del>
          </w:ins>
          <w:ins w:id="846" w:author="L" w:date="2026-08-28T17:16:36Z">
            <w:del w:id="847" w:author="LKY" w:date="2026-09-15T17:31:31Z">
              <w:r>
                <w:rPr/>
                <w:fldChar w:fldCharType="end"/>
              </w:r>
            </w:del>
          </w:ins>
          <w:ins w:id="848" w:author="L" w:date="2026-08-28T17:16:36Z">
            <w:del w:id="849" w:author="LKY" w:date="2026-09-15T17:31:31Z">
              <w:r>
                <w:rPr/>
                <w:fldChar w:fldCharType="end"/>
              </w:r>
            </w:del>
          </w:ins>
        </w:p>
        <w:p w14:paraId="5D7C31D5">
          <w:pPr>
            <w:pStyle w:val="7"/>
            <w:tabs>
              <w:tab w:val="right" w:leader="dot" w:pos="8306"/>
            </w:tabs>
            <w:rPr>
              <w:ins w:id="850" w:author="L" w:date="2026-08-28T17:16:36Z"/>
              <w:del w:id="851" w:author="LKY" w:date="2026-09-15T17:31:31Z"/>
            </w:rPr>
          </w:pPr>
          <w:ins w:id="852" w:author="L" w:date="2026-08-28T17:16:36Z">
            <w:del w:id="853" w:author="LKY" w:date="2026-09-15T17:31:31Z">
              <w:r>
                <w:rPr/>
                <w:fldChar w:fldCharType="begin"/>
              </w:r>
            </w:del>
          </w:ins>
          <w:ins w:id="854" w:author="L" w:date="2026-08-28T17:16:36Z">
            <w:del w:id="855" w:author="LKY" w:date="2026-09-15T17:31:31Z">
              <w:r>
                <w:rPr/>
                <w:delInstrText xml:space="preserve"> HYPERLINK \l _Toc23618 </w:delInstrText>
              </w:r>
            </w:del>
          </w:ins>
          <w:ins w:id="856" w:author="L" w:date="2026-08-28T17:16:36Z">
            <w:del w:id="857" w:author="LKY" w:date="2026-09-15T17:31:31Z">
              <w:r>
                <w:rPr/>
                <w:fldChar w:fldCharType="separate"/>
              </w:r>
            </w:del>
          </w:ins>
          <w:ins w:id="858" w:author="L" w:date="2026-08-28T17:16:36Z">
            <w:del w:id="859" w:author="LKY" w:date="2026-09-15T17:31:31Z">
              <w:r>
                <w:rPr>
                  <w:rFonts w:hint="eastAsia" w:ascii="Times New Roman" w:hAnsi="Times New Roman" w:eastAsia="宋体" w:cs="宋体"/>
                  <w:bCs/>
                  <w:iCs/>
                  <w:kern w:val="2"/>
                  <w:szCs w:val="28"/>
                  <w:lang w:val="en-US" w:eastAsia="zh-CN" w:bidi="ar-SA"/>
                </w:rPr>
                <w:delText>1.4.3 X系列板选型</w:delText>
              </w:r>
            </w:del>
          </w:ins>
          <w:ins w:id="860" w:author="L" w:date="2026-08-28T17:16:36Z">
            <w:del w:id="861" w:author="LKY" w:date="2026-09-15T17:31:31Z">
              <w:r>
                <w:rPr/>
                <w:tab/>
              </w:r>
            </w:del>
          </w:ins>
          <w:ins w:id="862" w:author="L" w:date="2026-08-28T17:16:36Z">
            <w:del w:id="863" w:author="LKY" w:date="2026-09-15T17:31:31Z">
              <w:r>
                <w:rPr/>
                <w:fldChar w:fldCharType="begin"/>
              </w:r>
            </w:del>
          </w:ins>
          <w:ins w:id="864" w:author="L" w:date="2026-08-28T17:16:36Z">
            <w:del w:id="865" w:author="LKY" w:date="2026-09-15T17:31:31Z">
              <w:r>
                <w:rPr/>
                <w:delInstrText xml:space="preserve"> PAGEREF _Toc23618 \h </w:delInstrText>
              </w:r>
            </w:del>
          </w:ins>
          <w:ins w:id="866" w:author="L" w:date="2026-08-28T17:16:36Z">
            <w:del w:id="867" w:author="LKY" w:date="2026-09-15T17:31:31Z">
              <w:r>
                <w:rPr/>
                <w:fldChar w:fldCharType="separate"/>
              </w:r>
            </w:del>
          </w:ins>
          <w:ins w:id="868" w:author="L" w:date="2026-08-28T17:16:37Z">
            <w:del w:id="869" w:author="LKY" w:date="2026-09-15T17:31:31Z">
              <w:r>
                <w:rPr/>
                <w:delText>8</w:delText>
              </w:r>
            </w:del>
          </w:ins>
          <w:ins w:id="870" w:author="L" w:date="2026-08-28T17:16:36Z">
            <w:del w:id="871" w:author="LKY" w:date="2026-09-15T17:31:31Z">
              <w:r>
                <w:rPr/>
                <w:fldChar w:fldCharType="end"/>
              </w:r>
            </w:del>
          </w:ins>
          <w:ins w:id="872" w:author="L" w:date="2026-08-28T17:16:36Z">
            <w:del w:id="873" w:author="LKY" w:date="2026-09-15T17:31:31Z">
              <w:r>
                <w:rPr/>
                <w:fldChar w:fldCharType="end"/>
              </w:r>
            </w:del>
          </w:ins>
        </w:p>
        <w:p w14:paraId="4F1F3875">
          <w:pPr>
            <w:pStyle w:val="7"/>
            <w:tabs>
              <w:tab w:val="right" w:leader="dot" w:pos="8306"/>
            </w:tabs>
            <w:rPr>
              <w:ins w:id="874" w:author="L" w:date="2026-08-28T17:16:36Z"/>
              <w:del w:id="875" w:author="LKY" w:date="2026-09-15T17:31:31Z"/>
            </w:rPr>
          </w:pPr>
          <w:ins w:id="876" w:author="L" w:date="2026-08-28T17:16:36Z">
            <w:del w:id="877" w:author="LKY" w:date="2026-09-15T17:31:31Z">
              <w:r>
                <w:rPr/>
                <w:fldChar w:fldCharType="begin"/>
              </w:r>
            </w:del>
          </w:ins>
          <w:ins w:id="878" w:author="L" w:date="2026-08-28T17:16:36Z">
            <w:del w:id="879" w:author="LKY" w:date="2026-09-15T17:31:31Z">
              <w:r>
                <w:rPr/>
                <w:delInstrText xml:space="preserve"> HYPERLINK \l _Toc10343 </w:delInstrText>
              </w:r>
            </w:del>
          </w:ins>
          <w:ins w:id="880" w:author="L" w:date="2026-08-28T17:16:36Z">
            <w:del w:id="881" w:author="LKY" w:date="2026-09-15T17:31:31Z">
              <w:r>
                <w:rPr/>
                <w:fldChar w:fldCharType="separate"/>
              </w:r>
            </w:del>
          </w:ins>
          <w:ins w:id="882" w:author="L" w:date="2026-08-28T17:16:36Z">
            <w:del w:id="883" w:author="LKY" w:date="2026-09-15T17:31:31Z">
              <w:r>
                <w:rPr>
                  <w:rFonts w:hint="eastAsia" w:ascii="Times New Roman" w:hAnsi="Times New Roman" w:eastAsia="宋体" w:cs="Times New Roman"/>
                  <w:bCs/>
                  <w:iCs/>
                  <w:kern w:val="2"/>
                  <w:szCs w:val="28"/>
                  <w:lang w:val="en-US" w:eastAsia="zh-CN" w:bidi="ar-SA"/>
                </w:rPr>
                <w:delText>1.4.4 N系列IO板选型</w:delText>
              </w:r>
            </w:del>
          </w:ins>
          <w:ins w:id="884" w:author="L" w:date="2026-08-28T17:16:36Z">
            <w:del w:id="885" w:author="LKY" w:date="2026-09-15T17:31:31Z">
              <w:r>
                <w:rPr/>
                <w:tab/>
              </w:r>
            </w:del>
          </w:ins>
          <w:ins w:id="886" w:author="L" w:date="2026-08-28T17:16:36Z">
            <w:del w:id="887" w:author="LKY" w:date="2026-09-15T17:31:31Z">
              <w:r>
                <w:rPr/>
                <w:fldChar w:fldCharType="begin"/>
              </w:r>
            </w:del>
          </w:ins>
          <w:ins w:id="888" w:author="L" w:date="2026-08-28T17:16:36Z">
            <w:del w:id="889" w:author="LKY" w:date="2026-09-15T17:31:31Z">
              <w:r>
                <w:rPr/>
                <w:delInstrText xml:space="preserve"> PAGEREF _Toc10343 \h </w:delInstrText>
              </w:r>
            </w:del>
          </w:ins>
          <w:ins w:id="890" w:author="L" w:date="2026-08-28T17:16:36Z">
            <w:del w:id="891" w:author="LKY" w:date="2026-09-15T17:31:31Z">
              <w:r>
                <w:rPr/>
                <w:fldChar w:fldCharType="separate"/>
              </w:r>
            </w:del>
          </w:ins>
          <w:ins w:id="892" w:author="L" w:date="2026-08-28T17:16:37Z">
            <w:del w:id="893" w:author="LKY" w:date="2026-09-15T17:31:31Z">
              <w:r>
                <w:rPr/>
                <w:delText>9</w:delText>
              </w:r>
            </w:del>
          </w:ins>
          <w:ins w:id="894" w:author="L" w:date="2026-08-28T17:16:36Z">
            <w:del w:id="895" w:author="LKY" w:date="2026-09-15T17:31:31Z">
              <w:r>
                <w:rPr/>
                <w:fldChar w:fldCharType="end"/>
              </w:r>
            </w:del>
          </w:ins>
          <w:ins w:id="896" w:author="L" w:date="2026-08-28T17:16:36Z">
            <w:del w:id="897" w:author="LKY" w:date="2026-09-15T17:31:31Z">
              <w:r>
                <w:rPr/>
                <w:fldChar w:fldCharType="end"/>
              </w:r>
            </w:del>
          </w:ins>
        </w:p>
        <w:p w14:paraId="3E2641B7">
          <w:pPr>
            <w:pStyle w:val="10"/>
            <w:tabs>
              <w:tab w:val="right" w:leader="dot" w:pos="8306"/>
            </w:tabs>
            <w:rPr>
              <w:ins w:id="898" w:author="L" w:date="2026-08-28T17:16:36Z"/>
              <w:del w:id="899" w:author="LKY" w:date="2026-09-15T17:31:31Z"/>
            </w:rPr>
          </w:pPr>
          <w:ins w:id="900" w:author="L" w:date="2026-08-28T17:16:36Z">
            <w:del w:id="901" w:author="LKY" w:date="2026-09-15T17:31:31Z">
              <w:r>
                <w:rPr/>
                <w:fldChar w:fldCharType="begin"/>
              </w:r>
            </w:del>
          </w:ins>
          <w:ins w:id="902" w:author="L" w:date="2026-08-28T17:16:36Z">
            <w:del w:id="903" w:author="LKY" w:date="2026-09-15T17:31:31Z">
              <w:r>
                <w:rPr/>
                <w:delInstrText xml:space="preserve"> HYPERLINK \l _Toc29726 </w:delInstrText>
              </w:r>
            </w:del>
          </w:ins>
          <w:ins w:id="904" w:author="L" w:date="2026-08-28T17:16:36Z">
            <w:del w:id="905" w:author="LKY" w:date="2026-09-15T17:31:31Z">
              <w:r>
                <w:rPr/>
                <w:fldChar w:fldCharType="separate"/>
              </w:r>
            </w:del>
          </w:ins>
          <w:ins w:id="906" w:author="L" w:date="2026-08-28T17:16:36Z">
            <w:del w:id="907" w:author="LKY" w:date="2026-09-15T17:31:31Z">
              <w:r>
                <w:rPr>
                  <w:rFonts w:hint="eastAsia" w:ascii="Times New Roman" w:hAnsi="Times New Roman"/>
                  <w:szCs w:val="44"/>
                  <w:lang w:val="en-US" w:eastAsia="zh-CN"/>
                </w:rPr>
                <w:delText>2. 硬件说明</w:delText>
              </w:r>
            </w:del>
          </w:ins>
          <w:ins w:id="908" w:author="L" w:date="2026-08-28T17:16:36Z">
            <w:del w:id="909" w:author="LKY" w:date="2026-09-15T17:31:31Z">
              <w:r>
                <w:rPr/>
                <w:tab/>
              </w:r>
            </w:del>
          </w:ins>
          <w:ins w:id="910" w:author="L" w:date="2026-08-28T17:16:36Z">
            <w:del w:id="911" w:author="LKY" w:date="2026-09-15T17:31:31Z">
              <w:r>
                <w:rPr/>
                <w:fldChar w:fldCharType="begin"/>
              </w:r>
            </w:del>
          </w:ins>
          <w:ins w:id="912" w:author="L" w:date="2026-08-28T17:16:36Z">
            <w:del w:id="913" w:author="LKY" w:date="2026-09-15T17:31:31Z">
              <w:r>
                <w:rPr/>
                <w:delInstrText xml:space="preserve"> PAGEREF _Toc29726 \h </w:delInstrText>
              </w:r>
            </w:del>
          </w:ins>
          <w:ins w:id="914" w:author="L" w:date="2026-08-28T17:16:36Z">
            <w:del w:id="915" w:author="LKY" w:date="2026-09-15T17:31:31Z">
              <w:r>
                <w:rPr/>
                <w:fldChar w:fldCharType="separate"/>
              </w:r>
            </w:del>
          </w:ins>
          <w:ins w:id="916" w:author="L" w:date="2026-08-28T17:16:37Z">
            <w:del w:id="917" w:author="LKY" w:date="2026-09-15T17:31:31Z">
              <w:r>
                <w:rPr/>
                <w:delText>9</w:delText>
              </w:r>
            </w:del>
          </w:ins>
          <w:ins w:id="918" w:author="L" w:date="2026-08-28T17:16:36Z">
            <w:del w:id="919" w:author="LKY" w:date="2026-09-15T17:31:31Z">
              <w:r>
                <w:rPr/>
                <w:fldChar w:fldCharType="end"/>
              </w:r>
            </w:del>
          </w:ins>
          <w:ins w:id="920" w:author="L" w:date="2026-08-28T17:16:36Z">
            <w:del w:id="921" w:author="LKY" w:date="2026-09-15T17:31:31Z">
              <w:r>
                <w:rPr/>
                <w:fldChar w:fldCharType="end"/>
              </w:r>
            </w:del>
          </w:ins>
        </w:p>
        <w:p w14:paraId="44C9CDAB">
          <w:pPr>
            <w:pStyle w:val="11"/>
            <w:tabs>
              <w:tab w:val="right" w:leader="dot" w:pos="8306"/>
            </w:tabs>
            <w:rPr>
              <w:ins w:id="922" w:author="L" w:date="2026-08-28T17:16:36Z"/>
              <w:del w:id="923" w:author="LKY" w:date="2026-09-15T17:31:31Z"/>
            </w:rPr>
          </w:pPr>
          <w:ins w:id="924" w:author="L" w:date="2026-08-28T17:16:36Z">
            <w:del w:id="925" w:author="LKY" w:date="2026-09-15T17:31:31Z">
              <w:r>
                <w:rPr/>
                <w:fldChar w:fldCharType="begin"/>
              </w:r>
            </w:del>
          </w:ins>
          <w:ins w:id="926" w:author="L" w:date="2026-08-28T17:16:36Z">
            <w:del w:id="927" w:author="LKY" w:date="2026-09-15T17:31:31Z">
              <w:r>
                <w:rPr/>
                <w:delInstrText xml:space="preserve"> HYPERLINK \l _Toc4977 </w:delInstrText>
              </w:r>
            </w:del>
          </w:ins>
          <w:ins w:id="928" w:author="L" w:date="2026-08-28T17:16:36Z">
            <w:del w:id="929" w:author="LKY" w:date="2026-09-15T17:31:31Z">
              <w:r>
                <w:rPr/>
                <w:fldChar w:fldCharType="separate"/>
              </w:r>
            </w:del>
          </w:ins>
          <w:ins w:id="930" w:author="L" w:date="2026-08-28T17:16:36Z">
            <w:del w:id="931" w:author="LKY" w:date="2026-09-15T17:31:31Z">
              <w:r>
                <w:rPr>
                  <w:rFonts w:hint="eastAsia" w:ascii="Times New Roman" w:hAnsi="Times New Roman" w:cs="宋体"/>
                  <w:szCs w:val="32"/>
                  <w:lang w:val="en-US" w:eastAsia="zh-CN" w:bidi="en-US"/>
                </w:rPr>
                <w:delText>2.1 N板介绍</w:delText>
              </w:r>
            </w:del>
          </w:ins>
          <w:ins w:id="932" w:author="L" w:date="2026-08-28T17:16:36Z">
            <w:del w:id="933" w:author="LKY" w:date="2026-09-15T17:31:31Z">
              <w:r>
                <w:rPr/>
                <w:tab/>
              </w:r>
            </w:del>
          </w:ins>
          <w:ins w:id="934" w:author="L" w:date="2026-08-28T17:16:36Z">
            <w:del w:id="935" w:author="LKY" w:date="2026-09-15T17:31:31Z">
              <w:r>
                <w:rPr/>
                <w:fldChar w:fldCharType="begin"/>
              </w:r>
            </w:del>
          </w:ins>
          <w:ins w:id="936" w:author="L" w:date="2026-08-28T17:16:36Z">
            <w:del w:id="937" w:author="LKY" w:date="2026-09-15T17:31:31Z">
              <w:r>
                <w:rPr/>
                <w:delInstrText xml:space="preserve"> PAGEREF _Toc4977 \h </w:delInstrText>
              </w:r>
            </w:del>
          </w:ins>
          <w:ins w:id="938" w:author="L" w:date="2026-08-28T17:16:36Z">
            <w:del w:id="939" w:author="LKY" w:date="2026-09-15T17:31:31Z">
              <w:r>
                <w:rPr/>
                <w:fldChar w:fldCharType="separate"/>
              </w:r>
            </w:del>
          </w:ins>
          <w:ins w:id="940" w:author="L" w:date="2026-08-28T17:16:37Z">
            <w:del w:id="941" w:author="LKY" w:date="2026-09-15T17:31:31Z">
              <w:r>
                <w:rPr/>
                <w:delText>9</w:delText>
              </w:r>
            </w:del>
          </w:ins>
          <w:ins w:id="942" w:author="L" w:date="2026-08-28T17:16:36Z">
            <w:del w:id="943" w:author="LKY" w:date="2026-09-15T17:31:31Z">
              <w:r>
                <w:rPr/>
                <w:fldChar w:fldCharType="end"/>
              </w:r>
            </w:del>
          </w:ins>
          <w:ins w:id="944" w:author="L" w:date="2026-08-28T17:16:36Z">
            <w:del w:id="945" w:author="LKY" w:date="2026-09-15T17:31:31Z">
              <w:r>
                <w:rPr/>
                <w:fldChar w:fldCharType="end"/>
              </w:r>
            </w:del>
          </w:ins>
        </w:p>
        <w:p w14:paraId="5E2126AD">
          <w:pPr>
            <w:pStyle w:val="11"/>
            <w:tabs>
              <w:tab w:val="right" w:leader="dot" w:pos="8306"/>
            </w:tabs>
            <w:rPr>
              <w:ins w:id="946" w:author="L" w:date="2026-08-28T17:16:36Z"/>
              <w:del w:id="947" w:author="LKY" w:date="2026-09-15T17:31:31Z"/>
            </w:rPr>
          </w:pPr>
          <w:ins w:id="948" w:author="L" w:date="2026-08-28T17:16:36Z">
            <w:del w:id="949" w:author="LKY" w:date="2026-09-15T17:31:31Z">
              <w:r>
                <w:rPr/>
                <w:fldChar w:fldCharType="begin"/>
              </w:r>
            </w:del>
          </w:ins>
          <w:ins w:id="950" w:author="L" w:date="2026-08-28T17:16:36Z">
            <w:del w:id="951" w:author="LKY" w:date="2026-09-15T17:31:31Z">
              <w:r>
                <w:rPr/>
                <w:delInstrText xml:space="preserve"> HYPERLINK \l _Toc13634 </w:delInstrText>
              </w:r>
            </w:del>
          </w:ins>
          <w:ins w:id="952" w:author="L" w:date="2026-08-28T17:16:36Z">
            <w:del w:id="953" w:author="LKY" w:date="2026-09-15T17:31:31Z">
              <w:r>
                <w:rPr/>
                <w:fldChar w:fldCharType="separate"/>
              </w:r>
            </w:del>
          </w:ins>
          <w:ins w:id="954" w:author="L" w:date="2026-08-28T17:16:36Z">
            <w:del w:id="955" w:author="LKY" w:date="2026-09-15T17:31:31Z">
              <w:r>
                <w:rPr>
                  <w:rFonts w:hint="eastAsia" w:ascii="Times New Roman" w:hAnsi="Times New Roman" w:cs="宋体"/>
                  <w:szCs w:val="32"/>
                  <w:lang w:val="en-US" w:eastAsia="zh-CN" w:bidi="en-US"/>
                </w:rPr>
                <w:delText>2.2电源接口</w:delText>
              </w:r>
            </w:del>
          </w:ins>
          <w:ins w:id="956" w:author="L" w:date="2026-08-28T17:16:36Z">
            <w:del w:id="957" w:author="LKY" w:date="2026-09-15T17:31:31Z">
              <w:r>
                <w:rPr/>
                <w:tab/>
              </w:r>
            </w:del>
          </w:ins>
          <w:ins w:id="958" w:author="L" w:date="2026-08-28T17:16:36Z">
            <w:del w:id="959" w:author="LKY" w:date="2026-09-15T17:31:31Z">
              <w:r>
                <w:rPr/>
                <w:fldChar w:fldCharType="begin"/>
              </w:r>
            </w:del>
          </w:ins>
          <w:ins w:id="960" w:author="L" w:date="2026-08-28T17:16:36Z">
            <w:del w:id="961" w:author="LKY" w:date="2026-09-15T17:31:31Z">
              <w:r>
                <w:rPr/>
                <w:delInstrText xml:space="preserve"> PAGEREF _Toc13634 \h </w:delInstrText>
              </w:r>
            </w:del>
          </w:ins>
          <w:ins w:id="962" w:author="L" w:date="2026-08-28T17:16:36Z">
            <w:del w:id="963" w:author="LKY" w:date="2026-09-15T17:31:31Z">
              <w:r>
                <w:rPr/>
                <w:fldChar w:fldCharType="separate"/>
              </w:r>
            </w:del>
          </w:ins>
          <w:ins w:id="964" w:author="L" w:date="2026-08-28T17:16:37Z">
            <w:del w:id="965" w:author="LKY" w:date="2026-09-15T17:31:31Z">
              <w:r>
                <w:rPr/>
                <w:delText>11</w:delText>
              </w:r>
            </w:del>
          </w:ins>
          <w:ins w:id="966" w:author="L" w:date="2026-08-28T17:16:36Z">
            <w:del w:id="967" w:author="LKY" w:date="2026-09-15T17:31:31Z">
              <w:r>
                <w:rPr/>
                <w:fldChar w:fldCharType="end"/>
              </w:r>
            </w:del>
          </w:ins>
          <w:ins w:id="968" w:author="L" w:date="2026-08-28T17:16:36Z">
            <w:del w:id="969" w:author="LKY" w:date="2026-09-15T17:31:31Z">
              <w:r>
                <w:rPr/>
                <w:fldChar w:fldCharType="end"/>
              </w:r>
            </w:del>
          </w:ins>
        </w:p>
        <w:p w14:paraId="2DE9C163">
          <w:pPr>
            <w:pStyle w:val="11"/>
            <w:tabs>
              <w:tab w:val="right" w:leader="dot" w:pos="8306"/>
            </w:tabs>
            <w:rPr>
              <w:ins w:id="970" w:author="L" w:date="2026-08-28T17:16:36Z"/>
              <w:del w:id="971" w:author="LKY" w:date="2026-09-15T17:31:31Z"/>
            </w:rPr>
          </w:pPr>
          <w:ins w:id="972" w:author="L" w:date="2026-08-28T17:16:36Z">
            <w:del w:id="973" w:author="LKY" w:date="2026-09-15T17:31:31Z">
              <w:r>
                <w:rPr/>
                <w:fldChar w:fldCharType="begin"/>
              </w:r>
            </w:del>
          </w:ins>
          <w:ins w:id="974" w:author="L" w:date="2026-08-28T17:16:36Z">
            <w:del w:id="975" w:author="LKY" w:date="2026-09-15T17:31:31Z">
              <w:r>
                <w:rPr/>
                <w:delInstrText xml:space="preserve"> HYPERLINK \l _Toc31463 </w:delInstrText>
              </w:r>
            </w:del>
          </w:ins>
          <w:ins w:id="976" w:author="L" w:date="2026-08-28T17:16:36Z">
            <w:del w:id="977" w:author="LKY" w:date="2026-09-15T17:31:31Z">
              <w:r>
                <w:rPr/>
                <w:fldChar w:fldCharType="separate"/>
              </w:r>
            </w:del>
          </w:ins>
          <w:ins w:id="978" w:author="L" w:date="2026-08-28T17:16:36Z">
            <w:del w:id="979" w:author="LKY" w:date="2026-09-15T17:31:31Z">
              <w:r>
                <w:rPr>
                  <w:rFonts w:hint="eastAsia" w:ascii="Times New Roman" w:hAnsi="Times New Roman"/>
                  <w:bCs/>
                  <w:szCs w:val="32"/>
                  <w:lang w:val="en-US" w:eastAsia="zh-CN"/>
                </w:rPr>
                <w:delText>2.3模块端口说明</w:delText>
              </w:r>
            </w:del>
          </w:ins>
          <w:ins w:id="980" w:author="L" w:date="2026-08-28T17:16:36Z">
            <w:del w:id="981" w:author="LKY" w:date="2026-09-15T17:31:31Z">
              <w:r>
                <w:rPr/>
                <w:tab/>
              </w:r>
            </w:del>
          </w:ins>
          <w:ins w:id="982" w:author="L" w:date="2026-08-28T17:16:36Z">
            <w:del w:id="983" w:author="LKY" w:date="2026-09-15T17:31:31Z">
              <w:r>
                <w:rPr/>
                <w:fldChar w:fldCharType="begin"/>
              </w:r>
            </w:del>
          </w:ins>
          <w:ins w:id="984" w:author="L" w:date="2026-08-28T17:16:36Z">
            <w:del w:id="985" w:author="LKY" w:date="2026-09-15T17:31:31Z">
              <w:r>
                <w:rPr/>
                <w:delInstrText xml:space="preserve"> PAGEREF _Toc31463 \h </w:delInstrText>
              </w:r>
            </w:del>
          </w:ins>
          <w:ins w:id="986" w:author="L" w:date="2026-08-28T17:16:36Z">
            <w:del w:id="987" w:author="LKY" w:date="2026-09-15T17:31:31Z">
              <w:r>
                <w:rPr/>
                <w:fldChar w:fldCharType="separate"/>
              </w:r>
            </w:del>
          </w:ins>
          <w:ins w:id="988" w:author="L" w:date="2026-08-28T17:16:37Z">
            <w:del w:id="989" w:author="LKY" w:date="2026-09-15T17:31:31Z">
              <w:r>
                <w:rPr/>
                <w:delText>11</w:delText>
              </w:r>
            </w:del>
          </w:ins>
          <w:ins w:id="990" w:author="L" w:date="2026-08-28T17:16:36Z">
            <w:del w:id="991" w:author="LKY" w:date="2026-09-15T17:31:31Z">
              <w:r>
                <w:rPr/>
                <w:fldChar w:fldCharType="end"/>
              </w:r>
            </w:del>
          </w:ins>
          <w:ins w:id="992" w:author="L" w:date="2026-08-28T17:16:36Z">
            <w:del w:id="993" w:author="LKY" w:date="2026-09-15T17:31:31Z">
              <w:r>
                <w:rPr/>
                <w:fldChar w:fldCharType="end"/>
              </w:r>
            </w:del>
          </w:ins>
        </w:p>
        <w:p w14:paraId="120A234A">
          <w:pPr>
            <w:pStyle w:val="7"/>
            <w:tabs>
              <w:tab w:val="right" w:leader="dot" w:pos="8306"/>
            </w:tabs>
            <w:rPr>
              <w:ins w:id="994" w:author="L" w:date="2026-08-28T17:16:36Z"/>
              <w:del w:id="995" w:author="LKY" w:date="2026-09-15T17:31:31Z"/>
            </w:rPr>
          </w:pPr>
          <w:ins w:id="996" w:author="L" w:date="2026-08-28T17:16:36Z">
            <w:del w:id="997" w:author="LKY" w:date="2026-09-15T17:31:31Z">
              <w:r>
                <w:rPr/>
                <w:fldChar w:fldCharType="begin"/>
              </w:r>
            </w:del>
          </w:ins>
          <w:ins w:id="998" w:author="L" w:date="2026-08-28T17:16:36Z">
            <w:del w:id="999" w:author="LKY" w:date="2026-09-15T17:31:31Z">
              <w:r>
                <w:rPr/>
                <w:delInstrText xml:space="preserve"> HYPERLINK \l _Toc26975 </w:delInstrText>
              </w:r>
            </w:del>
          </w:ins>
          <w:ins w:id="1000" w:author="L" w:date="2026-08-28T17:16:36Z">
            <w:del w:id="1001" w:author="LKY" w:date="2026-09-15T17:31:31Z">
              <w:r>
                <w:rPr/>
                <w:fldChar w:fldCharType="separate"/>
              </w:r>
            </w:del>
          </w:ins>
          <w:ins w:id="1002" w:author="L" w:date="2026-08-28T17:16:36Z">
            <w:del w:id="1003" w:author="LKY" w:date="2026-09-15T17:31:31Z">
              <w:r>
                <w:rPr>
                  <w:rFonts w:hint="eastAsia" w:ascii="Times New Roman" w:hAnsi="Times New Roman"/>
                  <w:bCs/>
                  <w:szCs w:val="28"/>
                  <w:lang w:val="en-US" w:eastAsia="zh-CN"/>
                </w:rPr>
                <w:delText>2.3.1 RS232/485模块</w:delText>
              </w:r>
            </w:del>
          </w:ins>
          <w:ins w:id="1004" w:author="L" w:date="2026-08-28T17:16:36Z">
            <w:del w:id="1005" w:author="LKY" w:date="2026-09-15T17:31:31Z">
              <w:r>
                <w:rPr/>
                <w:tab/>
              </w:r>
            </w:del>
          </w:ins>
          <w:ins w:id="1006" w:author="L" w:date="2026-08-28T17:16:36Z">
            <w:del w:id="1007" w:author="LKY" w:date="2026-09-15T17:31:31Z">
              <w:r>
                <w:rPr/>
                <w:fldChar w:fldCharType="begin"/>
              </w:r>
            </w:del>
          </w:ins>
          <w:ins w:id="1008" w:author="L" w:date="2026-08-28T17:16:36Z">
            <w:del w:id="1009" w:author="LKY" w:date="2026-09-15T17:31:31Z">
              <w:r>
                <w:rPr/>
                <w:delInstrText xml:space="preserve"> PAGEREF _Toc26975 \h </w:delInstrText>
              </w:r>
            </w:del>
          </w:ins>
          <w:ins w:id="1010" w:author="L" w:date="2026-08-28T17:16:36Z">
            <w:del w:id="1011" w:author="LKY" w:date="2026-09-15T17:31:31Z">
              <w:r>
                <w:rPr/>
                <w:fldChar w:fldCharType="separate"/>
              </w:r>
            </w:del>
          </w:ins>
          <w:ins w:id="1012" w:author="L" w:date="2026-08-28T17:16:37Z">
            <w:del w:id="1013" w:author="LKY" w:date="2026-09-15T17:31:31Z">
              <w:r>
                <w:rPr/>
                <w:delText>11</w:delText>
              </w:r>
            </w:del>
          </w:ins>
          <w:ins w:id="1014" w:author="L" w:date="2026-08-28T17:16:36Z">
            <w:del w:id="1015" w:author="LKY" w:date="2026-09-15T17:31:31Z">
              <w:r>
                <w:rPr/>
                <w:fldChar w:fldCharType="end"/>
              </w:r>
            </w:del>
          </w:ins>
          <w:ins w:id="1016" w:author="L" w:date="2026-08-28T17:16:36Z">
            <w:del w:id="1017" w:author="LKY" w:date="2026-09-15T17:31:31Z">
              <w:r>
                <w:rPr/>
                <w:fldChar w:fldCharType="end"/>
              </w:r>
            </w:del>
          </w:ins>
        </w:p>
        <w:p w14:paraId="27C72920">
          <w:pPr>
            <w:pStyle w:val="7"/>
            <w:tabs>
              <w:tab w:val="right" w:leader="dot" w:pos="8306"/>
            </w:tabs>
            <w:rPr>
              <w:ins w:id="1018" w:author="L" w:date="2026-08-28T17:16:36Z"/>
              <w:del w:id="1019" w:author="LKY" w:date="2026-09-15T17:31:31Z"/>
            </w:rPr>
          </w:pPr>
          <w:ins w:id="1020" w:author="L" w:date="2026-08-28T17:16:36Z">
            <w:del w:id="1021" w:author="LKY" w:date="2026-09-15T17:31:31Z">
              <w:r>
                <w:rPr/>
                <w:fldChar w:fldCharType="begin"/>
              </w:r>
            </w:del>
          </w:ins>
          <w:ins w:id="1022" w:author="L" w:date="2026-08-28T17:16:36Z">
            <w:del w:id="1023" w:author="LKY" w:date="2026-09-15T17:31:31Z">
              <w:r>
                <w:rPr/>
                <w:delInstrText xml:space="preserve"> HYPERLINK \l _Toc23986 </w:delInstrText>
              </w:r>
            </w:del>
          </w:ins>
          <w:ins w:id="1024" w:author="L" w:date="2026-08-28T17:16:36Z">
            <w:del w:id="1025" w:author="LKY" w:date="2026-09-15T17:31:31Z">
              <w:r>
                <w:rPr/>
                <w:fldChar w:fldCharType="separate"/>
              </w:r>
            </w:del>
          </w:ins>
          <w:ins w:id="1026" w:author="L" w:date="2026-08-28T17:16:36Z">
            <w:del w:id="1027" w:author="LKY" w:date="2026-09-15T17:31:31Z">
              <w:r>
                <w:rPr>
                  <w:rFonts w:hint="eastAsia" w:ascii="Times New Roman" w:hAnsi="Times New Roman"/>
                  <w:bCs/>
                  <w:szCs w:val="28"/>
                  <w:lang w:val="en-US" w:eastAsia="zh-CN"/>
                </w:rPr>
                <w:delText>2.3.2 CAN模块</w:delText>
              </w:r>
            </w:del>
          </w:ins>
          <w:ins w:id="1028" w:author="L" w:date="2026-08-28T17:16:36Z">
            <w:del w:id="1029" w:author="LKY" w:date="2026-09-15T17:31:31Z">
              <w:r>
                <w:rPr/>
                <w:tab/>
              </w:r>
            </w:del>
          </w:ins>
          <w:ins w:id="1030" w:author="L" w:date="2026-08-28T17:16:36Z">
            <w:del w:id="1031" w:author="LKY" w:date="2026-09-15T17:31:31Z">
              <w:r>
                <w:rPr/>
                <w:fldChar w:fldCharType="begin"/>
              </w:r>
            </w:del>
          </w:ins>
          <w:ins w:id="1032" w:author="L" w:date="2026-08-28T17:16:36Z">
            <w:del w:id="1033" w:author="LKY" w:date="2026-09-15T17:31:31Z">
              <w:r>
                <w:rPr/>
                <w:delInstrText xml:space="preserve"> PAGEREF _Toc23986 \h </w:delInstrText>
              </w:r>
            </w:del>
          </w:ins>
          <w:ins w:id="1034" w:author="L" w:date="2026-08-28T17:16:36Z">
            <w:del w:id="1035" w:author="LKY" w:date="2026-09-15T17:31:31Z">
              <w:r>
                <w:rPr/>
                <w:fldChar w:fldCharType="separate"/>
              </w:r>
            </w:del>
          </w:ins>
          <w:ins w:id="1036" w:author="L" w:date="2026-08-28T17:16:37Z">
            <w:del w:id="1037" w:author="LKY" w:date="2026-09-15T17:31:31Z">
              <w:r>
                <w:rPr/>
                <w:delText>11</w:delText>
              </w:r>
            </w:del>
          </w:ins>
          <w:ins w:id="1038" w:author="L" w:date="2026-08-28T17:16:36Z">
            <w:del w:id="1039" w:author="LKY" w:date="2026-09-15T17:31:31Z">
              <w:r>
                <w:rPr/>
                <w:fldChar w:fldCharType="end"/>
              </w:r>
            </w:del>
          </w:ins>
          <w:ins w:id="1040" w:author="L" w:date="2026-08-28T17:16:36Z">
            <w:del w:id="1041" w:author="LKY" w:date="2026-09-15T17:31:31Z">
              <w:r>
                <w:rPr/>
                <w:fldChar w:fldCharType="end"/>
              </w:r>
            </w:del>
          </w:ins>
        </w:p>
        <w:p w14:paraId="32759051">
          <w:pPr>
            <w:pStyle w:val="7"/>
            <w:tabs>
              <w:tab w:val="right" w:leader="dot" w:pos="8306"/>
            </w:tabs>
            <w:rPr>
              <w:ins w:id="1042" w:author="L" w:date="2026-08-28T17:16:36Z"/>
              <w:del w:id="1043" w:author="LKY" w:date="2026-09-15T17:31:31Z"/>
            </w:rPr>
          </w:pPr>
          <w:ins w:id="1044" w:author="L" w:date="2026-08-28T17:16:36Z">
            <w:del w:id="1045" w:author="LKY" w:date="2026-09-15T17:31:31Z">
              <w:r>
                <w:rPr/>
                <w:fldChar w:fldCharType="begin"/>
              </w:r>
            </w:del>
          </w:ins>
          <w:ins w:id="1046" w:author="L" w:date="2026-08-28T17:16:36Z">
            <w:del w:id="1047" w:author="LKY" w:date="2026-09-15T17:31:31Z">
              <w:r>
                <w:rPr/>
                <w:delInstrText xml:space="preserve"> HYPERLINK \l _Toc1974 </w:delInstrText>
              </w:r>
            </w:del>
          </w:ins>
          <w:ins w:id="1048" w:author="L" w:date="2026-08-28T17:16:36Z">
            <w:del w:id="1049" w:author="LKY" w:date="2026-09-15T17:31:31Z">
              <w:r>
                <w:rPr/>
                <w:fldChar w:fldCharType="separate"/>
              </w:r>
            </w:del>
          </w:ins>
          <w:ins w:id="1050" w:author="L" w:date="2026-08-28T17:16:36Z">
            <w:del w:id="1051" w:author="LKY" w:date="2026-09-15T17:31:31Z">
              <w:r>
                <w:rPr>
                  <w:rFonts w:hint="eastAsia" w:ascii="Times New Roman" w:hAnsi="Times New Roman"/>
                  <w:bCs/>
                  <w:szCs w:val="28"/>
                  <w:lang w:val="en-US" w:eastAsia="zh-CN"/>
                </w:rPr>
                <w:delText>2.3.3 DI模块</w:delText>
              </w:r>
            </w:del>
          </w:ins>
          <w:ins w:id="1052" w:author="L" w:date="2026-08-28T17:16:36Z">
            <w:del w:id="1053" w:author="LKY" w:date="2026-09-15T17:31:31Z">
              <w:r>
                <w:rPr/>
                <w:tab/>
              </w:r>
            </w:del>
          </w:ins>
          <w:ins w:id="1054" w:author="L" w:date="2026-08-28T17:16:36Z">
            <w:del w:id="1055" w:author="LKY" w:date="2026-09-15T17:31:31Z">
              <w:r>
                <w:rPr/>
                <w:fldChar w:fldCharType="begin"/>
              </w:r>
            </w:del>
          </w:ins>
          <w:ins w:id="1056" w:author="L" w:date="2026-08-28T17:16:36Z">
            <w:del w:id="1057" w:author="LKY" w:date="2026-09-15T17:31:31Z">
              <w:r>
                <w:rPr/>
                <w:delInstrText xml:space="preserve"> PAGEREF _Toc1974 \h </w:delInstrText>
              </w:r>
            </w:del>
          </w:ins>
          <w:ins w:id="1058" w:author="L" w:date="2026-08-28T17:16:36Z">
            <w:del w:id="1059" w:author="LKY" w:date="2026-09-15T17:31:31Z">
              <w:r>
                <w:rPr/>
                <w:fldChar w:fldCharType="separate"/>
              </w:r>
            </w:del>
          </w:ins>
          <w:ins w:id="1060" w:author="L" w:date="2026-08-28T17:16:37Z">
            <w:del w:id="1061" w:author="LKY" w:date="2026-09-15T17:31:31Z">
              <w:r>
                <w:rPr/>
                <w:delText>11</w:delText>
              </w:r>
            </w:del>
          </w:ins>
          <w:ins w:id="1062" w:author="L" w:date="2026-08-28T17:16:36Z">
            <w:del w:id="1063" w:author="LKY" w:date="2026-09-15T17:31:31Z">
              <w:r>
                <w:rPr/>
                <w:fldChar w:fldCharType="end"/>
              </w:r>
            </w:del>
          </w:ins>
          <w:ins w:id="1064" w:author="L" w:date="2026-08-28T17:16:36Z">
            <w:del w:id="1065" w:author="LKY" w:date="2026-09-15T17:31:31Z">
              <w:r>
                <w:rPr/>
                <w:fldChar w:fldCharType="end"/>
              </w:r>
            </w:del>
          </w:ins>
        </w:p>
        <w:p w14:paraId="55A15801">
          <w:pPr>
            <w:pStyle w:val="7"/>
            <w:tabs>
              <w:tab w:val="right" w:leader="dot" w:pos="8306"/>
            </w:tabs>
            <w:rPr>
              <w:ins w:id="1066" w:author="L" w:date="2026-08-28T17:16:36Z"/>
              <w:del w:id="1067" w:author="LKY" w:date="2026-09-15T17:31:31Z"/>
            </w:rPr>
          </w:pPr>
          <w:ins w:id="1068" w:author="L" w:date="2026-08-28T17:16:36Z">
            <w:del w:id="1069" w:author="LKY" w:date="2026-09-15T17:31:31Z">
              <w:r>
                <w:rPr/>
                <w:fldChar w:fldCharType="begin"/>
              </w:r>
            </w:del>
          </w:ins>
          <w:ins w:id="1070" w:author="L" w:date="2026-08-28T17:16:36Z">
            <w:del w:id="1071" w:author="LKY" w:date="2026-09-15T17:31:31Z">
              <w:r>
                <w:rPr/>
                <w:delInstrText xml:space="preserve"> HYPERLINK \l _Toc25125 </w:delInstrText>
              </w:r>
            </w:del>
          </w:ins>
          <w:ins w:id="1072" w:author="L" w:date="2026-08-28T17:16:36Z">
            <w:del w:id="1073" w:author="LKY" w:date="2026-09-15T17:31:31Z">
              <w:r>
                <w:rPr/>
                <w:fldChar w:fldCharType="separate"/>
              </w:r>
            </w:del>
          </w:ins>
          <w:ins w:id="1074" w:author="L" w:date="2026-08-28T17:16:36Z">
            <w:del w:id="1075" w:author="LKY" w:date="2026-09-15T17:31:31Z">
              <w:r>
                <w:rPr>
                  <w:rFonts w:hint="eastAsia" w:ascii="Times New Roman" w:hAnsi="Times New Roman"/>
                  <w:bCs/>
                  <w:szCs w:val="28"/>
                  <w:lang w:val="en-US" w:eastAsia="zh-CN"/>
                </w:rPr>
                <w:delText>2.3.4 DO模块</w:delText>
              </w:r>
            </w:del>
          </w:ins>
          <w:ins w:id="1076" w:author="L" w:date="2026-08-28T17:16:36Z">
            <w:del w:id="1077" w:author="LKY" w:date="2026-09-15T17:31:31Z">
              <w:r>
                <w:rPr/>
                <w:tab/>
              </w:r>
            </w:del>
          </w:ins>
          <w:ins w:id="1078" w:author="L" w:date="2026-08-28T17:16:36Z">
            <w:del w:id="1079" w:author="LKY" w:date="2026-09-15T17:31:31Z">
              <w:r>
                <w:rPr/>
                <w:fldChar w:fldCharType="begin"/>
              </w:r>
            </w:del>
          </w:ins>
          <w:ins w:id="1080" w:author="L" w:date="2026-08-28T17:16:36Z">
            <w:del w:id="1081" w:author="LKY" w:date="2026-09-15T17:31:31Z">
              <w:r>
                <w:rPr/>
                <w:delInstrText xml:space="preserve"> PAGEREF _Toc25125 \h </w:delInstrText>
              </w:r>
            </w:del>
          </w:ins>
          <w:ins w:id="1082" w:author="L" w:date="2026-08-28T17:16:36Z">
            <w:del w:id="1083" w:author="LKY" w:date="2026-09-15T17:31:31Z">
              <w:r>
                <w:rPr/>
                <w:fldChar w:fldCharType="separate"/>
              </w:r>
            </w:del>
          </w:ins>
          <w:ins w:id="1084" w:author="L" w:date="2026-08-28T17:16:37Z">
            <w:del w:id="1085" w:author="LKY" w:date="2026-09-15T17:31:31Z">
              <w:r>
                <w:rPr/>
                <w:delText>12</w:delText>
              </w:r>
            </w:del>
          </w:ins>
          <w:ins w:id="1086" w:author="L" w:date="2026-08-28T17:16:36Z">
            <w:del w:id="1087" w:author="LKY" w:date="2026-09-15T17:31:31Z">
              <w:r>
                <w:rPr/>
                <w:fldChar w:fldCharType="end"/>
              </w:r>
            </w:del>
          </w:ins>
          <w:ins w:id="1088" w:author="L" w:date="2026-08-28T17:16:36Z">
            <w:del w:id="1089" w:author="LKY" w:date="2026-09-15T17:31:31Z">
              <w:r>
                <w:rPr/>
                <w:fldChar w:fldCharType="end"/>
              </w:r>
            </w:del>
          </w:ins>
        </w:p>
        <w:p w14:paraId="1F2E8A99">
          <w:pPr>
            <w:pStyle w:val="7"/>
            <w:tabs>
              <w:tab w:val="right" w:leader="dot" w:pos="8306"/>
            </w:tabs>
            <w:rPr>
              <w:ins w:id="1090" w:author="L" w:date="2026-08-28T17:16:36Z"/>
              <w:del w:id="1091" w:author="LKY" w:date="2026-09-15T17:31:31Z"/>
            </w:rPr>
          </w:pPr>
          <w:ins w:id="1092" w:author="L" w:date="2026-08-28T17:16:36Z">
            <w:del w:id="1093" w:author="LKY" w:date="2026-09-15T17:31:31Z">
              <w:r>
                <w:rPr/>
                <w:fldChar w:fldCharType="begin"/>
              </w:r>
            </w:del>
          </w:ins>
          <w:ins w:id="1094" w:author="L" w:date="2026-08-28T17:16:36Z">
            <w:del w:id="1095" w:author="LKY" w:date="2026-09-15T17:31:31Z">
              <w:r>
                <w:rPr/>
                <w:delInstrText xml:space="preserve"> HYPERLINK \l _Toc16664 </w:delInstrText>
              </w:r>
            </w:del>
          </w:ins>
          <w:ins w:id="1096" w:author="L" w:date="2026-08-28T17:16:36Z">
            <w:del w:id="1097" w:author="LKY" w:date="2026-09-15T17:31:31Z">
              <w:r>
                <w:rPr/>
                <w:fldChar w:fldCharType="separate"/>
              </w:r>
            </w:del>
          </w:ins>
          <w:ins w:id="1098" w:author="L" w:date="2026-08-28T17:16:36Z">
            <w:del w:id="1099" w:author="LKY" w:date="2026-09-15T17:31:31Z">
              <w:r>
                <w:rPr>
                  <w:rFonts w:hint="eastAsia" w:ascii="Times New Roman" w:hAnsi="Times New Roman" w:cstheme="minorBidi"/>
                  <w:bCs/>
                  <w:kern w:val="2"/>
                  <w:szCs w:val="28"/>
                  <w:lang w:val="en-US" w:eastAsia="zh-CN" w:bidi="ar-SA"/>
                </w:rPr>
                <w:delText>2.3.5 AO模块</w:delText>
              </w:r>
            </w:del>
          </w:ins>
          <w:ins w:id="1100" w:author="L" w:date="2026-08-28T17:16:36Z">
            <w:del w:id="1101" w:author="LKY" w:date="2026-09-15T17:31:31Z">
              <w:r>
                <w:rPr/>
                <w:tab/>
              </w:r>
            </w:del>
          </w:ins>
          <w:ins w:id="1102" w:author="L" w:date="2026-08-28T17:16:36Z">
            <w:del w:id="1103" w:author="LKY" w:date="2026-09-15T17:31:31Z">
              <w:r>
                <w:rPr/>
                <w:fldChar w:fldCharType="begin"/>
              </w:r>
            </w:del>
          </w:ins>
          <w:ins w:id="1104" w:author="L" w:date="2026-08-28T17:16:36Z">
            <w:del w:id="1105" w:author="LKY" w:date="2026-09-15T17:31:31Z">
              <w:r>
                <w:rPr/>
                <w:delInstrText xml:space="preserve"> PAGEREF _Toc16664 \h </w:delInstrText>
              </w:r>
            </w:del>
          </w:ins>
          <w:ins w:id="1106" w:author="L" w:date="2026-08-28T17:16:36Z">
            <w:del w:id="1107" w:author="LKY" w:date="2026-09-15T17:31:31Z">
              <w:r>
                <w:rPr/>
                <w:fldChar w:fldCharType="separate"/>
              </w:r>
            </w:del>
          </w:ins>
          <w:ins w:id="1108" w:author="L" w:date="2026-08-28T17:16:37Z">
            <w:del w:id="1109" w:author="LKY" w:date="2026-09-15T17:31:31Z">
              <w:r>
                <w:rPr/>
                <w:delText>13</w:delText>
              </w:r>
            </w:del>
          </w:ins>
          <w:ins w:id="1110" w:author="L" w:date="2026-08-28T17:16:36Z">
            <w:del w:id="1111" w:author="LKY" w:date="2026-09-15T17:31:31Z">
              <w:r>
                <w:rPr/>
                <w:fldChar w:fldCharType="end"/>
              </w:r>
            </w:del>
          </w:ins>
          <w:ins w:id="1112" w:author="L" w:date="2026-08-28T17:16:36Z">
            <w:del w:id="1113" w:author="LKY" w:date="2026-09-15T17:31:31Z">
              <w:r>
                <w:rPr/>
                <w:fldChar w:fldCharType="end"/>
              </w:r>
            </w:del>
          </w:ins>
        </w:p>
        <w:p w14:paraId="6FE9207B">
          <w:pPr>
            <w:pStyle w:val="7"/>
            <w:tabs>
              <w:tab w:val="right" w:leader="dot" w:pos="8306"/>
            </w:tabs>
            <w:rPr>
              <w:ins w:id="1114" w:author="L" w:date="2026-08-28T17:16:36Z"/>
              <w:del w:id="1115" w:author="LKY" w:date="2026-09-15T17:31:31Z"/>
            </w:rPr>
          </w:pPr>
          <w:ins w:id="1116" w:author="L" w:date="2026-08-28T17:16:36Z">
            <w:del w:id="1117" w:author="LKY" w:date="2026-09-15T17:31:31Z">
              <w:r>
                <w:rPr/>
                <w:fldChar w:fldCharType="begin"/>
              </w:r>
            </w:del>
          </w:ins>
          <w:ins w:id="1118" w:author="L" w:date="2026-08-28T17:16:36Z">
            <w:del w:id="1119" w:author="LKY" w:date="2026-09-15T17:31:31Z">
              <w:r>
                <w:rPr/>
                <w:delInstrText xml:space="preserve"> HYPERLINK \l _Toc12905 </w:delInstrText>
              </w:r>
            </w:del>
          </w:ins>
          <w:ins w:id="1120" w:author="L" w:date="2026-08-28T17:16:36Z">
            <w:del w:id="1121" w:author="LKY" w:date="2026-09-15T17:31:31Z">
              <w:r>
                <w:rPr/>
                <w:fldChar w:fldCharType="separate"/>
              </w:r>
            </w:del>
          </w:ins>
          <w:ins w:id="1122" w:author="L" w:date="2026-08-28T17:16:36Z">
            <w:del w:id="1123" w:author="LKY" w:date="2026-09-15T17:31:31Z">
              <w:r>
                <w:rPr>
                  <w:rFonts w:hint="eastAsia" w:ascii="Times New Roman" w:hAnsi="Times New Roman" w:cstheme="minorBidi"/>
                  <w:bCs/>
                  <w:kern w:val="2"/>
                  <w:szCs w:val="28"/>
                  <w:lang w:val="en-US" w:eastAsia="zh-CN" w:bidi="ar-SA"/>
                </w:rPr>
                <w:delText>2.3.6 AI模块</w:delText>
              </w:r>
            </w:del>
          </w:ins>
          <w:ins w:id="1124" w:author="L" w:date="2026-08-28T17:16:36Z">
            <w:del w:id="1125" w:author="LKY" w:date="2026-09-15T17:31:31Z">
              <w:r>
                <w:rPr/>
                <w:tab/>
              </w:r>
            </w:del>
          </w:ins>
          <w:ins w:id="1126" w:author="L" w:date="2026-08-28T17:16:36Z">
            <w:del w:id="1127" w:author="LKY" w:date="2026-09-15T17:31:31Z">
              <w:r>
                <w:rPr/>
                <w:fldChar w:fldCharType="begin"/>
              </w:r>
            </w:del>
          </w:ins>
          <w:ins w:id="1128" w:author="L" w:date="2026-08-28T17:16:36Z">
            <w:del w:id="1129" w:author="LKY" w:date="2026-09-15T17:31:31Z">
              <w:r>
                <w:rPr/>
                <w:delInstrText xml:space="preserve"> PAGEREF _Toc12905 \h </w:delInstrText>
              </w:r>
            </w:del>
          </w:ins>
          <w:ins w:id="1130" w:author="L" w:date="2026-08-28T17:16:36Z">
            <w:del w:id="1131" w:author="LKY" w:date="2026-09-15T17:31:31Z">
              <w:r>
                <w:rPr/>
                <w:fldChar w:fldCharType="separate"/>
              </w:r>
            </w:del>
          </w:ins>
          <w:ins w:id="1132" w:author="L" w:date="2026-08-28T17:16:37Z">
            <w:del w:id="1133" w:author="LKY" w:date="2026-09-15T17:31:31Z">
              <w:r>
                <w:rPr/>
                <w:delText>13</w:delText>
              </w:r>
            </w:del>
          </w:ins>
          <w:ins w:id="1134" w:author="L" w:date="2026-08-28T17:16:36Z">
            <w:del w:id="1135" w:author="LKY" w:date="2026-09-15T17:31:31Z">
              <w:r>
                <w:rPr/>
                <w:fldChar w:fldCharType="end"/>
              </w:r>
            </w:del>
          </w:ins>
          <w:ins w:id="1136" w:author="L" w:date="2026-08-28T17:16:36Z">
            <w:del w:id="1137" w:author="LKY" w:date="2026-09-15T17:31:31Z">
              <w:r>
                <w:rPr/>
                <w:fldChar w:fldCharType="end"/>
              </w:r>
            </w:del>
          </w:ins>
        </w:p>
        <w:p w14:paraId="4D207121">
          <w:pPr>
            <w:pStyle w:val="7"/>
            <w:tabs>
              <w:tab w:val="right" w:leader="dot" w:pos="8306"/>
            </w:tabs>
            <w:rPr>
              <w:ins w:id="1138" w:author="L" w:date="2026-08-28T17:16:36Z"/>
              <w:del w:id="1139" w:author="LKY" w:date="2026-09-15T17:31:31Z"/>
            </w:rPr>
          </w:pPr>
          <w:ins w:id="1140" w:author="L" w:date="2026-08-28T17:16:36Z">
            <w:del w:id="1141" w:author="LKY" w:date="2026-09-15T17:31:31Z">
              <w:r>
                <w:rPr/>
                <w:fldChar w:fldCharType="begin"/>
              </w:r>
            </w:del>
          </w:ins>
          <w:ins w:id="1142" w:author="L" w:date="2026-08-28T17:16:36Z">
            <w:del w:id="1143" w:author="LKY" w:date="2026-09-15T17:31:31Z">
              <w:r>
                <w:rPr/>
                <w:delInstrText xml:space="preserve"> HYPERLINK \l _Toc26916 </w:delInstrText>
              </w:r>
            </w:del>
          </w:ins>
          <w:ins w:id="1144" w:author="L" w:date="2026-08-28T17:16:36Z">
            <w:del w:id="1145" w:author="LKY" w:date="2026-09-15T17:31:31Z">
              <w:r>
                <w:rPr/>
                <w:fldChar w:fldCharType="separate"/>
              </w:r>
            </w:del>
          </w:ins>
          <w:ins w:id="1146" w:author="L" w:date="2026-08-28T17:16:36Z">
            <w:del w:id="1147" w:author="LKY" w:date="2026-09-15T17:31:31Z">
              <w:r>
                <w:rPr>
                  <w:rFonts w:hint="eastAsia" w:ascii="Times New Roman" w:hAnsi="Times New Roman"/>
                  <w:bCs/>
                  <w:szCs w:val="28"/>
                  <w:lang w:val="en-US" w:eastAsia="zh-CN"/>
                </w:rPr>
                <w:delText xml:space="preserve">2.3.7 </w:delText>
              </w:r>
            </w:del>
          </w:ins>
          <w:ins w:id="1148" w:author="L" w:date="2026-08-28T17:16:36Z">
            <w:del w:id="1149" w:author="LKY" w:date="2026-09-15T17:31:31Z">
              <w:r>
                <w:rPr>
                  <w:rFonts w:hint="default" w:ascii="Times New Roman" w:hAnsi="Times New Roman"/>
                  <w:bCs/>
                  <w:szCs w:val="28"/>
                  <w:lang w:val="en-US" w:eastAsia="zh-CN"/>
                </w:rPr>
                <w:delText>RTD</w:delText>
              </w:r>
            </w:del>
          </w:ins>
          <w:ins w:id="1150" w:author="L" w:date="2026-08-28T17:16:36Z">
            <w:del w:id="1151" w:author="LKY" w:date="2026-09-15T17:31:31Z">
              <w:r>
                <w:rPr>
                  <w:rFonts w:hint="eastAsia" w:ascii="Times New Roman" w:hAnsi="Times New Roman"/>
                  <w:bCs/>
                  <w:szCs w:val="28"/>
                  <w:lang w:val="en-US" w:eastAsia="zh-CN"/>
                </w:rPr>
                <w:delText>模块</w:delText>
              </w:r>
            </w:del>
          </w:ins>
          <w:ins w:id="1152" w:author="L" w:date="2026-08-28T17:16:36Z">
            <w:del w:id="1153" w:author="LKY" w:date="2026-09-15T17:31:31Z">
              <w:r>
                <w:rPr/>
                <w:tab/>
              </w:r>
            </w:del>
          </w:ins>
          <w:ins w:id="1154" w:author="L" w:date="2026-08-28T17:16:36Z">
            <w:del w:id="1155" w:author="LKY" w:date="2026-09-15T17:31:31Z">
              <w:r>
                <w:rPr/>
                <w:fldChar w:fldCharType="begin"/>
              </w:r>
            </w:del>
          </w:ins>
          <w:ins w:id="1156" w:author="L" w:date="2026-08-28T17:16:36Z">
            <w:del w:id="1157" w:author="LKY" w:date="2026-09-15T17:31:31Z">
              <w:r>
                <w:rPr/>
                <w:delInstrText xml:space="preserve"> PAGEREF _Toc26916 \h </w:delInstrText>
              </w:r>
            </w:del>
          </w:ins>
          <w:ins w:id="1158" w:author="L" w:date="2026-08-28T17:16:36Z">
            <w:del w:id="1159" w:author="LKY" w:date="2026-09-15T17:31:31Z">
              <w:r>
                <w:rPr/>
                <w:fldChar w:fldCharType="separate"/>
              </w:r>
            </w:del>
          </w:ins>
          <w:ins w:id="1160" w:author="L" w:date="2026-08-28T17:16:37Z">
            <w:del w:id="1161" w:author="LKY" w:date="2026-09-15T17:31:31Z">
              <w:r>
                <w:rPr/>
                <w:delText>14</w:delText>
              </w:r>
            </w:del>
          </w:ins>
          <w:ins w:id="1162" w:author="L" w:date="2026-08-28T17:16:36Z">
            <w:del w:id="1163" w:author="LKY" w:date="2026-09-15T17:31:31Z">
              <w:r>
                <w:rPr/>
                <w:fldChar w:fldCharType="end"/>
              </w:r>
            </w:del>
          </w:ins>
          <w:ins w:id="1164" w:author="L" w:date="2026-08-28T17:16:36Z">
            <w:del w:id="1165" w:author="LKY" w:date="2026-09-15T17:31:31Z">
              <w:r>
                <w:rPr/>
                <w:fldChar w:fldCharType="end"/>
              </w:r>
            </w:del>
          </w:ins>
        </w:p>
        <w:p w14:paraId="0E76E356">
          <w:pPr>
            <w:pStyle w:val="7"/>
            <w:tabs>
              <w:tab w:val="right" w:leader="dot" w:pos="8306"/>
            </w:tabs>
            <w:rPr>
              <w:ins w:id="1166" w:author="L" w:date="2026-08-28T17:16:36Z"/>
              <w:del w:id="1167" w:author="LKY" w:date="2026-09-15T17:31:31Z"/>
            </w:rPr>
          </w:pPr>
          <w:ins w:id="1168" w:author="L" w:date="2026-08-28T17:16:36Z">
            <w:del w:id="1169" w:author="LKY" w:date="2026-09-15T17:31:31Z">
              <w:r>
                <w:rPr/>
                <w:fldChar w:fldCharType="begin"/>
              </w:r>
            </w:del>
          </w:ins>
          <w:ins w:id="1170" w:author="L" w:date="2026-08-28T17:16:36Z">
            <w:del w:id="1171" w:author="LKY" w:date="2026-09-15T17:31:31Z">
              <w:r>
                <w:rPr/>
                <w:delInstrText xml:space="preserve"> HYPERLINK \l _Toc17755 </w:delInstrText>
              </w:r>
            </w:del>
          </w:ins>
          <w:ins w:id="1172" w:author="L" w:date="2026-08-28T17:16:36Z">
            <w:del w:id="1173" w:author="LKY" w:date="2026-09-15T17:31:31Z">
              <w:r>
                <w:rPr/>
                <w:fldChar w:fldCharType="separate"/>
              </w:r>
            </w:del>
          </w:ins>
          <w:ins w:id="1174" w:author="L" w:date="2026-08-28T17:16:36Z">
            <w:del w:id="1175" w:author="LKY" w:date="2026-09-15T17:31:31Z">
              <w:r>
                <w:rPr>
                  <w:rFonts w:hint="default" w:ascii="Times New Roman" w:hAnsi="Times New Roman"/>
                  <w:bCs/>
                  <w:szCs w:val="28"/>
                  <w:lang w:val="en-US" w:eastAsia="zh-CN"/>
                </w:rPr>
                <w:delText>2.</w:delText>
              </w:r>
            </w:del>
          </w:ins>
          <w:ins w:id="1176" w:author="L" w:date="2026-08-28T17:16:36Z">
            <w:del w:id="1177" w:author="LKY" w:date="2026-09-15T17:31:31Z">
              <w:r>
                <w:rPr>
                  <w:rFonts w:hint="eastAsia" w:ascii="Times New Roman" w:hAnsi="Times New Roman"/>
                  <w:bCs/>
                  <w:szCs w:val="28"/>
                  <w:lang w:val="en-US" w:eastAsia="zh-CN"/>
                </w:rPr>
                <w:delText>3</w:delText>
              </w:r>
            </w:del>
          </w:ins>
          <w:ins w:id="1178" w:author="L" w:date="2026-08-28T17:16:36Z">
            <w:del w:id="1179" w:author="LKY" w:date="2026-09-15T17:31:31Z">
              <w:r>
                <w:rPr>
                  <w:rFonts w:hint="default" w:ascii="Times New Roman" w:hAnsi="Times New Roman"/>
                  <w:bCs/>
                  <w:szCs w:val="28"/>
                  <w:lang w:val="en-US" w:eastAsia="zh-CN"/>
                </w:rPr>
                <w:delText>.</w:delText>
              </w:r>
            </w:del>
          </w:ins>
          <w:ins w:id="1180" w:author="L" w:date="2026-08-28T17:16:36Z">
            <w:del w:id="1181" w:author="LKY" w:date="2026-09-15T17:31:31Z">
              <w:r>
                <w:rPr>
                  <w:rFonts w:hint="eastAsia" w:ascii="Times New Roman" w:hAnsi="Times New Roman"/>
                  <w:bCs/>
                  <w:szCs w:val="28"/>
                  <w:lang w:val="en-US" w:eastAsia="zh-CN"/>
                </w:rPr>
                <w:delText>8 TC模块</w:delText>
              </w:r>
            </w:del>
          </w:ins>
          <w:ins w:id="1182" w:author="L" w:date="2026-08-28T17:16:36Z">
            <w:del w:id="1183" w:author="LKY" w:date="2026-09-15T17:31:31Z">
              <w:r>
                <w:rPr/>
                <w:tab/>
              </w:r>
            </w:del>
          </w:ins>
          <w:ins w:id="1184" w:author="L" w:date="2026-08-28T17:16:36Z">
            <w:del w:id="1185" w:author="LKY" w:date="2026-09-15T17:31:31Z">
              <w:r>
                <w:rPr/>
                <w:fldChar w:fldCharType="begin"/>
              </w:r>
            </w:del>
          </w:ins>
          <w:ins w:id="1186" w:author="L" w:date="2026-08-28T17:16:36Z">
            <w:del w:id="1187" w:author="LKY" w:date="2026-09-15T17:31:31Z">
              <w:r>
                <w:rPr/>
                <w:delInstrText xml:space="preserve"> PAGEREF _Toc17755 \h </w:delInstrText>
              </w:r>
            </w:del>
          </w:ins>
          <w:ins w:id="1188" w:author="L" w:date="2026-08-28T17:16:36Z">
            <w:del w:id="1189" w:author="LKY" w:date="2026-09-15T17:31:31Z">
              <w:r>
                <w:rPr/>
                <w:fldChar w:fldCharType="separate"/>
              </w:r>
            </w:del>
          </w:ins>
          <w:ins w:id="1190" w:author="L" w:date="2026-08-28T17:16:37Z">
            <w:del w:id="1191" w:author="LKY" w:date="2026-09-15T17:31:31Z">
              <w:r>
                <w:rPr/>
                <w:delText>14</w:delText>
              </w:r>
            </w:del>
          </w:ins>
          <w:ins w:id="1192" w:author="L" w:date="2026-08-28T17:16:36Z">
            <w:del w:id="1193" w:author="LKY" w:date="2026-09-15T17:31:31Z">
              <w:r>
                <w:rPr/>
                <w:fldChar w:fldCharType="end"/>
              </w:r>
            </w:del>
          </w:ins>
          <w:ins w:id="1194" w:author="L" w:date="2026-08-28T17:16:36Z">
            <w:del w:id="1195" w:author="LKY" w:date="2026-09-15T17:31:31Z">
              <w:r>
                <w:rPr/>
                <w:fldChar w:fldCharType="end"/>
              </w:r>
            </w:del>
          </w:ins>
        </w:p>
        <w:p w14:paraId="4962514E">
          <w:pPr>
            <w:pStyle w:val="7"/>
            <w:tabs>
              <w:tab w:val="right" w:leader="dot" w:pos="8306"/>
            </w:tabs>
            <w:rPr>
              <w:ins w:id="1196" w:author="L" w:date="2026-08-28T17:16:37Z"/>
              <w:del w:id="1197" w:author="LKY" w:date="2026-09-15T17:31:31Z"/>
            </w:rPr>
          </w:pPr>
          <w:ins w:id="1198" w:author="L" w:date="2026-08-28T17:16:36Z">
            <w:del w:id="1199" w:author="LKY" w:date="2026-09-15T17:31:31Z">
              <w:r>
                <w:rPr/>
                <w:fldChar w:fldCharType="begin"/>
              </w:r>
            </w:del>
          </w:ins>
          <w:ins w:id="1200" w:author="L" w:date="2026-08-28T17:16:36Z">
            <w:del w:id="1201" w:author="LKY" w:date="2026-09-15T17:31:31Z">
              <w:r>
                <w:rPr/>
                <w:delInstrText xml:space="preserve"> HYPERLINK \l _Toc3632 </w:delInstrText>
              </w:r>
            </w:del>
          </w:ins>
          <w:ins w:id="1202" w:author="L" w:date="2026-08-28T17:16:36Z">
            <w:del w:id="1203" w:author="LKY" w:date="2026-09-15T17:31:31Z">
              <w:r>
                <w:rPr/>
                <w:fldChar w:fldCharType="separate"/>
              </w:r>
            </w:del>
          </w:ins>
          <w:ins w:id="1204" w:author="L" w:date="2026-08-28T17:16:37Z">
            <w:del w:id="1205" w:author="LKY" w:date="2026-09-15T17:31:31Z">
              <w:r>
                <w:rPr>
                  <w:rFonts w:hint="eastAsia" w:ascii="Times New Roman" w:hAnsi="Times New Roman"/>
                  <w:bCs/>
                  <w:szCs w:val="28"/>
                  <w:lang w:val="en-US" w:eastAsia="zh-CN"/>
                </w:rPr>
                <w:delText>2.3.9 RS485使用</w:delText>
              </w:r>
            </w:del>
          </w:ins>
          <w:ins w:id="1206" w:author="L" w:date="2026-08-28T17:16:37Z">
            <w:del w:id="1207" w:author="LKY" w:date="2026-09-15T17:31:31Z">
              <w:r>
                <w:rPr/>
                <w:tab/>
              </w:r>
            </w:del>
          </w:ins>
          <w:ins w:id="1208" w:author="L" w:date="2026-08-28T17:16:37Z">
            <w:del w:id="1209" w:author="LKY" w:date="2026-09-15T17:31:31Z">
              <w:r>
                <w:rPr/>
                <w:fldChar w:fldCharType="begin"/>
              </w:r>
            </w:del>
          </w:ins>
          <w:ins w:id="1210" w:author="L" w:date="2026-08-28T17:16:37Z">
            <w:del w:id="1211" w:author="LKY" w:date="2026-09-15T17:31:31Z">
              <w:r>
                <w:rPr/>
                <w:delInstrText xml:space="preserve"> PAGEREF _Toc3632 \h </w:delInstrText>
              </w:r>
            </w:del>
          </w:ins>
          <w:ins w:id="1212" w:author="L" w:date="2026-08-28T17:16:37Z">
            <w:del w:id="1213" w:author="LKY" w:date="2026-09-15T17:31:31Z">
              <w:r>
                <w:rPr/>
                <w:fldChar w:fldCharType="separate"/>
              </w:r>
            </w:del>
          </w:ins>
          <w:ins w:id="1214" w:author="L" w:date="2026-08-28T17:16:37Z">
            <w:del w:id="1215" w:author="LKY" w:date="2026-09-15T17:31:31Z">
              <w:r>
                <w:rPr/>
                <w:delText>14</w:delText>
              </w:r>
            </w:del>
          </w:ins>
          <w:ins w:id="1216" w:author="L" w:date="2026-08-28T17:16:37Z">
            <w:del w:id="1217" w:author="LKY" w:date="2026-09-15T17:31:31Z">
              <w:r>
                <w:rPr/>
                <w:fldChar w:fldCharType="end"/>
              </w:r>
            </w:del>
          </w:ins>
          <w:ins w:id="1218" w:author="L" w:date="2026-08-28T17:16:36Z">
            <w:del w:id="1219" w:author="LKY" w:date="2026-09-15T17:31:31Z">
              <w:r>
                <w:rPr/>
                <w:fldChar w:fldCharType="end"/>
              </w:r>
            </w:del>
          </w:ins>
        </w:p>
        <w:p w14:paraId="3B3D5128">
          <w:pPr>
            <w:pStyle w:val="7"/>
            <w:tabs>
              <w:tab w:val="right" w:leader="dot" w:pos="8306"/>
            </w:tabs>
            <w:rPr>
              <w:ins w:id="1220" w:author="L" w:date="2026-08-28T17:16:37Z"/>
              <w:del w:id="1221" w:author="LKY" w:date="2026-09-15T17:31:31Z"/>
            </w:rPr>
          </w:pPr>
          <w:ins w:id="1222" w:author="L" w:date="2026-08-28T17:16:37Z">
            <w:del w:id="1223" w:author="LKY" w:date="2026-09-15T17:31:31Z">
              <w:r>
                <w:rPr/>
                <w:fldChar w:fldCharType="begin"/>
              </w:r>
            </w:del>
          </w:ins>
          <w:ins w:id="1224" w:author="L" w:date="2026-08-28T17:16:37Z">
            <w:del w:id="1225" w:author="LKY" w:date="2026-09-15T17:31:31Z">
              <w:r>
                <w:rPr/>
                <w:delInstrText xml:space="preserve"> HYPERLINK \l _Toc16182 </w:delInstrText>
              </w:r>
            </w:del>
          </w:ins>
          <w:ins w:id="1226" w:author="L" w:date="2026-08-28T17:16:37Z">
            <w:del w:id="1227" w:author="LKY" w:date="2026-09-15T17:31:31Z">
              <w:r>
                <w:rPr/>
                <w:fldChar w:fldCharType="separate"/>
              </w:r>
            </w:del>
          </w:ins>
          <w:ins w:id="1228" w:author="L" w:date="2026-08-28T17:16:37Z">
            <w:del w:id="1229" w:author="LKY" w:date="2026-09-15T17:31:31Z">
              <w:r>
                <w:rPr>
                  <w:rFonts w:hint="eastAsia" w:ascii="Times New Roman" w:hAnsi="Times New Roman"/>
                  <w:bCs/>
                  <w:szCs w:val="28"/>
                  <w:lang w:val="en-US" w:eastAsia="zh-CN"/>
                </w:rPr>
                <w:delText>2.3.10 CAN使用</w:delText>
              </w:r>
            </w:del>
          </w:ins>
          <w:ins w:id="1230" w:author="L" w:date="2026-08-28T17:16:37Z">
            <w:del w:id="1231" w:author="LKY" w:date="2026-09-15T17:31:31Z">
              <w:r>
                <w:rPr/>
                <w:tab/>
              </w:r>
            </w:del>
          </w:ins>
          <w:ins w:id="1232" w:author="L" w:date="2026-08-28T17:16:37Z">
            <w:del w:id="1233" w:author="LKY" w:date="2026-09-15T17:31:31Z">
              <w:r>
                <w:rPr/>
                <w:fldChar w:fldCharType="begin"/>
              </w:r>
            </w:del>
          </w:ins>
          <w:ins w:id="1234" w:author="L" w:date="2026-08-28T17:16:37Z">
            <w:del w:id="1235" w:author="LKY" w:date="2026-09-15T17:31:31Z">
              <w:r>
                <w:rPr/>
                <w:delInstrText xml:space="preserve"> PAGEREF _Toc16182 \h </w:delInstrText>
              </w:r>
            </w:del>
          </w:ins>
          <w:ins w:id="1236" w:author="L" w:date="2026-08-28T17:16:37Z">
            <w:del w:id="1237" w:author="LKY" w:date="2026-09-15T17:31:31Z">
              <w:r>
                <w:rPr/>
                <w:fldChar w:fldCharType="separate"/>
              </w:r>
            </w:del>
          </w:ins>
          <w:ins w:id="1238" w:author="L" w:date="2026-08-28T17:16:37Z">
            <w:del w:id="1239" w:author="LKY" w:date="2026-09-15T17:31:31Z">
              <w:r>
                <w:rPr/>
                <w:delText>15</w:delText>
              </w:r>
            </w:del>
          </w:ins>
          <w:ins w:id="1240" w:author="L" w:date="2026-08-28T17:16:37Z">
            <w:del w:id="1241" w:author="LKY" w:date="2026-09-15T17:31:31Z">
              <w:r>
                <w:rPr/>
                <w:fldChar w:fldCharType="end"/>
              </w:r>
            </w:del>
          </w:ins>
          <w:ins w:id="1242" w:author="L" w:date="2026-08-28T17:16:37Z">
            <w:del w:id="1243" w:author="LKY" w:date="2026-09-15T17:31:31Z">
              <w:r>
                <w:rPr/>
                <w:fldChar w:fldCharType="end"/>
              </w:r>
            </w:del>
          </w:ins>
        </w:p>
        <w:p w14:paraId="0B4F885D">
          <w:pPr>
            <w:pStyle w:val="7"/>
            <w:tabs>
              <w:tab w:val="right" w:leader="dot" w:pos="8306"/>
            </w:tabs>
            <w:rPr>
              <w:ins w:id="1244" w:author="L" w:date="2026-08-28T17:16:37Z"/>
              <w:del w:id="1245" w:author="LKY" w:date="2026-09-15T17:31:31Z"/>
            </w:rPr>
          </w:pPr>
          <w:ins w:id="1246" w:author="L" w:date="2026-08-28T17:16:37Z">
            <w:del w:id="1247" w:author="LKY" w:date="2026-09-15T17:31:31Z">
              <w:r>
                <w:rPr/>
                <w:fldChar w:fldCharType="begin"/>
              </w:r>
            </w:del>
          </w:ins>
          <w:ins w:id="1248" w:author="L" w:date="2026-08-28T17:16:37Z">
            <w:del w:id="1249" w:author="LKY" w:date="2026-09-15T17:31:31Z">
              <w:r>
                <w:rPr/>
                <w:delInstrText xml:space="preserve"> HYPERLINK \l _Toc23998 </w:delInstrText>
              </w:r>
            </w:del>
          </w:ins>
          <w:ins w:id="1250" w:author="L" w:date="2026-08-28T17:16:37Z">
            <w:del w:id="1251" w:author="LKY" w:date="2026-09-15T17:31:31Z">
              <w:r>
                <w:rPr/>
                <w:fldChar w:fldCharType="separate"/>
              </w:r>
            </w:del>
          </w:ins>
          <w:ins w:id="1252" w:author="L" w:date="2026-08-28T17:16:37Z">
            <w:del w:id="1253" w:author="LKY" w:date="2026-09-15T17:31:31Z">
              <w:r>
                <w:rPr>
                  <w:rFonts w:hint="eastAsia" w:ascii="Times New Roman" w:hAnsi="Times New Roman" w:cstheme="minorBidi"/>
                  <w:bCs/>
                  <w:kern w:val="2"/>
                  <w:szCs w:val="28"/>
                  <w:lang w:val="en-US" w:eastAsia="zh-CN" w:bidi="ar-SA"/>
                </w:rPr>
                <w:delText>2.3.11 N板端口使用</w:delText>
              </w:r>
            </w:del>
          </w:ins>
          <w:ins w:id="1254" w:author="L" w:date="2026-08-28T17:16:37Z">
            <w:del w:id="1255" w:author="LKY" w:date="2026-09-15T17:31:31Z">
              <w:r>
                <w:rPr/>
                <w:tab/>
              </w:r>
            </w:del>
          </w:ins>
          <w:ins w:id="1256" w:author="L" w:date="2026-08-28T17:16:37Z">
            <w:del w:id="1257" w:author="LKY" w:date="2026-09-15T17:31:31Z">
              <w:r>
                <w:rPr/>
                <w:fldChar w:fldCharType="begin"/>
              </w:r>
            </w:del>
          </w:ins>
          <w:ins w:id="1258" w:author="L" w:date="2026-08-28T17:16:37Z">
            <w:del w:id="1259" w:author="LKY" w:date="2026-09-15T17:31:31Z">
              <w:r>
                <w:rPr/>
                <w:delInstrText xml:space="preserve"> PAGEREF _Toc23998 \h </w:delInstrText>
              </w:r>
            </w:del>
          </w:ins>
          <w:ins w:id="1260" w:author="L" w:date="2026-08-28T17:16:37Z">
            <w:del w:id="1261" w:author="LKY" w:date="2026-09-15T17:31:31Z">
              <w:r>
                <w:rPr/>
                <w:fldChar w:fldCharType="separate"/>
              </w:r>
            </w:del>
          </w:ins>
          <w:ins w:id="1262" w:author="L" w:date="2026-08-28T17:16:37Z">
            <w:del w:id="1263" w:author="LKY" w:date="2026-09-15T17:31:31Z">
              <w:r>
                <w:rPr/>
                <w:delText>16</w:delText>
              </w:r>
            </w:del>
          </w:ins>
          <w:ins w:id="1264" w:author="L" w:date="2026-08-28T17:16:37Z">
            <w:del w:id="1265" w:author="LKY" w:date="2026-09-15T17:31:31Z">
              <w:r>
                <w:rPr/>
                <w:fldChar w:fldCharType="end"/>
              </w:r>
            </w:del>
          </w:ins>
          <w:ins w:id="1266" w:author="L" w:date="2026-08-28T17:16:37Z">
            <w:del w:id="1267" w:author="LKY" w:date="2026-09-15T17:31:31Z">
              <w:r>
                <w:rPr/>
                <w:fldChar w:fldCharType="end"/>
              </w:r>
            </w:del>
          </w:ins>
        </w:p>
        <w:p w14:paraId="489E33F3">
          <w:pPr>
            <w:pStyle w:val="11"/>
            <w:tabs>
              <w:tab w:val="right" w:leader="dot" w:pos="8306"/>
            </w:tabs>
            <w:rPr>
              <w:ins w:id="1268" w:author="L" w:date="2026-08-28T17:16:37Z"/>
              <w:del w:id="1269" w:author="LKY" w:date="2026-09-15T17:31:31Z"/>
            </w:rPr>
          </w:pPr>
          <w:ins w:id="1270" w:author="L" w:date="2026-08-28T17:16:37Z">
            <w:del w:id="1271" w:author="LKY" w:date="2026-09-15T17:31:31Z">
              <w:r>
                <w:rPr/>
                <w:fldChar w:fldCharType="begin"/>
              </w:r>
            </w:del>
          </w:ins>
          <w:ins w:id="1272" w:author="L" w:date="2026-08-28T17:16:37Z">
            <w:del w:id="1273" w:author="LKY" w:date="2026-09-15T17:31:31Z">
              <w:r>
                <w:rPr/>
                <w:delInstrText xml:space="preserve"> HYPERLINK \l _Toc12488 </w:delInstrText>
              </w:r>
            </w:del>
          </w:ins>
          <w:ins w:id="1274" w:author="L" w:date="2026-08-28T17:16:37Z">
            <w:del w:id="1275" w:author="LKY" w:date="2026-09-15T17:31:31Z">
              <w:r>
                <w:rPr/>
                <w:fldChar w:fldCharType="separate"/>
              </w:r>
            </w:del>
          </w:ins>
          <w:ins w:id="1276" w:author="L" w:date="2026-08-28T17:16:37Z">
            <w:del w:id="1277" w:author="LKY" w:date="2026-09-15T17:31:31Z">
              <w:r>
                <w:rPr>
                  <w:rFonts w:hint="eastAsia" w:ascii="Times New Roman" w:hAnsi="Times New Roman" w:eastAsia="宋体" w:cs="宋体"/>
                  <w:bCs/>
                  <w:szCs w:val="32"/>
                  <w:lang w:val="en-US" w:eastAsia="zh-CN"/>
                </w:rPr>
                <w:delText>2.4 LED</w:delText>
              </w:r>
            </w:del>
          </w:ins>
          <w:ins w:id="1278" w:author="L" w:date="2026-08-28T17:16:37Z">
            <w:del w:id="1279" w:author="LKY" w:date="2026-09-15T17:31:31Z">
              <w:r>
                <w:rPr/>
                <w:tab/>
              </w:r>
            </w:del>
          </w:ins>
          <w:ins w:id="1280" w:author="L" w:date="2026-08-28T17:16:37Z">
            <w:del w:id="1281" w:author="LKY" w:date="2026-09-15T17:31:31Z">
              <w:r>
                <w:rPr/>
                <w:fldChar w:fldCharType="begin"/>
              </w:r>
            </w:del>
          </w:ins>
          <w:ins w:id="1282" w:author="L" w:date="2026-08-28T17:16:37Z">
            <w:del w:id="1283" w:author="LKY" w:date="2026-09-15T17:31:31Z">
              <w:r>
                <w:rPr/>
                <w:delInstrText xml:space="preserve"> PAGEREF _Toc12488 \h </w:delInstrText>
              </w:r>
            </w:del>
          </w:ins>
          <w:ins w:id="1284" w:author="L" w:date="2026-08-28T17:16:37Z">
            <w:del w:id="1285" w:author="LKY" w:date="2026-09-15T17:31:31Z">
              <w:r>
                <w:rPr/>
                <w:fldChar w:fldCharType="separate"/>
              </w:r>
            </w:del>
          </w:ins>
          <w:ins w:id="1286" w:author="L" w:date="2026-08-28T17:16:37Z">
            <w:del w:id="1287" w:author="LKY" w:date="2026-09-15T17:31:31Z">
              <w:r>
                <w:rPr/>
                <w:delText>25</w:delText>
              </w:r>
            </w:del>
          </w:ins>
          <w:ins w:id="1288" w:author="L" w:date="2026-08-28T17:16:37Z">
            <w:del w:id="1289" w:author="LKY" w:date="2026-09-15T17:31:31Z">
              <w:r>
                <w:rPr/>
                <w:fldChar w:fldCharType="end"/>
              </w:r>
            </w:del>
          </w:ins>
          <w:ins w:id="1290" w:author="L" w:date="2026-08-28T17:16:37Z">
            <w:del w:id="1291" w:author="LKY" w:date="2026-09-15T17:31:31Z">
              <w:r>
                <w:rPr/>
                <w:fldChar w:fldCharType="end"/>
              </w:r>
            </w:del>
          </w:ins>
        </w:p>
        <w:p w14:paraId="0D9E0277">
          <w:pPr>
            <w:pStyle w:val="11"/>
            <w:tabs>
              <w:tab w:val="right" w:leader="dot" w:pos="8306"/>
            </w:tabs>
            <w:rPr>
              <w:ins w:id="1292" w:author="L" w:date="2026-08-28T17:16:37Z"/>
              <w:del w:id="1293" w:author="LKY" w:date="2026-09-15T17:31:31Z"/>
            </w:rPr>
          </w:pPr>
          <w:ins w:id="1294" w:author="L" w:date="2026-08-28T17:16:37Z">
            <w:del w:id="1295" w:author="LKY" w:date="2026-09-15T17:31:31Z">
              <w:r>
                <w:rPr/>
                <w:fldChar w:fldCharType="begin"/>
              </w:r>
            </w:del>
          </w:ins>
          <w:ins w:id="1296" w:author="L" w:date="2026-08-28T17:16:37Z">
            <w:del w:id="1297" w:author="LKY" w:date="2026-09-15T17:31:31Z">
              <w:r>
                <w:rPr/>
                <w:delInstrText xml:space="preserve"> HYPERLINK \l _Toc8566 </w:delInstrText>
              </w:r>
            </w:del>
          </w:ins>
          <w:ins w:id="1298" w:author="L" w:date="2026-08-28T17:16:37Z">
            <w:del w:id="1299" w:author="LKY" w:date="2026-09-15T17:31:31Z">
              <w:r>
                <w:rPr/>
                <w:fldChar w:fldCharType="separate"/>
              </w:r>
            </w:del>
          </w:ins>
          <w:ins w:id="1300" w:author="L" w:date="2026-08-28T17:16:37Z">
            <w:del w:id="1301" w:author="LKY" w:date="2026-09-15T17:31:31Z">
              <w:r>
                <w:rPr>
                  <w:rFonts w:hint="eastAsia" w:ascii="Times New Roman" w:hAnsi="Times New Roman"/>
                  <w:bCs/>
                  <w:szCs w:val="32"/>
                  <w:lang w:val="en-US" w:eastAsia="zh-CN"/>
                </w:rPr>
                <w:delText>2.5网络接口</w:delText>
              </w:r>
            </w:del>
          </w:ins>
          <w:ins w:id="1302" w:author="L" w:date="2026-08-28T17:16:37Z">
            <w:del w:id="1303" w:author="LKY" w:date="2026-09-15T17:31:31Z">
              <w:r>
                <w:rPr/>
                <w:tab/>
              </w:r>
            </w:del>
          </w:ins>
          <w:ins w:id="1304" w:author="L" w:date="2026-08-28T17:16:37Z">
            <w:del w:id="1305" w:author="LKY" w:date="2026-09-15T17:31:31Z">
              <w:r>
                <w:rPr/>
                <w:fldChar w:fldCharType="begin"/>
              </w:r>
            </w:del>
          </w:ins>
          <w:ins w:id="1306" w:author="L" w:date="2026-08-28T17:16:37Z">
            <w:del w:id="1307" w:author="LKY" w:date="2026-09-15T17:31:31Z">
              <w:r>
                <w:rPr/>
                <w:delInstrText xml:space="preserve"> PAGEREF _Toc8566 \h </w:delInstrText>
              </w:r>
            </w:del>
          </w:ins>
          <w:ins w:id="1308" w:author="L" w:date="2026-08-28T17:16:37Z">
            <w:del w:id="1309" w:author="LKY" w:date="2026-09-15T17:31:31Z">
              <w:r>
                <w:rPr/>
                <w:fldChar w:fldCharType="separate"/>
              </w:r>
            </w:del>
          </w:ins>
          <w:ins w:id="1310" w:author="L" w:date="2026-08-28T17:16:37Z">
            <w:del w:id="1311" w:author="LKY" w:date="2026-09-15T17:31:31Z">
              <w:r>
                <w:rPr/>
                <w:delText>26</w:delText>
              </w:r>
            </w:del>
          </w:ins>
          <w:ins w:id="1312" w:author="L" w:date="2026-08-28T17:16:37Z">
            <w:del w:id="1313" w:author="LKY" w:date="2026-09-15T17:31:31Z">
              <w:r>
                <w:rPr/>
                <w:fldChar w:fldCharType="end"/>
              </w:r>
            </w:del>
          </w:ins>
          <w:ins w:id="1314" w:author="L" w:date="2026-08-28T17:16:37Z">
            <w:del w:id="1315" w:author="LKY" w:date="2026-09-15T17:31:31Z">
              <w:r>
                <w:rPr/>
                <w:fldChar w:fldCharType="end"/>
              </w:r>
            </w:del>
          </w:ins>
        </w:p>
        <w:p w14:paraId="4C8B0A96">
          <w:pPr>
            <w:pStyle w:val="11"/>
            <w:tabs>
              <w:tab w:val="right" w:leader="dot" w:pos="8306"/>
            </w:tabs>
            <w:rPr>
              <w:ins w:id="1316" w:author="L" w:date="2026-08-28T17:16:37Z"/>
              <w:del w:id="1317" w:author="LKY" w:date="2026-09-15T17:31:31Z"/>
            </w:rPr>
          </w:pPr>
          <w:ins w:id="1318" w:author="L" w:date="2026-08-28T17:16:37Z">
            <w:del w:id="1319" w:author="LKY" w:date="2026-09-15T17:31:31Z">
              <w:r>
                <w:rPr/>
                <w:fldChar w:fldCharType="begin"/>
              </w:r>
            </w:del>
          </w:ins>
          <w:ins w:id="1320" w:author="L" w:date="2026-08-28T17:16:37Z">
            <w:del w:id="1321" w:author="LKY" w:date="2026-09-15T17:31:31Z">
              <w:r>
                <w:rPr/>
                <w:delInstrText xml:space="preserve"> HYPERLINK \l _Toc28923 </w:delInstrText>
              </w:r>
            </w:del>
          </w:ins>
          <w:ins w:id="1322" w:author="L" w:date="2026-08-28T17:16:37Z">
            <w:del w:id="1323" w:author="LKY" w:date="2026-09-15T17:31:31Z">
              <w:r>
                <w:rPr/>
                <w:fldChar w:fldCharType="separate"/>
              </w:r>
            </w:del>
          </w:ins>
          <w:ins w:id="1324" w:author="L" w:date="2026-08-28T17:16:37Z">
            <w:del w:id="1325" w:author="LKY" w:date="2026-09-15T17:31:31Z">
              <w:r>
                <w:rPr>
                  <w:rFonts w:hint="eastAsia" w:ascii="Times New Roman" w:hAnsi="Times New Roman" w:cs="宋体"/>
                  <w:szCs w:val="32"/>
                  <w:lang w:val="en-US" w:eastAsia="zh-CN" w:bidi="en-US"/>
                </w:rPr>
                <w:delText>2.6 USB接口</w:delText>
              </w:r>
            </w:del>
          </w:ins>
          <w:ins w:id="1326" w:author="L" w:date="2026-08-28T17:16:37Z">
            <w:del w:id="1327" w:author="LKY" w:date="2026-09-15T17:31:31Z">
              <w:r>
                <w:rPr/>
                <w:tab/>
              </w:r>
            </w:del>
          </w:ins>
          <w:ins w:id="1328" w:author="L" w:date="2026-08-28T17:16:37Z">
            <w:del w:id="1329" w:author="LKY" w:date="2026-09-15T17:31:31Z">
              <w:r>
                <w:rPr/>
                <w:fldChar w:fldCharType="begin"/>
              </w:r>
            </w:del>
          </w:ins>
          <w:ins w:id="1330" w:author="L" w:date="2026-08-28T17:16:37Z">
            <w:del w:id="1331" w:author="LKY" w:date="2026-09-15T17:31:31Z">
              <w:r>
                <w:rPr/>
                <w:delInstrText xml:space="preserve"> PAGEREF _Toc28923 \h </w:delInstrText>
              </w:r>
            </w:del>
          </w:ins>
          <w:ins w:id="1332" w:author="L" w:date="2026-08-28T17:16:37Z">
            <w:del w:id="1333" w:author="LKY" w:date="2026-09-15T17:31:31Z">
              <w:r>
                <w:rPr/>
                <w:fldChar w:fldCharType="separate"/>
              </w:r>
            </w:del>
          </w:ins>
          <w:ins w:id="1334" w:author="L" w:date="2026-08-28T17:16:37Z">
            <w:del w:id="1335" w:author="LKY" w:date="2026-09-15T17:31:31Z">
              <w:r>
                <w:rPr/>
                <w:delText>27</w:delText>
              </w:r>
            </w:del>
          </w:ins>
          <w:ins w:id="1336" w:author="L" w:date="2026-08-28T17:16:37Z">
            <w:del w:id="1337" w:author="LKY" w:date="2026-09-15T17:31:31Z">
              <w:r>
                <w:rPr/>
                <w:fldChar w:fldCharType="end"/>
              </w:r>
            </w:del>
          </w:ins>
          <w:ins w:id="1338" w:author="L" w:date="2026-08-28T17:16:37Z">
            <w:del w:id="1339" w:author="LKY" w:date="2026-09-15T17:31:31Z">
              <w:r>
                <w:rPr/>
                <w:fldChar w:fldCharType="end"/>
              </w:r>
            </w:del>
          </w:ins>
        </w:p>
        <w:p w14:paraId="1B927396">
          <w:pPr>
            <w:pStyle w:val="11"/>
            <w:tabs>
              <w:tab w:val="right" w:leader="dot" w:pos="8306"/>
            </w:tabs>
            <w:rPr>
              <w:ins w:id="1340" w:author="L" w:date="2026-08-28T17:16:37Z"/>
              <w:del w:id="1341" w:author="LKY" w:date="2026-09-15T17:31:31Z"/>
            </w:rPr>
          </w:pPr>
          <w:ins w:id="1342" w:author="L" w:date="2026-08-28T17:16:37Z">
            <w:del w:id="1343" w:author="LKY" w:date="2026-09-15T17:31:31Z">
              <w:r>
                <w:rPr/>
                <w:fldChar w:fldCharType="begin"/>
              </w:r>
            </w:del>
          </w:ins>
          <w:ins w:id="1344" w:author="L" w:date="2026-08-28T17:16:37Z">
            <w:del w:id="1345" w:author="LKY" w:date="2026-09-15T17:31:31Z">
              <w:r>
                <w:rPr/>
                <w:delInstrText xml:space="preserve"> HYPERLINK \l _Toc16624 </w:delInstrText>
              </w:r>
            </w:del>
          </w:ins>
          <w:ins w:id="1346" w:author="L" w:date="2026-08-28T17:16:37Z">
            <w:del w:id="1347" w:author="LKY" w:date="2026-09-15T17:31:31Z">
              <w:r>
                <w:rPr/>
                <w:fldChar w:fldCharType="separate"/>
              </w:r>
            </w:del>
          </w:ins>
          <w:ins w:id="1348" w:author="L" w:date="2026-08-28T17:16:37Z">
            <w:del w:id="1349" w:author="LKY" w:date="2026-09-15T17:31:31Z">
              <w:r>
                <w:rPr>
                  <w:rFonts w:hint="eastAsia" w:ascii="Times New Roman" w:hAnsi="Times New Roman" w:cs="宋体"/>
                  <w:szCs w:val="32"/>
                  <w:lang w:val="en-US" w:eastAsia="zh-CN" w:bidi="en-US"/>
                </w:rPr>
                <w:delText>2.7 HDMI接口</w:delText>
              </w:r>
            </w:del>
          </w:ins>
          <w:ins w:id="1350" w:author="L" w:date="2026-08-28T17:16:37Z">
            <w:del w:id="1351" w:author="LKY" w:date="2026-09-15T17:31:31Z">
              <w:r>
                <w:rPr/>
                <w:tab/>
              </w:r>
            </w:del>
          </w:ins>
          <w:ins w:id="1352" w:author="L" w:date="2026-08-28T17:16:37Z">
            <w:del w:id="1353" w:author="LKY" w:date="2026-09-15T17:31:31Z">
              <w:r>
                <w:rPr/>
                <w:fldChar w:fldCharType="begin"/>
              </w:r>
            </w:del>
          </w:ins>
          <w:ins w:id="1354" w:author="L" w:date="2026-08-28T17:16:37Z">
            <w:del w:id="1355" w:author="LKY" w:date="2026-09-15T17:31:31Z">
              <w:r>
                <w:rPr/>
                <w:delInstrText xml:space="preserve"> PAGEREF _Toc16624 \h </w:delInstrText>
              </w:r>
            </w:del>
          </w:ins>
          <w:ins w:id="1356" w:author="L" w:date="2026-08-28T17:16:37Z">
            <w:del w:id="1357" w:author="LKY" w:date="2026-09-15T17:31:31Z">
              <w:r>
                <w:rPr/>
                <w:fldChar w:fldCharType="separate"/>
              </w:r>
            </w:del>
          </w:ins>
          <w:ins w:id="1358" w:author="L" w:date="2026-08-28T17:16:37Z">
            <w:del w:id="1359" w:author="LKY" w:date="2026-09-15T17:31:31Z">
              <w:r>
                <w:rPr/>
                <w:delText>29</w:delText>
              </w:r>
            </w:del>
          </w:ins>
          <w:ins w:id="1360" w:author="L" w:date="2026-08-28T17:16:37Z">
            <w:del w:id="1361" w:author="LKY" w:date="2026-09-15T17:31:31Z">
              <w:r>
                <w:rPr/>
                <w:fldChar w:fldCharType="end"/>
              </w:r>
            </w:del>
          </w:ins>
          <w:ins w:id="1362" w:author="L" w:date="2026-08-28T17:16:37Z">
            <w:del w:id="1363" w:author="LKY" w:date="2026-09-15T17:31:31Z">
              <w:r>
                <w:rPr/>
                <w:fldChar w:fldCharType="end"/>
              </w:r>
            </w:del>
          </w:ins>
        </w:p>
        <w:p w14:paraId="646A4B5A">
          <w:pPr>
            <w:pStyle w:val="11"/>
            <w:tabs>
              <w:tab w:val="right" w:leader="dot" w:pos="8306"/>
            </w:tabs>
            <w:rPr>
              <w:ins w:id="1364" w:author="L" w:date="2026-08-28T17:16:37Z"/>
              <w:del w:id="1365" w:author="LKY" w:date="2026-09-15T17:31:31Z"/>
            </w:rPr>
          </w:pPr>
          <w:ins w:id="1366" w:author="L" w:date="2026-08-28T17:16:37Z">
            <w:del w:id="1367" w:author="LKY" w:date="2026-09-15T17:31:31Z">
              <w:r>
                <w:rPr/>
                <w:fldChar w:fldCharType="begin"/>
              </w:r>
            </w:del>
          </w:ins>
          <w:ins w:id="1368" w:author="L" w:date="2026-08-28T17:16:37Z">
            <w:del w:id="1369" w:author="LKY" w:date="2026-09-15T17:31:31Z">
              <w:r>
                <w:rPr/>
                <w:delInstrText xml:space="preserve"> HYPERLINK \l _Toc27640 </w:delInstrText>
              </w:r>
            </w:del>
          </w:ins>
          <w:ins w:id="1370" w:author="L" w:date="2026-08-28T17:16:37Z">
            <w:del w:id="1371" w:author="LKY" w:date="2026-09-15T17:31:31Z">
              <w:r>
                <w:rPr/>
                <w:fldChar w:fldCharType="separate"/>
              </w:r>
            </w:del>
          </w:ins>
          <w:ins w:id="1372" w:author="L" w:date="2026-08-28T17:16:37Z">
            <w:del w:id="1373" w:author="LKY" w:date="2026-09-15T17:31:31Z">
              <w:r>
                <w:rPr>
                  <w:rFonts w:hint="eastAsia" w:ascii="Times New Roman" w:hAnsi="Times New Roman" w:cs="宋体"/>
                  <w:kern w:val="2"/>
                  <w:szCs w:val="32"/>
                  <w:lang w:val="en-US" w:eastAsia="zh-CN" w:bidi="en-US"/>
                </w:rPr>
                <w:delText>2.8调试串口</w:delText>
              </w:r>
            </w:del>
          </w:ins>
          <w:ins w:id="1374" w:author="L" w:date="2026-08-28T17:16:37Z">
            <w:del w:id="1375" w:author="LKY" w:date="2026-09-15T17:31:31Z">
              <w:r>
                <w:rPr/>
                <w:tab/>
              </w:r>
            </w:del>
          </w:ins>
          <w:ins w:id="1376" w:author="L" w:date="2026-08-28T17:16:37Z">
            <w:del w:id="1377" w:author="LKY" w:date="2026-09-15T17:31:31Z">
              <w:r>
                <w:rPr/>
                <w:fldChar w:fldCharType="begin"/>
              </w:r>
            </w:del>
          </w:ins>
          <w:ins w:id="1378" w:author="L" w:date="2026-08-28T17:16:37Z">
            <w:del w:id="1379" w:author="LKY" w:date="2026-09-15T17:31:31Z">
              <w:r>
                <w:rPr/>
                <w:delInstrText xml:space="preserve"> PAGEREF _Toc27640 \h </w:delInstrText>
              </w:r>
            </w:del>
          </w:ins>
          <w:ins w:id="1380" w:author="L" w:date="2026-08-28T17:16:37Z">
            <w:del w:id="1381" w:author="LKY" w:date="2026-09-15T17:31:31Z">
              <w:r>
                <w:rPr/>
                <w:fldChar w:fldCharType="separate"/>
              </w:r>
            </w:del>
          </w:ins>
          <w:ins w:id="1382" w:author="L" w:date="2026-08-28T17:16:37Z">
            <w:del w:id="1383" w:author="LKY" w:date="2026-09-15T17:31:31Z">
              <w:r>
                <w:rPr/>
                <w:delText>29</w:delText>
              </w:r>
            </w:del>
          </w:ins>
          <w:ins w:id="1384" w:author="L" w:date="2026-08-28T17:16:37Z">
            <w:del w:id="1385" w:author="LKY" w:date="2026-09-15T17:31:31Z">
              <w:r>
                <w:rPr/>
                <w:fldChar w:fldCharType="end"/>
              </w:r>
            </w:del>
          </w:ins>
          <w:ins w:id="1386" w:author="L" w:date="2026-08-28T17:16:37Z">
            <w:del w:id="1387" w:author="LKY" w:date="2026-09-15T17:31:31Z">
              <w:r>
                <w:rPr/>
                <w:fldChar w:fldCharType="end"/>
              </w:r>
            </w:del>
          </w:ins>
        </w:p>
        <w:p w14:paraId="49D1B121">
          <w:pPr>
            <w:pStyle w:val="11"/>
            <w:tabs>
              <w:tab w:val="right" w:leader="dot" w:pos="8306"/>
            </w:tabs>
            <w:rPr>
              <w:ins w:id="1388" w:author="L" w:date="2026-08-28T17:16:37Z"/>
              <w:del w:id="1389" w:author="LKY" w:date="2026-09-15T17:31:31Z"/>
            </w:rPr>
          </w:pPr>
          <w:ins w:id="1390" w:author="L" w:date="2026-08-28T17:16:37Z">
            <w:del w:id="1391" w:author="LKY" w:date="2026-09-15T17:31:31Z">
              <w:r>
                <w:rPr/>
                <w:fldChar w:fldCharType="begin"/>
              </w:r>
            </w:del>
          </w:ins>
          <w:ins w:id="1392" w:author="L" w:date="2026-08-28T17:16:37Z">
            <w:del w:id="1393" w:author="LKY" w:date="2026-09-15T17:31:31Z">
              <w:r>
                <w:rPr/>
                <w:delInstrText xml:space="preserve"> HYPERLINK \l _Toc22232 </w:delInstrText>
              </w:r>
            </w:del>
          </w:ins>
          <w:ins w:id="1394" w:author="L" w:date="2026-08-28T17:16:37Z">
            <w:del w:id="1395" w:author="LKY" w:date="2026-09-15T17:31:31Z">
              <w:r>
                <w:rPr/>
                <w:fldChar w:fldCharType="separate"/>
              </w:r>
            </w:del>
          </w:ins>
          <w:ins w:id="1396" w:author="L" w:date="2026-08-28T17:16:37Z">
            <w:del w:id="1397" w:author="LKY" w:date="2026-09-15T17:31:31Z">
              <w:r>
                <w:rPr>
                  <w:rFonts w:hint="eastAsia" w:ascii="Times New Roman" w:hAnsi="Times New Roman" w:cs="宋体"/>
                  <w:kern w:val="2"/>
                  <w:szCs w:val="32"/>
                  <w:lang w:val="en-US" w:eastAsia="zh-CN" w:bidi="en-US"/>
                </w:rPr>
                <w:delText>2.9 SIM卡插槽</w:delText>
              </w:r>
            </w:del>
          </w:ins>
          <w:ins w:id="1398" w:author="L" w:date="2026-08-28T17:16:37Z">
            <w:del w:id="1399" w:author="LKY" w:date="2026-09-15T17:31:31Z">
              <w:r>
                <w:rPr/>
                <w:tab/>
              </w:r>
            </w:del>
          </w:ins>
          <w:ins w:id="1400" w:author="L" w:date="2026-08-28T17:16:37Z">
            <w:del w:id="1401" w:author="LKY" w:date="2026-09-15T17:31:31Z">
              <w:r>
                <w:rPr/>
                <w:fldChar w:fldCharType="begin"/>
              </w:r>
            </w:del>
          </w:ins>
          <w:ins w:id="1402" w:author="L" w:date="2026-08-28T17:16:37Z">
            <w:del w:id="1403" w:author="LKY" w:date="2026-09-15T17:31:31Z">
              <w:r>
                <w:rPr/>
                <w:delInstrText xml:space="preserve"> PAGEREF _Toc22232 \h </w:delInstrText>
              </w:r>
            </w:del>
          </w:ins>
          <w:ins w:id="1404" w:author="L" w:date="2026-08-28T17:16:37Z">
            <w:del w:id="1405" w:author="LKY" w:date="2026-09-15T17:31:31Z">
              <w:r>
                <w:rPr/>
                <w:fldChar w:fldCharType="separate"/>
              </w:r>
            </w:del>
          </w:ins>
          <w:ins w:id="1406" w:author="L" w:date="2026-08-28T17:16:37Z">
            <w:del w:id="1407" w:author="LKY" w:date="2026-09-15T17:31:31Z">
              <w:r>
                <w:rPr/>
                <w:delText>29</w:delText>
              </w:r>
            </w:del>
          </w:ins>
          <w:ins w:id="1408" w:author="L" w:date="2026-08-28T17:16:37Z">
            <w:del w:id="1409" w:author="LKY" w:date="2026-09-15T17:31:31Z">
              <w:r>
                <w:rPr/>
                <w:fldChar w:fldCharType="end"/>
              </w:r>
            </w:del>
          </w:ins>
          <w:ins w:id="1410" w:author="L" w:date="2026-08-28T17:16:37Z">
            <w:del w:id="1411" w:author="LKY" w:date="2026-09-15T17:31:31Z">
              <w:r>
                <w:rPr/>
                <w:fldChar w:fldCharType="end"/>
              </w:r>
            </w:del>
          </w:ins>
        </w:p>
        <w:p w14:paraId="112FD90D">
          <w:pPr>
            <w:pStyle w:val="11"/>
            <w:tabs>
              <w:tab w:val="right" w:leader="dot" w:pos="8306"/>
            </w:tabs>
            <w:rPr>
              <w:ins w:id="1412" w:author="L" w:date="2026-08-28T17:16:37Z"/>
              <w:del w:id="1413" w:author="LKY" w:date="2026-09-15T17:31:31Z"/>
            </w:rPr>
          </w:pPr>
          <w:ins w:id="1414" w:author="L" w:date="2026-08-28T17:16:37Z">
            <w:del w:id="1415" w:author="LKY" w:date="2026-09-15T17:31:31Z">
              <w:r>
                <w:rPr/>
                <w:fldChar w:fldCharType="begin"/>
              </w:r>
            </w:del>
          </w:ins>
          <w:ins w:id="1416" w:author="L" w:date="2026-08-28T17:16:37Z">
            <w:del w:id="1417" w:author="LKY" w:date="2026-09-15T17:31:31Z">
              <w:r>
                <w:rPr/>
                <w:delInstrText xml:space="preserve"> HYPERLINK \l _Toc23613 </w:delInstrText>
              </w:r>
            </w:del>
          </w:ins>
          <w:ins w:id="1418" w:author="L" w:date="2026-08-28T17:16:37Z">
            <w:del w:id="1419" w:author="LKY" w:date="2026-09-15T17:31:31Z">
              <w:r>
                <w:rPr/>
                <w:fldChar w:fldCharType="separate"/>
              </w:r>
            </w:del>
          </w:ins>
          <w:ins w:id="1420" w:author="L" w:date="2026-08-28T17:16:37Z">
            <w:del w:id="1421" w:author="LKY" w:date="2026-09-15T17:31:31Z">
              <w:r>
                <w:rPr>
                  <w:rFonts w:hint="eastAsia" w:ascii="Times New Roman" w:hAnsi="Times New Roman" w:cs="宋体"/>
                  <w:kern w:val="2"/>
                  <w:szCs w:val="32"/>
                  <w:lang w:val="en-US" w:eastAsia="zh-CN" w:bidi="en-US"/>
                </w:rPr>
                <w:delText>2.10 SD卡插槽</w:delText>
              </w:r>
            </w:del>
          </w:ins>
          <w:ins w:id="1422" w:author="L" w:date="2026-08-28T17:16:37Z">
            <w:del w:id="1423" w:author="LKY" w:date="2026-09-15T17:31:31Z">
              <w:r>
                <w:rPr/>
                <w:tab/>
              </w:r>
            </w:del>
          </w:ins>
          <w:ins w:id="1424" w:author="L" w:date="2026-08-28T17:16:37Z">
            <w:del w:id="1425" w:author="LKY" w:date="2026-09-15T17:31:31Z">
              <w:r>
                <w:rPr/>
                <w:fldChar w:fldCharType="begin"/>
              </w:r>
            </w:del>
          </w:ins>
          <w:ins w:id="1426" w:author="L" w:date="2026-08-28T17:16:37Z">
            <w:del w:id="1427" w:author="LKY" w:date="2026-09-15T17:31:31Z">
              <w:r>
                <w:rPr/>
                <w:delInstrText xml:space="preserve"> PAGEREF _Toc23613 \h </w:delInstrText>
              </w:r>
            </w:del>
          </w:ins>
          <w:ins w:id="1428" w:author="L" w:date="2026-08-28T17:16:37Z">
            <w:del w:id="1429" w:author="LKY" w:date="2026-09-15T17:31:31Z">
              <w:r>
                <w:rPr/>
                <w:fldChar w:fldCharType="separate"/>
              </w:r>
            </w:del>
          </w:ins>
          <w:ins w:id="1430" w:author="L" w:date="2026-08-28T17:16:37Z">
            <w:del w:id="1431" w:author="LKY" w:date="2026-09-15T17:31:31Z">
              <w:r>
                <w:rPr/>
                <w:delText>30</w:delText>
              </w:r>
            </w:del>
          </w:ins>
          <w:ins w:id="1432" w:author="L" w:date="2026-08-28T17:16:37Z">
            <w:del w:id="1433" w:author="LKY" w:date="2026-09-15T17:31:31Z">
              <w:r>
                <w:rPr/>
                <w:fldChar w:fldCharType="end"/>
              </w:r>
            </w:del>
          </w:ins>
          <w:ins w:id="1434" w:author="L" w:date="2026-08-28T17:16:37Z">
            <w:del w:id="1435" w:author="LKY" w:date="2026-09-15T17:31:31Z">
              <w:r>
                <w:rPr/>
                <w:fldChar w:fldCharType="end"/>
              </w:r>
            </w:del>
          </w:ins>
        </w:p>
        <w:p w14:paraId="4FF129B8">
          <w:pPr>
            <w:pStyle w:val="11"/>
            <w:tabs>
              <w:tab w:val="right" w:leader="dot" w:pos="8306"/>
            </w:tabs>
            <w:rPr>
              <w:ins w:id="1436" w:author="L" w:date="2026-08-28T17:16:37Z"/>
              <w:del w:id="1437" w:author="LKY" w:date="2026-09-15T17:31:31Z"/>
            </w:rPr>
          </w:pPr>
          <w:ins w:id="1438" w:author="L" w:date="2026-08-28T17:16:37Z">
            <w:del w:id="1439" w:author="LKY" w:date="2026-09-15T17:31:31Z">
              <w:r>
                <w:rPr/>
                <w:fldChar w:fldCharType="begin"/>
              </w:r>
            </w:del>
          </w:ins>
          <w:ins w:id="1440" w:author="L" w:date="2026-08-28T17:16:37Z">
            <w:del w:id="1441" w:author="LKY" w:date="2026-09-15T17:31:31Z">
              <w:r>
                <w:rPr/>
                <w:delInstrText xml:space="preserve"> HYPERLINK \l _Toc7221 </w:delInstrText>
              </w:r>
            </w:del>
          </w:ins>
          <w:ins w:id="1442" w:author="L" w:date="2026-08-28T17:16:37Z">
            <w:del w:id="1443" w:author="LKY" w:date="2026-09-15T17:31:31Z">
              <w:r>
                <w:rPr/>
                <w:fldChar w:fldCharType="separate"/>
              </w:r>
            </w:del>
          </w:ins>
          <w:ins w:id="1444" w:author="L" w:date="2026-08-28T17:16:37Z">
            <w:del w:id="1445" w:author="LKY" w:date="2026-09-15T17:31:31Z">
              <w:r>
                <w:rPr>
                  <w:rFonts w:hint="eastAsia" w:ascii="Times New Roman" w:hAnsi="Times New Roman" w:cs="宋体"/>
                  <w:kern w:val="2"/>
                  <w:szCs w:val="32"/>
                  <w:lang w:val="en-US" w:eastAsia="zh-CN" w:bidi="en-US"/>
                </w:rPr>
                <w:delText>2.11重启按钮</w:delText>
              </w:r>
            </w:del>
          </w:ins>
          <w:ins w:id="1446" w:author="L" w:date="2026-08-28T17:16:37Z">
            <w:del w:id="1447" w:author="LKY" w:date="2026-09-15T17:31:31Z">
              <w:r>
                <w:rPr/>
                <w:tab/>
              </w:r>
            </w:del>
          </w:ins>
          <w:ins w:id="1448" w:author="L" w:date="2026-08-28T17:16:37Z">
            <w:del w:id="1449" w:author="LKY" w:date="2026-09-15T17:31:31Z">
              <w:r>
                <w:rPr/>
                <w:fldChar w:fldCharType="begin"/>
              </w:r>
            </w:del>
          </w:ins>
          <w:ins w:id="1450" w:author="L" w:date="2026-08-28T17:16:37Z">
            <w:del w:id="1451" w:author="LKY" w:date="2026-09-15T17:31:31Z">
              <w:r>
                <w:rPr/>
                <w:delInstrText xml:space="preserve"> PAGEREF _Toc7221 \h </w:delInstrText>
              </w:r>
            </w:del>
          </w:ins>
          <w:ins w:id="1452" w:author="L" w:date="2026-08-28T17:16:37Z">
            <w:del w:id="1453" w:author="LKY" w:date="2026-09-15T17:31:31Z">
              <w:r>
                <w:rPr/>
                <w:fldChar w:fldCharType="separate"/>
              </w:r>
            </w:del>
          </w:ins>
          <w:ins w:id="1454" w:author="L" w:date="2026-08-28T17:16:37Z">
            <w:del w:id="1455" w:author="LKY" w:date="2026-09-15T17:31:31Z">
              <w:r>
                <w:rPr/>
                <w:delText>31</w:delText>
              </w:r>
            </w:del>
          </w:ins>
          <w:ins w:id="1456" w:author="L" w:date="2026-08-28T17:16:37Z">
            <w:del w:id="1457" w:author="LKY" w:date="2026-09-15T17:31:31Z">
              <w:r>
                <w:rPr/>
                <w:fldChar w:fldCharType="end"/>
              </w:r>
            </w:del>
          </w:ins>
          <w:ins w:id="1458" w:author="L" w:date="2026-08-28T17:16:37Z">
            <w:del w:id="1459" w:author="LKY" w:date="2026-09-15T17:31:31Z">
              <w:r>
                <w:rPr/>
                <w:fldChar w:fldCharType="end"/>
              </w:r>
            </w:del>
          </w:ins>
        </w:p>
        <w:p w14:paraId="02FD0C90">
          <w:pPr>
            <w:pStyle w:val="11"/>
            <w:tabs>
              <w:tab w:val="right" w:leader="dot" w:pos="8306"/>
            </w:tabs>
            <w:rPr>
              <w:ins w:id="1460" w:author="L" w:date="2026-08-28T17:16:37Z"/>
              <w:del w:id="1461" w:author="LKY" w:date="2026-09-15T17:31:31Z"/>
            </w:rPr>
          </w:pPr>
          <w:ins w:id="1462" w:author="L" w:date="2026-08-28T17:16:37Z">
            <w:del w:id="1463" w:author="LKY" w:date="2026-09-15T17:31:31Z">
              <w:r>
                <w:rPr/>
                <w:fldChar w:fldCharType="begin"/>
              </w:r>
            </w:del>
          </w:ins>
          <w:ins w:id="1464" w:author="L" w:date="2026-08-28T17:16:37Z">
            <w:del w:id="1465" w:author="LKY" w:date="2026-09-15T17:31:31Z">
              <w:r>
                <w:rPr/>
                <w:delInstrText xml:space="preserve"> HYPERLINK \l _Toc17735 </w:delInstrText>
              </w:r>
            </w:del>
          </w:ins>
          <w:ins w:id="1466" w:author="L" w:date="2026-08-28T17:16:37Z">
            <w:del w:id="1467" w:author="LKY" w:date="2026-09-15T17:31:31Z">
              <w:r>
                <w:rPr/>
                <w:fldChar w:fldCharType="separate"/>
              </w:r>
            </w:del>
          </w:ins>
          <w:ins w:id="1468" w:author="L" w:date="2026-08-28T17:16:37Z">
            <w:del w:id="1469" w:author="LKY" w:date="2026-09-15T17:31:31Z">
              <w:r>
                <w:rPr>
                  <w:rFonts w:hint="eastAsia" w:ascii="Times New Roman" w:hAnsi="Times New Roman" w:cs="宋体"/>
                  <w:kern w:val="2"/>
                  <w:szCs w:val="32"/>
                  <w:lang w:val="en-US" w:eastAsia="zh-CN" w:bidi="en-US"/>
                </w:rPr>
                <w:delText>2.12 PCIE接口</w:delText>
              </w:r>
            </w:del>
          </w:ins>
          <w:ins w:id="1470" w:author="L" w:date="2026-08-28T17:16:37Z">
            <w:del w:id="1471" w:author="LKY" w:date="2026-09-15T17:31:31Z">
              <w:r>
                <w:rPr/>
                <w:tab/>
              </w:r>
            </w:del>
          </w:ins>
          <w:ins w:id="1472" w:author="L" w:date="2026-08-28T17:16:37Z">
            <w:del w:id="1473" w:author="LKY" w:date="2026-09-15T17:31:31Z">
              <w:r>
                <w:rPr/>
                <w:fldChar w:fldCharType="begin"/>
              </w:r>
            </w:del>
          </w:ins>
          <w:ins w:id="1474" w:author="L" w:date="2026-08-28T17:16:37Z">
            <w:del w:id="1475" w:author="LKY" w:date="2026-09-15T17:31:31Z">
              <w:r>
                <w:rPr/>
                <w:delInstrText xml:space="preserve"> PAGEREF _Toc17735 \h </w:delInstrText>
              </w:r>
            </w:del>
          </w:ins>
          <w:ins w:id="1476" w:author="L" w:date="2026-08-28T17:16:37Z">
            <w:del w:id="1477" w:author="LKY" w:date="2026-09-15T17:31:31Z">
              <w:r>
                <w:rPr/>
                <w:fldChar w:fldCharType="separate"/>
              </w:r>
            </w:del>
          </w:ins>
          <w:ins w:id="1478" w:author="L" w:date="2026-08-28T17:16:37Z">
            <w:del w:id="1479" w:author="LKY" w:date="2026-09-15T17:31:31Z">
              <w:r>
                <w:rPr/>
                <w:delText>31</w:delText>
              </w:r>
            </w:del>
          </w:ins>
          <w:ins w:id="1480" w:author="L" w:date="2026-08-28T17:16:37Z">
            <w:del w:id="1481" w:author="LKY" w:date="2026-09-15T17:31:31Z">
              <w:r>
                <w:rPr/>
                <w:fldChar w:fldCharType="end"/>
              </w:r>
            </w:del>
          </w:ins>
          <w:ins w:id="1482" w:author="L" w:date="2026-08-28T17:16:37Z">
            <w:del w:id="1483" w:author="LKY" w:date="2026-09-15T17:31:31Z">
              <w:r>
                <w:rPr/>
                <w:fldChar w:fldCharType="end"/>
              </w:r>
            </w:del>
          </w:ins>
        </w:p>
        <w:p w14:paraId="3B32D2AB">
          <w:pPr>
            <w:pStyle w:val="7"/>
            <w:tabs>
              <w:tab w:val="right" w:leader="dot" w:pos="8306"/>
            </w:tabs>
            <w:rPr>
              <w:ins w:id="1484" w:author="L" w:date="2026-08-28T17:16:37Z"/>
              <w:del w:id="1485" w:author="LKY" w:date="2026-09-15T17:31:31Z"/>
            </w:rPr>
          </w:pPr>
          <w:ins w:id="1486" w:author="L" w:date="2026-08-28T17:16:37Z">
            <w:del w:id="1487" w:author="LKY" w:date="2026-09-15T17:31:31Z">
              <w:r>
                <w:rPr/>
                <w:fldChar w:fldCharType="begin"/>
              </w:r>
            </w:del>
          </w:ins>
          <w:ins w:id="1488" w:author="L" w:date="2026-08-28T17:16:37Z">
            <w:del w:id="1489" w:author="LKY" w:date="2026-09-15T17:31:31Z">
              <w:r>
                <w:rPr/>
                <w:delInstrText xml:space="preserve"> HYPERLINK \l _Toc17109 </w:delInstrText>
              </w:r>
            </w:del>
          </w:ins>
          <w:ins w:id="1490" w:author="L" w:date="2026-08-28T17:16:37Z">
            <w:del w:id="1491" w:author="LKY" w:date="2026-09-15T17:31:31Z">
              <w:r>
                <w:rPr/>
                <w:fldChar w:fldCharType="separate"/>
              </w:r>
            </w:del>
          </w:ins>
          <w:ins w:id="1492" w:author="L" w:date="2026-08-28T17:16:37Z">
            <w:del w:id="1493" w:author="LKY" w:date="2026-09-15T17:31:31Z">
              <w:r>
                <w:rPr>
                  <w:rFonts w:hint="eastAsia" w:ascii="Times New Roman" w:hAnsi="Times New Roman" w:eastAsia="宋体" w:cs="宋体"/>
                  <w:bCs w:val="0"/>
                  <w:szCs w:val="28"/>
                  <w:lang w:val="en-US" w:eastAsia="zh-CN" w:bidi="en-US"/>
                </w:rPr>
                <w:delText>2.12.1 4G模块</w:delText>
              </w:r>
            </w:del>
          </w:ins>
          <w:ins w:id="1494" w:author="L" w:date="2026-08-28T17:16:37Z">
            <w:del w:id="1495" w:author="LKY" w:date="2026-09-15T17:31:31Z">
              <w:r>
                <w:rPr/>
                <w:tab/>
              </w:r>
            </w:del>
          </w:ins>
          <w:ins w:id="1496" w:author="L" w:date="2026-08-28T17:16:37Z">
            <w:del w:id="1497" w:author="LKY" w:date="2026-09-15T17:31:31Z">
              <w:r>
                <w:rPr/>
                <w:fldChar w:fldCharType="begin"/>
              </w:r>
            </w:del>
          </w:ins>
          <w:ins w:id="1498" w:author="L" w:date="2026-08-28T17:16:37Z">
            <w:del w:id="1499" w:author="LKY" w:date="2026-09-15T17:31:31Z">
              <w:r>
                <w:rPr/>
                <w:delInstrText xml:space="preserve"> PAGEREF _Toc17109 \h </w:delInstrText>
              </w:r>
            </w:del>
          </w:ins>
          <w:ins w:id="1500" w:author="L" w:date="2026-08-28T17:16:37Z">
            <w:del w:id="1501" w:author="LKY" w:date="2026-09-15T17:31:31Z">
              <w:r>
                <w:rPr/>
                <w:fldChar w:fldCharType="separate"/>
              </w:r>
            </w:del>
          </w:ins>
          <w:ins w:id="1502" w:author="L" w:date="2026-08-28T17:16:37Z">
            <w:del w:id="1503" w:author="LKY" w:date="2026-09-15T17:31:31Z">
              <w:r>
                <w:rPr/>
                <w:delText>31</w:delText>
              </w:r>
            </w:del>
          </w:ins>
          <w:ins w:id="1504" w:author="L" w:date="2026-08-28T17:16:37Z">
            <w:del w:id="1505" w:author="LKY" w:date="2026-09-15T17:31:31Z">
              <w:r>
                <w:rPr/>
                <w:fldChar w:fldCharType="end"/>
              </w:r>
            </w:del>
          </w:ins>
          <w:ins w:id="1506" w:author="L" w:date="2026-08-28T17:16:37Z">
            <w:del w:id="1507" w:author="LKY" w:date="2026-09-15T17:31:31Z">
              <w:r>
                <w:rPr/>
                <w:fldChar w:fldCharType="end"/>
              </w:r>
            </w:del>
          </w:ins>
        </w:p>
        <w:p w14:paraId="7A80DD06">
          <w:pPr>
            <w:pStyle w:val="7"/>
            <w:tabs>
              <w:tab w:val="right" w:leader="dot" w:pos="8306"/>
            </w:tabs>
            <w:rPr>
              <w:ins w:id="1508" w:author="L" w:date="2026-08-28T17:16:37Z"/>
              <w:del w:id="1509" w:author="LKY" w:date="2026-09-15T17:31:31Z"/>
            </w:rPr>
          </w:pPr>
          <w:ins w:id="1510" w:author="L" w:date="2026-08-28T17:16:37Z">
            <w:del w:id="1511" w:author="LKY" w:date="2026-09-15T17:31:31Z">
              <w:r>
                <w:rPr/>
                <w:fldChar w:fldCharType="begin"/>
              </w:r>
            </w:del>
          </w:ins>
          <w:ins w:id="1512" w:author="L" w:date="2026-08-28T17:16:37Z">
            <w:del w:id="1513" w:author="LKY" w:date="2026-09-15T17:31:31Z">
              <w:r>
                <w:rPr/>
                <w:delInstrText xml:space="preserve"> HYPERLINK \l _Toc1229 </w:delInstrText>
              </w:r>
            </w:del>
          </w:ins>
          <w:ins w:id="1514" w:author="L" w:date="2026-08-28T17:16:37Z">
            <w:del w:id="1515" w:author="LKY" w:date="2026-09-15T17:31:31Z">
              <w:r>
                <w:rPr/>
                <w:fldChar w:fldCharType="separate"/>
              </w:r>
            </w:del>
          </w:ins>
          <w:ins w:id="1516" w:author="L" w:date="2026-08-28T17:16:37Z">
            <w:del w:id="1517" w:author="LKY" w:date="2026-09-15T17:31:31Z">
              <w:r>
                <w:rPr>
                  <w:rFonts w:hint="eastAsia" w:ascii="Times New Roman" w:hAnsi="Times New Roman" w:eastAsia="宋体" w:cs="宋体"/>
                  <w:bCs w:val="0"/>
                  <w:szCs w:val="28"/>
                  <w:lang w:val="en-US" w:eastAsia="zh-CN" w:bidi="en-US"/>
                </w:rPr>
                <w:delText>2.12.2 Wi-Fi模块</w:delText>
              </w:r>
            </w:del>
          </w:ins>
          <w:ins w:id="1518" w:author="L" w:date="2026-08-28T17:16:37Z">
            <w:del w:id="1519" w:author="LKY" w:date="2026-09-15T17:31:31Z">
              <w:r>
                <w:rPr/>
                <w:tab/>
              </w:r>
            </w:del>
          </w:ins>
          <w:ins w:id="1520" w:author="L" w:date="2026-08-28T17:16:37Z">
            <w:del w:id="1521" w:author="LKY" w:date="2026-09-15T17:31:31Z">
              <w:r>
                <w:rPr/>
                <w:fldChar w:fldCharType="begin"/>
              </w:r>
            </w:del>
          </w:ins>
          <w:ins w:id="1522" w:author="L" w:date="2026-08-28T17:16:37Z">
            <w:del w:id="1523" w:author="LKY" w:date="2026-09-15T17:31:31Z">
              <w:r>
                <w:rPr/>
                <w:delInstrText xml:space="preserve"> PAGEREF _Toc1229 \h </w:delInstrText>
              </w:r>
            </w:del>
          </w:ins>
          <w:ins w:id="1524" w:author="L" w:date="2026-08-28T17:16:37Z">
            <w:del w:id="1525" w:author="LKY" w:date="2026-09-15T17:31:31Z">
              <w:r>
                <w:rPr/>
                <w:fldChar w:fldCharType="separate"/>
              </w:r>
            </w:del>
          </w:ins>
          <w:ins w:id="1526" w:author="L" w:date="2026-08-28T17:16:37Z">
            <w:del w:id="1527" w:author="LKY" w:date="2026-09-15T17:31:31Z">
              <w:r>
                <w:rPr/>
                <w:delText>34</w:delText>
              </w:r>
            </w:del>
          </w:ins>
          <w:ins w:id="1528" w:author="L" w:date="2026-08-28T17:16:37Z">
            <w:del w:id="1529" w:author="LKY" w:date="2026-09-15T17:31:31Z">
              <w:r>
                <w:rPr/>
                <w:fldChar w:fldCharType="end"/>
              </w:r>
            </w:del>
          </w:ins>
          <w:ins w:id="1530" w:author="L" w:date="2026-08-28T17:16:37Z">
            <w:del w:id="1531" w:author="LKY" w:date="2026-09-15T17:31:31Z">
              <w:r>
                <w:rPr/>
                <w:fldChar w:fldCharType="end"/>
              </w:r>
            </w:del>
          </w:ins>
        </w:p>
        <w:p w14:paraId="3A6CD35D">
          <w:pPr>
            <w:pStyle w:val="11"/>
            <w:tabs>
              <w:tab w:val="right" w:leader="dot" w:pos="8306"/>
            </w:tabs>
            <w:rPr>
              <w:ins w:id="1532" w:author="L" w:date="2026-08-28T17:16:37Z"/>
              <w:del w:id="1533" w:author="LKY" w:date="2026-09-15T17:31:31Z"/>
            </w:rPr>
          </w:pPr>
          <w:ins w:id="1534" w:author="L" w:date="2026-08-28T17:16:37Z">
            <w:del w:id="1535" w:author="LKY" w:date="2026-09-15T17:31:31Z">
              <w:r>
                <w:rPr/>
                <w:fldChar w:fldCharType="begin"/>
              </w:r>
            </w:del>
          </w:ins>
          <w:ins w:id="1536" w:author="L" w:date="2026-08-28T17:16:37Z">
            <w:del w:id="1537" w:author="LKY" w:date="2026-09-15T17:31:31Z">
              <w:r>
                <w:rPr/>
                <w:delInstrText xml:space="preserve"> HYPERLINK \l _Toc24622 </w:delInstrText>
              </w:r>
            </w:del>
          </w:ins>
          <w:ins w:id="1538" w:author="L" w:date="2026-08-28T17:16:37Z">
            <w:del w:id="1539" w:author="LKY" w:date="2026-09-15T17:31:31Z">
              <w:r>
                <w:rPr/>
                <w:fldChar w:fldCharType="separate"/>
              </w:r>
            </w:del>
          </w:ins>
          <w:ins w:id="1540" w:author="L" w:date="2026-08-28T17:16:37Z">
            <w:del w:id="1541" w:author="LKY" w:date="2026-09-15T17:31:31Z">
              <w:r>
                <w:rPr>
                  <w:rFonts w:hint="eastAsia" w:ascii="Times New Roman" w:hAnsi="Times New Roman" w:cs="宋体"/>
                  <w:kern w:val="2"/>
                  <w:szCs w:val="32"/>
                  <w:lang w:val="en-US" w:eastAsia="zh-CN" w:bidi="en-US"/>
                </w:rPr>
                <w:delText>2.13硬件看门狗</w:delText>
              </w:r>
            </w:del>
          </w:ins>
          <w:ins w:id="1542" w:author="L" w:date="2026-08-28T17:16:37Z">
            <w:del w:id="1543" w:author="LKY" w:date="2026-09-15T17:31:31Z">
              <w:r>
                <w:rPr/>
                <w:tab/>
              </w:r>
            </w:del>
          </w:ins>
          <w:ins w:id="1544" w:author="L" w:date="2026-08-28T17:16:37Z">
            <w:del w:id="1545" w:author="LKY" w:date="2026-09-15T17:31:31Z">
              <w:r>
                <w:rPr/>
                <w:fldChar w:fldCharType="begin"/>
              </w:r>
            </w:del>
          </w:ins>
          <w:ins w:id="1546" w:author="L" w:date="2026-08-28T17:16:37Z">
            <w:del w:id="1547" w:author="LKY" w:date="2026-09-15T17:31:31Z">
              <w:r>
                <w:rPr/>
                <w:delInstrText xml:space="preserve"> PAGEREF _Toc24622 \h </w:delInstrText>
              </w:r>
            </w:del>
          </w:ins>
          <w:ins w:id="1548" w:author="L" w:date="2026-08-28T17:16:37Z">
            <w:del w:id="1549" w:author="LKY" w:date="2026-09-15T17:31:31Z">
              <w:r>
                <w:rPr/>
                <w:fldChar w:fldCharType="separate"/>
              </w:r>
            </w:del>
          </w:ins>
          <w:ins w:id="1550" w:author="L" w:date="2026-08-28T17:16:37Z">
            <w:del w:id="1551" w:author="LKY" w:date="2026-09-15T17:31:31Z">
              <w:r>
                <w:rPr/>
                <w:delText>36</w:delText>
              </w:r>
            </w:del>
          </w:ins>
          <w:ins w:id="1552" w:author="L" w:date="2026-08-28T17:16:37Z">
            <w:del w:id="1553" w:author="LKY" w:date="2026-09-15T17:31:31Z">
              <w:r>
                <w:rPr/>
                <w:fldChar w:fldCharType="end"/>
              </w:r>
            </w:del>
          </w:ins>
          <w:ins w:id="1554" w:author="L" w:date="2026-08-28T17:16:37Z">
            <w:del w:id="1555" w:author="LKY" w:date="2026-09-15T17:31:31Z">
              <w:r>
                <w:rPr/>
                <w:fldChar w:fldCharType="end"/>
              </w:r>
            </w:del>
          </w:ins>
        </w:p>
        <w:p w14:paraId="51CA9C81">
          <w:pPr>
            <w:pStyle w:val="11"/>
            <w:tabs>
              <w:tab w:val="right" w:leader="dot" w:pos="8306"/>
            </w:tabs>
            <w:rPr>
              <w:ins w:id="1556" w:author="L" w:date="2026-08-28T17:16:37Z"/>
              <w:del w:id="1557" w:author="LKY" w:date="2026-09-15T17:31:31Z"/>
            </w:rPr>
          </w:pPr>
          <w:ins w:id="1558" w:author="L" w:date="2026-08-28T17:16:37Z">
            <w:del w:id="1559" w:author="LKY" w:date="2026-09-15T17:31:31Z">
              <w:r>
                <w:rPr/>
                <w:fldChar w:fldCharType="begin"/>
              </w:r>
            </w:del>
          </w:ins>
          <w:ins w:id="1560" w:author="L" w:date="2026-08-28T17:16:37Z">
            <w:del w:id="1561" w:author="LKY" w:date="2026-09-15T17:31:31Z">
              <w:r>
                <w:rPr/>
                <w:delInstrText xml:space="preserve"> HYPERLINK \l _Toc13985 </w:delInstrText>
              </w:r>
            </w:del>
          </w:ins>
          <w:ins w:id="1562" w:author="L" w:date="2026-08-28T17:16:37Z">
            <w:del w:id="1563" w:author="LKY" w:date="2026-09-15T17:31:31Z">
              <w:r>
                <w:rPr/>
                <w:fldChar w:fldCharType="separate"/>
              </w:r>
            </w:del>
          </w:ins>
          <w:ins w:id="1564" w:author="L" w:date="2026-08-28T17:16:37Z">
            <w:del w:id="1565" w:author="LKY" w:date="2026-09-15T17:31:31Z">
              <w:r>
                <w:rPr>
                  <w:rFonts w:hint="eastAsia" w:ascii="Times New Roman" w:hAnsi="Times New Roman" w:cs="宋体"/>
                  <w:kern w:val="2"/>
                  <w:szCs w:val="32"/>
                  <w:lang w:val="en-US" w:eastAsia="zh-CN" w:bidi="en-US"/>
                </w:rPr>
                <w:delText>2.14外部RTC</w:delText>
              </w:r>
            </w:del>
          </w:ins>
          <w:ins w:id="1566" w:author="L" w:date="2026-08-28T17:16:37Z">
            <w:del w:id="1567" w:author="LKY" w:date="2026-09-15T17:31:31Z">
              <w:r>
                <w:rPr/>
                <w:tab/>
              </w:r>
            </w:del>
          </w:ins>
          <w:ins w:id="1568" w:author="L" w:date="2026-08-28T17:16:37Z">
            <w:del w:id="1569" w:author="LKY" w:date="2026-09-15T17:31:31Z">
              <w:r>
                <w:rPr/>
                <w:fldChar w:fldCharType="begin"/>
              </w:r>
            </w:del>
          </w:ins>
          <w:ins w:id="1570" w:author="L" w:date="2026-08-28T17:16:37Z">
            <w:del w:id="1571" w:author="LKY" w:date="2026-09-15T17:31:31Z">
              <w:r>
                <w:rPr/>
                <w:delInstrText xml:space="preserve"> PAGEREF _Toc13985 \h </w:delInstrText>
              </w:r>
            </w:del>
          </w:ins>
          <w:ins w:id="1572" w:author="L" w:date="2026-08-28T17:16:37Z">
            <w:del w:id="1573" w:author="LKY" w:date="2026-09-15T17:31:31Z">
              <w:r>
                <w:rPr/>
                <w:fldChar w:fldCharType="separate"/>
              </w:r>
            </w:del>
          </w:ins>
          <w:ins w:id="1574" w:author="L" w:date="2026-08-28T17:16:37Z">
            <w:del w:id="1575" w:author="LKY" w:date="2026-09-15T17:31:31Z">
              <w:r>
                <w:rPr/>
                <w:delText>36</w:delText>
              </w:r>
            </w:del>
          </w:ins>
          <w:ins w:id="1576" w:author="L" w:date="2026-08-28T17:16:37Z">
            <w:del w:id="1577" w:author="LKY" w:date="2026-09-15T17:31:31Z">
              <w:r>
                <w:rPr/>
                <w:fldChar w:fldCharType="end"/>
              </w:r>
            </w:del>
          </w:ins>
          <w:ins w:id="1578" w:author="L" w:date="2026-08-28T17:16:37Z">
            <w:del w:id="1579" w:author="LKY" w:date="2026-09-15T17:31:31Z">
              <w:r>
                <w:rPr/>
                <w:fldChar w:fldCharType="end"/>
              </w:r>
            </w:del>
          </w:ins>
        </w:p>
        <w:p w14:paraId="3A90F32D">
          <w:pPr>
            <w:pStyle w:val="11"/>
            <w:tabs>
              <w:tab w:val="right" w:leader="dot" w:pos="8306"/>
            </w:tabs>
            <w:rPr>
              <w:ins w:id="1580" w:author="L" w:date="2026-08-28T17:16:37Z"/>
              <w:del w:id="1581" w:author="LKY" w:date="2026-09-15T17:31:31Z"/>
            </w:rPr>
          </w:pPr>
          <w:ins w:id="1582" w:author="L" w:date="2026-08-28T17:16:37Z">
            <w:del w:id="1583" w:author="LKY" w:date="2026-09-15T17:31:31Z">
              <w:r>
                <w:rPr/>
                <w:fldChar w:fldCharType="begin"/>
              </w:r>
            </w:del>
          </w:ins>
          <w:ins w:id="1584" w:author="L" w:date="2026-08-28T17:16:37Z">
            <w:del w:id="1585" w:author="LKY" w:date="2026-09-15T17:31:31Z">
              <w:r>
                <w:rPr/>
                <w:delInstrText xml:space="preserve"> HYPERLINK \l _Toc21557 </w:delInstrText>
              </w:r>
            </w:del>
          </w:ins>
          <w:ins w:id="1586" w:author="L" w:date="2026-08-28T17:16:37Z">
            <w:del w:id="1587" w:author="LKY" w:date="2026-09-15T17:31:31Z">
              <w:r>
                <w:rPr/>
                <w:fldChar w:fldCharType="separate"/>
              </w:r>
            </w:del>
          </w:ins>
          <w:ins w:id="1588" w:author="L" w:date="2026-08-28T17:16:37Z">
            <w:del w:id="1589" w:author="LKY" w:date="2026-09-15T17:31:31Z">
              <w:r>
                <w:rPr>
                  <w:rFonts w:hint="eastAsia" w:ascii="Times New Roman" w:hAnsi="Times New Roman" w:cs="宋体"/>
                  <w:kern w:val="2"/>
                  <w:szCs w:val="32"/>
                  <w:lang w:val="en-US" w:eastAsia="zh-CN" w:bidi="en-US"/>
                </w:rPr>
                <w:delText>2.15加密芯片</w:delText>
              </w:r>
            </w:del>
          </w:ins>
          <w:ins w:id="1590" w:author="L" w:date="2026-08-28T17:16:37Z">
            <w:del w:id="1591" w:author="LKY" w:date="2026-09-15T17:31:31Z">
              <w:r>
                <w:rPr/>
                <w:tab/>
              </w:r>
            </w:del>
          </w:ins>
          <w:ins w:id="1592" w:author="L" w:date="2026-08-28T17:16:37Z">
            <w:del w:id="1593" w:author="LKY" w:date="2026-09-15T17:31:31Z">
              <w:r>
                <w:rPr/>
                <w:fldChar w:fldCharType="begin"/>
              </w:r>
            </w:del>
          </w:ins>
          <w:ins w:id="1594" w:author="L" w:date="2026-08-28T17:16:37Z">
            <w:del w:id="1595" w:author="LKY" w:date="2026-09-15T17:31:31Z">
              <w:r>
                <w:rPr/>
                <w:delInstrText xml:space="preserve"> PAGEREF _Toc21557 \h </w:delInstrText>
              </w:r>
            </w:del>
          </w:ins>
          <w:ins w:id="1596" w:author="L" w:date="2026-08-28T17:16:37Z">
            <w:del w:id="1597" w:author="LKY" w:date="2026-09-15T17:31:31Z">
              <w:r>
                <w:rPr/>
                <w:fldChar w:fldCharType="separate"/>
              </w:r>
            </w:del>
          </w:ins>
          <w:ins w:id="1598" w:author="L" w:date="2026-08-28T17:16:37Z">
            <w:del w:id="1599" w:author="LKY" w:date="2026-09-15T17:31:31Z">
              <w:r>
                <w:rPr/>
                <w:delText>37</w:delText>
              </w:r>
            </w:del>
          </w:ins>
          <w:ins w:id="1600" w:author="L" w:date="2026-08-28T17:16:37Z">
            <w:del w:id="1601" w:author="LKY" w:date="2026-09-15T17:31:31Z">
              <w:r>
                <w:rPr/>
                <w:fldChar w:fldCharType="end"/>
              </w:r>
            </w:del>
          </w:ins>
          <w:ins w:id="1602" w:author="L" w:date="2026-08-28T17:16:37Z">
            <w:del w:id="1603" w:author="LKY" w:date="2026-09-15T17:31:31Z">
              <w:r>
                <w:rPr/>
                <w:fldChar w:fldCharType="end"/>
              </w:r>
            </w:del>
          </w:ins>
        </w:p>
        <w:p w14:paraId="1711FDF9">
          <w:pPr>
            <w:pStyle w:val="10"/>
            <w:tabs>
              <w:tab w:val="right" w:leader="dot" w:pos="8306"/>
            </w:tabs>
            <w:rPr>
              <w:ins w:id="1604" w:author="L" w:date="2026-08-28T17:16:37Z"/>
              <w:del w:id="1605" w:author="LKY" w:date="2026-09-15T17:31:31Z"/>
            </w:rPr>
          </w:pPr>
          <w:ins w:id="1606" w:author="L" w:date="2026-08-28T17:16:37Z">
            <w:del w:id="1607" w:author="LKY" w:date="2026-09-15T17:31:31Z">
              <w:r>
                <w:rPr/>
                <w:fldChar w:fldCharType="begin"/>
              </w:r>
            </w:del>
          </w:ins>
          <w:ins w:id="1608" w:author="L" w:date="2026-08-28T17:16:37Z">
            <w:del w:id="1609" w:author="LKY" w:date="2026-09-15T17:31:31Z">
              <w:r>
                <w:rPr/>
                <w:delInstrText xml:space="preserve"> HYPERLINK \l _Toc18599 </w:delInstrText>
              </w:r>
            </w:del>
          </w:ins>
          <w:ins w:id="1610" w:author="L" w:date="2026-08-28T17:16:37Z">
            <w:del w:id="1611" w:author="LKY" w:date="2026-09-15T17:31:31Z">
              <w:r>
                <w:rPr/>
                <w:fldChar w:fldCharType="separate"/>
              </w:r>
            </w:del>
          </w:ins>
          <w:ins w:id="1612" w:author="L" w:date="2026-08-28T17:16:37Z">
            <w:del w:id="1613" w:author="LKY" w:date="2026-09-15T17:31:31Z">
              <w:r>
                <w:rPr>
                  <w:rFonts w:hint="eastAsia"/>
                  <w:lang w:val="en-US" w:eastAsia="zh-CN"/>
                </w:rPr>
                <w:delText>3.设备登录</w:delText>
              </w:r>
            </w:del>
          </w:ins>
          <w:ins w:id="1614" w:author="L" w:date="2026-08-28T17:16:37Z">
            <w:del w:id="1615" w:author="LKY" w:date="2026-09-15T17:31:31Z">
              <w:r>
                <w:rPr/>
                <w:tab/>
              </w:r>
            </w:del>
          </w:ins>
          <w:ins w:id="1616" w:author="L" w:date="2026-08-28T17:16:37Z">
            <w:del w:id="1617" w:author="LKY" w:date="2026-09-15T17:31:31Z">
              <w:r>
                <w:rPr/>
                <w:fldChar w:fldCharType="begin"/>
              </w:r>
            </w:del>
          </w:ins>
          <w:ins w:id="1618" w:author="L" w:date="2026-08-28T17:16:37Z">
            <w:del w:id="1619" w:author="LKY" w:date="2026-09-15T17:31:31Z">
              <w:r>
                <w:rPr/>
                <w:delInstrText xml:space="preserve"> PAGEREF _Toc18599 \h </w:delInstrText>
              </w:r>
            </w:del>
          </w:ins>
          <w:ins w:id="1620" w:author="L" w:date="2026-08-28T17:16:37Z">
            <w:del w:id="1621" w:author="LKY" w:date="2026-09-15T17:31:31Z">
              <w:r>
                <w:rPr/>
                <w:fldChar w:fldCharType="separate"/>
              </w:r>
            </w:del>
          </w:ins>
          <w:ins w:id="1622" w:author="L" w:date="2026-08-28T17:16:37Z">
            <w:del w:id="1623" w:author="LKY" w:date="2026-09-15T17:31:31Z">
              <w:r>
                <w:rPr/>
                <w:delText>38</w:delText>
              </w:r>
            </w:del>
          </w:ins>
          <w:ins w:id="1624" w:author="L" w:date="2026-08-28T17:16:37Z">
            <w:del w:id="1625" w:author="LKY" w:date="2026-09-15T17:31:31Z">
              <w:r>
                <w:rPr/>
                <w:fldChar w:fldCharType="end"/>
              </w:r>
            </w:del>
          </w:ins>
          <w:ins w:id="1626" w:author="L" w:date="2026-08-28T17:16:37Z">
            <w:del w:id="1627" w:author="LKY" w:date="2026-09-15T17:31:31Z">
              <w:r>
                <w:rPr/>
                <w:fldChar w:fldCharType="end"/>
              </w:r>
            </w:del>
          </w:ins>
        </w:p>
        <w:p w14:paraId="2AD6A4F7">
          <w:pPr>
            <w:pStyle w:val="11"/>
            <w:tabs>
              <w:tab w:val="right" w:leader="dot" w:pos="8306"/>
            </w:tabs>
            <w:rPr>
              <w:ins w:id="1628" w:author="L" w:date="2026-08-28T17:16:37Z"/>
              <w:del w:id="1629" w:author="LKY" w:date="2026-09-15T17:31:31Z"/>
            </w:rPr>
          </w:pPr>
          <w:ins w:id="1630" w:author="L" w:date="2026-08-28T17:16:37Z">
            <w:del w:id="1631" w:author="LKY" w:date="2026-09-15T17:31:31Z">
              <w:r>
                <w:rPr/>
                <w:fldChar w:fldCharType="begin"/>
              </w:r>
            </w:del>
          </w:ins>
          <w:ins w:id="1632" w:author="L" w:date="2026-08-28T17:16:37Z">
            <w:del w:id="1633" w:author="LKY" w:date="2026-09-15T17:31:31Z">
              <w:r>
                <w:rPr/>
                <w:delInstrText xml:space="preserve"> HYPERLINK \l _Toc13301 </w:delInstrText>
              </w:r>
            </w:del>
          </w:ins>
          <w:ins w:id="1634" w:author="L" w:date="2026-08-28T17:16:37Z">
            <w:del w:id="1635" w:author="LKY" w:date="2026-09-15T17:31:31Z">
              <w:r>
                <w:rPr/>
                <w:fldChar w:fldCharType="separate"/>
              </w:r>
            </w:del>
          </w:ins>
          <w:ins w:id="1636" w:author="L" w:date="2026-08-28T17:16:37Z">
            <w:del w:id="1637" w:author="LKY" w:date="2026-09-15T17:31:31Z">
              <w:r>
                <w:rPr>
                  <w:rFonts w:hint="eastAsia" w:ascii="Times New Roman" w:hAnsi="Times New Roman" w:eastAsia="宋体" w:cs="宋体"/>
                  <w:bCs/>
                  <w:iCs/>
                  <w:szCs w:val="32"/>
                  <w:lang w:val="en-US" w:eastAsia="zh-CN"/>
                </w:rPr>
                <w:delText>3.1 USB登录</w:delText>
              </w:r>
            </w:del>
          </w:ins>
          <w:ins w:id="1638" w:author="L" w:date="2026-08-28T17:16:37Z">
            <w:del w:id="1639" w:author="LKY" w:date="2026-09-15T17:31:31Z">
              <w:r>
                <w:rPr/>
                <w:tab/>
              </w:r>
            </w:del>
          </w:ins>
          <w:ins w:id="1640" w:author="L" w:date="2026-08-28T17:16:37Z">
            <w:del w:id="1641" w:author="LKY" w:date="2026-09-15T17:31:31Z">
              <w:r>
                <w:rPr/>
                <w:fldChar w:fldCharType="begin"/>
              </w:r>
            </w:del>
          </w:ins>
          <w:ins w:id="1642" w:author="L" w:date="2026-08-28T17:16:37Z">
            <w:del w:id="1643" w:author="LKY" w:date="2026-09-15T17:31:31Z">
              <w:r>
                <w:rPr/>
                <w:delInstrText xml:space="preserve"> PAGEREF _Toc13301 \h </w:delInstrText>
              </w:r>
            </w:del>
          </w:ins>
          <w:ins w:id="1644" w:author="L" w:date="2026-08-28T17:16:37Z">
            <w:del w:id="1645" w:author="LKY" w:date="2026-09-15T17:31:31Z">
              <w:r>
                <w:rPr/>
                <w:fldChar w:fldCharType="separate"/>
              </w:r>
            </w:del>
          </w:ins>
          <w:ins w:id="1646" w:author="L" w:date="2026-08-28T17:16:37Z">
            <w:del w:id="1647" w:author="LKY" w:date="2026-09-15T17:31:31Z">
              <w:r>
                <w:rPr/>
                <w:delText>38</w:delText>
              </w:r>
            </w:del>
          </w:ins>
          <w:ins w:id="1648" w:author="L" w:date="2026-08-28T17:16:37Z">
            <w:del w:id="1649" w:author="LKY" w:date="2026-09-15T17:31:31Z">
              <w:r>
                <w:rPr/>
                <w:fldChar w:fldCharType="end"/>
              </w:r>
            </w:del>
          </w:ins>
          <w:ins w:id="1650" w:author="L" w:date="2026-08-28T17:16:37Z">
            <w:del w:id="1651" w:author="LKY" w:date="2026-09-15T17:31:31Z">
              <w:r>
                <w:rPr/>
                <w:fldChar w:fldCharType="end"/>
              </w:r>
            </w:del>
          </w:ins>
        </w:p>
        <w:p w14:paraId="045DC074">
          <w:pPr>
            <w:pStyle w:val="11"/>
            <w:tabs>
              <w:tab w:val="right" w:leader="dot" w:pos="8306"/>
            </w:tabs>
            <w:rPr>
              <w:ins w:id="1652" w:author="L" w:date="2026-08-28T17:16:37Z"/>
              <w:del w:id="1653" w:author="LKY" w:date="2026-09-15T17:31:31Z"/>
            </w:rPr>
          </w:pPr>
          <w:ins w:id="1654" w:author="L" w:date="2026-08-28T17:16:37Z">
            <w:del w:id="1655" w:author="LKY" w:date="2026-09-15T17:31:31Z">
              <w:r>
                <w:rPr/>
                <w:fldChar w:fldCharType="begin"/>
              </w:r>
            </w:del>
          </w:ins>
          <w:ins w:id="1656" w:author="L" w:date="2026-08-28T17:16:37Z">
            <w:del w:id="1657" w:author="LKY" w:date="2026-09-15T17:31:31Z">
              <w:r>
                <w:rPr/>
                <w:delInstrText xml:space="preserve"> HYPERLINK \l _Toc18315 </w:delInstrText>
              </w:r>
            </w:del>
          </w:ins>
          <w:ins w:id="1658" w:author="L" w:date="2026-08-28T17:16:37Z">
            <w:del w:id="1659" w:author="LKY" w:date="2026-09-15T17:31:31Z">
              <w:r>
                <w:rPr/>
                <w:fldChar w:fldCharType="separate"/>
              </w:r>
            </w:del>
          </w:ins>
          <w:ins w:id="1660" w:author="L" w:date="2026-08-28T17:16:37Z">
            <w:del w:id="1661" w:author="LKY" w:date="2026-09-15T17:31:31Z">
              <w:r>
                <w:rPr>
                  <w:rFonts w:hint="eastAsia" w:ascii="Times New Roman" w:hAnsi="Times New Roman" w:eastAsia="宋体" w:cs="宋体"/>
                  <w:bCs/>
                  <w:iCs/>
                  <w:szCs w:val="32"/>
                  <w:lang w:val="en-US" w:eastAsia="zh-CN"/>
                </w:rPr>
                <w:delText>3.2 SSH2登录</w:delText>
              </w:r>
            </w:del>
          </w:ins>
          <w:ins w:id="1662" w:author="L" w:date="2026-08-28T17:16:37Z">
            <w:del w:id="1663" w:author="LKY" w:date="2026-09-15T17:31:31Z">
              <w:r>
                <w:rPr/>
                <w:tab/>
              </w:r>
            </w:del>
          </w:ins>
          <w:ins w:id="1664" w:author="L" w:date="2026-08-28T17:16:37Z">
            <w:del w:id="1665" w:author="LKY" w:date="2026-09-15T17:31:31Z">
              <w:r>
                <w:rPr/>
                <w:fldChar w:fldCharType="begin"/>
              </w:r>
            </w:del>
          </w:ins>
          <w:ins w:id="1666" w:author="L" w:date="2026-08-28T17:16:37Z">
            <w:del w:id="1667" w:author="LKY" w:date="2026-09-15T17:31:31Z">
              <w:r>
                <w:rPr/>
                <w:delInstrText xml:space="preserve"> PAGEREF _Toc18315 \h </w:delInstrText>
              </w:r>
            </w:del>
          </w:ins>
          <w:ins w:id="1668" w:author="L" w:date="2026-08-28T17:16:37Z">
            <w:del w:id="1669" w:author="LKY" w:date="2026-09-15T17:31:31Z">
              <w:r>
                <w:rPr/>
                <w:fldChar w:fldCharType="separate"/>
              </w:r>
            </w:del>
          </w:ins>
          <w:ins w:id="1670" w:author="L" w:date="2026-08-28T17:16:37Z">
            <w:del w:id="1671" w:author="LKY" w:date="2026-09-15T17:31:31Z">
              <w:r>
                <w:rPr/>
                <w:delText>39</w:delText>
              </w:r>
            </w:del>
          </w:ins>
          <w:ins w:id="1672" w:author="L" w:date="2026-08-28T17:16:37Z">
            <w:del w:id="1673" w:author="LKY" w:date="2026-09-15T17:31:31Z">
              <w:r>
                <w:rPr/>
                <w:fldChar w:fldCharType="end"/>
              </w:r>
            </w:del>
          </w:ins>
          <w:ins w:id="1674" w:author="L" w:date="2026-08-28T17:16:37Z">
            <w:del w:id="1675" w:author="LKY" w:date="2026-09-15T17:31:31Z">
              <w:r>
                <w:rPr/>
                <w:fldChar w:fldCharType="end"/>
              </w:r>
            </w:del>
          </w:ins>
        </w:p>
        <w:p w14:paraId="6F64D56F">
          <w:pPr>
            <w:pStyle w:val="10"/>
            <w:tabs>
              <w:tab w:val="right" w:leader="dot" w:pos="8306"/>
            </w:tabs>
            <w:rPr>
              <w:ins w:id="1676" w:author="L" w:date="2026-08-28T17:16:37Z"/>
              <w:del w:id="1677" w:author="LKY" w:date="2026-09-15T17:31:31Z"/>
            </w:rPr>
          </w:pPr>
          <w:ins w:id="1678" w:author="L" w:date="2026-08-28T17:16:37Z">
            <w:del w:id="1679" w:author="LKY" w:date="2026-09-15T17:31:31Z">
              <w:r>
                <w:rPr/>
                <w:fldChar w:fldCharType="begin"/>
              </w:r>
            </w:del>
          </w:ins>
          <w:ins w:id="1680" w:author="L" w:date="2026-08-28T17:16:37Z">
            <w:del w:id="1681" w:author="LKY" w:date="2026-09-15T17:31:31Z">
              <w:r>
                <w:rPr/>
                <w:delInstrText xml:space="preserve"> HYPERLINK \l _Toc15863 </w:delInstrText>
              </w:r>
            </w:del>
          </w:ins>
          <w:ins w:id="1682" w:author="L" w:date="2026-08-28T17:16:37Z">
            <w:del w:id="1683" w:author="LKY" w:date="2026-09-15T17:31:31Z">
              <w:r>
                <w:rPr/>
                <w:fldChar w:fldCharType="separate"/>
              </w:r>
            </w:del>
          </w:ins>
          <w:ins w:id="1684" w:author="L" w:date="2026-08-28T17:16:37Z">
            <w:del w:id="1685" w:author="LKY" w:date="2026-09-15T17:31:31Z">
              <w:r>
                <w:rPr>
                  <w:rFonts w:hint="eastAsia" w:ascii="Times New Roman" w:hAnsi="Times New Roman" w:eastAsia="黑体" w:cs="黑体"/>
                  <w:bCs w:val="0"/>
                  <w:szCs w:val="44"/>
                  <w:lang w:val="en-US" w:eastAsia="zh-CN" w:bidi="en-US"/>
                </w:rPr>
                <w:delText>4.系统烧录</w:delText>
              </w:r>
            </w:del>
          </w:ins>
          <w:ins w:id="1686" w:author="L" w:date="2026-08-28T17:16:37Z">
            <w:del w:id="1687" w:author="LKY" w:date="2026-09-15T17:31:31Z">
              <w:r>
                <w:rPr/>
                <w:tab/>
              </w:r>
            </w:del>
          </w:ins>
          <w:ins w:id="1688" w:author="L" w:date="2026-08-28T17:16:37Z">
            <w:del w:id="1689" w:author="LKY" w:date="2026-09-15T17:31:31Z">
              <w:r>
                <w:rPr/>
                <w:fldChar w:fldCharType="begin"/>
              </w:r>
            </w:del>
          </w:ins>
          <w:ins w:id="1690" w:author="L" w:date="2026-08-28T17:16:37Z">
            <w:del w:id="1691" w:author="LKY" w:date="2026-09-15T17:31:31Z">
              <w:r>
                <w:rPr/>
                <w:delInstrText xml:space="preserve"> PAGEREF _Toc15863 \h </w:delInstrText>
              </w:r>
            </w:del>
          </w:ins>
          <w:ins w:id="1692" w:author="L" w:date="2026-08-28T17:16:37Z">
            <w:del w:id="1693" w:author="LKY" w:date="2026-09-15T17:31:31Z">
              <w:r>
                <w:rPr/>
                <w:fldChar w:fldCharType="separate"/>
              </w:r>
            </w:del>
          </w:ins>
          <w:ins w:id="1694" w:author="L" w:date="2026-08-28T17:16:37Z">
            <w:del w:id="1695" w:author="LKY" w:date="2026-09-15T17:31:31Z">
              <w:r>
                <w:rPr/>
                <w:delText>40</w:delText>
              </w:r>
            </w:del>
          </w:ins>
          <w:ins w:id="1696" w:author="L" w:date="2026-08-28T17:16:37Z">
            <w:del w:id="1697" w:author="LKY" w:date="2026-09-15T17:31:31Z">
              <w:r>
                <w:rPr/>
                <w:fldChar w:fldCharType="end"/>
              </w:r>
            </w:del>
          </w:ins>
          <w:ins w:id="1698" w:author="L" w:date="2026-08-28T17:16:37Z">
            <w:del w:id="1699" w:author="LKY" w:date="2026-09-15T17:31:31Z">
              <w:r>
                <w:rPr/>
                <w:fldChar w:fldCharType="end"/>
              </w:r>
            </w:del>
          </w:ins>
        </w:p>
        <w:p w14:paraId="07E8CA8A">
          <w:pPr>
            <w:pStyle w:val="11"/>
            <w:tabs>
              <w:tab w:val="right" w:leader="dot" w:pos="8306"/>
            </w:tabs>
            <w:rPr>
              <w:ins w:id="1700" w:author="L" w:date="2026-08-28T17:16:37Z"/>
              <w:del w:id="1701" w:author="LKY" w:date="2026-09-15T17:31:31Z"/>
            </w:rPr>
          </w:pPr>
          <w:ins w:id="1702" w:author="L" w:date="2026-08-28T17:16:37Z">
            <w:del w:id="1703" w:author="LKY" w:date="2026-09-15T17:31:31Z">
              <w:r>
                <w:rPr/>
                <w:fldChar w:fldCharType="begin"/>
              </w:r>
            </w:del>
          </w:ins>
          <w:ins w:id="1704" w:author="L" w:date="2026-08-28T17:16:37Z">
            <w:del w:id="1705" w:author="LKY" w:date="2026-09-15T17:31:31Z">
              <w:r>
                <w:rPr/>
                <w:delInstrText xml:space="preserve"> HYPERLINK \l _Toc29210 </w:delInstrText>
              </w:r>
            </w:del>
          </w:ins>
          <w:ins w:id="1706" w:author="L" w:date="2026-08-28T17:16:37Z">
            <w:del w:id="1707" w:author="LKY" w:date="2026-09-15T17:31:31Z">
              <w:r>
                <w:rPr/>
                <w:fldChar w:fldCharType="separate"/>
              </w:r>
            </w:del>
          </w:ins>
          <w:ins w:id="1708" w:author="L" w:date="2026-08-28T17:16:37Z">
            <w:del w:id="1709" w:author="LKY" w:date="2026-09-15T17:31:31Z">
              <w:r>
                <w:rPr>
                  <w:rFonts w:hint="eastAsia" w:ascii="Times New Roman" w:hAnsi="Times New Roman" w:eastAsia="宋体" w:cs="宋体"/>
                  <w:bCs w:val="0"/>
                  <w:szCs w:val="32"/>
                  <w:lang w:val="en-US" w:eastAsia="zh-CN" w:bidi="en-US"/>
                </w:rPr>
                <w:delText>4.1 Micro SD卡启动</w:delText>
              </w:r>
            </w:del>
          </w:ins>
          <w:ins w:id="1710" w:author="L" w:date="2026-08-28T17:16:37Z">
            <w:del w:id="1711" w:author="LKY" w:date="2026-09-15T17:31:31Z">
              <w:r>
                <w:rPr/>
                <w:tab/>
              </w:r>
            </w:del>
          </w:ins>
          <w:ins w:id="1712" w:author="L" w:date="2026-08-28T17:16:37Z">
            <w:del w:id="1713" w:author="LKY" w:date="2026-09-15T17:31:31Z">
              <w:r>
                <w:rPr/>
                <w:fldChar w:fldCharType="begin"/>
              </w:r>
            </w:del>
          </w:ins>
          <w:ins w:id="1714" w:author="L" w:date="2026-08-28T17:16:37Z">
            <w:del w:id="1715" w:author="LKY" w:date="2026-09-15T17:31:31Z">
              <w:r>
                <w:rPr/>
                <w:delInstrText xml:space="preserve"> PAGEREF _Toc29210 \h </w:delInstrText>
              </w:r>
            </w:del>
          </w:ins>
          <w:ins w:id="1716" w:author="L" w:date="2026-08-28T17:16:37Z">
            <w:del w:id="1717" w:author="LKY" w:date="2026-09-15T17:31:31Z">
              <w:r>
                <w:rPr/>
                <w:fldChar w:fldCharType="separate"/>
              </w:r>
            </w:del>
          </w:ins>
          <w:ins w:id="1718" w:author="L" w:date="2026-08-28T17:16:37Z">
            <w:del w:id="1719" w:author="LKY" w:date="2026-09-15T17:31:31Z">
              <w:r>
                <w:rPr/>
                <w:delText>40</w:delText>
              </w:r>
            </w:del>
          </w:ins>
          <w:ins w:id="1720" w:author="L" w:date="2026-08-28T17:16:37Z">
            <w:del w:id="1721" w:author="LKY" w:date="2026-09-15T17:31:31Z">
              <w:r>
                <w:rPr/>
                <w:fldChar w:fldCharType="end"/>
              </w:r>
            </w:del>
          </w:ins>
          <w:ins w:id="1722" w:author="L" w:date="2026-08-28T17:16:37Z">
            <w:del w:id="1723" w:author="LKY" w:date="2026-09-15T17:31:31Z">
              <w:r>
                <w:rPr/>
                <w:fldChar w:fldCharType="end"/>
              </w:r>
            </w:del>
          </w:ins>
        </w:p>
        <w:p w14:paraId="4A309581">
          <w:pPr>
            <w:pStyle w:val="7"/>
            <w:tabs>
              <w:tab w:val="right" w:leader="dot" w:pos="8306"/>
            </w:tabs>
            <w:rPr>
              <w:ins w:id="1724" w:author="L" w:date="2026-08-28T17:16:37Z"/>
              <w:del w:id="1725" w:author="LKY" w:date="2026-09-15T17:31:31Z"/>
            </w:rPr>
          </w:pPr>
          <w:ins w:id="1726" w:author="L" w:date="2026-08-28T17:16:37Z">
            <w:del w:id="1727" w:author="LKY" w:date="2026-09-15T17:31:31Z">
              <w:r>
                <w:rPr/>
                <w:fldChar w:fldCharType="begin"/>
              </w:r>
            </w:del>
          </w:ins>
          <w:ins w:id="1728" w:author="L" w:date="2026-08-28T17:16:37Z">
            <w:del w:id="1729" w:author="LKY" w:date="2026-09-15T17:31:31Z">
              <w:r>
                <w:rPr/>
                <w:delInstrText xml:space="preserve"> HYPERLINK \l _Toc20143 </w:delInstrText>
              </w:r>
            </w:del>
          </w:ins>
          <w:ins w:id="1730" w:author="L" w:date="2026-08-28T17:16:37Z">
            <w:del w:id="1731" w:author="LKY" w:date="2026-09-15T17:31:31Z">
              <w:r>
                <w:rPr/>
                <w:fldChar w:fldCharType="separate"/>
              </w:r>
            </w:del>
          </w:ins>
          <w:ins w:id="1732" w:author="L" w:date="2026-08-28T17:16:37Z">
            <w:del w:id="1733" w:author="LKY" w:date="2026-09-15T17:31:31Z">
              <w:r>
                <w:rPr>
                  <w:rFonts w:hint="eastAsia" w:ascii="Times New Roman" w:hAnsi="Times New Roman" w:eastAsia="宋体" w:cs="宋体"/>
                  <w:bCs w:val="0"/>
                  <w:szCs w:val="28"/>
                  <w:lang w:val="en-US" w:eastAsia="zh-CN" w:bidi="en-US"/>
                </w:rPr>
                <w:delText>4.1.1启动卡制作</w:delText>
              </w:r>
            </w:del>
          </w:ins>
          <w:ins w:id="1734" w:author="L" w:date="2026-08-28T17:16:37Z">
            <w:del w:id="1735" w:author="LKY" w:date="2026-09-15T17:31:31Z">
              <w:r>
                <w:rPr/>
                <w:tab/>
              </w:r>
            </w:del>
          </w:ins>
          <w:ins w:id="1736" w:author="L" w:date="2026-08-28T17:16:37Z">
            <w:del w:id="1737" w:author="LKY" w:date="2026-09-15T17:31:31Z">
              <w:r>
                <w:rPr/>
                <w:fldChar w:fldCharType="begin"/>
              </w:r>
            </w:del>
          </w:ins>
          <w:ins w:id="1738" w:author="L" w:date="2026-08-28T17:16:37Z">
            <w:del w:id="1739" w:author="LKY" w:date="2026-09-15T17:31:31Z">
              <w:r>
                <w:rPr/>
                <w:delInstrText xml:space="preserve"> PAGEREF _Toc20143 \h </w:delInstrText>
              </w:r>
            </w:del>
          </w:ins>
          <w:ins w:id="1740" w:author="L" w:date="2026-08-28T17:16:37Z">
            <w:del w:id="1741" w:author="LKY" w:date="2026-09-15T17:31:31Z">
              <w:r>
                <w:rPr/>
                <w:fldChar w:fldCharType="separate"/>
              </w:r>
            </w:del>
          </w:ins>
          <w:ins w:id="1742" w:author="L" w:date="2026-08-28T17:16:37Z">
            <w:del w:id="1743" w:author="LKY" w:date="2026-09-15T17:31:31Z">
              <w:r>
                <w:rPr/>
                <w:delText>40</w:delText>
              </w:r>
            </w:del>
          </w:ins>
          <w:ins w:id="1744" w:author="L" w:date="2026-08-28T17:16:37Z">
            <w:del w:id="1745" w:author="LKY" w:date="2026-09-15T17:31:31Z">
              <w:r>
                <w:rPr/>
                <w:fldChar w:fldCharType="end"/>
              </w:r>
            </w:del>
          </w:ins>
          <w:ins w:id="1746" w:author="L" w:date="2026-08-28T17:16:37Z">
            <w:del w:id="1747" w:author="LKY" w:date="2026-09-15T17:31:31Z">
              <w:r>
                <w:rPr/>
                <w:fldChar w:fldCharType="end"/>
              </w:r>
            </w:del>
          </w:ins>
        </w:p>
        <w:p w14:paraId="521C5749">
          <w:pPr>
            <w:pStyle w:val="7"/>
            <w:tabs>
              <w:tab w:val="right" w:leader="dot" w:pos="8306"/>
            </w:tabs>
            <w:rPr>
              <w:ins w:id="1748" w:author="L" w:date="2026-08-28T17:16:37Z"/>
              <w:del w:id="1749" w:author="LKY" w:date="2026-09-15T17:31:31Z"/>
            </w:rPr>
          </w:pPr>
          <w:ins w:id="1750" w:author="L" w:date="2026-08-28T17:16:37Z">
            <w:del w:id="1751" w:author="LKY" w:date="2026-09-15T17:31:31Z">
              <w:r>
                <w:rPr/>
                <w:fldChar w:fldCharType="begin"/>
              </w:r>
            </w:del>
          </w:ins>
          <w:ins w:id="1752" w:author="L" w:date="2026-08-28T17:16:37Z">
            <w:del w:id="1753" w:author="LKY" w:date="2026-09-15T17:31:31Z">
              <w:r>
                <w:rPr/>
                <w:delInstrText xml:space="preserve"> HYPERLINK \l _Toc20583 </w:delInstrText>
              </w:r>
            </w:del>
          </w:ins>
          <w:ins w:id="1754" w:author="L" w:date="2026-08-28T17:16:37Z">
            <w:del w:id="1755" w:author="LKY" w:date="2026-09-15T17:31:31Z">
              <w:r>
                <w:rPr/>
                <w:fldChar w:fldCharType="separate"/>
              </w:r>
            </w:del>
          </w:ins>
          <w:ins w:id="1756" w:author="L" w:date="2026-08-28T17:16:37Z">
            <w:del w:id="1757" w:author="LKY" w:date="2026-09-15T17:31:31Z">
              <w:r>
                <w:rPr>
                  <w:rFonts w:hint="eastAsia" w:ascii="Times New Roman" w:hAnsi="Times New Roman"/>
                  <w:bCs/>
                  <w:szCs w:val="28"/>
                  <w:lang w:val="en-US" w:eastAsia="zh-CN"/>
                </w:rPr>
                <w:delText>4.1.2从启动卡启动</w:delText>
              </w:r>
            </w:del>
          </w:ins>
          <w:ins w:id="1758" w:author="L" w:date="2026-08-28T17:16:37Z">
            <w:del w:id="1759" w:author="LKY" w:date="2026-09-15T17:31:31Z">
              <w:r>
                <w:rPr/>
                <w:tab/>
              </w:r>
            </w:del>
          </w:ins>
          <w:ins w:id="1760" w:author="L" w:date="2026-08-28T17:16:37Z">
            <w:del w:id="1761" w:author="LKY" w:date="2026-09-15T17:31:31Z">
              <w:r>
                <w:rPr/>
                <w:fldChar w:fldCharType="begin"/>
              </w:r>
            </w:del>
          </w:ins>
          <w:ins w:id="1762" w:author="L" w:date="2026-08-28T17:16:37Z">
            <w:del w:id="1763" w:author="LKY" w:date="2026-09-15T17:31:31Z">
              <w:r>
                <w:rPr/>
                <w:delInstrText xml:space="preserve"> PAGEREF _Toc20583 \h </w:delInstrText>
              </w:r>
            </w:del>
          </w:ins>
          <w:ins w:id="1764" w:author="L" w:date="2026-08-28T17:16:37Z">
            <w:del w:id="1765" w:author="LKY" w:date="2026-09-15T17:31:31Z">
              <w:r>
                <w:rPr/>
                <w:fldChar w:fldCharType="separate"/>
              </w:r>
            </w:del>
          </w:ins>
          <w:ins w:id="1766" w:author="L" w:date="2026-08-28T17:16:37Z">
            <w:del w:id="1767" w:author="LKY" w:date="2026-09-15T17:31:31Z">
              <w:r>
                <w:rPr/>
                <w:delText>42</w:delText>
              </w:r>
            </w:del>
          </w:ins>
          <w:ins w:id="1768" w:author="L" w:date="2026-08-28T17:16:37Z">
            <w:del w:id="1769" w:author="LKY" w:date="2026-09-15T17:31:31Z">
              <w:r>
                <w:rPr/>
                <w:fldChar w:fldCharType="end"/>
              </w:r>
            </w:del>
          </w:ins>
          <w:ins w:id="1770" w:author="L" w:date="2026-08-28T17:16:37Z">
            <w:del w:id="1771" w:author="LKY" w:date="2026-09-15T17:31:31Z">
              <w:r>
                <w:rPr/>
                <w:fldChar w:fldCharType="end"/>
              </w:r>
            </w:del>
          </w:ins>
        </w:p>
        <w:p w14:paraId="3E2BB094">
          <w:pPr>
            <w:pStyle w:val="11"/>
            <w:tabs>
              <w:tab w:val="right" w:leader="dot" w:pos="8306"/>
            </w:tabs>
            <w:rPr>
              <w:ins w:id="1772" w:author="L" w:date="2026-08-28T17:16:37Z"/>
              <w:del w:id="1773" w:author="LKY" w:date="2026-09-15T17:31:31Z"/>
            </w:rPr>
          </w:pPr>
          <w:ins w:id="1774" w:author="L" w:date="2026-08-28T17:16:37Z">
            <w:del w:id="1775" w:author="LKY" w:date="2026-09-15T17:31:31Z">
              <w:r>
                <w:rPr/>
                <w:fldChar w:fldCharType="begin"/>
              </w:r>
            </w:del>
          </w:ins>
          <w:ins w:id="1776" w:author="L" w:date="2026-08-28T17:16:37Z">
            <w:del w:id="1777" w:author="LKY" w:date="2026-09-15T17:31:31Z">
              <w:r>
                <w:rPr/>
                <w:delInstrText xml:space="preserve"> HYPERLINK \l _Toc15755 </w:delInstrText>
              </w:r>
            </w:del>
          </w:ins>
          <w:ins w:id="1778" w:author="L" w:date="2026-08-28T17:16:37Z">
            <w:del w:id="1779" w:author="LKY" w:date="2026-09-15T17:31:31Z">
              <w:r>
                <w:rPr/>
                <w:fldChar w:fldCharType="separate"/>
              </w:r>
            </w:del>
          </w:ins>
          <w:ins w:id="1780" w:author="L" w:date="2026-08-28T17:16:37Z">
            <w:del w:id="1781" w:author="LKY" w:date="2026-09-15T17:31:31Z">
              <w:r>
                <w:rPr>
                  <w:rFonts w:hint="eastAsia" w:ascii="Times New Roman" w:hAnsi="Times New Roman" w:eastAsia="宋体" w:cs="宋体"/>
                  <w:bCs w:val="0"/>
                  <w:szCs w:val="32"/>
                  <w:lang w:val="en-US" w:eastAsia="zh-CN" w:bidi="en-US"/>
                </w:rPr>
                <w:delText>4.2 EMMC启动</w:delText>
              </w:r>
            </w:del>
          </w:ins>
          <w:ins w:id="1782" w:author="L" w:date="2026-08-28T17:16:37Z">
            <w:del w:id="1783" w:author="LKY" w:date="2026-09-15T17:31:31Z">
              <w:r>
                <w:rPr/>
                <w:tab/>
              </w:r>
            </w:del>
          </w:ins>
          <w:ins w:id="1784" w:author="L" w:date="2026-08-28T17:16:37Z">
            <w:del w:id="1785" w:author="LKY" w:date="2026-09-15T17:31:31Z">
              <w:r>
                <w:rPr/>
                <w:fldChar w:fldCharType="begin"/>
              </w:r>
            </w:del>
          </w:ins>
          <w:ins w:id="1786" w:author="L" w:date="2026-08-28T17:16:37Z">
            <w:del w:id="1787" w:author="LKY" w:date="2026-09-15T17:31:31Z">
              <w:r>
                <w:rPr/>
                <w:delInstrText xml:space="preserve"> PAGEREF _Toc15755 \h </w:delInstrText>
              </w:r>
            </w:del>
          </w:ins>
          <w:ins w:id="1788" w:author="L" w:date="2026-08-28T17:16:37Z">
            <w:del w:id="1789" w:author="LKY" w:date="2026-09-15T17:31:31Z">
              <w:r>
                <w:rPr/>
                <w:fldChar w:fldCharType="separate"/>
              </w:r>
            </w:del>
          </w:ins>
          <w:ins w:id="1790" w:author="L" w:date="2026-08-28T17:16:37Z">
            <w:del w:id="1791" w:author="LKY" w:date="2026-09-15T17:31:31Z">
              <w:r>
                <w:rPr/>
                <w:delText>42</w:delText>
              </w:r>
            </w:del>
          </w:ins>
          <w:ins w:id="1792" w:author="L" w:date="2026-08-28T17:16:37Z">
            <w:del w:id="1793" w:author="LKY" w:date="2026-09-15T17:31:31Z">
              <w:r>
                <w:rPr/>
                <w:fldChar w:fldCharType="end"/>
              </w:r>
            </w:del>
          </w:ins>
          <w:ins w:id="1794" w:author="L" w:date="2026-08-28T17:16:37Z">
            <w:del w:id="1795" w:author="LKY" w:date="2026-09-15T17:31:31Z">
              <w:r>
                <w:rPr/>
                <w:fldChar w:fldCharType="end"/>
              </w:r>
            </w:del>
          </w:ins>
        </w:p>
        <w:p w14:paraId="66C24A16">
          <w:pPr>
            <w:pStyle w:val="7"/>
            <w:tabs>
              <w:tab w:val="right" w:leader="dot" w:pos="8306"/>
            </w:tabs>
            <w:rPr>
              <w:ins w:id="1796" w:author="L" w:date="2026-08-28T17:16:37Z"/>
              <w:del w:id="1797" w:author="LKY" w:date="2026-09-15T17:31:31Z"/>
            </w:rPr>
          </w:pPr>
          <w:ins w:id="1798" w:author="L" w:date="2026-08-28T17:16:37Z">
            <w:del w:id="1799" w:author="LKY" w:date="2026-09-15T17:31:31Z">
              <w:r>
                <w:rPr/>
                <w:fldChar w:fldCharType="begin"/>
              </w:r>
            </w:del>
          </w:ins>
          <w:ins w:id="1800" w:author="L" w:date="2026-08-28T17:16:37Z">
            <w:del w:id="1801" w:author="LKY" w:date="2026-09-15T17:31:31Z">
              <w:r>
                <w:rPr/>
                <w:delInstrText xml:space="preserve"> HYPERLINK \l _Toc13609 </w:delInstrText>
              </w:r>
            </w:del>
          </w:ins>
          <w:ins w:id="1802" w:author="L" w:date="2026-08-28T17:16:37Z">
            <w:del w:id="1803" w:author="LKY" w:date="2026-09-15T17:31:31Z">
              <w:r>
                <w:rPr/>
                <w:fldChar w:fldCharType="separate"/>
              </w:r>
            </w:del>
          </w:ins>
          <w:ins w:id="1804" w:author="L" w:date="2026-08-28T17:16:37Z">
            <w:del w:id="1805" w:author="LKY" w:date="2026-09-15T17:31:31Z">
              <w:r>
                <w:rPr>
                  <w:rFonts w:hint="eastAsia" w:ascii="Times New Roman" w:hAnsi="Times New Roman" w:eastAsia="宋体" w:cs="宋体"/>
                  <w:bCs w:val="0"/>
                  <w:szCs w:val="28"/>
                  <w:lang w:val="en-US" w:eastAsia="zh-CN" w:bidi="en-US"/>
                </w:rPr>
                <w:delText>4.2.1烧录卡制作</w:delText>
              </w:r>
            </w:del>
          </w:ins>
          <w:ins w:id="1806" w:author="L" w:date="2026-08-28T17:16:37Z">
            <w:del w:id="1807" w:author="LKY" w:date="2026-09-15T17:31:31Z">
              <w:r>
                <w:rPr/>
                <w:tab/>
              </w:r>
            </w:del>
          </w:ins>
          <w:ins w:id="1808" w:author="L" w:date="2026-08-28T17:16:37Z">
            <w:del w:id="1809" w:author="LKY" w:date="2026-09-15T17:31:31Z">
              <w:r>
                <w:rPr/>
                <w:fldChar w:fldCharType="begin"/>
              </w:r>
            </w:del>
          </w:ins>
          <w:ins w:id="1810" w:author="L" w:date="2026-08-28T17:16:37Z">
            <w:del w:id="1811" w:author="LKY" w:date="2026-09-15T17:31:31Z">
              <w:r>
                <w:rPr/>
                <w:delInstrText xml:space="preserve"> PAGEREF _Toc13609 \h </w:delInstrText>
              </w:r>
            </w:del>
          </w:ins>
          <w:ins w:id="1812" w:author="L" w:date="2026-08-28T17:16:37Z">
            <w:del w:id="1813" w:author="LKY" w:date="2026-09-15T17:31:31Z">
              <w:r>
                <w:rPr/>
                <w:fldChar w:fldCharType="separate"/>
              </w:r>
            </w:del>
          </w:ins>
          <w:ins w:id="1814" w:author="L" w:date="2026-08-28T17:16:37Z">
            <w:del w:id="1815" w:author="LKY" w:date="2026-09-15T17:31:31Z">
              <w:r>
                <w:rPr/>
                <w:delText>42</w:delText>
              </w:r>
            </w:del>
          </w:ins>
          <w:ins w:id="1816" w:author="L" w:date="2026-08-28T17:16:37Z">
            <w:del w:id="1817" w:author="LKY" w:date="2026-09-15T17:31:31Z">
              <w:r>
                <w:rPr/>
                <w:fldChar w:fldCharType="end"/>
              </w:r>
            </w:del>
          </w:ins>
          <w:ins w:id="1818" w:author="L" w:date="2026-08-28T17:16:37Z">
            <w:del w:id="1819" w:author="LKY" w:date="2026-09-15T17:31:31Z">
              <w:r>
                <w:rPr/>
                <w:fldChar w:fldCharType="end"/>
              </w:r>
            </w:del>
          </w:ins>
        </w:p>
        <w:p w14:paraId="179DF5F9">
          <w:pPr>
            <w:pStyle w:val="7"/>
            <w:tabs>
              <w:tab w:val="right" w:leader="dot" w:pos="8306"/>
            </w:tabs>
            <w:rPr>
              <w:ins w:id="1820" w:author="L" w:date="2026-08-28T17:16:37Z"/>
              <w:del w:id="1821" w:author="LKY" w:date="2026-09-15T17:31:31Z"/>
            </w:rPr>
          </w:pPr>
          <w:ins w:id="1822" w:author="L" w:date="2026-08-28T17:16:37Z">
            <w:del w:id="1823" w:author="LKY" w:date="2026-09-15T17:31:31Z">
              <w:r>
                <w:rPr/>
                <w:fldChar w:fldCharType="begin"/>
              </w:r>
            </w:del>
          </w:ins>
          <w:ins w:id="1824" w:author="L" w:date="2026-08-28T17:16:37Z">
            <w:del w:id="1825" w:author="LKY" w:date="2026-09-15T17:31:31Z">
              <w:r>
                <w:rPr/>
                <w:delInstrText xml:space="preserve"> HYPERLINK \l _Toc3936 </w:delInstrText>
              </w:r>
            </w:del>
          </w:ins>
          <w:ins w:id="1826" w:author="L" w:date="2026-08-28T17:16:37Z">
            <w:del w:id="1827" w:author="LKY" w:date="2026-09-15T17:31:31Z">
              <w:r>
                <w:rPr/>
                <w:fldChar w:fldCharType="separate"/>
              </w:r>
            </w:del>
          </w:ins>
          <w:ins w:id="1828" w:author="L" w:date="2026-08-28T17:16:37Z">
            <w:del w:id="1829" w:author="LKY" w:date="2026-09-15T17:31:31Z">
              <w:r>
                <w:rPr>
                  <w:rFonts w:hint="eastAsia" w:ascii="Times New Roman" w:hAnsi="Times New Roman"/>
                  <w:bCs/>
                  <w:szCs w:val="28"/>
                  <w:lang w:val="en-US" w:eastAsia="zh-CN"/>
                </w:rPr>
                <w:delText>4.2.2系统烧录</w:delText>
              </w:r>
            </w:del>
          </w:ins>
          <w:ins w:id="1830" w:author="L" w:date="2026-08-28T17:16:37Z">
            <w:del w:id="1831" w:author="LKY" w:date="2026-09-15T17:31:31Z">
              <w:r>
                <w:rPr/>
                <w:tab/>
              </w:r>
            </w:del>
          </w:ins>
          <w:ins w:id="1832" w:author="L" w:date="2026-08-28T17:16:37Z">
            <w:del w:id="1833" w:author="LKY" w:date="2026-09-15T17:31:31Z">
              <w:r>
                <w:rPr/>
                <w:fldChar w:fldCharType="begin"/>
              </w:r>
            </w:del>
          </w:ins>
          <w:ins w:id="1834" w:author="L" w:date="2026-08-28T17:16:37Z">
            <w:del w:id="1835" w:author="LKY" w:date="2026-09-15T17:31:31Z">
              <w:r>
                <w:rPr/>
                <w:delInstrText xml:space="preserve"> PAGEREF _Toc3936 \h </w:delInstrText>
              </w:r>
            </w:del>
          </w:ins>
          <w:ins w:id="1836" w:author="L" w:date="2026-08-28T17:16:37Z">
            <w:del w:id="1837" w:author="LKY" w:date="2026-09-15T17:31:31Z">
              <w:r>
                <w:rPr/>
                <w:fldChar w:fldCharType="separate"/>
              </w:r>
            </w:del>
          </w:ins>
          <w:ins w:id="1838" w:author="L" w:date="2026-08-28T17:16:37Z">
            <w:del w:id="1839" w:author="LKY" w:date="2026-09-15T17:31:31Z">
              <w:r>
                <w:rPr/>
                <w:delText>44</w:delText>
              </w:r>
            </w:del>
          </w:ins>
          <w:ins w:id="1840" w:author="L" w:date="2026-08-28T17:16:37Z">
            <w:del w:id="1841" w:author="LKY" w:date="2026-09-15T17:31:31Z">
              <w:r>
                <w:rPr/>
                <w:fldChar w:fldCharType="end"/>
              </w:r>
            </w:del>
          </w:ins>
          <w:ins w:id="1842" w:author="L" w:date="2026-08-28T17:16:37Z">
            <w:del w:id="1843" w:author="LKY" w:date="2026-09-15T17:31:31Z">
              <w:r>
                <w:rPr/>
                <w:fldChar w:fldCharType="end"/>
              </w:r>
            </w:del>
          </w:ins>
        </w:p>
        <w:p w14:paraId="3923892D">
          <w:pPr>
            <w:pStyle w:val="11"/>
            <w:tabs>
              <w:tab w:val="right" w:leader="dot" w:pos="8306"/>
            </w:tabs>
            <w:rPr>
              <w:ins w:id="1844" w:author="L" w:date="2026-08-28T17:16:37Z"/>
              <w:del w:id="1845" w:author="LKY" w:date="2026-09-15T17:31:31Z"/>
            </w:rPr>
          </w:pPr>
          <w:ins w:id="1846" w:author="L" w:date="2026-08-28T17:16:37Z">
            <w:del w:id="1847" w:author="LKY" w:date="2026-09-15T17:31:31Z">
              <w:r>
                <w:rPr/>
                <w:fldChar w:fldCharType="begin"/>
              </w:r>
            </w:del>
          </w:ins>
          <w:ins w:id="1848" w:author="L" w:date="2026-08-28T17:16:37Z">
            <w:del w:id="1849" w:author="LKY" w:date="2026-09-15T17:31:31Z">
              <w:r>
                <w:rPr/>
                <w:delInstrText xml:space="preserve"> HYPERLINK \l _Toc755 </w:delInstrText>
              </w:r>
            </w:del>
          </w:ins>
          <w:ins w:id="1850" w:author="L" w:date="2026-08-28T17:16:37Z">
            <w:del w:id="1851" w:author="LKY" w:date="2026-09-15T17:31:31Z">
              <w:r>
                <w:rPr/>
                <w:fldChar w:fldCharType="separate"/>
              </w:r>
            </w:del>
          </w:ins>
          <w:ins w:id="1852" w:author="L" w:date="2026-08-28T17:16:37Z">
            <w:del w:id="1853" w:author="LKY" w:date="2026-09-15T17:31:31Z">
              <w:r>
                <w:rPr>
                  <w:rFonts w:hint="eastAsia" w:ascii="Times New Roman" w:hAnsi="Times New Roman" w:eastAsia="宋体" w:cs="宋体"/>
                  <w:bCs w:val="0"/>
                  <w:kern w:val="2"/>
                  <w:szCs w:val="32"/>
                  <w:lang w:val="en-US" w:eastAsia="zh-CN" w:bidi="en-US"/>
                </w:rPr>
                <w:delText>4</w:delText>
              </w:r>
            </w:del>
          </w:ins>
          <w:ins w:id="1854" w:author="L" w:date="2026-08-28T17:16:37Z">
            <w:del w:id="1855" w:author="LKY" w:date="2026-09-15T17:31:31Z">
              <w:r>
                <w:rPr>
                  <w:rFonts w:hint="default" w:ascii="Times New Roman" w:hAnsi="Times New Roman" w:eastAsia="宋体" w:cs="宋体"/>
                  <w:bCs w:val="0"/>
                  <w:kern w:val="2"/>
                  <w:szCs w:val="32"/>
                  <w:lang w:val="en-US" w:eastAsia="zh-CN" w:bidi="en-US"/>
                </w:rPr>
                <w:delText>.3</w:delText>
              </w:r>
            </w:del>
          </w:ins>
          <w:ins w:id="1856" w:author="L" w:date="2026-08-28T17:16:37Z">
            <w:del w:id="1857" w:author="LKY" w:date="2026-09-15T17:31:31Z">
              <w:r>
                <w:rPr>
                  <w:rFonts w:hint="eastAsia" w:ascii="Times New Roman" w:hAnsi="Times New Roman" w:eastAsia="宋体" w:cs="宋体"/>
                  <w:bCs w:val="0"/>
                  <w:kern w:val="2"/>
                  <w:szCs w:val="32"/>
                  <w:lang w:val="en-US" w:eastAsia="zh-CN" w:bidi="en-US"/>
                </w:rPr>
                <w:delText>系统分区</w:delText>
              </w:r>
            </w:del>
          </w:ins>
          <w:ins w:id="1858" w:author="L" w:date="2026-08-28T17:16:37Z">
            <w:del w:id="1859" w:author="LKY" w:date="2026-09-15T17:31:31Z">
              <w:r>
                <w:rPr/>
                <w:tab/>
              </w:r>
            </w:del>
          </w:ins>
          <w:ins w:id="1860" w:author="L" w:date="2026-08-28T17:16:37Z">
            <w:del w:id="1861" w:author="LKY" w:date="2026-09-15T17:31:31Z">
              <w:r>
                <w:rPr/>
                <w:fldChar w:fldCharType="begin"/>
              </w:r>
            </w:del>
          </w:ins>
          <w:ins w:id="1862" w:author="L" w:date="2026-08-28T17:16:37Z">
            <w:del w:id="1863" w:author="LKY" w:date="2026-09-15T17:31:31Z">
              <w:r>
                <w:rPr/>
                <w:delInstrText xml:space="preserve"> PAGEREF _Toc755 \h </w:delInstrText>
              </w:r>
            </w:del>
          </w:ins>
          <w:ins w:id="1864" w:author="L" w:date="2026-08-28T17:16:37Z">
            <w:del w:id="1865" w:author="LKY" w:date="2026-09-15T17:31:31Z">
              <w:r>
                <w:rPr/>
                <w:fldChar w:fldCharType="separate"/>
              </w:r>
            </w:del>
          </w:ins>
          <w:ins w:id="1866" w:author="L" w:date="2026-08-28T17:16:37Z">
            <w:del w:id="1867" w:author="LKY" w:date="2026-09-15T17:31:31Z">
              <w:r>
                <w:rPr/>
                <w:delText>45</w:delText>
              </w:r>
            </w:del>
          </w:ins>
          <w:ins w:id="1868" w:author="L" w:date="2026-08-28T17:16:37Z">
            <w:del w:id="1869" w:author="LKY" w:date="2026-09-15T17:31:31Z">
              <w:r>
                <w:rPr/>
                <w:fldChar w:fldCharType="end"/>
              </w:r>
            </w:del>
          </w:ins>
          <w:ins w:id="1870" w:author="L" w:date="2026-08-28T17:16:37Z">
            <w:del w:id="1871" w:author="LKY" w:date="2026-09-15T17:31:31Z">
              <w:r>
                <w:rPr/>
                <w:fldChar w:fldCharType="end"/>
              </w:r>
            </w:del>
          </w:ins>
        </w:p>
        <w:p w14:paraId="07534B69">
          <w:pPr>
            <w:pStyle w:val="10"/>
            <w:tabs>
              <w:tab w:val="right" w:leader="dot" w:pos="8306"/>
            </w:tabs>
            <w:rPr>
              <w:ins w:id="1872" w:author="L" w:date="2026-08-28T17:16:37Z"/>
              <w:del w:id="1873" w:author="LKY" w:date="2026-09-15T17:31:31Z"/>
            </w:rPr>
          </w:pPr>
          <w:ins w:id="1874" w:author="L" w:date="2026-08-28T17:16:37Z">
            <w:del w:id="1875" w:author="LKY" w:date="2026-09-15T17:31:31Z">
              <w:r>
                <w:rPr/>
                <w:fldChar w:fldCharType="begin"/>
              </w:r>
            </w:del>
          </w:ins>
          <w:ins w:id="1876" w:author="L" w:date="2026-08-28T17:16:37Z">
            <w:del w:id="1877" w:author="LKY" w:date="2026-09-15T17:31:31Z">
              <w:r>
                <w:rPr/>
                <w:delInstrText xml:space="preserve"> HYPERLINK \l _Toc4417 </w:delInstrText>
              </w:r>
            </w:del>
          </w:ins>
          <w:ins w:id="1878" w:author="L" w:date="2026-08-28T17:16:37Z">
            <w:del w:id="1879" w:author="LKY" w:date="2026-09-15T17:31:31Z">
              <w:r>
                <w:rPr/>
                <w:fldChar w:fldCharType="separate"/>
              </w:r>
            </w:del>
          </w:ins>
          <w:ins w:id="1880" w:author="L" w:date="2026-08-28T17:16:37Z">
            <w:del w:id="1881" w:author="LKY" w:date="2026-09-15T17:31:31Z">
              <w:r>
                <w:rPr>
                  <w:rFonts w:hint="eastAsia" w:ascii="Times New Roman" w:hAnsi="Times New Roman"/>
                  <w:lang w:val="en-US" w:eastAsia="zh-CN"/>
                </w:rPr>
                <w:delText>5.导轨安装</w:delText>
              </w:r>
            </w:del>
          </w:ins>
          <w:ins w:id="1882" w:author="L" w:date="2026-08-28T17:16:37Z">
            <w:del w:id="1883" w:author="LKY" w:date="2026-09-15T17:31:31Z">
              <w:r>
                <w:rPr/>
                <w:tab/>
              </w:r>
            </w:del>
          </w:ins>
          <w:ins w:id="1884" w:author="L" w:date="2026-08-28T17:16:37Z">
            <w:del w:id="1885" w:author="LKY" w:date="2026-09-15T17:31:31Z">
              <w:r>
                <w:rPr/>
                <w:fldChar w:fldCharType="begin"/>
              </w:r>
            </w:del>
          </w:ins>
          <w:ins w:id="1886" w:author="L" w:date="2026-08-28T17:16:37Z">
            <w:del w:id="1887" w:author="LKY" w:date="2026-09-15T17:31:31Z">
              <w:r>
                <w:rPr/>
                <w:delInstrText xml:space="preserve"> PAGEREF _Toc4417 \h </w:delInstrText>
              </w:r>
            </w:del>
          </w:ins>
          <w:ins w:id="1888" w:author="L" w:date="2026-08-28T17:16:37Z">
            <w:del w:id="1889" w:author="LKY" w:date="2026-09-15T17:31:31Z">
              <w:r>
                <w:rPr/>
                <w:fldChar w:fldCharType="separate"/>
              </w:r>
            </w:del>
          </w:ins>
          <w:ins w:id="1890" w:author="L" w:date="2026-08-28T17:16:37Z">
            <w:del w:id="1891" w:author="LKY" w:date="2026-09-15T17:31:31Z">
              <w:r>
                <w:rPr/>
                <w:delText>46</w:delText>
              </w:r>
            </w:del>
          </w:ins>
          <w:ins w:id="1892" w:author="L" w:date="2026-08-28T17:16:37Z">
            <w:del w:id="1893" w:author="LKY" w:date="2026-09-15T17:31:31Z">
              <w:r>
                <w:rPr/>
                <w:fldChar w:fldCharType="end"/>
              </w:r>
            </w:del>
          </w:ins>
          <w:ins w:id="1894" w:author="L" w:date="2026-08-28T17:16:37Z">
            <w:del w:id="1895" w:author="LKY" w:date="2026-09-15T17:31:31Z">
              <w:r>
                <w:rPr/>
                <w:fldChar w:fldCharType="end"/>
              </w:r>
            </w:del>
          </w:ins>
        </w:p>
        <w:p w14:paraId="0995F0A2">
          <w:pPr>
            <w:pStyle w:val="10"/>
            <w:tabs>
              <w:tab w:val="right" w:leader="dot" w:pos="8306"/>
            </w:tabs>
            <w:rPr>
              <w:ins w:id="1896" w:author="L" w:date="2026-08-28T17:16:37Z"/>
              <w:del w:id="1897" w:author="LKY" w:date="2026-09-15T17:31:31Z"/>
            </w:rPr>
          </w:pPr>
          <w:ins w:id="1898" w:author="L" w:date="2026-08-28T17:16:37Z">
            <w:del w:id="1899" w:author="LKY" w:date="2026-09-15T17:31:31Z">
              <w:r>
                <w:rPr/>
                <w:fldChar w:fldCharType="begin"/>
              </w:r>
            </w:del>
          </w:ins>
          <w:ins w:id="1900" w:author="L" w:date="2026-08-28T17:16:37Z">
            <w:del w:id="1901" w:author="LKY" w:date="2026-09-15T17:31:31Z">
              <w:r>
                <w:rPr/>
                <w:delInstrText xml:space="preserve"> HYPERLINK \l _Toc7218 </w:delInstrText>
              </w:r>
            </w:del>
          </w:ins>
          <w:ins w:id="1902" w:author="L" w:date="2026-08-28T17:16:37Z">
            <w:del w:id="1903" w:author="LKY" w:date="2026-09-15T17:31:31Z">
              <w:r>
                <w:rPr/>
                <w:fldChar w:fldCharType="separate"/>
              </w:r>
            </w:del>
          </w:ins>
          <w:ins w:id="1904" w:author="L" w:date="2026-08-28T17:16:37Z">
            <w:del w:id="1905" w:author="LKY" w:date="2026-09-15T17:31:31Z">
              <w:r>
                <w:rPr>
                  <w:rFonts w:hint="eastAsia" w:ascii="Times New Roman" w:hAnsi="Times New Roman"/>
                  <w:lang w:val="en-US" w:eastAsia="zh-CN"/>
                </w:rPr>
                <w:delText>6.软件支持</w:delText>
              </w:r>
            </w:del>
          </w:ins>
          <w:ins w:id="1906" w:author="L" w:date="2026-08-28T17:16:37Z">
            <w:del w:id="1907" w:author="LKY" w:date="2026-09-15T17:31:31Z">
              <w:r>
                <w:rPr/>
                <w:tab/>
              </w:r>
            </w:del>
          </w:ins>
          <w:ins w:id="1908" w:author="L" w:date="2026-08-28T17:16:37Z">
            <w:del w:id="1909" w:author="LKY" w:date="2026-09-15T17:31:31Z">
              <w:r>
                <w:rPr/>
                <w:fldChar w:fldCharType="begin"/>
              </w:r>
            </w:del>
          </w:ins>
          <w:ins w:id="1910" w:author="L" w:date="2026-08-28T17:16:37Z">
            <w:del w:id="1911" w:author="LKY" w:date="2026-09-15T17:31:31Z">
              <w:r>
                <w:rPr/>
                <w:delInstrText xml:space="preserve"> PAGEREF _Toc7218 \h </w:delInstrText>
              </w:r>
            </w:del>
          </w:ins>
          <w:ins w:id="1912" w:author="L" w:date="2026-08-28T17:16:37Z">
            <w:del w:id="1913" w:author="LKY" w:date="2026-09-15T17:31:31Z">
              <w:r>
                <w:rPr/>
                <w:fldChar w:fldCharType="separate"/>
              </w:r>
            </w:del>
          </w:ins>
          <w:ins w:id="1914" w:author="L" w:date="2026-08-28T17:16:37Z">
            <w:del w:id="1915" w:author="LKY" w:date="2026-09-15T17:31:31Z">
              <w:r>
                <w:rPr/>
                <w:delText>47</w:delText>
              </w:r>
            </w:del>
          </w:ins>
          <w:ins w:id="1916" w:author="L" w:date="2026-08-28T17:16:37Z">
            <w:del w:id="1917" w:author="LKY" w:date="2026-09-15T17:31:31Z">
              <w:r>
                <w:rPr/>
                <w:fldChar w:fldCharType="end"/>
              </w:r>
            </w:del>
          </w:ins>
          <w:ins w:id="1918" w:author="L" w:date="2026-08-28T17:16:37Z">
            <w:del w:id="1919" w:author="LKY" w:date="2026-09-15T17:31:31Z">
              <w:r>
                <w:rPr/>
                <w:fldChar w:fldCharType="end"/>
              </w:r>
            </w:del>
          </w:ins>
        </w:p>
        <w:p w14:paraId="544A8F84">
          <w:pPr>
            <w:pStyle w:val="10"/>
            <w:tabs>
              <w:tab w:val="right" w:leader="dot" w:pos="8306"/>
            </w:tabs>
            <w:rPr>
              <w:ins w:id="1920" w:author="L" w:date="2026-08-28T17:16:37Z"/>
              <w:del w:id="1921" w:author="LKY" w:date="2026-09-15T17:31:31Z"/>
            </w:rPr>
          </w:pPr>
          <w:ins w:id="1922" w:author="L" w:date="2026-08-28T17:16:37Z">
            <w:del w:id="1923" w:author="LKY" w:date="2026-09-15T17:31:31Z">
              <w:r>
                <w:rPr/>
                <w:fldChar w:fldCharType="begin"/>
              </w:r>
            </w:del>
          </w:ins>
          <w:ins w:id="1924" w:author="L" w:date="2026-08-28T17:16:37Z">
            <w:del w:id="1925" w:author="LKY" w:date="2026-09-15T17:31:31Z">
              <w:r>
                <w:rPr/>
                <w:delInstrText xml:space="preserve"> HYPERLINK \l _Toc18180 </w:delInstrText>
              </w:r>
            </w:del>
          </w:ins>
          <w:ins w:id="1926" w:author="L" w:date="2026-08-28T17:16:37Z">
            <w:del w:id="1927" w:author="LKY" w:date="2026-09-15T17:31:31Z">
              <w:r>
                <w:rPr/>
                <w:fldChar w:fldCharType="separate"/>
              </w:r>
            </w:del>
          </w:ins>
          <w:ins w:id="1928" w:author="L" w:date="2026-08-28T17:16:37Z">
            <w:del w:id="1929" w:author="LKY" w:date="2026-09-15T17:31:31Z">
              <w:r>
                <w:rPr>
                  <w:rFonts w:hint="eastAsia" w:ascii="Times New Roman" w:hAnsi="Times New Roman"/>
                  <w:lang w:val="en-US" w:eastAsia="zh-CN"/>
                </w:rPr>
                <w:delText>7.保修条款</w:delText>
              </w:r>
            </w:del>
          </w:ins>
          <w:ins w:id="1930" w:author="L" w:date="2026-08-28T17:16:37Z">
            <w:del w:id="1931" w:author="LKY" w:date="2026-09-15T17:31:31Z">
              <w:r>
                <w:rPr/>
                <w:tab/>
              </w:r>
            </w:del>
          </w:ins>
          <w:ins w:id="1932" w:author="L" w:date="2026-08-28T17:16:37Z">
            <w:del w:id="1933" w:author="LKY" w:date="2026-09-15T17:31:31Z">
              <w:r>
                <w:rPr/>
                <w:fldChar w:fldCharType="begin"/>
              </w:r>
            </w:del>
          </w:ins>
          <w:ins w:id="1934" w:author="L" w:date="2026-08-28T17:16:37Z">
            <w:del w:id="1935" w:author="LKY" w:date="2026-09-15T17:31:31Z">
              <w:r>
                <w:rPr/>
                <w:delInstrText xml:space="preserve"> PAGEREF _Toc18180 \h </w:delInstrText>
              </w:r>
            </w:del>
          </w:ins>
          <w:ins w:id="1936" w:author="L" w:date="2026-08-28T17:16:37Z">
            <w:del w:id="1937" w:author="LKY" w:date="2026-09-15T17:31:31Z">
              <w:r>
                <w:rPr/>
                <w:fldChar w:fldCharType="separate"/>
              </w:r>
            </w:del>
          </w:ins>
          <w:ins w:id="1938" w:author="L" w:date="2026-08-28T17:16:37Z">
            <w:del w:id="1939" w:author="LKY" w:date="2026-09-15T17:31:31Z">
              <w:r>
                <w:rPr/>
                <w:delText>48</w:delText>
              </w:r>
            </w:del>
          </w:ins>
          <w:ins w:id="1940" w:author="L" w:date="2026-08-28T17:16:37Z">
            <w:del w:id="1941" w:author="LKY" w:date="2026-09-15T17:31:31Z">
              <w:r>
                <w:rPr/>
                <w:fldChar w:fldCharType="end"/>
              </w:r>
            </w:del>
          </w:ins>
          <w:ins w:id="1942" w:author="L" w:date="2026-08-28T17:16:37Z">
            <w:del w:id="1943" w:author="LKY" w:date="2026-09-15T17:31:31Z">
              <w:r>
                <w:rPr/>
                <w:fldChar w:fldCharType="end"/>
              </w:r>
            </w:del>
          </w:ins>
        </w:p>
        <w:p w14:paraId="5CDA4353">
          <w:pPr>
            <w:pStyle w:val="10"/>
            <w:tabs>
              <w:tab w:val="right" w:leader="dot" w:pos="8306"/>
            </w:tabs>
            <w:rPr>
              <w:ins w:id="1944" w:author="L" w:date="2026-08-28T17:16:37Z"/>
              <w:del w:id="1945" w:author="LKY" w:date="2026-09-15T17:31:31Z"/>
            </w:rPr>
          </w:pPr>
          <w:ins w:id="1946" w:author="L" w:date="2026-08-28T17:16:37Z">
            <w:del w:id="1947" w:author="LKY" w:date="2026-09-15T17:31:31Z">
              <w:r>
                <w:rPr/>
                <w:fldChar w:fldCharType="begin"/>
              </w:r>
            </w:del>
          </w:ins>
          <w:ins w:id="1948" w:author="L" w:date="2026-08-28T17:16:37Z">
            <w:del w:id="1949" w:author="LKY" w:date="2026-09-15T17:31:31Z">
              <w:r>
                <w:rPr/>
                <w:delInstrText xml:space="preserve"> HYPERLINK \l _Toc23572 </w:delInstrText>
              </w:r>
            </w:del>
          </w:ins>
          <w:ins w:id="1950" w:author="L" w:date="2026-08-28T17:16:37Z">
            <w:del w:id="1951" w:author="LKY" w:date="2026-09-15T17:31:31Z">
              <w:r>
                <w:rPr/>
                <w:fldChar w:fldCharType="separate"/>
              </w:r>
            </w:del>
          </w:ins>
          <w:ins w:id="1952" w:author="L" w:date="2026-08-28T17:16:37Z">
            <w:del w:id="1953" w:author="LKY" w:date="2026-09-15T17:31:31Z">
              <w:r>
                <w:rPr>
                  <w:rFonts w:hint="eastAsia"/>
                  <w:lang w:val="en-US" w:eastAsia="zh-CN"/>
                </w:rPr>
                <w:delText>8.技术支持</w:delText>
              </w:r>
            </w:del>
          </w:ins>
          <w:ins w:id="1954" w:author="L" w:date="2026-08-28T17:16:37Z">
            <w:del w:id="1955" w:author="LKY" w:date="2026-09-15T17:31:31Z">
              <w:r>
                <w:rPr/>
                <w:tab/>
              </w:r>
            </w:del>
          </w:ins>
          <w:ins w:id="1956" w:author="L" w:date="2026-08-28T17:16:37Z">
            <w:del w:id="1957" w:author="LKY" w:date="2026-09-15T17:31:31Z">
              <w:r>
                <w:rPr/>
                <w:fldChar w:fldCharType="begin"/>
              </w:r>
            </w:del>
          </w:ins>
          <w:ins w:id="1958" w:author="L" w:date="2026-08-28T17:16:37Z">
            <w:del w:id="1959" w:author="LKY" w:date="2026-09-15T17:31:31Z">
              <w:r>
                <w:rPr/>
                <w:delInstrText xml:space="preserve"> PAGEREF _Toc23572 \h </w:delInstrText>
              </w:r>
            </w:del>
          </w:ins>
          <w:ins w:id="1960" w:author="L" w:date="2026-08-28T17:16:37Z">
            <w:del w:id="1961" w:author="LKY" w:date="2026-09-15T17:31:31Z">
              <w:r>
                <w:rPr/>
                <w:fldChar w:fldCharType="separate"/>
              </w:r>
            </w:del>
          </w:ins>
          <w:ins w:id="1962" w:author="L" w:date="2026-08-28T17:16:37Z">
            <w:del w:id="1963" w:author="LKY" w:date="2026-09-15T17:31:31Z">
              <w:r>
                <w:rPr/>
                <w:delText>48</w:delText>
              </w:r>
            </w:del>
          </w:ins>
          <w:ins w:id="1964" w:author="L" w:date="2026-08-28T17:16:37Z">
            <w:del w:id="1965" w:author="LKY" w:date="2026-09-15T17:31:31Z">
              <w:r>
                <w:rPr/>
                <w:fldChar w:fldCharType="end"/>
              </w:r>
            </w:del>
          </w:ins>
          <w:ins w:id="1966" w:author="L" w:date="2026-08-28T17:16:37Z">
            <w:del w:id="1967" w:author="LKY" w:date="2026-09-15T17:31:31Z">
              <w:r>
                <w:rPr/>
                <w:fldChar w:fldCharType="end"/>
              </w:r>
            </w:del>
          </w:ins>
        </w:p>
        <w:p w14:paraId="6DD97DEF">
          <w:pPr>
            <w:pStyle w:val="10"/>
            <w:tabs>
              <w:tab w:val="right" w:leader="dot" w:pos="8306"/>
            </w:tabs>
            <w:rPr>
              <w:ins w:id="1968" w:author="L" w:date="2026-08-28T17:16:37Z"/>
              <w:del w:id="1969" w:author="LKY" w:date="2026-09-15T17:31:31Z"/>
            </w:rPr>
          </w:pPr>
          <w:ins w:id="1970" w:author="L" w:date="2026-08-28T17:16:37Z">
            <w:del w:id="1971" w:author="LKY" w:date="2026-09-15T17:31:31Z">
              <w:r>
                <w:rPr/>
                <w:fldChar w:fldCharType="begin"/>
              </w:r>
            </w:del>
          </w:ins>
          <w:ins w:id="1972" w:author="L" w:date="2026-08-28T17:16:37Z">
            <w:del w:id="1973" w:author="LKY" w:date="2026-09-15T17:31:31Z">
              <w:r>
                <w:rPr/>
                <w:delInstrText xml:space="preserve"> HYPERLINK \l _Toc13058 </w:delInstrText>
              </w:r>
            </w:del>
          </w:ins>
          <w:ins w:id="1974" w:author="L" w:date="2026-08-28T17:16:37Z">
            <w:del w:id="1975" w:author="LKY" w:date="2026-09-15T17:31:31Z">
              <w:r>
                <w:rPr/>
                <w:fldChar w:fldCharType="separate"/>
              </w:r>
            </w:del>
          </w:ins>
          <w:ins w:id="1976" w:author="L" w:date="2026-08-28T17:16:37Z">
            <w:del w:id="1977" w:author="LKY" w:date="2026-09-15T17:31:31Z">
              <w:r>
                <w:rPr>
                  <w:rFonts w:hint="eastAsia"/>
                  <w:lang w:val="en-US" w:eastAsia="zh-CN"/>
                </w:rPr>
                <w:delText>附录1.GPIO端口</w:delText>
              </w:r>
            </w:del>
          </w:ins>
          <w:ins w:id="1978" w:author="L" w:date="2026-08-28T17:16:37Z">
            <w:del w:id="1979" w:author="LKY" w:date="2026-09-15T17:31:31Z">
              <w:r>
                <w:rPr/>
                <w:tab/>
              </w:r>
            </w:del>
          </w:ins>
          <w:ins w:id="1980" w:author="L" w:date="2026-08-28T17:16:37Z">
            <w:del w:id="1981" w:author="LKY" w:date="2026-09-15T17:31:31Z">
              <w:r>
                <w:rPr/>
                <w:fldChar w:fldCharType="begin"/>
              </w:r>
            </w:del>
          </w:ins>
          <w:ins w:id="1982" w:author="L" w:date="2026-08-28T17:16:37Z">
            <w:del w:id="1983" w:author="LKY" w:date="2026-09-15T17:31:31Z">
              <w:r>
                <w:rPr/>
                <w:delInstrText xml:space="preserve"> PAGEREF _Toc13058 \h </w:delInstrText>
              </w:r>
            </w:del>
          </w:ins>
          <w:ins w:id="1984" w:author="L" w:date="2026-08-28T17:16:37Z">
            <w:del w:id="1985" w:author="LKY" w:date="2026-09-15T17:31:31Z">
              <w:r>
                <w:rPr/>
                <w:fldChar w:fldCharType="separate"/>
              </w:r>
            </w:del>
          </w:ins>
          <w:ins w:id="1986" w:author="L" w:date="2026-08-28T17:16:37Z">
            <w:del w:id="1987" w:author="LKY" w:date="2026-09-15T17:31:31Z">
              <w:r>
                <w:rPr/>
                <w:delText>49</w:delText>
              </w:r>
            </w:del>
          </w:ins>
          <w:ins w:id="1988" w:author="L" w:date="2026-08-28T17:16:37Z">
            <w:del w:id="1989" w:author="LKY" w:date="2026-09-15T17:31:31Z">
              <w:r>
                <w:rPr/>
                <w:fldChar w:fldCharType="end"/>
              </w:r>
            </w:del>
          </w:ins>
          <w:ins w:id="1990" w:author="L" w:date="2026-08-28T17:16:37Z">
            <w:del w:id="1991" w:author="LKY" w:date="2026-09-15T17:31:31Z">
              <w:r>
                <w:rPr/>
                <w:fldChar w:fldCharType="end"/>
              </w:r>
            </w:del>
          </w:ins>
        </w:p>
        <w:p w14:paraId="2F6BE13A">
          <w:pPr>
            <w:pStyle w:val="10"/>
            <w:tabs>
              <w:tab w:val="right" w:leader="dot" w:pos="8306"/>
            </w:tabs>
            <w:rPr>
              <w:ins w:id="1992" w:author="LKY" w:date="2026-09-15T17:31:31Z"/>
            </w:rPr>
          </w:pPr>
          <w:ins w:id="1993" w:author="LKY" w:date="2026-09-15T17:31:31Z">
            <w:r>
              <w:rPr/>
              <w:fldChar w:fldCharType="begin"/>
            </w:r>
          </w:ins>
          <w:ins w:id="1994" w:author="LKY" w:date="2026-09-15T17:31:31Z">
            <w:r>
              <w:rPr/>
              <w:instrText xml:space="preserve"> HYPERLINK \l _Toc16716 </w:instrText>
            </w:r>
          </w:ins>
          <w:ins w:id="1995" w:author="LKY" w:date="2026-09-15T17:31:31Z">
            <w:r>
              <w:rPr/>
              <w:fldChar w:fldCharType="separate"/>
            </w:r>
          </w:ins>
          <w:ins w:id="1996" w:author="LKY" w:date="2026-09-15T17:31:31Z">
            <w:r>
              <w:rPr>
                <w:rFonts w:hint="eastAsia" w:ascii="Times New Roman" w:hAnsi="Times New Roman" w:eastAsia="宋体" w:cs="宋体"/>
                <w:bCs/>
                <w:iCs/>
                <w:szCs w:val="24"/>
                <w:lang w:val="en-US" w:eastAsia="zh-CN"/>
              </w:rPr>
              <w:t>前言</w:t>
            </w:r>
          </w:ins>
          <w:ins w:id="1997" w:author="LKY" w:date="2026-09-15T17:31:31Z">
            <w:r>
              <w:rPr/>
              <w:tab/>
            </w:r>
          </w:ins>
          <w:ins w:id="1998" w:author="LKY" w:date="2026-09-15T17:31:31Z">
            <w:r>
              <w:rPr/>
              <w:fldChar w:fldCharType="begin"/>
            </w:r>
          </w:ins>
          <w:ins w:id="1999" w:author="LKY" w:date="2026-09-15T17:31:31Z">
            <w:r>
              <w:rPr/>
              <w:instrText xml:space="preserve"> PAGEREF _Toc16716 \h </w:instrText>
            </w:r>
          </w:ins>
          <w:ins w:id="2000" w:author="LKY" w:date="2026-09-15T17:31:31Z">
            <w:r>
              <w:rPr/>
              <w:fldChar w:fldCharType="separate"/>
            </w:r>
          </w:ins>
          <w:ins w:id="2001" w:author="LKY" w:date="2026-09-15T17:31:32Z">
            <w:r>
              <w:rPr/>
              <w:t>4</w:t>
            </w:r>
          </w:ins>
          <w:ins w:id="2002" w:author="LKY" w:date="2026-09-15T17:31:31Z">
            <w:r>
              <w:rPr/>
              <w:fldChar w:fldCharType="end"/>
            </w:r>
          </w:ins>
          <w:ins w:id="2003" w:author="LKY" w:date="2026-09-15T17:31:31Z">
            <w:r>
              <w:rPr/>
              <w:fldChar w:fldCharType="end"/>
            </w:r>
          </w:ins>
        </w:p>
        <w:p w14:paraId="2403D3D5">
          <w:pPr>
            <w:pStyle w:val="10"/>
            <w:tabs>
              <w:tab w:val="right" w:leader="dot" w:pos="8306"/>
            </w:tabs>
            <w:rPr>
              <w:ins w:id="2004" w:author="LKY" w:date="2026-09-15T17:31:31Z"/>
            </w:rPr>
          </w:pPr>
          <w:ins w:id="2005" w:author="LKY" w:date="2026-09-15T17:31:31Z">
            <w:r>
              <w:rPr/>
              <w:fldChar w:fldCharType="begin"/>
            </w:r>
          </w:ins>
          <w:ins w:id="2006" w:author="LKY" w:date="2026-09-15T17:31:31Z">
            <w:r>
              <w:rPr/>
              <w:instrText xml:space="preserve"> HYPERLINK \l _Toc10797 </w:instrText>
            </w:r>
          </w:ins>
          <w:ins w:id="2007" w:author="LKY" w:date="2026-09-15T17:31:31Z">
            <w:r>
              <w:rPr/>
              <w:fldChar w:fldCharType="separate"/>
            </w:r>
          </w:ins>
          <w:ins w:id="2008" w:author="LKY" w:date="2026-09-15T17:31:31Z">
            <w:r>
              <w:rPr>
                <w:rFonts w:hint="eastAsia" w:ascii="Times New Roman" w:hAnsi="Times New Roman" w:cstheme="minorEastAsia"/>
                <w:bCs/>
                <w:szCs w:val="44"/>
                <w:lang w:val="en-US" w:eastAsia="zh-CN"/>
              </w:rPr>
              <w:t>1.产品简介</w:t>
            </w:r>
          </w:ins>
          <w:ins w:id="2009" w:author="LKY" w:date="2026-09-15T17:31:31Z">
            <w:r>
              <w:rPr/>
              <w:tab/>
            </w:r>
          </w:ins>
          <w:ins w:id="2010" w:author="LKY" w:date="2026-09-15T17:31:31Z">
            <w:r>
              <w:rPr/>
              <w:fldChar w:fldCharType="begin"/>
            </w:r>
          </w:ins>
          <w:ins w:id="2011" w:author="LKY" w:date="2026-09-15T17:31:31Z">
            <w:r>
              <w:rPr/>
              <w:instrText xml:space="preserve"> PAGEREF _Toc10797 \h </w:instrText>
            </w:r>
          </w:ins>
          <w:ins w:id="2012" w:author="LKY" w:date="2026-09-15T17:31:31Z">
            <w:r>
              <w:rPr/>
              <w:fldChar w:fldCharType="separate"/>
            </w:r>
          </w:ins>
          <w:ins w:id="2013" w:author="LKY" w:date="2026-09-15T17:31:32Z">
            <w:r>
              <w:rPr/>
              <w:t>5</w:t>
            </w:r>
          </w:ins>
          <w:ins w:id="2014" w:author="LKY" w:date="2026-09-15T17:31:31Z">
            <w:r>
              <w:rPr/>
              <w:fldChar w:fldCharType="end"/>
            </w:r>
          </w:ins>
          <w:ins w:id="2015" w:author="LKY" w:date="2026-09-15T17:31:31Z">
            <w:r>
              <w:rPr/>
              <w:fldChar w:fldCharType="end"/>
            </w:r>
          </w:ins>
        </w:p>
        <w:p w14:paraId="143625F9">
          <w:pPr>
            <w:pStyle w:val="11"/>
            <w:tabs>
              <w:tab w:val="right" w:leader="dot" w:pos="8306"/>
            </w:tabs>
            <w:rPr>
              <w:ins w:id="2016" w:author="LKY" w:date="2026-09-15T17:31:31Z"/>
            </w:rPr>
          </w:pPr>
          <w:ins w:id="2017" w:author="LKY" w:date="2026-09-15T17:31:31Z">
            <w:r>
              <w:rPr/>
              <w:fldChar w:fldCharType="begin"/>
            </w:r>
          </w:ins>
          <w:ins w:id="2018" w:author="LKY" w:date="2026-09-15T17:31:31Z">
            <w:r>
              <w:rPr/>
              <w:instrText xml:space="preserve"> HYPERLINK \l _Toc8331 </w:instrText>
            </w:r>
          </w:ins>
          <w:ins w:id="2019" w:author="LKY" w:date="2026-09-15T17:31:31Z">
            <w:r>
              <w:rPr/>
              <w:fldChar w:fldCharType="separate"/>
            </w:r>
          </w:ins>
          <w:ins w:id="2020" w:author="LKY" w:date="2026-09-15T17:31:31Z">
            <w:r>
              <w:rPr>
                <w:rFonts w:hint="eastAsia" w:ascii="Times New Roman" w:hAnsi="Times New Roman" w:cstheme="minorEastAsia"/>
                <w:bCs/>
                <w:szCs w:val="32"/>
                <w:lang w:val="en-US" w:eastAsia="zh-CN"/>
              </w:rPr>
              <w:t>1.1 概述</w:t>
            </w:r>
          </w:ins>
          <w:ins w:id="2021" w:author="LKY" w:date="2026-09-15T17:31:31Z">
            <w:r>
              <w:rPr/>
              <w:tab/>
            </w:r>
          </w:ins>
          <w:ins w:id="2022" w:author="LKY" w:date="2026-09-15T17:31:31Z">
            <w:r>
              <w:rPr/>
              <w:fldChar w:fldCharType="begin"/>
            </w:r>
          </w:ins>
          <w:ins w:id="2023" w:author="LKY" w:date="2026-09-15T17:31:31Z">
            <w:r>
              <w:rPr/>
              <w:instrText xml:space="preserve"> PAGEREF _Toc8331 \h </w:instrText>
            </w:r>
          </w:ins>
          <w:ins w:id="2024" w:author="LKY" w:date="2026-09-15T17:31:31Z">
            <w:r>
              <w:rPr/>
              <w:fldChar w:fldCharType="separate"/>
            </w:r>
          </w:ins>
          <w:ins w:id="2025" w:author="LKY" w:date="2026-09-15T17:31:32Z">
            <w:r>
              <w:rPr/>
              <w:t>5</w:t>
            </w:r>
          </w:ins>
          <w:ins w:id="2026" w:author="LKY" w:date="2026-09-15T17:31:31Z">
            <w:r>
              <w:rPr/>
              <w:fldChar w:fldCharType="end"/>
            </w:r>
          </w:ins>
          <w:ins w:id="2027" w:author="LKY" w:date="2026-09-15T17:31:31Z">
            <w:r>
              <w:rPr/>
              <w:fldChar w:fldCharType="end"/>
            </w:r>
          </w:ins>
        </w:p>
        <w:p w14:paraId="6FC6E6A1">
          <w:pPr>
            <w:pStyle w:val="11"/>
            <w:tabs>
              <w:tab w:val="right" w:leader="dot" w:pos="8306"/>
            </w:tabs>
            <w:rPr>
              <w:ins w:id="2028" w:author="LKY" w:date="2026-09-15T17:31:31Z"/>
            </w:rPr>
          </w:pPr>
          <w:ins w:id="2029" w:author="LKY" w:date="2026-09-15T17:31:31Z">
            <w:r>
              <w:rPr/>
              <w:fldChar w:fldCharType="begin"/>
            </w:r>
          </w:ins>
          <w:ins w:id="2030" w:author="LKY" w:date="2026-09-15T17:31:31Z">
            <w:r>
              <w:rPr/>
              <w:instrText xml:space="preserve"> HYPERLINK \l _Toc27557 </w:instrText>
            </w:r>
          </w:ins>
          <w:ins w:id="2031" w:author="LKY" w:date="2026-09-15T17:31:31Z">
            <w:r>
              <w:rPr/>
              <w:fldChar w:fldCharType="separate"/>
            </w:r>
          </w:ins>
          <w:ins w:id="2032" w:author="LKY" w:date="2026-09-15T17:31:31Z">
            <w:r>
              <w:rPr>
                <w:rFonts w:hint="eastAsia" w:ascii="Times New Roman" w:hAnsi="Times New Roman" w:eastAsia="宋体" w:cs="宋体"/>
                <w:bCs/>
                <w:iCs/>
                <w:kern w:val="2"/>
                <w:szCs w:val="32"/>
                <w:lang w:val="en-US" w:eastAsia="zh-CN" w:bidi="ar-SA"/>
              </w:rPr>
              <w:t>1.2外形尺寸</w:t>
            </w:r>
          </w:ins>
          <w:ins w:id="2033" w:author="LKY" w:date="2026-09-15T17:31:31Z">
            <w:r>
              <w:rPr/>
              <w:tab/>
            </w:r>
          </w:ins>
          <w:ins w:id="2034" w:author="LKY" w:date="2026-09-15T17:31:31Z">
            <w:r>
              <w:rPr/>
              <w:fldChar w:fldCharType="begin"/>
            </w:r>
          </w:ins>
          <w:ins w:id="2035" w:author="LKY" w:date="2026-09-15T17:31:31Z">
            <w:r>
              <w:rPr/>
              <w:instrText xml:space="preserve"> PAGEREF _Toc27557 \h </w:instrText>
            </w:r>
          </w:ins>
          <w:ins w:id="2036" w:author="LKY" w:date="2026-09-15T17:31:31Z">
            <w:r>
              <w:rPr/>
              <w:fldChar w:fldCharType="separate"/>
            </w:r>
          </w:ins>
          <w:ins w:id="2037" w:author="LKY" w:date="2026-09-15T17:31:32Z">
            <w:r>
              <w:rPr/>
              <w:t>5</w:t>
            </w:r>
          </w:ins>
          <w:ins w:id="2038" w:author="LKY" w:date="2026-09-15T17:31:31Z">
            <w:r>
              <w:rPr/>
              <w:fldChar w:fldCharType="end"/>
            </w:r>
          </w:ins>
          <w:ins w:id="2039" w:author="LKY" w:date="2026-09-15T17:31:31Z">
            <w:r>
              <w:rPr/>
              <w:fldChar w:fldCharType="end"/>
            </w:r>
          </w:ins>
        </w:p>
        <w:p w14:paraId="00EF0DF5">
          <w:pPr>
            <w:pStyle w:val="11"/>
            <w:tabs>
              <w:tab w:val="right" w:leader="dot" w:pos="8306"/>
            </w:tabs>
            <w:rPr>
              <w:ins w:id="2040" w:author="LKY" w:date="2026-09-15T17:31:31Z"/>
            </w:rPr>
          </w:pPr>
          <w:ins w:id="2041" w:author="LKY" w:date="2026-09-15T17:31:31Z">
            <w:r>
              <w:rPr/>
              <w:fldChar w:fldCharType="begin"/>
            </w:r>
          </w:ins>
          <w:ins w:id="2042" w:author="LKY" w:date="2026-09-15T17:31:31Z">
            <w:r>
              <w:rPr/>
              <w:instrText xml:space="preserve"> HYPERLINK \l _Toc31784 </w:instrText>
            </w:r>
          </w:ins>
          <w:ins w:id="2043" w:author="LKY" w:date="2026-09-15T17:31:31Z">
            <w:r>
              <w:rPr/>
              <w:fldChar w:fldCharType="separate"/>
            </w:r>
          </w:ins>
          <w:ins w:id="2044" w:author="LKY" w:date="2026-09-15T17:31:31Z">
            <w:r>
              <w:rPr>
                <w:rFonts w:hint="eastAsia" w:ascii="Times New Roman" w:hAnsi="Times New Roman" w:eastAsia="宋体" w:cs="宋体"/>
                <w:bCs/>
                <w:iCs/>
                <w:szCs w:val="32"/>
                <w:lang w:val="en-US" w:eastAsia="zh-CN"/>
              </w:rPr>
              <w:t>1.3技术参数</w:t>
            </w:r>
          </w:ins>
          <w:ins w:id="2045" w:author="LKY" w:date="2026-09-15T17:31:31Z">
            <w:r>
              <w:rPr/>
              <w:tab/>
            </w:r>
          </w:ins>
          <w:ins w:id="2046" w:author="LKY" w:date="2026-09-15T17:31:31Z">
            <w:r>
              <w:rPr/>
              <w:fldChar w:fldCharType="begin"/>
            </w:r>
          </w:ins>
          <w:ins w:id="2047" w:author="LKY" w:date="2026-09-15T17:31:31Z">
            <w:r>
              <w:rPr/>
              <w:instrText xml:space="preserve"> PAGEREF _Toc31784 \h </w:instrText>
            </w:r>
          </w:ins>
          <w:ins w:id="2048" w:author="LKY" w:date="2026-09-15T17:31:31Z">
            <w:r>
              <w:rPr/>
              <w:fldChar w:fldCharType="separate"/>
            </w:r>
          </w:ins>
          <w:ins w:id="2049" w:author="LKY" w:date="2026-09-15T17:31:32Z">
            <w:r>
              <w:rPr/>
              <w:t>6</w:t>
            </w:r>
          </w:ins>
          <w:ins w:id="2050" w:author="LKY" w:date="2026-09-15T17:31:31Z">
            <w:r>
              <w:rPr/>
              <w:fldChar w:fldCharType="end"/>
            </w:r>
          </w:ins>
          <w:ins w:id="2051" w:author="LKY" w:date="2026-09-15T17:31:31Z">
            <w:r>
              <w:rPr/>
              <w:fldChar w:fldCharType="end"/>
            </w:r>
          </w:ins>
        </w:p>
        <w:p w14:paraId="76F21E45">
          <w:pPr>
            <w:pStyle w:val="11"/>
            <w:tabs>
              <w:tab w:val="right" w:leader="dot" w:pos="8306"/>
            </w:tabs>
            <w:rPr>
              <w:ins w:id="2052" w:author="LKY" w:date="2026-09-15T17:31:31Z"/>
            </w:rPr>
          </w:pPr>
          <w:ins w:id="2053" w:author="LKY" w:date="2026-09-15T17:31:31Z">
            <w:r>
              <w:rPr/>
              <w:fldChar w:fldCharType="begin"/>
            </w:r>
          </w:ins>
          <w:ins w:id="2054" w:author="LKY" w:date="2026-09-15T17:31:31Z">
            <w:r>
              <w:rPr/>
              <w:instrText xml:space="preserve"> HYPERLINK \l _Toc16342 </w:instrText>
            </w:r>
          </w:ins>
          <w:ins w:id="2055" w:author="LKY" w:date="2026-09-15T17:31:31Z">
            <w:r>
              <w:rPr/>
              <w:fldChar w:fldCharType="separate"/>
            </w:r>
          </w:ins>
          <w:ins w:id="2056" w:author="LKY" w:date="2026-09-15T17:31:31Z">
            <w:r>
              <w:rPr>
                <w:rFonts w:hint="eastAsia" w:ascii="Times New Roman" w:hAnsi="Times New Roman" w:eastAsia="宋体" w:cs="宋体"/>
                <w:bCs/>
                <w:iCs/>
                <w:kern w:val="2"/>
                <w:szCs w:val="32"/>
                <w:lang w:val="en-US" w:eastAsia="zh-CN" w:bidi="ar-SA"/>
              </w:rPr>
              <w:t>1.4设备选型</w:t>
            </w:r>
          </w:ins>
          <w:ins w:id="2057" w:author="LKY" w:date="2026-09-15T17:31:31Z">
            <w:r>
              <w:rPr/>
              <w:tab/>
            </w:r>
          </w:ins>
          <w:ins w:id="2058" w:author="LKY" w:date="2026-09-15T17:31:31Z">
            <w:r>
              <w:rPr/>
              <w:fldChar w:fldCharType="begin"/>
            </w:r>
          </w:ins>
          <w:ins w:id="2059" w:author="LKY" w:date="2026-09-15T17:31:31Z">
            <w:r>
              <w:rPr/>
              <w:instrText xml:space="preserve"> PAGEREF _Toc16342 \h </w:instrText>
            </w:r>
          </w:ins>
          <w:ins w:id="2060" w:author="LKY" w:date="2026-09-15T17:31:31Z">
            <w:r>
              <w:rPr/>
              <w:fldChar w:fldCharType="separate"/>
            </w:r>
          </w:ins>
          <w:ins w:id="2061" w:author="LKY" w:date="2026-09-15T17:31:32Z">
            <w:r>
              <w:rPr/>
              <w:t>8</w:t>
            </w:r>
          </w:ins>
          <w:ins w:id="2062" w:author="LKY" w:date="2026-09-15T17:31:31Z">
            <w:r>
              <w:rPr/>
              <w:fldChar w:fldCharType="end"/>
            </w:r>
          </w:ins>
          <w:ins w:id="2063" w:author="LKY" w:date="2026-09-15T17:31:31Z">
            <w:r>
              <w:rPr/>
              <w:fldChar w:fldCharType="end"/>
            </w:r>
          </w:ins>
        </w:p>
        <w:p w14:paraId="590D34FD">
          <w:pPr>
            <w:pStyle w:val="7"/>
            <w:tabs>
              <w:tab w:val="right" w:leader="dot" w:pos="8306"/>
            </w:tabs>
            <w:rPr>
              <w:ins w:id="2064" w:author="LKY" w:date="2026-09-15T17:31:31Z"/>
            </w:rPr>
          </w:pPr>
          <w:ins w:id="2065" w:author="LKY" w:date="2026-09-15T17:31:31Z">
            <w:r>
              <w:rPr/>
              <w:fldChar w:fldCharType="begin"/>
            </w:r>
          </w:ins>
          <w:ins w:id="2066" w:author="LKY" w:date="2026-09-15T17:31:31Z">
            <w:r>
              <w:rPr/>
              <w:instrText xml:space="preserve"> HYPERLINK \l _Toc29974 </w:instrText>
            </w:r>
          </w:ins>
          <w:ins w:id="2067" w:author="LKY" w:date="2026-09-15T17:31:31Z">
            <w:r>
              <w:rPr/>
              <w:fldChar w:fldCharType="separate"/>
            </w:r>
          </w:ins>
          <w:ins w:id="2068" w:author="LKY" w:date="2026-09-15T17:31:31Z">
            <w:r>
              <w:rPr>
                <w:rFonts w:hint="eastAsia" w:ascii="Times New Roman" w:hAnsi="Times New Roman" w:eastAsia="宋体" w:cs="宋体"/>
                <w:bCs/>
                <w:iCs/>
                <w:kern w:val="2"/>
                <w:szCs w:val="28"/>
                <w:lang w:val="en-US" w:eastAsia="zh-CN" w:bidi="ar-SA"/>
              </w:rPr>
              <w:t>1.4.1主型号选型</w:t>
            </w:r>
          </w:ins>
          <w:ins w:id="2069" w:author="LKY" w:date="2026-09-15T17:31:31Z">
            <w:r>
              <w:rPr/>
              <w:tab/>
            </w:r>
          </w:ins>
          <w:ins w:id="2070" w:author="LKY" w:date="2026-09-15T17:31:31Z">
            <w:r>
              <w:rPr/>
              <w:fldChar w:fldCharType="begin"/>
            </w:r>
          </w:ins>
          <w:ins w:id="2071" w:author="LKY" w:date="2026-09-15T17:31:31Z">
            <w:r>
              <w:rPr/>
              <w:instrText xml:space="preserve"> PAGEREF _Toc29974 \h </w:instrText>
            </w:r>
          </w:ins>
          <w:ins w:id="2072" w:author="LKY" w:date="2026-09-15T17:31:31Z">
            <w:r>
              <w:rPr/>
              <w:fldChar w:fldCharType="separate"/>
            </w:r>
          </w:ins>
          <w:ins w:id="2073" w:author="LKY" w:date="2026-09-15T17:31:32Z">
            <w:r>
              <w:rPr/>
              <w:t>8</w:t>
            </w:r>
          </w:ins>
          <w:ins w:id="2074" w:author="LKY" w:date="2026-09-15T17:31:31Z">
            <w:r>
              <w:rPr/>
              <w:fldChar w:fldCharType="end"/>
            </w:r>
          </w:ins>
          <w:ins w:id="2075" w:author="LKY" w:date="2026-09-15T17:31:31Z">
            <w:r>
              <w:rPr/>
              <w:fldChar w:fldCharType="end"/>
            </w:r>
          </w:ins>
        </w:p>
        <w:p w14:paraId="3B43BF21">
          <w:pPr>
            <w:pStyle w:val="7"/>
            <w:tabs>
              <w:tab w:val="right" w:leader="dot" w:pos="8306"/>
            </w:tabs>
            <w:rPr>
              <w:ins w:id="2076" w:author="LKY" w:date="2026-09-15T17:31:31Z"/>
            </w:rPr>
          </w:pPr>
          <w:ins w:id="2077" w:author="LKY" w:date="2026-09-15T17:31:31Z">
            <w:r>
              <w:rPr/>
              <w:fldChar w:fldCharType="begin"/>
            </w:r>
          </w:ins>
          <w:ins w:id="2078" w:author="LKY" w:date="2026-09-15T17:31:31Z">
            <w:r>
              <w:rPr/>
              <w:instrText xml:space="preserve"> HYPERLINK \l _Toc29863 </w:instrText>
            </w:r>
          </w:ins>
          <w:ins w:id="2079" w:author="LKY" w:date="2026-09-15T17:31:31Z">
            <w:r>
              <w:rPr/>
              <w:fldChar w:fldCharType="separate"/>
            </w:r>
          </w:ins>
          <w:ins w:id="2080" w:author="LKY" w:date="2026-09-15T17:31:31Z">
            <w:r>
              <w:rPr>
                <w:rFonts w:hint="eastAsia" w:ascii="Times New Roman" w:hAnsi="Times New Roman" w:eastAsia="宋体" w:cs="宋体"/>
                <w:bCs/>
                <w:iCs/>
                <w:kern w:val="2"/>
                <w:szCs w:val="28"/>
                <w:lang w:val="en-US" w:eastAsia="zh-CN" w:bidi="ar-SA"/>
              </w:rPr>
              <w:t>1.4.2 SOM选型表</w:t>
            </w:r>
          </w:ins>
          <w:ins w:id="2081" w:author="LKY" w:date="2026-09-15T17:31:31Z">
            <w:r>
              <w:rPr/>
              <w:tab/>
            </w:r>
          </w:ins>
          <w:ins w:id="2082" w:author="LKY" w:date="2026-09-15T17:31:31Z">
            <w:r>
              <w:rPr/>
              <w:fldChar w:fldCharType="begin"/>
            </w:r>
          </w:ins>
          <w:ins w:id="2083" w:author="LKY" w:date="2026-09-15T17:31:31Z">
            <w:r>
              <w:rPr/>
              <w:instrText xml:space="preserve"> PAGEREF _Toc29863 \h </w:instrText>
            </w:r>
          </w:ins>
          <w:ins w:id="2084" w:author="LKY" w:date="2026-09-15T17:31:31Z">
            <w:r>
              <w:rPr/>
              <w:fldChar w:fldCharType="separate"/>
            </w:r>
          </w:ins>
          <w:ins w:id="2085" w:author="LKY" w:date="2026-09-15T17:31:32Z">
            <w:r>
              <w:rPr/>
              <w:t>8</w:t>
            </w:r>
          </w:ins>
          <w:ins w:id="2086" w:author="LKY" w:date="2026-09-15T17:31:31Z">
            <w:r>
              <w:rPr/>
              <w:fldChar w:fldCharType="end"/>
            </w:r>
          </w:ins>
          <w:ins w:id="2087" w:author="LKY" w:date="2026-09-15T17:31:31Z">
            <w:r>
              <w:rPr/>
              <w:fldChar w:fldCharType="end"/>
            </w:r>
          </w:ins>
        </w:p>
        <w:p w14:paraId="3A782E37">
          <w:pPr>
            <w:pStyle w:val="7"/>
            <w:tabs>
              <w:tab w:val="right" w:leader="dot" w:pos="8306"/>
            </w:tabs>
            <w:rPr>
              <w:ins w:id="2088" w:author="LKY" w:date="2026-09-15T17:31:31Z"/>
            </w:rPr>
          </w:pPr>
          <w:ins w:id="2089" w:author="LKY" w:date="2026-09-15T17:31:31Z">
            <w:r>
              <w:rPr/>
              <w:fldChar w:fldCharType="begin"/>
            </w:r>
          </w:ins>
          <w:ins w:id="2090" w:author="LKY" w:date="2026-09-15T17:31:31Z">
            <w:r>
              <w:rPr/>
              <w:instrText xml:space="preserve"> HYPERLINK \l _Toc30577 </w:instrText>
            </w:r>
          </w:ins>
          <w:ins w:id="2091" w:author="LKY" w:date="2026-09-15T17:31:31Z">
            <w:r>
              <w:rPr/>
              <w:fldChar w:fldCharType="separate"/>
            </w:r>
          </w:ins>
          <w:ins w:id="2092" w:author="LKY" w:date="2026-09-15T17:31:31Z">
            <w:r>
              <w:rPr>
                <w:rFonts w:hint="eastAsia" w:ascii="Times New Roman" w:hAnsi="Times New Roman" w:eastAsia="宋体" w:cs="宋体"/>
                <w:bCs/>
                <w:iCs/>
                <w:kern w:val="2"/>
                <w:szCs w:val="28"/>
                <w:lang w:val="en-US" w:eastAsia="zh-CN" w:bidi="ar-SA"/>
              </w:rPr>
              <w:t>1.4.3 X系列板选型</w:t>
            </w:r>
          </w:ins>
          <w:ins w:id="2093" w:author="LKY" w:date="2026-09-15T17:31:31Z">
            <w:r>
              <w:rPr/>
              <w:tab/>
            </w:r>
          </w:ins>
          <w:ins w:id="2094" w:author="LKY" w:date="2026-09-15T17:31:31Z">
            <w:r>
              <w:rPr/>
              <w:fldChar w:fldCharType="begin"/>
            </w:r>
          </w:ins>
          <w:ins w:id="2095" w:author="LKY" w:date="2026-09-15T17:31:31Z">
            <w:r>
              <w:rPr/>
              <w:instrText xml:space="preserve"> PAGEREF _Toc30577 \h </w:instrText>
            </w:r>
          </w:ins>
          <w:ins w:id="2096" w:author="LKY" w:date="2026-09-15T17:31:31Z">
            <w:r>
              <w:rPr/>
              <w:fldChar w:fldCharType="separate"/>
            </w:r>
          </w:ins>
          <w:ins w:id="2097" w:author="LKY" w:date="2026-09-15T17:31:32Z">
            <w:r>
              <w:rPr/>
              <w:t>8</w:t>
            </w:r>
          </w:ins>
          <w:ins w:id="2098" w:author="LKY" w:date="2026-09-15T17:31:31Z">
            <w:r>
              <w:rPr/>
              <w:fldChar w:fldCharType="end"/>
            </w:r>
          </w:ins>
          <w:ins w:id="2099" w:author="LKY" w:date="2026-09-15T17:31:31Z">
            <w:r>
              <w:rPr/>
              <w:fldChar w:fldCharType="end"/>
            </w:r>
          </w:ins>
        </w:p>
        <w:p w14:paraId="1A2F72CC">
          <w:pPr>
            <w:pStyle w:val="7"/>
            <w:tabs>
              <w:tab w:val="right" w:leader="dot" w:pos="8306"/>
            </w:tabs>
            <w:rPr>
              <w:ins w:id="2100" w:author="LKY" w:date="2026-09-15T17:31:31Z"/>
            </w:rPr>
          </w:pPr>
          <w:ins w:id="2101" w:author="LKY" w:date="2026-09-15T17:31:31Z">
            <w:r>
              <w:rPr/>
              <w:fldChar w:fldCharType="begin"/>
            </w:r>
          </w:ins>
          <w:ins w:id="2102" w:author="LKY" w:date="2026-09-15T17:31:31Z">
            <w:r>
              <w:rPr/>
              <w:instrText xml:space="preserve"> HYPERLINK \l _Toc3150 </w:instrText>
            </w:r>
          </w:ins>
          <w:ins w:id="2103" w:author="LKY" w:date="2026-09-15T17:31:31Z">
            <w:r>
              <w:rPr/>
              <w:fldChar w:fldCharType="separate"/>
            </w:r>
          </w:ins>
          <w:ins w:id="2104" w:author="LKY" w:date="2026-09-15T17:31:31Z">
            <w:r>
              <w:rPr>
                <w:rFonts w:hint="eastAsia" w:ascii="Times New Roman" w:hAnsi="Times New Roman" w:eastAsia="宋体" w:cs="Times New Roman"/>
                <w:bCs/>
                <w:iCs/>
                <w:kern w:val="2"/>
                <w:szCs w:val="28"/>
                <w:lang w:val="en-US" w:eastAsia="zh-CN" w:bidi="ar-SA"/>
              </w:rPr>
              <w:t>1.4.4 N系列IO板选型</w:t>
            </w:r>
          </w:ins>
          <w:ins w:id="2105" w:author="LKY" w:date="2026-09-15T17:31:31Z">
            <w:r>
              <w:rPr/>
              <w:tab/>
            </w:r>
          </w:ins>
          <w:ins w:id="2106" w:author="LKY" w:date="2026-09-15T17:31:31Z">
            <w:r>
              <w:rPr/>
              <w:fldChar w:fldCharType="begin"/>
            </w:r>
          </w:ins>
          <w:ins w:id="2107" w:author="LKY" w:date="2026-09-15T17:31:31Z">
            <w:r>
              <w:rPr/>
              <w:instrText xml:space="preserve"> PAGEREF _Toc3150 \h </w:instrText>
            </w:r>
          </w:ins>
          <w:ins w:id="2108" w:author="LKY" w:date="2026-09-15T17:31:31Z">
            <w:r>
              <w:rPr/>
              <w:fldChar w:fldCharType="separate"/>
            </w:r>
          </w:ins>
          <w:ins w:id="2109" w:author="LKY" w:date="2026-09-15T17:31:32Z">
            <w:r>
              <w:rPr/>
              <w:t>9</w:t>
            </w:r>
          </w:ins>
          <w:ins w:id="2110" w:author="LKY" w:date="2026-09-15T17:31:31Z">
            <w:r>
              <w:rPr/>
              <w:fldChar w:fldCharType="end"/>
            </w:r>
          </w:ins>
          <w:ins w:id="2111" w:author="LKY" w:date="2026-09-15T17:31:31Z">
            <w:r>
              <w:rPr/>
              <w:fldChar w:fldCharType="end"/>
            </w:r>
          </w:ins>
        </w:p>
        <w:p w14:paraId="233626E5">
          <w:pPr>
            <w:pStyle w:val="10"/>
            <w:tabs>
              <w:tab w:val="right" w:leader="dot" w:pos="8306"/>
            </w:tabs>
            <w:rPr>
              <w:ins w:id="2112" w:author="LKY" w:date="2026-09-15T17:31:31Z"/>
            </w:rPr>
          </w:pPr>
          <w:ins w:id="2113" w:author="LKY" w:date="2026-09-15T17:31:31Z">
            <w:r>
              <w:rPr/>
              <w:fldChar w:fldCharType="begin"/>
            </w:r>
          </w:ins>
          <w:ins w:id="2114" w:author="LKY" w:date="2026-09-15T17:31:31Z">
            <w:r>
              <w:rPr/>
              <w:instrText xml:space="preserve"> HYPERLINK \l _Toc20729 </w:instrText>
            </w:r>
          </w:ins>
          <w:ins w:id="2115" w:author="LKY" w:date="2026-09-15T17:31:31Z">
            <w:r>
              <w:rPr/>
              <w:fldChar w:fldCharType="separate"/>
            </w:r>
          </w:ins>
          <w:ins w:id="2116" w:author="LKY" w:date="2026-09-15T17:31:31Z">
            <w:r>
              <w:rPr>
                <w:rFonts w:hint="eastAsia" w:ascii="Times New Roman" w:hAnsi="Times New Roman"/>
                <w:szCs w:val="44"/>
                <w:lang w:val="en-US" w:eastAsia="zh-CN"/>
              </w:rPr>
              <w:t>2. 硬件说明</w:t>
            </w:r>
          </w:ins>
          <w:ins w:id="2117" w:author="LKY" w:date="2026-09-15T17:31:31Z">
            <w:r>
              <w:rPr/>
              <w:tab/>
            </w:r>
          </w:ins>
          <w:ins w:id="2118" w:author="LKY" w:date="2026-09-15T17:31:31Z">
            <w:r>
              <w:rPr/>
              <w:fldChar w:fldCharType="begin"/>
            </w:r>
          </w:ins>
          <w:ins w:id="2119" w:author="LKY" w:date="2026-09-15T17:31:31Z">
            <w:r>
              <w:rPr/>
              <w:instrText xml:space="preserve"> PAGEREF _Toc20729 \h </w:instrText>
            </w:r>
          </w:ins>
          <w:ins w:id="2120" w:author="LKY" w:date="2026-09-15T17:31:31Z">
            <w:r>
              <w:rPr/>
              <w:fldChar w:fldCharType="separate"/>
            </w:r>
          </w:ins>
          <w:ins w:id="2121" w:author="LKY" w:date="2026-09-15T17:31:32Z">
            <w:r>
              <w:rPr/>
              <w:t>9</w:t>
            </w:r>
          </w:ins>
          <w:ins w:id="2122" w:author="LKY" w:date="2026-09-15T17:31:31Z">
            <w:r>
              <w:rPr/>
              <w:fldChar w:fldCharType="end"/>
            </w:r>
          </w:ins>
          <w:ins w:id="2123" w:author="LKY" w:date="2026-09-15T17:31:31Z">
            <w:r>
              <w:rPr/>
              <w:fldChar w:fldCharType="end"/>
            </w:r>
          </w:ins>
        </w:p>
        <w:p w14:paraId="13B0C961">
          <w:pPr>
            <w:pStyle w:val="11"/>
            <w:tabs>
              <w:tab w:val="right" w:leader="dot" w:pos="8306"/>
            </w:tabs>
            <w:rPr>
              <w:ins w:id="2124" w:author="LKY" w:date="2026-09-15T17:31:31Z"/>
            </w:rPr>
          </w:pPr>
          <w:ins w:id="2125" w:author="LKY" w:date="2026-09-15T17:31:31Z">
            <w:r>
              <w:rPr/>
              <w:fldChar w:fldCharType="begin"/>
            </w:r>
          </w:ins>
          <w:ins w:id="2126" w:author="LKY" w:date="2026-09-15T17:31:31Z">
            <w:r>
              <w:rPr/>
              <w:instrText xml:space="preserve"> HYPERLINK \l _Toc10337 </w:instrText>
            </w:r>
          </w:ins>
          <w:ins w:id="2127" w:author="LKY" w:date="2026-09-15T17:31:31Z">
            <w:r>
              <w:rPr/>
              <w:fldChar w:fldCharType="separate"/>
            </w:r>
          </w:ins>
          <w:ins w:id="2128" w:author="LKY" w:date="2026-09-15T17:31:31Z">
            <w:r>
              <w:rPr>
                <w:rFonts w:hint="eastAsia" w:ascii="Times New Roman" w:hAnsi="Times New Roman" w:cs="宋体"/>
                <w:szCs w:val="32"/>
                <w:lang w:val="en-US" w:eastAsia="zh-CN" w:bidi="en-US"/>
              </w:rPr>
              <w:t>2.1 N板介绍</w:t>
            </w:r>
          </w:ins>
          <w:ins w:id="2129" w:author="LKY" w:date="2026-09-15T17:31:31Z">
            <w:r>
              <w:rPr/>
              <w:tab/>
            </w:r>
          </w:ins>
          <w:ins w:id="2130" w:author="LKY" w:date="2026-09-15T17:31:31Z">
            <w:r>
              <w:rPr/>
              <w:fldChar w:fldCharType="begin"/>
            </w:r>
          </w:ins>
          <w:ins w:id="2131" w:author="LKY" w:date="2026-09-15T17:31:31Z">
            <w:r>
              <w:rPr/>
              <w:instrText xml:space="preserve"> PAGEREF _Toc10337 \h </w:instrText>
            </w:r>
          </w:ins>
          <w:ins w:id="2132" w:author="LKY" w:date="2026-09-15T17:31:31Z">
            <w:r>
              <w:rPr/>
              <w:fldChar w:fldCharType="separate"/>
            </w:r>
          </w:ins>
          <w:ins w:id="2133" w:author="LKY" w:date="2026-09-15T17:31:32Z">
            <w:r>
              <w:rPr/>
              <w:t>9</w:t>
            </w:r>
          </w:ins>
          <w:ins w:id="2134" w:author="LKY" w:date="2026-09-15T17:31:31Z">
            <w:r>
              <w:rPr/>
              <w:fldChar w:fldCharType="end"/>
            </w:r>
          </w:ins>
          <w:ins w:id="2135" w:author="LKY" w:date="2026-09-15T17:31:31Z">
            <w:r>
              <w:rPr/>
              <w:fldChar w:fldCharType="end"/>
            </w:r>
          </w:ins>
        </w:p>
        <w:p w14:paraId="4A981FF6">
          <w:pPr>
            <w:pStyle w:val="11"/>
            <w:tabs>
              <w:tab w:val="right" w:leader="dot" w:pos="8306"/>
            </w:tabs>
            <w:rPr>
              <w:ins w:id="2136" w:author="LKY" w:date="2026-09-15T17:31:31Z"/>
            </w:rPr>
          </w:pPr>
          <w:ins w:id="2137" w:author="LKY" w:date="2026-09-15T17:31:31Z">
            <w:r>
              <w:rPr/>
              <w:fldChar w:fldCharType="begin"/>
            </w:r>
          </w:ins>
          <w:ins w:id="2138" w:author="LKY" w:date="2026-09-15T17:31:31Z">
            <w:r>
              <w:rPr/>
              <w:instrText xml:space="preserve"> HYPERLINK \l _Toc25691 </w:instrText>
            </w:r>
          </w:ins>
          <w:ins w:id="2139" w:author="LKY" w:date="2026-09-15T17:31:31Z">
            <w:r>
              <w:rPr/>
              <w:fldChar w:fldCharType="separate"/>
            </w:r>
          </w:ins>
          <w:ins w:id="2140" w:author="LKY" w:date="2026-09-15T17:31:31Z">
            <w:r>
              <w:rPr>
                <w:rFonts w:hint="eastAsia" w:ascii="Times New Roman" w:hAnsi="Times New Roman" w:cs="宋体"/>
                <w:szCs w:val="32"/>
                <w:lang w:val="en-US" w:eastAsia="zh-CN" w:bidi="en-US"/>
              </w:rPr>
              <w:t>2.2电源接口</w:t>
            </w:r>
          </w:ins>
          <w:ins w:id="2141" w:author="LKY" w:date="2026-09-15T17:31:31Z">
            <w:r>
              <w:rPr/>
              <w:tab/>
            </w:r>
          </w:ins>
          <w:ins w:id="2142" w:author="LKY" w:date="2026-09-15T17:31:31Z">
            <w:r>
              <w:rPr/>
              <w:fldChar w:fldCharType="begin"/>
            </w:r>
          </w:ins>
          <w:ins w:id="2143" w:author="LKY" w:date="2026-09-15T17:31:31Z">
            <w:r>
              <w:rPr/>
              <w:instrText xml:space="preserve"> PAGEREF _Toc25691 \h </w:instrText>
            </w:r>
          </w:ins>
          <w:ins w:id="2144" w:author="LKY" w:date="2026-09-15T17:31:31Z">
            <w:r>
              <w:rPr/>
              <w:fldChar w:fldCharType="separate"/>
            </w:r>
          </w:ins>
          <w:ins w:id="2145" w:author="LKY" w:date="2026-09-15T17:31:32Z">
            <w:r>
              <w:rPr/>
              <w:t>11</w:t>
            </w:r>
          </w:ins>
          <w:ins w:id="2146" w:author="LKY" w:date="2026-09-15T17:31:31Z">
            <w:r>
              <w:rPr/>
              <w:fldChar w:fldCharType="end"/>
            </w:r>
          </w:ins>
          <w:ins w:id="2147" w:author="LKY" w:date="2026-09-15T17:31:31Z">
            <w:r>
              <w:rPr/>
              <w:fldChar w:fldCharType="end"/>
            </w:r>
          </w:ins>
        </w:p>
        <w:p w14:paraId="6923597C">
          <w:pPr>
            <w:pStyle w:val="11"/>
            <w:tabs>
              <w:tab w:val="right" w:leader="dot" w:pos="8306"/>
            </w:tabs>
            <w:rPr>
              <w:ins w:id="2148" w:author="LKY" w:date="2026-09-15T17:31:31Z"/>
            </w:rPr>
          </w:pPr>
          <w:ins w:id="2149" w:author="LKY" w:date="2026-09-15T17:31:31Z">
            <w:r>
              <w:rPr/>
              <w:fldChar w:fldCharType="begin"/>
            </w:r>
          </w:ins>
          <w:ins w:id="2150" w:author="LKY" w:date="2026-09-15T17:31:31Z">
            <w:r>
              <w:rPr/>
              <w:instrText xml:space="preserve"> HYPERLINK \l _Toc4743 </w:instrText>
            </w:r>
          </w:ins>
          <w:ins w:id="2151" w:author="LKY" w:date="2026-09-15T17:31:31Z">
            <w:r>
              <w:rPr/>
              <w:fldChar w:fldCharType="separate"/>
            </w:r>
          </w:ins>
          <w:ins w:id="2152" w:author="LKY" w:date="2026-09-15T17:31:31Z">
            <w:r>
              <w:rPr>
                <w:rFonts w:hint="eastAsia" w:ascii="Times New Roman" w:hAnsi="Times New Roman"/>
                <w:bCs/>
                <w:szCs w:val="32"/>
                <w:lang w:val="en-US" w:eastAsia="zh-CN"/>
              </w:rPr>
              <w:t>2.3模块端口说明</w:t>
            </w:r>
          </w:ins>
          <w:ins w:id="2153" w:author="LKY" w:date="2026-09-15T17:31:31Z">
            <w:r>
              <w:rPr/>
              <w:tab/>
            </w:r>
          </w:ins>
          <w:ins w:id="2154" w:author="LKY" w:date="2026-09-15T17:31:31Z">
            <w:r>
              <w:rPr/>
              <w:fldChar w:fldCharType="begin"/>
            </w:r>
          </w:ins>
          <w:ins w:id="2155" w:author="LKY" w:date="2026-09-15T17:31:31Z">
            <w:r>
              <w:rPr/>
              <w:instrText xml:space="preserve"> PAGEREF _Toc4743 \h </w:instrText>
            </w:r>
          </w:ins>
          <w:ins w:id="2156" w:author="LKY" w:date="2026-09-15T17:31:31Z">
            <w:r>
              <w:rPr/>
              <w:fldChar w:fldCharType="separate"/>
            </w:r>
          </w:ins>
          <w:ins w:id="2157" w:author="LKY" w:date="2026-09-15T17:31:32Z">
            <w:r>
              <w:rPr/>
              <w:t>11</w:t>
            </w:r>
          </w:ins>
          <w:ins w:id="2158" w:author="LKY" w:date="2026-09-15T17:31:31Z">
            <w:r>
              <w:rPr/>
              <w:fldChar w:fldCharType="end"/>
            </w:r>
          </w:ins>
          <w:ins w:id="2159" w:author="LKY" w:date="2026-09-15T17:31:31Z">
            <w:r>
              <w:rPr/>
              <w:fldChar w:fldCharType="end"/>
            </w:r>
          </w:ins>
        </w:p>
        <w:p w14:paraId="7F7D6869">
          <w:pPr>
            <w:pStyle w:val="7"/>
            <w:tabs>
              <w:tab w:val="right" w:leader="dot" w:pos="8306"/>
            </w:tabs>
            <w:rPr>
              <w:ins w:id="2160" w:author="LKY" w:date="2026-09-15T17:31:31Z"/>
            </w:rPr>
          </w:pPr>
          <w:ins w:id="2161" w:author="LKY" w:date="2026-09-15T17:31:31Z">
            <w:r>
              <w:rPr/>
              <w:fldChar w:fldCharType="begin"/>
            </w:r>
          </w:ins>
          <w:ins w:id="2162" w:author="LKY" w:date="2026-09-15T17:31:31Z">
            <w:r>
              <w:rPr/>
              <w:instrText xml:space="preserve"> HYPERLINK \l _Toc10155 </w:instrText>
            </w:r>
          </w:ins>
          <w:ins w:id="2163" w:author="LKY" w:date="2026-09-15T17:31:31Z">
            <w:r>
              <w:rPr/>
              <w:fldChar w:fldCharType="separate"/>
            </w:r>
          </w:ins>
          <w:ins w:id="2164" w:author="LKY" w:date="2026-09-15T17:31:31Z">
            <w:r>
              <w:rPr>
                <w:rFonts w:hint="eastAsia" w:ascii="Times New Roman" w:hAnsi="Times New Roman"/>
                <w:bCs/>
                <w:szCs w:val="28"/>
                <w:lang w:val="en-US" w:eastAsia="zh-CN"/>
              </w:rPr>
              <w:t>2.3.1 RS232/485模块</w:t>
            </w:r>
          </w:ins>
          <w:ins w:id="2165" w:author="LKY" w:date="2026-09-15T17:31:31Z">
            <w:r>
              <w:rPr/>
              <w:tab/>
            </w:r>
          </w:ins>
          <w:ins w:id="2166" w:author="LKY" w:date="2026-09-15T17:31:31Z">
            <w:r>
              <w:rPr/>
              <w:fldChar w:fldCharType="begin"/>
            </w:r>
          </w:ins>
          <w:ins w:id="2167" w:author="LKY" w:date="2026-09-15T17:31:31Z">
            <w:r>
              <w:rPr/>
              <w:instrText xml:space="preserve"> PAGEREF _Toc10155 \h </w:instrText>
            </w:r>
          </w:ins>
          <w:ins w:id="2168" w:author="LKY" w:date="2026-09-15T17:31:31Z">
            <w:r>
              <w:rPr/>
              <w:fldChar w:fldCharType="separate"/>
            </w:r>
          </w:ins>
          <w:ins w:id="2169" w:author="LKY" w:date="2026-09-15T17:31:32Z">
            <w:r>
              <w:rPr/>
              <w:t>11</w:t>
            </w:r>
          </w:ins>
          <w:ins w:id="2170" w:author="LKY" w:date="2026-09-15T17:31:31Z">
            <w:r>
              <w:rPr/>
              <w:fldChar w:fldCharType="end"/>
            </w:r>
          </w:ins>
          <w:ins w:id="2171" w:author="LKY" w:date="2026-09-15T17:31:31Z">
            <w:r>
              <w:rPr/>
              <w:fldChar w:fldCharType="end"/>
            </w:r>
          </w:ins>
        </w:p>
        <w:p w14:paraId="7600ED08">
          <w:pPr>
            <w:pStyle w:val="7"/>
            <w:tabs>
              <w:tab w:val="right" w:leader="dot" w:pos="8306"/>
            </w:tabs>
            <w:rPr>
              <w:ins w:id="2172" w:author="LKY" w:date="2026-09-15T17:31:31Z"/>
            </w:rPr>
          </w:pPr>
          <w:ins w:id="2173" w:author="LKY" w:date="2026-09-15T17:31:31Z">
            <w:r>
              <w:rPr/>
              <w:fldChar w:fldCharType="begin"/>
            </w:r>
          </w:ins>
          <w:ins w:id="2174" w:author="LKY" w:date="2026-09-15T17:31:31Z">
            <w:r>
              <w:rPr/>
              <w:instrText xml:space="preserve"> HYPERLINK \l _Toc30589 </w:instrText>
            </w:r>
          </w:ins>
          <w:ins w:id="2175" w:author="LKY" w:date="2026-09-15T17:31:31Z">
            <w:r>
              <w:rPr/>
              <w:fldChar w:fldCharType="separate"/>
            </w:r>
          </w:ins>
          <w:ins w:id="2176" w:author="LKY" w:date="2026-09-15T17:31:31Z">
            <w:r>
              <w:rPr>
                <w:rFonts w:hint="eastAsia" w:ascii="Times New Roman" w:hAnsi="Times New Roman"/>
                <w:bCs/>
                <w:szCs w:val="28"/>
                <w:lang w:val="en-US" w:eastAsia="zh-CN"/>
              </w:rPr>
              <w:t>2.3.2 CAN模块</w:t>
            </w:r>
          </w:ins>
          <w:ins w:id="2177" w:author="LKY" w:date="2026-09-15T17:31:31Z">
            <w:r>
              <w:rPr/>
              <w:tab/>
            </w:r>
          </w:ins>
          <w:ins w:id="2178" w:author="LKY" w:date="2026-09-15T17:31:31Z">
            <w:r>
              <w:rPr/>
              <w:fldChar w:fldCharType="begin"/>
            </w:r>
          </w:ins>
          <w:ins w:id="2179" w:author="LKY" w:date="2026-09-15T17:31:31Z">
            <w:r>
              <w:rPr/>
              <w:instrText xml:space="preserve"> PAGEREF _Toc30589 \h </w:instrText>
            </w:r>
          </w:ins>
          <w:ins w:id="2180" w:author="LKY" w:date="2026-09-15T17:31:31Z">
            <w:r>
              <w:rPr/>
              <w:fldChar w:fldCharType="separate"/>
            </w:r>
          </w:ins>
          <w:ins w:id="2181" w:author="LKY" w:date="2026-09-15T17:31:32Z">
            <w:r>
              <w:rPr/>
              <w:t>11</w:t>
            </w:r>
          </w:ins>
          <w:ins w:id="2182" w:author="LKY" w:date="2026-09-15T17:31:31Z">
            <w:r>
              <w:rPr/>
              <w:fldChar w:fldCharType="end"/>
            </w:r>
          </w:ins>
          <w:ins w:id="2183" w:author="LKY" w:date="2026-09-15T17:31:31Z">
            <w:r>
              <w:rPr/>
              <w:fldChar w:fldCharType="end"/>
            </w:r>
          </w:ins>
        </w:p>
        <w:p w14:paraId="0A99BAA1">
          <w:pPr>
            <w:pStyle w:val="7"/>
            <w:tabs>
              <w:tab w:val="right" w:leader="dot" w:pos="8306"/>
            </w:tabs>
            <w:rPr>
              <w:ins w:id="2184" w:author="LKY" w:date="2026-09-15T17:31:31Z"/>
            </w:rPr>
          </w:pPr>
          <w:ins w:id="2185" w:author="LKY" w:date="2026-09-15T17:31:31Z">
            <w:r>
              <w:rPr/>
              <w:fldChar w:fldCharType="begin"/>
            </w:r>
          </w:ins>
          <w:ins w:id="2186" w:author="LKY" w:date="2026-09-15T17:31:31Z">
            <w:r>
              <w:rPr/>
              <w:instrText xml:space="preserve"> HYPERLINK \l _Toc20411 </w:instrText>
            </w:r>
          </w:ins>
          <w:ins w:id="2187" w:author="LKY" w:date="2026-09-15T17:31:31Z">
            <w:r>
              <w:rPr/>
              <w:fldChar w:fldCharType="separate"/>
            </w:r>
          </w:ins>
          <w:ins w:id="2188" w:author="LKY" w:date="2026-09-15T17:31:31Z">
            <w:r>
              <w:rPr>
                <w:rFonts w:hint="eastAsia" w:ascii="Times New Roman" w:hAnsi="Times New Roman"/>
                <w:bCs/>
                <w:szCs w:val="28"/>
                <w:lang w:val="en-US" w:eastAsia="zh-CN"/>
              </w:rPr>
              <w:t>2.3.3 DI模块</w:t>
            </w:r>
          </w:ins>
          <w:ins w:id="2189" w:author="LKY" w:date="2026-09-15T17:31:31Z">
            <w:r>
              <w:rPr/>
              <w:tab/>
            </w:r>
          </w:ins>
          <w:ins w:id="2190" w:author="LKY" w:date="2026-09-15T17:31:31Z">
            <w:r>
              <w:rPr/>
              <w:fldChar w:fldCharType="begin"/>
            </w:r>
          </w:ins>
          <w:ins w:id="2191" w:author="LKY" w:date="2026-09-15T17:31:31Z">
            <w:r>
              <w:rPr/>
              <w:instrText xml:space="preserve"> PAGEREF _Toc20411 \h </w:instrText>
            </w:r>
          </w:ins>
          <w:ins w:id="2192" w:author="LKY" w:date="2026-09-15T17:31:31Z">
            <w:r>
              <w:rPr/>
              <w:fldChar w:fldCharType="separate"/>
            </w:r>
          </w:ins>
          <w:ins w:id="2193" w:author="LKY" w:date="2026-09-15T17:31:32Z">
            <w:r>
              <w:rPr/>
              <w:t>11</w:t>
            </w:r>
          </w:ins>
          <w:ins w:id="2194" w:author="LKY" w:date="2026-09-15T17:31:31Z">
            <w:r>
              <w:rPr/>
              <w:fldChar w:fldCharType="end"/>
            </w:r>
          </w:ins>
          <w:ins w:id="2195" w:author="LKY" w:date="2026-09-15T17:31:31Z">
            <w:r>
              <w:rPr/>
              <w:fldChar w:fldCharType="end"/>
            </w:r>
          </w:ins>
        </w:p>
        <w:p w14:paraId="0FA25033">
          <w:pPr>
            <w:pStyle w:val="7"/>
            <w:tabs>
              <w:tab w:val="right" w:leader="dot" w:pos="8306"/>
            </w:tabs>
            <w:rPr>
              <w:ins w:id="2196" w:author="LKY" w:date="2026-09-15T17:31:31Z"/>
            </w:rPr>
          </w:pPr>
          <w:ins w:id="2197" w:author="LKY" w:date="2026-09-15T17:31:31Z">
            <w:r>
              <w:rPr/>
              <w:fldChar w:fldCharType="begin"/>
            </w:r>
          </w:ins>
          <w:ins w:id="2198" w:author="LKY" w:date="2026-09-15T17:31:31Z">
            <w:r>
              <w:rPr/>
              <w:instrText xml:space="preserve"> HYPERLINK \l _Toc20373 </w:instrText>
            </w:r>
          </w:ins>
          <w:ins w:id="2199" w:author="LKY" w:date="2026-09-15T17:31:31Z">
            <w:r>
              <w:rPr/>
              <w:fldChar w:fldCharType="separate"/>
            </w:r>
          </w:ins>
          <w:ins w:id="2200" w:author="LKY" w:date="2026-09-15T17:31:31Z">
            <w:r>
              <w:rPr>
                <w:rFonts w:hint="eastAsia" w:ascii="Times New Roman" w:hAnsi="Times New Roman"/>
                <w:bCs/>
                <w:szCs w:val="28"/>
                <w:lang w:val="en-US" w:eastAsia="zh-CN"/>
              </w:rPr>
              <w:t>2.3.4 DO模块</w:t>
            </w:r>
          </w:ins>
          <w:ins w:id="2201" w:author="LKY" w:date="2026-09-15T17:31:31Z">
            <w:r>
              <w:rPr/>
              <w:tab/>
            </w:r>
          </w:ins>
          <w:ins w:id="2202" w:author="LKY" w:date="2026-09-15T17:31:31Z">
            <w:r>
              <w:rPr/>
              <w:fldChar w:fldCharType="begin"/>
            </w:r>
          </w:ins>
          <w:ins w:id="2203" w:author="LKY" w:date="2026-09-15T17:31:31Z">
            <w:r>
              <w:rPr/>
              <w:instrText xml:space="preserve"> PAGEREF _Toc20373 \h </w:instrText>
            </w:r>
          </w:ins>
          <w:ins w:id="2204" w:author="LKY" w:date="2026-09-15T17:31:31Z">
            <w:r>
              <w:rPr/>
              <w:fldChar w:fldCharType="separate"/>
            </w:r>
          </w:ins>
          <w:ins w:id="2205" w:author="LKY" w:date="2026-09-15T17:31:32Z">
            <w:r>
              <w:rPr/>
              <w:t>12</w:t>
            </w:r>
          </w:ins>
          <w:ins w:id="2206" w:author="LKY" w:date="2026-09-15T17:31:31Z">
            <w:r>
              <w:rPr/>
              <w:fldChar w:fldCharType="end"/>
            </w:r>
          </w:ins>
          <w:ins w:id="2207" w:author="LKY" w:date="2026-09-15T17:31:31Z">
            <w:r>
              <w:rPr/>
              <w:fldChar w:fldCharType="end"/>
            </w:r>
          </w:ins>
        </w:p>
        <w:p w14:paraId="4AC39CA2">
          <w:pPr>
            <w:pStyle w:val="7"/>
            <w:tabs>
              <w:tab w:val="right" w:leader="dot" w:pos="8306"/>
            </w:tabs>
            <w:rPr>
              <w:ins w:id="2208" w:author="LKY" w:date="2026-09-15T17:31:31Z"/>
            </w:rPr>
          </w:pPr>
          <w:ins w:id="2209" w:author="LKY" w:date="2026-09-15T17:31:31Z">
            <w:r>
              <w:rPr/>
              <w:fldChar w:fldCharType="begin"/>
            </w:r>
          </w:ins>
          <w:ins w:id="2210" w:author="LKY" w:date="2026-09-15T17:31:31Z">
            <w:r>
              <w:rPr/>
              <w:instrText xml:space="preserve"> HYPERLINK \l _Toc22331 </w:instrText>
            </w:r>
          </w:ins>
          <w:ins w:id="2211" w:author="LKY" w:date="2026-09-15T17:31:31Z">
            <w:r>
              <w:rPr/>
              <w:fldChar w:fldCharType="separate"/>
            </w:r>
          </w:ins>
          <w:ins w:id="2212" w:author="LKY" w:date="2026-09-15T17:31:31Z">
            <w:r>
              <w:rPr>
                <w:rFonts w:hint="eastAsia" w:ascii="Times New Roman" w:hAnsi="Times New Roman" w:cstheme="minorBidi"/>
                <w:bCs/>
                <w:kern w:val="2"/>
                <w:szCs w:val="28"/>
                <w:lang w:val="en-US" w:eastAsia="zh-CN" w:bidi="ar-SA"/>
              </w:rPr>
              <w:t>2.3.5 AO模块</w:t>
            </w:r>
          </w:ins>
          <w:ins w:id="2213" w:author="LKY" w:date="2026-09-15T17:31:31Z">
            <w:r>
              <w:rPr/>
              <w:tab/>
            </w:r>
          </w:ins>
          <w:ins w:id="2214" w:author="LKY" w:date="2026-09-15T17:31:31Z">
            <w:r>
              <w:rPr/>
              <w:fldChar w:fldCharType="begin"/>
            </w:r>
          </w:ins>
          <w:ins w:id="2215" w:author="LKY" w:date="2026-09-15T17:31:31Z">
            <w:r>
              <w:rPr/>
              <w:instrText xml:space="preserve"> PAGEREF _Toc22331 \h </w:instrText>
            </w:r>
          </w:ins>
          <w:ins w:id="2216" w:author="LKY" w:date="2026-09-15T17:31:31Z">
            <w:r>
              <w:rPr/>
              <w:fldChar w:fldCharType="separate"/>
            </w:r>
          </w:ins>
          <w:ins w:id="2217" w:author="LKY" w:date="2026-09-15T17:31:32Z">
            <w:r>
              <w:rPr/>
              <w:t>13</w:t>
            </w:r>
          </w:ins>
          <w:ins w:id="2218" w:author="LKY" w:date="2026-09-15T17:31:31Z">
            <w:r>
              <w:rPr/>
              <w:fldChar w:fldCharType="end"/>
            </w:r>
          </w:ins>
          <w:ins w:id="2219" w:author="LKY" w:date="2026-09-15T17:31:31Z">
            <w:r>
              <w:rPr/>
              <w:fldChar w:fldCharType="end"/>
            </w:r>
          </w:ins>
        </w:p>
        <w:p w14:paraId="16D9A605">
          <w:pPr>
            <w:pStyle w:val="7"/>
            <w:tabs>
              <w:tab w:val="right" w:leader="dot" w:pos="8306"/>
            </w:tabs>
            <w:rPr>
              <w:ins w:id="2220" w:author="LKY" w:date="2026-09-15T17:31:31Z"/>
            </w:rPr>
          </w:pPr>
          <w:ins w:id="2221" w:author="LKY" w:date="2026-09-15T17:31:31Z">
            <w:r>
              <w:rPr/>
              <w:fldChar w:fldCharType="begin"/>
            </w:r>
          </w:ins>
          <w:ins w:id="2222" w:author="LKY" w:date="2026-09-15T17:31:31Z">
            <w:r>
              <w:rPr/>
              <w:instrText xml:space="preserve"> HYPERLINK \l _Toc2007 </w:instrText>
            </w:r>
          </w:ins>
          <w:ins w:id="2223" w:author="LKY" w:date="2026-09-15T17:31:31Z">
            <w:r>
              <w:rPr/>
              <w:fldChar w:fldCharType="separate"/>
            </w:r>
          </w:ins>
          <w:ins w:id="2224" w:author="LKY" w:date="2026-09-15T17:31:31Z">
            <w:r>
              <w:rPr>
                <w:rFonts w:hint="eastAsia" w:ascii="Times New Roman" w:hAnsi="Times New Roman" w:cstheme="minorBidi"/>
                <w:bCs/>
                <w:kern w:val="2"/>
                <w:szCs w:val="28"/>
                <w:lang w:val="en-US" w:eastAsia="zh-CN" w:bidi="ar-SA"/>
              </w:rPr>
              <w:t>2.3.6 AI模块</w:t>
            </w:r>
          </w:ins>
          <w:ins w:id="2225" w:author="LKY" w:date="2026-09-15T17:31:31Z">
            <w:r>
              <w:rPr/>
              <w:tab/>
            </w:r>
          </w:ins>
          <w:ins w:id="2226" w:author="LKY" w:date="2026-09-15T17:31:31Z">
            <w:r>
              <w:rPr/>
              <w:fldChar w:fldCharType="begin"/>
            </w:r>
          </w:ins>
          <w:ins w:id="2227" w:author="LKY" w:date="2026-09-15T17:31:31Z">
            <w:r>
              <w:rPr/>
              <w:instrText xml:space="preserve"> PAGEREF _Toc2007 \h </w:instrText>
            </w:r>
          </w:ins>
          <w:ins w:id="2228" w:author="LKY" w:date="2026-09-15T17:31:31Z">
            <w:r>
              <w:rPr/>
              <w:fldChar w:fldCharType="separate"/>
            </w:r>
          </w:ins>
          <w:ins w:id="2229" w:author="LKY" w:date="2026-09-15T17:31:32Z">
            <w:r>
              <w:rPr/>
              <w:t>13</w:t>
            </w:r>
          </w:ins>
          <w:ins w:id="2230" w:author="LKY" w:date="2026-09-15T17:31:31Z">
            <w:r>
              <w:rPr/>
              <w:fldChar w:fldCharType="end"/>
            </w:r>
          </w:ins>
          <w:ins w:id="2231" w:author="LKY" w:date="2026-09-15T17:31:31Z">
            <w:r>
              <w:rPr/>
              <w:fldChar w:fldCharType="end"/>
            </w:r>
          </w:ins>
        </w:p>
        <w:p w14:paraId="5F38B3EC">
          <w:pPr>
            <w:pStyle w:val="7"/>
            <w:tabs>
              <w:tab w:val="right" w:leader="dot" w:pos="8306"/>
            </w:tabs>
            <w:rPr>
              <w:ins w:id="2232" w:author="LKY" w:date="2026-09-15T17:31:31Z"/>
            </w:rPr>
          </w:pPr>
          <w:ins w:id="2233" w:author="LKY" w:date="2026-09-15T17:31:31Z">
            <w:r>
              <w:rPr/>
              <w:fldChar w:fldCharType="begin"/>
            </w:r>
          </w:ins>
          <w:ins w:id="2234" w:author="LKY" w:date="2026-09-15T17:31:31Z">
            <w:r>
              <w:rPr/>
              <w:instrText xml:space="preserve"> HYPERLINK \l _Toc18374 </w:instrText>
            </w:r>
          </w:ins>
          <w:ins w:id="2235" w:author="LKY" w:date="2026-09-15T17:31:31Z">
            <w:r>
              <w:rPr/>
              <w:fldChar w:fldCharType="separate"/>
            </w:r>
          </w:ins>
          <w:ins w:id="2236" w:author="LKY" w:date="2026-09-15T17:31:31Z">
            <w:r>
              <w:rPr>
                <w:rFonts w:hint="eastAsia" w:ascii="Times New Roman" w:hAnsi="Times New Roman"/>
                <w:bCs/>
                <w:szCs w:val="28"/>
                <w:lang w:val="en-US" w:eastAsia="zh-CN"/>
              </w:rPr>
              <w:t xml:space="preserve">2.3.7 </w:t>
            </w:r>
          </w:ins>
          <w:ins w:id="2237" w:author="LKY" w:date="2026-09-15T17:31:31Z">
            <w:r>
              <w:rPr>
                <w:rFonts w:hint="default" w:ascii="Times New Roman" w:hAnsi="Times New Roman"/>
                <w:bCs/>
                <w:szCs w:val="28"/>
                <w:lang w:val="en-US" w:eastAsia="zh-CN"/>
              </w:rPr>
              <w:t>RTD</w:t>
            </w:r>
          </w:ins>
          <w:ins w:id="2238" w:author="LKY" w:date="2026-09-15T17:31:31Z">
            <w:r>
              <w:rPr>
                <w:rFonts w:hint="eastAsia" w:ascii="Times New Roman" w:hAnsi="Times New Roman"/>
                <w:bCs/>
                <w:szCs w:val="28"/>
                <w:lang w:val="en-US" w:eastAsia="zh-CN"/>
              </w:rPr>
              <w:t>模块</w:t>
            </w:r>
          </w:ins>
          <w:ins w:id="2239" w:author="LKY" w:date="2026-09-15T17:31:31Z">
            <w:r>
              <w:rPr/>
              <w:tab/>
            </w:r>
          </w:ins>
          <w:ins w:id="2240" w:author="LKY" w:date="2026-09-15T17:31:31Z">
            <w:r>
              <w:rPr/>
              <w:fldChar w:fldCharType="begin"/>
            </w:r>
          </w:ins>
          <w:ins w:id="2241" w:author="LKY" w:date="2026-09-15T17:31:31Z">
            <w:r>
              <w:rPr/>
              <w:instrText xml:space="preserve"> PAGEREF _Toc18374 \h </w:instrText>
            </w:r>
          </w:ins>
          <w:ins w:id="2242" w:author="LKY" w:date="2026-09-15T17:31:31Z">
            <w:r>
              <w:rPr/>
              <w:fldChar w:fldCharType="separate"/>
            </w:r>
          </w:ins>
          <w:ins w:id="2243" w:author="LKY" w:date="2026-09-15T17:31:32Z">
            <w:r>
              <w:rPr/>
              <w:t>14</w:t>
            </w:r>
          </w:ins>
          <w:ins w:id="2244" w:author="LKY" w:date="2026-09-15T17:31:31Z">
            <w:r>
              <w:rPr/>
              <w:fldChar w:fldCharType="end"/>
            </w:r>
          </w:ins>
          <w:ins w:id="2245" w:author="LKY" w:date="2026-09-15T17:31:31Z">
            <w:r>
              <w:rPr/>
              <w:fldChar w:fldCharType="end"/>
            </w:r>
          </w:ins>
        </w:p>
        <w:p w14:paraId="3DA41605">
          <w:pPr>
            <w:pStyle w:val="7"/>
            <w:tabs>
              <w:tab w:val="right" w:leader="dot" w:pos="8306"/>
            </w:tabs>
            <w:rPr>
              <w:ins w:id="2246" w:author="LKY" w:date="2026-09-15T17:31:31Z"/>
            </w:rPr>
          </w:pPr>
          <w:ins w:id="2247" w:author="LKY" w:date="2026-09-15T17:31:31Z">
            <w:r>
              <w:rPr/>
              <w:fldChar w:fldCharType="begin"/>
            </w:r>
          </w:ins>
          <w:ins w:id="2248" w:author="LKY" w:date="2026-09-15T17:31:31Z">
            <w:r>
              <w:rPr/>
              <w:instrText xml:space="preserve"> HYPERLINK \l _Toc22884 </w:instrText>
            </w:r>
          </w:ins>
          <w:ins w:id="2249" w:author="LKY" w:date="2026-09-15T17:31:31Z">
            <w:r>
              <w:rPr/>
              <w:fldChar w:fldCharType="separate"/>
            </w:r>
          </w:ins>
          <w:ins w:id="2250" w:author="LKY" w:date="2026-09-15T17:31:31Z">
            <w:r>
              <w:rPr>
                <w:rFonts w:hint="default" w:ascii="Times New Roman" w:hAnsi="Times New Roman"/>
                <w:bCs/>
                <w:szCs w:val="28"/>
                <w:lang w:val="en-US" w:eastAsia="zh-CN"/>
              </w:rPr>
              <w:t>2.</w:t>
            </w:r>
          </w:ins>
          <w:ins w:id="2251" w:author="LKY" w:date="2026-09-15T17:31:31Z">
            <w:r>
              <w:rPr>
                <w:rFonts w:hint="eastAsia" w:ascii="Times New Roman" w:hAnsi="Times New Roman"/>
                <w:bCs/>
                <w:szCs w:val="28"/>
                <w:lang w:val="en-US" w:eastAsia="zh-CN"/>
              </w:rPr>
              <w:t>3</w:t>
            </w:r>
          </w:ins>
          <w:ins w:id="2252" w:author="LKY" w:date="2026-09-15T17:31:31Z">
            <w:r>
              <w:rPr>
                <w:rFonts w:hint="default" w:ascii="Times New Roman" w:hAnsi="Times New Roman"/>
                <w:bCs/>
                <w:szCs w:val="28"/>
                <w:lang w:val="en-US" w:eastAsia="zh-CN"/>
              </w:rPr>
              <w:t>.</w:t>
            </w:r>
          </w:ins>
          <w:ins w:id="2253" w:author="LKY" w:date="2026-09-15T17:31:31Z">
            <w:r>
              <w:rPr>
                <w:rFonts w:hint="eastAsia" w:ascii="Times New Roman" w:hAnsi="Times New Roman"/>
                <w:bCs/>
                <w:szCs w:val="28"/>
                <w:lang w:val="en-US" w:eastAsia="zh-CN"/>
              </w:rPr>
              <w:t>8 TC模块</w:t>
            </w:r>
          </w:ins>
          <w:ins w:id="2254" w:author="LKY" w:date="2026-09-15T17:31:31Z">
            <w:r>
              <w:rPr/>
              <w:tab/>
            </w:r>
          </w:ins>
          <w:ins w:id="2255" w:author="LKY" w:date="2026-09-15T17:31:31Z">
            <w:r>
              <w:rPr/>
              <w:fldChar w:fldCharType="begin"/>
            </w:r>
          </w:ins>
          <w:ins w:id="2256" w:author="LKY" w:date="2026-09-15T17:31:31Z">
            <w:r>
              <w:rPr/>
              <w:instrText xml:space="preserve"> PAGEREF _Toc22884 \h </w:instrText>
            </w:r>
          </w:ins>
          <w:ins w:id="2257" w:author="LKY" w:date="2026-09-15T17:31:31Z">
            <w:r>
              <w:rPr/>
              <w:fldChar w:fldCharType="separate"/>
            </w:r>
          </w:ins>
          <w:ins w:id="2258" w:author="LKY" w:date="2026-09-15T17:31:32Z">
            <w:r>
              <w:rPr/>
              <w:t>14</w:t>
            </w:r>
          </w:ins>
          <w:ins w:id="2259" w:author="LKY" w:date="2026-09-15T17:31:31Z">
            <w:r>
              <w:rPr/>
              <w:fldChar w:fldCharType="end"/>
            </w:r>
          </w:ins>
          <w:ins w:id="2260" w:author="LKY" w:date="2026-09-15T17:31:31Z">
            <w:r>
              <w:rPr/>
              <w:fldChar w:fldCharType="end"/>
            </w:r>
          </w:ins>
        </w:p>
        <w:p w14:paraId="02BD139E">
          <w:pPr>
            <w:pStyle w:val="7"/>
            <w:tabs>
              <w:tab w:val="right" w:leader="dot" w:pos="8306"/>
            </w:tabs>
            <w:rPr>
              <w:ins w:id="2261" w:author="LKY" w:date="2026-09-15T17:31:31Z"/>
            </w:rPr>
          </w:pPr>
          <w:ins w:id="2262" w:author="LKY" w:date="2026-09-15T17:31:31Z">
            <w:r>
              <w:rPr/>
              <w:fldChar w:fldCharType="begin"/>
            </w:r>
          </w:ins>
          <w:ins w:id="2263" w:author="LKY" w:date="2026-09-15T17:31:31Z">
            <w:r>
              <w:rPr/>
              <w:instrText xml:space="preserve"> HYPERLINK \l _Toc7225 </w:instrText>
            </w:r>
          </w:ins>
          <w:ins w:id="2264" w:author="LKY" w:date="2026-09-15T17:31:31Z">
            <w:r>
              <w:rPr/>
              <w:fldChar w:fldCharType="separate"/>
            </w:r>
          </w:ins>
          <w:ins w:id="2265" w:author="LKY" w:date="2026-09-15T17:31:31Z">
            <w:r>
              <w:rPr>
                <w:rFonts w:hint="default" w:ascii="Times New Roman" w:hAnsi="Times New Roman"/>
                <w:bCs/>
                <w:szCs w:val="28"/>
                <w:lang w:val="en-US" w:eastAsia="zh-CN"/>
              </w:rPr>
              <w:t>2.</w:t>
            </w:r>
          </w:ins>
          <w:ins w:id="2266" w:author="LKY" w:date="2026-09-15T17:31:31Z">
            <w:r>
              <w:rPr>
                <w:rFonts w:hint="eastAsia" w:ascii="Times New Roman" w:hAnsi="Times New Roman"/>
                <w:bCs/>
                <w:szCs w:val="28"/>
                <w:lang w:val="en-US" w:eastAsia="zh-CN"/>
              </w:rPr>
              <w:t>3</w:t>
            </w:r>
          </w:ins>
          <w:ins w:id="2267" w:author="LKY" w:date="2026-09-15T17:31:31Z">
            <w:r>
              <w:rPr>
                <w:rFonts w:hint="default" w:ascii="Times New Roman" w:hAnsi="Times New Roman"/>
                <w:bCs/>
                <w:szCs w:val="28"/>
                <w:lang w:val="en-US" w:eastAsia="zh-CN"/>
              </w:rPr>
              <w:t>.</w:t>
            </w:r>
          </w:ins>
          <w:ins w:id="2268" w:author="LKY" w:date="2026-09-15T17:31:31Z">
            <w:r>
              <w:rPr>
                <w:rFonts w:hint="eastAsia" w:ascii="Times New Roman" w:hAnsi="Times New Roman"/>
                <w:bCs/>
                <w:szCs w:val="28"/>
                <w:lang w:val="en-US" w:eastAsia="zh-CN"/>
              </w:rPr>
              <w:t xml:space="preserve">9 </w:t>
            </w:r>
          </w:ins>
          <w:ins w:id="2269" w:author="LKY" w:date="2026-09-15T17:31:31Z">
            <w:r>
              <w:rPr>
                <w:rFonts w:hint="default" w:ascii="Times New Roman" w:hAnsi="Times New Roman" w:cs="Times New Roman"/>
                <w:szCs w:val="28"/>
                <w:lang w:val="en-US" w:eastAsia="zh-CN"/>
              </w:rPr>
              <w:t>NTC</w:t>
            </w:r>
          </w:ins>
          <w:ins w:id="2270" w:author="LKY" w:date="2026-09-15T17:31:31Z">
            <w:r>
              <w:rPr>
                <w:rFonts w:hint="eastAsia"/>
                <w:szCs w:val="28"/>
                <w:lang w:val="en-US" w:eastAsia="zh-CN"/>
              </w:rPr>
              <w:t>模块</w:t>
            </w:r>
          </w:ins>
          <w:ins w:id="2271" w:author="LKY" w:date="2026-09-15T17:31:31Z">
            <w:r>
              <w:rPr/>
              <w:tab/>
            </w:r>
          </w:ins>
          <w:ins w:id="2272" w:author="LKY" w:date="2026-09-15T17:31:31Z">
            <w:r>
              <w:rPr/>
              <w:fldChar w:fldCharType="begin"/>
            </w:r>
          </w:ins>
          <w:ins w:id="2273" w:author="LKY" w:date="2026-09-15T17:31:31Z">
            <w:r>
              <w:rPr/>
              <w:instrText xml:space="preserve"> PAGEREF _Toc7225 \h </w:instrText>
            </w:r>
          </w:ins>
          <w:ins w:id="2274" w:author="LKY" w:date="2026-09-15T17:31:31Z">
            <w:r>
              <w:rPr/>
              <w:fldChar w:fldCharType="separate"/>
            </w:r>
          </w:ins>
          <w:ins w:id="2275" w:author="LKY" w:date="2026-09-15T17:31:32Z">
            <w:r>
              <w:rPr/>
              <w:t>14</w:t>
            </w:r>
          </w:ins>
          <w:ins w:id="2276" w:author="LKY" w:date="2026-09-15T17:31:31Z">
            <w:r>
              <w:rPr/>
              <w:fldChar w:fldCharType="end"/>
            </w:r>
          </w:ins>
          <w:ins w:id="2277" w:author="LKY" w:date="2026-09-15T17:31:31Z">
            <w:r>
              <w:rPr/>
              <w:fldChar w:fldCharType="end"/>
            </w:r>
          </w:ins>
        </w:p>
        <w:p w14:paraId="49985724">
          <w:pPr>
            <w:pStyle w:val="7"/>
            <w:tabs>
              <w:tab w:val="right" w:leader="dot" w:pos="8306"/>
            </w:tabs>
            <w:rPr>
              <w:ins w:id="2278" w:author="LKY" w:date="2026-09-15T17:31:31Z"/>
            </w:rPr>
          </w:pPr>
          <w:ins w:id="2279" w:author="LKY" w:date="2026-09-15T17:31:31Z">
            <w:r>
              <w:rPr/>
              <w:fldChar w:fldCharType="begin"/>
            </w:r>
          </w:ins>
          <w:ins w:id="2280" w:author="LKY" w:date="2026-09-15T17:31:31Z">
            <w:r>
              <w:rPr/>
              <w:instrText xml:space="preserve"> HYPERLINK \l _Toc26839 </w:instrText>
            </w:r>
          </w:ins>
          <w:ins w:id="2281" w:author="LKY" w:date="2026-09-15T17:31:31Z">
            <w:r>
              <w:rPr/>
              <w:fldChar w:fldCharType="separate"/>
            </w:r>
          </w:ins>
          <w:ins w:id="2282" w:author="LKY" w:date="2026-09-15T17:31:31Z">
            <w:r>
              <w:rPr>
                <w:rFonts w:hint="eastAsia" w:ascii="Times New Roman" w:hAnsi="Times New Roman"/>
                <w:bCs/>
                <w:szCs w:val="28"/>
                <w:lang w:val="en-US" w:eastAsia="zh-CN"/>
              </w:rPr>
              <w:t>2.3.10 RS485使用</w:t>
            </w:r>
          </w:ins>
          <w:ins w:id="2283" w:author="LKY" w:date="2026-09-15T17:31:31Z">
            <w:r>
              <w:rPr/>
              <w:tab/>
            </w:r>
          </w:ins>
          <w:ins w:id="2284" w:author="LKY" w:date="2026-09-15T17:31:31Z">
            <w:r>
              <w:rPr/>
              <w:fldChar w:fldCharType="begin"/>
            </w:r>
          </w:ins>
          <w:ins w:id="2285" w:author="LKY" w:date="2026-09-15T17:31:31Z">
            <w:r>
              <w:rPr/>
              <w:instrText xml:space="preserve"> PAGEREF _Toc26839 \h </w:instrText>
            </w:r>
          </w:ins>
          <w:ins w:id="2286" w:author="LKY" w:date="2026-09-15T17:31:31Z">
            <w:r>
              <w:rPr/>
              <w:fldChar w:fldCharType="separate"/>
            </w:r>
          </w:ins>
          <w:ins w:id="2287" w:author="LKY" w:date="2026-09-15T17:31:32Z">
            <w:r>
              <w:rPr/>
              <w:t>15</w:t>
            </w:r>
          </w:ins>
          <w:ins w:id="2288" w:author="LKY" w:date="2026-09-15T17:31:31Z">
            <w:r>
              <w:rPr/>
              <w:fldChar w:fldCharType="end"/>
            </w:r>
          </w:ins>
          <w:ins w:id="2289" w:author="LKY" w:date="2026-09-15T17:31:31Z">
            <w:r>
              <w:rPr/>
              <w:fldChar w:fldCharType="end"/>
            </w:r>
          </w:ins>
        </w:p>
        <w:p w14:paraId="54B30827">
          <w:pPr>
            <w:pStyle w:val="7"/>
            <w:tabs>
              <w:tab w:val="right" w:leader="dot" w:pos="8306"/>
            </w:tabs>
            <w:rPr>
              <w:ins w:id="2290" w:author="LKY" w:date="2026-09-15T17:31:31Z"/>
            </w:rPr>
          </w:pPr>
          <w:ins w:id="2291" w:author="LKY" w:date="2026-09-15T17:31:31Z">
            <w:r>
              <w:rPr/>
              <w:fldChar w:fldCharType="begin"/>
            </w:r>
          </w:ins>
          <w:ins w:id="2292" w:author="LKY" w:date="2026-09-15T17:31:31Z">
            <w:r>
              <w:rPr/>
              <w:instrText xml:space="preserve"> HYPERLINK \l _Toc3867 </w:instrText>
            </w:r>
          </w:ins>
          <w:ins w:id="2293" w:author="LKY" w:date="2026-09-15T17:31:31Z">
            <w:r>
              <w:rPr/>
              <w:fldChar w:fldCharType="separate"/>
            </w:r>
          </w:ins>
          <w:ins w:id="2294" w:author="LKY" w:date="2026-09-15T17:31:31Z">
            <w:r>
              <w:rPr>
                <w:rFonts w:hint="eastAsia" w:ascii="Times New Roman" w:hAnsi="Times New Roman"/>
                <w:bCs/>
                <w:szCs w:val="28"/>
                <w:lang w:val="en-US" w:eastAsia="zh-CN"/>
              </w:rPr>
              <w:t>2.3.11 CAN使用</w:t>
            </w:r>
          </w:ins>
          <w:ins w:id="2295" w:author="LKY" w:date="2026-09-15T17:31:31Z">
            <w:r>
              <w:rPr/>
              <w:tab/>
            </w:r>
          </w:ins>
          <w:ins w:id="2296" w:author="LKY" w:date="2026-09-15T17:31:31Z">
            <w:r>
              <w:rPr/>
              <w:fldChar w:fldCharType="begin"/>
            </w:r>
          </w:ins>
          <w:ins w:id="2297" w:author="LKY" w:date="2026-09-15T17:31:31Z">
            <w:r>
              <w:rPr/>
              <w:instrText xml:space="preserve"> PAGEREF _Toc3867 \h </w:instrText>
            </w:r>
          </w:ins>
          <w:ins w:id="2298" w:author="LKY" w:date="2026-09-15T17:31:31Z">
            <w:r>
              <w:rPr/>
              <w:fldChar w:fldCharType="separate"/>
            </w:r>
          </w:ins>
          <w:ins w:id="2299" w:author="LKY" w:date="2026-09-15T17:31:32Z">
            <w:r>
              <w:rPr/>
              <w:t>15</w:t>
            </w:r>
          </w:ins>
          <w:ins w:id="2300" w:author="LKY" w:date="2026-09-15T17:31:31Z">
            <w:r>
              <w:rPr/>
              <w:fldChar w:fldCharType="end"/>
            </w:r>
          </w:ins>
          <w:ins w:id="2301" w:author="LKY" w:date="2026-09-15T17:31:31Z">
            <w:r>
              <w:rPr/>
              <w:fldChar w:fldCharType="end"/>
            </w:r>
          </w:ins>
        </w:p>
        <w:p w14:paraId="3653FF3E">
          <w:pPr>
            <w:pStyle w:val="7"/>
            <w:tabs>
              <w:tab w:val="right" w:leader="dot" w:pos="8306"/>
            </w:tabs>
            <w:rPr>
              <w:ins w:id="2302" w:author="LKY" w:date="2026-09-15T17:31:31Z"/>
            </w:rPr>
          </w:pPr>
          <w:ins w:id="2303" w:author="LKY" w:date="2026-09-15T17:31:31Z">
            <w:r>
              <w:rPr/>
              <w:fldChar w:fldCharType="begin"/>
            </w:r>
          </w:ins>
          <w:ins w:id="2304" w:author="LKY" w:date="2026-09-15T17:31:31Z">
            <w:r>
              <w:rPr/>
              <w:instrText xml:space="preserve"> HYPERLINK \l _Toc21931 </w:instrText>
            </w:r>
          </w:ins>
          <w:ins w:id="2305" w:author="LKY" w:date="2026-09-15T17:31:31Z">
            <w:r>
              <w:rPr/>
              <w:fldChar w:fldCharType="separate"/>
            </w:r>
          </w:ins>
          <w:ins w:id="2306" w:author="LKY" w:date="2026-09-15T17:31:31Z">
            <w:r>
              <w:rPr>
                <w:rFonts w:hint="eastAsia" w:ascii="Times New Roman" w:hAnsi="Times New Roman" w:cstheme="minorBidi"/>
                <w:bCs/>
                <w:kern w:val="2"/>
                <w:szCs w:val="28"/>
                <w:lang w:val="en-US" w:eastAsia="zh-CN" w:bidi="ar-SA"/>
              </w:rPr>
              <w:t>2.3.12 N板端口使用</w:t>
            </w:r>
          </w:ins>
          <w:ins w:id="2307" w:author="LKY" w:date="2026-09-15T17:31:31Z">
            <w:r>
              <w:rPr/>
              <w:tab/>
            </w:r>
          </w:ins>
          <w:ins w:id="2308" w:author="LKY" w:date="2026-09-15T17:31:31Z">
            <w:r>
              <w:rPr/>
              <w:fldChar w:fldCharType="begin"/>
            </w:r>
          </w:ins>
          <w:ins w:id="2309" w:author="LKY" w:date="2026-09-15T17:31:31Z">
            <w:r>
              <w:rPr/>
              <w:instrText xml:space="preserve"> PAGEREF _Toc21931 \h </w:instrText>
            </w:r>
          </w:ins>
          <w:ins w:id="2310" w:author="LKY" w:date="2026-09-15T17:31:31Z">
            <w:r>
              <w:rPr/>
              <w:fldChar w:fldCharType="separate"/>
            </w:r>
          </w:ins>
          <w:ins w:id="2311" w:author="LKY" w:date="2026-09-15T17:31:32Z">
            <w:r>
              <w:rPr/>
              <w:t>16</w:t>
            </w:r>
          </w:ins>
          <w:ins w:id="2312" w:author="LKY" w:date="2026-09-15T17:31:31Z">
            <w:r>
              <w:rPr/>
              <w:fldChar w:fldCharType="end"/>
            </w:r>
          </w:ins>
          <w:ins w:id="2313" w:author="LKY" w:date="2026-09-15T17:31:31Z">
            <w:r>
              <w:rPr/>
              <w:fldChar w:fldCharType="end"/>
            </w:r>
          </w:ins>
        </w:p>
        <w:p w14:paraId="3C5DB067">
          <w:pPr>
            <w:pStyle w:val="11"/>
            <w:tabs>
              <w:tab w:val="right" w:leader="dot" w:pos="8306"/>
            </w:tabs>
            <w:rPr>
              <w:ins w:id="2314" w:author="LKY" w:date="2026-09-15T17:31:31Z"/>
            </w:rPr>
          </w:pPr>
          <w:ins w:id="2315" w:author="LKY" w:date="2026-09-15T17:31:31Z">
            <w:r>
              <w:rPr/>
              <w:fldChar w:fldCharType="begin"/>
            </w:r>
          </w:ins>
          <w:ins w:id="2316" w:author="LKY" w:date="2026-09-15T17:31:31Z">
            <w:r>
              <w:rPr/>
              <w:instrText xml:space="preserve"> HYPERLINK \l _Toc31956 </w:instrText>
            </w:r>
          </w:ins>
          <w:ins w:id="2317" w:author="LKY" w:date="2026-09-15T17:31:31Z">
            <w:r>
              <w:rPr/>
              <w:fldChar w:fldCharType="separate"/>
            </w:r>
          </w:ins>
          <w:ins w:id="2318" w:author="LKY" w:date="2026-09-15T17:31:31Z">
            <w:r>
              <w:rPr>
                <w:rFonts w:hint="eastAsia" w:ascii="Times New Roman" w:hAnsi="Times New Roman" w:eastAsia="宋体" w:cs="宋体"/>
                <w:bCs/>
                <w:szCs w:val="32"/>
                <w:lang w:val="en-US" w:eastAsia="zh-CN"/>
              </w:rPr>
              <w:t>2.4 LED</w:t>
            </w:r>
          </w:ins>
          <w:ins w:id="2319" w:author="LKY" w:date="2026-09-15T17:31:31Z">
            <w:r>
              <w:rPr/>
              <w:tab/>
            </w:r>
          </w:ins>
          <w:ins w:id="2320" w:author="LKY" w:date="2026-09-15T17:31:31Z">
            <w:r>
              <w:rPr/>
              <w:fldChar w:fldCharType="begin"/>
            </w:r>
          </w:ins>
          <w:ins w:id="2321" w:author="LKY" w:date="2026-09-15T17:31:31Z">
            <w:r>
              <w:rPr/>
              <w:instrText xml:space="preserve"> PAGEREF _Toc31956 \h </w:instrText>
            </w:r>
          </w:ins>
          <w:ins w:id="2322" w:author="LKY" w:date="2026-09-15T17:31:31Z">
            <w:r>
              <w:rPr/>
              <w:fldChar w:fldCharType="separate"/>
            </w:r>
          </w:ins>
          <w:ins w:id="2323" w:author="LKY" w:date="2026-09-15T17:31:32Z">
            <w:r>
              <w:rPr/>
              <w:t>25</w:t>
            </w:r>
          </w:ins>
          <w:ins w:id="2324" w:author="LKY" w:date="2026-09-15T17:31:31Z">
            <w:r>
              <w:rPr/>
              <w:fldChar w:fldCharType="end"/>
            </w:r>
          </w:ins>
          <w:ins w:id="2325" w:author="LKY" w:date="2026-09-15T17:31:31Z">
            <w:r>
              <w:rPr/>
              <w:fldChar w:fldCharType="end"/>
            </w:r>
          </w:ins>
        </w:p>
        <w:p w14:paraId="1EC25C8E">
          <w:pPr>
            <w:pStyle w:val="11"/>
            <w:tabs>
              <w:tab w:val="right" w:leader="dot" w:pos="8306"/>
            </w:tabs>
            <w:rPr>
              <w:ins w:id="2326" w:author="LKY" w:date="2026-09-15T17:31:31Z"/>
            </w:rPr>
          </w:pPr>
          <w:ins w:id="2327" w:author="LKY" w:date="2026-09-15T17:31:31Z">
            <w:r>
              <w:rPr/>
              <w:fldChar w:fldCharType="begin"/>
            </w:r>
          </w:ins>
          <w:ins w:id="2328" w:author="LKY" w:date="2026-09-15T17:31:31Z">
            <w:r>
              <w:rPr/>
              <w:instrText xml:space="preserve"> HYPERLINK \l _Toc25085 </w:instrText>
            </w:r>
          </w:ins>
          <w:ins w:id="2329" w:author="LKY" w:date="2026-09-15T17:31:31Z">
            <w:r>
              <w:rPr/>
              <w:fldChar w:fldCharType="separate"/>
            </w:r>
          </w:ins>
          <w:ins w:id="2330" w:author="LKY" w:date="2026-09-15T17:31:31Z">
            <w:r>
              <w:rPr>
                <w:rFonts w:hint="eastAsia" w:ascii="Times New Roman" w:hAnsi="Times New Roman"/>
                <w:bCs/>
                <w:szCs w:val="32"/>
                <w:lang w:val="en-US" w:eastAsia="zh-CN"/>
              </w:rPr>
              <w:t>2.5网络接口</w:t>
            </w:r>
          </w:ins>
          <w:ins w:id="2331" w:author="LKY" w:date="2026-09-15T17:31:31Z">
            <w:r>
              <w:rPr/>
              <w:tab/>
            </w:r>
          </w:ins>
          <w:ins w:id="2332" w:author="LKY" w:date="2026-09-15T17:31:31Z">
            <w:r>
              <w:rPr/>
              <w:fldChar w:fldCharType="begin"/>
            </w:r>
          </w:ins>
          <w:ins w:id="2333" w:author="LKY" w:date="2026-09-15T17:31:31Z">
            <w:r>
              <w:rPr/>
              <w:instrText xml:space="preserve"> PAGEREF _Toc25085 \h </w:instrText>
            </w:r>
          </w:ins>
          <w:ins w:id="2334" w:author="LKY" w:date="2026-09-15T17:31:31Z">
            <w:r>
              <w:rPr/>
              <w:fldChar w:fldCharType="separate"/>
            </w:r>
          </w:ins>
          <w:ins w:id="2335" w:author="LKY" w:date="2026-09-15T17:31:32Z">
            <w:r>
              <w:rPr/>
              <w:t>26</w:t>
            </w:r>
          </w:ins>
          <w:ins w:id="2336" w:author="LKY" w:date="2026-09-15T17:31:31Z">
            <w:r>
              <w:rPr/>
              <w:fldChar w:fldCharType="end"/>
            </w:r>
          </w:ins>
          <w:ins w:id="2337" w:author="LKY" w:date="2026-09-15T17:31:31Z">
            <w:r>
              <w:rPr/>
              <w:fldChar w:fldCharType="end"/>
            </w:r>
          </w:ins>
        </w:p>
        <w:p w14:paraId="5F516CE0">
          <w:pPr>
            <w:pStyle w:val="11"/>
            <w:tabs>
              <w:tab w:val="right" w:leader="dot" w:pos="8306"/>
            </w:tabs>
            <w:rPr>
              <w:ins w:id="2338" w:author="LKY" w:date="2026-09-15T17:31:31Z"/>
            </w:rPr>
          </w:pPr>
          <w:ins w:id="2339" w:author="LKY" w:date="2026-09-15T17:31:31Z">
            <w:r>
              <w:rPr/>
              <w:fldChar w:fldCharType="begin"/>
            </w:r>
          </w:ins>
          <w:ins w:id="2340" w:author="LKY" w:date="2026-09-15T17:31:31Z">
            <w:r>
              <w:rPr/>
              <w:instrText xml:space="preserve"> HYPERLINK \l _Toc260 </w:instrText>
            </w:r>
          </w:ins>
          <w:ins w:id="2341" w:author="LKY" w:date="2026-09-15T17:31:31Z">
            <w:r>
              <w:rPr/>
              <w:fldChar w:fldCharType="separate"/>
            </w:r>
          </w:ins>
          <w:ins w:id="2342" w:author="LKY" w:date="2026-09-15T17:31:31Z">
            <w:r>
              <w:rPr>
                <w:rFonts w:hint="eastAsia" w:ascii="Times New Roman" w:hAnsi="Times New Roman" w:cs="宋体"/>
                <w:szCs w:val="32"/>
                <w:lang w:val="en-US" w:eastAsia="zh-CN" w:bidi="en-US"/>
              </w:rPr>
              <w:t>2.6 USB接口</w:t>
            </w:r>
          </w:ins>
          <w:ins w:id="2343" w:author="LKY" w:date="2026-09-15T17:31:31Z">
            <w:r>
              <w:rPr/>
              <w:tab/>
            </w:r>
          </w:ins>
          <w:ins w:id="2344" w:author="LKY" w:date="2026-09-15T17:31:31Z">
            <w:r>
              <w:rPr/>
              <w:fldChar w:fldCharType="begin"/>
            </w:r>
          </w:ins>
          <w:ins w:id="2345" w:author="LKY" w:date="2026-09-15T17:31:31Z">
            <w:r>
              <w:rPr/>
              <w:instrText xml:space="preserve"> PAGEREF _Toc260 \h </w:instrText>
            </w:r>
          </w:ins>
          <w:ins w:id="2346" w:author="LKY" w:date="2026-09-15T17:31:31Z">
            <w:r>
              <w:rPr/>
              <w:fldChar w:fldCharType="separate"/>
            </w:r>
          </w:ins>
          <w:ins w:id="2347" w:author="LKY" w:date="2026-09-15T17:31:32Z">
            <w:r>
              <w:rPr/>
              <w:t>27</w:t>
            </w:r>
          </w:ins>
          <w:ins w:id="2348" w:author="LKY" w:date="2026-09-15T17:31:31Z">
            <w:r>
              <w:rPr/>
              <w:fldChar w:fldCharType="end"/>
            </w:r>
          </w:ins>
          <w:ins w:id="2349" w:author="LKY" w:date="2026-09-15T17:31:31Z">
            <w:r>
              <w:rPr/>
              <w:fldChar w:fldCharType="end"/>
            </w:r>
          </w:ins>
        </w:p>
        <w:p w14:paraId="462176A3">
          <w:pPr>
            <w:pStyle w:val="11"/>
            <w:tabs>
              <w:tab w:val="right" w:leader="dot" w:pos="8306"/>
            </w:tabs>
            <w:rPr>
              <w:ins w:id="2350" w:author="LKY" w:date="2026-09-15T17:31:31Z"/>
            </w:rPr>
          </w:pPr>
          <w:ins w:id="2351" w:author="LKY" w:date="2026-09-15T17:31:31Z">
            <w:r>
              <w:rPr/>
              <w:fldChar w:fldCharType="begin"/>
            </w:r>
          </w:ins>
          <w:ins w:id="2352" w:author="LKY" w:date="2026-09-15T17:31:31Z">
            <w:r>
              <w:rPr/>
              <w:instrText xml:space="preserve"> HYPERLINK \l _Toc23836 </w:instrText>
            </w:r>
          </w:ins>
          <w:ins w:id="2353" w:author="LKY" w:date="2026-09-15T17:31:31Z">
            <w:r>
              <w:rPr/>
              <w:fldChar w:fldCharType="separate"/>
            </w:r>
          </w:ins>
          <w:ins w:id="2354" w:author="LKY" w:date="2026-09-15T17:31:31Z">
            <w:r>
              <w:rPr>
                <w:rFonts w:hint="eastAsia" w:ascii="Times New Roman" w:hAnsi="Times New Roman" w:cs="宋体"/>
                <w:szCs w:val="32"/>
                <w:lang w:val="en-US" w:eastAsia="zh-CN" w:bidi="en-US"/>
              </w:rPr>
              <w:t>2.7 HDMI接口</w:t>
            </w:r>
          </w:ins>
          <w:ins w:id="2355" w:author="LKY" w:date="2026-09-15T17:31:31Z">
            <w:r>
              <w:rPr/>
              <w:tab/>
            </w:r>
          </w:ins>
          <w:ins w:id="2356" w:author="LKY" w:date="2026-09-15T17:31:31Z">
            <w:r>
              <w:rPr/>
              <w:fldChar w:fldCharType="begin"/>
            </w:r>
          </w:ins>
          <w:ins w:id="2357" w:author="LKY" w:date="2026-09-15T17:31:31Z">
            <w:r>
              <w:rPr/>
              <w:instrText xml:space="preserve"> PAGEREF _Toc23836 \h </w:instrText>
            </w:r>
          </w:ins>
          <w:ins w:id="2358" w:author="LKY" w:date="2026-09-15T17:31:31Z">
            <w:r>
              <w:rPr/>
              <w:fldChar w:fldCharType="separate"/>
            </w:r>
          </w:ins>
          <w:ins w:id="2359" w:author="LKY" w:date="2026-09-15T17:31:32Z">
            <w:r>
              <w:rPr/>
              <w:t>29</w:t>
            </w:r>
          </w:ins>
          <w:ins w:id="2360" w:author="LKY" w:date="2026-09-15T17:31:31Z">
            <w:r>
              <w:rPr/>
              <w:fldChar w:fldCharType="end"/>
            </w:r>
          </w:ins>
          <w:ins w:id="2361" w:author="LKY" w:date="2026-09-15T17:31:31Z">
            <w:r>
              <w:rPr/>
              <w:fldChar w:fldCharType="end"/>
            </w:r>
          </w:ins>
        </w:p>
        <w:p w14:paraId="04B7DA86">
          <w:pPr>
            <w:pStyle w:val="11"/>
            <w:tabs>
              <w:tab w:val="right" w:leader="dot" w:pos="8306"/>
            </w:tabs>
            <w:rPr>
              <w:ins w:id="2362" w:author="LKY" w:date="2026-09-15T17:31:32Z"/>
            </w:rPr>
          </w:pPr>
          <w:ins w:id="2363" w:author="LKY" w:date="2026-09-15T17:31:31Z">
            <w:r>
              <w:rPr/>
              <w:fldChar w:fldCharType="begin"/>
            </w:r>
          </w:ins>
          <w:ins w:id="2364" w:author="LKY" w:date="2026-09-15T17:31:31Z">
            <w:r>
              <w:rPr/>
              <w:instrText xml:space="preserve"> HYPERLINK \l _Toc28480 </w:instrText>
            </w:r>
          </w:ins>
          <w:ins w:id="2365" w:author="LKY" w:date="2026-09-15T17:31:31Z">
            <w:r>
              <w:rPr/>
              <w:fldChar w:fldCharType="separate"/>
            </w:r>
          </w:ins>
          <w:ins w:id="2366" w:author="LKY" w:date="2026-09-15T17:31:32Z">
            <w:r>
              <w:rPr>
                <w:rFonts w:hint="eastAsia" w:ascii="Times New Roman" w:hAnsi="Times New Roman" w:cs="宋体"/>
                <w:kern w:val="2"/>
                <w:szCs w:val="32"/>
                <w:lang w:val="en-US" w:eastAsia="zh-CN" w:bidi="en-US"/>
              </w:rPr>
              <w:t>2.8调试串口</w:t>
            </w:r>
          </w:ins>
          <w:ins w:id="2367" w:author="LKY" w:date="2026-09-15T17:31:32Z">
            <w:r>
              <w:rPr/>
              <w:tab/>
            </w:r>
          </w:ins>
          <w:ins w:id="2368" w:author="LKY" w:date="2026-09-15T17:31:32Z">
            <w:r>
              <w:rPr/>
              <w:fldChar w:fldCharType="begin"/>
            </w:r>
          </w:ins>
          <w:ins w:id="2369" w:author="LKY" w:date="2026-09-15T17:31:32Z">
            <w:r>
              <w:rPr/>
              <w:instrText xml:space="preserve"> PAGEREF _Toc28480 \h </w:instrText>
            </w:r>
          </w:ins>
          <w:ins w:id="2370" w:author="LKY" w:date="2026-09-15T17:31:32Z">
            <w:r>
              <w:rPr/>
              <w:fldChar w:fldCharType="separate"/>
            </w:r>
          </w:ins>
          <w:ins w:id="2371" w:author="LKY" w:date="2026-09-15T17:31:32Z">
            <w:r>
              <w:rPr/>
              <w:t>29</w:t>
            </w:r>
          </w:ins>
          <w:ins w:id="2372" w:author="LKY" w:date="2026-09-15T17:31:32Z">
            <w:r>
              <w:rPr/>
              <w:fldChar w:fldCharType="end"/>
            </w:r>
          </w:ins>
          <w:ins w:id="2373" w:author="LKY" w:date="2026-09-15T17:31:31Z">
            <w:r>
              <w:rPr/>
              <w:fldChar w:fldCharType="end"/>
            </w:r>
          </w:ins>
        </w:p>
        <w:p w14:paraId="57EF33EB">
          <w:pPr>
            <w:pStyle w:val="11"/>
            <w:tabs>
              <w:tab w:val="right" w:leader="dot" w:pos="8306"/>
            </w:tabs>
            <w:rPr>
              <w:ins w:id="2374" w:author="LKY" w:date="2026-09-15T17:31:32Z"/>
            </w:rPr>
          </w:pPr>
          <w:ins w:id="2375" w:author="LKY" w:date="2026-09-15T17:31:32Z">
            <w:r>
              <w:rPr/>
              <w:fldChar w:fldCharType="begin"/>
            </w:r>
          </w:ins>
          <w:ins w:id="2376" w:author="LKY" w:date="2026-09-15T17:31:32Z">
            <w:r>
              <w:rPr/>
              <w:instrText xml:space="preserve"> HYPERLINK \l _Toc4029 </w:instrText>
            </w:r>
          </w:ins>
          <w:ins w:id="2377" w:author="LKY" w:date="2026-09-15T17:31:32Z">
            <w:r>
              <w:rPr/>
              <w:fldChar w:fldCharType="separate"/>
            </w:r>
          </w:ins>
          <w:ins w:id="2378" w:author="LKY" w:date="2026-09-15T17:31:32Z">
            <w:r>
              <w:rPr>
                <w:rFonts w:hint="eastAsia" w:ascii="Times New Roman" w:hAnsi="Times New Roman" w:cs="宋体"/>
                <w:kern w:val="2"/>
                <w:szCs w:val="32"/>
                <w:lang w:val="en-US" w:eastAsia="zh-CN" w:bidi="en-US"/>
              </w:rPr>
              <w:t>2.9 SIM卡插槽</w:t>
            </w:r>
          </w:ins>
          <w:ins w:id="2379" w:author="LKY" w:date="2026-09-15T17:31:32Z">
            <w:r>
              <w:rPr/>
              <w:tab/>
            </w:r>
          </w:ins>
          <w:ins w:id="2380" w:author="LKY" w:date="2026-09-15T17:31:32Z">
            <w:r>
              <w:rPr/>
              <w:fldChar w:fldCharType="begin"/>
            </w:r>
          </w:ins>
          <w:ins w:id="2381" w:author="LKY" w:date="2026-09-15T17:31:32Z">
            <w:r>
              <w:rPr/>
              <w:instrText xml:space="preserve"> PAGEREF _Toc4029 \h </w:instrText>
            </w:r>
          </w:ins>
          <w:ins w:id="2382" w:author="LKY" w:date="2026-09-15T17:31:32Z">
            <w:r>
              <w:rPr/>
              <w:fldChar w:fldCharType="separate"/>
            </w:r>
          </w:ins>
          <w:ins w:id="2383" w:author="LKY" w:date="2026-09-15T17:31:32Z">
            <w:r>
              <w:rPr/>
              <w:t>29</w:t>
            </w:r>
          </w:ins>
          <w:ins w:id="2384" w:author="LKY" w:date="2026-09-15T17:31:32Z">
            <w:r>
              <w:rPr/>
              <w:fldChar w:fldCharType="end"/>
            </w:r>
          </w:ins>
          <w:ins w:id="2385" w:author="LKY" w:date="2026-09-15T17:31:32Z">
            <w:r>
              <w:rPr/>
              <w:fldChar w:fldCharType="end"/>
            </w:r>
          </w:ins>
        </w:p>
        <w:p w14:paraId="17F0CA07">
          <w:pPr>
            <w:pStyle w:val="11"/>
            <w:tabs>
              <w:tab w:val="right" w:leader="dot" w:pos="8306"/>
            </w:tabs>
            <w:rPr>
              <w:ins w:id="2386" w:author="LKY" w:date="2026-09-15T17:31:32Z"/>
            </w:rPr>
          </w:pPr>
          <w:ins w:id="2387" w:author="LKY" w:date="2026-09-15T17:31:32Z">
            <w:r>
              <w:rPr/>
              <w:fldChar w:fldCharType="begin"/>
            </w:r>
          </w:ins>
          <w:ins w:id="2388" w:author="LKY" w:date="2026-09-15T17:31:32Z">
            <w:r>
              <w:rPr/>
              <w:instrText xml:space="preserve"> HYPERLINK \l _Toc2808 </w:instrText>
            </w:r>
          </w:ins>
          <w:ins w:id="2389" w:author="LKY" w:date="2026-09-15T17:31:32Z">
            <w:r>
              <w:rPr/>
              <w:fldChar w:fldCharType="separate"/>
            </w:r>
          </w:ins>
          <w:ins w:id="2390" w:author="LKY" w:date="2026-09-15T17:31:32Z">
            <w:r>
              <w:rPr>
                <w:rFonts w:hint="eastAsia" w:ascii="Times New Roman" w:hAnsi="Times New Roman" w:cs="宋体"/>
                <w:kern w:val="2"/>
                <w:szCs w:val="32"/>
                <w:lang w:val="en-US" w:eastAsia="zh-CN" w:bidi="en-US"/>
              </w:rPr>
              <w:t>2.10 SD卡插槽</w:t>
            </w:r>
          </w:ins>
          <w:ins w:id="2391" w:author="LKY" w:date="2026-09-15T17:31:32Z">
            <w:r>
              <w:rPr/>
              <w:tab/>
            </w:r>
          </w:ins>
          <w:ins w:id="2392" w:author="LKY" w:date="2026-09-15T17:31:32Z">
            <w:r>
              <w:rPr/>
              <w:fldChar w:fldCharType="begin"/>
            </w:r>
          </w:ins>
          <w:ins w:id="2393" w:author="LKY" w:date="2026-09-15T17:31:32Z">
            <w:r>
              <w:rPr/>
              <w:instrText xml:space="preserve"> PAGEREF _Toc2808 \h </w:instrText>
            </w:r>
          </w:ins>
          <w:ins w:id="2394" w:author="LKY" w:date="2026-09-15T17:31:32Z">
            <w:r>
              <w:rPr/>
              <w:fldChar w:fldCharType="separate"/>
            </w:r>
          </w:ins>
          <w:ins w:id="2395" w:author="LKY" w:date="2026-09-15T17:31:32Z">
            <w:r>
              <w:rPr/>
              <w:t>30</w:t>
            </w:r>
          </w:ins>
          <w:ins w:id="2396" w:author="LKY" w:date="2026-09-15T17:31:32Z">
            <w:r>
              <w:rPr/>
              <w:fldChar w:fldCharType="end"/>
            </w:r>
          </w:ins>
          <w:ins w:id="2397" w:author="LKY" w:date="2026-09-15T17:31:32Z">
            <w:r>
              <w:rPr/>
              <w:fldChar w:fldCharType="end"/>
            </w:r>
          </w:ins>
        </w:p>
        <w:p w14:paraId="4E8F88A9">
          <w:pPr>
            <w:pStyle w:val="11"/>
            <w:tabs>
              <w:tab w:val="right" w:leader="dot" w:pos="8306"/>
            </w:tabs>
            <w:rPr>
              <w:ins w:id="2398" w:author="LKY" w:date="2026-09-15T17:31:32Z"/>
            </w:rPr>
          </w:pPr>
          <w:ins w:id="2399" w:author="LKY" w:date="2026-09-15T17:31:32Z">
            <w:r>
              <w:rPr/>
              <w:fldChar w:fldCharType="begin"/>
            </w:r>
          </w:ins>
          <w:ins w:id="2400" w:author="LKY" w:date="2026-09-15T17:31:32Z">
            <w:r>
              <w:rPr/>
              <w:instrText xml:space="preserve"> HYPERLINK \l _Toc7902 </w:instrText>
            </w:r>
          </w:ins>
          <w:ins w:id="2401" w:author="LKY" w:date="2026-09-15T17:31:32Z">
            <w:r>
              <w:rPr/>
              <w:fldChar w:fldCharType="separate"/>
            </w:r>
          </w:ins>
          <w:ins w:id="2402" w:author="LKY" w:date="2026-09-15T17:31:32Z">
            <w:r>
              <w:rPr>
                <w:rFonts w:hint="eastAsia" w:ascii="Times New Roman" w:hAnsi="Times New Roman" w:cs="宋体"/>
                <w:kern w:val="2"/>
                <w:szCs w:val="32"/>
                <w:lang w:val="en-US" w:eastAsia="zh-CN" w:bidi="en-US"/>
              </w:rPr>
              <w:t>2.11重启按钮</w:t>
            </w:r>
          </w:ins>
          <w:ins w:id="2403" w:author="LKY" w:date="2026-09-15T17:31:32Z">
            <w:r>
              <w:rPr/>
              <w:tab/>
            </w:r>
          </w:ins>
          <w:ins w:id="2404" w:author="LKY" w:date="2026-09-15T17:31:32Z">
            <w:r>
              <w:rPr/>
              <w:fldChar w:fldCharType="begin"/>
            </w:r>
          </w:ins>
          <w:ins w:id="2405" w:author="LKY" w:date="2026-09-15T17:31:32Z">
            <w:r>
              <w:rPr/>
              <w:instrText xml:space="preserve"> PAGEREF _Toc7902 \h </w:instrText>
            </w:r>
          </w:ins>
          <w:ins w:id="2406" w:author="LKY" w:date="2026-09-15T17:31:32Z">
            <w:r>
              <w:rPr/>
              <w:fldChar w:fldCharType="separate"/>
            </w:r>
          </w:ins>
          <w:ins w:id="2407" w:author="LKY" w:date="2026-09-15T17:31:32Z">
            <w:r>
              <w:rPr/>
              <w:t>31</w:t>
            </w:r>
          </w:ins>
          <w:ins w:id="2408" w:author="LKY" w:date="2026-09-15T17:31:32Z">
            <w:r>
              <w:rPr/>
              <w:fldChar w:fldCharType="end"/>
            </w:r>
          </w:ins>
          <w:ins w:id="2409" w:author="LKY" w:date="2026-09-15T17:31:32Z">
            <w:r>
              <w:rPr/>
              <w:fldChar w:fldCharType="end"/>
            </w:r>
          </w:ins>
        </w:p>
        <w:p w14:paraId="7FAE9E76">
          <w:pPr>
            <w:pStyle w:val="11"/>
            <w:tabs>
              <w:tab w:val="right" w:leader="dot" w:pos="8306"/>
            </w:tabs>
            <w:rPr>
              <w:ins w:id="2410" w:author="LKY" w:date="2026-09-15T17:31:32Z"/>
            </w:rPr>
          </w:pPr>
          <w:ins w:id="2411" w:author="LKY" w:date="2026-09-15T17:31:32Z">
            <w:r>
              <w:rPr/>
              <w:fldChar w:fldCharType="begin"/>
            </w:r>
          </w:ins>
          <w:ins w:id="2412" w:author="LKY" w:date="2026-09-15T17:31:32Z">
            <w:r>
              <w:rPr/>
              <w:instrText xml:space="preserve"> HYPERLINK \l _Toc16219 </w:instrText>
            </w:r>
          </w:ins>
          <w:ins w:id="2413" w:author="LKY" w:date="2026-09-15T17:31:32Z">
            <w:r>
              <w:rPr/>
              <w:fldChar w:fldCharType="separate"/>
            </w:r>
          </w:ins>
          <w:ins w:id="2414" w:author="LKY" w:date="2026-09-15T17:31:32Z">
            <w:r>
              <w:rPr>
                <w:rFonts w:hint="eastAsia" w:ascii="Times New Roman" w:hAnsi="Times New Roman" w:cs="宋体"/>
                <w:kern w:val="2"/>
                <w:szCs w:val="32"/>
                <w:lang w:val="en-US" w:eastAsia="zh-CN" w:bidi="en-US"/>
              </w:rPr>
              <w:t>2.12 PCIE接口</w:t>
            </w:r>
          </w:ins>
          <w:ins w:id="2415" w:author="LKY" w:date="2026-09-15T17:31:32Z">
            <w:r>
              <w:rPr/>
              <w:tab/>
            </w:r>
          </w:ins>
          <w:ins w:id="2416" w:author="LKY" w:date="2026-09-15T17:31:32Z">
            <w:r>
              <w:rPr/>
              <w:fldChar w:fldCharType="begin"/>
            </w:r>
          </w:ins>
          <w:ins w:id="2417" w:author="LKY" w:date="2026-09-15T17:31:32Z">
            <w:r>
              <w:rPr/>
              <w:instrText xml:space="preserve"> PAGEREF _Toc16219 \h </w:instrText>
            </w:r>
          </w:ins>
          <w:ins w:id="2418" w:author="LKY" w:date="2026-09-15T17:31:32Z">
            <w:r>
              <w:rPr/>
              <w:fldChar w:fldCharType="separate"/>
            </w:r>
          </w:ins>
          <w:ins w:id="2419" w:author="LKY" w:date="2026-09-15T17:31:32Z">
            <w:r>
              <w:rPr/>
              <w:t>31</w:t>
            </w:r>
          </w:ins>
          <w:ins w:id="2420" w:author="LKY" w:date="2026-09-15T17:31:32Z">
            <w:r>
              <w:rPr/>
              <w:fldChar w:fldCharType="end"/>
            </w:r>
          </w:ins>
          <w:ins w:id="2421" w:author="LKY" w:date="2026-09-15T17:31:32Z">
            <w:r>
              <w:rPr/>
              <w:fldChar w:fldCharType="end"/>
            </w:r>
          </w:ins>
        </w:p>
        <w:p w14:paraId="6AB24B46">
          <w:pPr>
            <w:pStyle w:val="7"/>
            <w:tabs>
              <w:tab w:val="right" w:leader="dot" w:pos="8306"/>
            </w:tabs>
            <w:rPr>
              <w:ins w:id="2422" w:author="LKY" w:date="2026-09-15T17:31:32Z"/>
            </w:rPr>
          </w:pPr>
          <w:ins w:id="2423" w:author="LKY" w:date="2026-09-15T17:31:32Z">
            <w:r>
              <w:rPr/>
              <w:fldChar w:fldCharType="begin"/>
            </w:r>
          </w:ins>
          <w:ins w:id="2424" w:author="LKY" w:date="2026-09-15T17:31:32Z">
            <w:r>
              <w:rPr/>
              <w:instrText xml:space="preserve"> HYPERLINK \l _Toc17038 </w:instrText>
            </w:r>
          </w:ins>
          <w:ins w:id="2425" w:author="LKY" w:date="2026-09-15T17:31:32Z">
            <w:r>
              <w:rPr/>
              <w:fldChar w:fldCharType="separate"/>
            </w:r>
          </w:ins>
          <w:ins w:id="2426" w:author="LKY" w:date="2026-09-15T17:31:32Z">
            <w:r>
              <w:rPr>
                <w:rFonts w:hint="eastAsia" w:ascii="Times New Roman" w:hAnsi="Times New Roman" w:eastAsia="宋体" w:cs="宋体"/>
                <w:bCs w:val="0"/>
                <w:szCs w:val="28"/>
                <w:lang w:val="en-US" w:eastAsia="zh-CN" w:bidi="en-US"/>
              </w:rPr>
              <w:t>2.12.1 4G模块</w:t>
            </w:r>
          </w:ins>
          <w:ins w:id="2427" w:author="LKY" w:date="2026-09-15T17:31:32Z">
            <w:r>
              <w:rPr/>
              <w:tab/>
            </w:r>
          </w:ins>
          <w:ins w:id="2428" w:author="LKY" w:date="2026-09-15T17:31:32Z">
            <w:r>
              <w:rPr/>
              <w:fldChar w:fldCharType="begin"/>
            </w:r>
          </w:ins>
          <w:ins w:id="2429" w:author="LKY" w:date="2026-09-15T17:31:32Z">
            <w:r>
              <w:rPr/>
              <w:instrText xml:space="preserve"> PAGEREF _Toc17038 \h </w:instrText>
            </w:r>
          </w:ins>
          <w:ins w:id="2430" w:author="LKY" w:date="2026-09-15T17:31:32Z">
            <w:r>
              <w:rPr/>
              <w:fldChar w:fldCharType="separate"/>
            </w:r>
          </w:ins>
          <w:ins w:id="2431" w:author="LKY" w:date="2026-09-15T17:31:32Z">
            <w:r>
              <w:rPr/>
              <w:t>31</w:t>
            </w:r>
          </w:ins>
          <w:ins w:id="2432" w:author="LKY" w:date="2026-09-15T17:31:32Z">
            <w:r>
              <w:rPr/>
              <w:fldChar w:fldCharType="end"/>
            </w:r>
          </w:ins>
          <w:ins w:id="2433" w:author="LKY" w:date="2026-09-15T17:31:32Z">
            <w:r>
              <w:rPr/>
              <w:fldChar w:fldCharType="end"/>
            </w:r>
          </w:ins>
        </w:p>
        <w:p w14:paraId="79A36E02">
          <w:pPr>
            <w:pStyle w:val="7"/>
            <w:tabs>
              <w:tab w:val="right" w:leader="dot" w:pos="8306"/>
            </w:tabs>
            <w:rPr>
              <w:ins w:id="2434" w:author="LKY" w:date="2026-09-15T17:31:32Z"/>
            </w:rPr>
          </w:pPr>
          <w:ins w:id="2435" w:author="LKY" w:date="2026-09-15T17:31:32Z">
            <w:r>
              <w:rPr/>
              <w:fldChar w:fldCharType="begin"/>
            </w:r>
          </w:ins>
          <w:ins w:id="2436" w:author="LKY" w:date="2026-09-15T17:31:32Z">
            <w:r>
              <w:rPr/>
              <w:instrText xml:space="preserve"> HYPERLINK \l _Toc24421 </w:instrText>
            </w:r>
          </w:ins>
          <w:ins w:id="2437" w:author="LKY" w:date="2026-09-15T17:31:32Z">
            <w:r>
              <w:rPr/>
              <w:fldChar w:fldCharType="separate"/>
            </w:r>
          </w:ins>
          <w:ins w:id="2438" w:author="LKY" w:date="2026-09-15T17:31:32Z">
            <w:r>
              <w:rPr>
                <w:rFonts w:hint="eastAsia" w:ascii="Times New Roman" w:hAnsi="Times New Roman" w:eastAsia="宋体" w:cs="宋体"/>
                <w:bCs w:val="0"/>
                <w:szCs w:val="28"/>
                <w:lang w:val="en-US" w:eastAsia="zh-CN" w:bidi="en-US"/>
              </w:rPr>
              <w:t>2.12.2 Wi-Fi模块</w:t>
            </w:r>
          </w:ins>
          <w:ins w:id="2439" w:author="LKY" w:date="2026-09-15T17:31:32Z">
            <w:r>
              <w:rPr/>
              <w:tab/>
            </w:r>
          </w:ins>
          <w:ins w:id="2440" w:author="LKY" w:date="2026-09-15T17:31:32Z">
            <w:r>
              <w:rPr/>
              <w:fldChar w:fldCharType="begin"/>
            </w:r>
          </w:ins>
          <w:ins w:id="2441" w:author="LKY" w:date="2026-09-15T17:31:32Z">
            <w:r>
              <w:rPr/>
              <w:instrText xml:space="preserve"> PAGEREF _Toc24421 \h </w:instrText>
            </w:r>
          </w:ins>
          <w:ins w:id="2442" w:author="LKY" w:date="2026-09-15T17:31:32Z">
            <w:r>
              <w:rPr/>
              <w:fldChar w:fldCharType="separate"/>
            </w:r>
          </w:ins>
          <w:ins w:id="2443" w:author="LKY" w:date="2026-09-15T17:31:32Z">
            <w:r>
              <w:rPr/>
              <w:t>34</w:t>
            </w:r>
          </w:ins>
          <w:ins w:id="2444" w:author="LKY" w:date="2026-09-15T17:31:32Z">
            <w:r>
              <w:rPr/>
              <w:fldChar w:fldCharType="end"/>
            </w:r>
          </w:ins>
          <w:ins w:id="2445" w:author="LKY" w:date="2026-09-15T17:31:32Z">
            <w:r>
              <w:rPr/>
              <w:fldChar w:fldCharType="end"/>
            </w:r>
          </w:ins>
        </w:p>
        <w:p w14:paraId="1872249C">
          <w:pPr>
            <w:pStyle w:val="11"/>
            <w:tabs>
              <w:tab w:val="right" w:leader="dot" w:pos="8306"/>
            </w:tabs>
            <w:rPr>
              <w:ins w:id="2446" w:author="LKY" w:date="2026-09-15T17:31:32Z"/>
            </w:rPr>
          </w:pPr>
          <w:ins w:id="2447" w:author="LKY" w:date="2026-09-15T17:31:32Z">
            <w:r>
              <w:rPr/>
              <w:fldChar w:fldCharType="begin"/>
            </w:r>
          </w:ins>
          <w:ins w:id="2448" w:author="LKY" w:date="2026-09-15T17:31:32Z">
            <w:r>
              <w:rPr/>
              <w:instrText xml:space="preserve"> HYPERLINK \l _Toc22588 </w:instrText>
            </w:r>
          </w:ins>
          <w:ins w:id="2449" w:author="LKY" w:date="2026-09-15T17:31:32Z">
            <w:r>
              <w:rPr/>
              <w:fldChar w:fldCharType="separate"/>
            </w:r>
          </w:ins>
          <w:ins w:id="2450" w:author="LKY" w:date="2026-09-15T17:31:32Z">
            <w:r>
              <w:rPr>
                <w:rFonts w:hint="eastAsia" w:ascii="Times New Roman" w:hAnsi="Times New Roman" w:cs="宋体"/>
                <w:kern w:val="2"/>
                <w:szCs w:val="32"/>
                <w:lang w:val="en-US" w:eastAsia="zh-CN" w:bidi="en-US"/>
              </w:rPr>
              <w:t>2.13硬件看门狗</w:t>
            </w:r>
          </w:ins>
          <w:ins w:id="2451" w:author="LKY" w:date="2026-09-15T17:31:32Z">
            <w:r>
              <w:rPr/>
              <w:tab/>
            </w:r>
          </w:ins>
          <w:ins w:id="2452" w:author="LKY" w:date="2026-09-15T17:31:32Z">
            <w:r>
              <w:rPr/>
              <w:fldChar w:fldCharType="begin"/>
            </w:r>
          </w:ins>
          <w:ins w:id="2453" w:author="LKY" w:date="2026-09-15T17:31:32Z">
            <w:r>
              <w:rPr/>
              <w:instrText xml:space="preserve"> PAGEREF _Toc22588 \h </w:instrText>
            </w:r>
          </w:ins>
          <w:ins w:id="2454" w:author="LKY" w:date="2026-09-15T17:31:32Z">
            <w:r>
              <w:rPr/>
              <w:fldChar w:fldCharType="separate"/>
            </w:r>
          </w:ins>
          <w:ins w:id="2455" w:author="LKY" w:date="2026-09-15T17:31:32Z">
            <w:r>
              <w:rPr/>
              <w:t>36</w:t>
            </w:r>
          </w:ins>
          <w:ins w:id="2456" w:author="LKY" w:date="2026-09-15T17:31:32Z">
            <w:r>
              <w:rPr/>
              <w:fldChar w:fldCharType="end"/>
            </w:r>
          </w:ins>
          <w:ins w:id="2457" w:author="LKY" w:date="2026-09-15T17:31:32Z">
            <w:r>
              <w:rPr/>
              <w:fldChar w:fldCharType="end"/>
            </w:r>
          </w:ins>
        </w:p>
        <w:p w14:paraId="7C7CBF62">
          <w:pPr>
            <w:pStyle w:val="11"/>
            <w:tabs>
              <w:tab w:val="right" w:leader="dot" w:pos="8306"/>
            </w:tabs>
            <w:rPr>
              <w:ins w:id="2458" w:author="LKY" w:date="2026-09-15T17:31:32Z"/>
            </w:rPr>
          </w:pPr>
          <w:ins w:id="2459" w:author="LKY" w:date="2026-09-15T17:31:32Z">
            <w:r>
              <w:rPr/>
              <w:fldChar w:fldCharType="begin"/>
            </w:r>
          </w:ins>
          <w:ins w:id="2460" w:author="LKY" w:date="2026-09-15T17:31:32Z">
            <w:r>
              <w:rPr/>
              <w:instrText xml:space="preserve"> HYPERLINK \l _Toc30607 </w:instrText>
            </w:r>
          </w:ins>
          <w:ins w:id="2461" w:author="LKY" w:date="2026-09-15T17:31:32Z">
            <w:r>
              <w:rPr/>
              <w:fldChar w:fldCharType="separate"/>
            </w:r>
          </w:ins>
          <w:ins w:id="2462" w:author="LKY" w:date="2026-09-15T17:31:32Z">
            <w:r>
              <w:rPr>
                <w:rFonts w:hint="eastAsia" w:ascii="Times New Roman" w:hAnsi="Times New Roman" w:cs="宋体"/>
                <w:kern w:val="2"/>
                <w:szCs w:val="32"/>
                <w:lang w:val="en-US" w:eastAsia="zh-CN" w:bidi="en-US"/>
              </w:rPr>
              <w:t>2.14外部RTC</w:t>
            </w:r>
          </w:ins>
          <w:ins w:id="2463" w:author="LKY" w:date="2026-09-15T17:31:32Z">
            <w:r>
              <w:rPr/>
              <w:tab/>
            </w:r>
          </w:ins>
          <w:ins w:id="2464" w:author="LKY" w:date="2026-09-15T17:31:32Z">
            <w:r>
              <w:rPr/>
              <w:fldChar w:fldCharType="begin"/>
            </w:r>
          </w:ins>
          <w:ins w:id="2465" w:author="LKY" w:date="2026-09-15T17:31:32Z">
            <w:r>
              <w:rPr/>
              <w:instrText xml:space="preserve"> PAGEREF _Toc30607 \h </w:instrText>
            </w:r>
          </w:ins>
          <w:ins w:id="2466" w:author="LKY" w:date="2026-09-15T17:31:32Z">
            <w:r>
              <w:rPr/>
              <w:fldChar w:fldCharType="separate"/>
            </w:r>
          </w:ins>
          <w:ins w:id="2467" w:author="LKY" w:date="2026-09-15T17:31:32Z">
            <w:r>
              <w:rPr/>
              <w:t>36</w:t>
            </w:r>
          </w:ins>
          <w:ins w:id="2468" w:author="LKY" w:date="2026-09-15T17:31:32Z">
            <w:r>
              <w:rPr/>
              <w:fldChar w:fldCharType="end"/>
            </w:r>
          </w:ins>
          <w:ins w:id="2469" w:author="LKY" w:date="2026-09-15T17:31:32Z">
            <w:r>
              <w:rPr/>
              <w:fldChar w:fldCharType="end"/>
            </w:r>
          </w:ins>
        </w:p>
        <w:p w14:paraId="07FAFDE2">
          <w:pPr>
            <w:pStyle w:val="11"/>
            <w:tabs>
              <w:tab w:val="right" w:leader="dot" w:pos="8306"/>
            </w:tabs>
            <w:rPr>
              <w:ins w:id="2470" w:author="LKY" w:date="2026-09-15T17:31:32Z"/>
            </w:rPr>
          </w:pPr>
          <w:ins w:id="2471" w:author="LKY" w:date="2026-09-15T17:31:32Z">
            <w:r>
              <w:rPr/>
              <w:fldChar w:fldCharType="begin"/>
            </w:r>
          </w:ins>
          <w:ins w:id="2472" w:author="LKY" w:date="2026-09-15T17:31:32Z">
            <w:r>
              <w:rPr/>
              <w:instrText xml:space="preserve"> HYPERLINK \l _Toc21566 </w:instrText>
            </w:r>
          </w:ins>
          <w:ins w:id="2473" w:author="LKY" w:date="2026-09-15T17:31:32Z">
            <w:r>
              <w:rPr/>
              <w:fldChar w:fldCharType="separate"/>
            </w:r>
          </w:ins>
          <w:ins w:id="2474" w:author="LKY" w:date="2026-09-15T17:31:32Z">
            <w:r>
              <w:rPr>
                <w:rFonts w:hint="eastAsia" w:ascii="Times New Roman" w:hAnsi="Times New Roman" w:cs="宋体"/>
                <w:kern w:val="2"/>
                <w:szCs w:val="32"/>
                <w:lang w:val="en-US" w:eastAsia="zh-CN" w:bidi="en-US"/>
              </w:rPr>
              <w:t>2.15加密芯片</w:t>
            </w:r>
          </w:ins>
          <w:ins w:id="2475" w:author="LKY" w:date="2026-09-15T17:31:32Z">
            <w:r>
              <w:rPr/>
              <w:tab/>
            </w:r>
          </w:ins>
          <w:ins w:id="2476" w:author="LKY" w:date="2026-09-15T17:31:32Z">
            <w:r>
              <w:rPr/>
              <w:fldChar w:fldCharType="begin"/>
            </w:r>
          </w:ins>
          <w:ins w:id="2477" w:author="LKY" w:date="2026-09-15T17:31:32Z">
            <w:r>
              <w:rPr/>
              <w:instrText xml:space="preserve"> PAGEREF _Toc21566 \h </w:instrText>
            </w:r>
          </w:ins>
          <w:ins w:id="2478" w:author="LKY" w:date="2026-09-15T17:31:32Z">
            <w:r>
              <w:rPr/>
              <w:fldChar w:fldCharType="separate"/>
            </w:r>
          </w:ins>
          <w:ins w:id="2479" w:author="LKY" w:date="2026-09-15T17:31:32Z">
            <w:r>
              <w:rPr/>
              <w:t>37</w:t>
            </w:r>
          </w:ins>
          <w:ins w:id="2480" w:author="LKY" w:date="2026-09-15T17:31:32Z">
            <w:r>
              <w:rPr/>
              <w:fldChar w:fldCharType="end"/>
            </w:r>
          </w:ins>
          <w:ins w:id="2481" w:author="LKY" w:date="2026-09-15T17:31:32Z">
            <w:r>
              <w:rPr/>
              <w:fldChar w:fldCharType="end"/>
            </w:r>
          </w:ins>
        </w:p>
        <w:p w14:paraId="3740074C">
          <w:pPr>
            <w:pStyle w:val="10"/>
            <w:tabs>
              <w:tab w:val="right" w:leader="dot" w:pos="8306"/>
            </w:tabs>
            <w:rPr>
              <w:ins w:id="2482" w:author="LKY" w:date="2026-09-15T17:31:32Z"/>
            </w:rPr>
          </w:pPr>
          <w:ins w:id="2483" w:author="LKY" w:date="2026-09-15T17:31:32Z">
            <w:r>
              <w:rPr/>
              <w:fldChar w:fldCharType="begin"/>
            </w:r>
          </w:ins>
          <w:ins w:id="2484" w:author="LKY" w:date="2026-09-15T17:31:32Z">
            <w:r>
              <w:rPr/>
              <w:instrText xml:space="preserve"> HYPERLINK \l _Toc17837 </w:instrText>
            </w:r>
          </w:ins>
          <w:ins w:id="2485" w:author="LKY" w:date="2026-09-15T17:31:32Z">
            <w:r>
              <w:rPr/>
              <w:fldChar w:fldCharType="separate"/>
            </w:r>
          </w:ins>
          <w:ins w:id="2486" w:author="LKY" w:date="2026-09-15T17:31:32Z">
            <w:r>
              <w:rPr>
                <w:rFonts w:hint="eastAsia"/>
                <w:lang w:val="en-US" w:eastAsia="zh-CN"/>
              </w:rPr>
              <w:t>3.设备登录</w:t>
            </w:r>
          </w:ins>
          <w:ins w:id="2487" w:author="LKY" w:date="2026-09-15T17:31:32Z">
            <w:r>
              <w:rPr/>
              <w:tab/>
            </w:r>
          </w:ins>
          <w:ins w:id="2488" w:author="LKY" w:date="2026-09-15T17:31:32Z">
            <w:r>
              <w:rPr/>
              <w:fldChar w:fldCharType="begin"/>
            </w:r>
          </w:ins>
          <w:ins w:id="2489" w:author="LKY" w:date="2026-09-15T17:31:32Z">
            <w:r>
              <w:rPr/>
              <w:instrText xml:space="preserve"> PAGEREF _Toc17837 \h </w:instrText>
            </w:r>
          </w:ins>
          <w:ins w:id="2490" w:author="LKY" w:date="2026-09-15T17:31:32Z">
            <w:r>
              <w:rPr/>
              <w:fldChar w:fldCharType="separate"/>
            </w:r>
          </w:ins>
          <w:ins w:id="2491" w:author="LKY" w:date="2026-09-15T17:31:32Z">
            <w:r>
              <w:rPr/>
              <w:t>38</w:t>
            </w:r>
          </w:ins>
          <w:ins w:id="2492" w:author="LKY" w:date="2026-09-15T17:31:32Z">
            <w:r>
              <w:rPr/>
              <w:fldChar w:fldCharType="end"/>
            </w:r>
          </w:ins>
          <w:ins w:id="2493" w:author="LKY" w:date="2026-09-15T17:31:32Z">
            <w:r>
              <w:rPr/>
              <w:fldChar w:fldCharType="end"/>
            </w:r>
          </w:ins>
        </w:p>
        <w:p w14:paraId="508A1385">
          <w:pPr>
            <w:pStyle w:val="11"/>
            <w:tabs>
              <w:tab w:val="right" w:leader="dot" w:pos="8306"/>
            </w:tabs>
            <w:rPr>
              <w:ins w:id="2494" w:author="LKY" w:date="2026-09-15T17:31:32Z"/>
            </w:rPr>
          </w:pPr>
          <w:ins w:id="2495" w:author="LKY" w:date="2026-09-15T17:31:32Z">
            <w:r>
              <w:rPr/>
              <w:fldChar w:fldCharType="begin"/>
            </w:r>
          </w:ins>
          <w:ins w:id="2496" w:author="LKY" w:date="2026-09-15T17:31:32Z">
            <w:r>
              <w:rPr/>
              <w:instrText xml:space="preserve"> HYPERLINK \l _Toc29855 </w:instrText>
            </w:r>
          </w:ins>
          <w:ins w:id="2497" w:author="LKY" w:date="2026-09-15T17:31:32Z">
            <w:r>
              <w:rPr/>
              <w:fldChar w:fldCharType="separate"/>
            </w:r>
          </w:ins>
          <w:ins w:id="2498" w:author="LKY" w:date="2026-09-15T17:31:32Z">
            <w:r>
              <w:rPr>
                <w:rFonts w:hint="eastAsia" w:ascii="Times New Roman" w:hAnsi="Times New Roman" w:eastAsia="宋体" w:cs="宋体"/>
                <w:bCs/>
                <w:iCs/>
                <w:szCs w:val="32"/>
                <w:lang w:val="en-US" w:eastAsia="zh-CN"/>
              </w:rPr>
              <w:t>3.1 USB登录</w:t>
            </w:r>
          </w:ins>
          <w:ins w:id="2499" w:author="LKY" w:date="2026-09-15T17:31:32Z">
            <w:r>
              <w:rPr/>
              <w:tab/>
            </w:r>
          </w:ins>
          <w:ins w:id="2500" w:author="LKY" w:date="2026-09-15T17:31:32Z">
            <w:r>
              <w:rPr/>
              <w:fldChar w:fldCharType="begin"/>
            </w:r>
          </w:ins>
          <w:ins w:id="2501" w:author="LKY" w:date="2026-09-15T17:31:32Z">
            <w:r>
              <w:rPr/>
              <w:instrText xml:space="preserve"> PAGEREF _Toc29855 \h </w:instrText>
            </w:r>
          </w:ins>
          <w:ins w:id="2502" w:author="LKY" w:date="2026-09-15T17:31:32Z">
            <w:r>
              <w:rPr/>
              <w:fldChar w:fldCharType="separate"/>
            </w:r>
          </w:ins>
          <w:ins w:id="2503" w:author="LKY" w:date="2026-09-15T17:31:32Z">
            <w:r>
              <w:rPr/>
              <w:t>38</w:t>
            </w:r>
          </w:ins>
          <w:ins w:id="2504" w:author="LKY" w:date="2026-09-15T17:31:32Z">
            <w:r>
              <w:rPr/>
              <w:fldChar w:fldCharType="end"/>
            </w:r>
          </w:ins>
          <w:ins w:id="2505" w:author="LKY" w:date="2026-09-15T17:31:32Z">
            <w:r>
              <w:rPr/>
              <w:fldChar w:fldCharType="end"/>
            </w:r>
          </w:ins>
        </w:p>
        <w:p w14:paraId="0AD771E2">
          <w:pPr>
            <w:pStyle w:val="11"/>
            <w:tabs>
              <w:tab w:val="right" w:leader="dot" w:pos="8306"/>
            </w:tabs>
            <w:rPr>
              <w:ins w:id="2506" w:author="LKY" w:date="2026-09-15T17:31:32Z"/>
            </w:rPr>
          </w:pPr>
          <w:ins w:id="2507" w:author="LKY" w:date="2026-09-15T17:31:32Z">
            <w:r>
              <w:rPr/>
              <w:fldChar w:fldCharType="begin"/>
            </w:r>
          </w:ins>
          <w:ins w:id="2508" w:author="LKY" w:date="2026-09-15T17:31:32Z">
            <w:r>
              <w:rPr/>
              <w:instrText xml:space="preserve"> HYPERLINK \l _Toc20730 </w:instrText>
            </w:r>
          </w:ins>
          <w:ins w:id="2509" w:author="LKY" w:date="2026-09-15T17:31:32Z">
            <w:r>
              <w:rPr/>
              <w:fldChar w:fldCharType="separate"/>
            </w:r>
          </w:ins>
          <w:ins w:id="2510" w:author="LKY" w:date="2026-09-15T17:31:32Z">
            <w:r>
              <w:rPr>
                <w:rFonts w:hint="eastAsia" w:ascii="Times New Roman" w:hAnsi="Times New Roman" w:eastAsia="宋体" w:cs="宋体"/>
                <w:bCs/>
                <w:iCs/>
                <w:szCs w:val="32"/>
                <w:lang w:val="en-US" w:eastAsia="zh-CN"/>
              </w:rPr>
              <w:t>3.2 SSH2登录</w:t>
            </w:r>
          </w:ins>
          <w:ins w:id="2511" w:author="LKY" w:date="2026-09-15T17:31:32Z">
            <w:r>
              <w:rPr/>
              <w:tab/>
            </w:r>
          </w:ins>
          <w:ins w:id="2512" w:author="LKY" w:date="2026-09-15T17:31:32Z">
            <w:r>
              <w:rPr/>
              <w:fldChar w:fldCharType="begin"/>
            </w:r>
          </w:ins>
          <w:ins w:id="2513" w:author="LKY" w:date="2026-09-15T17:31:32Z">
            <w:r>
              <w:rPr/>
              <w:instrText xml:space="preserve"> PAGEREF _Toc20730 \h </w:instrText>
            </w:r>
          </w:ins>
          <w:ins w:id="2514" w:author="LKY" w:date="2026-09-15T17:31:32Z">
            <w:r>
              <w:rPr/>
              <w:fldChar w:fldCharType="separate"/>
            </w:r>
          </w:ins>
          <w:ins w:id="2515" w:author="LKY" w:date="2026-09-15T17:31:32Z">
            <w:r>
              <w:rPr/>
              <w:t>39</w:t>
            </w:r>
          </w:ins>
          <w:ins w:id="2516" w:author="LKY" w:date="2026-09-15T17:31:32Z">
            <w:r>
              <w:rPr/>
              <w:fldChar w:fldCharType="end"/>
            </w:r>
          </w:ins>
          <w:ins w:id="2517" w:author="LKY" w:date="2026-09-15T17:31:32Z">
            <w:r>
              <w:rPr/>
              <w:fldChar w:fldCharType="end"/>
            </w:r>
          </w:ins>
        </w:p>
        <w:p w14:paraId="700C6D1E">
          <w:pPr>
            <w:pStyle w:val="10"/>
            <w:tabs>
              <w:tab w:val="right" w:leader="dot" w:pos="8306"/>
            </w:tabs>
            <w:rPr>
              <w:ins w:id="2518" w:author="LKY" w:date="2026-09-15T17:31:32Z"/>
            </w:rPr>
          </w:pPr>
          <w:ins w:id="2519" w:author="LKY" w:date="2026-09-15T17:31:32Z">
            <w:r>
              <w:rPr/>
              <w:fldChar w:fldCharType="begin"/>
            </w:r>
          </w:ins>
          <w:ins w:id="2520" w:author="LKY" w:date="2026-09-15T17:31:32Z">
            <w:r>
              <w:rPr/>
              <w:instrText xml:space="preserve"> HYPERLINK \l _Toc26504 </w:instrText>
            </w:r>
          </w:ins>
          <w:ins w:id="2521" w:author="LKY" w:date="2026-09-15T17:31:32Z">
            <w:r>
              <w:rPr/>
              <w:fldChar w:fldCharType="separate"/>
            </w:r>
          </w:ins>
          <w:ins w:id="2522" w:author="LKY" w:date="2026-09-15T17:31:32Z">
            <w:r>
              <w:rPr>
                <w:rFonts w:hint="eastAsia" w:ascii="Times New Roman" w:hAnsi="Times New Roman" w:eastAsia="黑体" w:cs="黑体"/>
                <w:bCs w:val="0"/>
                <w:szCs w:val="44"/>
                <w:lang w:val="en-US" w:eastAsia="zh-CN" w:bidi="en-US"/>
              </w:rPr>
              <w:t>4.系统烧录</w:t>
            </w:r>
          </w:ins>
          <w:ins w:id="2523" w:author="LKY" w:date="2026-09-15T17:31:32Z">
            <w:r>
              <w:rPr/>
              <w:tab/>
            </w:r>
          </w:ins>
          <w:ins w:id="2524" w:author="LKY" w:date="2026-09-15T17:31:32Z">
            <w:r>
              <w:rPr/>
              <w:fldChar w:fldCharType="begin"/>
            </w:r>
          </w:ins>
          <w:ins w:id="2525" w:author="LKY" w:date="2026-09-15T17:31:32Z">
            <w:r>
              <w:rPr/>
              <w:instrText xml:space="preserve"> PAGEREF _Toc26504 \h </w:instrText>
            </w:r>
          </w:ins>
          <w:ins w:id="2526" w:author="LKY" w:date="2026-09-15T17:31:32Z">
            <w:r>
              <w:rPr/>
              <w:fldChar w:fldCharType="separate"/>
            </w:r>
          </w:ins>
          <w:ins w:id="2527" w:author="LKY" w:date="2026-09-15T17:31:32Z">
            <w:r>
              <w:rPr/>
              <w:t>40</w:t>
            </w:r>
          </w:ins>
          <w:ins w:id="2528" w:author="LKY" w:date="2026-09-15T17:31:32Z">
            <w:r>
              <w:rPr/>
              <w:fldChar w:fldCharType="end"/>
            </w:r>
          </w:ins>
          <w:ins w:id="2529" w:author="LKY" w:date="2026-09-15T17:31:32Z">
            <w:r>
              <w:rPr/>
              <w:fldChar w:fldCharType="end"/>
            </w:r>
          </w:ins>
        </w:p>
        <w:p w14:paraId="5D0EA709">
          <w:pPr>
            <w:pStyle w:val="11"/>
            <w:tabs>
              <w:tab w:val="right" w:leader="dot" w:pos="8306"/>
            </w:tabs>
            <w:rPr>
              <w:ins w:id="2530" w:author="LKY" w:date="2026-09-15T17:31:32Z"/>
            </w:rPr>
          </w:pPr>
          <w:ins w:id="2531" w:author="LKY" w:date="2026-09-15T17:31:32Z">
            <w:r>
              <w:rPr/>
              <w:fldChar w:fldCharType="begin"/>
            </w:r>
          </w:ins>
          <w:ins w:id="2532" w:author="LKY" w:date="2026-09-15T17:31:32Z">
            <w:r>
              <w:rPr/>
              <w:instrText xml:space="preserve"> HYPERLINK \l _Toc11118 </w:instrText>
            </w:r>
          </w:ins>
          <w:ins w:id="2533" w:author="LKY" w:date="2026-09-15T17:31:32Z">
            <w:r>
              <w:rPr/>
              <w:fldChar w:fldCharType="separate"/>
            </w:r>
          </w:ins>
          <w:ins w:id="2534" w:author="LKY" w:date="2026-09-15T17:31:32Z">
            <w:r>
              <w:rPr>
                <w:rFonts w:hint="eastAsia" w:ascii="Times New Roman" w:hAnsi="Times New Roman" w:eastAsia="宋体" w:cs="宋体"/>
                <w:bCs w:val="0"/>
                <w:szCs w:val="32"/>
                <w:lang w:val="en-US" w:eastAsia="zh-CN" w:bidi="en-US"/>
              </w:rPr>
              <w:t>4.1 Micro SD卡启动</w:t>
            </w:r>
          </w:ins>
          <w:ins w:id="2535" w:author="LKY" w:date="2026-09-15T17:31:32Z">
            <w:r>
              <w:rPr/>
              <w:tab/>
            </w:r>
          </w:ins>
          <w:ins w:id="2536" w:author="LKY" w:date="2026-09-15T17:31:32Z">
            <w:r>
              <w:rPr/>
              <w:fldChar w:fldCharType="begin"/>
            </w:r>
          </w:ins>
          <w:ins w:id="2537" w:author="LKY" w:date="2026-09-15T17:31:32Z">
            <w:r>
              <w:rPr/>
              <w:instrText xml:space="preserve"> PAGEREF _Toc11118 \h </w:instrText>
            </w:r>
          </w:ins>
          <w:ins w:id="2538" w:author="LKY" w:date="2026-09-15T17:31:32Z">
            <w:r>
              <w:rPr/>
              <w:fldChar w:fldCharType="separate"/>
            </w:r>
          </w:ins>
          <w:ins w:id="2539" w:author="LKY" w:date="2026-09-15T17:31:32Z">
            <w:r>
              <w:rPr/>
              <w:t>40</w:t>
            </w:r>
          </w:ins>
          <w:ins w:id="2540" w:author="LKY" w:date="2026-09-15T17:31:32Z">
            <w:r>
              <w:rPr/>
              <w:fldChar w:fldCharType="end"/>
            </w:r>
          </w:ins>
          <w:ins w:id="2541" w:author="LKY" w:date="2026-09-15T17:31:32Z">
            <w:r>
              <w:rPr/>
              <w:fldChar w:fldCharType="end"/>
            </w:r>
          </w:ins>
        </w:p>
        <w:p w14:paraId="0E11ABA9">
          <w:pPr>
            <w:pStyle w:val="7"/>
            <w:tabs>
              <w:tab w:val="right" w:leader="dot" w:pos="8306"/>
            </w:tabs>
            <w:rPr>
              <w:ins w:id="2542" w:author="LKY" w:date="2026-09-15T17:31:32Z"/>
            </w:rPr>
          </w:pPr>
          <w:ins w:id="2543" w:author="LKY" w:date="2026-09-15T17:31:32Z">
            <w:r>
              <w:rPr/>
              <w:fldChar w:fldCharType="begin"/>
            </w:r>
          </w:ins>
          <w:ins w:id="2544" w:author="LKY" w:date="2026-09-15T17:31:32Z">
            <w:r>
              <w:rPr/>
              <w:instrText xml:space="preserve"> HYPERLINK \l _Toc27065 </w:instrText>
            </w:r>
          </w:ins>
          <w:ins w:id="2545" w:author="LKY" w:date="2026-09-15T17:31:32Z">
            <w:r>
              <w:rPr/>
              <w:fldChar w:fldCharType="separate"/>
            </w:r>
          </w:ins>
          <w:ins w:id="2546" w:author="LKY" w:date="2026-09-15T17:31:32Z">
            <w:r>
              <w:rPr>
                <w:rFonts w:hint="eastAsia" w:ascii="Times New Roman" w:hAnsi="Times New Roman" w:eastAsia="宋体" w:cs="宋体"/>
                <w:bCs w:val="0"/>
                <w:szCs w:val="28"/>
                <w:lang w:val="en-US" w:eastAsia="zh-CN" w:bidi="en-US"/>
              </w:rPr>
              <w:t>4.1.1启动卡制作</w:t>
            </w:r>
          </w:ins>
          <w:ins w:id="2547" w:author="LKY" w:date="2026-09-15T17:31:32Z">
            <w:r>
              <w:rPr/>
              <w:tab/>
            </w:r>
          </w:ins>
          <w:ins w:id="2548" w:author="LKY" w:date="2026-09-15T17:31:32Z">
            <w:r>
              <w:rPr/>
              <w:fldChar w:fldCharType="begin"/>
            </w:r>
          </w:ins>
          <w:ins w:id="2549" w:author="LKY" w:date="2026-09-15T17:31:32Z">
            <w:r>
              <w:rPr/>
              <w:instrText xml:space="preserve"> PAGEREF _Toc27065 \h </w:instrText>
            </w:r>
          </w:ins>
          <w:ins w:id="2550" w:author="LKY" w:date="2026-09-15T17:31:32Z">
            <w:r>
              <w:rPr/>
              <w:fldChar w:fldCharType="separate"/>
            </w:r>
          </w:ins>
          <w:ins w:id="2551" w:author="LKY" w:date="2026-09-15T17:31:32Z">
            <w:r>
              <w:rPr/>
              <w:t>40</w:t>
            </w:r>
          </w:ins>
          <w:ins w:id="2552" w:author="LKY" w:date="2026-09-15T17:31:32Z">
            <w:r>
              <w:rPr/>
              <w:fldChar w:fldCharType="end"/>
            </w:r>
          </w:ins>
          <w:ins w:id="2553" w:author="LKY" w:date="2026-09-15T17:31:32Z">
            <w:r>
              <w:rPr/>
              <w:fldChar w:fldCharType="end"/>
            </w:r>
          </w:ins>
        </w:p>
        <w:p w14:paraId="287546F3">
          <w:pPr>
            <w:pStyle w:val="7"/>
            <w:tabs>
              <w:tab w:val="right" w:leader="dot" w:pos="8306"/>
            </w:tabs>
            <w:rPr>
              <w:ins w:id="2554" w:author="LKY" w:date="2026-09-15T17:31:32Z"/>
            </w:rPr>
          </w:pPr>
          <w:ins w:id="2555" w:author="LKY" w:date="2026-09-15T17:31:32Z">
            <w:r>
              <w:rPr/>
              <w:fldChar w:fldCharType="begin"/>
            </w:r>
          </w:ins>
          <w:ins w:id="2556" w:author="LKY" w:date="2026-09-15T17:31:32Z">
            <w:r>
              <w:rPr/>
              <w:instrText xml:space="preserve"> HYPERLINK \l _Toc28364 </w:instrText>
            </w:r>
          </w:ins>
          <w:ins w:id="2557" w:author="LKY" w:date="2026-09-15T17:31:32Z">
            <w:r>
              <w:rPr/>
              <w:fldChar w:fldCharType="separate"/>
            </w:r>
          </w:ins>
          <w:ins w:id="2558" w:author="LKY" w:date="2026-09-15T17:31:32Z">
            <w:r>
              <w:rPr>
                <w:rFonts w:hint="eastAsia" w:ascii="Times New Roman" w:hAnsi="Times New Roman"/>
                <w:bCs/>
                <w:szCs w:val="28"/>
                <w:lang w:val="en-US" w:eastAsia="zh-CN"/>
              </w:rPr>
              <w:t>4.1.2从启动卡启动</w:t>
            </w:r>
          </w:ins>
          <w:ins w:id="2559" w:author="LKY" w:date="2026-09-15T17:31:32Z">
            <w:r>
              <w:rPr/>
              <w:tab/>
            </w:r>
          </w:ins>
          <w:ins w:id="2560" w:author="LKY" w:date="2026-09-15T17:31:32Z">
            <w:r>
              <w:rPr/>
              <w:fldChar w:fldCharType="begin"/>
            </w:r>
          </w:ins>
          <w:ins w:id="2561" w:author="LKY" w:date="2026-09-15T17:31:32Z">
            <w:r>
              <w:rPr/>
              <w:instrText xml:space="preserve"> PAGEREF _Toc28364 \h </w:instrText>
            </w:r>
          </w:ins>
          <w:ins w:id="2562" w:author="LKY" w:date="2026-09-15T17:31:32Z">
            <w:r>
              <w:rPr/>
              <w:fldChar w:fldCharType="separate"/>
            </w:r>
          </w:ins>
          <w:ins w:id="2563" w:author="LKY" w:date="2026-09-15T17:31:32Z">
            <w:r>
              <w:rPr/>
              <w:t>42</w:t>
            </w:r>
          </w:ins>
          <w:ins w:id="2564" w:author="LKY" w:date="2026-09-15T17:31:32Z">
            <w:r>
              <w:rPr/>
              <w:fldChar w:fldCharType="end"/>
            </w:r>
          </w:ins>
          <w:ins w:id="2565" w:author="LKY" w:date="2026-09-15T17:31:32Z">
            <w:r>
              <w:rPr/>
              <w:fldChar w:fldCharType="end"/>
            </w:r>
          </w:ins>
        </w:p>
        <w:p w14:paraId="2BB99408">
          <w:pPr>
            <w:pStyle w:val="11"/>
            <w:tabs>
              <w:tab w:val="right" w:leader="dot" w:pos="8306"/>
            </w:tabs>
            <w:rPr>
              <w:ins w:id="2566" w:author="LKY" w:date="2026-09-15T17:31:32Z"/>
            </w:rPr>
          </w:pPr>
          <w:ins w:id="2567" w:author="LKY" w:date="2026-09-15T17:31:32Z">
            <w:r>
              <w:rPr/>
              <w:fldChar w:fldCharType="begin"/>
            </w:r>
          </w:ins>
          <w:ins w:id="2568" w:author="LKY" w:date="2026-09-15T17:31:32Z">
            <w:r>
              <w:rPr/>
              <w:instrText xml:space="preserve"> HYPERLINK \l _Toc17896 </w:instrText>
            </w:r>
          </w:ins>
          <w:ins w:id="2569" w:author="LKY" w:date="2026-09-15T17:31:32Z">
            <w:r>
              <w:rPr/>
              <w:fldChar w:fldCharType="separate"/>
            </w:r>
          </w:ins>
          <w:ins w:id="2570" w:author="LKY" w:date="2026-09-15T17:31:32Z">
            <w:r>
              <w:rPr>
                <w:rFonts w:hint="eastAsia" w:ascii="Times New Roman" w:hAnsi="Times New Roman" w:eastAsia="宋体" w:cs="宋体"/>
                <w:bCs w:val="0"/>
                <w:szCs w:val="32"/>
                <w:lang w:val="en-US" w:eastAsia="zh-CN" w:bidi="en-US"/>
              </w:rPr>
              <w:t>4.2 EMMC启动</w:t>
            </w:r>
          </w:ins>
          <w:ins w:id="2571" w:author="LKY" w:date="2026-09-15T17:31:32Z">
            <w:r>
              <w:rPr/>
              <w:tab/>
            </w:r>
          </w:ins>
          <w:ins w:id="2572" w:author="LKY" w:date="2026-09-15T17:31:32Z">
            <w:r>
              <w:rPr/>
              <w:fldChar w:fldCharType="begin"/>
            </w:r>
          </w:ins>
          <w:ins w:id="2573" w:author="LKY" w:date="2026-09-15T17:31:32Z">
            <w:r>
              <w:rPr/>
              <w:instrText xml:space="preserve"> PAGEREF _Toc17896 \h </w:instrText>
            </w:r>
          </w:ins>
          <w:ins w:id="2574" w:author="LKY" w:date="2026-09-15T17:31:32Z">
            <w:r>
              <w:rPr/>
              <w:fldChar w:fldCharType="separate"/>
            </w:r>
          </w:ins>
          <w:ins w:id="2575" w:author="LKY" w:date="2026-09-15T17:31:32Z">
            <w:r>
              <w:rPr/>
              <w:t>42</w:t>
            </w:r>
          </w:ins>
          <w:ins w:id="2576" w:author="LKY" w:date="2026-09-15T17:31:32Z">
            <w:r>
              <w:rPr/>
              <w:fldChar w:fldCharType="end"/>
            </w:r>
          </w:ins>
          <w:ins w:id="2577" w:author="LKY" w:date="2026-09-15T17:31:32Z">
            <w:r>
              <w:rPr/>
              <w:fldChar w:fldCharType="end"/>
            </w:r>
          </w:ins>
        </w:p>
        <w:p w14:paraId="6308E06D">
          <w:pPr>
            <w:pStyle w:val="7"/>
            <w:tabs>
              <w:tab w:val="right" w:leader="dot" w:pos="8306"/>
            </w:tabs>
            <w:rPr>
              <w:ins w:id="2578" w:author="LKY" w:date="2026-09-15T17:31:32Z"/>
            </w:rPr>
          </w:pPr>
          <w:ins w:id="2579" w:author="LKY" w:date="2026-09-15T17:31:32Z">
            <w:r>
              <w:rPr/>
              <w:fldChar w:fldCharType="begin"/>
            </w:r>
          </w:ins>
          <w:ins w:id="2580" w:author="LKY" w:date="2026-09-15T17:31:32Z">
            <w:r>
              <w:rPr/>
              <w:instrText xml:space="preserve"> HYPERLINK \l _Toc23303 </w:instrText>
            </w:r>
          </w:ins>
          <w:ins w:id="2581" w:author="LKY" w:date="2026-09-15T17:31:32Z">
            <w:r>
              <w:rPr/>
              <w:fldChar w:fldCharType="separate"/>
            </w:r>
          </w:ins>
          <w:ins w:id="2582" w:author="LKY" w:date="2026-09-15T17:31:32Z">
            <w:r>
              <w:rPr>
                <w:rFonts w:hint="eastAsia" w:ascii="Times New Roman" w:hAnsi="Times New Roman" w:eastAsia="宋体" w:cs="宋体"/>
                <w:bCs w:val="0"/>
                <w:szCs w:val="28"/>
                <w:lang w:val="en-US" w:eastAsia="zh-CN" w:bidi="en-US"/>
              </w:rPr>
              <w:t>4.2.1烧录卡制作</w:t>
            </w:r>
          </w:ins>
          <w:ins w:id="2583" w:author="LKY" w:date="2026-09-15T17:31:32Z">
            <w:r>
              <w:rPr/>
              <w:tab/>
            </w:r>
          </w:ins>
          <w:ins w:id="2584" w:author="LKY" w:date="2026-09-15T17:31:32Z">
            <w:r>
              <w:rPr/>
              <w:fldChar w:fldCharType="begin"/>
            </w:r>
          </w:ins>
          <w:ins w:id="2585" w:author="LKY" w:date="2026-09-15T17:31:32Z">
            <w:r>
              <w:rPr/>
              <w:instrText xml:space="preserve"> PAGEREF _Toc23303 \h </w:instrText>
            </w:r>
          </w:ins>
          <w:ins w:id="2586" w:author="LKY" w:date="2026-09-15T17:31:32Z">
            <w:r>
              <w:rPr/>
              <w:fldChar w:fldCharType="separate"/>
            </w:r>
          </w:ins>
          <w:ins w:id="2587" w:author="LKY" w:date="2026-09-15T17:31:32Z">
            <w:r>
              <w:rPr/>
              <w:t>42</w:t>
            </w:r>
          </w:ins>
          <w:ins w:id="2588" w:author="LKY" w:date="2026-09-15T17:31:32Z">
            <w:r>
              <w:rPr/>
              <w:fldChar w:fldCharType="end"/>
            </w:r>
          </w:ins>
          <w:ins w:id="2589" w:author="LKY" w:date="2026-09-15T17:31:32Z">
            <w:r>
              <w:rPr/>
              <w:fldChar w:fldCharType="end"/>
            </w:r>
          </w:ins>
        </w:p>
        <w:p w14:paraId="2134D2A1">
          <w:pPr>
            <w:pStyle w:val="7"/>
            <w:tabs>
              <w:tab w:val="right" w:leader="dot" w:pos="8306"/>
            </w:tabs>
            <w:rPr>
              <w:ins w:id="2590" w:author="LKY" w:date="2026-09-15T17:31:32Z"/>
            </w:rPr>
          </w:pPr>
          <w:ins w:id="2591" w:author="LKY" w:date="2026-09-15T17:31:32Z">
            <w:r>
              <w:rPr/>
              <w:fldChar w:fldCharType="begin"/>
            </w:r>
          </w:ins>
          <w:ins w:id="2592" w:author="LKY" w:date="2026-09-15T17:31:32Z">
            <w:r>
              <w:rPr/>
              <w:instrText xml:space="preserve"> HYPERLINK \l _Toc9220 </w:instrText>
            </w:r>
          </w:ins>
          <w:ins w:id="2593" w:author="LKY" w:date="2026-09-15T17:31:32Z">
            <w:r>
              <w:rPr/>
              <w:fldChar w:fldCharType="separate"/>
            </w:r>
          </w:ins>
          <w:ins w:id="2594" w:author="LKY" w:date="2026-09-15T17:31:32Z">
            <w:r>
              <w:rPr>
                <w:rFonts w:hint="eastAsia" w:ascii="Times New Roman" w:hAnsi="Times New Roman"/>
                <w:bCs/>
                <w:szCs w:val="28"/>
                <w:lang w:val="en-US" w:eastAsia="zh-CN"/>
              </w:rPr>
              <w:t>4.2.2系统烧录</w:t>
            </w:r>
          </w:ins>
          <w:ins w:id="2595" w:author="LKY" w:date="2026-09-15T17:31:32Z">
            <w:r>
              <w:rPr/>
              <w:tab/>
            </w:r>
          </w:ins>
          <w:ins w:id="2596" w:author="LKY" w:date="2026-09-15T17:31:32Z">
            <w:r>
              <w:rPr/>
              <w:fldChar w:fldCharType="begin"/>
            </w:r>
          </w:ins>
          <w:ins w:id="2597" w:author="LKY" w:date="2026-09-15T17:31:32Z">
            <w:r>
              <w:rPr/>
              <w:instrText xml:space="preserve"> PAGEREF _Toc9220 \h </w:instrText>
            </w:r>
          </w:ins>
          <w:ins w:id="2598" w:author="LKY" w:date="2026-09-15T17:31:32Z">
            <w:r>
              <w:rPr/>
              <w:fldChar w:fldCharType="separate"/>
            </w:r>
          </w:ins>
          <w:ins w:id="2599" w:author="LKY" w:date="2026-09-15T17:31:32Z">
            <w:r>
              <w:rPr/>
              <w:t>44</w:t>
            </w:r>
          </w:ins>
          <w:ins w:id="2600" w:author="LKY" w:date="2026-09-15T17:31:32Z">
            <w:r>
              <w:rPr/>
              <w:fldChar w:fldCharType="end"/>
            </w:r>
          </w:ins>
          <w:ins w:id="2601" w:author="LKY" w:date="2026-09-15T17:31:32Z">
            <w:r>
              <w:rPr/>
              <w:fldChar w:fldCharType="end"/>
            </w:r>
          </w:ins>
        </w:p>
        <w:p w14:paraId="1A189C7D">
          <w:pPr>
            <w:pStyle w:val="11"/>
            <w:tabs>
              <w:tab w:val="right" w:leader="dot" w:pos="8306"/>
            </w:tabs>
            <w:rPr>
              <w:ins w:id="2602" w:author="LKY" w:date="2026-09-15T17:31:32Z"/>
            </w:rPr>
          </w:pPr>
          <w:ins w:id="2603" w:author="LKY" w:date="2026-09-15T17:31:32Z">
            <w:r>
              <w:rPr/>
              <w:fldChar w:fldCharType="begin"/>
            </w:r>
          </w:ins>
          <w:ins w:id="2604" w:author="LKY" w:date="2026-09-15T17:31:32Z">
            <w:r>
              <w:rPr/>
              <w:instrText xml:space="preserve"> HYPERLINK \l _Toc26865 </w:instrText>
            </w:r>
          </w:ins>
          <w:ins w:id="2605" w:author="LKY" w:date="2026-09-15T17:31:32Z">
            <w:r>
              <w:rPr/>
              <w:fldChar w:fldCharType="separate"/>
            </w:r>
          </w:ins>
          <w:ins w:id="2606" w:author="LKY" w:date="2026-09-15T17:31:32Z">
            <w:r>
              <w:rPr>
                <w:rFonts w:hint="eastAsia" w:ascii="Times New Roman" w:hAnsi="Times New Roman" w:eastAsia="宋体" w:cs="宋体"/>
                <w:bCs w:val="0"/>
                <w:kern w:val="2"/>
                <w:szCs w:val="32"/>
                <w:lang w:val="en-US" w:eastAsia="zh-CN" w:bidi="en-US"/>
              </w:rPr>
              <w:t>4</w:t>
            </w:r>
          </w:ins>
          <w:ins w:id="2607" w:author="LKY" w:date="2026-09-15T17:31:32Z">
            <w:r>
              <w:rPr>
                <w:rFonts w:hint="default" w:ascii="Times New Roman" w:hAnsi="Times New Roman" w:eastAsia="宋体" w:cs="宋体"/>
                <w:bCs w:val="0"/>
                <w:kern w:val="2"/>
                <w:szCs w:val="32"/>
                <w:lang w:val="en-US" w:eastAsia="zh-CN" w:bidi="en-US"/>
              </w:rPr>
              <w:t>.3</w:t>
            </w:r>
          </w:ins>
          <w:ins w:id="2608" w:author="LKY" w:date="2026-09-15T17:31:32Z">
            <w:r>
              <w:rPr>
                <w:rFonts w:hint="eastAsia" w:ascii="Times New Roman" w:hAnsi="Times New Roman" w:eastAsia="宋体" w:cs="宋体"/>
                <w:bCs w:val="0"/>
                <w:kern w:val="2"/>
                <w:szCs w:val="32"/>
                <w:lang w:val="en-US" w:eastAsia="zh-CN" w:bidi="en-US"/>
              </w:rPr>
              <w:t>系统分区</w:t>
            </w:r>
          </w:ins>
          <w:ins w:id="2609" w:author="LKY" w:date="2026-09-15T17:31:32Z">
            <w:r>
              <w:rPr/>
              <w:tab/>
            </w:r>
          </w:ins>
          <w:ins w:id="2610" w:author="LKY" w:date="2026-09-15T17:31:32Z">
            <w:r>
              <w:rPr/>
              <w:fldChar w:fldCharType="begin"/>
            </w:r>
          </w:ins>
          <w:ins w:id="2611" w:author="LKY" w:date="2026-09-15T17:31:32Z">
            <w:r>
              <w:rPr/>
              <w:instrText xml:space="preserve"> PAGEREF _Toc26865 \h </w:instrText>
            </w:r>
          </w:ins>
          <w:ins w:id="2612" w:author="LKY" w:date="2026-09-15T17:31:32Z">
            <w:r>
              <w:rPr/>
              <w:fldChar w:fldCharType="separate"/>
            </w:r>
          </w:ins>
          <w:ins w:id="2613" w:author="LKY" w:date="2026-09-15T17:31:32Z">
            <w:r>
              <w:rPr/>
              <w:t>45</w:t>
            </w:r>
          </w:ins>
          <w:ins w:id="2614" w:author="LKY" w:date="2026-09-15T17:31:32Z">
            <w:r>
              <w:rPr/>
              <w:fldChar w:fldCharType="end"/>
            </w:r>
          </w:ins>
          <w:ins w:id="2615" w:author="LKY" w:date="2026-09-15T17:31:32Z">
            <w:r>
              <w:rPr/>
              <w:fldChar w:fldCharType="end"/>
            </w:r>
          </w:ins>
        </w:p>
        <w:p w14:paraId="31FB3512">
          <w:pPr>
            <w:pStyle w:val="10"/>
            <w:tabs>
              <w:tab w:val="right" w:leader="dot" w:pos="8306"/>
            </w:tabs>
            <w:rPr>
              <w:ins w:id="2616" w:author="LKY" w:date="2026-09-15T17:31:32Z"/>
            </w:rPr>
          </w:pPr>
          <w:ins w:id="2617" w:author="LKY" w:date="2026-09-15T17:31:32Z">
            <w:r>
              <w:rPr/>
              <w:fldChar w:fldCharType="begin"/>
            </w:r>
          </w:ins>
          <w:ins w:id="2618" w:author="LKY" w:date="2026-09-15T17:31:32Z">
            <w:r>
              <w:rPr/>
              <w:instrText xml:space="preserve"> HYPERLINK \l _Toc20398 </w:instrText>
            </w:r>
          </w:ins>
          <w:ins w:id="2619" w:author="LKY" w:date="2026-09-15T17:31:32Z">
            <w:r>
              <w:rPr/>
              <w:fldChar w:fldCharType="separate"/>
            </w:r>
          </w:ins>
          <w:ins w:id="2620" w:author="LKY" w:date="2026-09-15T17:31:32Z">
            <w:r>
              <w:rPr>
                <w:rFonts w:hint="eastAsia" w:ascii="Times New Roman" w:hAnsi="Times New Roman"/>
                <w:lang w:val="en-US" w:eastAsia="zh-CN"/>
              </w:rPr>
              <w:t>5.导轨安装</w:t>
            </w:r>
          </w:ins>
          <w:ins w:id="2621" w:author="LKY" w:date="2026-09-15T17:31:32Z">
            <w:r>
              <w:rPr/>
              <w:tab/>
            </w:r>
          </w:ins>
          <w:ins w:id="2622" w:author="LKY" w:date="2026-09-15T17:31:32Z">
            <w:r>
              <w:rPr/>
              <w:fldChar w:fldCharType="begin"/>
            </w:r>
          </w:ins>
          <w:ins w:id="2623" w:author="LKY" w:date="2026-09-15T17:31:32Z">
            <w:r>
              <w:rPr/>
              <w:instrText xml:space="preserve"> PAGEREF _Toc20398 \h </w:instrText>
            </w:r>
          </w:ins>
          <w:ins w:id="2624" w:author="LKY" w:date="2026-09-15T17:31:32Z">
            <w:r>
              <w:rPr/>
              <w:fldChar w:fldCharType="separate"/>
            </w:r>
          </w:ins>
          <w:ins w:id="2625" w:author="LKY" w:date="2026-09-15T17:31:32Z">
            <w:r>
              <w:rPr/>
              <w:t>46</w:t>
            </w:r>
          </w:ins>
          <w:ins w:id="2626" w:author="LKY" w:date="2026-09-15T17:31:32Z">
            <w:r>
              <w:rPr/>
              <w:fldChar w:fldCharType="end"/>
            </w:r>
          </w:ins>
          <w:ins w:id="2627" w:author="LKY" w:date="2026-09-15T17:31:32Z">
            <w:r>
              <w:rPr/>
              <w:fldChar w:fldCharType="end"/>
            </w:r>
          </w:ins>
        </w:p>
        <w:p w14:paraId="6AAE1F53">
          <w:pPr>
            <w:pStyle w:val="10"/>
            <w:tabs>
              <w:tab w:val="right" w:leader="dot" w:pos="8306"/>
            </w:tabs>
            <w:rPr>
              <w:ins w:id="2628" w:author="LKY" w:date="2026-09-15T17:31:32Z"/>
            </w:rPr>
          </w:pPr>
          <w:ins w:id="2629" w:author="LKY" w:date="2026-09-15T17:31:32Z">
            <w:r>
              <w:rPr/>
              <w:fldChar w:fldCharType="begin"/>
            </w:r>
          </w:ins>
          <w:ins w:id="2630" w:author="LKY" w:date="2026-09-15T17:31:32Z">
            <w:r>
              <w:rPr/>
              <w:instrText xml:space="preserve"> HYPERLINK \l _Toc31576 </w:instrText>
            </w:r>
          </w:ins>
          <w:ins w:id="2631" w:author="LKY" w:date="2026-09-15T17:31:32Z">
            <w:r>
              <w:rPr/>
              <w:fldChar w:fldCharType="separate"/>
            </w:r>
          </w:ins>
          <w:ins w:id="2632" w:author="LKY" w:date="2026-09-15T17:31:32Z">
            <w:r>
              <w:rPr>
                <w:rFonts w:hint="eastAsia" w:ascii="Times New Roman" w:hAnsi="Times New Roman"/>
                <w:lang w:val="en-US" w:eastAsia="zh-CN"/>
              </w:rPr>
              <w:t>6.软件支持</w:t>
            </w:r>
          </w:ins>
          <w:ins w:id="2633" w:author="LKY" w:date="2026-09-15T17:31:32Z">
            <w:r>
              <w:rPr/>
              <w:tab/>
            </w:r>
          </w:ins>
          <w:ins w:id="2634" w:author="LKY" w:date="2026-09-15T17:31:32Z">
            <w:r>
              <w:rPr/>
              <w:fldChar w:fldCharType="begin"/>
            </w:r>
          </w:ins>
          <w:ins w:id="2635" w:author="LKY" w:date="2026-09-15T17:31:32Z">
            <w:r>
              <w:rPr/>
              <w:instrText xml:space="preserve"> PAGEREF _Toc31576 \h </w:instrText>
            </w:r>
          </w:ins>
          <w:ins w:id="2636" w:author="LKY" w:date="2026-09-15T17:31:32Z">
            <w:r>
              <w:rPr/>
              <w:fldChar w:fldCharType="separate"/>
            </w:r>
          </w:ins>
          <w:ins w:id="2637" w:author="LKY" w:date="2026-09-15T17:31:32Z">
            <w:r>
              <w:rPr/>
              <w:t>47</w:t>
            </w:r>
          </w:ins>
          <w:ins w:id="2638" w:author="LKY" w:date="2026-09-15T17:31:32Z">
            <w:r>
              <w:rPr/>
              <w:fldChar w:fldCharType="end"/>
            </w:r>
          </w:ins>
          <w:ins w:id="2639" w:author="LKY" w:date="2026-09-15T17:31:32Z">
            <w:r>
              <w:rPr/>
              <w:fldChar w:fldCharType="end"/>
            </w:r>
          </w:ins>
        </w:p>
        <w:p w14:paraId="38619793">
          <w:pPr>
            <w:pStyle w:val="10"/>
            <w:tabs>
              <w:tab w:val="right" w:leader="dot" w:pos="8306"/>
            </w:tabs>
            <w:rPr>
              <w:ins w:id="2640" w:author="LKY" w:date="2026-09-15T17:31:32Z"/>
            </w:rPr>
          </w:pPr>
          <w:ins w:id="2641" w:author="LKY" w:date="2026-09-15T17:31:32Z">
            <w:r>
              <w:rPr/>
              <w:fldChar w:fldCharType="begin"/>
            </w:r>
          </w:ins>
          <w:ins w:id="2642" w:author="LKY" w:date="2026-09-15T17:31:32Z">
            <w:r>
              <w:rPr/>
              <w:instrText xml:space="preserve"> HYPERLINK \l _Toc5995 </w:instrText>
            </w:r>
          </w:ins>
          <w:ins w:id="2643" w:author="LKY" w:date="2026-09-15T17:31:32Z">
            <w:r>
              <w:rPr/>
              <w:fldChar w:fldCharType="separate"/>
            </w:r>
          </w:ins>
          <w:ins w:id="2644" w:author="LKY" w:date="2026-09-15T17:31:32Z">
            <w:r>
              <w:rPr>
                <w:rFonts w:hint="eastAsia" w:ascii="Times New Roman" w:hAnsi="Times New Roman"/>
                <w:lang w:val="en-US" w:eastAsia="zh-CN"/>
              </w:rPr>
              <w:t>7.保修条款</w:t>
            </w:r>
          </w:ins>
          <w:ins w:id="2645" w:author="LKY" w:date="2026-09-15T17:31:32Z">
            <w:r>
              <w:rPr/>
              <w:tab/>
            </w:r>
          </w:ins>
          <w:ins w:id="2646" w:author="LKY" w:date="2026-09-15T17:31:32Z">
            <w:r>
              <w:rPr/>
              <w:fldChar w:fldCharType="begin"/>
            </w:r>
          </w:ins>
          <w:ins w:id="2647" w:author="LKY" w:date="2026-09-15T17:31:32Z">
            <w:r>
              <w:rPr/>
              <w:instrText xml:space="preserve"> PAGEREF _Toc5995 \h </w:instrText>
            </w:r>
          </w:ins>
          <w:ins w:id="2648" w:author="LKY" w:date="2026-09-15T17:31:32Z">
            <w:r>
              <w:rPr/>
              <w:fldChar w:fldCharType="separate"/>
            </w:r>
          </w:ins>
          <w:ins w:id="2649" w:author="LKY" w:date="2026-09-15T17:31:32Z">
            <w:r>
              <w:rPr/>
              <w:t>48</w:t>
            </w:r>
          </w:ins>
          <w:ins w:id="2650" w:author="LKY" w:date="2026-09-15T17:31:32Z">
            <w:r>
              <w:rPr/>
              <w:fldChar w:fldCharType="end"/>
            </w:r>
          </w:ins>
          <w:ins w:id="2651" w:author="LKY" w:date="2026-09-15T17:31:32Z">
            <w:r>
              <w:rPr/>
              <w:fldChar w:fldCharType="end"/>
            </w:r>
          </w:ins>
        </w:p>
        <w:p w14:paraId="033C17A4">
          <w:pPr>
            <w:pStyle w:val="10"/>
            <w:tabs>
              <w:tab w:val="right" w:leader="dot" w:pos="8306"/>
            </w:tabs>
            <w:rPr>
              <w:ins w:id="2652" w:author="LKY" w:date="2026-09-15T17:31:32Z"/>
            </w:rPr>
          </w:pPr>
          <w:ins w:id="2653" w:author="LKY" w:date="2026-09-15T17:31:32Z">
            <w:r>
              <w:rPr/>
              <w:fldChar w:fldCharType="begin"/>
            </w:r>
          </w:ins>
          <w:ins w:id="2654" w:author="LKY" w:date="2026-09-15T17:31:32Z">
            <w:r>
              <w:rPr/>
              <w:instrText xml:space="preserve"> HYPERLINK \l _Toc27121 </w:instrText>
            </w:r>
          </w:ins>
          <w:ins w:id="2655" w:author="LKY" w:date="2026-09-15T17:31:32Z">
            <w:r>
              <w:rPr/>
              <w:fldChar w:fldCharType="separate"/>
            </w:r>
          </w:ins>
          <w:ins w:id="2656" w:author="LKY" w:date="2026-09-15T17:31:32Z">
            <w:r>
              <w:rPr>
                <w:rFonts w:hint="eastAsia"/>
                <w:lang w:val="en-US" w:eastAsia="zh-CN"/>
              </w:rPr>
              <w:t>8.技术支持</w:t>
            </w:r>
          </w:ins>
          <w:ins w:id="2657" w:author="LKY" w:date="2026-09-15T17:31:32Z">
            <w:r>
              <w:rPr/>
              <w:tab/>
            </w:r>
          </w:ins>
          <w:ins w:id="2658" w:author="LKY" w:date="2026-09-15T17:31:32Z">
            <w:r>
              <w:rPr/>
              <w:fldChar w:fldCharType="begin"/>
            </w:r>
          </w:ins>
          <w:ins w:id="2659" w:author="LKY" w:date="2026-09-15T17:31:32Z">
            <w:r>
              <w:rPr/>
              <w:instrText xml:space="preserve"> PAGEREF _Toc27121 \h </w:instrText>
            </w:r>
          </w:ins>
          <w:ins w:id="2660" w:author="LKY" w:date="2026-09-15T17:31:32Z">
            <w:r>
              <w:rPr/>
              <w:fldChar w:fldCharType="separate"/>
            </w:r>
          </w:ins>
          <w:ins w:id="2661" w:author="LKY" w:date="2026-09-15T17:31:32Z">
            <w:r>
              <w:rPr/>
              <w:t>48</w:t>
            </w:r>
          </w:ins>
          <w:ins w:id="2662" w:author="LKY" w:date="2026-09-15T17:31:32Z">
            <w:r>
              <w:rPr/>
              <w:fldChar w:fldCharType="end"/>
            </w:r>
          </w:ins>
          <w:ins w:id="2663" w:author="LKY" w:date="2026-09-15T17:31:32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31921"/>
      <w:bookmarkStart w:id="2" w:name="_Toc6670"/>
      <w:bookmarkStart w:id="3" w:name="_Toc28804"/>
      <w:bookmarkStart w:id="4" w:name="_Toc30881"/>
      <w:bookmarkStart w:id="5" w:name="_Toc16716"/>
      <w:r>
        <w:rPr>
          <w:rFonts w:hint="eastAsia" w:ascii="Times New Roman" w:hAnsi="Times New Roman" w:eastAsia="宋体" w:cs="宋体"/>
          <w:b/>
          <w:bCs/>
          <w:iCs/>
          <w:color w:val="000000"/>
          <w:sz w:val="24"/>
          <w:szCs w:val="24"/>
          <w:lang w:val="en-US" w:eastAsia="zh-CN"/>
        </w:rPr>
        <w:t>前言</w:t>
      </w:r>
      <w:bookmarkEnd w:id="0"/>
      <w:bookmarkEnd w:id="1"/>
      <w:bookmarkEnd w:id="2"/>
      <w:bookmarkEnd w:id="3"/>
      <w:bookmarkEnd w:id="4"/>
      <w:bookmarkEnd w:id="5"/>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BL233系列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08F50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2666" w:author="L" w:date="2026-07-31T14:41:35Z"/>
        </w:trPr>
        <w:tc>
          <w:tcPr>
            <w:tcW w:w="2062" w:type="dxa"/>
            <w:vAlign w:val="center"/>
          </w:tcPr>
          <w:p w14:paraId="24973EAD">
            <w:pPr>
              <w:jc w:val="center"/>
              <w:rPr>
                <w:ins w:id="2667" w:author="L" w:date="2026-07-31T14:41:35Z"/>
                <w:rFonts w:hint="default" w:cs="Times New Roman"/>
                <w:lang w:val="en-US" w:eastAsia="zh-CN"/>
              </w:rPr>
            </w:pPr>
            <w:ins w:id="2668" w:author="L" w:date="2026-07-31T14:41:37Z">
              <w:r>
                <w:rPr>
                  <w:rFonts w:hint="eastAsia" w:cs="Times New Roman"/>
                  <w:lang w:val="en-US" w:eastAsia="zh-CN"/>
                </w:rPr>
                <w:t>20</w:t>
              </w:r>
            </w:ins>
            <w:ins w:id="2669" w:author="L" w:date="2026-07-31T14:41:38Z">
              <w:r>
                <w:rPr>
                  <w:rFonts w:hint="eastAsia" w:cs="Times New Roman"/>
                  <w:lang w:val="en-US" w:eastAsia="zh-CN"/>
                </w:rPr>
                <w:t>26</w:t>
              </w:r>
            </w:ins>
            <w:ins w:id="2670" w:author="L" w:date="2026-07-31T14:41:39Z">
              <w:r>
                <w:rPr>
                  <w:rFonts w:hint="eastAsia" w:cs="Times New Roman"/>
                  <w:lang w:val="en-US" w:eastAsia="zh-CN"/>
                </w:rPr>
                <w:t>.</w:t>
              </w:r>
            </w:ins>
            <w:ins w:id="2671" w:author="L" w:date="2026-07-31T14:41:40Z">
              <w:r>
                <w:rPr>
                  <w:rFonts w:hint="eastAsia" w:cs="Times New Roman"/>
                  <w:lang w:val="en-US" w:eastAsia="zh-CN"/>
                </w:rPr>
                <w:t>7.</w:t>
              </w:r>
            </w:ins>
            <w:ins w:id="2672" w:author="L" w:date="2026-07-31T14:41:41Z">
              <w:r>
                <w:rPr>
                  <w:rFonts w:hint="eastAsia" w:cs="Times New Roman"/>
                  <w:lang w:val="en-US" w:eastAsia="zh-CN"/>
                </w:rPr>
                <w:t>3</w:t>
              </w:r>
            </w:ins>
            <w:ins w:id="2673" w:author="L" w:date="2026-07-31T14:41:42Z">
              <w:r>
                <w:rPr>
                  <w:rFonts w:hint="eastAsia" w:cs="Times New Roman"/>
                  <w:lang w:val="en-US" w:eastAsia="zh-CN"/>
                </w:rPr>
                <w:t>1</w:t>
              </w:r>
            </w:ins>
          </w:p>
        </w:tc>
        <w:tc>
          <w:tcPr>
            <w:tcW w:w="1409" w:type="dxa"/>
            <w:vAlign w:val="center"/>
          </w:tcPr>
          <w:p w14:paraId="7D13F919">
            <w:pPr>
              <w:jc w:val="center"/>
              <w:rPr>
                <w:ins w:id="2674" w:author="L" w:date="2026-07-31T14:41:35Z"/>
                <w:rFonts w:hint="default" w:cs="Times New Roman"/>
                <w:lang w:val="en-US" w:eastAsia="zh-CN"/>
              </w:rPr>
            </w:pPr>
            <w:ins w:id="2675" w:author="L" w:date="2026-07-31T14:41:46Z">
              <w:r>
                <w:rPr>
                  <w:rFonts w:hint="eastAsia" w:cs="Times New Roman"/>
                  <w:lang w:val="en-US" w:eastAsia="zh-CN"/>
                </w:rPr>
                <w:t>V</w:t>
              </w:r>
            </w:ins>
            <w:ins w:id="2676" w:author="L" w:date="2026-07-31T14:41:49Z">
              <w:r>
                <w:rPr>
                  <w:rFonts w:hint="eastAsia" w:cs="Times New Roman"/>
                  <w:lang w:val="en-US" w:eastAsia="zh-CN"/>
                </w:rPr>
                <w:t>er</w:t>
              </w:r>
            </w:ins>
            <w:ins w:id="2677" w:author="L" w:date="2026-07-31T14:41:50Z">
              <w:r>
                <w:rPr>
                  <w:rFonts w:hint="eastAsia" w:cs="Times New Roman"/>
                  <w:lang w:val="en-US" w:eastAsia="zh-CN"/>
                </w:rPr>
                <w:t>.</w:t>
              </w:r>
            </w:ins>
            <w:ins w:id="2678" w:author="L" w:date="2026-07-31T14:41:51Z">
              <w:r>
                <w:rPr>
                  <w:rFonts w:hint="eastAsia" w:cs="Times New Roman"/>
                  <w:lang w:val="en-US" w:eastAsia="zh-CN"/>
                </w:rPr>
                <w:t>1.</w:t>
              </w:r>
            </w:ins>
            <w:ins w:id="2679" w:author="L" w:date="2026-07-31T14:41:52Z">
              <w:r>
                <w:rPr>
                  <w:rFonts w:hint="eastAsia" w:cs="Times New Roman"/>
                  <w:lang w:val="en-US" w:eastAsia="zh-CN"/>
                </w:rPr>
                <w:t>1</w:t>
              </w:r>
            </w:ins>
          </w:p>
        </w:tc>
        <w:tc>
          <w:tcPr>
            <w:tcW w:w="1469" w:type="dxa"/>
            <w:vAlign w:val="center"/>
          </w:tcPr>
          <w:p w14:paraId="7DB16681">
            <w:pPr>
              <w:jc w:val="center"/>
              <w:rPr>
                <w:ins w:id="2680" w:author="L" w:date="2026-07-31T14:41:35Z"/>
                <w:rFonts w:hint="default" w:cs="Times New Roman"/>
                <w:lang w:val="en-US" w:eastAsia="zh-CN"/>
              </w:rPr>
            </w:pPr>
            <w:ins w:id="2681" w:author="L" w:date="2026-07-31T14:42:09Z">
              <w:r>
                <w:rPr>
                  <w:rFonts w:hint="eastAsia" w:cs="Times New Roman"/>
                  <w:lang w:val="en-US" w:eastAsia="zh-CN"/>
                </w:rPr>
                <w:t>部分</w:t>
              </w:r>
            </w:ins>
            <w:ins w:id="2682" w:author="L" w:date="2026-07-31T14:42:13Z">
              <w:r>
                <w:rPr>
                  <w:rFonts w:hint="eastAsia" w:cs="Times New Roman"/>
                  <w:lang w:val="en-US" w:eastAsia="zh-CN"/>
                </w:rPr>
                <w:t>更新</w:t>
              </w:r>
            </w:ins>
          </w:p>
        </w:tc>
        <w:tc>
          <w:tcPr>
            <w:tcW w:w="2318" w:type="dxa"/>
            <w:vAlign w:val="center"/>
          </w:tcPr>
          <w:p w14:paraId="4CC47ABF">
            <w:pPr>
              <w:numPr>
                <w:ilvl w:val="0"/>
                <w:numId w:val="1"/>
                <w:ins w:id="2684" w:author="L" w:date="2026-08-28T17:15:31Z"/>
              </w:numPr>
              <w:jc w:val="center"/>
              <w:rPr>
                <w:ins w:id="2685" w:author="L" w:date="2026-08-28T17:15:31Z"/>
                <w:rFonts w:hint="eastAsia" w:cs="Times New Roman"/>
                <w:lang w:val="en-US" w:eastAsia="zh-CN"/>
              </w:rPr>
              <w:pPrChange w:id="2683" w:author="L" w:date="2026-08-28T17:15:31Z">
                <w:pPr>
                  <w:jc w:val="center"/>
                </w:pPr>
              </w:pPrChange>
            </w:pPr>
            <w:ins w:id="2686" w:author="L" w:date="2026-08-26T11:40:44Z">
              <w:r>
                <w:rPr>
                  <w:rFonts w:hint="eastAsia" w:cs="Times New Roman"/>
                  <w:lang w:val="en-US" w:eastAsia="zh-CN"/>
                </w:rPr>
                <w:t>完善RTD、NTC N板使用说明，增加量程模式修改，优化软件支持</w:t>
              </w:r>
            </w:ins>
          </w:p>
          <w:p w14:paraId="2AF06CB1">
            <w:pPr>
              <w:numPr>
                <w:ilvl w:val="0"/>
                <w:numId w:val="1"/>
                <w:ins w:id="2688" w:author="L" w:date="2026-08-28T17:15:35Z"/>
              </w:numPr>
              <w:jc w:val="both"/>
              <w:rPr>
                <w:ins w:id="2689" w:author="L" w:date="2026-07-31T14:41:35Z"/>
                <w:rFonts w:hint="default" w:cs="Times New Roman"/>
                <w:lang w:val="en-US" w:eastAsia="zh-CN"/>
              </w:rPr>
              <w:pPrChange w:id="2687" w:author="L" w:date="2026-08-28T17:15:35Z">
                <w:pPr>
                  <w:jc w:val="center"/>
                </w:pPr>
              </w:pPrChange>
            </w:pPr>
            <w:ins w:id="2690" w:author="L" w:date="2026-08-28T17:15:39Z">
              <w:r>
                <w:rPr>
                  <w:rFonts w:hint="eastAsia" w:cs="Times New Roman"/>
                  <w:lang w:val="en-US" w:eastAsia="zh-CN"/>
                </w:rPr>
                <w:t>增加</w:t>
              </w:r>
            </w:ins>
            <w:ins w:id="2691" w:author="L" w:date="2026-08-28T17:15:47Z">
              <w:r>
                <w:rPr>
                  <w:rFonts w:hint="eastAsia" w:cs="Times New Roman"/>
                  <w:lang w:val="en-US" w:eastAsia="zh-CN"/>
                </w:rPr>
                <w:t>X</w:t>
              </w:r>
            </w:ins>
            <w:ins w:id="2692" w:author="L" w:date="2026-08-28T17:15:48Z">
              <w:r>
                <w:rPr>
                  <w:rFonts w:hint="eastAsia" w:cs="Times New Roman"/>
                  <w:lang w:val="en-US" w:eastAsia="zh-CN"/>
                </w:rPr>
                <w:t>91</w:t>
              </w:r>
            </w:ins>
            <w:ins w:id="2693" w:author="L" w:date="2026-08-28T17:15:52Z">
              <w:r>
                <w:rPr>
                  <w:rFonts w:hint="eastAsia" w:cs="Times New Roman"/>
                  <w:lang w:val="en-US" w:eastAsia="zh-CN"/>
                </w:rPr>
                <w:t>的</w:t>
              </w:r>
            </w:ins>
            <w:ins w:id="2694" w:author="L" w:date="2026-08-28T17:15:41Z">
              <w:r>
                <w:rPr>
                  <w:rFonts w:hint="eastAsia" w:cs="Times New Roman"/>
                  <w:lang w:val="en-US" w:eastAsia="zh-CN"/>
                </w:rPr>
                <w:t>C</w:t>
              </w:r>
            </w:ins>
            <w:ins w:id="2695" w:author="L" w:date="2026-08-28T17:15:42Z">
              <w:r>
                <w:rPr>
                  <w:rFonts w:hint="eastAsia" w:cs="Times New Roman"/>
                  <w:lang w:val="en-US" w:eastAsia="zh-CN"/>
                </w:rPr>
                <w:t>AN</w:t>
              </w:r>
            </w:ins>
            <w:ins w:id="2696" w:author="L" w:date="2026-08-28T17:15:55Z">
              <w:r>
                <w:rPr>
                  <w:rFonts w:hint="eastAsia" w:cs="Times New Roman"/>
                  <w:lang w:val="en-US" w:eastAsia="zh-CN"/>
                </w:rPr>
                <w:t>使用</w:t>
              </w:r>
            </w:ins>
          </w:p>
        </w:tc>
        <w:tc>
          <w:tcPr>
            <w:tcW w:w="1032" w:type="dxa"/>
            <w:vAlign w:val="center"/>
          </w:tcPr>
          <w:p w14:paraId="056561DD">
            <w:pPr>
              <w:jc w:val="center"/>
              <w:rPr>
                <w:ins w:id="2697" w:author="L" w:date="2026-07-31T14:41:35Z"/>
                <w:rFonts w:hint="default" w:cs="Times New Roman"/>
                <w:lang w:val="en-US" w:eastAsia="zh-CN"/>
              </w:rPr>
            </w:pPr>
            <w:ins w:id="2698" w:author="L" w:date="2026-07-31T14:43:37Z">
              <w:r>
                <w:rPr>
                  <w:rFonts w:hint="eastAsia" w:cs="Times New Roman"/>
                  <w:lang w:val="en-US" w:eastAsia="zh-CN"/>
                </w:rPr>
                <w:t>ZJX</w:t>
              </w:r>
            </w:ins>
          </w:p>
        </w:tc>
      </w:tr>
    </w:tbl>
    <w:p w14:paraId="4FC63814">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rFonts w:hint="eastAsia" w:ascii="Times New Roman" w:hAnsi="Times New Roman" w:eastAsia="宋体" w:cs="宋体"/>
          <w:iCs/>
          <w:color w:val="000000"/>
          <w:lang w:eastAsia="zh-CN"/>
        </w:rPr>
      </w:pPr>
    </w:p>
    <w:p w14:paraId="19CA931A">
      <w:pPr>
        <w:pStyle w:val="12"/>
        <w:ind w:left="0" w:leftChars="0" w:firstLine="420" w:firstLineChars="0"/>
        <w:rPr>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6" w:name="_Toc14813"/>
      <w:bookmarkStart w:id="7" w:name="_Toc27917"/>
      <w:bookmarkStart w:id="8" w:name="_Toc1065"/>
      <w:bookmarkStart w:id="9" w:name="_Toc3219"/>
      <w:bookmarkStart w:id="10" w:name="_Toc10797"/>
      <w:r>
        <w:rPr>
          <w:rFonts w:hint="eastAsia" w:ascii="Times New Roman" w:hAnsi="Times New Roman" w:cstheme="minorEastAsia"/>
          <w:b/>
          <w:bCs/>
          <w:sz w:val="44"/>
          <w:szCs w:val="44"/>
          <w:lang w:val="en-US" w:eastAsia="zh-CN"/>
        </w:rPr>
        <w:t>1.产品简介</w:t>
      </w:r>
      <w:bookmarkEnd w:id="6"/>
      <w:bookmarkEnd w:id="7"/>
      <w:bookmarkEnd w:id="8"/>
      <w:bookmarkEnd w:id="9"/>
      <w:bookmarkEnd w:id="10"/>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11" w:name="_Toc13352"/>
      <w:bookmarkStart w:id="12" w:name="_Toc3470"/>
      <w:bookmarkStart w:id="13" w:name="_Toc14371"/>
      <w:bookmarkStart w:id="14" w:name="_Toc294"/>
      <w:bookmarkStart w:id="15" w:name="_Toc8331"/>
      <w:r>
        <w:rPr>
          <w:rFonts w:hint="eastAsia" w:ascii="Times New Roman" w:hAnsi="Times New Roman" w:cstheme="minorEastAsia"/>
          <w:b/>
          <w:bCs/>
          <w:sz w:val="32"/>
          <w:szCs w:val="32"/>
          <w:lang w:val="en-US" w:eastAsia="zh-CN"/>
        </w:rPr>
        <w:t>1.1 概述</w:t>
      </w:r>
      <w:bookmarkEnd w:id="11"/>
      <w:bookmarkEnd w:id="12"/>
      <w:bookmarkEnd w:id="13"/>
      <w:bookmarkEnd w:id="14"/>
      <w:bookmarkEnd w:id="15"/>
    </w:p>
    <w:p w14:paraId="0041A4DF">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在工业自动化向“边缘计算+实时控制”深度融合的转型背景下，传统PLC面临智能计算的瓶颈，而通用工业计算机又难以满足高实时性控制的需求。EdgePLC </w:t>
      </w:r>
      <w:r>
        <w:rPr>
          <w:rFonts w:hint="eastAsia" w:ascii="Times New Roman" w:hAnsi="Times New Roman" w:cs="Times New Roman" w:eastAsiaTheme="minorEastAsia"/>
          <w:sz w:val="24"/>
          <w:szCs w:val="24"/>
          <w:lang w:eastAsia="zh-CN"/>
        </w:rPr>
        <w:t>BL233</w:t>
      </w:r>
      <w:r>
        <w:rPr>
          <w:rFonts w:ascii="Times New Roman" w:hAnsi="Times New Roman" w:cs="Times New Roman" w:eastAsiaTheme="minorEastAsia"/>
          <w:sz w:val="24"/>
          <w:szCs w:val="24"/>
        </w:rPr>
        <w:t>系列工业边缘控制器应运而生，旨在打破IT与OT的融合壁垒，提供真正意义上的“</w:t>
      </w:r>
      <w:r>
        <w:rPr>
          <w:rFonts w:hint="eastAsia" w:ascii="Times New Roman" w:hAnsi="Times New Roman" w:cs="Times New Roman" w:eastAsiaTheme="minorEastAsia"/>
          <w:sz w:val="24"/>
          <w:szCs w:val="24"/>
        </w:rPr>
        <w:t>边缘</w:t>
      </w:r>
      <w:r>
        <w:rPr>
          <w:rFonts w:ascii="Times New Roman" w:hAnsi="Times New Roman" w:cs="Times New Roman" w:eastAsiaTheme="minorEastAsia"/>
          <w:sz w:val="24"/>
          <w:szCs w:val="24"/>
        </w:rPr>
        <w:t>控算一体”解决方案。</w:t>
      </w:r>
    </w:p>
    <w:p w14:paraId="37EEF455">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BL233</w:t>
      </w:r>
      <w:r>
        <w:rPr>
          <w:rFonts w:ascii="Times New Roman" w:hAnsi="Times New Roman" w:cs="Times New Roman" w:eastAsiaTheme="minorEastAsia"/>
          <w:sz w:val="24"/>
          <w:szCs w:val="24"/>
        </w:rPr>
        <w:t>系列采用“高性能ARM处理器 + 分布式I/O扩展”的架构，</w:t>
      </w:r>
      <w:r>
        <w:rPr>
          <w:rFonts w:hint="eastAsia" w:ascii="Times New Roman" w:hAnsi="Times New Roman" w:cs="Times New Roman" w:eastAsiaTheme="minorEastAsia"/>
          <w:sz w:val="24"/>
          <w:szCs w:val="24"/>
          <w:lang w:eastAsia="zh-CN"/>
        </w:rPr>
        <w:t>以全志科技 T113-i双核 ARM Cortex-A7</w:t>
      </w:r>
      <w:r>
        <w:rPr>
          <w:rFonts w:hint="eastAsia" w:ascii="Times New Roman" w:hAnsi="Times New Roman" w:cs="Times New Roman" w:eastAsiaTheme="minorEastAsia"/>
          <w:sz w:val="24"/>
          <w:szCs w:val="24"/>
          <w:lang w:val="en-US" w:eastAsia="zh-CN"/>
        </w:rPr>
        <w:t>为核心</w:t>
      </w:r>
      <w:r>
        <w:rPr>
          <w:rFonts w:hint="eastAsia" w:ascii="Times New Roman" w:hAnsi="Times New Roman" w:cs="Times New Roman" w:eastAsiaTheme="minorEastAsia"/>
          <w:sz w:val="24"/>
          <w:szCs w:val="24"/>
          <w:lang w:eastAsia="zh-CN"/>
        </w:rPr>
        <w:t xml:space="preserve"> ，</w:t>
      </w:r>
      <w:r>
        <w:rPr>
          <w:rFonts w:hint="eastAsia" w:ascii="Times New Roman" w:hAnsi="Times New Roman" w:cs="Times New Roman" w:eastAsiaTheme="minorEastAsia"/>
          <w:sz w:val="24"/>
          <w:szCs w:val="24"/>
          <w:lang w:val="en-US" w:eastAsia="zh-CN"/>
        </w:rPr>
        <w:t>提供</w:t>
      </w:r>
      <w:r>
        <w:rPr>
          <w:rFonts w:hint="eastAsia" w:ascii="Times New Roman" w:hAnsi="Times New Roman" w:cs="Times New Roman" w:eastAsiaTheme="minorEastAsia"/>
          <w:sz w:val="24"/>
          <w:szCs w:val="24"/>
          <w:lang w:eastAsia="zh-CN"/>
        </w:rPr>
        <w:t>玄铁 C906 RISC-V + HiFi4 DSP 多核处理器</w:t>
      </w:r>
      <w:r>
        <w:rPr>
          <w:rFonts w:hint="eastAsia" w:ascii="Times New Roman" w:hAnsi="Times New Roman" w:cs="Times New Roman" w:eastAsiaTheme="minorEastAsia"/>
          <w:sz w:val="24"/>
          <w:szCs w:val="24"/>
          <w:lang w:val="en-US" w:eastAsia="zh-CN"/>
        </w:rPr>
        <w:t>架构</w:t>
      </w:r>
      <w:r>
        <w:rPr>
          <w:rFonts w:hint="eastAsia" w:ascii="Times New Roman" w:hAnsi="Times New Roman" w:cs="Times New Roman" w:eastAsiaTheme="minorEastAsia"/>
          <w:sz w:val="24"/>
          <w:szCs w:val="24"/>
          <w:lang w:eastAsia="zh-CN"/>
        </w:rPr>
        <w:t>，在保障毫</w:t>
      </w:r>
      <w:r>
        <w:rPr>
          <w:rFonts w:ascii="Times New Roman" w:hAnsi="Times New Roman" w:cs="Times New Roman" w:eastAsiaTheme="minorEastAsia"/>
          <w:sz w:val="24"/>
          <w:szCs w:val="24"/>
        </w:rPr>
        <w:t>秒级实时控制的同时，具备强大的本地数据处理能力。</w:t>
      </w:r>
    </w:p>
    <w:p w14:paraId="417B2376">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 xml:space="preserve">EdgePLC </w:t>
      </w:r>
      <w:r>
        <w:rPr>
          <w:rFonts w:hint="eastAsia" w:ascii="Times New Roman" w:hAnsi="Times New Roman" w:cs="Times New Roman" w:eastAsiaTheme="minorEastAsia"/>
          <w:sz w:val="24"/>
          <w:szCs w:val="24"/>
          <w:lang w:eastAsia="zh-CN"/>
        </w:rPr>
        <w:t>BL233</w:t>
      </w:r>
      <w:r>
        <w:rPr>
          <w:rFonts w:hint="eastAsia" w:ascii="Times New Roman" w:hAnsi="Times New Roman" w:cs="Times New Roman" w:eastAsiaTheme="minorEastAsia"/>
          <w:sz w:val="24"/>
          <w:szCs w:val="24"/>
        </w:rPr>
        <w:t>工业边缘控制器</w:t>
      </w:r>
      <w:r>
        <w:rPr>
          <w:rFonts w:ascii="Times New Roman" w:hAnsi="Times New Roman" w:cs="Times New Roman" w:eastAsiaTheme="minorEastAsia"/>
          <w:sz w:val="24"/>
          <w:szCs w:val="24"/>
        </w:rPr>
        <w:t>深度融合实时控制、边缘智能、协议转换、远程运维与二次开发等功能，支持IEC 61131-3标准编程环境（OpenPLC/NexPLC）、IGH EtherCAT硬实时主站，并可扩展多达32块N系列分布式I/O模块，覆盖DI/DO/AI/AO/温度采集等多种信号类型。软件层面基于Ubuntu 20.04系统，集成Docker、Node-RED、Python/C++开发环境，实现从数据采集、实时分析到智能决策的全流程闭环。</w:t>
      </w:r>
    </w:p>
    <w:p w14:paraId="68064A98">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BL233</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rPr>
        <w:t>工业边缘控制器</w:t>
      </w:r>
      <w:r>
        <w:rPr>
          <w:rFonts w:ascii="Times New Roman" w:hAnsi="Times New Roman" w:cs="Times New Roman" w:eastAsiaTheme="minorEastAsia"/>
          <w:sz w:val="24"/>
          <w:szCs w:val="24"/>
        </w:rPr>
        <w:t>专为智能产线控制、储能EMS、光伏逆变器管理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572F649E">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6" w:name="_Toc1114"/>
      <w:bookmarkStart w:id="17" w:name="_Toc27774"/>
      <w:bookmarkStart w:id="18" w:name="_Toc9147"/>
      <w:bookmarkStart w:id="19" w:name="_Toc5633"/>
      <w:bookmarkStart w:id="20" w:name="_Toc27557"/>
      <w:r>
        <w:rPr>
          <w:rFonts w:hint="eastAsia" w:ascii="Times New Roman" w:hAnsi="Times New Roman" w:eastAsia="宋体" w:cs="宋体"/>
          <w:b/>
          <w:bCs/>
          <w:iCs/>
          <w:color w:val="000000"/>
          <w:kern w:val="2"/>
          <w:sz w:val="32"/>
          <w:szCs w:val="32"/>
          <w:lang w:val="en-US" w:eastAsia="zh-CN" w:bidi="ar-SA"/>
        </w:rPr>
        <w:t>1.2外形尺寸</w:t>
      </w:r>
      <w:bookmarkEnd w:id="16"/>
      <w:bookmarkEnd w:id="17"/>
      <w:bookmarkEnd w:id="18"/>
      <w:bookmarkEnd w:id="19"/>
      <w:bookmarkEnd w:id="20"/>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21" w:name="_Toc10113"/>
      <w:bookmarkStart w:id="22" w:name="_Toc27489"/>
      <w:bookmarkStart w:id="23" w:name="_Toc11108"/>
      <w:bookmarkStart w:id="24" w:name="_Toc17462"/>
      <w:bookmarkStart w:id="25" w:name="_Toc31784"/>
      <w:r>
        <w:rPr>
          <w:rFonts w:hint="eastAsia" w:ascii="Times New Roman" w:hAnsi="Times New Roman" w:eastAsia="宋体" w:cs="宋体"/>
          <w:b/>
          <w:bCs/>
          <w:iCs/>
          <w:color w:val="000000"/>
          <w:sz w:val="32"/>
          <w:szCs w:val="32"/>
          <w:lang w:val="en-US" w:eastAsia="zh-CN"/>
        </w:rPr>
        <w:t>1.3技术参数</w:t>
      </w:r>
      <w:bookmarkEnd w:id="21"/>
      <w:bookmarkEnd w:id="22"/>
      <w:bookmarkEnd w:id="23"/>
      <w:bookmarkEnd w:id="24"/>
      <w:bookmarkEnd w:id="25"/>
    </w:p>
    <w:tbl>
      <w:tblPr>
        <w:tblStyle w:val="14"/>
        <w:tblW w:w="8505" w:type="dxa"/>
        <w:tblInd w:w="-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6"/>
        <w:gridCol w:w="1636"/>
        <w:gridCol w:w="5403"/>
      </w:tblGrid>
      <w:tr w14:paraId="67B4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restart"/>
            <w:noWrap w:val="0"/>
            <w:vAlign w:val="center"/>
          </w:tcPr>
          <w:p w14:paraId="0E323535">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系统</w:t>
            </w:r>
          </w:p>
        </w:tc>
        <w:tc>
          <w:tcPr>
            <w:tcW w:w="1636" w:type="dxa"/>
            <w:noWrap w:val="0"/>
            <w:vAlign w:val="center"/>
          </w:tcPr>
          <w:p w14:paraId="075E9A7E">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型号</w:t>
            </w:r>
          </w:p>
        </w:tc>
        <w:tc>
          <w:tcPr>
            <w:tcW w:w="5403" w:type="dxa"/>
            <w:noWrap w:val="0"/>
            <w:vAlign w:val="center"/>
          </w:tcPr>
          <w:p w14:paraId="1723F628">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T</w:t>
            </w:r>
            <w:r>
              <w:rPr>
                <w:rFonts w:hint="eastAsia" w:ascii="Times New Roman" w:hAnsi="Times New Roman" w:eastAsia="宋体" w:cs="Arial"/>
                <w:kern w:val="0"/>
                <w:lang w:val="en-US" w:eastAsia="zh-CN"/>
              </w:rPr>
              <w:t>113</w:t>
            </w:r>
            <w:r>
              <w:rPr>
                <w:rFonts w:hint="default" w:ascii="Times New Roman" w:hAnsi="Times New Roman" w:eastAsia="宋体" w:cs="Arial"/>
                <w:kern w:val="0"/>
                <w:lang w:val="en-US" w:eastAsia="zh-CN"/>
              </w:rPr>
              <w:t>-</w:t>
            </w:r>
            <w:r>
              <w:rPr>
                <w:rFonts w:hint="eastAsia" w:ascii="Times New Roman" w:hAnsi="Times New Roman" w:eastAsia="宋体" w:cs="Arial"/>
                <w:kern w:val="0"/>
                <w:lang w:val="en-US" w:eastAsia="zh-CN"/>
              </w:rPr>
              <w:t>i：2*ARM Cortex-A7，1*玄铁C906 RISC-V(64bit）</w:t>
            </w:r>
          </w:p>
        </w:tc>
      </w:tr>
      <w:tr w14:paraId="009CA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5EBE0984">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1B0EB53E">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5403" w:type="dxa"/>
            <w:noWrap w:val="0"/>
            <w:vAlign w:val="center"/>
          </w:tcPr>
          <w:p w14:paraId="0ADFADBA">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w:t>
            </w:r>
            <w:r>
              <w:rPr>
                <w:rFonts w:hint="eastAsia" w:ascii="Times New Roman" w:hAnsi="Times New Roman" w:eastAsia="宋体" w:cs="Arial"/>
                <w:kern w:val="0"/>
                <w:lang w:val="en-US" w:eastAsia="zh-CN"/>
              </w:rPr>
              <w:t>2</w:t>
            </w:r>
            <w:r>
              <w:rPr>
                <w:rFonts w:hint="default" w:ascii="Times New Roman" w:hAnsi="Times New Roman" w:eastAsia="宋体" w:cs="Arial"/>
                <w:kern w:val="0"/>
                <w:lang w:val="en-US" w:eastAsia="zh-CN"/>
              </w:rPr>
              <w:t>GHz</w:t>
            </w:r>
          </w:p>
        </w:tc>
      </w:tr>
      <w:tr w14:paraId="1E441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dxa"/>
            <w:vMerge w:val="continue"/>
            <w:noWrap w:val="0"/>
            <w:vAlign w:val="center"/>
          </w:tcPr>
          <w:p w14:paraId="7FEF5DC4">
            <w:pPr>
              <w:widowControl w:val="0"/>
              <w:jc w:val="center"/>
              <w:rPr>
                <w:rFonts w:ascii="Times New Roman" w:hAnsi="Times New Roman" w:cs="Arial"/>
                <w:kern w:val="0"/>
                <w:lang w:eastAsia="en-US"/>
              </w:rPr>
            </w:pPr>
          </w:p>
        </w:tc>
        <w:tc>
          <w:tcPr>
            <w:tcW w:w="1636" w:type="dxa"/>
            <w:noWrap w:val="0"/>
            <w:vAlign w:val="center"/>
          </w:tcPr>
          <w:p w14:paraId="489F8D7D">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内存</w:t>
            </w:r>
          </w:p>
        </w:tc>
        <w:tc>
          <w:tcPr>
            <w:tcW w:w="5403" w:type="dxa"/>
            <w:noWrap w:val="0"/>
            <w:vAlign w:val="center"/>
          </w:tcPr>
          <w:p w14:paraId="01470FFB">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DDR</w:t>
            </w:r>
            <w:r>
              <w:rPr>
                <w:rFonts w:hint="eastAsia" w:ascii="Times New Roman" w:hAnsi="Times New Roman" w:eastAsia="宋体" w:cs="Arial"/>
                <w:kern w:val="0"/>
                <w:lang w:val="en-US" w:eastAsia="zh-CN"/>
              </w:rPr>
              <w:t>3</w:t>
            </w:r>
            <w:r>
              <w:rPr>
                <w:rFonts w:hint="default" w:ascii="Times New Roman" w:hAnsi="Times New Roman" w:eastAsia="宋体" w:cs="Arial"/>
                <w:kern w:val="0"/>
                <w:lang w:val="en-US" w:eastAsia="zh-CN"/>
              </w:rPr>
              <w:t xml:space="preserve"> </w:t>
            </w:r>
            <w:del w:id="2699" w:author="L" w:date="2026-07-31T14:34:00Z">
              <w:r>
                <w:rPr>
                  <w:rFonts w:hint="eastAsia" w:ascii="Times New Roman" w:hAnsi="Times New Roman" w:eastAsia="宋体" w:cs="Arial"/>
                  <w:kern w:val="0"/>
                  <w:lang w:val="en-US" w:eastAsia="zh-CN"/>
                </w:rPr>
                <w:delText>128</w:delText>
              </w:r>
            </w:del>
            <w:del w:id="2700" w:author="L" w:date="2026-07-31T14:33:59Z">
              <w:r>
                <w:rPr>
                  <w:rFonts w:hint="eastAsia" w:ascii="Times New Roman" w:hAnsi="Times New Roman" w:eastAsia="宋体" w:cs="Arial"/>
                  <w:kern w:val="0"/>
                  <w:lang w:val="en-US" w:eastAsia="zh-CN"/>
                </w:rPr>
                <w:delText>/</w:delText>
              </w:r>
            </w:del>
            <w:r>
              <w:rPr>
                <w:rFonts w:hint="eastAsia" w:ascii="Times New Roman" w:hAnsi="Times New Roman" w:eastAsia="宋体" w:cs="Arial"/>
                <w:kern w:val="0"/>
                <w:lang w:val="en-US" w:eastAsia="zh-CN"/>
              </w:rPr>
              <w:t>256/512MByte，1GByte</w:t>
            </w:r>
          </w:p>
        </w:tc>
      </w:tr>
      <w:tr w14:paraId="60DF6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466" w:type="dxa"/>
            <w:vMerge w:val="continue"/>
            <w:noWrap w:val="0"/>
            <w:vAlign w:val="center"/>
          </w:tcPr>
          <w:p w14:paraId="4C3DC497">
            <w:pPr>
              <w:widowControl w:val="0"/>
              <w:jc w:val="center"/>
              <w:rPr>
                <w:rFonts w:ascii="Times New Roman" w:hAnsi="Times New Roman" w:cs="Arial"/>
                <w:kern w:val="0"/>
                <w:lang w:eastAsia="en-US"/>
              </w:rPr>
            </w:pPr>
          </w:p>
        </w:tc>
        <w:tc>
          <w:tcPr>
            <w:tcW w:w="1636" w:type="dxa"/>
            <w:noWrap w:val="0"/>
            <w:vAlign w:val="center"/>
          </w:tcPr>
          <w:p w14:paraId="0DCA000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存储</w:t>
            </w:r>
          </w:p>
        </w:tc>
        <w:tc>
          <w:tcPr>
            <w:tcW w:w="5403" w:type="dxa"/>
            <w:noWrap w:val="0"/>
            <w:vAlign w:val="center"/>
          </w:tcPr>
          <w:p w14:paraId="15548AAB">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 xml:space="preserve">eMMC </w:t>
            </w:r>
            <w:r>
              <w:rPr>
                <w:rFonts w:hint="eastAsia" w:ascii="Times New Roman" w:hAnsi="Times New Roman" w:eastAsia="宋体" w:cs="Arial"/>
                <w:kern w:val="0"/>
                <w:lang w:val="en-US" w:eastAsia="zh-CN"/>
              </w:rPr>
              <w:t>4</w:t>
            </w:r>
            <w:r>
              <w:rPr>
                <w:rFonts w:hint="default" w:ascii="Times New Roman" w:hAnsi="Times New Roman" w:eastAsia="宋体" w:cs="Arial"/>
                <w:kern w:val="0"/>
                <w:lang w:val="en-US" w:eastAsia="zh-CN"/>
              </w:rPr>
              <w:t>/</w:t>
            </w:r>
            <w:r>
              <w:rPr>
                <w:rFonts w:hint="eastAsia" w:ascii="Times New Roman" w:hAnsi="Times New Roman" w:eastAsia="宋体" w:cs="Arial"/>
                <w:kern w:val="0"/>
                <w:lang w:val="en-US" w:eastAsia="zh-CN"/>
              </w:rPr>
              <w:t>8</w:t>
            </w:r>
            <w:r>
              <w:rPr>
                <w:rFonts w:hint="default" w:ascii="Times New Roman" w:hAnsi="Times New Roman" w:eastAsia="宋体" w:cs="Arial"/>
                <w:kern w:val="0"/>
                <w:lang w:val="en-US" w:eastAsia="zh-CN"/>
              </w:rPr>
              <w:t>G</w:t>
            </w:r>
            <w:r>
              <w:rPr>
                <w:rFonts w:hint="eastAsia" w:ascii="Times New Roman" w:hAnsi="Times New Roman" w:eastAsia="宋体" w:cs="Arial"/>
                <w:kern w:val="0"/>
                <w:lang w:val="en-US" w:eastAsia="zh-CN"/>
              </w:rPr>
              <w:t>，NAND FLASH 256MByte</w:t>
            </w:r>
          </w:p>
        </w:tc>
      </w:tr>
      <w:tr w14:paraId="2B90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restart"/>
            <w:noWrap w:val="0"/>
            <w:vAlign w:val="center"/>
          </w:tcPr>
          <w:p w14:paraId="03BF960C">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1636" w:type="dxa"/>
            <w:noWrap w:val="0"/>
            <w:vAlign w:val="center"/>
          </w:tcPr>
          <w:p w14:paraId="72078A5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5403" w:type="dxa"/>
            <w:noWrap w:val="0"/>
            <w:vAlign w:val="center"/>
          </w:tcPr>
          <w:p w14:paraId="15F1F681">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ins w:id="2701" w:author="L" w:date="2026-05-21T18:45:06Z">
              <w:r>
                <w:rPr>
                  <w:rFonts w:hint="eastAsia" w:ascii="Times New Roman" w:hAnsi="Times New Roman" w:cs="Arial"/>
                  <w:kern w:val="0"/>
                  <w:lang w:val="en-US" w:eastAsia="zh-CN"/>
                </w:rPr>
                <w:t>12</w:t>
              </w:r>
            </w:ins>
            <w:del w:id="2702" w:author="L" w:date="2026-05-21T18:45:05Z">
              <w:r>
                <w:rPr>
                  <w:rFonts w:ascii="Times New Roman" w:hAnsi="Times New Roman" w:cs="Arial"/>
                  <w:kern w:val="0"/>
                  <w:lang w:eastAsia="en-US"/>
                </w:rPr>
                <w:delText>9</w:delText>
              </w:r>
            </w:del>
            <w:r>
              <w:rPr>
                <w:rFonts w:ascii="Times New Roman" w:hAnsi="Times New Roman" w:cs="Arial"/>
                <w:kern w:val="0"/>
                <w:lang w:eastAsia="en-US"/>
              </w:rPr>
              <w:t>～</w:t>
            </w:r>
            <w:ins w:id="2703" w:author="L" w:date="2026-05-21T18:45:08Z">
              <w:r>
                <w:rPr>
                  <w:rFonts w:hint="eastAsia" w:ascii="Times New Roman" w:hAnsi="Times New Roman" w:cs="Arial"/>
                  <w:kern w:val="0"/>
                  <w:lang w:val="en-US" w:eastAsia="zh-CN"/>
                </w:rPr>
                <w:t>24</w:t>
              </w:r>
            </w:ins>
            <w:del w:id="2704" w:author="L" w:date="2026-05-21T18:45:08Z">
              <w:r>
                <w:rPr>
                  <w:rFonts w:ascii="Times New Roman" w:hAnsi="Times New Roman" w:cs="Arial"/>
                  <w:kern w:val="0"/>
                  <w:lang w:eastAsia="en-US"/>
                </w:rPr>
                <w:delText>3</w:delText>
              </w:r>
            </w:del>
            <w:del w:id="2705" w:author="L" w:date="2026-05-21T18:45:07Z">
              <w:r>
                <w:rPr>
                  <w:rFonts w:ascii="Times New Roman" w:hAnsi="Times New Roman" w:cs="Arial"/>
                  <w:kern w:val="0"/>
                  <w:lang w:eastAsia="en-US"/>
                </w:rPr>
                <w:delText>6</w:delText>
              </w:r>
            </w:del>
            <w:r>
              <w:rPr>
                <w:rFonts w:ascii="Times New Roman" w:hAnsi="Times New Roman" w:cs="Arial"/>
                <w:kern w:val="0"/>
                <w:lang w:eastAsia="en-US"/>
              </w:rPr>
              <w:t xml:space="preserve">V </w:t>
            </w:r>
            <w:ins w:id="2706" w:author="L" w:date="2026-05-20T14:32:23Z">
              <w:r>
                <w:rPr>
                  <w:rFonts w:hint="eastAsia" w:ascii="Times New Roman" w:hAnsi="Times New Roman" w:eastAsia="宋体" w:cs="Arial"/>
                  <w:kern w:val="0"/>
                  <w:lang w:val="en-US" w:eastAsia="zh-CN"/>
                </w:rPr>
                <w:t>（输入：24V,输出：12V）</w:t>
              </w:r>
            </w:ins>
          </w:p>
        </w:tc>
      </w:tr>
      <w:tr w14:paraId="1CAD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35511901">
            <w:pPr>
              <w:widowControl w:val="0"/>
              <w:jc w:val="center"/>
              <w:rPr>
                <w:rFonts w:ascii="Times New Roman" w:hAnsi="Times New Roman" w:cs="Arial"/>
                <w:kern w:val="0"/>
                <w:lang w:eastAsia="en-US"/>
              </w:rPr>
            </w:pPr>
          </w:p>
        </w:tc>
        <w:tc>
          <w:tcPr>
            <w:tcW w:w="1636" w:type="dxa"/>
            <w:noWrap w:val="0"/>
            <w:vAlign w:val="center"/>
          </w:tcPr>
          <w:p w14:paraId="7961AA0A">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5403" w:type="dxa"/>
            <w:noWrap w:val="0"/>
            <w:vAlign w:val="center"/>
          </w:tcPr>
          <w:p w14:paraId="2F234213">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280</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220mA@12V（不带4G模块）</w:t>
            </w:r>
          </w:p>
          <w:p w14:paraId="609E1988">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700mA@12V</w:t>
            </w:r>
          </w:p>
        </w:tc>
      </w:tr>
      <w:tr w14:paraId="48F47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3A8EAFBD">
            <w:pPr>
              <w:widowControl w:val="0"/>
              <w:jc w:val="center"/>
              <w:rPr>
                <w:rFonts w:ascii="Times New Roman" w:hAnsi="Times New Roman" w:cs="Arial"/>
                <w:kern w:val="0"/>
                <w:lang w:eastAsia="en-US"/>
              </w:rPr>
            </w:pPr>
          </w:p>
        </w:tc>
        <w:tc>
          <w:tcPr>
            <w:tcW w:w="1636" w:type="dxa"/>
            <w:noWrap w:val="0"/>
            <w:vAlign w:val="center"/>
          </w:tcPr>
          <w:p w14:paraId="1A6BE20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5403" w:type="dxa"/>
            <w:noWrap w:val="0"/>
            <w:vAlign w:val="center"/>
          </w:tcPr>
          <w:p w14:paraId="0643F4A2">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653CC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restart"/>
            <w:noWrap w:val="0"/>
            <w:vAlign w:val="center"/>
          </w:tcPr>
          <w:p w14:paraId="5E6C75E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1636" w:type="dxa"/>
            <w:noWrap w:val="0"/>
            <w:vAlign w:val="center"/>
          </w:tcPr>
          <w:p w14:paraId="0F05D93D">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5403" w:type="dxa"/>
            <w:noWrap w:val="0"/>
            <w:vAlign w:val="center"/>
          </w:tcPr>
          <w:p w14:paraId="6C190C75">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2</w:t>
            </w:r>
            <w:r>
              <w:rPr>
                <w:rFonts w:hint="default" w:ascii="Times New Roman" w:hAnsi="Times New Roman" w:cs="Arial"/>
                <w:kern w:val="0"/>
                <w:lang w:val="en-US" w:eastAsia="en-US"/>
              </w:rPr>
              <w:t>~3</w:t>
            </w:r>
            <w:r>
              <w:rPr>
                <w:rFonts w:hint="eastAsia" w:ascii="Times New Roman" w:hAnsi="Times New Roman" w:cs="Arial"/>
                <w:kern w:val="0"/>
                <w:lang w:val="en-US" w:eastAsia="zh-CN"/>
              </w:rPr>
              <w:t>*</w:t>
            </w:r>
            <w:r>
              <w:rPr>
                <w:rFonts w:ascii="Times New Roman" w:hAnsi="Times New Roman" w:cs="Arial"/>
                <w:kern w:val="0"/>
                <w:lang w:eastAsia="en-US"/>
              </w:rPr>
              <w:t>RJ45</w:t>
            </w:r>
            <w:r>
              <w:rPr>
                <w:rFonts w:hint="eastAsia" w:ascii="Times New Roman" w:hAnsi="Times New Roman" w:cs="Arial"/>
                <w:kern w:val="0"/>
                <w:lang w:eastAsia="zh-CN"/>
              </w:rPr>
              <w:t>：</w:t>
            </w:r>
            <w:r>
              <w:rPr>
                <w:rFonts w:hint="eastAsia" w:ascii="Times New Roman" w:hAnsi="Times New Roman" w:cs="Arial"/>
                <w:kern w:val="0"/>
                <w:lang w:val="en-US" w:eastAsia="zh-CN"/>
              </w:rPr>
              <w:t>3</w:t>
            </w:r>
            <w:r>
              <w:rPr>
                <w:rFonts w:hint="eastAsia" w:ascii="Times New Roman" w:hAnsi="Times New Roman" w:cs="Arial"/>
                <w:kern w:val="0"/>
                <w:lang w:eastAsia="en-US"/>
              </w:rPr>
              <w:t>x100M，自适应M</w:t>
            </w:r>
            <w:r>
              <w:rPr>
                <w:rFonts w:ascii="Times New Roman" w:hAnsi="Times New Roman" w:cs="Arial"/>
                <w:kern w:val="0"/>
                <w:lang w:eastAsia="en-US"/>
              </w:rPr>
              <w:t>DI/MDIX</w:t>
            </w:r>
            <w:r>
              <w:rPr>
                <w:rFonts w:hint="eastAsia" w:ascii="Times New Roman" w:hAnsi="Times New Roman" w:cs="Arial"/>
                <w:kern w:val="0"/>
                <w:lang w:eastAsia="en-US"/>
              </w:rPr>
              <w:t>。</w:t>
            </w:r>
          </w:p>
        </w:tc>
      </w:tr>
      <w:tr w14:paraId="4CC0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302832DA">
            <w:pPr>
              <w:widowControl w:val="0"/>
              <w:jc w:val="center"/>
              <w:rPr>
                <w:rFonts w:ascii="Times New Roman" w:hAnsi="Times New Roman" w:cs="Arial"/>
                <w:kern w:val="0"/>
                <w:lang w:eastAsia="en-US"/>
              </w:rPr>
            </w:pPr>
          </w:p>
        </w:tc>
        <w:tc>
          <w:tcPr>
            <w:tcW w:w="1636" w:type="dxa"/>
            <w:noWrap w:val="0"/>
            <w:vAlign w:val="center"/>
          </w:tcPr>
          <w:p w14:paraId="5D6BA97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5403" w:type="dxa"/>
            <w:noWrap w:val="0"/>
            <w:vAlign w:val="center"/>
          </w:tcPr>
          <w:p w14:paraId="315DB3BA">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2</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3FD29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restart"/>
            <w:noWrap w:val="0"/>
            <w:vAlign w:val="center"/>
          </w:tcPr>
          <w:p w14:paraId="7770AD22">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1636" w:type="dxa"/>
            <w:noWrap w:val="0"/>
            <w:vAlign w:val="center"/>
          </w:tcPr>
          <w:p w14:paraId="6627A40C">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5403" w:type="dxa"/>
            <w:noWrap w:val="0"/>
            <w:vAlign w:val="top"/>
          </w:tcPr>
          <w:p w14:paraId="706EFECA">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78FB3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1AEB9BE5">
            <w:pPr>
              <w:widowControl w:val="0"/>
              <w:jc w:val="center"/>
              <w:rPr>
                <w:rFonts w:ascii="Times New Roman" w:hAnsi="Times New Roman" w:cs="Arial"/>
                <w:kern w:val="0"/>
                <w:lang w:eastAsia="en-US"/>
              </w:rPr>
            </w:pPr>
          </w:p>
        </w:tc>
        <w:tc>
          <w:tcPr>
            <w:tcW w:w="1636" w:type="dxa"/>
            <w:noWrap w:val="0"/>
            <w:vAlign w:val="center"/>
          </w:tcPr>
          <w:p w14:paraId="2BBB6044">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5403" w:type="dxa"/>
            <w:noWrap w:val="0"/>
            <w:vAlign w:val="top"/>
          </w:tcPr>
          <w:p w14:paraId="10FD7C4A">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2A508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466" w:type="dxa"/>
            <w:noWrap w:val="0"/>
            <w:vAlign w:val="center"/>
          </w:tcPr>
          <w:p w14:paraId="14B746A0">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1636" w:type="dxa"/>
            <w:noWrap w:val="0"/>
            <w:vAlign w:val="center"/>
          </w:tcPr>
          <w:p w14:paraId="6E21D2A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5403" w:type="dxa"/>
            <w:noWrap w:val="0"/>
            <w:vAlign w:val="center"/>
          </w:tcPr>
          <w:p w14:paraId="1E583915">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1*</w:t>
            </w:r>
            <w:r>
              <w:rPr>
                <w:rFonts w:hint="eastAsia" w:ascii="Times New Roman" w:hAnsi="Times New Roman" w:cs="Arial"/>
                <w:kern w:val="0"/>
                <w:lang w:val="en-US" w:eastAsia="zh-CN"/>
              </w:rPr>
              <w:t>micro USB，</w:t>
            </w:r>
            <w:r>
              <w:rPr>
                <w:rFonts w:hint="default" w:ascii="Times New Roman" w:hAnsi="Times New Roman" w:cs="Arial"/>
                <w:kern w:val="0"/>
                <w:lang w:val="en-US" w:eastAsia="zh-CN"/>
              </w:rPr>
              <w:t>2</w:t>
            </w:r>
            <w:r>
              <w:rPr>
                <w:rFonts w:hint="eastAsia" w:ascii="Times New Roman" w:hAnsi="Times New Roman" w:cs="Arial"/>
                <w:kern w:val="0"/>
                <w:lang w:val="en-US" w:eastAsia="zh-CN"/>
              </w:rPr>
              <w:t>*USB 2.0 HOST</w:t>
            </w:r>
          </w:p>
        </w:tc>
      </w:tr>
      <w:tr w14:paraId="154A7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restart"/>
            <w:noWrap w:val="0"/>
            <w:vAlign w:val="center"/>
          </w:tcPr>
          <w:p w14:paraId="5654B7E8">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1636" w:type="dxa"/>
            <w:noWrap w:val="0"/>
            <w:vAlign w:val="center"/>
          </w:tcPr>
          <w:p w14:paraId="5987B2C0">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5403" w:type="dxa"/>
            <w:noWrap w:val="0"/>
            <w:vAlign w:val="center"/>
          </w:tcPr>
          <w:p w14:paraId="4661AD5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30905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1827CADE">
            <w:pPr>
              <w:widowControl w:val="0"/>
              <w:jc w:val="center"/>
              <w:rPr>
                <w:rFonts w:hint="eastAsia" w:ascii="Times New Roman" w:hAnsi="Times New Roman" w:cs="Arial"/>
                <w:kern w:val="0"/>
                <w:lang w:val="en-US" w:eastAsia="zh-CN"/>
              </w:rPr>
            </w:pPr>
          </w:p>
        </w:tc>
        <w:tc>
          <w:tcPr>
            <w:tcW w:w="1636" w:type="dxa"/>
            <w:noWrap w:val="0"/>
            <w:vAlign w:val="center"/>
          </w:tcPr>
          <w:p w14:paraId="080EB529">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5403" w:type="dxa"/>
            <w:noWrap w:val="0"/>
            <w:vAlign w:val="center"/>
          </w:tcPr>
          <w:p w14:paraId="67C164D7">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5B4A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noWrap w:val="0"/>
            <w:vAlign w:val="center"/>
          </w:tcPr>
          <w:p w14:paraId="050614BD">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1636" w:type="dxa"/>
            <w:noWrap w:val="0"/>
            <w:vAlign w:val="center"/>
          </w:tcPr>
          <w:p w14:paraId="674D3255">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403" w:type="dxa"/>
            <w:noWrap w:val="0"/>
            <w:vAlign w:val="center"/>
          </w:tcPr>
          <w:p w14:paraId="70EDF4C9">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72304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restart"/>
            <w:noWrap w:val="0"/>
            <w:vAlign w:val="center"/>
          </w:tcPr>
          <w:p w14:paraId="118B0FF0">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1636" w:type="dxa"/>
            <w:noWrap w:val="0"/>
            <w:vAlign w:val="center"/>
          </w:tcPr>
          <w:p w14:paraId="13A34546">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5403" w:type="dxa"/>
            <w:noWrap w:val="0"/>
            <w:vAlign w:val="center"/>
          </w:tcPr>
          <w:p w14:paraId="772BF913">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7015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2C858795">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5E3DACD0">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5403" w:type="dxa"/>
            <w:noWrap w:val="0"/>
            <w:vAlign w:val="center"/>
          </w:tcPr>
          <w:p w14:paraId="1523F4AE">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245E7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restart"/>
            <w:shd w:val="clear" w:color="auto" w:fill="auto"/>
            <w:noWrap w:val="0"/>
            <w:vAlign w:val="center"/>
          </w:tcPr>
          <w:p w14:paraId="1184A53F">
            <w:pPr>
              <w:widowControl w:val="0"/>
              <w:ind w:left="0" w:leftChars="0" w:firstLine="0" w:firstLineChars="0"/>
              <w:jc w:val="center"/>
              <w:rPr>
                <w:rFonts w:hint="eastAsia" w:ascii="Times New Roman" w:hAnsi="Times New Roman" w:cs="Arial" w:eastAsiaTheme="minorEastAsia"/>
                <w:kern w:val="0"/>
                <w:sz w:val="21"/>
                <w:szCs w:val="24"/>
                <w:lang w:val="en-US" w:eastAsia="zh-CN" w:bidi="ar-SA"/>
              </w:rPr>
            </w:pPr>
            <w:r>
              <w:rPr>
                <w:rFonts w:hint="eastAsia" w:ascii="Times New Roman" w:hAnsi="Times New Roman" w:cs="Arial"/>
                <w:kern w:val="0"/>
                <w:lang w:val="en-US" w:eastAsia="zh-CN"/>
              </w:rPr>
              <w:t>X板</w:t>
            </w: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1636" w:type="dxa"/>
            <w:shd w:val="clear" w:color="auto" w:fill="auto"/>
            <w:noWrap w:val="0"/>
            <w:vAlign w:val="center"/>
          </w:tcPr>
          <w:p w14:paraId="461E8B63">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串口数量</w:t>
            </w:r>
          </w:p>
        </w:tc>
        <w:tc>
          <w:tcPr>
            <w:tcW w:w="5403" w:type="dxa"/>
            <w:shd w:val="clear" w:color="auto" w:fill="auto"/>
            <w:noWrap w:val="0"/>
            <w:vAlign w:val="center"/>
          </w:tcPr>
          <w:p w14:paraId="0D3B0678">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default" w:ascii="Times New Roman" w:hAnsi="Times New Roman" w:cs="Arial"/>
                <w:kern w:val="0"/>
                <w:lang w:val="en-US" w:eastAsia="zh-CN"/>
              </w:rPr>
              <w:t>2</w:t>
            </w:r>
            <w:r>
              <w:rPr>
                <w:rFonts w:ascii="Times New Roman" w:hAnsi="Times New Roman" w:cs="Arial"/>
                <w:kern w:val="0"/>
                <w:lang w:eastAsia="zh-CN"/>
              </w:rPr>
              <w:t>RS485</w:t>
            </w:r>
          </w:p>
        </w:tc>
      </w:tr>
      <w:tr w14:paraId="52A97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20FBD484">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68F4312B">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串口波特率</w:t>
            </w:r>
          </w:p>
        </w:tc>
        <w:tc>
          <w:tcPr>
            <w:tcW w:w="5403" w:type="dxa"/>
            <w:shd w:val="clear" w:color="auto" w:fill="auto"/>
            <w:noWrap w:val="0"/>
            <w:vAlign w:val="center"/>
          </w:tcPr>
          <w:p w14:paraId="3DBA8412">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09E3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50F23CBA">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636BB19D">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数据位</w:t>
            </w:r>
          </w:p>
        </w:tc>
        <w:tc>
          <w:tcPr>
            <w:tcW w:w="5403" w:type="dxa"/>
            <w:shd w:val="clear" w:color="auto" w:fill="auto"/>
            <w:noWrap w:val="0"/>
            <w:vAlign w:val="center"/>
          </w:tcPr>
          <w:p w14:paraId="5BFD4252">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7,8</w:t>
            </w:r>
          </w:p>
        </w:tc>
      </w:tr>
      <w:tr w14:paraId="435ED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73D9F43D">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278EC3CF">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校验位</w:t>
            </w:r>
          </w:p>
        </w:tc>
        <w:tc>
          <w:tcPr>
            <w:tcW w:w="5403" w:type="dxa"/>
            <w:shd w:val="clear" w:color="auto" w:fill="auto"/>
            <w:noWrap w:val="0"/>
            <w:vAlign w:val="center"/>
          </w:tcPr>
          <w:p w14:paraId="74D3223E">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None, Even, Odd</w:t>
            </w:r>
          </w:p>
        </w:tc>
      </w:tr>
      <w:tr w14:paraId="2602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39A665B2">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41A43D90">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停止位</w:t>
            </w:r>
          </w:p>
        </w:tc>
        <w:tc>
          <w:tcPr>
            <w:tcW w:w="5403" w:type="dxa"/>
            <w:shd w:val="clear" w:color="auto" w:fill="auto"/>
            <w:noWrap w:val="0"/>
            <w:vAlign w:val="center"/>
          </w:tcPr>
          <w:p w14:paraId="724BAD2B">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1, 2</w:t>
            </w:r>
          </w:p>
        </w:tc>
      </w:tr>
      <w:tr w14:paraId="30DF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restart"/>
            <w:shd w:val="clear" w:color="auto" w:fill="auto"/>
            <w:noWrap w:val="0"/>
            <w:vAlign w:val="center"/>
          </w:tcPr>
          <w:p w14:paraId="3890ED99">
            <w:pPr>
              <w:widowControl w:val="0"/>
              <w:ind w:firstLine="0" w:firstLineChars="0"/>
              <w:jc w:val="center"/>
              <w:rPr>
                <w:rFonts w:hint="eastAsia" w:ascii="Times New Roman" w:hAnsi="Times New Roman" w:eastAsia="宋体" w:cs="Arial"/>
                <w:color w:val="000000"/>
                <w:kern w:val="2"/>
                <w:sz w:val="22"/>
                <w:szCs w:val="22"/>
                <w:lang w:val="en-US" w:eastAsia="zh-CN"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1636" w:type="dxa"/>
            <w:shd w:val="clear" w:color="auto" w:fill="auto"/>
            <w:noWrap w:val="0"/>
            <w:vAlign w:val="center"/>
          </w:tcPr>
          <w:p w14:paraId="6EAE9218">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5403" w:type="dxa"/>
            <w:shd w:val="clear" w:color="auto" w:fill="auto"/>
            <w:noWrap w:val="0"/>
            <w:vAlign w:val="center"/>
          </w:tcPr>
          <w:p w14:paraId="018E0078">
            <w:pPr>
              <w:widowControl w:val="0"/>
              <w:ind w:firstLine="0" w:firstLineChars="0"/>
              <w:rPr>
                <w:rFonts w:hint="eastAsia" w:ascii="Times New Roman" w:hAnsi="Times New Roman" w:eastAsia="宋体" w:cs="Arial"/>
                <w:color w:val="000000"/>
                <w:kern w:val="2"/>
                <w:sz w:val="22"/>
                <w:szCs w:val="22"/>
                <w:lang w:val="en-US" w:eastAsia="en-US" w:bidi="ar-SA"/>
              </w:rPr>
            </w:pPr>
            <w:del w:id="2707" w:author="LKY" w:date="2026-07-08T11:13:38Z">
              <w:r>
                <w:rPr>
                  <w:rFonts w:hint="default" w:ascii="Times New Roman" w:hAnsi="Times New Roman" w:eastAsia="宋体" w:cs="Arial"/>
                  <w:color w:val="000000"/>
                  <w:szCs w:val="21"/>
                  <w:lang w:val="en-US" w:eastAsia="zh-CN"/>
                </w:rPr>
                <w:delText>8</w:delText>
              </w:r>
            </w:del>
            <w:del w:id="2708" w:author="LKY" w:date="2026-07-08T11:13:37Z">
              <w:r>
                <w:rPr>
                  <w:rFonts w:hint="default" w:ascii="Times New Roman" w:hAnsi="Times New Roman" w:eastAsia="宋体" w:cs="Arial"/>
                  <w:color w:val="000000"/>
                  <w:szCs w:val="21"/>
                  <w:lang w:val="en-US" w:eastAsia="zh-CN"/>
                </w:rPr>
                <w:delText>/</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272D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0C65122F">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400FC3A3">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5403" w:type="dxa"/>
            <w:shd w:val="clear" w:color="auto" w:fill="auto"/>
            <w:noWrap w:val="0"/>
            <w:vAlign w:val="center"/>
          </w:tcPr>
          <w:p w14:paraId="5C6B2989">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44335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28D65C38">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0120E18D">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5403" w:type="dxa"/>
            <w:shd w:val="clear" w:color="auto" w:fill="auto"/>
            <w:noWrap w:val="0"/>
            <w:vAlign w:val="center"/>
          </w:tcPr>
          <w:p w14:paraId="442517C6">
            <w:pPr>
              <w:pStyle w:val="20"/>
              <w:widowControl w:val="0"/>
              <w:numPr>
                <w:ilvl w:val="0"/>
                <w:numId w:val="0"/>
              </w:numPr>
              <w:jc w:val="left"/>
              <w:rPr>
                <w:rFonts w:ascii="Times New Roman" w:hAnsi="Times New Roman" w:eastAsia="宋体" w:cs="Arial"/>
                <w:color w:val="000000"/>
                <w:szCs w:val="21"/>
                <w:lang w:eastAsia="zh-CN"/>
              </w:rPr>
            </w:pPr>
            <w:r>
              <w:rPr>
                <w:rFonts w:ascii="Times New Roman" w:hAnsi="Times New Roman" w:eastAsia="宋体" w:cs="Arial"/>
                <w:color w:val="000000"/>
                <w:szCs w:val="21"/>
                <w:lang w:eastAsia="zh-CN"/>
              </w:rPr>
              <w:t>闭合：短接</w:t>
            </w:r>
          </w:p>
          <w:p w14:paraId="4E760D49">
            <w:pPr>
              <w:pStyle w:val="20"/>
              <w:widowControl w:val="0"/>
              <w:numPr>
                <w:ilvl w:val="0"/>
                <w:numId w:val="0"/>
              </w:numPr>
              <w:ind w:left="0" w:leftChars="0" w:firstLine="0" w:firstLineChars="0"/>
              <w:jc w:val="left"/>
              <w:rPr>
                <w:rFonts w:hint="eastAsia" w:ascii="Times New Roman" w:hAnsi="Times New Roman" w:eastAsia="宋体" w:cs="Arial"/>
                <w:color w:val="000000"/>
                <w:kern w:val="0"/>
                <w:sz w:val="22"/>
                <w:szCs w:val="22"/>
                <w:lang w:val="en-US" w:eastAsia="en-US" w:bidi="ar-SA"/>
              </w:rPr>
            </w:pPr>
            <w:r>
              <w:rPr>
                <w:rFonts w:ascii="Times New Roman" w:hAnsi="Times New Roman" w:eastAsia="宋体" w:cs="Arial"/>
                <w:color w:val="000000"/>
                <w:szCs w:val="21"/>
                <w:lang w:eastAsia="zh-CN"/>
              </w:rPr>
              <w:t>断开：端开路</w:t>
            </w:r>
          </w:p>
        </w:tc>
      </w:tr>
      <w:tr w14:paraId="39AF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28373EC0">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14BD3B57">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5403" w:type="dxa"/>
            <w:shd w:val="clear" w:color="auto" w:fill="auto"/>
            <w:noWrap w:val="0"/>
            <w:vAlign w:val="center"/>
          </w:tcPr>
          <w:p w14:paraId="37478398">
            <w:pPr>
              <w:pStyle w:val="20"/>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：0-</w:t>
            </w:r>
            <w:ins w:id="2709" w:author="LKY" w:date="2026-07-08T11:13:53Z">
              <w:r>
                <w:rPr>
                  <w:rFonts w:hint="eastAsia" w:ascii="Times New Roman" w:hAnsi="Times New Roman" w:eastAsia="宋体" w:cs="Arial"/>
                  <w:color w:val="000000"/>
                  <w:szCs w:val="21"/>
                  <w:lang w:val="en-US" w:eastAsia="zh-CN"/>
                </w:rPr>
                <w:t>15</w:t>
              </w:r>
            </w:ins>
            <w:del w:id="2710" w:author="LKY" w:date="2026-07-08T11:13:52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0A19916D">
            <w:pPr>
              <w:pStyle w:val="20"/>
              <w:widowControl w:val="0"/>
              <w:numPr>
                <w:ilvl w:val="0"/>
                <w:numId w:val="0"/>
              </w:numPr>
              <w:ind w:left="0" w:leftChars="0" w:firstLine="0" w:firstLineChars="0"/>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w:t>
            </w:r>
            <w:ins w:id="2711" w:author="LKY" w:date="2026-07-08T11:14:58Z">
              <w:r>
                <w:rPr>
                  <w:rFonts w:hint="eastAsia" w:ascii="Times New Roman" w:hAnsi="Times New Roman" w:eastAsia="宋体" w:cs="Arial"/>
                  <w:color w:val="000000"/>
                  <w:szCs w:val="21"/>
                  <w:lang w:val="en-US" w:eastAsia="zh-CN"/>
                </w:rPr>
                <w:t>1</w:t>
              </w:r>
            </w:ins>
            <w:del w:id="2712" w:author="LKY" w:date="2026-07-08T11:14:57Z">
              <w:r>
                <w:rPr>
                  <w:rFonts w:hint="eastAsia" w:ascii="Times New Roman" w:hAnsi="Times New Roman" w:cs="Arial"/>
                  <w:color w:val="000000"/>
                  <w:szCs w:val="21"/>
                  <w:lang w:val="en-US" w:eastAsia="zh-CN"/>
                </w:rPr>
                <w:delText>1</w:delText>
              </w:r>
            </w:del>
            <w:ins w:id="2713" w:author="LKY" w:date="2026-07-08T11:13:59Z">
              <w:r>
                <w:rPr>
                  <w:rFonts w:hint="eastAsia" w:ascii="Times New Roman" w:hAnsi="Times New Roman" w:cs="Arial"/>
                  <w:color w:val="000000"/>
                  <w:szCs w:val="21"/>
                  <w:lang w:val="en-US" w:eastAsia="zh-CN"/>
                </w:rPr>
                <w:t>6</w:t>
              </w:r>
            </w:ins>
            <w:del w:id="2714" w:author="LKY" w:date="2026-07-08T11:13:56Z">
              <w:r>
                <w:rPr>
                  <w:rFonts w:hint="eastAsia" w:ascii="Times New Roman" w:hAnsi="Times New Roman" w:cs="Arial"/>
                  <w:color w:val="000000"/>
                  <w:szCs w:val="21"/>
                  <w:lang w:val="en-US" w:eastAsia="zh-CN"/>
                </w:rPr>
                <w:delText>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1FAC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41B59B6F">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2916551A">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5403" w:type="dxa"/>
            <w:shd w:val="clear" w:color="auto" w:fill="auto"/>
            <w:noWrap w:val="0"/>
            <w:vAlign w:val="center"/>
          </w:tcPr>
          <w:p w14:paraId="65DA0C15">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480CD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restart"/>
            <w:shd w:val="clear" w:color="auto" w:fill="auto"/>
            <w:noWrap w:val="0"/>
            <w:vAlign w:val="center"/>
          </w:tcPr>
          <w:p w14:paraId="3F70A2A8">
            <w:pPr>
              <w:widowControl w:val="0"/>
              <w:ind w:firstLine="0" w:firstLineChars="0"/>
              <w:jc w:val="center"/>
              <w:rPr>
                <w:rFonts w:hint="eastAsia" w:ascii="Times New Roman" w:hAnsi="Times New Roman" w:eastAsia="宋体" w:cs="Arial"/>
                <w:color w:val="000000"/>
                <w:kern w:val="2"/>
                <w:sz w:val="22"/>
                <w:szCs w:val="22"/>
                <w:lang w:val="en-US" w:eastAsia="zh-CN" w:bidi="ar-SA"/>
              </w:rPr>
            </w:pPr>
            <w:ins w:id="2715" w:author="L" w:date="2026-07-31T14:32:18Z">
              <w:r>
                <w:rPr>
                  <w:rFonts w:hint="eastAsia" w:ascii="Times New Roman" w:hAnsi="Times New Roman" w:eastAsia="宋体" w:cs="Arial"/>
                  <w:color w:val="000000"/>
                  <w:lang w:val="en-US" w:eastAsia="zh-CN"/>
                </w:rPr>
                <w:t>N</w:t>
              </w:r>
            </w:ins>
            <w:del w:id="2716" w:author="L" w:date="2026-07-31T14:32:17Z">
              <w:r>
                <w:rPr>
                  <w:rFonts w:hint="eastAsia" w:ascii="Times New Roman" w:hAnsi="Times New Roman" w:eastAsia="宋体" w:cs="Arial"/>
                  <w:color w:val="000000"/>
                  <w:lang w:val="en-US" w:eastAsia="zh-CN"/>
                </w:rPr>
                <w:delText>X</w:delText>
              </w:r>
            </w:del>
            <w:r>
              <w:rPr>
                <w:rFonts w:hint="eastAsia" w:ascii="Times New Roman" w:hAnsi="Times New Roman" w:eastAsia="宋体" w:cs="Arial"/>
                <w:color w:val="000000"/>
                <w:lang w:val="en-US" w:eastAsia="zh-CN"/>
              </w:rPr>
              <w:t>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1636" w:type="dxa"/>
            <w:shd w:val="clear" w:color="auto" w:fill="auto"/>
            <w:noWrap w:val="0"/>
            <w:vAlign w:val="center"/>
          </w:tcPr>
          <w:p w14:paraId="17D1E958">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5403" w:type="dxa"/>
            <w:shd w:val="clear" w:color="auto" w:fill="auto"/>
            <w:noWrap w:val="0"/>
            <w:vAlign w:val="center"/>
          </w:tcPr>
          <w:p w14:paraId="754ABFB6">
            <w:pPr>
              <w:widowControl w:val="0"/>
              <w:ind w:firstLine="0" w:firstLineChars="0"/>
              <w:rPr>
                <w:rFonts w:hint="eastAsia" w:ascii="Times New Roman" w:hAnsi="Times New Roman" w:eastAsia="宋体" w:cs="Arial"/>
                <w:color w:val="000000"/>
                <w:kern w:val="2"/>
                <w:sz w:val="22"/>
                <w:szCs w:val="21"/>
                <w:lang w:val="en-US" w:eastAsia="en-US" w:bidi="ar-SA"/>
              </w:rPr>
            </w:pPr>
            <w:del w:id="2717" w:author="LKY" w:date="2026-07-08T11:13:48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2D5B5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466" w:type="dxa"/>
            <w:vMerge w:val="continue"/>
            <w:noWrap w:val="0"/>
            <w:vAlign w:val="center"/>
          </w:tcPr>
          <w:p w14:paraId="0A782221">
            <w:pPr>
              <w:widowControl w:val="0"/>
              <w:ind w:left="0" w:leftChars="0" w:firstLine="0" w:firstLineChars="0"/>
              <w:jc w:val="center"/>
              <w:rPr>
                <w:rFonts w:hint="eastAsia" w:ascii="Times New Roman" w:hAnsi="Times New Roman" w:cs="Arial"/>
                <w:kern w:val="0"/>
                <w:lang w:val="en-US" w:eastAsia="zh-CN"/>
              </w:rPr>
            </w:pPr>
          </w:p>
        </w:tc>
        <w:tc>
          <w:tcPr>
            <w:tcW w:w="1636" w:type="dxa"/>
            <w:shd w:val="clear" w:color="auto" w:fill="auto"/>
            <w:noWrap w:val="0"/>
            <w:vAlign w:val="center"/>
          </w:tcPr>
          <w:p w14:paraId="2CE96035">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5403" w:type="dxa"/>
            <w:shd w:val="clear" w:color="auto" w:fill="auto"/>
            <w:noWrap w:val="0"/>
            <w:vAlign w:val="center"/>
          </w:tcPr>
          <w:p w14:paraId="2C604A5D">
            <w:pPr>
              <w:widowControl w:val="0"/>
              <w:ind w:firstLine="0" w:firstLineChars="0"/>
              <w:rPr>
                <w:rFonts w:hint="eastAsia"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35A0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66" w:type="dxa"/>
            <w:vMerge w:val="restart"/>
            <w:noWrap w:val="0"/>
            <w:vAlign w:val="center"/>
          </w:tcPr>
          <w:p w14:paraId="010CDD1B">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1636" w:type="dxa"/>
            <w:noWrap w:val="0"/>
            <w:vAlign w:val="center"/>
          </w:tcPr>
          <w:p w14:paraId="3A939500">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5403" w:type="dxa"/>
            <w:noWrap w:val="0"/>
            <w:vAlign w:val="center"/>
          </w:tcPr>
          <w:p w14:paraId="63145B3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51F0607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34A7944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15C528C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5A9A5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466" w:type="dxa"/>
            <w:vMerge w:val="continue"/>
            <w:noWrap w:val="0"/>
            <w:vAlign w:val="center"/>
          </w:tcPr>
          <w:p w14:paraId="18014408">
            <w:pPr>
              <w:widowControl w:val="0"/>
              <w:jc w:val="center"/>
              <w:rPr>
                <w:rFonts w:ascii="Times New Roman" w:hAnsi="Times New Roman" w:cs="Arial"/>
                <w:kern w:val="0"/>
                <w:lang w:eastAsia="en-US"/>
              </w:rPr>
            </w:pPr>
          </w:p>
        </w:tc>
        <w:tc>
          <w:tcPr>
            <w:tcW w:w="1636" w:type="dxa"/>
            <w:noWrap w:val="0"/>
            <w:vAlign w:val="center"/>
          </w:tcPr>
          <w:p w14:paraId="5A1DB2EE">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5403" w:type="dxa"/>
            <w:noWrap w:val="0"/>
            <w:vAlign w:val="top"/>
          </w:tcPr>
          <w:p w14:paraId="71935B3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4688A32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565E3B4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4F14B54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5A98069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6697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dxa"/>
            <w:vMerge w:val="continue"/>
            <w:noWrap w:val="0"/>
            <w:vAlign w:val="center"/>
          </w:tcPr>
          <w:p w14:paraId="59F4F40C">
            <w:pPr>
              <w:widowControl w:val="0"/>
              <w:jc w:val="center"/>
              <w:rPr>
                <w:rFonts w:ascii="Times New Roman" w:hAnsi="Times New Roman" w:cs="Arial"/>
                <w:kern w:val="0"/>
                <w:lang w:eastAsia="en-US"/>
              </w:rPr>
            </w:pPr>
          </w:p>
        </w:tc>
        <w:tc>
          <w:tcPr>
            <w:tcW w:w="1636" w:type="dxa"/>
            <w:noWrap w:val="0"/>
            <w:vAlign w:val="center"/>
          </w:tcPr>
          <w:p w14:paraId="19A2E719">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5403" w:type="dxa"/>
            <w:noWrap w:val="0"/>
            <w:vAlign w:val="center"/>
          </w:tcPr>
          <w:p w14:paraId="20D134B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27C4B5A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6E8CA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66" w:type="dxa"/>
            <w:vMerge w:val="continue"/>
            <w:noWrap w:val="0"/>
            <w:vAlign w:val="center"/>
          </w:tcPr>
          <w:p w14:paraId="1B9AC324">
            <w:pPr>
              <w:widowControl w:val="0"/>
              <w:jc w:val="center"/>
              <w:rPr>
                <w:rFonts w:ascii="Times New Roman" w:hAnsi="Times New Roman" w:cs="Arial"/>
                <w:kern w:val="0"/>
                <w:lang w:eastAsia="en-US"/>
              </w:rPr>
            </w:pPr>
          </w:p>
        </w:tc>
        <w:tc>
          <w:tcPr>
            <w:tcW w:w="1636" w:type="dxa"/>
            <w:noWrap w:val="0"/>
            <w:vAlign w:val="center"/>
          </w:tcPr>
          <w:p w14:paraId="30AA8D11">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5403" w:type="dxa"/>
            <w:noWrap w:val="0"/>
            <w:vAlign w:val="center"/>
          </w:tcPr>
          <w:p w14:paraId="17A19F6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09857F7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1A54CE2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19FBFC5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1B35E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66" w:type="dxa"/>
            <w:vMerge w:val="continue"/>
            <w:noWrap w:val="0"/>
            <w:vAlign w:val="center"/>
          </w:tcPr>
          <w:p w14:paraId="01457848">
            <w:pPr>
              <w:widowControl w:val="0"/>
              <w:jc w:val="center"/>
              <w:rPr>
                <w:rFonts w:ascii="Times New Roman" w:hAnsi="Times New Roman" w:cs="Arial"/>
                <w:kern w:val="0"/>
                <w:lang w:eastAsia="en-US"/>
              </w:rPr>
            </w:pPr>
          </w:p>
        </w:tc>
        <w:tc>
          <w:tcPr>
            <w:tcW w:w="1636" w:type="dxa"/>
            <w:noWrap w:val="0"/>
            <w:vAlign w:val="center"/>
          </w:tcPr>
          <w:p w14:paraId="101BB5B6">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5403" w:type="dxa"/>
            <w:noWrap w:val="0"/>
            <w:vAlign w:val="center"/>
          </w:tcPr>
          <w:p w14:paraId="505047A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128888D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10209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466" w:type="dxa"/>
            <w:vMerge w:val="continue"/>
            <w:noWrap w:val="0"/>
            <w:vAlign w:val="center"/>
          </w:tcPr>
          <w:p w14:paraId="0E9F6BD5">
            <w:pPr>
              <w:widowControl w:val="0"/>
              <w:jc w:val="center"/>
              <w:rPr>
                <w:rFonts w:ascii="Times New Roman" w:hAnsi="Times New Roman" w:cs="Arial"/>
                <w:kern w:val="0"/>
                <w:lang w:eastAsia="en-US"/>
              </w:rPr>
            </w:pPr>
          </w:p>
        </w:tc>
        <w:tc>
          <w:tcPr>
            <w:tcW w:w="1636" w:type="dxa"/>
            <w:noWrap w:val="0"/>
            <w:vAlign w:val="center"/>
          </w:tcPr>
          <w:p w14:paraId="447F67B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5403" w:type="dxa"/>
            <w:noWrap w:val="0"/>
            <w:vAlign w:val="center"/>
          </w:tcPr>
          <w:p w14:paraId="5B5E541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75FA229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6CD1255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3828F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restart"/>
            <w:noWrap w:val="0"/>
            <w:vAlign w:val="center"/>
          </w:tcPr>
          <w:p w14:paraId="653424DE">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1636" w:type="dxa"/>
            <w:noWrap w:val="0"/>
            <w:vAlign w:val="center"/>
          </w:tcPr>
          <w:p w14:paraId="67DD39E3">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5403" w:type="dxa"/>
            <w:noWrap w:val="0"/>
            <w:vAlign w:val="center"/>
          </w:tcPr>
          <w:p w14:paraId="15510191">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625E5879">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2D4B2243">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6BAA0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19008CE1">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32661771">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5403" w:type="dxa"/>
            <w:noWrap w:val="0"/>
            <w:vAlign w:val="center"/>
          </w:tcPr>
          <w:p w14:paraId="1BF8CCBB">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248F9522">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5E604E18">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582E1A0B">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00FD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restart"/>
            <w:noWrap w:val="0"/>
            <w:vAlign w:val="center"/>
          </w:tcPr>
          <w:p w14:paraId="55D7AADA">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1636" w:type="dxa"/>
            <w:noWrap w:val="0"/>
            <w:vAlign w:val="center"/>
          </w:tcPr>
          <w:p w14:paraId="6BE305CC">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5403" w:type="dxa"/>
            <w:noWrap w:val="0"/>
            <w:vAlign w:val="center"/>
          </w:tcPr>
          <w:p w14:paraId="53EBB949">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2C67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6C63F538">
            <w:pPr>
              <w:widowControl w:val="0"/>
              <w:jc w:val="center"/>
              <w:rPr>
                <w:rFonts w:ascii="Times New Roman" w:hAnsi="Times New Roman" w:cs="Arial"/>
                <w:kern w:val="0"/>
                <w:lang w:eastAsia="en-US"/>
              </w:rPr>
            </w:pPr>
          </w:p>
        </w:tc>
        <w:tc>
          <w:tcPr>
            <w:tcW w:w="1636" w:type="dxa"/>
            <w:noWrap w:val="0"/>
            <w:vAlign w:val="center"/>
          </w:tcPr>
          <w:p w14:paraId="51D1EF95">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5403" w:type="dxa"/>
            <w:noWrap w:val="0"/>
            <w:vAlign w:val="center"/>
          </w:tcPr>
          <w:p w14:paraId="0ABFAF7F">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802.11b/g/n</w:t>
            </w:r>
          </w:p>
        </w:tc>
      </w:tr>
      <w:tr w14:paraId="32CA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7EDF1D33">
            <w:pPr>
              <w:widowControl w:val="0"/>
              <w:jc w:val="center"/>
              <w:rPr>
                <w:rFonts w:ascii="Times New Roman" w:hAnsi="Times New Roman" w:cs="Arial"/>
                <w:kern w:val="0"/>
                <w:lang w:eastAsia="en-US"/>
              </w:rPr>
            </w:pPr>
          </w:p>
        </w:tc>
        <w:tc>
          <w:tcPr>
            <w:tcW w:w="1636" w:type="dxa"/>
            <w:noWrap w:val="0"/>
            <w:vAlign w:val="center"/>
          </w:tcPr>
          <w:p w14:paraId="224EC3EF">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5403" w:type="dxa"/>
            <w:noWrap w:val="0"/>
            <w:vAlign w:val="center"/>
          </w:tcPr>
          <w:p w14:paraId="45A7F6DE">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274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6" w:type="dxa"/>
            <w:vMerge w:val="continue"/>
            <w:noWrap w:val="0"/>
            <w:vAlign w:val="center"/>
          </w:tcPr>
          <w:p w14:paraId="41215022">
            <w:pPr>
              <w:widowControl w:val="0"/>
              <w:jc w:val="center"/>
              <w:rPr>
                <w:rFonts w:ascii="Times New Roman" w:hAnsi="Times New Roman" w:cs="Arial"/>
                <w:kern w:val="0"/>
                <w:lang w:eastAsia="en-US"/>
              </w:rPr>
            </w:pPr>
          </w:p>
        </w:tc>
        <w:tc>
          <w:tcPr>
            <w:tcW w:w="1636" w:type="dxa"/>
            <w:noWrap w:val="0"/>
            <w:vAlign w:val="center"/>
          </w:tcPr>
          <w:p w14:paraId="6F8151AE">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5403" w:type="dxa"/>
            <w:noWrap w:val="0"/>
            <w:vAlign w:val="center"/>
          </w:tcPr>
          <w:p w14:paraId="6ADB52C6">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2.4GHz</w:t>
            </w:r>
          </w:p>
        </w:tc>
      </w:tr>
      <w:tr w14:paraId="0044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00FC5434">
            <w:pPr>
              <w:widowControl w:val="0"/>
              <w:jc w:val="center"/>
              <w:rPr>
                <w:rFonts w:ascii="Times New Roman" w:hAnsi="Times New Roman" w:cs="Arial"/>
                <w:kern w:val="0"/>
                <w:lang w:eastAsia="en-US"/>
              </w:rPr>
            </w:pPr>
          </w:p>
        </w:tc>
        <w:tc>
          <w:tcPr>
            <w:tcW w:w="1636" w:type="dxa"/>
            <w:noWrap w:val="0"/>
            <w:vAlign w:val="center"/>
          </w:tcPr>
          <w:p w14:paraId="4F23A39E">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通道数</w:t>
            </w:r>
          </w:p>
        </w:tc>
        <w:tc>
          <w:tcPr>
            <w:tcW w:w="5403" w:type="dxa"/>
            <w:noWrap w:val="0"/>
            <w:vAlign w:val="center"/>
          </w:tcPr>
          <w:p w14:paraId="086B726B">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Ch1 ~ Ch1</w:t>
            </w:r>
            <w:r>
              <w:rPr>
                <w:rFonts w:hint="eastAsia" w:ascii="Times New Roman" w:hAnsi="Times New Roman" w:cs="Arial"/>
                <w:color w:val="000000"/>
                <w:szCs w:val="21"/>
                <w:lang w:val="en-US" w:eastAsia="zh-CN"/>
              </w:rPr>
              <w:t>3</w:t>
            </w:r>
          </w:p>
        </w:tc>
      </w:tr>
      <w:tr w14:paraId="3FBA1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2FF18C1F">
            <w:pPr>
              <w:widowControl w:val="0"/>
              <w:jc w:val="center"/>
              <w:rPr>
                <w:rFonts w:ascii="Times New Roman" w:hAnsi="Times New Roman" w:cs="Arial"/>
                <w:kern w:val="0"/>
                <w:lang w:eastAsia="en-US"/>
              </w:rPr>
            </w:pPr>
          </w:p>
        </w:tc>
        <w:tc>
          <w:tcPr>
            <w:tcW w:w="1636" w:type="dxa"/>
            <w:noWrap w:val="0"/>
            <w:vAlign w:val="center"/>
          </w:tcPr>
          <w:p w14:paraId="7207B56A">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安全性</w:t>
            </w:r>
          </w:p>
        </w:tc>
        <w:tc>
          <w:tcPr>
            <w:tcW w:w="5403" w:type="dxa"/>
            <w:noWrap w:val="0"/>
            <w:vAlign w:val="center"/>
          </w:tcPr>
          <w:p w14:paraId="2F75052D">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Open、WPA、WPA2</w:t>
            </w:r>
          </w:p>
        </w:tc>
      </w:tr>
      <w:tr w14:paraId="3F68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2A3DCA41">
            <w:pPr>
              <w:widowControl w:val="0"/>
              <w:jc w:val="center"/>
              <w:rPr>
                <w:rFonts w:ascii="Times New Roman" w:hAnsi="Times New Roman" w:cs="Arial"/>
                <w:kern w:val="0"/>
                <w:lang w:eastAsia="en-US"/>
              </w:rPr>
            </w:pPr>
          </w:p>
        </w:tc>
        <w:tc>
          <w:tcPr>
            <w:tcW w:w="1636" w:type="dxa"/>
            <w:noWrap w:val="0"/>
            <w:vAlign w:val="center"/>
          </w:tcPr>
          <w:p w14:paraId="127E34D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加密</w:t>
            </w:r>
          </w:p>
        </w:tc>
        <w:tc>
          <w:tcPr>
            <w:tcW w:w="5403" w:type="dxa"/>
            <w:noWrap w:val="0"/>
            <w:vAlign w:val="center"/>
          </w:tcPr>
          <w:p w14:paraId="5F1B53A9">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AES、TKIP、TKIPAES</w:t>
            </w:r>
          </w:p>
        </w:tc>
      </w:tr>
      <w:tr w14:paraId="5A126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67A7DE22">
            <w:pPr>
              <w:widowControl w:val="0"/>
              <w:jc w:val="center"/>
              <w:rPr>
                <w:rFonts w:ascii="Times New Roman" w:hAnsi="Times New Roman" w:cs="Arial"/>
                <w:kern w:val="0"/>
                <w:lang w:eastAsia="en-US"/>
              </w:rPr>
            </w:pPr>
          </w:p>
        </w:tc>
        <w:tc>
          <w:tcPr>
            <w:tcW w:w="1636" w:type="dxa"/>
            <w:noWrap w:val="0"/>
            <w:vAlign w:val="center"/>
          </w:tcPr>
          <w:p w14:paraId="7516F41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连接数</w:t>
            </w:r>
          </w:p>
        </w:tc>
        <w:tc>
          <w:tcPr>
            <w:tcW w:w="5403" w:type="dxa"/>
            <w:noWrap w:val="0"/>
            <w:vAlign w:val="center"/>
          </w:tcPr>
          <w:p w14:paraId="71D2769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8</w:t>
            </w:r>
            <w:r>
              <w:rPr>
                <w:rFonts w:hint="eastAsia" w:ascii="Times New Roman" w:hAnsi="Times New Roman" w:eastAsia="宋体" w:cs="Arial"/>
                <w:color w:val="000000"/>
                <w:szCs w:val="21"/>
                <w:lang w:eastAsia="zh-CN"/>
              </w:rPr>
              <w:t>（Max）</w:t>
            </w:r>
          </w:p>
        </w:tc>
      </w:tr>
      <w:tr w14:paraId="07BC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4E86A96F">
            <w:pPr>
              <w:widowControl w:val="0"/>
              <w:jc w:val="center"/>
              <w:rPr>
                <w:rFonts w:ascii="Times New Roman" w:hAnsi="Times New Roman" w:cs="Arial"/>
                <w:kern w:val="0"/>
                <w:lang w:eastAsia="en-US"/>
              </w:rPr>
            </w:pPr>
          </w:p>
        </w:tc>
        <w:tc>
          <w:tcPr>
            <w:tcW w:w="1636" w:type="dxa"/>
            <w:noWrap w:val="0"/>
            <w:vAlign w:val="center"/>
          </w:tcPr>
          <w:p w14:paraId="5443897B">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5403" w:type="dxa"/>
            <w:noWrap w:val="0"/>
            <w:vAlign w:val="center"/>
          </w:tcPr>
          <w:p w14:paraId="6A1F069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150</w:t>
            </w:r>
            <w:r>
              <w:rPr>
                <w:rFonts w:hint="eastAsia" w:ascii="Times New Roman" w:hAnsi="Times New Roman" w:eastAsia="宋体" w:cs="Arial"/>
                <w:color w:val="000000"/>
                <w:szCs w:val="21"/>
                <w:lang w:eastAsia="zh-CN"/>
              </w:rPr>
              <w:t>Mbps（Max）</w:t>
            </w:r>
          </w:p>
        </w:tc>
      </w:tr>
      <w:tr w14:paraId="0EC0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466" w:type="dxa"/>
            <w:vMerge w:val="continue"/>
            <w:noWrap w:val="0"/>
            <w:vAlign w:val="center"/>
          </w:tcPr>
          <w:p w14:paraId="13B10A35">
            <w:pPr>
              <w:widowControl w:val="0"/>
              <w:jc w:val="center"/>
              <w:rPr>
                <w:rFonts w:ascii="Times New Roman" w:hAnsi="Times New Roman" w:cs="Arial"/>
                <w:kern w:val="0"/>
                <w:lang w:eastAsia="en-US"/>
              </w:rPr>
            </w:pPr>
          </w:p>
        </w:tc>
        <w:tc>
          <w:tcPr>
            <w:tcW w:w="1636" w:type="dxa"/>
            <w:noWrap w:val="0"/>
            <w:vAlign w:val="center"/>
          </w:tcPr>
          <w:p w14:paraId="61BB1547">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SSID广播开关</w:t>
            </w:r>
          </w:p>
        </w:tc>
        <w:tc>
          <w:tcPr>
            <w:tcW w:w="5403" w:type="dxa"/>
            <w:noWrap w:val="0"/>
            <w:vAlign w:val="center"/>
          </w:tcPr>
          <w:p w14:paraId="570ADBC4">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支持</w:t>
            </w:r>
          </w:p>
        </w:tc>
      </w:tr>
      <w:tr w14:paraId="66F16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466" w:type="dxa"/>
            <w:noWrap w:val="0"/>
            <w:vAlign w:val="center"/>
          </w:tcPr>
          <w:p w14:paraId="24FE3A94">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1636" w:type="dxa"/>
            <w:noWrap w:val="0"/>
            <w:vAlign w:val="center"/>
          </w:tcPr>
          <w:p w14:paraId="369B0783">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5403" w:type="dxa"/>
            <w:noWrap w:val="0"/>
            <w:vAlign w:val="center"/>
          </w:tcPr>
          <w:p w14:paraId="2744B692">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p>
        </w:tc>
      </w:tr>
      <w:tr w14:paraId="5909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restart"/>
            <w:noWrap w:val="0"/>
            <w:vAlign w:val="center"/>
          </w:tcPr>
          <w:p w14:paraId="72DCF3C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1636" w:type="dxa"/>
            <w:noWrap w:val="0"/>
            <w:vAlign w:val="center"/>
          </w:tcPr>
          <w:p w14:paraId="70B2C96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5403" w:type="dxa"/>
            <w:noWrap w:val="0"/>
            <w:vAlign w:val="center"/>
          </w:tcPr>
          <w:p w14:paraId="3AEF09F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/0~70℃，3</w:t>
            </w:r>
            <w:r>
              <w:rPr>
                <w:rFonts w:ascii="Times New Roman" w:hAnsi="Times New Roman" w:cs="Arial"/>
                <w:kern w:val="0"/>
                <w:lang w:eastAsia="en-US"/>
              </w:rPr>
              <w:t>5～</w:t>
            </w:r>
            <w:r>
              <w:rPr>
                <w:rFonts w:hint="eastAsia" w:ascii="Times New Roman" w:hAnsi="Times New Roman" w:cs="Arial"/>
                <w:kern w:val="0"/>
                <w:lang w:val="en-US" w:eastAsia="zh-CN"/>
              </w:rPr>
              <w:t>7</w:t>
            </w:r>
            <w:r>
              <w:rPr>
                <w:rFonts w:ascii="Times New Roman" w:hAnsi="Times New Roman" w:cs="Arial"/>
                <w:kern w:val="0"/>
                <w:lang w:eastAsia="en-US"/>
              </w:rPr>
              <w:t>5% RH</w:t>
            </w:r>
          </w:p>
        </w:tc>
      </w:tr>
      <w:tr w14:paraId="020D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0D3DB12F">
            <w:pPr>
              <w:widowControl w:val="0"/>
              <w:jc w:val="center"/>
              <w:rPr>
                <w:rFonts w:ascii="Times New Roman" w:hAnsi="Times New Roman" w:cs="Arial"/>
                <w:kern w:val="0"/>
                <w:lang w:eastAsia="en-US"/>
              </w:rPr>
            </w:pPr>
          </w:p>
        </w:tc>
        <w:tc>
          <w:tcPr>
            <w:tcW w:w="1636" w:type="dxa"/>
            <w:noWrap w:val="0"/>
            <w:vAlign w:val="center"/>
          </w:tcPr>
          <w:p w14:paraId="2C1E1795">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5403" w:type="dxa"/>
            <w:noWrap w:val="0"/>
            <w:vAlign w:val="center"/>
          </w:tcPr>
          <w:p w14:paraId="7A85B13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w:t>
            </w:r>
            <w:r>
              <w:rPr>
                <w:rFonts w:hint="eastAsia" w:ascii="Times New Roman" w:hAnsi="Times New Roman" w:cs="Arial"/>
                <w:kern w:val="0"/>
                <w:lang w:val="en-US" w:eastAsia="zh-CN"/>
              </w:rPr>
              <w:t>3</w:t>
            </w:r>
            <w:r>
              <w:rPr>
                <w:rFonts w:ascii="Times New Roman" w:hAnsi="Times New Roman" w:cs="Arial"/>
                <w:kern w:val="0"/>
                <w:lang w:eastAsia="en-US"/>
              </w:rPr>
              <w:t>5～</w:t>
            </w:r>
            <w:r>
              <w:rPr>
                <w:rFonts w:hint="eastAsia" w:ascii="Times New Roman" w:hAnsi="Times New Roman" w:cs="Arial"/>
                <w:kern w:val="0"/>
                <w:lang w:val="en-US" w:eastAsia="zh-CN"/>
              </w:rPr>
              <w:t>7</w:t>
            </w:r>
            <w:r>
              <w:rPr>
                <w:rFonts w:ascii="Times New Roman" w:hAnsi="Times New Roman" w:cs="Arial"/>
                <w:kern w:val="0"/>
                <w:lang w:eastAsia="en-US"/>
              </w:rPr>
              <w:t>5% RH</w:t>
            </w:r>
          </w:p>
        </w:tc>
      </w:tr>
      <w:tr w14:paraId="79B2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restart"/>
            <w:noWrap w:val="0"/>
            <w:vAlign w:val="center"/>
          </w:tcPr>
          <w:p w14:paraId="42A0B8C0">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1636" w:type="dxa"/>
            <w:noWrap w:val="0"/>
            <w:vAlign w:val="center"/>
          </w:tcPr>
          <w:p w14:paraId="5364AE55">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5403" w:type="dxa"/>
            <w:noWrap w:val="0"/>
            <w:vAlign w:val="center"/>
          </w:tcPr>
          <w:p w14:paraId="48E51187">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2C0AD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7C5A5CE9">
            <w:pPr>
              <w:widowControl w:val="0"/>
              <w:jc w:val="center"/>
              <w:rPr>
                <w:rFonts w:ascii="Times New Roman" w:hAnsi="Times New Roman" w:cs="Arial"/>
                <w:kern w:val="0"/>
                <w:lang w:eastAsia="en-US"/>
              </w:rPr>
            </w:pPr>
          </w:p>
        </w:tc>
        <w:tc>
          <w:tcPr>
            <w:tcW w:w="1636" w:type="dxa"/>
            <w:noWrap w:val="0"/>
            <w:vAlign w:val="center"/>
          </w:tcPr>
          <w:p w14:paraId="6474CE89">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5403" w:type="dxa"/>
            <w:noWrap w:val="0"/>
            <w:vAlign w:val="center"/>
          </w:tcPr>
          <w:p w14:paraId="1A4F1B1F">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3B322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52128279">
            <w:pPr>
              <w:widowControl w:val="0"/>
              <w:jc w:val="center"/>
              <w:rPr>
                <w:rFonts w:ascii="Times New Roman" w:hAnsi="Times New Roman" w:cs="Arial"/>
                <w:kern w:val="0"/>
                <w:lang w:eastAsia="en-US"/>
              </w:rPr>
            </w:pPr>
          </w:p>
        </w:tc>
        <w:tc>
          <w:tcPr>
            <w:tcW w:w="1636" w:type="dxa"/>
            <w:noWrap w:val="0"/>
            <w:vAlign w:val="center"/>
          </w:tcPr>
          <w:p w14:paraId="6F8FBCAF">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5403" w:type="dxa"/>
            <w:noWrap w:val="0"/>
            <w:vAlign w:val="center"/>
          </w:tcPr>
          <w:p w14:paraId="6B89B47C">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6E409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18BB871D">
            <w:pPr>
              <w:widowControl w:val="0"/>
              <w:jc w:val="center"/>
              <w:rPr>
                <w:rFonts w:ascii="Times New Roman" w:hAnsi="Times New Roman" w:cs="Arial"/>
                <w:kern w:val="0"/>
                <w:lang w:eastAsia="en-US"/>
              </w:rPr>
            </w:pPr>
          </w:p>
        </w:tc>
        <w:tc>
          <w:tcPr>
            <w:tcW w:w="1636" w:type="dxa"/>
            <w:noWrap w:val="0"/>
            <w:vAlign w:val="center"/>
          </w:tcPr>
          <w:p w14:paraId="2AE89D6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5403" w:type="dxa"/>
            <w:noWrap w:val="0"/>
            <w:vAlign w:val="center"/>
          </w:tcPr>
          <w:p w14:paraId="0F2E3AD0">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20931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6" w:type="dxa"/>
            <w:vMerge w:val="continue"/>
            <w:noWrap w:val="0"/>
            <w:vAlign w:val="center"/>
          </w:tcPr>
          <w:p w14:paraId="1B917857">
            <w:pPr>
              <w:widowControl w:val="0"/>
              <w:jc w:val="center"/>
              <w:rPr>
                <w:rFonts w:hint="eastAsia" w:ascii="Times New Roman" w:hAnsi="Times New Roman" w:cs="Arial" w:eastAsiaTheme="minorEastAsia"/>
                <w:kern w:val="0"/>
                <w:lang w:val="en-US" w:eastAsia="zh-CN"/>
              </w:rPr>
            </w:pPr>
          </w:p>
        </w:tc>
        <w:tc>
          <w:tcPr>
            <w:tcW w:w="1636" w:type="dxa"/>
            <w:noWrap w:val="0"/>
            <w:vAlign w:val="center"/>
          </w:tcPr>
          <w:p w14:paraId="72314CD2">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5403" w:type="dxa"/>
            <w:noWrap w:val="0"/>
            <w:vAlign w:val="center"/>
          </w:tcPr>
          <w:p w14:paraId="154C3C53">
            <w:pPr>
              <w:widowControl w:val="0"/>
              <w:ind w:left="0" w:leftChars="0" w:firstLine="0" w:firstLineChars="0"/>
              <w:rPr>
                <w:rFonts w:hint="eastAsia" w:ascii="Times New Roman" w:hAnsi="Times New Roman" w:cs="Arial"/>
                <w:kern w:val="0"/>
                <w:lang w:eastAsia="en-US"/>
              </w:rPr>
            </w:pPr>
            <w:r>
              <w:rPr>
                <w:rFonts w:hint="eastAsia" w:ascii="Times New Roman" w:hAnsi="Times New Roman" w:cs="Arial"/>
                <w:kern w:val="0"/>
                <w:lang w:eastAsia="en-US"/>
              </w:rPr>
              <w:t>Linux-4.9.170</w:t>
            </w:r>
          </w:p>
        </w:tc>
      </w:tr>
    </w:tbl>
    <w:p w14:paraId="6B8ACC00">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26" w:name="_Toc27161"/>
      <w:bookmarkStart w:id="27" w:name="_Toc671"/>
      <w:bookmarkStart w:id="28" w:name="_Toc31791"/>
      <w:bookmarkStart w:id="29" w:name="_Toc25457"/>
      <w:bookmarkStart w:id="30" w:name="_Toc16342"/>
      <w:r>
        <w:rPr>
          <w:rFonts w:hint="eastAsia" w:ascii="Times New Roman" w:hAnsi="Times New Roman" w:eastAsia="宋体" w:cs="宋体"/>
          <w:b/>
          <w:bCs/>
          <w:iCs/>
          <w:color w:val="000000"/>
          <w:kern w:val="2"/>
          <w:sz w:val="32"/>
          <w:szCs w:val="32"/>
          <w:lang w:val="en-US" w:eastAsia="zh-CN" w:bidi="ar-SA"/>
        </w:rPr>
        <w:t>1.4设备选型</w:t>
      </w:r>
      <w:bookmarkEnd w:id="26"/>
      <w:bookmarkEnd w:id="27"/>
      <w:bookmarkEnd w:id="28"/>
      <w:bookmarkEnd w:id="29"/>
      <w:bookmarkEnd w:id="30"/>
    </w:p>
    <w:p w14:paraId="01AA9937">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31" w:name="_Toc25200"/>
      <w:bookmarkStart w:id="32" w:name="_Toc28848"/>
      <w:bookmarkStart w:id="33" w:name="_Toc19195"/>
      <w:bookmarkStart w:id="34" w:name="_Toc19304"/>
      <w:bookmarkStart w:id="35" w:name="_Toc29974"/>
      <w:r>
        <w:rPr>
          <w:rFonts w:hint="eastAsia" w:ascii="Times New Roman" w:hAnsi="Times New Roman" w:eastAsia="宋体" w:cs="宋体"/>
          <w:b/>
          <w:bCs/>
          <w:iCs/>
          <w:color w:val="000000"/>
          <w:kern w:val="2"/>
          <w:sz w:val="28"/>
          <w:szCs w:val="28"/>
          <w:lang w:val="en-US" w:eastAsia="zh-CN" w:bidi="ar-SA"/>
        </w:rPr>
        <w:t>1.4.1主型号选型</w:t>
      </w:r>
      <w:bookmarkEnd w:id="31"/>
      <w:bookmarkEnd w:id="32"/>
      <w:bookmarkEnd w:id="33"/>
      <w:bookmarkEnd w:id="34"/>
      <w:bookmarkEnd w:id="35"/>
    </w:p>
    <w:tbl>
      <w:tblPr>
        <w:tblStyle w:val="14"/>
        <w:tblpPr w:leftFromText="180" w:rightFromText="180" w:vertAnchor="text" w:horzAnchor="page" w:tblpX="1780" w:tblpY="561"/>
        <w:tblOverlap w:val="never"/>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1"/>
        <w:gridCol w:w="623"/>
        <w:gridCol w:w="800"/>
        <w:gridCol w:w="1171"/>
        <w:gridCol w:w="1522"/>
      </w:tblGrid>
      <w:tr w14:paraId="34A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811"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1D8CF6B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DEF8B97">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6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7BC8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69"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C3285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8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AF2BB58">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89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2FD2C">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0B5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9489E">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BL233</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E3891">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3388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973C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E5F10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BC1B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193D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AF59B8">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BL233A</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C87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9A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1254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4607A">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4FCE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2E6BA9EF">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eastAsiaTheme="minorEastAsia"/>
          <w:b/>
          <w:bCs/>
          <w:sz w:val="18"/>
          <w:szCs w:val="18"/>
          <w:lang w:val="en-US" w:eastAsia="zh-CN"/>
        </w:rPr>
        <w:t>BL2</w:t>
      </w:r>
      <w:r>
        <w:rPr>
          <w:rFonts w:hint="eastAsia" w:ascii="Times New Roman" w:hAnsi="Times New Roman" w:cs="Times New Roman"/>
          <w:b/>
          <w:bCs/>
          <w:sz w:val="18"/>
          <w:szCs w:val="18"/>
          <w:lang w:val="en-US" w:eastAsia="zh-CN"/>
        </w:rPr>
        <w:t>33</w:t>
      </w:r>
      <w:r>
        <w:rPr>
          <w:rFonts w:hint="eastAsia" w:ascii="Times New Roman" w:hAnsi="Times New Roman" w:cs="Times New Roman" w:eastAsiaTheme="minorEastAsia"/>
          <w:b/>
          <w:bCs/>
          <w:sz w:val="18"/>
          <w:szCs w:val="18"/>
          <w:lang w:val="en-US" w:eastAsia="zh-CN"/>
        </w:rPr>
        <w:t>系列选型</w:t>
      </w:r>
    </w:p>
    <w:p w14:paraId="3EAEC295">
      <w:pPr>
        <w:pStyle w:val="12"/>
        <w:ind w:left="0" w:leftChars="0" w:firstLine="0" w:firstLineChars="0"/>
        <w:jc w:val="left"/>
        <w:outlineLvl w:val="2"/>
        <w:rPr>
          <w:rFonts w:hint="default"/>
          <w:lang w:val="en-GB" w:eastAsia="zh-CN"/>
        </w:rPr>
      </w:pPr>
      <w:bookmarkStart w:id="36" w:name="_Toc17375"/>
      <w:bookmarkStart w:id="37" w:name="_Toc22563"/>
      <w:bookmarkStart w:id="38" w:name="_Toc11321"/>
      <w:bookmarkStart w:id="39" w:name="_Toc2829"/>
      <w:bookmarkStart w:id="40" w:name="_Toc29863"/>
      <w:r>
        <w:rPr>
          <w:rFonts w:hint="eastAsia" w:ascii="Times New Roman" w:hAnsi="Times New Roman" w:eastAsia="宋体" w:cs="宋体"/>
          <w:b/>
          <w:bCs/>
          <w:iCs/>
          <w:color w:val="000000"/>
          <w:kern w:val="2"/>
          <w:sz w:val="28"/>
          <w:szCs w:val="28"/>
          <w:lang w:val="en-US" w:eastAsia="zh-CN" w:bidi="ar-SA"/>
        </w:rPr>
        <w:t>1.4.2 SOM选型表</w:t>
      </w:r>
      <w:bookmarkEnd w:id="36"/>
      <w:bookmarkEnd w:id="37"/>
      <w:bookmarkEnd w:id="38"/>
      <w:bookmarkEnd w:id="39"/>
      <w:bookmarkEnd w:id="40"/>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4299E65F">
      <w:pPr>
        <w:pStyle w:val="12"/>
        <w:ind w:left="11" w:hanging="11"/>
        <w:jc w:val="center"/>
        <w:rPr>
          <w:rFonts w:hint="default" w:ascii="Times New Roman" w:hAnsi="Times New Roman" w:eastAsia="宋体" w:cs="宋体"/>
          <w:b w:val="0"/>
          <w:bCs w:val="0"/>
          <w:iCs/>
          <w:color w:val="000000"/>
          <w:kern w:val="2"/>
          <w:sz w:val="24"/>
          <w:szCs w:val="24"/>
          <w:lang w:val="en-US" w:eastAsia="zh-CN" w:bidi="ar-SA"/>
        </w:rPr>
      </w:pPr>
      <w:r>
        <w:rPr>
          <w:rFonts w:hint="eastAsia" w:ascii="Times New Roman" w:hAnsi="Times New Roman" w:cs="Times New Roman"/>
          <w:b/>
          <w:bCs/>
          <w:lang w:eastAsia="zh-CN"/>
        </w:rPr>
        <w:t>BL2</w:t>
      </w:r>
      <w:r>
        <w:rPr>
          <w:rFonts w:hint="eastAsia" w:ascii="Times New Roman" w:hAnsi="Times New Roman" w:cs="Times New Roman"/>
          <w:b/>
          <w:bCs/>
          <w:lang w:val="en-US" w:eastAsia="zh-CN"/>
        </w:rPr>
        <w:t>33</w:t>
      </w:r>
      <w:r>
        <w:rPr>
          <w:rFonts w:hint="eastAsia" w:ascii="Times New Roman" w:hAnsi="Times New Roman" w:cs="Times New Roman"/>
          <w:b/>
          <w:bCs/>
        </w:rPr>
        <w:t>系列SOM选型表</w:t>
      </w:r>
    </w:p>
    <w:tbl>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6"/>
        <w:gridCol w:w="1046"/>
        <w:gridCol w:w="936"/>
        <w:gridCol w:w="949"/>
        <w:gridCol w:w="1106"/>
        <w:gridCol w:w="1306"/>
        <w:gridCol w:w="2033"/>
      </w:tblGrid>
      <w:tr w14:paraId="1275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66" w:type="dxa"/>
            <w:shd w:val="clear" w:color="auto" w:fill="D8D8D8" w:themeFill="background1" w:themeFillShade="D9"/>
          </w:tcPr>
          <w:p w14:paraId="7D5C8BC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b/>
                <w:bCs/>
                <w:sz w:val="18"/>
                <w:szCs w:val="18"/>
              </w:rPr>
            </w:pPr>
            <w:r>
              <w:rPr>
                <w:rFonts w:hint="eastAsia"/>
                <w:b/>
                <w:bCs/>
                <w:sz w:val="18"/>
                <w:szCs w:val="18"/>
              </w:rPr>
              <w:t>型号</w:t>
            </w:r>
          </w:p>
        </w:tc>
        <w:tc>
          <w:tcPr>
            <w:tcW w:w="1200" w:type="dxa"/>
            <w:shd w:val="clear" w:color="auto" w:fill="D8D8D8" w:themeFill="background1" w:themeFillShade="D9"/>
          </w:tcPr>
          <w:p w14:paraId="55D5B337">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b/>
                <w:bCs/>
                <w:sz w:val="18"/>
                <w:szCs w:val="18"/>
              </w:rPr>
            </w:pPr>
            <w:r>
              <w:rPr>
                <w:rFonts w:hint="eastAsia" w:ascii="Times New Roman" w:hAnsi="Times New Roman" w:cs="Times New Roman" w:eastAsiaTheme="minorEastAsia"/>
                <w:b/>
                <w:bCs/>
                <w:kern w:val="2"/>
                <w:sz w:val="18"/>
                <w:szCs w:val="18"/>
                <w:lang w:val="en-US" w:eastAsia="zh-CN" w:bidi="ar-SA"/>
              </w:rPr>
              <w:t>MCU</w:t>
            </w:r>
          </w:p>
        </w:tc>
        <w:tc>
          <w:tcPr>
            <w:tcW w:w="1007" w:type="dxa"/>
            <w:shd w:val="clear" w:color="auto" w:fill="D8D8D8" w:themeFill="background1" w:themeFillShade="D9"/>
          </w:tcPr>
          <w:p w14:paraId="7D6D7F8C">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b/>
                <w:bCs/>
                <w:sz w:val="18"/>
                <w:szCs w:val="18"/>
              </w:rPr>
            </w:pPr>
            <w:r>
              <w:rPr>
                <w:rFonts w:hint="eastAsia"/>
                <w:b/>
                <w:bCs/>
                <w:sz w:val="18"/>
                <w:szCs w:val="18"/>
              </w:rPr>
              <w:t>主频</w:t>
            </w:r>
          </w:p>
        </w:tc>
        <w:tc>
          <w:tcPr>
            <w:tcW w:w="1168" w:type="dxa"/>
            <w:shd w:val="clear" w:color="auto" w:fill="D8D8D8" w:themeFill="background1" w:themeFillShade="D9"/>
          </w:tcPr>
          <w:p w14:paraId="43704FC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b/>
                <w:bCs/>
                <w:sz w:val="18"/>
                <w:szCs w:val="18"/>
              </w:rPr>
            </w:pPr>
            <w:r>
              <w:rPr>
                <w:rFonts w:hint="eastAsia"/>
                <w:b/>
                <w:bCs/>
                <w:sz w:val="18"/>
                <w:szCs w:val="18"/>
              </w:rPr>
              <w:t>内核</w:t>
            </w:r>
          </w:p>
        </w:tc>
        <w:tc>
          <w:tcPr>
            <w:tcW w:w="1253" w:type="dxa"/>
            <w:shd w:val="clear" w:color="auto" w:fill="D8D8D8" w:themeFill="background1" w:themeFillShade="D9"/>
          </w:tcPr>
          <w:p w14:paraId="295E92C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eMMC</w:t>
            </w:r>
          </w:p>
        </w:tc>
        <w:tc>
          <w:tcPr>
            <w:tcW w:w="1447" w:type="dxa"/>
            <w:shd w:val="clear" w:color="auto" w:fill="D8D8D8" w:themeFill="background1" w:themeFillShade="D9"/>
          </w:tcPr>
          <w:p w14:paraId="19131BE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ascii="Times New Roman" w:hAnsi="Times New Roman" w:cs="Times New Roman" w:eastAsiaTheme="minorEastAsia"/>
                <w:b/>
                <w:bCs/>
                <w:kern w:val="2"/>
                <w:sz w:val="18"/>
                <w:szCs w:val="18"/>
                <w:lang w:val="en-US" w:eastAsia="zh-CN" w:bidi="ar-SA"/>
              </w:rPr>
            </w:pPr>
            <w:r>
              <w:rPr>
                <w:rFonts w:hint="eastAsia" w:ascii="Times New Roman" w:hAnsi="Times New Roman" w:cs="Times New Roman" w:eastAsiaTheme="minorEastAsia"/>
                <w:b/>
                <w:bCs/>
                <w:kern w:val="2"/>
                <w:sz w:val="18"/>
                <w:szCs w:val="18"/>
                <w:lang w:val="en-US" w:eastAsia="zh-CN" w:bidi="ar-SA"/>
              </w:rPr>
              <w:t>DDR3</w:t>
            </w:r>
          </w:p>
        </w:tc>
        <w:tc>
          <w:tcPr>
            <w:tcW w:w="2514" w:type="dxa"/>
            <w:shd w:val="clear" w:color="auto" w:fill="D8D8D8" w:themeFill="background1" w:themeFillShade="D9"/>
          </w:tcPr>
          <w:p w14:paraId="4C3744D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rPr>
                <w:rFonts w:hint="eastAsia"/>
                <w:b/>
                <w:bCs/>
                <w:sz w:val="18"/>
                <w:szCs w:val="18"/>
              </w:rPr>
            </w:pPr>
            <w:r>
              <w:rPr>
                <w:rFonts w:hint="eastAsia"/>
                <w:b/>
                <w:bCs/>
                <w:sz w:val="18"/>
                <w:szCs w:val="18"/>
              </w:rPr>
              <w:t>温度级别</w:t>
            </w:r>
          </w:p>
        </w:tc>
      </w:tr>
      <w:tr w14:paraId="475A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66" w:type="dxa"/>
            <w:shd w:val="clear" w:color="auto" w:fill="D8D8D8" w:themeFill="background1" w:themeFillShade="D9"/>
          </w:tcPr>
          <w:p w14:paraId="597211B1">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SOM332</w:t>
            </w:r>
          </w:p>
        </w:tc>
        <w:tc>
          <w:tcPr>
            <w:tcW w:w="1200" w:type="dxa"/>
          </w:tcPr>
          <w:p w14:paraId="0CFFBE00">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T113-i</w:t>
            </w:r>
          </w:p>
        </w:tc>
        <w:tc>
          <w:tcPr>
            <w:tcW w:w="1007" w:type="dxa"/>
          </w:tcPr>
          <w:p w14:paraId="5D7481F0">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1.2GHz</w:t>
            </w:r>
          </w:p>
        </w:tc>
        <w:tc>
          <w:tcPr>
            <w:tcW w:w="1168" w:type="dxa"/>
          </w:tcPr>
          <w:p w14:paraId="35FB5BDD">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A7</w:t>
            </w:r>
          </w:p>
        </w:tc>
        <w:tc>
          <w:tcPr>
            <w:tcW w:w="1253" w:type="dxa"/>
          </w:tcPr>
          <w:p w14:paraId="297619B8">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1447" w:type="dxa"/>
          </w:tcPr>
          <w:p w14:paraId="4626DDE9">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256MByte</w:t>
            </w:r>
          </w:p>
        </w:tc>
        <w:tc>
          <w:tcPr>
            <w:tcW w:w="2514" w:type="dxa"/>
          </w:tcPr>
          <w:p w14:paraId="0059656C">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6DE8F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66" w:type="dxa"/>
            <w:shd w:val="clear" w:color="auto" w:fill="D8D8D8" w:themeFill="background1" w:themeFillShade="D9"/>
          </w:tcPr>
          <w:p w14:paraId="0C0BA3D4">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SOM333</w:t>
            </w:r>
          </w:p>
        </w:tc>
        <w:tc>
          <w:tcPr>
            <w:tcW w:w="1200" w:type="dxa"/>
          </w:tcPr>
          <w:p w14:paraId="65E76833">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T113-i</w:t>
            </w:r>
          </w:p>
        </w:tc>
        <w:tc>
          <w:tcPr>
            <w:tcW w:w="1007" w:type="dxa"/>
          </w:tcPr>
          <w:p w14:paraId="26015D3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1.2GHz</w:t>
            </w:r>
          </w:p>
        </w:tc>
        <w:tc>
          <w:tcPr>
            <w:tcW w:w="1168" w:type="dxa"/>
          </w:tcPr>
          <w:p w14:paraId="6214C3FC">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A7</w:t>
            </w:r>
          </w:p>
        </w:tc>
        <w:tc>
          <w:tcPr>
            <w:tcW w:w="1253" w:type="dxa"/>
          </w:tcPr>
          <w:p w14:paraId="67D01E1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1447" w:type="dxa"/>
          </w:tcPr>
          <w:p w14:paraId="6363F043">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512MByte</w:t>
            </w:r>
          </w:p>
        </w:tc>
        <w:tc>
          <w:tcPr>
            <w:tcW w:w="2514" w:type="dxa"/>
          </w:tcPr>
          <w:p w14:paraId="7FBC9F1B">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63E7F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66" w:type="dxa"/>
            <w:shd w:val="clear" w:color="auto" w:fill="D8D8D8" w:themeFill="background1" w:themeFillShade="D9"/>
          </w:tcPr>
          <w:p w14:paraId="6780FED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SOM334</w:t>
            </w:r>
          </w:p>
        </w:tc>
        <w:tc>
          <w:tcPr>
            <w:tcW w:w="1200" w:type="dxa"/>
          </w:tcPr>
          <w:p w14:paraId="4A7B7DA7">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T113-i</w:t>
            </w:r>
          </w:p>
        </w:tc>
        <w:tc>
          <w:tcPr>
            <w:tcW w:w="1007" w:type="dxa"/>
          </w:tcPr>
          <w:p w14:paraId="0F7F4C58">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1.2GHz</w:t>
            </w:r>
          </w:p>
        </w:tc>
        <w:tc>
          <w:tcPr>
            <w:tcW w:w="1168" w:type="dxa"/>
          </w:tcPr>
          <w:p w14:paraId="0A844A18">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A7</w:t>
            </w:r>
          </w:p>
        </w:tc>
        <w:tc>
          <w:tcPr>
            <w:tcW w:w="1253" w:type="dxa"/>
          </w:tcPr>
          <w:p w14:paraId="6861DFEA">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1447" w:type="dxa"/>
          </w:tcPr>
          <w:p w14:paraId="285CD794">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512MByte</w:t>
            </w:r>
          </w:p>
        </w:tc>
        <w:tc>
          <w:tcPr>
            <w:tcW w:w="2514" w:type="dxa"/>
          </w:tcPr>
          <w:p w14:paraId="4ECE1524">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640C1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66" w:type="dxa"/>
            <w:shd w:val="clear" w:color="auto" w:fill="D8D8D8" w:themeFill="background1" w:themeFillShade="D9"/>
          </w:tcPr>
          <w:p w14:paraId="4DB25E3B">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SOM335</w:t>
            </w:r>
          </w:p>
        </w:tc>
        <w:tc>
          <w:tcPr>
            <w:tcW w:w="1200" w:type="dxa"/>
          </w:tcPr>
          <w:p w14:paraId="4966B286">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T113-i</w:t>
            </w:r>
          </w:p>
        </w:tc>
        <w:tc>
          <w:tcPr>
            <w:tcW w:w="1007" w:type="dxa"/>
          </w:tcPr>
          <w:p w14:paraId="79583A00">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1.2GHz</w:t>
            </w:r>
          </w:p>
        </w:tc>
        <w:tc>
          <w:tcPr>
            <w:tcW w:w="1168" w:type="dxa"/>
          </w:tcPr>
          <w:p w14:paraId="34BBCA7C">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A7</w:t>
            </w:r>
          </w:p>
        </w:tc>
        <w:tc>
          <w:tcPr>
            <w:tcW w:w="1253" w:type="dxa"/>
          </w:tcPr>
          <w:p w14:paraId="4C8E66A4">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1447" w:type="dxa"/>
          </w:tcPr>
          <w:p w14:paraId="717AFC2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2514" w:type="dxa"/>
          </w:tcPr>
          <w:p w14:paraId="1CB800B4">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0BF4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266" w:type="dxa"/>
            <w:shd w:val="clear" w:color="auto" w:fill="D8D8D8" w:themeFill="background1" w:themeFillShade="D9"/>
          </w:tcPr>
          <w:p w14:paraId="2F69A36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SOM336</w:t>
            </w:r>
          </w:p>
        </w:tc>
        <w:tc>
          <w:tcPr>
            <w:tcW w:w="1200" w:type="dxa"/>
          </w:tcPr>
          <w:p w14:paraId="7F8A6943">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T113-i</w:t>
            </w:r>
          </w:p>
        </w:tc>
        <w:tc>
          <w:tcPr>
            <w:tcW w:w="1007" w:type="dxa"/>
          </w:tcPr>
          <w:p w14:paraId="02D0317D">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1.2GHz</w:t>
            </w:r>
          </w:p>
        </w:tc>
        <w:tc>
          <w:tcPr>
            <w:tcW w:w="1168" w:type="dxa"/>
          </w:tcPr>
          <w:p w14:paraId="24C18DD4">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A7</w:t>
            </w:r>
          </w:p>
        </w:tc>
        <w:tc>
          <w:tcPr>
            <w:tcW w:w="1253" w:type="dxa"/>
          </w:tcPr>
          <w:p w14:paraId="08BCAA0D">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1447" w:type="dxa"/>
          </w:tcPr>
          <w:p w14:paraId="4CBA849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256Mbyte</w:t>
            </w:r>
          </w:p>
        </w:tc>
        <w:tc>
          <w:tcPr>
            <w:tcW w:w="2514" w:type="dxa"/>
          </w:tcPr>
          <w:p w14:paraId="0768F812">
            <w:pPr>
              <w:pStyle w:val="12"/>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宽温级 -20~70℃</w:t>
            </w:r>
          </w:p>
        </w:tc>
      </w:tr>
    </w:tbl>
    <w:p w14:paraId="28E13D1A">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p>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41" w:name="_Toc1510"/>
      <w:bookmarkStart w:id="42" w:name="_Toc2032"/>
      <w:bookmarkStart w:id="43" w:name="_Toc23618"/>
      <w:bookmarkStart w:id="44" w:name="_Toc21395"/>
      <w:bookmarkStart w:id="45" w:name="_Toc30577"/>
      <w:r>
        <w:rPr>
          <w:rFonts w:hint="eastAsia" w:ascii="Times New Roman" w:hAnsi="Times New Roman" w:eastAsia="宋体" w:cs="宋体"/>
          <w:b/>
          <w:bCs/>
          <w:iCs/>
          <w:color w:val="000000"/>
          <w:kern w:val="2"/>
          <w:sz w:val="28"/>
          <w:szCs w:val="28"/>
          <w:lang w:val="en-US" w:eastAsia="zh-CN" w:bidi="ar-SA"/>
        </w:rPr>
        <w:t>1.4.3 X系列板选型</w:t>
      </w:r>
      <w:bookmarkEnd w:id="41"/>
      <w:bookmarkEnd w:id="42"/>
      <w:bookmarkEnd w:id="43"/>
      <w:bookmarkEnd w:id="44"/>
      <w:bookmarkEnd w:id="45"/>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36A334FE">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Theme="minorEastAsia"/>
          <w:color w:val="FF0000"/>
          <w:sz w:val="24"/>
          <w:szCs w:val="24"/>
          <w:lang w:val="en-US" w:eastAsia="zh-CN"/>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6106B521">
      <w:pPr>
        <w:pStyle w:val="12"/>
        <w:ind w:left="0" w:leftChars="0" w:firstLine="0" w:firstLineChars="0"/>
        <w:jc w:val="left"/>
        <w:outlineLvl w:val="9"/>
        <w:rPr>
          <w:rFonts w:hint="default" w:ascii="Times New Roman" w:hAnsi="Times New Roman" w:eastAsia="宋体" w:cs="宋体"/>
          <w:b/>
          <w:bCs/>
          <w:iCs/>
          <w:color w:val="000000"/>
          <w:kern w:val="2"/>
          <w:sz w:val="24"/>
          <w:szCs w:val="24"/>
          <w:lang w:val="en-US" w:eastAsia="zh-CN" w:bidi="ar-SA"/>
        </w:rPr>
      </w:pPr>
      <w:r>
        <w:rPr>
          <w:rFonts w:hint="default" w:ascii="Times New Roman" w:hAnsi="Times New Roman" w:eastAsia="宋体" w:cs="宋体"/>
          <w:b/>
          <w:bCs/>
          <w:iCs/>
          <w:color w:val="000000"/>
          <w:kern w:val="2"/>
          <w:sz w:val="24"/>
          <w:szCs w:val="24"/>
          <w:lang w:val="en-US" w:eastAsia="zh-CN" w:bidi="ar-SA"/>
        </w:rPr>
        <w:br w:type="page"/>
      </w: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52FA8771">
            <w:pPr>
              <w:pStyle w:val="12"/>
              <w:ind w:left="5" w:leftChars="-4" w:hanging="13" w:hangingChars="7"/>
              <w:jc w:val="center"/>
              <w:rPr>
                <w:rFonts w:hint="default" w:ascii="Times New Roman" w:hAnsi="Times New Roman" w:cs="Times New Roman" w:eastAsiaTheme="minorEastAsia"/>
                <w:b/>
                <w:bCs/>
                <w:sz w:val="18"/>
                <w:szCs w:val="18"/>
              </w:rPr>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1CB41781">
            <w:pPr>
              <w:pStyle w:val="12"/>
              <w:ind w:left="5" w:leftChars="-4" w:hanging="13" w:hangingChars="7"/>
              <w:jc w:val="center"/>
              <w:rPr>
                <w:rFonts w:hint="default" w:ascii="Times New Roman" w:hAnsi="Times New Roman" w:cs="Times New Roman" w:eastAsiaTheme="minorEastAsia"/>
                <w:b/>
                <w:bCs/>
                <w:sz w:val="18"/>
                <w:szCs w:val="18"/>
              </w:rPr>
            </w:pPr>
          </w:p>
        </w:tc>
        <w:tc>
          <w:tcPr>
            <w:tcW w:w="856" w:type="pct"/>
            <w:tcBorders>
              <w:top w:val="nil"/>
              <w:left w:val="nil"/>
              <w:bottom w:val="single" w:color="auto" w:sz="4" w:space="0"/>
              <w:right w:val="nil"/>
            </w:tcBorders>
            <w:vAlign w:val="center"/>
          </w:tcPr>
          <w:p w14:paraId="6CC20037">
            <w:pPr>
              <w:pStyle w:val="12"/>
              <w:ind w:left="5" w:leftChars="-4" w:hanging="13" w:hangingChars="7"/>
              <w:jc w:val="center"/>
              <w:rPr>
                <w:rFonts w:hint="default" w:ascii="Times New Roman" w:hAnsi="Times New Roman" w:cs="Times New Roman" w:eastAsiaTheme="minorEastAsia"/>
                <w:b/>
                <w:bCs/>
                <w:sz w:val="18"/>
                <w:szCs w:val="18"/>
              </w:rPr>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del w:id="2718" w:author="LKY" w:date="2026-05-25T17:07:22Z">
              <w:r>
                <w:rPr>
                  <w:rFonts w:hint="eastAsia" w:ascii="Times New Roman" w:hAnsi="Times New Roman" w:cs="Times New Roman"/>
                  <w:color w:val="C00000"/>
                  <w:sz w:val="18"/>
                  <w:szCs w:val="18"/>
                  <w:lang w:val="en-US" w:eastAsia="zh-CN"/>
                </w:rPr>
                <w:delText>B</w:delText>
              </w:r>
            </w:del>
            <w:del w:id="2719" w:author="LKY" w:date="2026-05-25T17:07:21Z">
              <w:r>
                <w:rPr>
                  <w:rFonts w:hint="eastAsia" w:ascii="Times New Roman" w:hAnsi="Times New Roman" w:cs="Times New Roman"/>
                  <w:color w:val="C00000"/>
                  <w:sz w:val="18"/>
                  <w:szCs w:val="18"/>
                  <w:lang w:val="en-US" w:eastAsia="zh-CN"/>
                </w:rPr>
                <w:delText>L233不支</w:delText>
              </w:r>
            </w:del>
            <w:del w:id="2720" w:author="LKY" w:date="2026-05-25T17:07:20Z">
              <w:r>
                <w:rPr>
                  <w:rFonts w:hint="eastAsia" w:ascii="Times New Roman" w:hAnsi="Times New Roman" w:cs="Times New Roman"/>
                  <w:color w:val="C00000"/>
                  <w:sz w:val="18"/>
                  <w:szCs w:val="18"/>
                  <w:lang w:val="en-US" w:eastAsia="zh-CN"/>
                </w:rPr>
                <w:delText>持</w:delText>
              </w:r>
            </w:del>
          </w:p>
        </w:tc>
      </w:tr>
    </w:tbl>
    <w:p w14:paraId="4FD4524D">
      <w:pPr>
        <w:pStyle w:val="12"/>
        <w:ind w:left="0" w:leftChars="0" w:firstLine="0" w:firstLineChars="0"/>
        <w:jc w:val="left"/>
        <w:outlineLvl w:val="2"/>
        <w:rPr>
          <w:rFonts w:hint="eastAsia" w:ascii="Times New Roman" w:hAnsi="Times New Roman" w:eastAsia="宋体" w:cs="Times New Roman"/>
          <w:b/>
          <w:bCs/>
          <w:iCs/>
          <w:color w:val="000000"/>
          <w:kern w:val="2"/>
          <w:sz w:val="28"/>
          <w:szCs w:val="28"/>
          <w:lang w:val="en-US" w:eastAsia="zh-CN" w:bidi="ar-SA"/>
        </w:rPr>
      </w:pPr>
      <w:bookmarkStart w:id="46" w:name="_Toc9587"/>
      <w:bookmarkStart w:id="47" w:name="_Toc9026"/>
      <w:bookmarkStart w:id="48" w:name="_Toc21455"/>
      <w:bookmarkStart w:id="49" w:name="_Toc10343"/>
      <w:bookmarkStart w:id="50" w:name="_Toc3150"/>
      <w:r>
        <w:rPr>
          <w:rFonts w:hint="eastAsia" w:ascii="Times New Roman" w:hAnsi="Times New Roman" w:eastAsia="宋体" w:cs="Times New Roman"/>
          <w:b/>
          <w:bCs/>
          <w:iCs/>
          <w:color w:val="000000"/>
          <w:kern w:val="2"/>
          <w:sz w:val="28"/>
          <w:szCs w:val="28"/>
          <w:lang w:val="en-US" w:eastAsia="zh-CN" w:bidi="ar-SA"/>
        </w:rPr>
        <w:t>1.4.4 N系列IO板选型</w:t>
      </w:r>
      <w:bookmarkEnd w:id="46"/>
      <w:bookmarkEnd w:id="47"/>
      <w:bookmarkEnd w:id="48"/>
      <w:bookmarkEnd w:id="49"/>
      <w:bookmarkEnd w:id="50"/>
    </w:p>
    <w:p w14:paraId="09D60AB2">
      <w:pPr>
        <w:rPr>
          <w:ins w:id="2721" w:author="LKY" w:date="2026-07-07T11:44:47Z"/>
          <w:rFonts w:hint="default" w:ascii="Times New Roman" w:hAnsi="Times New Roman" w:cstheme="minorBidi"/>
          <w:b w:val="0"/>
          <w:bCs w:val="0"/>
          <w:sz w:val="24"/>
          <w:szCs w:val="24"/>
          <w:lang w:val="en-US" w:eastAsia="zh-CN"/>
        </w:rPr>
      </w:pPr>
      <w:ins w:id="2722" w:author="LKY" w:date="2026-07-07T11:44:47Z">
        <w:r>
          <w:rPr>
            <w:rFonts w:hint="eastAsia" w:ascii="Times New Roman" w:hAnsi="Times New Roman" w:cstheme="minorBidi"/>
            <w:b w:val="0"/>
            <w:bCs w:val="0"/>
            <w:sz w:val="24"/>
            <w:szCs w:val="24"/>
            <w:lang w:val="en-US" w:eastAsia="zh-CN"/>
          </w:rPr>
          <w:t>16路以下尺寸：</w:t>
        </w:r>
      </w:ins>
      <w:ins w:id="2723" w:author="LKY" w:date="2026-07-07T11:44:47Z">
        <w:r>
          <w:rPr>
            <w:rFonts w:hint="eastAsia" w:ascii="Times New Roman" w:hAnsi="Times New Roman"/>
            <w:sz w:val="24"/>
            <w:lang w:val="en-US" w:eastAsia="zh-CN"/>
          </w:rPr>
          <w:t>15.4x104.6x74.9mm，32路尺寸：28.4x104.6x74.9mm</w:t>
        </w:r>
      </w:ins>
    </w:p>
    <w:p w14:paraId="5A210400">
      <w:pPr>
        <w:rPr>
          <w:ins w:id="2724" w:author="LKY" w:date="2026-07-07T11:44:26Z"/>
          <w:rFonts w:hint="default" w:asciiTheme="minorHAnsi" w:hAnsiTheme="minorHAnsi" w:cstheme="minorBidi"/>
          <w:b w:val="0"/>
          <w:bCs w:val="0"/>
          <w:sz w:val="21"/>
          <w:szCs w:val="24"/>
          <w:lang w:val="en-US" w:eastAsia="zh-CN"/>
        </w:rPr>
      </w:pPr>
    </w:p>
    <w:p w14:paraId="56C41AE0">
      <w:pPr>
        <w:pStyle w:val="12"/>
        <w:ind w:left="5" w:leftChars="-4" w:hanging="13" w:hangingChars="7"/>
        <w:jc w:val="center"/>
        <w:rPr>
          <w:rFonts w:hint="eastAsia" w:ascii="Times New Roman" w:hAnsi="Times New Roman" w:cs="Times New Roman"/>
          <w:b/>
          <w:bCs/>
          <w:sz w:val="18"/>
          <w:szCs w:val="18"/>
          <w:lang w:val="en-US" w:eastAsia="zh-CN"/>
        </w:rPr>
      </w:pPr>
      <w:r>
        <w:rPr>
          <w:rFonts w:hint="default" w:ascii="Times New Roman" w:hAnsi="Times New Roman" w:cs="Times New Roman"/>
          <w:b/>
          <w:bCs/>
          <w:sz w:val="18"/>
          <w:szCs w:val="18"/>
          <w:lang w:val="en-US" w:eastAsia="zh-CN"/>
        </w:rPr>
        <w:t>N</w:t>
      </w:r>
      <w:r>
        <w:rPr>
          <w:rFonts w:hint="eastAsia" w:ascii="Times New Roman" w:hAnsi="Times New Roman" w:cs="Times New Roman"/>
          <w:b/>
          <w:bCs/>
          <w:sz w:val="18"/>
          <w:szCs w:val="18"/>
          <w:lang w:val="en-US" w:eastAsia="zh-CN"/>
        </w:rPr>
        <w:t>系列</w:t>
      </w:r>
      <w:r>
        <w:rPr>
          <w:rFonts w:hint="default" w:ascii="Times New Roman" w:hAnsi="Times New Roman" w:cs="Times New Roman"/>
          <w:b/>
          <w:bCs/>
          <w:sz w:val="18"/>
          <w:szCs w:val="18"/>
          <w:lang w:val="en-US" w:eastAsia="zh-CN"/>
        </w:rPr>
        <w:t>IO</w:t>
      </w:r>
      <w:r>
        <w:rPr>
          <w:rFonts w:hint="eastAsia" w:ascii="Times New Roman" w:hAnsi="Times New Roman" w:cs="Times New Roman"/>
          <w:b/>
          <w:bCs/>
          <w:sz w:val="18"/>
          <w:szCs w:val="18"/>
          <w:lang w:val="en-US" w:eastAsia="zh-CN"/>
        </w:rPr>
        <w:t>板选型表</w:t>
      </w:r>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2725" w:author="L" w:date="2026-08-26T11:37:55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2726" w:author="L" w:date="2026-08-26T11:37:55Z"/>
                <w:rFonts w:hint="eastAsia" w:ascii="Times New Roman" w:hAnsi="Times New Roman" w:cs="Times New Roman"/>
                <w:b/>
                <w:bCs/>
                <w:color w:val="000000"/>
                <w:sz w:val="18"/>
                <w:szCs w:val="18"/>
                <w:lang w:val="en-US" w:eastAsia="zh-CN"/>
              </w:rPr>
            </w:pPr>
            <w:ins w:id="2727" w:author="L" w:date="2026-08-26T11:37:55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2728" w:author="L" w:date="2026-08-26T11:37:55Z"/>
                <w:rFonts w:hint="eastAsia" w:ascii="Times New Roman" w:hAnsi="Times New Roman" w:cs="Times New Roman"/>
                <w:b/>
                <w:bCs/>
                <w:color w:val="000000"/>
                <w:sz w:val="18"/>
                <w:szCs w:val="18"/>
                <w:lang w:val="en-US" w:eastAsia="zh-CN"/>
              </w:rPr>
            </w:pPr>
            <w:ins w:id="2729" w:author="L" w:date="2026-08-26T11:37:55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2730" w:author="L" w:date="2026-08-26T11:37:55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2731" w:author="L" w:date="2026-08-26T11:37:55Z"/>
                <w:rFonts w:hint="eastAsia" w:ascii="Times New Roman" w:hAnsi="Times New Roman" w:cs="Times New Roman"/>
                <w:b/>
                <w:bCs/>
                <w:color w:val="000000"/>
                <w:sz w:val="18"/>
                <w:szCs w:val="18"/>
                <w:lang w:val="en-US" w:eastAsia="zh-CN"/>
              </w:rPr>
            </w:pPr>
            <w:ins w:id="2732" w:author="L" w:date="2026-08-26T11:37:55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2733" w:author="L" w:date="2026-08-26T11:37:55Z"/>
                <w:rFonts w:hint="eastAsia" w:ascii="Times New Roman" w:hAnsi="Times New Roman" w:cs="Times New Roman"/>
                <w:b/>
                <w:bCs/>
                <w:color w:val="000000"/>
                <w:sz w:val="18"/>
                <w:szCs w:val="18"/>
                <w:lang w:val="en-US" w:eastAsia="zh-CN"/>
              </w:rPr>
            </w:pPr>
            <w:ins w:id="2734" w:author="L" w:date="2026-08-26T11:37:55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3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2736" w:author="L" w:date="2026-08-26T11:37:55Z"/>
                <w:rFonts w:hint="eastAsia" w:ascii="Times New Roman" w:hAnsi="Times New Roman" w:cs="Times New Roman"/>
                <w:b w:val="0"/>
                <w:bCs w:val="0"/>
                <w:color w:val="000000"/>
                <w:sz w:val="18"/>
                <w:szCs w:val="18"/>
                <w:lang w:val="en-US" w:eastAsia="zh-CN"/>
              </w:rPr>
            </w:pPr>
            <w:ins w:id="2737" w:author="L" w:date="2026-08-26T11:37:55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2738" w:author="L" w:date="2026-08-26T11:37:55Z"/>
                <w:rFonts w:hint="eastAsia" w:ascii="Times New Roman" w:hAnsi="Times New Roman" w:cs="Times New Roman"/>
                <w:b w:val="0"/>
                <w:bCs w:val="0"/>
                <w:color w:val="000000"/>
                <w:sz w:val="18"/>
                <w:szCs w:val="18"/>
                <w:lang w:val="en-US" w:eastAsia="zh-CN"/>
              </w:rPr>
            </w:pPr>
            <w:ins w:id="2739" w:author="L" w:date="2026-08-26T11:37:55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274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2741" w:author="L" w:date="2026-08-26T11:37:55Z"/>
                <w:rFonts w:hint="default" w:ascii="Times New Roman" w:hAnsi="Times New Roman" w:cs="Times New Roman"/>
                <w:b w:val="0"/>
                <w:bCs w:val="0"/>
                <w:color w:val="000000"/>
                <w:sz w:val="18"/>
                <w:szCs w:val="18"/>
                <w:lang w:val="en-US" w:eastAsia="zh-CN"/>
              </w:rPr>
            </w:pPr>
            <w:ins w:id="2742" w:author="L" w:date="2026-08-26T11:37:55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2743" w:author="L" w:date="2026-08-26T11:37:55Z"/>
                <w:rFonts w:hint="default" w:ascii="Times New Roman" w:hAnsi="Times New Roman" w:cs="Times New Roman"/>
                <w:b w:val="0"/>
                <w:bCs w:val="0"/>
                <w:color w:val="000000"/>
                <w:sz w:val="18"/>
                <w:szCs w:val="18"/>
                <w:lang w:val="en-US" w:eastAsia="zh-CN"/>
              </w:rPr>
            </w:pPr>
            <w:ins w:id="2744" w:author="L" w:date="2026-08-26T11:37:55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4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2746" w:author="L" w:date="2026-08-26T11:37:55Z"/>
                <w:rFonts w:hint="eastAsia" w:ascii="Times New Roman" w:hAnsi="Times New Roman" w:cs="Times New Roman"/>
                <w:b w:val="0"/>
                <w:bCs w:val="0"/>
                <w:color w:val="000000"/>
                <w:sz w:val="18"/>
                <w:szCs w:val="18"/>
                <w:lang w:val="en-US" w:eastAsia="zh-CN"/>
              </w:rPr>
            </w:pPr>
            <w:ins w:id="2747" w:author="L" w:date="2026-08-26T11:37:55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2748" w:author="L" w:date="2026-08-26T11:37:55Z"/>
                <w:rFonts w:hint="eastAsia" w:ascii="Times New Roman" w:hAnsi="Times New Roman" w:cs="Times New Roman"/>
                <w:b w:val="0"/>
                <w:bCs w:val="0"/>
                <w:color w:val="000000"/>
                <w:sz w:val="18"/>
                <w:szCs w:val="18"/>
                <w:lang w:val="en-US" w:eastAsia="zh-CN"/>
              </w:rPr>
            </w:pPr>
            <w:ins w:id="2749" w:author="L" w:date="2026-08-26T11:37:55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275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A8AD5A1">
            <w:pPr>
              <w:pStyle w:val="12"/>
              <w:ind w:left="4" w:leftChars="-4" w:hanging="12" w:hangingChars="7"/>
              <w:jc w:val="center"/>
              <w:rPr>
                <w:ins w:id="2751" w:author="L" w:date="2026-08-26T11:37:55Z"/>
                <w:rFonts w:hint="eastAsia" w:ascii="Times New Roman" w:hAnsi="Times New Roman" w:cs="Times New Roman"/>
                <w:b w:val="0"/>
                <w:bCs w:val="0"/>
                <w:color w:val="000000"/>
                <w:sz w:val="18"/>
                <w:szCs w:val="18"/>
                <w:lang w:val="en-US" w:eastAsia="zh-CN"/>
              </w:rPr>
            </w:pPr>
            <w:ins w:id="2752" w:author="L" w:date="2026-08-26T11:37:55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25C6D44">
            <w:pPr>
              <w:pStyle w:val="12"/>
              <w:ind w:left="4" w:leftChars="-4" w:hanging="12" w:hangingChars="7"/>
              <w:jc w:val="center"/>
              <w:rPr>
                <w:ins w:id="2753" w:author="L" w:date="2026-08-26T11:37:55Z"/>
                <w:rFonts w:hint="eastAsia" w:ascii="Times New Roman" w:hAnsi="Times New Roman" w:cs="Times New Roman"/>
                <w:b w:val="0"/>
                <w:bCs w:val="0"/>
                <w:color w:val="000000"/>
                <w:sz w:val="18"/>
                <w:szCs w:val="18"/>
                <w:lang w:val="en-US" w:eastAsia="zh-CN"/>
              </w:rPr>
            </w:pPr>
            <w:ins w:id="2754" w:author="L" w:date="2026-08-26T11:37:55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5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2756" w:author="L" w:date="2026-08-26T11:37:55Z"/>
                <w:rFonts w:hint="eastAsia" w:ascii="Times New Roman" w:hAnsi="Times New Roman" w:cs="Times New Roman"/>
                <w:b w:val="0"/>
                <w:bCs w:val="0"/>
                <w:color w:val="000000"/>
                <w:sz w:val="18"/>
                <w:szCs w:val="18"/>
                <w:lang w:val="en-US" w:eastAsia="zh-CN"/>
              </w:rPr>
            </w:pPr>
            <w:ins w:id="2757" w:author="L" w:date="2026-08-26T11:37:55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2758" w:author="L" w:date="2026-08-26T11:37:55Z"/>
                <w:rFonts w:hint="eastAsia" w:ascii="Times New Roman" w:hAnsi="Times New Roman" w:cs="Times New Roman"/>
                <w:b w:val="0"/>
                <w:bCs w:val="0"/>
                <w:color w:val="000000"/>
                <w:sz w:val="18"/>
                <w:szCs w:val="18"/>
                <w:lang w:val="en-US" w:eastAsia="zh-CN"/>
              </w:rPr>
            </w:pPr>
            <w:ins w:id="2759" w:author="L" w:date="2026-08-26T11:37:55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276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C090310">
            <w:pPr>
              <w:pStyle w:val="12"/>
              <w:ind w:left="4" w:leftChars="-4" w:hanging="12" w:hangingChars="7"/>
              <w:jc w:val="center"/>
              <w:rPr>
                <w:ins w:id="2761" w:author="L" w:date="2026-08-26T11:37:55Z"/>
                <w:rFonts w:hint="default" w:ascii="Times New Roman" w:hAnsi="Times New Roman" w:cs="Times New Roman"/>
                <w:b w:val="0"/>
                <w:bCs w:val="0"/>
                <w:color w:val="000000"/>
                <w:sz w:val="18"/>
                <w:szCs w:val="18"/>
                <w:lang w:val="en-US" w:eastAsia="zh-CN"/>
              </w:rPr>
            </w:pPr>
            <w:ins w:id="2762" w:author="L" w:date="2026-08-26T11:37:55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38DA95">
            <w:pPr>
              <w:pStyle w:val="12"/>
              <w:ind w:left="4" w:leftChars="-4" w:hanging="12" w:hangingChars="7"/>
              <w:jc w:val="center"/>
              <w:rPr>
                <w:ins w:id="2763" w:author="L" w:date="2026-08-26T11:37:55Z"/>
                <w:rFonts w:hint="eastAsia" w:ascii="Times New Roman" w:hAnsi="Times New Roman" w:cs="Times New Roman"/>
                <w:b w:val="0"/>
                <w:bCs w:val="0"/>
                <w:color w:val="000000"/>
                <w:sz w:val="18"/>
                <w:szCs w:val="18"/>
                <w:lang w:val="en-US" w:eastAsia="zh-CN"/>
              </w:rPr>
            </w:pPr>
            <w:ins w:id="2764" w:author="L" w:date="2026-08-26T11:37:55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6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2766" w:author="L" w:date="2026-08-26T11:37:55Z"/>
                <w:rFonts w:hint="default" w:ascii="Times New Roman" w:hAnsi="Times New Roman" w:cs="Times New Roman"/>
                <w:b w:val="0"/>
                <w:bCs w:val="0"/>
                <w:color w:val="000000"/>
                <w:sz w:val="18"/>
                <w:szCs w:val="18"/>
                <w:lang w:val="en-US" w:eastAsia="zh-CN"/>
              </w:rPr>
            </w:pPr>
            <w:ins w:id="2767" w:author="L" w:date="2026-08-26T11:37:55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2768" w:author="L" w:date="2026-08-26T11:37:55Z"/>
                <w:rFonts w:hint="eastAsia" w:ascii="Times New Roman" w:hAnsi="Times New Roman" w:cs="Times New Roman"/>
                <w:b w:val="0"/>
                <w:bCs w:val="0"/>
                <w:color w:val="000000"/>
                <w:sz w:val="18"/>
                <w:szCs w:val="18"/>
                <w:lang w:val="en-US" w:eastAsia="zh-CN"/>
              </w:rPr>
            </w:pPr>
            <w:ins w:id="2769" w:author="L" w:date="2026-08-26T11:37:55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277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A6A7F27">
            <w:pPr>
              <w:pStyle w:val="12"/>
              <w:ind w:left="4" w:leftChars="-4" w:hanging="12" w:hangingChars="7"/>
              <w:jc w:val="center"/>
              <w:rPr>
                <w:ins w:id="2771" w:author="L" w:date="2026-08-26T11:37:55Z"/>
                <w:rFonts w:hint="eastAsia" w:ascii="Times New Roman" w:hAnsi="Times New Roman" w:cs="Times New Roman"/>
                <w:b w:val="0"/>
                <w:bCs w:val="0"/>
                <w:color w:val="000000"/>
                <w:sz w:val="18"/>
                <w:szCs w:val="18"/>
                <w:lang w:val="en-US" w:eastAsia="zh-CN"/>
              </w:rPr>
            </w:pPr>
            <w:ins w:id="2772" w:author="L" w:date="2026-08-26T11:37:55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4BAA9A">
            <w:pPr>
              <w:pStyle w:val="12"/>
              <w:ind w:left="4" w:leftChars="-4" w:hanging="12" w:hangingChars="7"/>
              <w:jc w:val="center"/>
              <w:rPr>
                <w:ins w:id="2773" w:author="L" w:date="2026-08-26T11:37:55Z"/>
                <w:rFonts w:hint="eastAsia" w:ascii="Times New Roman" w:hAnsi="Times New Roman" w:cs="Times New Roman"/>
                <w:b w:val="0"/>
                <w:bCs w:val="0"/>
                <w:color w:val="000000"/>
                <w:sz w:val="18"/>
                <w:szCs w:val="18"/>
                <w:lang w:val="en-US" w:eastAsia="zh-CN"/>
              </w:rPr>
            </w:pPr>
            <w:ins w:id="2774" w:author="L" w:date="2026-08-26T11:37:55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7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2776" w:author="L" w:date="2026-08-26T11:37:55Z"/>
                <w:rFonts w:hint="eastAsia" w:ascii="Times New Roman" w:hAnsi="Times New Roman" w:cs="Times New Roman"/>
                <w:b w:val="0"/>
                <w:bCs w:val="0"/>
                <w:color w:val="000000"/>
                <w:sz w:val="18"/>
                <w:szCs w:val="18"/>
                <w:lang w:val="en-US" w:eastAsia="zh-CN"/>
              </w:rPr>
            </w:pPr>
            <w:ins w:id="2777" w:author="L" w:date="2026-08-26T11:37:55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2778" w:author="L" w:date="2026-08-26T11:37:55Z"/>
                <w:rFonts w:hint="eastAsia" w:ascii="Times New Roman" w:hAnsi="Times New Roman" w:cs="Times New Roman"/>
                <w:b w:val="0"/>
                <w:bCs w:val="0"/>
                <w:color w:val="000000"/>
                <w:sz w:val="18"/>
                <w:szCs w:val="18"/>
                <w:lang w:val="en-US" w:eastAsia="zh-CN"/>
              </w:rPr>
            </w:pPr>
            <w:ins w:id="2779" w:author="L" w:date="2026-08-26T11:37:55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278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5CC8714">
            <w:pPr>
              <w:pStyle w:val="12"/>
              <w:ind w:left="4" w:leftChars="-4" w:hanging="12" w:hangingChars="7"/>
              <w:jc w:val="center"/>
              <w:rPr>
                <w:ins w:id="2781" w:author="L" w:date="2026-08-26T11:37:55Z"/>
                <w:rFonts w:hint="default" w:ascii="Times New Roman" w:hAnsi="Times New Roman" w:cs="Times New Roman"/>
                <w:b w:val="0"/>
                <w:bCs w:val="0"/>
                <w:color w:val="000000"/>
                <w:sz w:val="18"/>
                <w:szCs w:val="18"/>
                <w:lang w:val="en-US" w:eastAsia="zh-CN"/>
              </w:rPr>
            </w:pPr>
            <w:ins w:id="2782" w:author="L" w:date="2026-08-26T11:37:55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4C156A6">
            <w:pPr>
              <w:pStyle w:val="12"/>
              <w:ind w:left="4" w:leftChars="-4" w:hanging="12" w:hangingChars="7"/>
              <w:jc w:val="center"/>
              <w:rPr>
                <w:ins w:id="2783" w:author="L" w:date="2026-08-26T11:37:55Z"/>
                <w:rFonts w:hint="eastAsia" w:ascii="Times New Roman" w:hAnsi="Times New Roman" w:cs="Times New Roman"/>
                <w:b w:val="0"/>
                <w:bCs w:val="0"/>
                <w:color w:val="000000"/>
                <w:sz w:val="18"/>
                <w:szCs w:val="18"/>
                <w:lang w:val="en-US" w:eastAsia="zh-CN"/>
              </w:rPr>
            </w:pPr>
            <w:ins w:id="2784" w:author="L" w:date="2026-08-26T11:37:55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8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2786" w:author="L" w:date="2026-08-26T11:37:55Z"/>
                <w:rFonts w:hint="eastAsia" w:ascii="Times New Roman" w:hAnsi="Times New Roman" w:cs="Times New Roman"/>
                <w:b w:val="0"/>
                <w:bCs w:val="0"/>
                <w:color w:val="000000"/>
                <w:sz w:val="18"/>
                <w:szCs w:val="18"/>
                <w:lang w:val="en-US" w:eastAsia="zh-CN"/>
              </w:rPr>
            </w:pPr>
            <w:ins w:id="2787" w:author="L" w:date="2026-08-26T11:37:55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2788" w:author="L" w:date="2026-08-26T11:37:55Z"/>
                <w:rFonts w:hint="eastAsia" w:ascii="Times New Roman" w:hAnsi="Times New Roman" w:cs="Times New Roman"/>
                <w:b w:val="0"/>
                <w:bCs w:val="0"/>
                <w:color w:val="000000"/>
                <w:sz w:val="18"/>
                <w:szCs w:val="18"/>
                <w:lang w:val="en-US" w:eastAsia="zh-CN"/>
              </w:rPr>
            </w:pPr>
            <w:ins w:id="2789" w:author="L" w:date="2026-08-26T11:37:55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279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FA9F8C4">
            <w:pPr>
              <w:pStyle w:val="12"/>
              <w:ind w:left="4" w:leftChars="-4" w:hanging="12" w:hangingChars="7"/>
              <w:jc w:val="center"/>
              <w:rPr>
                <w:ins w:id="2791" w:author="L" w:date="2026-08-26T11:37:55Z"/>
                <w:rFonts w:hint="eastAsia" w:ascii="Times New Roman" w:hAnsi="Times New Roman" w:cs="Times New Roman"/>
                <w:b w:val="0"/>
                <w:bCs w:val="0"/>
                <w:color w:val="000000"/>
                <w:sz w:val="18"/>
                <w:szCs w:val="18"/>
                <w:lang w:val="en-US" w:eastAsia="zh-CN"/>
              </w:rPr>
            </w:pPr>
            <w:ins w:id="2792" w:author="L" w:date="2026-08-26T11:37:55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EAFE2A0">
            <w:pPr>
              <w:pStyle w:val="12"/>
              <w:ind w:left="4" w:leftChars="-4" w:hanging="12" w:hangingChars="7"/>
              <w:jc w:val="center"/>
              <w:rPr>
                <w:ins w:id="2793" w:author="L" w:date="2026-08-26T11:37:55Z"/>
                <w:rFonts w:hint="eastAsia" w:ascii="Times New Roman" w:hAnsi="Times New Roman" w:cs="Times New Roman"/>
                <w:b w:val="0"/>
                <w:bCs w:val="0"/>
                <w:color w:val="000000"/>
                <w:sz w:val="18"/>
                <w:szCs w:val="18"/>
                <w:lang w:val="en-US" w:eastAsia="zh-CN"/>
              </w:rPr>
            </w:pPr>
            <w:ins w:id="2794" w:author="L" w:date="2026-08-26T11:37:55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9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2796" w:author="L" w:date="2026-08-26T11:37:55Z"/>
                <w:rFonts w:hint="default" w:ascii="Times New Roman" w:hAnsi="Times New Roman" w:cs="Times New Roman"/>
                <w:b w:val="0"/>
                <w:bCs w:val="0"/>
                <w:color w:val="000000"/>
                <w:sz w:val="18"/>
                <w:szCs w:val="18"/>
                <w:lang w:val="en-US" w:eastAsia="zh-CN"/>
              </w:rPr>
            </w:pPr>
            <w:ins w:id="2797" w:author="L" w:date="2026-08-26T11:37:55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2798" w:author="L" w:date="2026-08-26T11:37:55Z"/>
                <w:rFonts w:hint="eastAsia" w:ascii="Times New Roman" w:hAnsi="Times New Roman" w:cs="Times New Roman"/>
                <w:b w:val="0"/>
                <w:bCs w:val="0"/>
                <w:color w:val="000000"/>
                <w:sz w:val="18"/>
                <w:szCs w:val="18"/>
                <w:lang w:val="en-US" w:eastAsia="zh-CN"/>
              </w:rPr>
            </w:pPr>
            <w:ins w:id="2799" w:author="L" w:date="2026-08-26T11:37:55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280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C48078E">
            <w:pPr>
              <w:pStyle w:val="12"/>
              <w:ind w:left="4" w:leftChars="-4" w:hanging="12" w:hangingChars="7"/>
              <w:jc w:val="center"/>
              <w:rPr>
                <w:ins w:id="2801" w:author="L" w:date="2026-08-26T11:37:55Z"/>
                <w:rFonts w:hint="eastAsia" w:ascii="Times New Roman" w:hAnsi="Times New Roman" w:cs="Times New Roman"/>
                <w:b w:val="0"/>
                <w:bCs w:val="0"/>
                <w:color w:val="000000"/>
                <w:sz w:val="18"/>
                <w:szCs w:val="18"/>
                <w:lang w:val="en-US" w:eastAsia="zh-CN"/>
              </w:rPr>
            </w:pPr>
            <w:ins w:id="2802" w:author="L" w:date="2026-08-26T11:37:55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466A953">
            <w:pPr>
              <w:pStyle w:val="12"/>
              <w:ind w:left="4" w:leftChars="-4" w:hanging="12" w:hangingChars="7"/>
              <w:jc w:val="center"/>
              <w:rPr>
                <w:ins w:id="2803" w:author="L" w:date="2026-08-26T11:37:55Z"/>
                <w:rFonts w:hint="eastAsia" w:ascii="Times New Roman" w:hAnsi="Times New Roman" w:cs="Times New Roman"/>
                <w:b w:val="0"/>
                <w:bCs w:val="0"/>
                <w:color w:val="000000"/>
                <w:sz w:val="18"/>
                <w:szCs w:val="18"/>
                <w:lang w:val="en-US" w:eastAsia="zh-CN"/>
              </w:rPr>
            </w:pPr>
            <w:ins w:id="2804" w:author="L" w:date="2026-08-26T11:37:55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0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2806" w:author="L" w:date="2026-08-26T11:37:55Z"/>
                <w:rFonts w:hint="eastAsia" w:ascii="Times New Roman" w:hAnsi="Times New Roman" w:cs="Times New Roman"/>
                <w:b w:val="0"/>
                <w:bCs w:val="0"/>
                <w:color w:val="000000"/>
                <w:sz w:val="18"/>
                <w:szCs w:val="18"/>
                <w:lang w:val="en-US" w:eastAsia="zh-CN"/>
              </w:rPr>
            </w:pPr>
            <w:ins w:id="2807" w:author="L" w:date="2026-08-26T11:37:55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2808" w:author="L" w:date="2026-08-26T11:37:55Z"/>
                <w:rFonts w:hint="eastAsia" w:ascii="Times New Roman" w:hAnsi="Times New Roman" w:cs="Times New Roman"/>
                <w:b w:val="0"/>
                <w:bCs w:val="0"/>
                <w:color w:val="000000"/>
                <w:sz w:val="18"/>
                <w:szCs w:val="18"/>
                <w:lang w:val="en-US" w:eastAsia="zh-CN"/>
              </w:rPr>
            </w:pPr>
            <w:ins w:id="2809" w:author="L" w:date="2026-08-26T11:37:55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281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A878E0C">
            <w:pPr>
              <w:pStyle w:val="12"/>
              <w:ind w:left="4" w:leftChars="-4" w:hanging="12" w:hangingChars="7"/>
              <w:jc w:val="center"/>
              <w:rPr>
                <w:ins w:id="2811" w:author="L" w:date="2026-08-26T11:37:55Z"/>
                <w:rFonts w:hint="eastAsia" w:ascii="Times New Roman" w:hAnsi="Times New Roman" w:cs="Times New Roman"/>
                <w:b w:val="0"/>
                <w:bCs w:val="0"/>
                <w:color w:val="000000"/>
                <w:sz w:val="18"/>
                <w:szCs w:val="18"/>
                <w:lang w:val="en-US" w:eastAsia="zh-CN"/>
              </w:rPr>
            </w:pPr>
            <w:ins w:id="2812" w:author="L" w:date="2026-08-26T11:37:55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CF6C0A">
            <w:pPr>
              <w:pStyle w:val="12"/>
              <w:ind w:left="4" w:leftChars="-4" w:hanging="12" w:hangingChars="7"/>
              <w:jc w:val="center"/>
              <w:rPr>
                <w:ins w:id="2813" w:author="L" w:date="2026-08-26T11:37:55Z"/>
                <w:rFonts w:hint="eastAsia" w:ascii="Times New Roman" w:hAnsi="Times New Roman" w:cs="Times New Roman"/>
                <w:b w:val="0"/>
                <w:bCs w:val="0"/>
                <w:color w:val="000000"/>
                <w:sz w:val="18"/>
                <w:szCs w:val="18"/>
                <w:lang w:val="en-US" w:eastAsia="zh-CN"/>
              </w:rPr>
            </w:pPr>
            <w:ins w:id="2814" w:author="L" w:date="2026-08-26T11:37:55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1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2816" w:author="L" w:date="2026-08-26T11:37:55Z"/>
                <w:rFonts w:hint="default" w:ascii="Times New Roman" w:hAnsi="Times New Roman" w:cs="Times New Roman"/>
                <w:b w:val="0"/>
                <w:bCs w:val="0"/>
                <w:color w:val="000000"/>
                <w:sz w:val="18"/>
                <w:szCs w:val="18"/>
                <w:lang w:val="en-US" w:eastAsia="zh-CN"/>
              </w:rPr>
            </w:pPr>
            <w:ins w:id="2817" w:author="L" w:date="2026-08-26T11:37:55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2818" w:author="L" w:date="2026-08-26T11:37:55Z"/>
                <w:rFonts w:hint="eastAsia" w:ascii="Times New Roman" w:hAnsi="Times New Roman" w:cs="Times New Roman"/>
                <w:b w:val="0"/>
                <w:bCs w:val="0"/>
                <w:color w:val="000000"/>
                <w:sz w:val="18"/>
                <w:szCs w:val="18"/>
                <w:lang w:val="en-US" w:eastAsia="zh-CN"/>
              </w:rPr>
            </w:pPr>
            <w:ins w:id="2819" w:author="L" w:date="2026-08-26T11:37:55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282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B34329E">
            <w:pPr>
              <w:pStyle w:val="12"/>
              <w:ind w:left="4" w:leftChars="-4" w:hanging="12" w:hangingChars="7"/>
              <w:jc w:val="center"/>
              <w:rPr>
                <w:ins w:id="2821" w:author="L" w:date="2026-08-26T11:37:55Z"/>
                <w:rFonts w:hint="default" w:ascii="Times New Roman" w:hAnsi="Times New Roman" w:cs="Times New Roman"/>
                <w:b w:val="0"/>
                <w:bCs w:val="0"/>
                <w:color w:val="000000"/>
                <w:sz w:val="18"/>
                <w:szCs w:val="18"/>
                <w:lang w:val="en-US" w:eastAsia="zh-CN"/>
              </w:rPr>
            </w:pPr>
            <w:ins w:id="2822" w:author="L" w:date="2026-08-26T11:37:55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E3CAC90">
            <w:pPr>
              <w:pStyle w:val="12"/>
              <w:ind w:left="4" w:leftChars="-4" w:hanging="12" w:hangingChars="7"/>
              <w:jc w:val="center"/>
              <w:rPr>
                <w:ins w:id="2823" w:author="L" w:date="2026-08-26T11:37:55Z"/>
                <w:rFonts w:hint="default" w:ascii="Times New Roman" w:hAnsi="Times New Roman" w:cs="Times New Roman"/>
                <w:b w:val="0"/>
                <w:bCs w:val="0"/>
                <w:color w:val="000000"/>
                <w:sz w:val="18"/>
                <w:szCs w:val="18"/>
                <w:lang w:val="en-US" w:eastAsia="zh-CN"/>
              </w:rPr>
            </w:pPr>
            <w:ins w:id="2824" w:author="L" w:date="2026-08-26T11:37:55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2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2826" w:author="L" w:date="2026-08-26T11:37:55Z"/>
                <w:rFonts w:hint="eastAsia" w:ascii="Times New Roman" w:hAnsi="Times New Roman" w:cs="Times New Roman"/>
                <w:b w:val="0"/>
                <w:bCs w:val="0"/>
                <w:color w:val="000000"/>
                <w:sz w:val="18"/>
                <w:szCs w:val="18"/>
                <w:lang w:val="en-US" w:eastAsia="zh-CN"/>
              </w:rPr>
            </w:pPr>
            <w:ins w:id="2827" w:author="L" w:date="2026-08-26T11:37:55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2828" w:author="L" w:date="2026-08-26T11:37:55Z"/>
                <w:rFonts w:hint="eastAsia" w:ascii="Times New Roman" w:hAnsi="Times New Roman" w:cs="Times New Roman"/>
                <w:b w:val="0"/>
                <w:bCs w:val="0"/>
                <w:color w:val="000000"/>
                <w:sz w:val="18"/>
                <w:szCs w:val="18"/>
                <w:lang w:val="en-US" w:eastAsia="zh-CN"/>
              </w:rPr>
            </w:pPr>
            <w:ins w:id="2829" w:author="L" w:date="2026-08-26T11:37:55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283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B15EFB8">
            <w:pPr>
              <w:pStyle w:val="12"/>
              <w:ind w:left="4" w:leftChars="-4" w:hanging="12" w:hangingChars="7"/>
              <w:jc w:val="center"/>
              <w:rPr>
                <w:ins w:id="2831" w:author="L" w:date="2026-08-26T11:37:55Z"/>
                <w:rFonts w:hint="default" w:ascii="Times New Roman" w:hAnsi="Times New Roman" w:cs="Times New Roman"/>
                <w:b w:val="0"/>
                <w:bCs w:val="0"/>
                <w:color w:val="000000"/>
                <w:sz w:val="18"/>
                <w:szCs w:val="18"/>
                <w:lang w:val="en-US" w:eastAsia="zh-CN"/>
              </w:rPr>
            </w:pPr>
            <w:ins w:id="2832" w:author="L" w:date="2026-08-26T11:37:55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955394">
            <w:pPr>
              <w:pStyle w:val="12"/>
              <w:ind w:left="4" w:leftChars="-4" w:hanging="12" w:hangingChars="7"/>
              <w:jc w:val="center"/>
              <w:rPr>
                <w:ins w:id="2833" w:author="L" w:date="2026-08-26T11:37:55Z"/>
                <w:rFonts w:hint="eastAsia" w:ascii="Times New Roman" w:hAnsi="Times New Roman" w:cs="Times New Roman"/>
                <w:b w:val="0"/>
                <w:bCs w:val="0"/>
                <w:color w:val="000000"/>
                <w:sz w:val="18"/>
                <w:szCs w:val="18"/>
                <w:lang w:val="en-US" w:eastAsia="zh-CN"/>
              </w:rPr>
            </w:pPr>
            <w:ins w:id="2834" w:author="L" w:date="2026-08-26T11:37:55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83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2836" w:author="L" w:date="2026-08-26T11:37:55Z"/>
                <w:rFonts w:hint="default" w:ascii="Times New Roman" w:hAnsi="Times New Roman" w:cs="Times New Roman"/>
                <w:b w:val="0"/>
                <w:bCs w:val="0"/>
                <w:color w:val="000000"/>
                <w:sz w:val="18"/>
                <w:szCs w:val="18"/>
                <w:lang w:val="en-US" w:eastAsia="zh-CN"/>
              </w:rPr>
            </w:pPr>
            <w:ins w:id="2837" w:author="L" w:date="2026-08-26T11:37:55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2838" w:author="L" w:date="2026-08-26T11:37:55Z"/>
                <w:rFonts w:hint="eastAsia" w:ascii="Times New Roman" w:hAnsi="Times New Roman" w:cs="Times New Roman"/>
                <w:b w:val="0"/>
                <w:bCs w:val="0"/>
                <w:color w:val="000000"/>
                <w:sz w:val="18"/>
                <w:szCs w:val="18"/>
                <w:lang w:val="en-US" w:eastAsia="zh-CN"/>
              </w:rPr>
            </w:pPr>
            <w:ins w:id="2839" w:author="L" w:date="2026-08-26T11:37:55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284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46D39A8">
            <w:pPr>
              <w:pStyle w:val="12"/>
              <w:ind w:left="4" w:leftChars="-4" w:hanging="12" w:hangingChars="7"/>
              <w:jc w:val="center"/>
              <w:rPr>
                <w:ins w:id="2841" w:author="L" w:date="2026-08-26T11:37:55Z"/>
                <w:rFonts w:hint="default" w:ascii="Times New Roman" w:hAnsi="Times New Roman" w:cs="Times New Roman"/>
                <w:b w:val="0"/>
                <w:bCs w:val="0"/>
                <w:color w:val="000000"/>
                <w:sz w:val="18"/>
                <w:szCs w:val="18"/>
                <w:lang w:val="en-US" w:eastAsia="zh-CN"/>
              </w:rPr>
            </w:pPr>
            <w:ins w:id="2842" w:author="L" w:date="2026-08-26T11:37:55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F193E4">
            <w:pPr>
              <w:pStyle w:val="12"/>
              <w:ind w:left="4" w:leftChars="-4" w:hanging="12" w:hangingChars="7"/>
              <w:jc w:val="center"/>
              <w:rPr>
                <w:ins w:id="2843" w:author="L" w:date="2026-08-26T11:37:55Z"/>
                <w:rFonts w:hint="eastAsia" w:ascii="Times New Roman" w:hAnsi="Times New Roman" w:cs="Times New Roman"/>
                <w:b w:val="0"/>
                <w:bCs w:val="0"/>
                <w:color w:val="000000"/>
                <w:sz w:val="18"/>
                <w:szCs w:val="18"/>
                <w:lang w:val="en-US" w:eastAsia="zh-CN"/>
              </w:rPr>
            </w:pPr>
            <w:ins w:id="2844" w:author="L" w:date="2026-08-26T11:37:55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84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2846" w:author="L" w:date="2026-08-26T11:37:55Z"/>
                <w:rFonts w:hint="eastAsia" w:ascii="Times New Roman" w:hAnsi="Times New Roman" w:cs="Times New Roman"/>
                <w:b w:val="0"/>
                <w:bCs w:val="0"/>
                <w:color w:val="000000"/>
                <w:sz w:val="18"/>
                <w:szCs w:val="18"/>
                <w:lang w:val="en-US" w:eastAsia="zh-CN"/>
              </w:rPr>
            </w:pPr>
            <w:ins w:id="2847" w:author="L" w:date="2026-08-26T11:37:55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2848" w:author="L" w:date="2026-08-26T11:37:55Z"/>
                <w:rFonts w:hint="eastAsia" w:ascii="Times New Roman" w:hAnsi="Times New Roman" w:cs="Times New Roman"/>
                <w:b w:val="0"/>
                <w:bCs w:val="0"/>
                <w:color w:val="000000"/>
                <w:sz w:val="18"/>
                <w:szCs w:val="18"/>
                <w:lang w:val="en-US" w:eastAsia="zh-CN"/>
              </w:rPr>
            </w:pPr>
            <w:ins w:id="2849" w:author="L" w:date="2026-08-26T11:37:55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285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6CEC272">
            <w:pPr>
              <w:pStyle w:val="12"/>
              <w:ind w:left="4" w:leftChars="-4" w:hanging="12" w:hangingChars="7"/>
              <w:jc w:val="center"/>
              <w:rPr>
                <w:ins w:id="2851" w:author="L" w:date="2026-08-26T11:37:55Z"/>
                <w:rFonts w:hint="default" w:ascii="Times New Roman" w:hAnsi="Times New Roman" w:cs="Times New Roman"/>
                <w:b w:val="0"/>
                <w:bCs w:val="0"/>
                <w:color w:val="000000"/>
                <w:sz w:val="18"/>
                <w:szCs w:val="18"/>
                <w:lang w:val="en-US" w:eastAsia="zh-CN"/>
              </w:rPr>
            </w:pPr>
            <w:ins w:id="2852" w:author="L" w:date="2026-08-26T11:37:55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A20037E">
            <w:pPr>
              <w:pStyle w:val="12"/>
              <w:ind w:left="4" w:leftChars="-4" w:hanging="12" w:hangingChars="7"/>
              <w:jc w:val="center"/>
              <w:rPr>
                <w:ins w:id="2853" w:author="L" w:date="2026-08-26T11:37:55Z"/>
                <w:rFonts w:hint="default" w:ascii="Times New Roman" w:hAnsi="Times New Roman" w:cs="Times New Roman"/>
                <w:b w:val="0"/>
                <w:bCs w:val="0"/>
                <w:color w:val="000000"/>
                <w:sz w:val="18"/>
                <w:szCs w:val="18"/>
                <w:lang w:val="en-US" w:eastAsia="zh-CN"/>
              </w:rPr>
            </w:pPr>
            <w:ins w:id="2854" w:author="L" w:date="2026-08-26T11:37:55Z">
              <w:r>
                <w:rPr>
                  <w:rFonts w:hint="eastAsia" w:ascii="Times New Roman" w:hAnsi="Times New Roman" w:cs="Times New Roman"/>
                  <w:b w:val="0"/>
                  <w:bCs w:val="0"/>
                  <w:color w:val="000000"/>
                  <w:sz w:val="18"/>
                  <w:szCs w:val="18"/>
                  <w:lang w:val="en-US" w:eastAsia="zh-CN"/>
                </w:rPr>
                <w:t>6路脉冲输出+2DO</w:t>
              </w:r>
            </w:ins>
          </w:p>
        </w:tc>
      </w:tr>
      <w:tr w14:paraId="47B35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855" w:author="L" w:date="2026-08-26T11:37:55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BD845C9">
            <w:pPr>
              <w:pStyle w:val="12"/>
              <w:ind w:left="4" w:leftChars="-4" w:hanging="12" w:hangingChars="7"/>
              <w:jc w:val="center"/>
              <w:rPr>
                <w:ins w:id="2856" w:author="L" w:date="2026-08-26T11:37:55Z"/>
                <w:rFonts w:hint="eastAsia" w:ascii="Times New Roman" w:hAnsi="Times New Roman" w:cs="Times New Roman"/>
                <w:b w:val="0"/>
                <w:bCs w:val="0"/>
                <w:color w:val="000000"/>
                <w:sz w:val="18"/>
                <w:szCs w:val="18"/>
                <w:lang w:val="en-US" w:eastAsia="zh-CN"/>
              </w:rPr>
            </w:pPr>
            <w:ins w:id="2857" w:author="L" w:date="2026-08-26T11:37:55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1A97C9">
            <w:pPr>
              <w:pStyle w:val="12"/>
              <w:ind w:left="4" w:leftChars="-4" w:hanging="12" w:hangingChars="7"/>
              <w:jc w:val="center"/>
              <w:rPr>
                <w:ins w:id="2858" w:author="L" w:date="2026-08-26T11:37:55Z"/>
                <w:rFonts w:hint="eastAsia" w:ascii="Times New Roman" w:hAnsi="Times New Roman" w:cs="Times New Roman"/>
                <w:b w:val="0"/>
                <w:bCs w:val="0"/>
                <w:color w:val="000000"/>
                <w:sz w:val="18"/>
                <w:szCs w:val="18"/>
                <w:lang w:val="en-US" w:eastAsia="zh-CN"/>
              </w:rPr>
            </w:pPr>
            <w:ins w:id="2859" w:author="L" w:date="2026-08-26T11:37:55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B4FC49C">
            <w:pPr>
              <w:pStyle w:val="12"/>
              <w:ind w:left="4" w:leftChars="-4" w:hanging="12" w:hangingChars="7"/>
              <w:jc w:val="center"/>
              <w:rPr>
                <w:ins w:id="2860" w:author="L" w:date="2026-08-26T11:37:55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F379BA6">
            <w:pPr>
              <w:pStyle w:val="12"/>
              <w:ind w:left="4" w:leftChars="-4" w:hanging="12" w:hangingChars="7"/>
              <w:jc w:val="center"/>
              <w:rPr>
                <w:ins w:id="2861" w:author="L" w:date="2026-08-26T11:37:55Z"/>
                <w:rFonts w:hint="eastAsia" w:ascii="Times New Roman" w:hAnsi="Times New Roman" w:cs="Times New Roman"/>
                <w:b w:val="0"/>
                <w:bCs w:val="0"/>
                <w:color w:val="000000"/>
                <w:sz w:val="18"/>
                <w:szCs w:val="18"/>
                <w:lang w:val="en-US" w:eastAsia="zh-CN"/>
              </w:rPr>
            </w:pPr>
            <w:ins w:id="2862" w:author="L" w:date="2026-08-26T11:37:55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16EA337">
            <w:pPr>
              <w:pStyle w:val="12"/>
              <w:ind w:left="4" w:leftChars="-4" w:hanging="12" w:hangingChars="7"/>
              <w:jc w:val="center"/>
              <w:rPr>
                <w:ins w:id="2863" w:author="L" w:date="2026-08-26T11:37:55Z"/>
                <w:rFonts w:hint="default" w:ascii="Times New Roman" w:hAnsi="Times New Roman" w:cs="Times New Roman"/>
                <w:b w:val="0"/>
                <w:bCs w:val="0"/>
                <w:color w:val="000000"/>
                <w:sz w:val="18"/>
                <w:szCs w:val="18"/>
                <w:lang w:val="en-US" w:eastAsia="zh-CN"/>
              </w:rPr>
            </w:pPr>
            <w:ins w:id="2864" w:author="L" w:date="2026-08-26T11:37:55Z">
              <w:r>
                <w:rPr>
                  <w:rFonts w:hint="eastAsia" w:ascii="Times New Roman" w:hAnsi="Times New Roman" w:cs="Times New Roman"/>
                  <w:b w:val="0"/>
                  <w:bCs w:val="0"/>
                  <w:color w:val="000000"/>
                  <w:sz w:val="18"/>
                  <w:szCs w:val="18"/>
                  <w:lang w:val="en-US" w:eastAsia="zh-CN"/>
                </w:rPr>
                <w:t>2路脉冲输出（脉冲个数控制）+4DI+2DO</w:t>
              </w:r>
            </w:ins>
          </w:p>
        </w:tc>
      </w:tr>
    </w:tbl>
    <w:p w14:paraId="19D0F4A2">
      <w:pPr>
        <w:rPr>
          <w:rFonts w:hint="default"/>
          <w:lang w:val="en-US" w:eastAsia="zh-CN"/>
        </w:rPr>
      </w:pPr>
    </w:p>
    <w:p w14:paraId="7A58AFBF">
      <w:pPr>
        <w:pStyle w:val="3"/>
        <w:numPr>
          <w:ilvl w:val="0"/>
          <w:numId w:val="2"/>
        </w:numPr>
        <w:bidi w:val="0"/>
        <w:ind w:left="0" w:leftChars="0" w:firstLine="0" w:firstLineChars="0"/>
        <w:outlineLvl w:val="0"/>
        <w:rPr>
          <w:rFonts w:hint="eastAsia" w:ascii="Times New Roman" w:hAnsi="Times New Roman"/>
          <w:sz w:val="44"/>
          <w:szCs w:val="44"/>
          <w:lang w:val="en-US" w:eastAsia="zh-CN"/>
        </w:rPr>
      </w:pPr>
      <w:bookmarkStart w:id="51" w:name="_Toc29726"/>
      <w:bookmarkStart w:id="52" w:name="_Toc3068"/>
      <w:bookmarkStart w:id="53" w:name="_Toc11808"/>
      <w:bookmarkStart w:id="54" w:name="_Toc29998"/>
      <w:bookmarkStart w:id="55" w:name="_Toc20729"/>
      <w:r>
        <w:rPr>
          <w:rFonts w:hint="eastAsia" w:ascii="Times New Roman" w:hAnsi="Times New Roman"/>
          <w:sz w:val="44"/>
          <w:szCs w:val="44"/>
          <w:lang w:val="en-US" w:eastAsia="zh-CN"/>
        </w:rPr>
        <w:t>硬件说明</w:t>
      </w:r>
      <w:bookmarkEnd w:id="51"/>
      <w:bookmarkEnd w:id="52"/>
      <w:bookmarkEnd w:id="53"/>
      <w:bookmarkEnd w:id="54"/>
      <w:bookmarkEnd w:id="55"/>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56" w:name="_Toc32438"/>
      <w:bookmarkStart w:id="57" w:name="_Toc26632"/>
      <w:bookmarkStart w:id="58" w:name="_Toc4977"/>
      <w:bookmarkStart w:id="59" w:name="_Toc23184"/>
      <w:bookmarkStart w:id="60" w:name="_Toc10337"/>
      <w:bookmarkStart w:id="61" w:name="_Toc27410"/>
      <w:r>
        <w:rPr>
          <w:rFonts w:hint="eastAsia" w:ascii="Times New Roman" w:hAnsi="Times New Roman" w:cs="宋体"/>
          <w:b/>
          <w:color w:val="000000"/>
          <w:sz w:val="32"/>
          <w:szCs w:val="32"/>
          <w:lang w:val="en-US" w:eastAsia="zh-CN" w:bidi="en-US"/>
        </w:rPr>
        <w:t>2.1 N板介绍</w:t>
      </w:r>
      <w:bookmarkEnd w:id="56"/>
      <w:bookmarkEnd w:id="57"/>
      <w:bookmarkEnd w:id="58"/>
      <w:bookmarkEnd w:id="59"/>
      <w:bookmarkEnd w:id="60"/>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62" w:name="_Toc13634"/>
      <w:bookmarkStart w:id="63" w:name="_Toc1183"/>
      <w:bookmarkStart w:id="64" w:name="_Toc23702"/>
      <w:bookmarkStart w:id="65" w:name="_Toc18274"/>
      <w:bookmarkStart w:id="66" w:name="_Toc25691"/>
      <w:r>
        <w:rPr>
          <w:rFonts w:hint="eastAsia" w:ascii="Times New Roman" w:hAnsi="Times New Roman" w:cs="宋体"/>
          <w:b/>
          <w:color w:val="000000"/>
          <w:sz w:val="32"/>
          <w:szCs w:val="32"/>
          <w:lang w:val="en-US" w:eastAsia="zh-CN" w:bidi="en-US"/>
        </w:rPr>
        <w:t>2.2电源接口</w:t>
      </w:r>
      <w:bookmarkEnd w:id="61"/>
      <w:bookmarkEnd w:id="62"/>
      <w:bookmarkEnd w:id="63"/>
      <w:bookmarkEnd w:id="64"/>
      <w:bookmarkEnd w:id="65"/>
      <w:bookmarkEnd w:id="66"/>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67" w:name="_Toc31463"/>
      <w:bookmarkStart w:id="68" w:name="_Toc5054"/>
      <w:bookmarkStart w:id="69" w:name="_Toc10879"/>
      <w:bookmarkStart w:id="70" w:name="_Toc10120"/>
      <w:bookmarkStart w:id="71" w:name="_Toc4743"/>
      <w:r>
        <w:rPr>
          <w:rFonts w:hint="eastAsia" w:ascii="Times New Roman" w:hAnsi="Times New Roman"/>
          <w:b/>
          <w:bCs/>
          <w:sz w:val="32"/>
          <w:szCs w:val="32"/>
          <w:lang w:val="en-US" w:eastAsia="zh-CN"/>
        </w:rPr>
        <w:t>2.3模块端口说明</w:t>
      </w:r>
      <w:bookmarkEnd w:id="67"/>
      <w:bookmarkEnd w:id="68"/>
      <w:bookmarkEnd w:id="69"/>
      <w:bookmarkEnd w:id="70"/>
      <w:bookmarkEnd w:id="71"/>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5C18CB8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color w:val="FF0000"/>
          <w:sz w:val="24"/>
          <w:szCs w:val="24"/>
          <w:lang w:val="en-US" w:eastAsia="zh-CN"/>
        </w:rPr>
      </w:pPr>
      <w:r>
        <w:rPr>
          <w:rFonts w:hint="eastAsia" w:ascii="Times New Roman" w:hAnsi="Times New Roman"/>
          <w:b w:val="0"/>
          <w:bCs w:val="0"/>
          <w:color w:val="FF0000"/>
          <w:sz w:val="24"/>
          <w:szCs w:val="24"/>
          <w:lang w:val="en-US" w:eastAsia="zh-CN"/>
        </w:rPr>
        <w:t>注：X板ttyAS0同时为调试串口。</w:t>
      </w:r>
    </w:p>
    <w:p w14:paraId="4C36267A">
      <w:pPr>
        <w:pStyle w:val="12"/>
        <w:ind w:left="0" w:leftChars="0" w:firstLine="0" w:firstLineChars="0"/>
        <w:outlineLvl w:val="2"/>
        <w:rPr>
          <w:rFonts w:hint="default"/>
          <w:lang w:val="en-US" w:eastAsia="zh-CN"/>
        </w:rPr>
      </w:pPr>
      <w:bookmarkStart w:id="72" w:name="_Toc10922"/>
      <w:bookmarkStart w:id="73" w:name="_Toc18142"/>
      <w:bookmarkStart w:id="74" w:name="_Toc26975"/>
      <w:bookmarkStart w:id="75" w:name="_Toc16999"/>
      <w:bookmarkStart w:id="76" w:name="_Toc10155"/>
      <w:r>
        <w:rPr>
          <w:rFonts w:hint="eastAsia" w:ascii="Times New Roman" w:hAnsi="Times New Roman"/>
          <w:b/>
          <w:bCs/>
          <w:sz w:val="28"/>
          <w:szCs w:val="28"/>
          <w:lang w:val="en-US" w:eastAsia="zh-CN"/>
        </w:rPr>
        <w:t>2.3.1 RS232/485模块</w:t>
      </w:r>
      <w:bookmarkEnd w:id="72"/>
      <w:bookmarkEnd w:id="73"/>
      <w:bookmarkEnd w:id="74"/>
      <w:bookmarkEnd w:id="75"/>
      <w:bookmarkEnd w:id="76"/>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ttyAS4-A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ttyAS4-B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ttyAS3-A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ttyAS3-B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1967AC4E">
      <w:pPr>
        <w:rPr>
          <w:ins w:id="2865" w:author="L" w:date="2026-08-28T16:36:20Z"/>
          <w:rFonts w:hint="default" w:asciiTheme="minorHAnsi" w:hAnsiTheme="minorHAnsi"/>
          <w:b w:val="0"/>
          <w:bCs w:val="0"/>
          <w:sz w:val="21"/>
          <w:szCs w:val="24"/>
          <w:lang w:val="en-US" w:eastAsia="zh-CN"/>
        </w:rPr>
      </w:pPr>
      <w:bookmarkStart w:id="77" w:name="_Toc26979"/>
      <w:bookmarkStart w:id="78" w:name="_Toc24068"/>
    </w:p>
    <w:p w14:paraId="107F0773">
      <w:pPr>
        <w:pStyle w:val="12"/>
        <w:ind w:left="0" w:leftChars="0" w:firstLine="0" w:firstLineChars="0"/>
        <w:outlineLvl w:val="2"/>
        <w:rPr>
          <w:ins w:id="2866" w:author="L" w:date="2026-08-28T16:41:23Z"/>
          <w:rFonts w:hint="default"/>
          <w:lang w:val="en-US" w:eastAsia="zh-CN"/>
        </w:rPr>
      </w:pPr>
      <w:ins w:id="2867" w:author="L" w:date="2026-08-28T16:41:23Z">
        <w:bookmarkStart w:id="79" w:name="_Toc5247"/>
        <w:bookmarkStart w:id="80" w:name="_Toc23986"/>
        <w:bookmarkStart w:id="81" w:name="_Toc30589"/>
        <w:r>
          <w:rPr>
            <w:rFonts w:hint="eastAsia" w:ascii="Times New Roman" w:hAnsi="Times New Roman"/>
            <w:b/>
            <w:bCs/>
            <w:sz w:val="28"/>
            <w:szCs w:val="28"/>
            <w:lang w:val="en-US" w:eastAsia="zh-CN"/>
          </w:rPr>
          <w:t>2.3.</w:t>
        </w:r>
      </w:ins>
      <w:ins w:id="2868" w:author="L" w:date="2026-08-28T16:41:29Z">
        <w:r>
          <w:rPr>
            <w:rFonts w:hint="eastAsia" w:ascii="Times New Roman" w:hAnsi="Times New Roman"/>
            <w:b/>
            <w:bCs/>
            <w:sz w:val="28"/>
            <w:szCs w:val="28"/>
            <w:lang w:val="en-US" w:eastAsia="zh-CN"/>
          </w:rPr>
          <w:t>2</w:t>
        </w:r>
      </w:ins>
      <w:ins w:id="2869" w:author="L" w:date="2026-08-28T16:41:35Z">
        <w:r>
          <w:rPr>
            <w:rFonts w:hint="eastAsia" w:ascii="Times New Roman" w:hAnsi="Times New Roman"/>
            <w:b/>
            <w:bCs/>
            <w:sz w:val="28"/>
            <w:szCs w:val="28"/>
            <w:lang w:val="en-US" w:eastAsia="zh-CN"/>
          </w:rPr>
          <w:t xml:space="preserve"> </w:t>
        </w:r>
      </w:ins>
      <w:ins w:id="2870" w:author="L" w:date="2026-08-28T16:41:30Z">
        <w:r>
          <w:rPr>
            <w:rFonts w:hint="eastAsia" w:ascii="Times New Roman" w:hAnsi="Times New Roman"/>
            <w:b/>
            <w:bCs/>
            <w:sz w:val="28"/>
            <w:szCs w:val="28"/>
            <w:lang w:val="en-US" w:eastAsia="zh-CN"/>
          </w:rPr>
          <w:t>C</w:t>
        </w:r>
      </w:ins>
      <w:ins w:id="2871" w:author="L" w:date="2026-08-28T16:41:31Z">
        <w:r>
          <w:rPr>
            <w:rFonts w:hint="eastAsia" w:ascii="Times New Roman" w:hAnsi="Times New Roman"/>
            <w:b/>
            <w:bCs/>
            <w:sz w:val="28"/>
            <w:szCs w:val="28"/>
            <w:lang w:val="en-US" w:eastAsia="zh-CN"/>
          </w:rPr>
          <w:t>AN</w:t>
        </w:r>
      </w:ins>
      <w:ins w:id="2872" w:author="L" w:date="2026-08-28T16:41:23Z">
        <w:r>
          <w:rPr>
            <w:rFonts w:hint="eastAsia" w:ascii="Times New Roman" w:hAnsi="Times New Roman"/>
            <w:b/>
            <w:bCs/>
            <w:sz w:val="28"/>
            <w:szCs w:val="28"/>
            <w:lang w:val="en-US" w:eastAsia="zh-CN"/>
          </w:rPr>
          <w:t>模块</w:t>
        </w:r>
        <w:bookmarkEnd w:id="79"/>
        <w:bookmarkEnd w:id="80"/>
        <w:bookmarkEnd w:id="81"/>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0FA4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73" w:author="L" w:date="2026-08-28T16:36:28Z"/>
        </w:trPr>
        <w:tc>
          <w:tcPr>
            <w:tcW w:w="5000" w:type="pct"/>
            <w:gridSpan w:val="7"/>
            <w:tcBorders>
              <w:top w:val="single" w:color="auto" w:sz="4" w:space="0"/>
              <w:left w:val="single" w:color="auto" w:sz="4" w:space="0"/>
            </w:tcBorders>
            <w:noWrap w:val="0"/>
            <w:vAlign w:val="top"/>
          </w:tcPr>
          <w:p w14:paraId="3DA2899C">
            <w:pPr>
              <w:jc w:val="center"/>
              <w:rPr>
                <w:ins w:id="2874" w:author="L" w:date="2026-08-28T16:36:28Z"/>
                <w:rFonts w:hint="default" w:ascii="Times New Roman" w:hAnsi="Times New Roman"/>
                <w:vertAlign w:val="baseline"/>
                <w:lang w:val="en-US" w:eastAsia="zh-CN"/>
              </w:rPr>
            </w:pPr>
            <w:ins w:id="2875" w:author="L" w:date="2026-08-28T16:36:28Z">
              <w:r>
                <w:rPr>
                  <w:rFonts w:hint="eastAsia" w:ascii="Times New Roman" w:hAnsi="Times New Roman"/>
                  <w:vertAlign w:val="baseline"/>
                  <w:lang w:val="en-US" w:eastAsia="zh-CN"/>
                </w:rPr>
                <w:t>X9</w:t>
              </w:r>
            </w:ins>
            <w:ins w:id="2876" w:author="L" w:date="2026-08-28T16:36:31Z">
              <w:r>
                <w:rPr>
                  <w:rFonts w:hint="eastAsia" w:ascii="Times New Roman" w:hAnsi="Times New Roman"/>
                  <w:vertAlign w:val="baseline"/>
                  <w:lang w:val="en-US" w:eastAsia="zh-CN"/>
                </w:rPr>
                <w:t>1</w:t>
              </w:r>
            </w:ins>
            <w:ins w:id="2877" w:author="L" w:date="2026-08-28T16:36:28Z">
              <w:r>
                <w:rPr>
                  <w:rFonts w:hint="eastAsia" w:ascii="Times New Roman" w:hAnsi="Times New Roman"/>
                  <w:vertAlign w:val="baseline"/>
                  <w:lang w:val="en-US" w:eastAsia="zh-CN"/>
                </w:rPr>
                <w:t>模块（</w:t>
              </w:r>
            </w:ins>
            <w:ins w:id="2878" w:author="L" w:date="2026-08-28T16:36:35Z">
              <w:r>
                <w:rPr>
                  <w:rFonts w:hint="eastAsia" w:ascii="Times New Roman" w:hAnsi="Times New Roman"/>
                  <w:vertAlign w:val="baseline"/>
                  <w:lang w:val="en-US" w:eastAsia="zh-CN"/>
                </w:rPr>
                <w:t>1</w:t>
              </w:r>
            </w:ins>
            <w:ins w:id="2879" w:author="L" w:date="2026-08-28T16:36:48Z">
              <w:r>
                <w:rPr>
                  <w:rFonts w:hint="eastAsia" w:ascii="Times New Roman" w:hAnsi="Times New Roman"/>
                  <w:vertAlign w:val="baseline"/>
                  <w:lang w:val="en-US" w:eastAsia="zh-CN"/>
                </w:rPr>
                <w:t>路</w:t>
              </w:r>
            </w:ins>
            <w:ins w:id="2880" w:author="L" w:date="2026-08-28T16:36:28Z">
              <w:r>
                <w:rPr>
                  <w:rFonts w:hint="eastAsia" w:ascii="Times New Roman" w:hAnsi="Times New Roman"/>
                  <w:vertAlign w:val="baseline"/>
                  <w:lang w:val="en-US" w:eastAsia="zh-CN"/>
                </w:rPr>
                <w:t>RS485</w:t>
              </w:r>
            </w:ins>
            <w:ins w:id="2881" w:author="L" w:date="2026-08-28T16:38:00Z">
              <w:r>
                <w:rPr>
                  <w:rFonts w:hint="eastAsia" w:ascii="Times New Roman" w:hAnsi="Times New Roman"/>
                  <w:vertAlign w:val="baseline"/>
                  <w:lang w:val="en-US" w:eastAsia="zh-CN"/>
                </w:rPr>
                <w:t>和</w:t>
              </w:r>
            </w:ins>
            <w:ins w:id="2882" w:author="L" w:date="2026-08-28T16:37:49Z">
              <w:r>
                <w:rPr>
                  <w:rFonts w:hint="eastAsia" w:ascii="Times New Roman" w:hAnsi="Times New Roman"/>
                  <w:vertAlign w:val="baseline"/>
                  <w:lang w:val="en-US" w:eastAsia="zh-CN"/>
                </w:rPr>
                <w:t>1</w:t>
              </w:r>
            </w:ins>
            <w:ins w:id="2883" w:author="L" w:date="2026-08-28T16:36:44Z">
              <w:r>
                <w:rPr>
                  <w:rFonts w:hint="eastAsia" w:ascii="Times New Roman" w:hAnsi="Times New Roman"/>
                  <w:vertAlign w:val="baseline"/>
                  <w:lang w:val="en-US" w:eastAsia="zh-CN"/>
                </w:rPr>
                <w:t>路</w:t>
              </w:r>
            </w:ins>
            <w:ins w:id="2884" w:author="L" w:date="2026-08-28T16:37:40Z">
              <w:r>
                <w:rPr>
                  <w:rFonts w:hint="eastAsia" w:ascii="Times New Roman" w:hAnsi="Times New Roman"/>
                  <w:vertAlign w:val="baseline"/>
                  <w:lang w:val="en-US" w:eastAsia="zh-CN"/>
                </w:rPr>
                <w:t>CA</w:t>
              </w:r>
            </w:ins>
            <w:ins w:id="2885" w:author="L" w:date="2026-08-28T16:37:41Z">
              <w:r>
                <w:rPr>
                  <w:rFonts w:hint="eastAsia" w:ascii="Times New Roman" w:hAnsi="Times New Roman"/>
                  <w:vertAlign w:val="baseline"/>
                  <w:lang w:val="en-US" w:eastAsia="zh-CN"/>
                </w:rPr>
                <w:t>N</w:t>
              </w:r>
            </w:ins>
            <w:ins w:id="2886" w:author="L" w:date="2026-08-28T16:36:28Z">
              <w:r>
                <w:rPr>
                  <w:rFonts w:hint="eastAsia" w:ascii="Times New Roman" w:hAnsi="Times New Roman"/>
                  <w:vertAlign w:val="baseline"/>
                  <w:lang w:val="en-US" w:eastAsia="zh-CN"/>
                </w:rPr>
                <w:t>）</w:t>
              </w:r>
            </w:ins>
          </w:p>
        </w:tc>
      </w:tr>
      <w:tr w14:paraId="1C0E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87" w:author="L" w:date="2026-08-28T16:36:28Z"/>
        </w:trPr>
        <w:tc>
          <w:tcPr>
            <w:tcW w:w="714" w:type="pct"/>
            <w:noWrap w:val="0"/>
            <w:vAlign w:val="top"/>
          </w:tcPr>
          <w:p w14:paraId="3E7E0037">
            <w:pPr>
              <w:jc w:val="center"/>
              <w:rPr>
                <w:ins w:id="2888" w:author="L" w:date="2026-08-28T16:36:28Z"/>
                <w:rFonts w:hint="default" w:ascii="Times New Roman" w:hAnsi="Times New Roman"/>
                <w:vertAlign w:val="baseline"/>
                <w:lang w:val="en-US" w:eastAsia="zh-CN"/>
              </w:rPr>
            </w:pPr>
            <w:ins w:id="2889" w:author="L" w:date="2026-08-28T16:36:28Z">
              <w:r>
                <w:rPr>
                  <w:rFonts w:hint="eastAsia" w:ascii="Times New Roman" w:hAnsi="Times New Roman"/>
                  <w:vertAlign w:val="baseline"/>
                  <w:lang w:val="en-US" w:eastAsia="zh-CN"/>
                </w:rPr>
                <w:t>端口号</w:t>
              </w:r>
            </w:ins>
          </w:p>
        </w:tc>
        <w:tc>
          <w:tcPr>
            <w:tcW w:w="714" w:type="pct"/>
            <w:noWrap w:val="0"/>
            <w:vAlign w:val="top"/>
          </w:tcPr>
          <w:p w14:paraId="31B60970">
            <w:pPr>
              <w:jc w:val="center"/>
              <w:rPr>
                <w:ins w:id="2890" w:author="L" w:date="2026-08-28T16:36:28Z"/>
                <w:rFonts w:hint="eastAsia" w:ascii="Times New Roman" w:hAnsi="Times New Roman"/>
                <w:sz w:val="21"/>
                <w:vertAlign w:val="baseline"/>
                <w:lang w:val="en-US" w:eastAsia="zh-CN" w:bidi="ar-SA"/>
              </w:rPr>
            </w:pPr>
            <w:ins w:id="2891" w:author="L" w:date="2026-08-28T16:36:28Z">
              <w:r>
                <w:rPr>
                  <w:rFonts w:hint="eastAsia" w:ascii="Times New Roman" w:hAnsi="Times New Roman"/>
                  <w:vertAlign w:val="baseline"/>
                  <w:lang w:val="en-US" w:eastAsia="zh-CN"/>
                </w:rPr>
                <w:t>1</w:t>
              </w:r>
            </w:ins>
          </w:p>
        </w:tc>
        <w:tc>
          <w:tcPr>
            <w:tcW w:w="714" w:type="pct"/>
            <w:noWrap w:val="0"/>
            <w:vAlign w:val="top"/>
          </w:tcPr>
          <w:p w14:paraId="1469695C">
            <w:pPr>
              <w:jc w:val="center"/>
              <w:rPr>
                <w:ins w:id="2892" w:author="L" w:date="2026-08-28T16:36:28Z"/>
                <w:rFonts w:hint="eastAsia" w:ascii="Times New Roman" w:hAnsi="Times New Roman"/>
                <w:sz w:val="21"/>
                <w:vertAlign w:val="baseline"/>
                <w:lang w:val="en-US" w:eastAsia="zh-CN" w:bidi="ar-SA"/>
              </w:rPr>
            </w:pPr>
            <w:ins w:id="2893" w:author="L" w:date="2026-08-28T16:36:28Z">
              <w:r>
                <w:rPr>
                  <w:rFonts w:hint="eastAsia" w:ascii="Times New Roman" w:hAnsi="Times New Roman"/>
                  <w:vertAlign w:val="baseline"/>
                  <w:lang w:val="en-US" w:eastAsia="zh-CN"/>
                </w:rPr>
                <w:t>2</w:t>
              </w:r>
            </w:ins>
          </w:p>
        </w:tc>
        <w:tc>
          <w:tcPr>
            <w:tcW w:w="714" w:type="pct"/>
            <w:noWrap w:val="0"/>
            <w:vAlign w:val="top"/>
          </w:tcPr>
          <w:p w14:paraId="5B27A2F0">
            <w:pPr>
              <w:jc w:val="center"/>
              <w:rPr>
                <w:ins w:id="2894" w:author="L" w:date="2026-08-28T16:36:28Z"/>
                <w:rFonts w:hint="default" w:ascii="Times New Roman" w:hAnsi="Times New Roman"/>
                <w:sz w:val="21"/>
                <w:vertAlign w:val="baseline"/>
                <w:lang w:val="en-US" w:eastAsia="zh-CN" w:bidi="ar-SA"/>
              </w:rPr>
            </w:pPr>
            <w:ins w:id="2895" w:author="L" w:date="2026-08-28T16:36:28Z">
              <w:r>
                <w:rPr>
                  <w:rFonts w:hint="eastAsia" w:ascii="Times New Roman" w:hAnsi="Times New Roman"/>
                  <w:sz w:val="21"/>
                  <w:vertAlign w:val="baseline"/>
                  <w:lang w:val="en-US" w:eastAsia="zh-CN" w:bidi="ar-SA"/>
                </w:rPr>
                <w:t>3</w:t>
              </w:r>
            </w:ins>
          </w:p>
        </w:tc>
        <w:tc>
          <w:tcPr>
            <w:tcW w:w="714" w:type="pct"/>
            <w:noWrap w:val="0"/>
            <w:vAlign w:val="top"/>
          </w:tcPr>
          <w:p w14:paraId="6121C43D">
            <w:pPr>
              <w:jc w:val="center"/>
              <w:rPr>
                <w:ins w:id="2896" w:author="L" w:date="2026-08-28T16:36:28Z"/>
                <w:rFonts w:hint="eastAsia" w:ascii="Times New Roman" w:hAnsi="Times New Roman"/>
                <w:sz w:val="21"/>
                <w:vertAlign w:val="baseline"/>
                <w:lang w:val="en-US" w:eastAsia="zh-CN" w:bidi="ar-SA"/>
              </w:rPr>
            </w:pPr>
            <w:ins w:id="2897" w:author="L" w:date="2026-08-28T16:36:28Z">
              <w:r>
                <w:rPr>
                  <w:rFonts w:hint="eastAsia" w:ascii="Times New Roman" w:hAnsi="Times New Roman"/>
                  <w:vertAlign w:val="baseline"/>
                  <w:lang w:val="en-US" w:eastAsia="zh-CN"/>
                </w:rPr>
                <w:t>4</w:t>
              </w:r>
            </w:ins>
          </w:p>
        </w:tc>
        <w:tc>
          <w:tcPr>
            <w:tcW w:w="714" w:type="pct"/>
            <w:noWrap w:val="0"/>
            <w:vAlign w:val="top"/>
          </w:tcPr>
          <w:p w14:paraId="2E61494E">
            <w:pPr>
              <w:jc w:val="center"/>
              <w:rPr>
                <w:ins w:id="2898" w:author="L" w:date="2026-08-28T16:36:28Z"/>
                <w:rFonts w:hint="eastAsia" w:ascii="Times New Roman" w:hAnsi="Times New Roman"/>
                <w:sz w:val="21"/>
                <w:vertAlign w:val="baseline"/>
                <w:lang w:val="en-US" w:eastAsia="zh-CN" w:bidi="ar-SA"/>
              </w:rPr>
            </w:pPr>
            <w:ins w:id="2899" w:author="L" w:date="2026-08-28T16:36:28Z">
              <w:r>
                <w:rPr>
                  <w:rFonts w:hint="eastAsia" w:ascii="Times New Roman" w:hAnsi="Times New Roman"/>
                  <w:vertAlign w:val="baseline"/>
                  <w:lang w:val="en-US" w:eastAsia="zh-CN"/>
                </w:rPr>
                <w:t>5</w:t>
              </w:r>
            </w:ins>
          </w:p>
        </w:tc>
        <w:tc>
          <w:tcPr>
            <w:tcW w:w="715" w:type="pct"/>
            <w:noWrap w:val="0"/>
            <w:vAlign w:val="top"/>
          </w:tcPr>
          <w:p w14:paraId="265E6A2F">
            <w:pPr>
              <w:jc w:val="center"/>
              <w:rPr>
                <w:ins w:id="2900" w:author="L" w:date="2026-08-28T16:36:28Z"/>
                <w:rFonts w:hint="default" w:ascii="Times New Roman" w:hAnsi="Times New Roman"/>
                <w:vertAlign w:val="baseline"/>
                <w:lang w:val="en-US" w:eastAsia="zh-CN"/>
              </w:rPr>
            </w:pPr>
            <w:ins w:id="2901" w:author="L" w:date="2026-08-28T16:36:28Z">
              <w:r>
                <w:rPr>
                  <w:rFonts w:hint="eastAsia" w:ascii="Times New Roman" w:hAnsi="Times New Roman"/>
                  <w:vertAlign w:val="baseline"/>
                  <w:lang w:val="en-US" w:eastAsia="zh-CN"/>
                </w:rPr>
                <w:t>6</w:t>
              </w:r>
            </w:ins>
          </w:p>
        </w:tc>
      </w:tr>
      <w:tr w14:paraId="00A7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02" w:author="L" w:date="2026-08-28T16:36:28Z"/>
        </w:trPr>
        <w:tc>
          <w:tcPr>
            <w:tcW w:w="714" w:type="pct"/>
            <w:noWrap w:val="0"/>
            <w:vAlign w:val="top"/>
          </w:tcPr>
          <w:p w14:paraId="5E2C274B">
            <w:pPr>
              <w:jc w:val="center"/>
              <w:rPr>
                <w:ins w:id="2903" w:author="L" w:date="2026-08-28T16:36:28Z"/>
                <w:rFonts w:hint="default" w:ascii="Times New Roman" w:hAnsi="Times New Roman" w:eastAsia="宋体" w:cs="Times New Roman"/>
                <w:b w:val="0"/>
                <w:sz w:val="21"/>
                <w:vertAlign w:val="baseline"/>
                <w:lang w:val="en-US" w:eastAsia="zh-CN" w:bidi="ar-SA"/>
              </w:rPr>
            </w:pPr>
            <w:ins w:id="2904" w:author="L" w:date="2026-08-28T16:36:28Z">
              <w:r>
                <w:rPr>
                  <w:rFonts w:hint="eastAsia" w:ascii="Times New Roman" w:hAnsi="Times New Roman" w:eastAsia="宋体" w:cs="Times New Roman"/>
                  <w:b w:val="0"/>
                  <w:sz w:val="21"/>
                  <w:vertAlign w:val="baseline"/>
                  <w:lang w:val="en-US" w:eastAsia="zh-CN" w:bidi="ar-SA"/>
                </w:rPr>
                <w:t>名称</w:t>
              </w:r>
            </w:ins>
          </w:p>
        </w:tc>
        <w:tc>
          <w:tcPr>
            <w:tcW w:w="1217" w:type="dxa"/>
            <w:noWrap w:val="0"/>
            <w:vAlign w:val="top"/>
          </w:tcPr>
          <w:p w14:paraId="74AA4F62">
            <w:pPr>
              <w:jc w:val="center"/>
              <w:rPr>
                <w:ins w:id="2905" w:author="L" w:date="2026-08-28T16:36:28Z"/>
                <w:rFonts w:hint="default" w:ascii="Times New Roman" w:hAnsi="Times New Roman"/>
                <w:sz w:val="21"/>
                <w:szCs w:val="21"/>
                <w:vertAlign w:val="baseline"/>
                <w:lang w:val="en-US" w:eastAsia="zh-CN"/>
              </w:rPr>
            </w:pPr>
            <w:ins w:id="2906" w:author="L" w:date="2026-08-28T16:38:59Z">
              <w:r>
                <w:rPr>
                  <w:rFonts w:hint="eastAsia" w:ascii="Times New Roman" w:hAnsi="Times New Roman"/>
                  <w:sz w:val="21"/>
                  <w:szCs w:val="21"/>
                  <w:vertAlign w:val="baseline"/>
                  <w:lang w:val="en-US" w:eastAsia="zh-CN"/>
                </w:rPr>
                <w:t>CAN</w:t>
              </w:r>
            </w:ins>
            <w:ins w:id="2907" w:author="L" w:date="2026-08-28T16:39:00Z">
              <w:r>
                <w:rPr>
                  <w:rFonts w:hint="eastAsia" w:ascii="Times New Roman" w:hAnsi="Times New Roman"/>
                  <w:sz w:val="21"/>
                  <w:szCs w:val="21"/>
                  <w:vertAlign w:val="baseline"/>
                  <w:lang w:val="en-US" w:eastAsia="zh-CN"/>
                </w:rPr>
                <w:t>0</w:t>
              </w:r>
            </w:ins>
            <w:ins w:id="2908" w:author="L" w:date="2026-08-28T16:39:03Z">
              <w:r>
                <w:rPr>
                  <w:rFonts w:hint="eastAsia" w:ascii="Times New Roman" w:hAnsi="Times New Roman"/>
                  <w:sz w:val="21"/>
                  <w:szCs w:val="21"/>
                  <w:vertAlign w:val="baseline"/>
                  <w:lang w:val="en-US" w:eastAsia="zh-CN"/>
                </w:rPr>
                <w:t>-</w:t>
              </w:r>
            </w:ins>
            <w:ins w:id="2909" w:author="L" w:date="2026-08-28T16:39:06Z">
              <w:r>
                <w:rPr>
                  <w:rFonts w:hint="eastAsia" w:ascii="Times New Roman" w:hAnsi="Times New Roman"/>
                  <w:sz w:val="21"/>
                  <w:szCs w:val="21"/>
                  <w:vertAlign w:val="baseline"/>
                  <w:lang w:val="en-US" w:eastAsia="zh-CN"/>
                </w:rPr>
                <w:t>H</w:t>
              </w:r>
            </w:ins>
          </w:p>
        </w:tc>
        <w:tc>
          <w:tcPr>
            <w:tcW w:w="1217" w:type="dxa"/>
            <w:noWrap w:val="0"/>
            <w:vAlign w:val="top"/>
          </w:tcPr>
          <w:p w14:paraId="7AE79B48">
            <w:pPr>
              <w:jc w:val="center"/>
              <w:rPr>
                <w:ins w:id="2910" w:author="L" w:date="2026-08-28T16:36:28Z"/>
                <w:rFonts w:hint="default" w:ascii="Times New Roman" w:hAnsi="Times New Roman"/>
                <w:sz w:val="21"/>
                <w:szCs w:val="21"/>
                <w:vertAlign w:val="baseline"/>
                <w:lang w:val="en-US" w:eastAsia="zh-CN"/>
              </w:rPr>
            </w:pPr>
            <w:ins w:id="2911" w:author="L" w:date="2026-08-28T16:39:08Z">
              <w:r>
                <w:rPr>
                  <w:rFonts w:hint="eastAsia" w:ascii="Times New Roman" w:hAnsi="Times New Roman"/>
                  <w:sz w:val="21"/>
                  <w:szCs w:val="21"/>
                  <w:vertAlign w:val="baseline"/>
                  <w:lang w:val="en-US" w:eastAsia="zh-CN"/>
                </w:rPr>
                <w:t>CA</w:t>
              </w:r>
            </w:ins>
            <w:ins w:id="2912" w:author="L" w:date="2026-08-28T16:39:09Z">
              <w:r>
                <w:rPr>
                  <w:rFonts w:hint="eastAsia" w:ascii="Times New Roman" w:hAnsi="Times New Roman"/>
                  <w:sz w:val="21"/>
                  <w:szCs w:val="21"/>
                  <w:vertAlign w:val="baseline"/>
                  <w:lang w:val="en-US" w:eastAsia="zh-CN"/>
                </w:rPr>
                <w:t>N</w:t>
              </w:r>
            </w:ins>
            <w:ins w:id="2913" w:author="L" w:date="2026-08-28T16:39:10Z">
              <w:r>
                <w:rPr>
                  <w:rFonts w:hint="eastAsia" w:ascii="Times New Roman" w:hAnsi="Times New Roman"/>
                  <w:sz w:val="21"/>
                  <w:szCs w:val="21"/>
                  <w:vertAlign w:val="baseline"/>
                  <w:lang w:val="en-US" w:eastAsia="zh-CN"/>
                </w:rPr>
                <w:t>0</w:t>
              </w:r>
            </w:ins>
            <w:ins w:id="2914" w:author="L" w:date="2026-08-28T16:39:12Z">
              <w:r>
                <w:rPr>
                  <w:rFonts w:hint="eastAsia" w:ascii="Times New Roman" w:hAnsi="Times New Roman"/>
                  <w:sz w:val="21"/>
                  <w:szCs w:val="21"/>
                  <w:vertAlign w:val="baseline"/>
                  <w:lang w:val="en-US" w:eastAsia="zh-CN"/>
                </w:rPr>
                <w:t>-</w:t>
              </w:r>
            </w:ins>
            <w:ins w:id="2915" w:author="L" w:date="2026-08-28T16:39:14Z">
              <w:r>
                <w:rPr>
                  <w:rFonts w:hint="eastAsia" w:ascii="Times New Roman" w:hAnsi="Times New Roman"/>
                  <w:sz w:val="21"/>
                  <w:szCs w:val="21"/>
                  <w:vertAlign w:val="baseline"/>
                  <w:lang w:val="en-US" w:eastAsia="zh-CN"/>
                </w:rPr>
                <w:t>L</w:t>
              </w:r>
            </w:ins>
          </w:p>
        </w:tc>
        <w:tc>
          <w:tcPr>
            <w:tcW w:w="1217" w:type="dxa"/>
            <w:noWrap w:val="0"/>
            <w:vAlign w:val="top"/>
          </w:tcPr>
          <w:p w14:paraId="0AE352EC">
            <w:pPr>
              <w:jc w:val="center"/>
              <w:rPr>
                <w:ins w:id="2916" w:author="L" w:date="2026-08-28T16:36:28Z"/>
                <w:rFonts w:hint="default" w:ascii="Times New Roman" w:hAnsi="Times New Roman"/>
                <w:sz w:val="21"/>
                <w:szCs w:val="21"/>
                <w:vertAlign w:val="baseline"/>
                <w:lang w:val="en-US" w:eastAsia="zh-CN"/>
              </w:rPr>
            </w:pPr>
            <w:ins w:id="2917" w:author="L" w:date="2026-08-28T16:36:28Z">
              <w:r>
                <w:rPr>
                  <w:rFonts w:hint="eastAsia" w:ascii="Times New Roman" w:hAnsi="Times New Roman"/>
                  <w:sz w:val="21"/>
                  <w:szCs w:val="21"/>
                  <w:vertAlign w:val="baseline"/>
                  <w:lang w:val="en-US" w:eastAsia="zh-CN"/>
                </w:rPr>
                <w:t>GND</w:t>
              </w:r>
            </w:ins>
          </w:p>
        </w:tc>
        <w:tc>
          <w:tcPr>
            <w:tcW w:w="1217" w:type="dxa"/>
            <w:noWrap w:val="0"/>
            <w:vAlign w:val="top"/>
          </w:tcPr>
          <w:p w14:paraId="31ACD98D">
            <w:pPr>
              <w:jc w:val="center"/>
              <w:rPr>
                <w:ins w:id="2918" w:author="L" w:date="2026-08-28T16:36:28Z"/>
                <w:rFonts w:hint="eastAsia" w:ascii="Times New Roman" w:hAnsi="Times New Roman"/>
                <w:sz w:val="21"/>
                <w:szCs w:val="21"/>
                <w:vertAlign w:val="baseline"/>
                <w:lang w:val="en-US" w:eastAsia="zh-CN"/>
              </w:rPr>
            </w:pPr>
            <w:ins w:id="2919" w:author="L" w:date="2026-08-28T16:36:28Z">
              <w:r>
                <w:rPr>
                  <w:rFonts w:hint="eastAsia" w:ascii="Times New Roman" w:hAnsi="Times New Roman"/>
                  <w:sz w:val="21"/>
                  <w:szCs w:val="21"/>
                  <w:vertAlign w:val="baseline"/>
                  <w:lang w:val="en-US" w:eastAsia="zh-CN"/>
                </w:rPr>
                <w:t>ttyAS3-A</w:t>
              </w:r>
            </w:ins>
          </w:p>
        </w:tc>
        <w:tc>
          <w:tcPr>
            <w:tcW w:w="1217" w:type="dxa"/>
            <w:noWrap w:val="0"/>
            <w:vAlign w:val="top"/>
          </w:tcPr>
          <w:p w14:paraId="19E48BC4">
            <w:pPr>
              <w:jc w:val="center"/>
              <w:rPr>
                <w:ins w:id="2920" w:author="L" w:date="2026-08-28T16:36:28Z"/>
                <w:rFonts w:hint="default" w:ascii="Times New Roman" w:hAnsi="Times New Roman" w:eastAsia="宋体"/>
                <w:sz w:val="21"/>
                <w:szCs w:val="21"/>
                <w:vertAlign w:val="baseline"/>
                <w:lang w:val="en-US" w:eastAsia="zh-CN"/>
              </w:rPr>
            </w:pPr>
            <w:ins w:id="2921" w:author="L" w:date="2026-08-28T16:36:28Z">
              <w:r>
                <w:rPr>
                  <w:rFonts w:hint="eastAsia" w:ascii="Times New Roman" w:hAnsi="Times New Roman"/>
                  <w:sz w:val="21"/>
                  <w:szCs w:val="21"/>
                  <w:vertAlign w:val="baseline"/>
                  <w:lang w:val="en-US" w:eastAsia="zh-CN"/>
                </w:rPr>
                <w:t>ttyAS3-B</w:t>
              </w:r>
            </w:ins>
          </w:p>
        </w:tc>
        <w:tc>
          <w:tcPr>
            <w:tcW w:w="1220" w:type="dxa"/>
            <w:noWrap w:val="0"/>
            <w:vAlign w:val="top"/>
          </w:tcPr>
          <w:p w14:paraId="4F6F712C">
            <w:pPr>
              <w:jc w:val="center"/>
              <w:rPr>
                <w:ins w:id="2922" w:author="L" w:date="2026-08-28T16:36:28Z"/>
                <w:rFonts w:hint="default" w:ascii="Times New Roman" w:hAnsi="Times New Roman"/>
                <w:sz w:val="21"/>
                <w:szCs w:val="21"/>
                <w:vertAlign w:val="baseline"/>
                <w:lang w:val="en-US" w:eastAsia="zh-CN"/>
              </w:rPr>
            </w:pPr>
            <w:ins w:id="2923" w:author="L" w:date="2026-08-28T16:36:28Z">
              <w:r>
                <w:rPr>
                  <w:rFonts w:hint="eastAsia" w:ascii="Times New Roman" w:hAnsi="Times New Roman"/>
                  <w:sz w:val="21"/>
                  <w:szCs w:val="21"/>
                  <w:vertAlign w:val="baseline"/>
                  <w:lang w:val="en-US" w:eastAsia="zh-CN"/>
                </w:rPr>
                <w:t>GND</w:t>
              </w:r>
            </w:ins>
          </w:p>
        </w:tc>
      </w:tr>
    </w:tbl>
    <w:p w14:paraId="577C54F8">
      <w:pPr>
        <w:rPr>
          <w:ins w:id="2924" w:author="L" w:date="2026-08-28T16:35:51Z"/>
          <w:rFonts w:hint="default" w:asciiTheme="minorHAnsi" w:hAnsiTheme="minorHAnsi"/>
          <w:b w:val="0"/>
          <w:bCs w:val="0"/>
          <w:sz w:val="21"/>
          <w:szCs w:val="24"/>
          <w:lang w:val="en-US" w:eastAsia="zh-CN"/>
        </w:rPr>
      </w:pPr>
    </w:p>
    <w:p w14:paraId="55A09243">
      <w:pPr>
        <w:pStyle w:val="12"/>
        <w:ind w:left="0" w:leftChars="0" w:firstLine="0" w:firstLineChars="0"/>
        <w:outlineLvl w:val="2"/>
        <w:rPr>
          <w:ins w:id="2925" w:author="L" w:date="2026-05-20T14:39:28Z"/>
          <w:rFonts w:hint="eastAsia" w:ascii="Times New Roman" w:hAnsi="Times New Roman"/>
          <w:b/>
          <w:bCs/>
          <w:sz w:val="28"/>
          <w:szCs w:val="28"/>
          <w:lang w:val="en-US" w:eastAsia="zh-CN"/>
        </w:rPr>
      </w:pPr>
      <w:bookmarkStart w:id="82" w:name="_Toc6377"/>
      <w:bookmarkStart w:id="83" w:name="_Toc1974"/>
      <w:bookmarkStart w:id="84" w:name="_Toc20411"/>
      <w:r>
        <w:rPr>
          <w:rFonts w:hint="eastAsia" w:ascii="Times New Roman" w:hAnsi="Times New Roman"/>
          <w:b/>
          <w:bCs/>
          <w:sz w:val="28"/>
          <w:szCs w:val="28"/>
          <w:lang w:val="en-US" w:eastAsia="zh-CN"/>
        </w:rPr>
        <w:t>2.3.</w:t>
      </w:r>
      <w:ins w:id="2926" w:author="L" w:date="2026-08-28T17:13:05Z">
        <w:r>
          <w:rPr>
            <w:rFonts w:hint="eastAsia" w:ascii="Times New Roman" w:hAnsi="Times New Roman"/>
            <w:b/>
            <w:bCs/>
            <w:sz w:val="28"/>
            <w:szCs w:val="28"/>
            <w:lang w:val="en-US" w:eastAsia="zh-CN"/>
          </w:rPr>
          <w:t>3</w:t>
        </w:r>
      </w:ins>
      <w:del w:id="2927" w:author="L" w:date="2026-08-28T17:13:04Z">
        <w:r>
          <w:rPr>
            <w:rFonts w:hint="eastAsia" w:ascii="Times New Roman" w:hAnsi="Times New Roman"/>
            <w:b/>
            <w:bCs/>
            <w:sz w:val="28"/>
            <w:szCs w:val="28"/>
            <w:lang w:val="en-US" w:eastAsia="zh-CN"/>
          </w:rPr>
          <w:delText>2</w:delText>
        </w:r>
      </w:del>
      <w:r>
        <w:rPr>
          <w:rFonts w:hint="eastAsia" w:ascii="Times New Roman" w:hAnsi="Times New Roman"/>
          <w:b/>
          <w:bCs/>
          <w:sz w:val="28"/>
          <w:szCs w:val="28"/>
          <w:lang w:val="en-US" w:eastAsia="zh-CN"/>
        </w:rPr>
        <w:t xml:space="preserve"> DI模块</w:t>
      </w:r>
      <w:bookmarkEnd w:id="77"/>
      <w:bookmarkEnd w:id="78"/>
      <w:bookmarkEnd w:id="82"/>
      <w:bookmarkEnd w:id="83"/>
      <w:bookmarkEnd w:id="84"/>
    </w:p>
    <w:p w14:paraId="1AC6840C">
      <w:pPr>
        <w:jc w:val="left"/>
        <w:rPr>
          <w:ins w:id="2928" w:author="L" w:date="2026-05-20T14:39:41Z"/>
          <w:rFonts w:hint="default" w:ascii="Times New Roman" w:hAnsi="Times New Roman"/>
          <w:sz w:val="24"/>
          <w:vertAlign w:val="baseline"/>
          <w:lang w:val="en-US" w:eastAsia="zh-CN"/>
        </w:rPr>
      </w:pPr>
      <w:ins w:id="2929" w:author="L" w:date="2026-05-20T14:39:41Z">
        <w:r>
          <w:rPr>
            <w:rFonts w:hint="default" w:ascii="Times New Roman" w:hAnsi="Times New Roman"/>
            <w:sz w:val="24"/>
            <w:vertAlign w:val="baseline"/>
            <w:lang w:val="en-US" w:eastAsia="zh-CN"/>
          </w:rPr>
          <w:t>注意</w:t>
        </w:r>
      </w:ins>
      <w:ins w:id="2930" w:author="L" w:date="2026-05-20T14:39:41Z">
        <w:r>
          <w:rPr>
            <w:rFonts w:hint="eastAsia" w:ascii="Times New Roman" w:hAnsi="Times New Roman"/>
            <w:sz w:val="24"/>
            <w:vertAlign w:val="baseline"/>
            <w:lang w:val="en-US" w:eastAsia="zh-CN"/>
          </w:rPr>
          <w:t>：DI模块默认供电24V</w:t>
        </w:r>
      </w:ins>
    </w:p>
    <w:p w14:paraId="3E1B9389">
      <w:pPr>
        <w:rPr>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46F6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10"/>
            <w:tcBorders>
              <w:top w:val="single" w:color="auto" w:sz="4" w:space="0"/>
            </w:tcBorders>
            <w:noWrap w:val="0"/>
            <w:vAlign w:val="top"/>
          </w:tcPr>
          <w:p w14:paraId="7C8E1822">
            <w:pPr>
              <w:jc w:val="center"/>
              <w:rPr>
                <w:rFonts w:hint="default" w:ascii="Times New Roman" w:hAnsi="Times New Roman"/>
                <w:vertAlign w:val="baseline"/>
                <w:lang w:val="en-US" w:eastAsia="zh-CN"/>
              </w:rPr>
            </w:pPr>
            <w:ins w:id="2931" w:author="LKY" w:date="2026-05-22T15:59:59Z">
              <w:r>
                <w:rPr>
                  <w:rFonts w:hint="eastAsia" w:ascii="Times New Roman" w:hAnsi="Times New Roman"/>
                  <w:vertAlign w:val="baseline"/>
                  <w:lang w:val="en-US" w:eastAsia="zh-CN"/>
                </w:rPr>
                <w:t>N</w:t>
              </w:r>
            </w:ins>
            <w:ins w:id="2932" w:author="LKY" w:date="2026-05-22T16:00:00Z">
              <w:r>
                <w:rPr>
                  <w:rFonts w:hint="eastAsia" w:ascii="Times New Roman" w:hAnsi="Times New Roman"/>
                  <w:vertAlign w:val="baseline"/>
                  <w:lang w:val="en-US" w:eastAsia="zh-CN"/>
                </w:rPr>
                <w:t>116</w:t>
              </w:r>
            </w:ins>
            <w:ins w:id="2933" w:author="LKY" w:date="2026-05-22T16:00:01Z">
              <w:r>
                <w:rPr>
                  <w:rFonts w:hint="eastAsia" w:ascii="Times New Roman" w:hAnsi="Times New Roman"/>
                  <w:vertAlign w:val="baseline"/>
                  <w:lang w:val="en-US" w:eastAsia="zh-CN"/>
                </w:rPr>
                <w:t>1</w:t>
              </w:r>
            </w:ins>
            <w:ins w:id="2934" w:author="LKY" w:date="2026-05-22T16:00:03Z">
              <w:r>
                <w:rPr>
                  <w:rFonts w:hint="eastAsia" w:ascii="Times New Roman" w:hAnsi="Times New Roman"/>
                  <w:vertAlign w:val="baseline"/>
                  <w:lang w:val="en-US" w:eastAsia="zh-CN"/>
                </w:rPr>
                <w:t>/</w:t>
              </w:r>
            </w:ins>
            <w:ins w:id="2935" w:author="LKY" w:date="2026-05-22T16:00:05Z">
              <w:r>
                <w:rPr>
                  <w:rFonts w:hint="eastAsia" w:ascii="Times New Roman" w:hAnsi="Times New Roman"/>
                  <w:vertAlign w:val="baseline"/>
                  <w:lang w:val="en-US" w:eastAsia="zh-CN"/>
                </w:rPr>
                <w:t>N</w:t>
              </w:r>
            </w:ins>
            <w:ins w:id="2936" w:author="LKY" w:date="2026-05-22T16:00:06Z">
              <w:r>
                <w:rPr>
                  <w:rFonts w:hint="eastAsia" w:ascii="Times New Roman" w:hAnsi="Times New Roman"/>
                  <w:vertAlign w:val="baseline"/>
                  <w:lang w:val="en-US" w:eastAsia="zh-CN"/>
                </w:rPr>
                <w:t>116</w:t>
              </w:r>
            </w:ins>
            <w:ins w:id="2937" w:author="LKY" w:date="2026-05-22T16:00:07Z">
              <w:r>
                <w:rPr>
                  <w:rFonts w:hint="eastAsia" w:ascii="Times New Roman" w:hAnsi="Times New Roman"/>
                  <w:vertAlign w:val="baseline"/>
                  <w:lang w:val="en-US" w:eastAsia="zh-CN"/>
                </w:rPr>
                <w:t>2/</w:t>
              </w:r>
            </w:ins>
            <w:ins w:id="2938" w:author="LKY" w:date="2026-05-22T16:00:08Z">
              <w:r>
                <w:rPr>
                  <w:rFonts w:hint="eastAsia" w:ascii="Times New Roman" w:hAnsi="Times New Roman"/>
                  <w:vertAlign w:val="baseline"/>
                  <w:lang w:val="en-US" w:eastAsia="zh-CN"/>
                </w:rPr>
                <w:t>N</w:t>
              </w:r>
            </w:ins>
            <w:ins w:id="2939" w:author="LKY" w:date="2026-05-22T16:00:09Z">
              <w:r>
                <w:rPr>
                  <w:rFonts w:hint="eastAsia" w:ascii="Times New Roman" w:hAnsi="Times New Roman"/>
                  <w:vertAlign w:val="baseline"/>
                  <w:lang w:val="en-US" w:eastAsia="zh-CN"/>
                </w:rPr>
                <w:t>116</w:t>
              </w:r>
            </w:ins>
            <w:ins w:id="2940" w:author="LKY" w:date="2026-05-22T16:00:10Z">
              <w:r>
                <w:rPr>
                  <w:rFonts w:hint="eastAsia" w:ascii="Times New Roman" w:hAnsi="Times New Roman"/>
                  <w:vertAlign w:val="baseline"/>
                  <w:lang w:val="en-US" w:eastAsia="zh-CN"/>
                </w:rPr>
                <w:t>3</w:t>
              </w:r>
            </w:ins>
            <w:ins w:id="2941" w:author="LKY" w:date="2026-05-22T16:00:15Z">
              <w:r>
                <w:rPr>
                  <w:rFonts w:hint="eastAsia" w:ascii="Times New Roman" w:hAnsi="Times New Roman"/>
                  <w:vertAlign w:val="baseline"/>
                  <w:lang w:val="en-US" w:eastAsia="zh-CN"/>
                </w:rPr>
                <w:t>模块</w:t>
              </w:r>
            </w:ins>
          </w:p>
        </w:tc>
      </w:tr>
      <w:tr w14:paraId="110B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tcBorders>
              <w:top w:val="single" w:color="auto" w:sz="4" w:space="0"/>
            </w:tcBorders>
            <w:noWrap w:val="0"/>
            <w:vAlign w:val="top"/>
          </w:tcPr>
          <w:p w14:paraId="6129E8FC">
            <w:pPr>
              <w:jc w:val="center"/>
              <w:rPr>
                <w:rFonts w:hint="default" w:ascii="Times New Roman" w:hAnsi="Times New Roman"/>
                <w:vertAlign w:val="baseline"/>
                <w:lang w:val="en-US" w:eastAsia="zh-CN"/>
              </w:rPr>
            </w:pPr>
            <w:ins w:id="2942" w:author="LKY" w:date="2026-05-22T15:59:30Z">
              <w:r>
                <w:rPr>
                  <w:rFonts w:hint="eastAsia" w:ascii="Times New Roman" w:hAnsi="Times New Roman"/>
                  <w:vertAlign w:val="baseline"/>
                  <w:lang w:val="en-US" w:eastAsia="zh-CN"/>
                </w:rPr>
                <w:t>端口</w:t>
              </w:r>
            </w:ins>
            <w:ins w:id="2943" w:author="LKY" w:date="2026-05-22T15:59:31Z">
              <w:r>
                <w:rPr>
                  <w:rFonts w:hint="eastAsia" w:ascii="Times New Roman" w:hAnsi="Times New Roman"/>
                  <w:vertAlign w:val="baseline"/>
                  <w:lang w:val="en-US" w:eastAsia="zh-CN"/>
                </w:rPr>
                <w:t>号</w:t>
              </w:r>
            </w:ins>
          </w:p>
        </w:tc>
        <w:tc>
          <w:tcPr>
            <w:tcW w:w="489" w:type="pct"/>
            <w:tcBorders>
              <w:top w:val="single" w:color="auto" w:sz="4" w:space="0"/>
            </w:tcBorders>
            <w:noWrap w:val="0"/>
            <w:vAlign w:val="top"/>
          </w:tcPr>
          <w:p w14:paraId="085B013B">
            <w:pPr>
              <w:jc w:val="center"/>
              <w:rPr>
                <w:rFonts w:hint="default" w:ascii="Times New Roman" w:hAnsi="Times New Roman" w:eastAsiaTheme="minorEastAsia" w:cstheme="minorBidi"/>
                <w:kern w:val="2"/>
                <w:sz w:val="21"/>
                <w:szCs w:val="24"/>
                <w:vertAlign w:val="baseline"/>
                <w:lang w:val="en-US" w:eastAsia="zh-CN" w:bidi="ar-SA"/>
              </w:rPr>
            </w:pPr>
            <w:ins w:id="2944" w:author="LKY" w:date="2026-05-22T14:02:02Z">
              <w:r>
                <w:rPr>
                  <w:rFonts w:hint="eastAsia" w:ascii="Times New Roman" w:hAnsi="Times New Roman"/>
                  <w:vertAlign w:val="baseline"/>
                  <w:lang w:val="en-US" w:eastAsia="zh-CN"/>
                </w:rPr>
                <w:t>B</w:t>
              </w:r>
            </w:ins>
            <w:ins w:id="2945" w:author="LKY" w:date="2026-05-22T14:02:03Z">
              <w:r>
                <w:rPr>
                  <w:rFonts w:hint="eastAsia" w:ascii="Times New Roman" w:hAnsi="Times New Roman"/>
                  <w:vertAlign w:val="baseline"/>
                  <w:lang w:val="en-US" w:eastAsia="zh-CN"/>
                </w:rPr>
                <w:t>1</w:t>
              </w:r>
            </w:ins>
          </w:p>
        </w:tc>
        <w:tc>
          <w:tcPr>
            <w:tcW w:w="483" w:type="pct"/>
            <w:tcBorders>
              <w:top w:val="single" w:color="auto" w:sz="4" w:space="0"/>
            </w:tcBorders>
            <w:noWrap w:val="0"/>
            <w:vAlign w:val="top"/>
          </w:tcPr>
          <w:p w14:paraId="61516562">
            <w:pPr>
              <w:jc w:val="center"/>
              <w:rPr>
                <w:rFonts w:hint="default" w:ascii="Times New Roman" w:hAnsi="Times New Roman" w:eastAsiaTheme="minorEastAsia" w:cstheme="minorBidi"/>
                <w:kern w:val="2"/>
                <w:sz w:val="21"/>
                <w:szCs w:val="24"/>
                <w:vertAlign w:val="baseline"/>
                <w:lang w:val="en-US" w:eastAsia="zh-CN" w:bidi="ar-SA"/>
              </w:rPr>
            </w:pPr>
            <w:ins w:id="2946" w:author="LKY" w:date="2026-05-22T14:02:00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0D2F77EF">
            <w:pPr>
              <w:jc w:val="center"/>
              <w:rPr>
                <w:rFonts w:hint="default" w:ascii="Times New Roman" w:hAnsi="Times New Roman" w:eastAsiaTheme="minorEastAsia" w:cstheme="minorBidi"/>
                <w:kern w:val="2"/>
                <w:sz w:val="21"/>
                <w:szCs w:val="24"/>
                <w:vertAlign w:val="baseline"/>
                <w:lang w:val="en-US" w:eastAsia="zh-CN" w:bidi="ar-SA"/>
              </w:rPr>
            </w:pPr>
            <w:ins w:id="2947" w:author="LKY" w:date="2026-05-22T14:01:57Z">
              <w:r>
                <w:rPr>
                  <w:rFonts w:hint="eastAsia" w:ascii="Times New Roman" w:hAnsi="Times New Roman"/>
                  <w:sz w:val="21"/>
                  <w:vertAlign w:val="baseline"/>
                  <w:lang w:val="en-US" w:eastAsia="zh-CN" w:bidi="ar-SA"/>
                </w:rPr>
                <w:t>B</w:t>
              </w:r>
            </w:ins>
            <w:ins w:id="2948" w:author="LKY" w:date="2026-05-22T14:01:58Z">
              <w:r>
                <w:rPr>
                  <w:rFonts w:hint="eastAsia" w:ascii="Times New Roman" w:hAnsi="Times New Roman"/>
                  <w:sz w:val="21"/>
                  <w:vertAlign w:val="baseline"/>
                  <w:lang w:val="en-US" w:eastAsia="zh-CN" w:bidi="ar-SA"/>
                </w:rPr>
                <w:t>3</w:t>
              </w:r>
            </w:ins>
          </w:p>
        </w:tc>
        <w:tc>
          <w:tcPr>
            <w:tcW w:w="489" w:type="pct"/>
            <w:tcBorders>
              <w:top w:val="single" w:color="auto" w:sz="4" w:space="0"/>
            </w:tcBorders>
            <w:noWrap w:val="0"/>
            <w:vAlign w:val="top"/>
          </w:tcPr>
          <w:p w14:paraId="674A6182">
            <w:pPr>
              <w:jc w:val="center"/>
              <w:rPr>
                <w:rFonts w:hint="default" w:ascii="Times New Roman" w:hAnsi="Times New Roman" w:eastAsiaTheme="minorEastAsia" w:cstheme="minorBidi"/>
                <w:kern w:val="2"/>
                <w:sz w:val="21"/>
                <w:szCs w:val="24"/>
                <w:vertAlign w:val="baseline"/>
                <w:lang w:val="en-US" w:eastAsia="zh-CN" w:bidi="ar-SA"/>
              </w:rPr>
            </w:pPr>
            <w:ins w:id="2949" w:author="LKY" w:date="2026-05-22T14:01:55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307120D1">
            <w:pPr>
              <w:jc w:val="center"/>
              <w:rPr>
                <w:rFonts w:hint="default" w:ascii="Times New Roman" w:hAnsi="Times New Roman" w:eastAsiaTheme="minorEastAsia" w:cstheme="minorBidi"/>
                <w:kern w:val="2"/>
                <w:sz w:val="21"/>
                <w:szCs w:val="24"/>
                <w:vertAlign w:val="baseline"/>
                <w:lang w:val="en-US" w:eastAsia="zh-CN" w:bidi="ar-SA"/>
              </w:rPr>
            </w:pPr>
            <w:ins w:id="2950" w:author="LKY" w:date="2026-05-22T14:01:52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245C6B92">
            <w:pPr>
              <w:jc w:val="center"/>
              <w:rPr>
                <w:rFonts w:hint="default" w:ascii="Times New Roman" w:hAnsi="Times New Roman" w:eastAsiaTheme="minorEastAsia" w:cstheme="minorBidi"/>
                <w:kern w:val="2"/>
                <w:sz w:val="21"/>
                <w:szCs w:val="24"/>
                <w:vertAlign w:val="baseline"/>
                <w:lang w:val="en-US" w:eastAsia="zh-CN" w:bidi="ar-SA"/>
              </w:rPr>
            </w:pPr>
            <w:ins w:id="2951" w:author="LKY" w:date="2026-05-22T14:01:48Z">
              <w:r>
                <w:rPr>
                  <w:rFonts w:hint="eastAsia" w:ascii="Times New Roman" w:hAnsi="Times New Roman" w:cstheme="minorBidi"/>
                  <w:kern w:val="2"/>
                  <w:sz w:val="21"/>
                  <w:szCs w:val="24"/>
                  <w:vertAlign w:val="baseline"/>
                  <w:lang w:val="en-US" w:eastAsia="zh-CN" w:bidi="ar-SA"/>
                </w:rPr>
                <w:t>B</w:t>
              </w:r>
            </w:ins>
            <w:ins w:id="2952" w:author="LKY" w:date="2026-05-22T14:01:49Z">
              <w:r>
                <w:rPr>
                  <w:rFonts w:hint="eastAsia" w:ascii="Times New Roman" w:hAnsi="Times New Roman" w:cstheme="minorBidi"/>
                  <w:kern w:val="2"/>
                  <w:sz w:val="21"/>
                  <w:szCs w:val="24"/>
                  <w:vertAlign w:val="baseline"/>
                  <w:lang w:val="en-US" w:eastAsia="zh-CN" w:bidi="ar-SA"/>
                </w:rPr>
                <w:t>6</w:t>
              </w:r>
            </w:ins>
          </w:p>
        </w:tc>
        <w:tc>
          <w:tcPr>
            <w:tcW w:w="489" w:type="pct"/>
            <w:tcBorders>
              <w:top w:val="single" w:color="auto" w:sz="4" w:space="0"/>
            </w:tcBorders>
            <w:noWrap w:val="0"/>
            <w:vAlign w:val="top"/>
          </w:tcPr>
          <w:p w14:paraId="55D53659">
            <w:pPr>
              <w:jc w:val="center"/>
              <w:rPr>
                <w:rFonts w:hint="default" w:ascii="Times New Roman" w:hAnsi="Times New Roman"/>
                <w:vertAlign w:val="baseline"/>
                <w:lang w:val="en-US" w:eastAsia="zh-CN"/>
              </w:rPr>
            </w:pPr>
            <w:ins w:id="2953" w:author="LKY" w:date="2026-05-22T14:01:45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501D7DED">
            <w:pPr>
              <w:jc w:val="center"/>
              <w:rPr>
                <w:rFonts w:hint="default" w:ascii="Times New Roman" w:hAnsi="Times New Roman"/>
                <w:vertAlign w:val="baseline"/>
                <w:lang w:val="en-US" w:eastAsia="zh-CN"/>
              </w:rPr>
            </w:pPr>
            <w:ins w:id="2954" w:author="LKY" w:date="2026-05-22T14:01:42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171C7E05">
            <w:pPr>
              <w:jc w:val="center"/>
              <w:rPr>
                <w:rFonts w:hint="default" w:ascii="Times New Roman" w:hAnsi="Times New Roman"/>
                <w:vertAlign w:val="baseline"/>
                <w:lang w:val="en-US" w:eastAsia="zh-CN"/>
              </w:rPr>
            </w:pPr>
            <w:ins w:id="2955" w:author="LKY" w:date="2026-05-22T14:02:29Z">
              <w:r>
                <w:rPr>
                  <w:rFonts w:hint="eastAsia" w:ascii="Times New Roman" w:hAnsi="Times New Roman"/>
                  <w:vertAlign w:val="baseline"/>
                  <w:lang w:val="en-US" w:eastAsia="zh-CN"/>
                </w:rPr>
                <w:t>B</w:t>
              </w:r>
            </w:ins>
            <w:ins w:id="2956" w:author="LKY" w:date="2026-05-22T14:02:30Z">
              <w:r>
                <w:rPr>
                  <w:rFonts w:hint="eastAsia" w:ascii="Times New Roman" w:hAnsi="Times New Roman"/>
                  <w:vertAlign w:val="baseline"/>
                  <w:lang w:val="en-US" w:eastAsia="zh-CN"/>
                </w:rPr>
                <w:t>9</w:t>
              </w:r>
            </w:ins>
          </w:p>
        </w:tc>
      </w:tr>
      <w:tr w14:paraId="5D86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65B9A6E0">
            <w:pPr>
              <w:jc w:val="center"/>
              <w:rPr>
                <w:rFonts w:hint="default" w:ascii="Times New Roman" w:hAnsi="Times New Roman"/>
                <w:vertAlign w:val="baseline"/>
                <w:lang w:val="en-US" w:eastAsia="zh-CN"/>
              </w:rPr>
            </w:pPr>
            <w:ins w:id="2957" w:author="LKY" w:date="2026-05-22T15:59:34Z">
              <w:r>
                <w:rPr>
                  <w:rFonts w:hint="eastAsia" w:ascii="Times New Roman" w:hAnsi="Times New Roman"/>
                  <w:vertAlign w:val="baseline"/>
                  <w:lang w:val="en-US" w:eastAsia="zh-CN"/>
                </w:rPr>
                <w:t>名称</w:t>
              </w:r>
            </w:ins>
          </w:p>
        </w:tc>
        <w:tc>
          <w:tcPr>
            <w:tcW w:w="489" w:type="pct"/>
            <w:noWrap w:val="0"/>
            <w:vAlign w:val="top"/>
          </w:tcPr>
          <w:p w14:paraId="35299F0B">
            <w:pPr>
              <w:jc w:val="center"/>
              <w:rPr>
                <w:rFonts w:hint="default" w:ascii="Times New Roman" w:hAnsi="Times New Roman"/>
                <w:vertAlign w:val="baseline"/>
                <w:lang w:val="en-US" w:eastAsia="zh-CN"/>
              </w:rPr>
            </w:pPr>
            <w:ins w:id="2958" w:author="LKY" w:date="2026-05-22T14:04:57Z">
              <w:r>
                <w:rPr>
                  <w:rFonts w:hint="eastAsia" w:ascii="Times New Roman" w:hAnsi="Times New Roman"/>
                  <w:vertAlign w:val="baseline"/>
                  <w:lang w:val="en-US" w:eastAsia="zh-CN"/>
                </w:rPr>
                <w:t>D</w:t>
              </w:r>
            </w:ins>
            <w:ins w:id="2959" w:author="LKY" w:date="2026-05-22T14:04:58Z">
              <w:r>
                <w:rPr>
                  <w:rFonts w:hint="eastAsia" w:ascii="Times New Roman" w:hAnsi="Times New Roman"/>
                  <w:vertAlign w:val="baseline"/>
                  <w:lang w:val="en-US" w:eastAsia="zh-CN"/>
                </w:rPr>
                <w:t>I</w:t>
              </w:r>
            </w:ins>
            <w:ins w:id="2960" w:author="LKY" w:date="2026-05-22T14:03:09Z">
              <w:r>
                <w:rPr>
                  <w:rFonts w:hint="eastAsia" w:ascii="Times New Roman" w:hAnsi="Times New Roman"/>
                  <w:vertAlign w:val="baseline"/>
                  <w:lang w:val="en-US" w:eastAsia="zh-CN"/>
                </w:rPr>
                <w:t>2</w:t>
              </w:r>
            </w:ins>
          </w:p>
        </w:tc>
        <w:tc>
          <w:tcPr>
            <w:tcW w:w="483" w:type="pct"/>
            <w:noWrap w:val="0"/>
            <w:vAlign w:val="top"/>
          </w:tcPr>
          <w:p w14:paraId="143D3666">
            <w:pPr>
              <w:jc w:val="center"/>
              <w:rPr>
                <w:rFonts w:hint="default" w:ascii="Times New Roman" w:hAnsi="Times New Roman"/>
                <w:vertAlign w:val="baseline"/>
                <w:lang w:val="en-US" w:eastAsia="zh-CN"/>
              </w:rPr>
            </w:pPr>
            <w:ins w:id="2961" w:author="LKY" w:date="2026-05-22T14:05:06Z">
              <w:r>
                <w:rPr>
                  <w:rFonts w:hint="eastAsia" w:ascii="Times New Roman" w:hAnsi="Times New Roman"/>
                  <w:vertAlign w:val="baseline"/>
                  <w:lang w:val="en-US" w:eastAsia="zh-CN"/>
                </w:rPr>
                <w:t>DI</w:t>
              </w:r>
            </w:ins>
            <w:ins w:id="2962" w:author="LKY" w:date="2026-05-22T14:03:17Z">
              <w:r>
                <w:rPr>
                  <w:rFonts w:hint="eastAsia" w:ascii="Times New Roman" w:hAnsi="Times New Roman"/>
                  <w:vertAlign w:val="baseline"/>
                  <w:lang w:val="en-US" w:eastAsia="zh-CN"/>
                </w:rPr>
                <w:t>4</w:t>
              </w:r>
            </w:ins>
          </w:p>
        </w:tc>
        <w:tc>
          <w:tcPr>
            <w:tcW w:w="489" w:type="pct"/>
            <w:noWrap w:val="0"/>
            <w:vAlign w:val="top"/>
          </w:tcPr>
          <w:p w14:paraId="1928352C">
            <w:pPr>
              <w:jc w:val="center"/>
              <w:rPr>
                <w:rFonts w:hint="default" w:ascii="Times New Roman" w:hAnsi="Times New Roman" w:eastAsiaTheme="minorEastAsia" w:cstheme="minorBidi"/>
                <w:kern w:val="2"/>
                <w:sz w:val="21"/>
                <w:szCs w:val="24"/>
                <w:vertAlign w:val="baseline"/>
                <w:lang w:val="en-US" w:eastAsia="zh-CN" w:bidi="ar-SA"/>
              </w:rPr>
            </w:pPr>
            <w:ins w:id="2963" w:author="LKY" w:date="2026-05-22T14:05:08Z">
              <w:r>
                <w:rPr>
                  <w:rFonts w:hint="eastAsia" w:ascii="Times New Roman" w:hAnsi="Times New Roman"/>
                  <w:vertAlign w:val="baseline"/>
                  <w:lang w:val="en-US" w:eastAsia="zh-CN"/>
                </w:rPr>
                <w:t>DI</w:t>
              </w:r>
            </w:ins>
            <w:ins w:id="2964" w:author="LKY" w:date="2026-05-22T14:03:19Z">
              <w:r>
                <w:rPr>
                  <w:rFonts w:hint="eastAsia" w:ascii="Times New Roman" w:hAnsi="Times New Roman"/>
                  <w:vertAlign w:val="baseline"/>
                  <w:lang w:val="en-US" w:eastAsia="zh-CN"/>
                </w:rPr>
                <w:t>6</w:t>
              </w:r>
            </w:ins>
          </w:p>
        </w:tc>
        <w:tc>
          <w:tcPr>
            <w:tcW w:w="489" w:type="pct"/>
            <w:noWrap w:val="0"/>
            <w:vAlign w:val="top"/>
          </w:tcPr>
          <w:p w14:paraId="248F1540">
            <w:pPr>
              <w:jc w:val="center"/>
              <w:rPr>
                <w:rFonts w:hint="default" w:ascii="Times New Roman" w:hAnsi="Times New Roman" w:eastAsiaTheme="minorEastAsia" w:cstheme="minorBidi"/>
                <w:kern w:val="2"/>
                <w:sz w:val="21"/>
                <w:szCs w:val="24"/>
                <w:vertAlign w:val="baseline"/>
                <w:lang w:val="en-US" w:eastAsia="zh-CN" w:bidi="ar-SA"/>
              </w:rPr>
            </w:pPr>
            <w:ins w:id="2965" w:author="LKY" w:date="2026-05-22T14:05:17Z">
              <w:r>
                <w:rPr>
                  <w:rFonts w:hint="eastAsia" w:ascii="Times New Roman" w:hAnsi="Times New Roman"/>
                  <w:vertAlign w:val="baseline"/>
                  <w:lang w:val="en-US" w:eastAsia="zh-CN"/>
                </w:rPr>
                <w:t>DI</w:t>
              </w:r>
            </w:ins>
            <w:ins w:id="2966" w:author="LKY" w:date="2026-05-22T14:03:22Z">
              <w:r>
                <w:rPr>
                  <w:rFonts w:hint="eastAsia" w:ascii="Times New Roman" w:hAnsi="Times New Roman"/>
                  <w:vertAlign w:val="baseline"/>
                  <w:lang w:val="en-US" w:eastAsia="zh-CN"/>
                </w:rPr>
                <w:t>8</w:t>
              </w:r>
            </w:ins>
          </w:p>
        </w:tc>
        <w:tc>
          <w:tcPr>
            <w:tcW w:w="489" w:type="pct"/>
            <w:noWrap w:val="0"/>
            <w:vAlign w:val="top"/>
          </w:tcPr>
          <w:p w14:paraId="36857140">
            <w:pPr>
              <w:jc w:val="center"/>
              <w:rPr>
                <w:rFonts w:hint="default" w:ascii="Times New Roman" w:hAnsi="Times New Roman"/>
                <w:vertAlign w:val="baseline"/>
                <w:lang w:val="en-US" w:eastAsia="zh-CN"/>
              </w:rPr>
            </w:pPr>
            <w:ins w:id="2967" w:author="LKY" w:date="2026-05-22T14:05:20Z">
              <w:r>
                <w:rPr>
                  <w:rFonts w:hint="eastAsia" w:ascii="Times New Roman" w:hAnsi="Times New Roman"/>
                  <w:vertAlign w:val="baseline"/>
                  <w:lang w:val="en-US" w:eastAsia="zh-CN"/>
                </w:rPr>
                <w:t>DI</w:t>
              </w:r>
            </w:ins>
            <w:ins w:id="2968" w:author="LKY" w:date="2026-05-22T14:03:26Z">
              <w:r>
                <w:rPr>
                  <w:rFonts w:hint="eastAsia" w:ascii="Times New Roman" w:hAnsi="Times New Roman"/>
                  <w:vertAlign w:val="baseline"/>
                  <w:lang w:val="en-US" w:eastAsia="zh-CN"/>
                </w:rPr>
                <w:t>10</w:t>
              </w:r>
            </w:ins>
          </w:p>
        </w:tc>
        <w:tc>
          <w:tcPr>
            <w:tcW w:w="489" w:type="pct"/>
            <w:noWrap w:val="0"/>
            <w:vAlign w:val="top"/>
          </w:tcPr>
          <w:p w14:paraId="1275DA64">
            <w:pPr>
              <w:jc w:val="center"/>
              <w:rPr>
                <w:rFonts w:hint="default" w:ascii="Times New Roman" w:hAnsi="Times New Roman"/>
                <w:vertAlign w:val="baseline"/>
                <w:lang w:val="en-US" w:eastAsia="zh-CN"/>
              </w:rPr>
            </w:pPr>
            <w:ins w:id="2969" w:author="LKY" w:date="2026-05-22T14:05:33Z">
              <w:r>
                <w:rPr>
                  <w:rFonts w:hint="eastAsia" w:ascii="Times New Roman" w:hAnsi="Times New Roman"/>
                  <w:vertAlign w:val="baseline"/>
                  <w:lang w:val="en-US" w:eastAsia="zh-CN"/>
                </w:rPr>
                <w:t>DI</w:t>
              </w:r>
            </w:ins>
            <w:ins w:id="2970" w:author="LKY" w:date="2026-05-22T14:03:29Z">
              <w:r>
                <w:rPr>
                  <w:rFonts w:hint="eastAsia" w:ascii="Times New Roman" w:hAnsi="Times New Roman"/>
                  <w:vertAlign w:val="baseline"/>
                  <w:lang w:val="en-US" w:eastAsia="zh-CN"/>
                </w:rPr>
                <w:t>12</w:t>
              </w:r>
            </w:ins>
          </w:p>
        </w:tc>
        <w:tc>
          <w:tcPr>
            <w:tcW w:w="489" w:type="pct"/>
            <w:noWrap w:val="0"/>
            <w:vAlign w:val="top"/>
          </w:tcPr>
          <w:p w14:paraId="7CB6F0B5">
            <w:pPr>
              <w:jc w:val="center"/>
              <w:rPr>
                <w:rFonts w:hint="default" w:ascii="Times New Roman" w:hAnsi="Times New Roman"/>
                <w:vertAlign w:val="baseline"/>
                <w:lang w:val="en-US" w:eastAsia="zh-CN"/>
              </w:rPr>
            </w:pPr>
            <w:ins w:id="2971" w:author="LKY" w:date="2026-05-22T14:05:36Z">
              <w:r>
                <w:rPr>
                  <w:rFonts w:hint="eastAsia" w:ascii="Times New Roman" w:hAnsi="Times New Roman"/>
                  <w:vertAlign w:val="baseline"/>
                  <w:lang w:val="en-US" w:eastAsia="zh-CN"/>
                </w:rPr>
                <w:t>DI</w:t>
              </w:r>
            </w:ins>
            <w:ins w:id="2972" w:author="LKY" w:date="2026-05-22T14:03:31Z">
              <w:r>
                <w:rPr>
                  <w:rFonts w:hint="eastAsia" w:ascii="Times New Roman" w:hAnsi="Times New Roman"/>
                  <w:vertAlign w:val="baseline"/>
                  <w:lang w:val="en-US" w:eastAsia="zh-CN"/>
                </w:rPr>
                <w:t>1</w:t>
              </w:r>
            </w:ins>
            <w:ins w:id="2973" w:author="LKY" w:date="2026-05-22T14:03:32Z">
              <w:r>
                <w:rPr>
                  <w:rFonts w:hint="eastAsia" w:ascii="Times New Roman" w:hAnsi="Times New Roman"/>
                  <w:vertAlign w:val="baseline"/>
                  <w:lang w:val="en-US" w:eastAsia="zh-CN"/>
                </w:rPr>
                <w:t>4</w:t>
              </w:r>
            </w:ins>
          </w:p>
        </w:tc>
        <w:tc>
          <w:tcPr>
            <w:tcW w:w="525" w:type="pct"/>
            <w:noWrap w:val="0"/>
            <w:vAlign w:val="top"/>
          </w:tcPr>
          <w:p w14:paraId="64F7BA6A">
            <w:pPr>
              <w:jc w:val="center"/>
              <w:rPr>
                <w:rFonts w:hint="default" w:ascii="Times New Roman" w:hAnsi="Times New Roman"/>
                <w:vertAlign w:val="baseline"/>
                <w:lang w:val="en-US" w:eastAsia="zh-CN"/>
              </w:rPr>
            </w:pPr>
            <w:ins w:id="2974" w:author="LKY" w:date="2026-05-22T14:05:43Z">
              <w:r>
                <w:rPr>
                  <w:rFonts w:hint="eastAsia" w:ascii="Times New Roman" w:hAnsi="Times New Roman"/>
                  <w:vertAlign w:val="baseline"/>
                  <w:lang w:val="en-US" w:eastAsia="zh-CN"/>
                </w:rPr>
                <w:t>D</w:t>
              </w:r>
            </w:ins>
            <w:ins w:id="2975" w:author="LKY" w:date="2026-05-22T14:05:44Z">
              <w:r>
                <w:rPr>
                  <w:rFonts w:hint="eastAsia" w:ascii="Times New Roman" w:hAnsi="Times New Roman"/>
                  <w:vertAlign w:val="baseline"/>
                  <w:lang w:val="en-US" w:eastAsia="zh-CN"/>
                </w:rPr>
                <w:t>I</w:t>
              </w:r>
            </w:ins>
            <w:ins w:id="2976" w:author="LKY" w:date="2026-05-22T14:03:41Z">
              <w:r>
                <w:rPr>
                  <w:rFonts w:hint="eastAsia" w:ascii="Times New Roman" w:hAnsi="Times New Roman"/>
                  <w:vertAlign w:val="baseline"/>
                  <w:lang w:val="en-US" w:eastAsia="zh-CN"/>
                </w:rPr>
                <w:t>16</w:t>
              </w:r>
            </w:ins>
          </w:p>
        </w:tc>
        <w:tc>
          <w:tcPr>
            <w:tcW w:w="412" w:type="pct"/>
            <w:noWrap w:val="0"/>
            <w:vAlign w:val="top"/>
          </w:tcPr>
          <w:p w14:paraId="5C67A606">
            <w:pPr>
              <w:jc w:val="center"/>
              <w:rPr>
                <w:rFonts w:hint="default" w:ascii="Times New Roman" w:hAnsi="Times New Roman"/>
                <w:vertAlign w:val="baseline"/>
                <w:lang w:val="en-US" w:eastAsia="zh-CN"/>
              </w:rPr>
            </w:pPr>
            <w:ins w:id="2977" w:author="LKY" w:date="2026-05-22T14:04:50Z">
              <w:r>
                <w:rPr>
                  <w:rFonts w:hint="eastAsia" w:ascii="Times New Roman" w:hAnsi="Times New Roman"/>
                  <w:vertAlign w:val="baseline"/>
                  <w:lang w:val="en-US" w:eastAsia="zh-CN"/>
                </w:rPr>
                <w:t>PE</w:t>
              </w:r>
            </w:ins>
          </w:p>
        </w:tc>
      </w:tr>
      <w:tr w14:paraId="5DCA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02BDB5B7">
            <w:pPr>
              <w:jc w:val="center"/>
              <w:rPr>
                <w:rFonts w:hint="default" w:ascii="Times New Roman" w:hAnsi="Times New Roman"/>
                <w:vertAlign w:val="baseline"/>
                <w:lang w:val="en-US" w:eastAsia="zh-CN"/>
              </w:rPr>
            </w:pPr>
            <w:ins w:id="2978" w:author="LKY" w:date="2026-05-22T15:59:37Z">
              <w:r>
                <w:rPr>
                  <w:rFonts w:hint="eastAsia" w:ascii="Times New Roman" w:hAnsi="Times New Roman"/>
                  <w:vertAlign w:val="baseline"/>
                  <w:lang w:val="en-US" w:eastAsia="zh-CN"/>
                </w:rPr>
                <w:t>端口</w:t>
              </w:r>
            </w:ins>
            <w:ins w:id="2979" w:author="LKY" w:date="2026-05-22T15:59:38Z">
              <w:r>
                <w:rPr>
                  <w:rFonts w:hint="eastAsia" w:ascii="Times New Roman" w:hAnsi="Times New Roman"/>
                  <w:vertAlign w:val="baseline"/>
                  <w:lang w:val="en-US" w:eastAsia="zh-CN"/>
                </w:rPr>
                <w:t>号</w:t>
              </w:r>
            </w:ins>
          </w:p>
        </w:tc>
        <w:tc>
          <w:tcPr>
            <w:tcW w:w="489" w:type="pct"/>
            <w:noWrap w:val="0"/>
            <w:vAlign w:val="top"/>
          </w:tcPr>
          <w:p w14:paraId="503A2053">
            <w:pPr>
              <w:jc w:val="center"/>
              <w:rPr>
                <w:rFonts w:hint="default" w:ascii="Times New Roman" w:hAnsi="Times New Roman"/>
                <w:vertAlign w:val="baseline"/>
                <w:lang w:val="en-US" w:eastAsia="zh-CN"/>
              </w:rPr>
            </w:pPr>
            <w:ins w:id="2980" w:author="LKY" w:date="2026-05-22T14:00:59Z">
              <w:r>
                <w:rPr>
                  <w:rFonts w:hint="eastAsia" w:ascii="Times New Roman" w:hAnsi="Times New Roman"/>
                  <w:vertAlign w:val="baseline"/>
                  <w:lang w:val="en-US" w:eastAsia="zh-CN"/>
                </w:rPr>
                <w:t>A</w:t>
              </w:r>
            </w:ins>
            <w:ins w:id="2981" w:author="LKY" w:date="2026-05-22T14:01:00Z">
              <w:r>
                <w:rPr>
                  <w:rFonts w:hint="eastAsia" w:ascii="Times New Roman" w:hAnsi="Times New Roman"/>
                  <w:vertAlign w:val="baseline"/>
                  <w:lang w:val="en-US" w:eastAsia="zh-CN"/>
                </w:rPr>
                <w:t>1</w:t>
              </w:r>
            </w:ins>
          </w:p>
        </w:tc>
        <w:tc>
          <w:tcPr>
            <w:tcW w:w="483" w:type="pct"/>
            <w:noWrap w:val="0"/>
            <w:vAlign w:val="top"/>
          </w:tcPr>
          <w:p w14:paraId="6C61607D">
            <w:pPr>
              <w:jc w:val="center"/>
              <w:rPr>
                <w:rFonts w:hint="default" w:ascii="Times New Roman" w:hAnsi="Times New Roman"/>
                <w:vertAlign w:val="baseline"/>
                <w:lang w:val="en-US" w:eastAsia="zh-CN"/>
              </w:rPr>
            </w:pPr>
            <w:ins w:id="2982" w:author="LKY" w:date="2026-05-22T14:01:17Z">
              <w:r>
                <w:rPr>
                  <w:rFonts w:hint="eastAsia" w:ascii="Times New Roman" w:hAnsi="Times New Roman"/>
                  <w:vertAlign w:val="baseline"/>
                  <w:lang w:val="en-US" w:eastAsia="zh-CN"/>
                </w:rPr>
                <w:t>A</w:t>
              </w:r>
            </w:ins>
            <w:ins w:id="2983" w:author="LKY" w:date="2026-05-22T14:01:20Z">
              <w:r>
                <w:rPr>
                  <w:rFonts w:hint="eastAsia" w:ascii="Times New Roman" w:hAnsi="Times New Roman"/>
                  <w:vertAlign w:val="baseline"/>
                  <w:lang w:val="en-US" w:eastAsia="zh-CN"/>
                </w:rPr>
                <w:t>2</w:t>
              </w:r>
            </w:ins>
          </w:p>
        </w:tc>
        <w:tc>
          <w:tcPr>
            <w:tcW w:w="489" w:type="pct"/>
            <w:noWrap w:val="0"/>
            <w:vAlign w:val="top"/>
          </w:tcPr>
          <w:p w14:paraId="37ED2CE6">
            <w:pPr>
              <w:jc w:val="center"/>
              <w:rPr>
                <w:rFonts w:hint="default" w:ascii="Times New Roman" w:hAnsi="Times New Roman"/>
                <w:vertAlign w:val="baseline"/>
                <w:lang w:val="en-US" w:eastAsia="zh-CN"/>
              </w:rPr>
            </w:pPr>
            <w:ins w:id="2984" w:author="LKY" w:date="2026-05-22T14:01:22Z">
              <w:r>
                <w:rPr>
                  <w:rFonts w:hint="eastAsia" w:ascii="Times New Roman" w:hAnsi="Times New Roman"/>
                  <w:vertAlign w:val="baseline"/>
                  <w:lang w:val="en-US" w:eastAsia="zh-CN"/>
                </w:rPr>
                <w:t>A</w:t>
              </w:r>
            </w:ins>
            <w:ins w:id="2985" w:author="LKY" w:date="2026-05-22T14:01:23Z">
              <w:r>
                <w:rPr>
                  <w:rFonts w:hint="eastAsia" w:ascii="Times New Roman" w:hAnsi="Times New Roman"/>
                  <w:vertAlign w:val="baseline"/>
                  <w:lang w:val="en-US" w:eastAsia="zh-CN"/>
                </w:rPr>
                <w:t>3</w:t>
              </w:r>
            </w:ins>
          </w:p>
        </w:tc>
        <w:tc>
          <w:tcPr>
            <w:tcW w:w="489" w:type="pct"/>
            <w:noWrap w:val="0"/>
            <w:vAlign w:val="top"/>
          </w:tcPr>
          <w:p w14:paraId="224C1723">
            <w:pPr>
              <w:jc w:val="center"/>
              <w:rPr>
                <w:rFonts w:hint="default" w:ascii="Times New Roman" w:hAnsi="Times New Roman"/>
                <w:vertAlign w:val="baseline"/>
                <w:lang w:val="en-US" w:eastAsia="zh-CN"/>
              </w:rPr>
            </w:pPr>
            <w:ins w:id="2986" w:author="LKY" w:date="2026-05-22T14:01:25Z">
              <w:r>
                <w:rPr>
                  <w:rFonts w:hint="eastAsia" w:ascii="Times New Roman" w:hAnsi="Times New Roman"/>
                  <w:vertAlign w:val="baseline"/>
                  <w:lang w:val="en-US" w:eastAsia="zh-CN"/>
                </w:rPr>
                <w:t>A</w:t>
              </w:r>
            </w:ins>
            <w:ins w:id="2987" w:author="LKY" w:date="2026-05-22T14:01:26Z">
              <w:r>
                <w:rPr>
                  <w:rFonts w:hint="eastAsia" w:ascii="Times New Roman" w:hAnsi="Times New Roman"/>
                  <w:vertAlign w:val="baseline"/>
                  <w:lang w:val="en-US" w:eastAsia="zh-CN"/>
                </w:rPr>
                <w:t>4</w:t>
              </w:r>
            </w:ins>
          </w:p>
        </w:tc>
        <w:tc>
          <w:tcPr>
            <w:tcW w:w="489" w:type="pct"/>
            <w:noWrap w:val="0"/>
            <w:vAlign w:val="top"/>
          </w:tcPr>
          <w:p w14:paraId="3ACC7785">
            <w:pPr>
              <w:jc w:val="center"/>
              <w:rPr>
                <w:rFonts w:hint="default" w:ascii="Times New Roman" w:hAnsi="Times New Roman"/>
                <w:vertAlign w:val="baseline"/>
                <w:lang w:val="en-US" w:eastAsia="zh-CN"/>
              </w:rPr>
            </w:pPr>
            <w:ins w:id="2988" w:author="LKY" w:date="2026-05-22T14:01:28Z">
              <w:r>
                <w:rPr>
                  <w:rFonts w:hint="eastAsia" w:ascii="Times New Roman" w:hAnsi="Times New Roman"/>
                  <w:vertAlign w:val="baseline"/>
                  <w:lang w:val="en-US" w:eastAsia="zh-CN"/>
                </w:rPr>
                <w:t>A5</w:t>
              </w:r>
            </w:ins>
          </w:p>
        </w:tc>
        <w:tc>
          <w:tcPr>
            <w:tcW w:w="489" w:type="pct"/>
            <w:noWrap w:val="0"/>
            <w:vAlign w:val="top"/>
          </w:tcPr>
          <w:p w14:paraId="66305418">
            <w:pPr>
              <w:jc w:val="center"/>
              <w:rPr>
                <w:rFonts w:hint="default" w:ascii="Times New Roman" w:hAnsi="Times New Roman"/>
                <w:vertAlign w:val="baseline"/>
                <w:lang w:val="en-US" w:eastAsia="zh-CN"/>
              </w:rPr>
            </w:pPr>
            <w:ins w:id="2989" w:author="LKY" w:date="2026-05-22T14:01:30Z">
              <w:r>
                <w:rPr>
                  <w:rFonts w:hint="eastAsia" w:ascii="Times New Roman" w:hAnsi="Times New Roman"/>
                  <w:vertAlign w:val="baseline"/>
                  <w:lang w:val="en-US" w:eastAsia="zh-CN"/>
                </w:rPr>
                <w:t>A6</w:t>
              </w:r>
            </w:ins>
          </w:p>
        </w:tc>
        <w:tc>
          <w:tcPr>
            <w:tcW w:w="489" w:type="pct"/>
            <w:noWrap w:val="0"/>
            <w:vAlign w:val="top"/>
          </w:tcPr>
          <w:p w14:paraId="19387A54">
            <w:pPr>
              <w:jc w:val="center"/>
              <w:rPr>
                <w:rFonts w:hint="default" w:ascii="Times New Roman" w:hAnsi="Times New Roman"/>
                <w:vertAlign w:val="baseline"/>
                <w:lang w:val="en-US" w:eastAsia="zh-CN"/>
              </w:rPr>
            </w:pPr>
            <w:ins w:id="2990" w:author="LKY" w:date="2026-05-22T14:01:33Z">
              <w:r>
                <w:rPr>
                  <w:rFonts w:hint="eastAsia" w:ascii="Times New Roman" w:hAnsi="Times New Roman"/>
                  <w:vertAlign w:val="baseline"/>
                  <w:lang w:val="en-US" w:eastAsia="zh-CN"/>
                </w:rPr>
                <w:t>A7</w:t>
              </w:r>
            </w:ins>
          </w:p>
        </w:tc>
        <w:tc>
          <w:tcPr>
            <w:tcW w:w="525" w:type="pct"/>
            <w:noWrap w:val="0"/>
            <w:vAlign w:val="top"/>
          </w:tcPr>
          <w:p w14:paraId="3584AAA8">
            <w:pPr>
              <w:jc w:val="center"/>
              <w:rPr>
                <w:rFonts w:hint="default" w:ascii="Times New Roman" w:hAnsi="Times New Roman"/>
                <w:vertAlign w:val="baseline"/>
                <w:lang w:val="en-US" w:eastAsia="zh-CN"/>
              </w:rPr>
            </w:pPr>
            <w:ins w:id="2991" w:author="LKY" w:date="2026-05-22T14:01:35Z">
              <w:r>
                <w:rPr>
                  <w:rFonts w:hint="eastAsia" w:ascii="Times New Roman" w:hAnsi="Times New Roman"/>
                  <w:vertAlign w:val="baseline"/>
                  <w:lang w:val="en-US" w:eastAsia="zh-CN"/>
                </w:rPr>
                <w:t>A</w:t>
              </w:r>
            </w:ins>
            <w:ins w:id="2992" w:author="LKY" w:date="2026-05-22T14:01:36Z">
              <w:r>
                <w:rPr>
                  <w:rFonts w:hint="eastAsia" w:ascii="Times New Roman" w:hAnsi="Times New Roman"/>
                  <w:vertAlign w:val="baseline"/>
                  <w:lang w:val="en-US" w:eastAsia="zh-CN"/>
                </w:rPr>
                <w:t>8</w:t>
              </w:r>
            </w:ins>
          </w:p>
        </w:tc>
        <w:tc>
          <w:tcPr>
            <w:tcW w:w="412" w:type="pct"/>
            <w:noWrap w:val="0"/>
            <w:vAlign w:val="top"/>
          </w:tcPr>
          <w:p w14:paraId="4891CF5A">
            <w:pPr>
              <w:jc w:val="center"/>
              <w:rPr>
                <w:rFonts w:hint="default" w:ascii="Times New Roman" w:hAnsi="Times New Roman"/>
                <w:vertAlign w:val="baseline"/>
                <w:lang w:val="en-US" w:eastAsia="zh-CN"/>
              </w:rPr>
            </w:pPr>
            <w:ins w:id="2993" w:author="LKY" w:date="2026-05-22T14:02:25Z">
              <w:r>
                <w:rPr>
                  <w:rFonts w:hint="eastAsia" w:ascii="Times New Roman" w:hAnsi="Times New Roman"/>
                  <w:vertAlign w:val="baseline"/>
                  <w:lang w:val="en-US" w:eastAsia="zh-CN"/>
                </w:rPr>
                <w:t>A</w:t>
              </w:r>
            </w:ins>
            <w:ins w:id="2994" w:author="LKY" w:date="2026-05-22T14:02:26Z">
              <w:r>
                <w:rPr>
                  <w:rFonts w:hint="eastAsia" w:ascii="Times New Roman" w:hAnsi="Times New Roman"/>
                  <w:vertAlign w:val="baseline"/>
                  <w:lang w:val="en-US" w:eastAsia="zh-CN"/>
                </w:rPr>
                <w:t>9</w:t>
              </w:r>
            </w:ins>
          </w:p>
        </w:tc>
      </w:tr>
      <w:tr w14:paraId="4CD21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9" w:type="pct"/>
            <w:noWrap w:val="0"/>
            <w:vAlign w:val="top"/>
          </w:tcPr>
          <w:p w14:paraId="2251F6E1">
            <w:pPr>
              <w:jc w:val="center"/>
              <w:rPr>
                <w:rFonts w:hint="default" w:ascii="Times New Roman" w:hAnsi="Times New Roman"/>
                <w:vertAlign w:val="baseline"/>
                <w:lang w:val="en-US" w:eastAsia="zh-CN"/>
              </w:rPr>
            </w:pPr>
            <w:ins w:id="2995" w:author="LKY" w:date="2026-05-22T15:59:41Z">
              <w:r>
                <w:rPr>
                  <w:rFonts w:hint="eastAsia" w:ascii="Times New Roman" w:hAnsi="Times New Roman"/>
                  <w:vertAlign w:val="baseline"/>
                  <w:lang w:val="en-US" w:eastAsia="zh-CN"/>
                </w:rPr>
                <w:t>名称</w:t>
              </w:r>
            </w:ins>
          </w:p>
        </w:tc>
        <w:tc>
          <w:tcPr>
            <w:tcW w:w="489" w:type="pct"/>
            <w:noWrap w:val="0"/>
            <w:vAlign w:val="top"/>
          </w:tcPr>
          <w:p w14:paraId="49AB9DFC">
            <w:pPr>
              <w:jc w:val="center"/>
              <w:rPr>
                <w:rFonts w:hint="default" w:ascii="Times New Roman" w:hAnsi="Times New Roman"/>
                <w:vertAlign w:val="baseline"/>
                <w:lang w:val="en-US" w:eastAsia="zh-CN"/>
              </w:rPr>
            </w:pPr>
            <w:ins w:id="2996" w:author="LKY" w:date="2026-05-22T14:05:00Z">
              <w:r>
                <w:rPr>
                  <w:rFonts w:hint="eastAsia" w:ascii="Times New Roman" w:hAnsi="Times New Roman"/>
                  <w:vertAlign w:val="baseline"/>
                  <w:lang w:val="en-US" w:eastAsia="zh-CN"/>
                </w:rPr>
                <w:t>DI</w:t>
              </w:r>
            </w:ins>
            <w:ins w:id="2997" w:author="LKY" w:date="2026-05-22T14:03:01Z">
              <w:r>
                <w:rPr>
                  <w:rFonts w:hint="eastAsia" w:ascii="Times New Roman" w:hAnsi="Times New Roman"/>
                  <w:vertAlign w:val="baseline"/>
                  <w:lang w:val="en-US" w:eastAsia="zh-CN"/>
                </w:rPr>
                <w:t>1</w:t>
              </w:r>
            </w:ins>
          </w:p>
        </w:tc>
        <w:tc>
          <w:tcPr>
            <w:tcW w:w="483" w:type="pct"/>
            <w:noWrap w:val="0"/>
            <w:vAlign w:val="top"/>
          </w:tcPr>
          <w:p w14:paraId="6968F6C7">
            <w:pPr>
              <w:jc w:val="center"/>
              <w:rPr>
                <w:rFonts w:hint="default" w:ascii="Times New Roman" w:hAnsi="Times New Roman"/>
                <w:vertAlign w:val="baseline"/>
                <w:lang w:val="en-US" w:eastAsia="zh-CN"/>
              </w:rPr>
            </w:pPr>
            <w:ins w:id="2998" w:author="LKY" w:date="2026-05-22T14:05:03Z">
              <w:r>
                <w:rPr>
                  <w:rFonts w:hint="eastAsia" w:ascii="Times New Roman" w:hAnsi="Times New Roman"/>
                  <w:vertAlign w:val="baseline"/>
                  <w:lang w:val="en-US" w:eastAsia="zh-CN"/>
                </w:rPr>
                <w:t>DI</w:t>
              </w:r>
            </w:ins>
            <w:ins w:id="2999" w:author="LKY" w:date="2026-05-22T14:03:13Z">
              <w:r>
                <w:rPr>
                  <w:rFonts w:hint="eastAsia" w:ascii="Times New Roman" w:hAnsi="Times New Roman"/>
                  <w:vertAlign w:val="baseline"/>
                  <w:lang w:val="en-US" w:eastAsia="zh-CN"/>
                </w:rPr>
                <w:t>3</w:t>
              </w:r>
            </w:ins>
          </w:p>
        </w:tc>
        <w:tc>
          <w:tcPr>
            <w:tcW w:w="489" w:type="pct"/>
            <w:noWrap w:val="0"/>
            <w:vAlign w:val="top"/>
          </w:tcPr>
          <w:p w14:paraId="3FDE77DF">
            <w:pPr>
              <w:jc w:val="center"/>
              <w:rPr>
                <w:rFonts w:hint="default" w:ascii="Times New Roman" w:hAnsi="Times New Roman"/>
                <w:vertAlign w:val="baseline"/>
                <w:lang w:val="en-US" w:eastAsia="zh-CN"/>
              </w:rPr>
            </w:pPr>
            <w:ins w:id="3000" w:author="LKY" w:date="2026-05-22T14:05:11Z">
              <w:r>
                <w:rPr>
                  <w:rFonts w:hint="eastAsia" w:ascii="Times New Roman" w:hAnsi="Times New Roman"/>
                  <w:vertAlign w:val="baseline"/>
                  <w:lang w:val="en-US" w:eastAsia="zh-CN"/>
                </w:rPr>
                <w:t>DI</w:t>
              </w:r>
            </w:ins>
            <w:ins w:id="3001" w:author="LKY" w:date="2026-05-22T14:04:16Z">
              <w:r>
                <w:rPr>
                  <w:rFonts w:hint="eastAsia" w:ascii="Times New Roman" w:hAnsi="Times New Roman"/>
                  <w:vertAlign w:val="baseline"/>
                  <w:lang w:val="en-US" w:eastAsia="zh-CN"/>
                </w:rPr>
                <w:t>5</w:t>
              </w:r>
            </w:ins>
          </w:p>
        </w:tc>
        <w:tc>
          <w:tcPr>
            <w:tcW w:w="489" w:type="pct"/>
            <w:noWrap w:val="0"/>
            <w:vAlign w:val="top"/>
          </w:tcPr>
          <w:p w14:paraId="64400870">
            <w:pPr>
              <w:jc w:val="center"/>
              <w:rPr>
                <w:rFonts w:hint="default" w:ascii="Times New Roman" w:hAnsi="Times New Roman"/>
                <w:vertAlign w:val="baseline"/>
                <w:lang w:val="en-US" w:eastAsia="zh-CN"/>
              </w:rPr>
            </w:pPr>
            <w:ins w:id="3002" w:author="LKY" w:date="2026-05-22T14:05:14Z">
              <w:r>
                <w:rPr>
                  <w:rFonts w:hint="eastAsia" w:ascii="Times New Roman" w:hAnsi="Times New Roman"/>
                  <w:vertAlign w:val="baseline"/>
                  <w:lang w:val="en-US" w:eastAsia="zh-CN"/>
                </w:rPr>
                <w:t>D</w:t>
              </w:r>
            </w:ins>
            <w:ins w:id="3003" w:author="LKY" w:date="2026-05-22T14:05:15Z">
              <w:r>
                <w:rPr>
                  <w:rFonts w:hint="eastAsia" w:ascii="Times New Roman" w:hAnsi="Times New Roman"/>
                  <w:vertAlign w:val="baseline"/>
                  <w:lang w:val="en-US" w:eastAsia="zh-CN"/>
                </w:rPr>
                <w:t>I</w:t>
              </w:r>
            </w:ins>
            <w:ins w:id="3004" w:author="LKY" w:date="2026-05-22T14:04:12Z">
              <w:r>
                <w:rPr>
                  <w:rFonts w:hint="eastAsia" w:ascii="Times New Roman" w:hAnsi="Times New Roman"/>
                  <w:vertAlign w:val="baseline"/>
                  <w:lang w:val="en-US" w:eastAsia="zh-CN"/>
                </w:rPr>
                <w:t>7</w:t>
              </w:r>
            </w:ins>
          </w:p>
        </w:tc>
        <w:tc>
          <w:tcPr>
            <w:tcW w:w="489" w:type="pct"/>
            <w:noWrap w:val="0"/>
            <w:vAlign w:val="top"/>
          </w:tcPr>
          <w:p w14:paraId="00C629F9">
            <w:pPr>
              <w:jc w:val="center"/>
              <w:rPr>
                <w:rFonts w:hint="default" w:ascii="Times New Roman" w:hAnsi="Times New Roman"/>
                <w:vertAlign w:val="baseline"/>
                <w:lang w:val="en-US" w:eastAsia="zh-CN"/>
              </w:rPr>
            </w:pPr>
            <w:ins w:id="3005" w:author="LKY" w:date="2026-05-22T14:05:23Z">
              <w:r>
                <w:rPr>
                  <w:rFonts w:hint="eastAsia" w:ascii="Times New Roman" w:hAnsi="Times New Roman"/>
                  <w:vertAlign w:val="baseline"/>
                  <w:lang w:val="en-US" w:eastAsia="zh-CN"/>
                </w:rPr>
                <w:t>DI</w:t>
              </w:r>
            </w:ins>
            <w:ins w:id="3006" w:author="LKY" w:date="2026-05-22T14:04:08Z">
              <w:r>
                <w:rPr>
                  <w:rFonts w:hint="eastAsia" w:ascii="Times New Roman" w:hAnsi="Times New Roman"/>
                  <w:vertAlign w:val="baseline"/>
                  <w:lang w:val="en-US" w:eastAsia="zh-CN"/>
                </w:rPr>
                <w:t>9</w:t>
              </w:r>
            </w:ins>
          </w:p>
        </w:tc>
        <w:tc>
          <w:tcPr>
            <w:tcW w:w="489" w:type="pct"/>
            <w:noWrap w:val="0"/>
            <w:vAlign w:val="top"/>
          </w:tcPr>
          <w:p w14:paraId="67C5E630">
            <w:pPr>
              <w:jc w:val="center"/>
              <w:rPr>
                <w:rFonts w:hint="default" w:ascii="Times New Roman" w:hAnsi="Times New Roman"/>
                <w:vertAlign w:val="baseline"/>
                <w:lang w:val="en-US" w:eastAsia="zh-CN"/>
              </w:rPr>
            </w:pPr>
            <w:ins w:id="3007" w:author="LKY" w:date="2026-05-22T14:05:28Z">
              <w:r>
                <w:rPr>
                  <w:rFonts w:hint="eastAsia" w:ascii="Times New Roman" w:hAnsi="Times New Roman"/>
                  <w:vertAlign w:val="baseline"/>
                  <w:lang w:val="en-US" w:eastAsia="zh-CN"/>
                </w:rPr>
                <w:t>DI</w:t>
              </w:r>
            </w:ins>
            <w:ins w:id="3008" w:author="LKY" w:date="2026-05-22T14:04:04Z">
              <w:r>
                <w:rPr>
                  <w:rFonts w:hint="eastAsia" w:ascii="Times New Roman" w:hAnsi="Times New Roman"/>
                  <w:vertAlign w:val="baseline"/>
                  <w:lang w:val="en-US" w:eastAsia="zh-CN"/>
                </w:rPr>
                <w:t>11</w:t>
              </w:r>
            </w:ins>
          </w:p>
        </w:tc>
        <w:tc>
          <w:tcPr>
            <w:tcW w:w="489" w:type="pct"/>
            <w:noWrap w:val="0"/>
            <w:vAlign w:val="top"/>
          </w:tcPr>
          <w:p w14:paraId="4B3823C2">
            <w:pPr>
              <w:jc w:val="center"/>
              <w:rPr>
                <w:rFonts w:hint="default" w:ascii="Times New Roman" w:hAnsi="Times New Roman"/>
                <w:vertAlign w:val="baseline"/>
                <w:lang w:val="en-US" w:eastAsia="zh-CN"/>
              </w:rPr>
            </w:pPr>
            <w:ins w:id="3009" w:author="LKY" w:date="2026-05-22T14:05:38Z">
              <w:r>
                <w:rPr>
                  <w:rFonts w:hint="eastAsia" w:ascii="Times New Roman" w:hAnsi="Times New Roman"/>
                  <w:vertAlign w:val="baseline"/>
                  <w:lang w:val="en-US" w:eastAsia="zh-CN"/>
                </w:rPr>
                <w:t>D</w:t>
              </w:r>
            </w:ins>
            <w:ins w:id="3010" w:author="LKY" w:date="2026-05-22T14:05:39Z">
              <w:r>
                <w:rPr>
                  <w:rFonts w:hint="eastAsia" w:ascii="Times New Roman" w:hAnsi="Times New Roman"/>
                  <w:vertAlign w:val="baseline"/>
                  <w:lang w:val="en-US" w:eastAsia="zh-CN"/>
                </w:rPr>
                <w:t>I</w:t>
              </w:r>
            </w:ins>
            <w:ins w:id="3011" w:author="LKY" w:date="2026-05-22T14:04:00Z">
              <w:r>
                <w:rPr>
                  <w:rFonts w:hint="eastAsia" w:ascii="Times New Roman" w:hAnsi="Times New Roman"/>
                  <w:vertAlign w:val="baseline"/>
                  <w:lang w:val="en-US" w:eastAsia="zh-CN"/>
                </w:rPr>
                <w:t>13</w:t>
              </w:r>
            </w:ins>
          </w:p>
        </w:tc>
        <w:tc>
          <w:tcPr>
            <w:tcW w:w="525" w:type="pct"/>
            <w:noWrap w:val="0"/>
            <w:vAlign w:val="top"/>
          </w:tcPr>
          <w:p w14:paraId="5A23712F">
            <w:pPr>
              <w:jc w:val="center"/>
              <w:rPr>
                <w:rFonts w:hint="default" w:ascii="Times New Roman" w:hAnsi="Times New Roman"/>
                <w:vertAlign w:val="baseline"/>
                <w:lang w:val="en-US" w:eastAsia="zh-CN"/>
              </w:rPr>
            </w:pPr>
            <w:ins w:id="3012" w:author="LKY" w:date="2026-05-22T14:03:52Z">
              <w:r>
                <w:rPr>
                  <w:rFonts w:hint="eastAsia" w:ascii="Times New Roman" w:hAnsi="Times New Roman"/>
                  <w:vertAlign w:val="baseline"/>
                  <w:lang w:val="en-US" w:eastAsia="zh-CN"/>
                </w:rPr>
                <w:t>D</w:t>
              </w:r>
            </w:ins>
            <w:ins w:id="3013" w:author="LKY" w:date="2026-05-22T14:03:53Z">
              <w:r>
                <w:rPr>
                  <w:rFonts w:hint="eastAsia" w:ascii="Times New Roman" w:hAnsi="Times New Roman"/>
                  <w:vertAlign w:val="baseline"/>
                  <w:lang w:val="en-US" w:eastAsia="zh-CN"/>
                </w:rPr>
                <w:t>I</w:t>
              </w:r>
            </w:ins>
            <w:ins w:id="3014" w:author="LKY" w:date="2026-05-22T14:03:54Z">
              <w:r>
                <w:rPr>
                  <w:rFonts w:hint="eastAsia" w:ascii="Times New Roman" w:hAnsi="Times New Roman"/>
                  <w:vertAlign w:val="baseline"/>
                  <w:lang w:val="en-US" w:eastAsia="zh-CN"/>
                </w:rPr>
                <w:t>15</w:t>
              </w:r>
            </w:ins>
          </w:p>
        </w:tc>
        <w:tc>
          <w:tcPr>
            <w:tcW w:w="412" w:type="pct"/>
            <w:noWrap w:val="0"/>
            <w:vAlign w:val="top"/>
          </w:tcPr>
          <w:p w14:paraId="03E3739D">
            <w:pPr>
              <w:jc w:val="center"/>
              <w:rPr>
                <w:rFonts w:hint="default" w:ascii="Times New Roman" w:hAnsi="Times New Roman"/>
                <w:vertAlign w:val="baseline"/>
                <w:lang w:val="en-US" w:eastAsia="zh-CN"/>
              </w:rPr>
            </w:pPr>
            <w:ins w:id="3015" w:author="LKY" w:date="2026-05-22T14:04:45Z">
              <w:r>
                <w:rPr>
                  <w:rFonts w:hint="eastAsia" w:ascii="Times New Roman" w:hAnsi="Times New Roman"/>
                  <w:vertAlign w:val="baseline"/>
                  <w:lang w:val="en-US" w:eastAsia="zh-CN"/>
                </w:rPr>
                <w:t>CO</w:t>
              </w:r>
            </w:ins>
            <w:ins w:id="3016" w:author="LKY" w:date="2026-05-22T14:04:46Z">
              <w:r>
                <w:rPr>
                  <w:rFonts w:hint="eastAsia" w:ascii="Times New Roman" w:hAnsi="Times New Roman"/>
                  <w:vertAlign w:val="baseline"/>
                  <w:lang w:val="en-US" w:eastAsia="zh-CN"/>
                </w:rPr>
                <w:t>M</w:t>
              </w:r>
            </w:ins>
          </w:p>
        </w:tc>
      </w:tr>
    </w:tbl>
    <w:p w14:paraId="5F210663">
      <w:pPr>
        <w:rPr>
          <w:ins w:id="3017" w:author="LKY" w:date="2026-05-22T14:06:59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Change w:id="3018">
          <w:tblGrid>
            <w:gridCol w:w="1089"/>
            <w:gridCol w:w="833"/>
            <w:gridCol w:w="823"/>
            <w:gridCol w:w="833"/>
            <w:gridCol w:w="833"/>
            <w:gridCol w:w="833"/>
            <w:gridCol w:w="833"/>
            <w:gridCol w:w="834"/>
            <w:gridCol w:w="896"/>
            <w:gridCol w:w="715"/>
          </w:tblGrid>
        </w:tblGridChange>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3019" w:author="LKY" w:date="2026-05-22T14:06:59Z"/>
        </w:trPr>
        <w:tc>
          <w:tcPr>
            <w:tcW w:w="5000" w:type="pct"/>
            <w:gridSpan w:val="10"/>
            <w:tcBorders>
              <w:top w:val="single" w:color="auto" w:sz="4" w:space="0"/>
            </w:tcBorders>
            <w:noWrap w:val="0"/>
            <w:vAlign w:val="top"/>
          </w:tcPr>
          <w:p w14:paraId="76119C05">
            <w:pPr>
              <w:jc w:val="center"/>
              <w:rPr>
                <w:ins w:id="3020" w:author="LKY" w:date="2026-05-22T14:06:59Z"/>
                <w:rFonts w:hint="eastAsia" w:ascii="Times New Roman" w:hAnsi="Times New Roman"/>
                <w:vertAlign w:val="baseline"/>
                <w:lang w:val="en-US" w:eastAsia="zh-CN"/>
              </w:rPr>
            </w:pPr>
            <w:ins w:id="3021" w:author="LKY" w:date="2026-05-22T14:06:59Z">
              <w:r>
                <w:rPr>
                  <w:rFonts w:hint="eastAsia" w:ascii="Times New Roman" w:hAnsi="Times New Roman"/>
                  <w:vertAlign w:val="baseline"/>
                  <w:lang w:val="en-US" w:eastAsia="zh-CN"/>
                </w:rPr>
                <w:t>N1</w:t>
              </w:r>
            </w:ins>
            <w:ins w:id="3022" w:author="LKY" w:date="2026-05-22T14:07:10Z">
              <w:r>
                <w:rPr>
                  <w:rFonts w:hint="eastAsia" w:ascii="Times New Roman" w:hAnsi="Times New Roman"/>
                  <w:vertAlign w:val="baseline"/>
                  <w:lang w:val="en-US" w:eastAsia="zh-CN"/>
                </w:rPr>
                <w:t>3</w:t>
              </w:r>
            </w:ins>
            <w:ins w:id="3023" w:author="LKY" w:date="2026-05-22T14:07:11Z">
              <w:r>
                <w:rPr>
                  <w:rFonts w:hint="eastAsia" w:ascii="Times New Roman" w:hAnsi="Times New Roman"/>
                  <w:vertAlign w:val="baseline"/>
                  <w:lang w:val="en-US" w:eastAsia="zh-CN"/>
                </w:rPr>
                <w:t>2</w:t>
              </w:r>
            </w:ins>
            <w:ins w:id="3024" w:author="LKY" w:date="2026-05-22T14:06:59Z">
              <w:r>
                <w:rPr>
                  <w:rFonts w:hint="eastAsia" w:ascii="Times New Roman" w:hAnsi="Times New Roman"/>
                  <w:vertAlign w:val="baseline"/>
                  <w:lang w:val="en-US" w:eastAsia="zh-CN"/>
                </w:rPr>
                <w:t>1/N1</w:t>
              </w:r>
            </w:ins>
            <w:ins w:id="3025" w:author="LKY" w:date="2026-05-22T14:07:07Z">
              <w:r>
                <w:rPr>
                  <w:rFonts w:hint="eastAsia" w:ascii="Times New Roman" w:hAnsi="Times New Roman"/>
                  <w:vertAlign w:val="baseline"/>
                  <w:lang w:val="en-US" w:eastAsia="zh-CN"/>
                </w:rPr>
                <w:t>32</w:t>
              </w:r>
            </w:ins>
            <w:ins w:id="3026" w:author="LKY" w:date="2026-05-22T14:06:59Z">
              <w:r>
                <w:rPr>
                  <w:rFonts w:hint="eastAsia" w:ascii="Times New Roman" w:hAnsi="Times New Roman"/>
                  <w:vertAlign w:val="baseline"/>
                  <w:lang w:val="en-US" w:eastAsia="zh-CN"/>
                </w:rPr>
                <w:t>2/N1</w:t>
              </w:r>
            </w:ins>
            <w:ins w:id="3027" w:author="LKY" w:date="2026-05-22T14:07:04Z">
              <w:r>
                <w:rPr>
                  <w:rFonts w:hint="eastAsia" w:ascii="Times New Roman" w:hAnsi="Times New Roman"/>
                  <w:vertAlign w:val="baseline"/>
                  <w:lang w:val="en-US" w:eastAsia="zh-CN"/>
                </w:rPr>
                <w:t>3</w:t>
              </w:r>
            </w:ins>
            <w:ins w:id="3028" w:author="LKY" w:date="2026-05-22T14:07:05Z">
              <w:r>
                <w:rPr>
                  <w:rFonts w:hint="eastAsia" w:ascii="Times New Roman" w:hAnsi="Times New Roman"/>
                  <w:vertAlign w:val="baseline"/>
                  <w:lang w:val="en-US" w:eastAsia="zh-CN"/>
                </w:rPr>
                <w:t>2</w:t>
              </w:r>
            </w:ins>
            <w:ins w:id="3029" w:author="LKY" w:date="2026-05-22T14:06:59Z">
              <w:r>
                <w:rPr>
                  <w:rFonts w:hint="eastAsia" w:ascii="Times New Roman" w:hAnsi="Times New Roman"/>
                  <w:vertAlign w:val="baseline"/>
                  <w:lang w:val="en-US" w:eastAsia="zh-CN"/>
                </w:rPr>
                <w:t>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31"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030" w:author="LKY" w:date="2026-05-22T14:06:59Z"/>
        </w:trPr>
        <w:tc>
          <w:tcPr>
            <w:tcW w:w="637" w:type="pct"/>
            <w:tcBorders>
              <w:top w:val="single" w:color="auto" w:sz="4" w:space="0"/>
            </w:tcBorders>
            <w:noWrap w:val="0"/>
            <w:vAlign w:val="top"/>
            <w:tcPrChange w:id="3032" w:author="LKY" w:date="2026-05-22T14:09:58Z">
              <w:tcPr>
                <w:tcW w:w="639" w:type="pct"/>
                <w:tcBorders>
                  <w:top w:val="single" w:color="auto" w:sz="4" w:space="0"/>
                </w:tcBorders>
                <w:noWrap w:val="0"/>
                <w:vAlign w:val="top"/>
              </w:tcPr>
            </w:tcPrChange>
          </w:tcPr>
          <w:p w14:paraId="566DE4F8">
            <w:pPr>
              <w:jc w:val="center"/>
              <w:rPr>
                <w:ins w:id="3033" w:author="LKY" w:date="2026-05-22T14:06:59Z"/>
                <w:rFonts w:hint="default" w:ascii="Times New Roman" w:hAnsi="Times New Roman"/>
                <w:vertAlign w:val="baseline"/>
                <w:lang w:val="en-US" w:eastAsia="zh-CN"/>
              </w:rPr>
            </w:pPr>
            <w:ins w:id="3034" w:author="LKY" w:date="2026-05-22T14:09:15Z">
              <w:r>
                <w:rPr>
                  <w:rFonts w:hint="eastAsia" w:ascii="Times New Roman" w:hAnsi="Times New Roman"/>
                  <w:vertAlign w:val="baseline"/>
                  <w:lang w:val="en-US" w:eastAsia="zh-CN"/>
                </w:rPr>
                <w:t>端口</w:t>
              </w:r>
            </w:ins>
            <w:ins w:id="3035" w:author="LKY" w:date="2026-05-22T14:09:16Z">
              <w:r>
                <w:rPr>
                  <w:rFonts w:hint="eastAsia" w:ascii="Times New Roman" w:hAnsi="Times New Roman"/>
                  <w:vertAlign w:val="baseline"/>
                  <w:lang w:val="en-US" w:eastAsia="zh-CN"/>
                </w:rPr>
                <w:t>号</w:t>
              </w:r>
            </w:ins>
          </w:p>
        </w:tc>
        <w:tc>
          <w:tcPr>
            <w:tcW w:w="488" w:type="pct"/>
            <w:tcBorders>
              <w:top w:val="single" w:color="auto" w:sz="4" w:space="0"/>
            </w:tcBorders>
            <w:noWrap w:val="0"/>
            <w:vAlign w:val="top"/>
            <w:tcPrChange w:id="3036" w:author="LKY" w:date="2026-05-22T14:09:58Z">
              <w:tcPr>
                <w:tcW w:w="489" w:type="pct"/>
                <w:tcBorders>
                  <w:top w:val="single" w:color="auto" w:sz="4" w:space="0"/>
                </w:tcBorders>
                <w:noWrap w:val="0"/>
                <w:vAlign w:val="top"/>
              </w:tcPr>
            </w:tcPrChange>
          </w:tcPr>
          <w:p w14:paraId="1766B281">
            <w:pPr>
              <w:jc w:val="center"/>
              <w:rPr>
                <w:ins w:id="3037" w:author="LKY" w:date="2026-05-22T14:06:59Z"/>
                <w:rFonts w:hint="default" w:ascii="Times New Roman" w:hAnsi="Times New Roman" w:eastAsiaTheme="minorEastAsia" w:cstheme="minorBidi"/>
                <w:kern w:val="2"/>
                <w:sz w:val="21"/>
                <w:szCs w:val="24"/>
                <w:vertAlign w:val="baseline"/>
                <w:lang w:val="en-US" w:eastAsia="zh-CN" w:bidi="ar-SA"/>
              </w:rPr>
            </w:pPr>
            <w:ins w:id="3038" w:author="LKY" w:date="2026-05-22T14:11:04Z">
              <w:r>
                <w:rPr>
                  <w:rFonts w:hint="eastAsia" w:ascii="Times New Roman" w:hAnsi="Times New Roman" w:cstheme="minorBidi"/>
                  <w:kern w:val="2"/>
                  <w:sz w:val="21"/>
                  <w:szCs w:val="24"/>
                  <w:vertAlign w:val="baseline"/>
                  <w:lang w:val="en-US" w:eastAsia="zh-CN" w:bidi="ar-SA"/>
                </w:rPr>
                <w:t>B</w:t>
              </w:r>
            </w:ins>
            <w:ins w:id="3039" w:author="LKY" w:date="2026-05-22T14:11:05Z">
              <w:r>
                <w:rPr>
                  <w:rFonts w:hint="eastAsia" w:ascii="Times New Roman" w:hAnsi="Times New Roman" w:cstheme="minorBidi"/>
                  <w:kern w:val="2"/>
                  <w:sz w:val="21"/>
                  <w:szCs w:val="24"/>
                  <w:vertAlign w:val="baseline"/>
                  <w:lang w:val="en-US" w:eastAsia="zh-CN" w:bidi="ar-SA"/>
                </w:rPr>
                <w:t>1</w:t>
              </w:r>
            </w:ins>
          </w:p>
        </w:tc>
        <w:tc>
          <w:tcPr>
            <w:tcW w:w="482" w:type="pct"/>
            <w:tcBorders>
              <w:top w:val="single" w:color="auto" w:sz="4" w:space="0"/>
            </w:tcBorders>
            <w:noWrap w:val="0"/>
            <w:vAlign w:val="top"/>
            <w:tcPrChange w:id="3040" w:author="LKY" w:date="2026-05-22T14:09:58Z">
              <w:tcPr>
                <w:tcW w:w="483" w:type="pct"/>
                <w:tcBorders>
                  <w:top w:val="single" w:color="auto" w:sz="4" w:space="0"/>
                </w:tcBorders>
                <w:noWrap w:val="0"/>
                <w:vAlign w:val="top"/>
              </w:tcPr>
            </w:tcPrChange>
          </w:tcPr>
          <w:p w14:paraId="7A3C8AF3">
            <w:pPr>
              <w:jc w:val="center"/>
              <w:rPr>
                <w:ins w:id="3041" w:author="LKY" w:date="2026-05-22T14:06:59Z"/>
                <w:rFonts w:hint="default" w:ascii="Times New Roman" w:hAnsi="Times New Roman" w:eastAsiaTheme="minorEastAsia" w:cstheme="minorBidi"/>
                <w:kern w:val="2"/>
                <w:sz w:val="21"/>
                <w:szCs w:val="24"/>
                <w:vertAlign w:val="baseline"/>
                <w:lang w:val="en-US" w:eastAsia="zh-CN" w:bidi="ar-SA"/>
              </w:rPr>
            </w:pPr>
            <w:ins w:id="3042" w:author="LKY" w:date="2026-05-22T14:11:08Z">
              <w:r>
                <w:rPr>
                  <w:rFonts w:hint="eastAsia" w:ascii="Times New Roman" w:hAnsi="Times New Roman" w:cstheme="minorBidi"/>
                  <w:kern w:val="2"/>
                  <w:sz w:val="21"/>
                  <w:szCs w:val="24"/>
                  <w:vertAlign w:val="baseline"/>
                  <w:lang w:val="en-US" w:eastAsia="zh-CN" w:bidi="ar-SA"/>
                </w:rPr>
                <w:t>B</w:t>
              </w:r>
            </w:ins>
            <w:ins w:id="3043" w:author="LKY" w:date="2026-05-22T14:12:46Z">
              <w:r>
                <w:rPr>
                  <w:rFonts w:hint="eastAsia" w:ascii="Times New Roman" w:hAnsi="Times New Roman" w:cstheme="minorBidi"/>
                  <w:kern w:val="2"/>
                  <w:sz w:val="21"/>
                  <w:szCs w:val="24"/>
                  <w:vertAlign w:val="baseline"/>
                  <w:lang w:val="en-US" w:eastAsia="zh-CN" w:bidi="ar-SA"/>
                </w:rPr>
                <w:t>2</w:t>
              </w:r>
            </w:ins>
          </w:p>
        </w:tc>
        <w:tc>
          <w:tcPr>
            <w:tcW w:w="488" w:type="pct"/>
            <w:tcBorders>
              <w:top w:val="single" w:color="auto" w:sz="4" w:space="0"/>
            </w:tcBorders>
            <w:noWrap w:val="0"/>
            <w:vAlign w:val="top"/>
            <w:tcPrChange w:id="3044" w:author="LKY" w:date="2026-05-22T14:09:58Z">
              <w:tcPr>
                <w:tcW w:w="489" w:type="pct"/>
                <w:tcBorders>
                  <w:top w:val="single" w:color="auto" w:sz="4" w:space="0"/>
                </w:tcBorders>
                <w:noWrap w:val="0"/>
                <w:vAlign w:val="top"/>
              </w:tcPr>
            </w:tcPrChange>
          </w:tcPr>
          <w:p w14:paraId="7D380EE6">
            <w:pPr>
              <w:jc w:val="center"/>
              <w:rPr>
                <w:ins w:id="3045" w:author="LKY" w:date="2026-05-22T14:06:59Z"/>
                <w:rFonts w:hint="default" w:ascii="Times New Roman" w:hAnsi="Times New Roman" w:eastAsiaTheme="minorEastAsia" w:cstheme="minorBidi"/>
                <w:kern w:val="2"/>
                <w:sz w:val="21"/>
                <w:szCs w:val="24"/>
                <w:vertAlign w:val="baseline"/>
                <w:lang w:val="en-US" w:eastAsia="zh-CN" w:bidi="ar-SA"/>
              </w:rPr>
            </w:pPr>
            <w:ins w:id="3046" w:author="LKY" w:date="2026-05-22T14:11:12Z">
              <w:r>
                <w:rPr>
                  <w:rFonts w:hint="eastAsia" w:ascii="Times New Roman" w:hAnsi="Times New Roman" w:cstheme="minorBidi"/>
                  <w:kern w:val="2"/>
                  <w:sz w:val="21"/>
                  <w:szCs w:val="24"/>
                  <w:vertAlign w:val="baseline"/>
                  <w:lang w:val="en-US" w:eastAsia="zh-CN" w:bidi="ar-SA"/>
                </w:rPr>
                <w:t>B</w:t>
              </w:r>
            </w:ins>
            <w:ins w:id="3047" w:author="LKY" w:date="2026-05-22T14:12:49Z">
              <w:r>
                <w:rPr>
                  <w:rFonts w:hint="eastAsia" w:ascii="Times New Roman" w:hAnsi="Times New Roman" w:cstheme="minorBidi"/>
                  <w:kern w:val="2"/>
                  <w:sz w:val="21"/>
                  <w:szCs w:val="24"/>
                  <w:vertAlign w:val="baseline"/>
                  <w:lang w:val="en-US" w:eastAsia="zh-CN" w:bidi="ar-SA"/>
                </w:rPr>
                <w:t>3</w:t>
              </w:r>
            </w:ins>
          </w:p>
        </w:tc>
        <w:tc>
          <w:tcPr>
            <w:tcW w:w="488" w:type="pct"/>
            <w:tcBorders>
              <w:top w:val="single" w:color="auto" w:sz="4" w:space="0"/>
            </w:tcBorders>
            <w:noWrap w:val="0"/>
            <w:vAlign w:val="top"/>
            <w:tcPrChange w:id="3048" w:author="LKY" w:date="2026-05-22T14:09:58Z">
              <w:tcPr>
                <w:tcW w:w="489" w:type="pct"/>
                <w:tcBorders>
                  <w:top w:val="single" w:color="auto" w:sz="4" w:space="0"/>
                </w:tcBorders>
                <w:noWrap w:val="0"/>
                <w:vAlign w:val="top"/>
              </w:tcPr>
            </w:tcPrChange>
          </w:tcPr>
          <w:p w14:paraId="454EB940">
            <w:pPr>
              <w:jc w:val="center"/>
              <w:rPr>
                <w:ins w:id="3049" w:author="LKY" w:date="2026-05-22T14:06:59Z"/>
                <w:rFonts w:hint="default" w:ascii="Times New Roman" w:hAnsi="Times New Roman" w:eastAsiaTheme="minorEastAsia" w:cstheme="minorBidi"/>
                <w:kern w:val="2"/>
                <w:sz w:val="21"/>
                <w:szCs w:val="24"/>
                <w:vertAlign w:val="baseline"/>
                <w:lang w:val="en-US" w:eastAsia="zh-CN" w:bidi="ar-SA"/>
              </w:rPr>
            </w:pPr>
            <w:ins w:id="3050" w:author="LKY" w:date="2026-05-22T14:11:15Z">
              <w:r>
                <w:rPr>
                  <w:rFonts w:hint="eastAsia" w:ascii="Times New Roman" w:hAnsi="Times New Roman" w:cstheme="minorBidi"/>
                  <w:kern w:val="2"/>
                  <w:sz w:val="21"/>
                  <w:szCs w:val="24"/>
                  <w:vertAlign w:val="baseline"/>
                  <w:lang w:val="en-US" w:eastAsia="zh-CN" w:bidi="ar-SA"/>
                </w:rPr>
                <w:t>B</w:t>
              </w:r>
            </w:ins>
            <w:ins w:id="3051" w:author="LKY" w:date="2026-05-22T14:12:52Z">
              <w:r>
                <w:rPr>
                  <w:rFonts w:hint="eastAsia" w:ascii="Times New Roman" w:hAnsi="Times New Roman" w:cstheme="minorBidi"/>
                  <w:kern w:val="2"/>
                  <w:sz w:val="21"/>
                  <w:szCs w:val="24"/>
                  <w:vertAlign w:val="baseline"/>
                  <w:lang w:val="en-US" w:eastAsia="zh-CN" w:bidi="ar-SA"/>
                </w:rPr>
                <w:t>4</w:t>
              </w:r>
            </w:ins>
          </w:p>
        </w:tc>
        <w:tc>
          <w:tcPr>
            <w:tcW w:w="488" w:type="pct"/>
            <w:tcBorders>
              <w:top w:val="single" w:color="auto" w:sz="4" w:space="0"/>
            </w:tcBorders>
            <w:noWrap w:val="0"/>
            <w:vAlign w:val="top"/>
            <w:tcPrChange w:id="3052" w:author="LKY" w:date="2026-05-22T14:09:58Z">
              <w:tcPr>
                <w:tcW w:w="489" w:type="pct"/>
                <w:tcBorders>
                  <w:top w:val="single" w:color="auto" w:sz="4" w:space="0"/>
                </w:tcBorders>
                <w:noWrap w:val="0"/>
                <w:vAlign w:val="top"/>
              </w:tcPr>
            </w:tcPrChange>
          </w:tcPr>
          <w:p w14:paraId="0D672FCD">
            <w:pPr>
              <w:jc w:val="center"/>
              <w:rPr>
                <w:ins w:id="3053" w:author="LKY" w:date="2026-05-22T14:06:59Z"/>
                <w:rFonts w:hint="default" w:ascii="Times New Roman" w:hAnsi="Times New Roman" w:eastAsiaTheme="minorEastAsia" w:cstheme="minorBidi"/>
                <w:kern w:val="2"/>
                <w:sz w:val="21"/>
                <w:szCs w:val="24"/>
                <w:vertAlign w:val="baseline"/>
                <w:lang w:val="en-US" w:eastAsia="zh-CN" w:bidi="ar-SA"/>
              </w:rPr>
            </w:pPr>
            <w:ins w:id="3054" w:author="LKY" w:date="2026-05-22T14:11:19Z">
              <w:r>
                <w:rPr>
                  <w:rFonts w:hint="eastAsia" w:ascii="Times New Roman" w:hAnsi="Times New Roman" w:cstheme="minorBidi"/>
                  <w:kern w:val="2"/>
                  <w:sz w:val="21"/>
                  <w:szCs w:val="24"/>
                  <w:vertAlign w:val="baseline"/>
                  <w:lang w:val="en-US" w:eastAsia="zh-CN" w:bidi="ar-SA"/>
                </w:rPr>
                <w:t>B</w:t>
              </w:r>
            </w:ins>
            <w:ins w:id="3055" w:author="LKY" w:date="2026-05-22T14:12:54Z">
              <w:r>
                <w:rPr>
                  <w:rFonts w:hint="eastAsia" w:ascii="Times New Roman" w:hAnsi="Times New Roman" w:cstheme="minorBidi"/>
                  <w:kern w:val="2"/>
                  <w:sz w:val="21"/>
                  <w:szCs w:val="24"/>
                  <w:vertAlign w:val="baseline"/>
                  <w:lang w:val="en-US" w:eastAsia="zh-CN" w:bidi="ar-SA"/>
                </w:rPr>
                <w:t>5</w:t>
              </w:r>
            </w:ins>
          </w:p>
        </w:tc>
        <w:tc>
          <w:tcPr>
            <w:tcW w:w="488" w:type="pct"/>
            <w:tcBorders>
              <w:top w:val="single" w:color="auto" w:sz="4" w:space="0"/>
            </w:tcBorders>
            <w:noWrap w:val="0"/>
            <w:vAlign w:val="top"/>
            <w:tcPrChange w:id="3056" w:author="LKY" w:date="2026-05-22T14:09:58Z">
              <w:tcPr>
                <w:tcW w:w="489" w:type="pct"/>
                <w:tcBorders>
                  <w:top w:val="single" w:color="auto" w:sz="4" w:space="0"/>
                </w:tcBorders>
                <w:noWrap w:val="0"/>
                <w:vAlign w:val="top"/>
              </w:tcPr>
            </w:tcPrChange>
          </w:tcPr>
          <w:p w14:paraId="5C8AF274">
            <w:pPr>
              <w:jc w:val="center"/>
              <w:rPr>
                <w:ins w:id="3057" w:author="LKY" w:date="2026-05-22T14:06:59Z"/>
                <w:rFonts w:hint="default" w:ascii="Times New Roman" w:hAnsi="Times New Roman" w:eastAsiaTheme="minorEastAsia" w:cstheme="minorBidi"/>
                <w:kern w:val="2"/>
                <w:sz w:val="21"/>
                <w:szCs w:val="24"/>
                <w:vertAlign w:val="baseline"/>
                <w:lang w:val="en-US" w:eastAsia="zh-CN" w:bidi="ar-SA"/>
              </w:rPr>
            </w:pPr>
            <w:ins w:id="3058" w:author="LKY" w:date="2026-05-22T14:11:24Z">
              <w:r>
                <w:rPr>
                  <w:rFonts w:hint="eastAsia" w:ascii="Times New Roman" w:hAnsi="Times New Roman" w:cstheme="minorBidi"/>
                  <w:kern w:val="2"/>
                  <w:sz w:val="21"/>
                  <w:szCs w:val="24"/>
                  <w:vertAlign w:val="baseline"/>
                  <w:lang w:val="en-US" w:eastAsia="zh-CN" w:bidi="ar-SA"/>
                </w:rPr>
                <w:t>B</w:t>
              </w:r>
            </w:ins>
            <w:ins w:id="3059" w:author="LKY" w:date="2026-05-22T14:12:56Z">
              <w:r>
                <w:rPr>
                  <w:rFonts w:hint="eastAsia" w:ascii="Times New Roman" w:hAnsi="Times New Roman" w:cstheme="minorBidi"/>
                  <w:kern w:val="2"/>
                  <w:sz w:val="21"/>
                  <w:szCs w:val="24"/>
                  <w:vertAlign w:val="baseline"/>
                  <w:lang w:val="en-US" w:eastAsia="zh-CN" w:bidi="ar-SA"/>
                </w:rPr>
                <w:t>6</w:t>
              </w:r>
            </w:ins>
          </w:p>
        </w:tc>
        <w:tc>
          <w:tcPr>
            <w:tcW w:w="488" w:type="pct"/>
            <w:tcBorders>
              <w:top w:val="single" w:color="auto" w:sz="4" w:space="0"/>
            </w:tcBorders>
            <w:noWrap w:val="0"/>
            <w:vAlign w:val="top"/>
            <w:tcPrChange w:id="3060" w:author="LKY" w:date="2026-05-22T14:09:58Z">
              <w:tcPr>
                <w:tcW w:w="489" w:type="pct"/>
                <w:tcBorders>
                  <w:top w:val="single" w:color="auto" w:sz="4" w:space="0"/>
                </w:tcBorders>
                <w:noWrap w:val="0"/>
                <w:vAlign w:val="top"/>
              </w:tcPr>
            </w:tcPrChange>
          </w:tcPr>
          <w:p w14:paraId="7316E652">
            <w:pPr>
              <w:jc w:val="center"/>
              <w:rPr>
                <w:ins w:id="3061" w:author="LKY" w:date="2026-05-22T14:06:59Z"/>
                <w:rFonts w:hint="default" w:ascii="Times New Roman" w:hAnsi="Times New Roman"/>
                <w:vertAlign w:val="baseline"/>
                <w:lang w:val="en-US" w:eastAsia="zh-CN"/>
              </w:rPr>
            </w:pPr>
            <w:ins w:id="3062" w:author="LKY" w:date="2026-05-22T14:11:26Z">
              <w:r>
                <w:rPr>
                  <w:rFonts w:hint="eastAsia" w:ascii="Times New Roman" w:hAnsi="Times New Roman"/>
                  <w:vertAlign w:val="baseline"/>
                  <w:lang w:val="en-US" w:eastAsia="zh-CN"/>
                </w:rPr>
                <w:t>B</w:t>
              </w:r>
            </w:ins>
            <w:ins w:id="3063" w:author="LKY" w:date="2026-05-22T14:12:58Z">
              <w:r>
                <w:rPr>
                  <w:rFonts w:hint="eastAsia" w:ascii="Times New Roman" w:hAnsi="Times New Roman"/>
                  <w:vertAlign w:val="baseline"/>
                  <w:lang w:val="en-US" w:eastAsia="zh-CN"/>
                </w:rPr>
                <w:t>7</w:t>
              </w:r>
            </w:ins>
          </w:p>
        </w:tc>
        <w:tc>
          <w:tcPr>
            <w:tcW w:w="525" w:type="pct"/>
            <w:tcBorders>
              <w:top w:val="single" w:color="auto" w:sz="4" w:space="0"/>
            </w:tcBorders>
            <w:noWrap w:val="0"/>
            <w:vAlign w:val="top"/>
            <w:tcPrChange w:id="3064" w:author="LKY" w:date="2026-05-22T14:09:58Z">
              <w:tcPr>
                <w:tcW w:w="525" w:type="pct"/>
                <w:tcBorders>
                  <w:top w:val="single" w:color="auto" w:sz="4" w:space="0"/>
                </w:tcBorders>
                <w:noWrap w:val="0"/>
                <w:vAlign w:val="top"/>
              </w:tcPr>
            </w:tcPrChange>
          </w:tcPr>
          <w:p w14:paraId="63C64671">
            <w:pPr>
              <w:jc w:val="center"/>
              <w:rPr>
                <w:ins w:id="3065" w:author="LKY" w:date="2026-05-22T14:06:59Z"/>
                <w:rFonts w:hint="default" w:ascii="Times New Roman" w:hAnsi="Times New Roman"/>
                <w:vertAlign w:val="baseline"/>
                <w:lang w:val="en-US" w:eastAsia="zh-CN"/>
              </w:rPr>
            </w:pPr>
            <w:ins w:id="3066" w:author="LKY" w:date="2026-05-22T14:11:28Z">
              <w:r>
                <w:rPr>
                  <w:rFonts w:hint="eastAsia" w:ascii="Times New Roman" w:hAnsi="Times New Roman"/>
                  <w:vertAlign w:val="baseline"/>
                  <w:lang w:val="en-US" w:eastAsia="zh-CN"/>
                </w:rPr>
                <w:t>B</w:t>
              </w:r>
            </w:ins>
            <w:ins w:id="3067" w:author="LKY" w:date="2026-05-22T14:13:00Z">
              <w:r>
                <w:rPr>
                  <w:rFonts w:hint="eastAsia" w:ascii="Times New Roman" w:hAnsi="Times New Roman"/>
                  <w:vertAlign w:val="baseline"/>
                  <w:lang w:val="en-US" w:eastAsia="zh-CN"/>
                </w:rPr>
                <w:t>8</w:t>
              </w:r>
            </w:ins>
          </w:p>
        </w:tc>
        <w:tc>
          <w:tcPr>
            <w:tcW w:w="425" w:type="pct"/>
            <w:tcBorders>
              <w:top w:val="single" w:color="auto" w:sz="4" w:space="0"/>
            </w:tcBorders>
            <w:noWrap w:val="0"/>
            <w:vAlign w:val="top"/>
            <w:tcPrChange w:id="3068" w:author="LKY" w:date="2026-05-22T14:09:58Z">
              <w:tcPr>
                <w:tcW w:w="412" w:type="pct"/>
                <w:tcBorders>
                  <w:top w:val="single" w:color="auto" w:sz="4" w:space="0"/>
                </w:tcBorders>
                <w:noWrap w:val="0"/>
                <w:vAlign w:val="top"/>
              </w:tcPr>
            </w:tcPrChange>
          </w:tcPr>
          <w:p w14:paraId="07570D9F">
            <w:pPr>
              <w:jc w:val="center"/>
              <w:rPr>
                <w:ins w:id="3069" w:author="LKY" w:date="2026-05-22T14:06:59Z"/>
                <w:rFonts w:hint="default" w:ascii="Times New Roman" w:hAnsi="Times New Roman"/>
                <w:vertAlign w:val="baseline"/>
                <w:lang w:val="en-US" w:eastAsia="zh-CN"/>
              </w:rPr>
            </w:pPr>
            <w:ins w:id="3070" w:author="LKY" w:date="2026-05-22T14:11:30Z">
              <w:r>
                <w:rPr>
                  <w:rFonts w:hint="eastAsia" w:ascii="Times New Roman" w:hAnsi="Times New Roman"/>
                  <w:vertAlign w:val="baseline"/>
                  <w:lang w:val="en-US" w:eastAsia="zh-CN"/>
                </w:rPr>
                <w:t>B</w:t>
              </w:r>
            </w:ins>
            <w:ins w:id="3071" w:author="LKY" w:date="2026-05-22T14:13:03Z">
              <w:r>
                <w:rPr>
                  <w:rFonts w:hint="eastAsia" w:ascii="Times New Roman" w:hAnsi="Times New Roman"/>
                  <w:vertAlign w:val="baseline"/>
                  <w:lang w:val="en-US" w:eastAsia="zh-CN"/>
                </w:rPr>
                <w:t>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073"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072" w:author="LKY" w:date="2026-05-22T14:06:59Z"/>
        </w:trPr>
        <w:tc>
          <w:tcPr>
            <w:tcW w:w="637" w:type="pct"/>
            <w:noWrap w:val="0"/>
            <w:vAlign w:val="top"/>
            <w:tcPrChange w:id="3074" w:author="LKY" w:date="2026-05-22T14:09:58Z">
              <w:tcPr>
                <w:tcW w:w="639" w:type="pct"/>
                <w:noWrap w:val="0"/>
                <w:vAlign w:val="top"/>
              </w:tcPr>
            </w:tcPrChange>
          </w:tcPr>
          <w:p w14:paraId="3EEF22ED">
            <w:pPr>
              <w:jc w:val="center"/>
              <w:rPr>
                <w:ins w:id="3075" w:author="LKY" w:date="2026-05-22T14:06:59Z"/>
                <w:rFonts w:hint="default" w:ascii="Times New Roman" w:hAnsi="Times New Roman"/>
                <w:vertAlign w:val="baseline"/>
                <w:lang w:val="en-US" w:eastAsia="zh-CN"/>
              </w:rPr>
            </w:pPr>
            <w:ins w:id="3076" w:author="LKY" w:date="2026-05-22T14:09:19Z">
              <w:r>
                <w:rPr>
                  <w:rFonts w:hint="eastAsia" w:ascii="Times New Roman" w:hAnsi="Times New Roman"/>
                  <w:vertAlign w:val="baseline"/>
                  <w:lang w:val="en-US" w:eastAsia="zh-CN"/>
                </w:rPr>
                <w:t>名称</w:t>
              </w:r>
            </w:ins>
          </w:p>
        </w:tc>
        <w:tc>
          <w:tcPr>
            <w:tcW w:w="488" w:type="pct"/>
            <w:noWrap w:val="0"/>
            <w:vAlign w:val="top"/>
            <w:tcPrChange w:id="3077" w:author="LKY" w:date="2026-05-22T14:09:58Z">
              <w:tcPr>
                <w:tcW w:w="489" w:type="pct"/>
                <w:noWrap w:val="0"/>
                <w:vAlign w:val="top"/>
              </w:tcPr>
            </w:tcPrChange>
          </w:tcPr>
          <w:p w14:paraId="2318C21D">
            <w:pPr>
              <w:jc w:val="center"/>
              <w:rPr>
                <w:ins w:id="3078" w:author="LKY" w:date="2026-05-22T14:06:59Z"/>
                <w:rFonts w:hint="default" w:ascii="Times New Roman" w:hAnsi="Times New Roman"/>
                <w:vertAlign w:val="baseline"/>
                <w:lang w:val="en-US" w:eastAsia="zh-CN"/>
              </w:rPr>
            </w:pPr>
            <w:ins w:id="3079" w:author="LKY" w:date="2026-05-22T14:14:07Z">
              <w:r>
                <w:rPr>
                  <w:rFonts w:hint="eastAsia" w:ascii="Times New Roman" w:hAnsi="Times New Roman"/>
                  <w:vertAlign w:val="baseline"/>
                  <w:lang w:val="en-US" w:eastAsia="zh-CN"/>
                </w:rPr>
                <w:t>D</w:t>
              </w:r>
            </w:ins>
            <w:ins w:id="3080" w:author="LKY" w:date="2026-05-22T14:14:08Z">
              <w:r>
                <w:rPr>
                  <w:rFonts w:hint="eastAsia" w:ascii="Times New Roman" w:hAnsi="Times New Roman"/>
                  <w:vertAlign w:val="baseline"/>
                  <w:lang w:val="en-US" w:eastAsia="zh-CN"/>
                </w:rPr>
                <w:t>I</w:t>
              </w:r>
            </w:ins>
            <w:ins w:id="3081" w:author="LKY" w:date="2026-05-22T14:14:09Z">
              <w:r>
                <w:rPr>
                  <w:rFonts w:hint="eastAsia" w:ascii="Times New Roman" w:hAnsi="Times New Roman"/>
                  <w:vertAlign w:val="baseline"/>
                  <w:lang w:val="en-US" w:eastAsia="zh-CN"/>
                </w:rPr>
                <w:t>1</w:t>
              </w:r>
            </w:ins>
            <w:ins w:id="3082" w:author="LKY" w:date="2026-05-22T14:18:49Z">
              <w:r>
                <w:rPr>
                  <w:rFonts w:hint="eastAsia" w:ascii="Times New Roman" w:hAnsi="Times New Roman"/>
                  <w:vertAlign w:val="baseline"/>
                  <w:lang w:val="en-US" w:eastAsia="zh-CN"/>
                </w:rPr>
                <w:t>7</w:t>
              </w:r>
            </w:ins>
          </w:p>
        </w:tc>
        <w:tc>
          <w:tcPr>
            <w:tcW w:w="482" w:type="pct"/>
            <w:noWrap w:val="0"/>
            <w:vAlign w:val="top"/>
            <w:tcPrChange w:id="3083" w:author="LKY" w:date="2026-05-22T14:09:58Z">
              <w:tcPr>
                <w:tcW w:w="483" w:type="pct"/>
                <w:noWrap w:val="0"/>
                <w:vAlign w:val="top"/>
              </w:tcPr>
            </w:tcPrChange>
          </w:tcPr>
          <w:p w14:paraId="2F27614E">
            <w:pPr>
              <w:jc w:val="center"/>
              <w:rPr>
                <w:ins w:id="3084" w:author="LKY" w:date="2026-05-22T14:06:59Z"/>
                <w:rFonts w:hint="default" w:ascii="Times New Roman" w:hAnsi="Times New Roman"/>
                <w:vertAlign w:val="baseline"/>
                <w:lang w:val="en-US" w:eastAsia="zh-CN"/>
              </w:rPr>
            </w:pPr>
            <w:ins w:id="3085" w:author="LKY" w:date="2026-05-22T14:14:20Z">
              <w:r>
                <w:rPr>
                  <w:rFonts w:hint="eastAsia" w:ascii="Times New Roman" w:hAnsi="Times New Roman"/>
                  <w:vertAlign w:val="baseline"/>
                  <w:lang w:val="en-US" w:eastAsia="zh-CN"/>
                </w:rPr>
                <w:t>DI</w:t>
              </w:r>
            </w:ins>
            <w:ins w:id="3086" w:author="LKY" w:date="2026-05-22T14:18:46Z">
              <w:r>
                <w:rPr>
                  <w:rFonts w:hint="eastAsia" w:ascii="Times New Roman" w:hAnsi="Times New Roman"/>
                  <w:vertAlign w:val="baseline"/>
                  <w:lang w:val="en-US" w:eastAsia="zh-CN"/>
                </w:rPr>
                <w:t>19</w:t>
              </w:r>
            </w:ins>
          </w:p>
        </w:tc>
        <w:tc>
          <w:tcPr>
            <w:tcW w:w="488" w:type="pct"/>
            <w:noWrap w:val="0"/>
            <w:vAlign w:val="top"/>
            <w:tcPrChange w:id="3087" w:author="LKY" w:date="2026-05-22T14:09:58Z">
              <w:tcPr>
                <w:tcW w:w="489" w:type="pct"/>
                <w:noWrap w:val="0"/>
                <w:vAlign w:val="top"/>
              </w:tcPr>
            </w:tcPrChange>
          </w:tcPr>
          <w:p w14:paraId="2C80898F">
            <w:pPr>
              <w:jc w:val="center"/>
              <w:rPr>
                <w:ins w:id="3088" w:author="LKY" w:date="2026-05-22T14:06:59Z"/>
                <w:rFonts w:hint="default" w:ascii="Times New Roman" w:hAnsi="Times New Roman" w:eastAsiaTheme="minorEastAsia" w:cstheme="minorBidi"/>
                <w:kern w:val="2"/>
                <w:sz w:val="21"/>
                <w:szCs w:val="24"/>
                <w:vertAlign w:val="baseline"/>
                <w:lang w:val="en-US" w:eastAsia="zh-CN" w:bidi="ar-SA"/>
              </w:rPr>
            </w:pPr>
            <w:ins w:id="3089" w:author="LKY" w:date="2026-05-22T14:14:23Z">
              <w:r>
                <w:rPr>
                  <w:rFonts w:hint="eastAsia" w:ascii="Times New Roman" w:hAnsi="Times New Roman" w:cstheme="minorBidi"/>
                  <w:kern w:val="2"/>
                  <w:sz w:val="21"/>
                  <w:szCs w:val="24"/>
                  <w:vertAlign w:val="baseline"/>
                  <w:lang w:val="en-US" w:eastAsia="zh-CN" w:bidi="ar-SA"/>
                </w:rPr>
                <w:t>DI</w:t>
              </w:r>
            </w:ins>
            <w:ins w:id="3090" w:author="LKY" w:date="2026-05-22T14:14:24Z">
              <w:r>
                <w:rPr>
                  <w:rFonts w:hint="eastAsia" w:ascii="Times New Roman" w:hAnsi="Times New Roman" w:cstheme="minorBidi"/>
                  <w:kern w:val="2"/>
                  <w:sz w:val="21"/>
                  <w:szCs w:val="24"/>
                  <w:vertAlign w:val="baseline"/>
                  <w:lang w:val="en-US" w:eastAsia="zh-CN" w:bidi="ar-SA"/>
                </w:rPr>
                <w:t>2</w:t>
              </w:r>
            </w:ins>
            <w:ins w:id="3091" w:author="LKY" w:date="2026-05-22T14:18:43Z">
              <w:r>
                <w:rPr>
                  <w:rFonts w:hint="eastAsia" w:ascii="Times New Roman" w:hAnsi="Times New Roman" w:cstheme="minorBidi"/>
                  <w:kern w:val="2"/>
                  <w:sz w:val="21"/>
                  <w:szCs w:val="24"/>
                  <w:vertAlign w:val="baseline"/>
                  <w:lang w:val="en-US" w:eastAsia="zh-CN" w:bidi="ar-SA"/>
                </w:rPr>
                <w:t>1</w:t>
              </w:r>
            </w:ins>
          </w:p>
        </w:tc>
        <w:tc>
          <w:tcPr>
            <w:tcW w:w="488" w:type="pct"/>
            <w:noWrap w:val="0"/>
            <w:vAlign w:val="top"/>
            <w:tcPrChange w:id="3092" w:author="LKY" w:date="2026-05-22T14:09:58Z">
              <w:tcPr>
                <w:tcW w:w="489" w:type="pct"/>
                <w:noWrap w:val="0"/>
                <w:vAlign w:val="top"/>
              </w:tcPr>
            </w:tcPrChange>
          </w:tcPr>
          <w:p w14:paraId="50C83267">
            <w:pPr>
              <w:jc w:val="center"/>
              <w:rPr>
                <w:ins w:id="3093" w:author="LKY" w:date="2026-05-22T14:06:59Z"/>
                <w:rFonts w:hint="default" w:ascii="Times New Roman" w:hAnsi="Times New Roman" w:eastAsiaTheme="minorEastAsia" w:cstheme="minorBidi"/>
                <w:kern w:val="2"/>
                <w:sz w:val="21"/>
                <w:szCs w:val="24"/>
                <w:vertAlign w:val="baseline"/>
                <w:lang w:val="en-US" w:eastAsia="zh-CN" w:bidi="ar-SA"/>
              </w:rPr>
            </w:pPr>
            <w:ins w:id="3094" w:author="LKY" w:date="2026-05-22T14:14:26Z">
              <w:r>
                <w:rPr>
                  <w:rFonts w:hint="eastAsia" w:ascii="Times New Roman" w:hAnsi="Times New Roman" w:cstheme="minorBidi"/>
                  <w:kern w:val="2"/>
                  <w:sz w:val="21"/>
                  <w:szCs w:val="24"/>
                  <w:vertAlign w:val="baseline"/>
                  <w:lang w:val="en-US" w:eastAsia="zh-CN" w:bidi="ar-SA"/>
                </w:rPr>
                <w:t>DI</w:t>
              </w:r>
            </w:ins>
            <w:ins w:id="3095" w:author="LKY" w:date="2026-05-22T14:14:27Z">
              <w:r>
                <w:rPr>
                  <w:rFonts w:hint="eastAsia" w:ascii="Times New Roman" w:hAnsi="Times New Roman" w:cstheme="minorBidi"/>
                  <w:kern w:val="2"/>
                  <w:sz w:val="21"/>
                  <w:szCs w:val="24"/>
                  <w:vertAlign w:val="baseline"/>
                  <w:lang w:val="en-US" w:eastAsia="zh-CN" w:bidi="ar-SA"/>
                </w:rPr>
                <w:t>2</w:t>
              </w:r>
            </w:ins>
            <w:ins w:id="3096" w:author="LKY" w:date="2026-05-22T14:18:40Z">
              <w:r>
                <w:rPr>
                  <w:rFonts w:hint="eastAsia" w:ascii="Times New Roman" w:hAnsi="Times New Roman" w:cstheme="minorBidi"/>
                  <w:kern w:val="2"/>
                  <w:sz w:val="21"/>
                  <w:szCs w:val="24"/>
                  <w:vertAlign w:val="baseline"/>
                  <w:lang w:val="en-US" w:eastAsia="zh-CN" w:bidi="ar-SA"/>
                </w:rPr>
                <w:t>3</w:t>
              </w:r>
            </w:ins>
          </w:p>
        </w:tc>
        <w:tc>
          <w:tcPr>
            <w:tcW w:w="488" w:type="pct"/>
            <w:noWrap w:val="0"/>
            <w:vAlign w:val="top"/>
            <w:tcPrChange w:id="3097" w:author="LKY" w:date="2026-05-22T14:09:58Z">
              <w:tcPr>
                <w:tcW w:w="489" w:type="pct"/>
                <w:noWrap w:val="0"/>
                <w:vAlign w:val="top"/>
              </w:tcPr>
            </w:tcPrChange>
          </w:tcPr>
          <w:p w14:paraId="210C48F2">
            <w:pPr>
              <w:jc w:val="center"/>
              <w:rPr>
                <w:ins w:id="3098" w:author="LKY" w:date="2026-05-22T14:06:59Z"/>
                <w:rFonts w:hint="default" w:ascii="Times New Roman" w:hAnsi="Times New Roman"/>
                <w:vertAlign w:val="baseline"/>
                <w:lang w:val="en-US" w:eastAsia="zh-CN"/>
              </w:rPr>
            </w:pPr>
            <w:ins w:id="3099" w:author="LKY" w:date="2026-05-22T14:14:30Z">
              <w:r>
                <w:rPr>
                  <w:rFonts w:hint="eastAsia" w:ascii="Times New Roman" w:hAnsi="Times New Roman"/>
                  <w:vertAlign w:val="baseline"/>
                  <w:lang w:val="en-US" w:eastAsia="zh-CN"/>
                </w:rPr>
                <w:t>DI</w:t>
              </w:r>
            </w:ins>
            <w:ins w:id="3100" w:author="LKY" w:date="2026-05-22T14:14:31Z">
              <w:r>
                <w:rPr>
                  <w:rFonts w:hint="eastAsia" w:ascii="Times New Roman" w:hAnsi="Times New Roman"/>
                  <w:vertAlign w:val="baseline"/>
                  <w:lang w:val="en-US" w:eastAsia="zh-CN"/>
                </w:rPr>
                <w:t>2</w:t>
              </w:r>
            </w:ins>
            <w:ins w:id="3101" w:author="LKY" w:date="2026-05-22T14:18:38Z">
              <w:r>
                <w:rPr>
                  <w:rFonts w:hint="eastAsia" w:ascii="Times New Roman" w:hAnsi="Times New Roman"/>
                  <w:vertAlign w:val="baseline"/>
                  <w:lang w:val="en-US" w:eastAsia="zh-CN"/>
                </w:rPr>
                <w:t>5</w:t>
              </w:r>
            </w:ins>
          </w:p>
        </w:tc>
        <w:tc>
          <w:tcPr>
            <w:tcW w:w="488" w:type="pct"/>
            <w:noWrap w:val="0"/>
            <w:vAlign w:val="top"/>
            <w:tcPrChange w:id="3102" w:author="LKY" w:date="2026-05-22T14:09:58Z">
              <w:tcPr>
                <w:tcW w:w="489" w:type="pct"/>
                <w:noWrap w:val="0"/>
                <w:vAlign w:val="top"/>
              </w:tcPr>
            </w:tcPrChange>
          </w:tcPr>
          <w:p w14:paraId="390F3F72">
            <w:pPr>
              <w:jc w:val="center"/>
              <w:rPr>
                <w:ins w:id="3103" w:author="LKY" w:date="2026-05-22T14:06:59Z"/>
                <w:rFonts w:hint="default" w:ascii="Times New Roman" w:hAnsi="Times New Roman"/>
                <w:vertAlign w:val="baseline"/>
                <w:lang w:val="en-US" w:eastAsia="zh-CN"/>
              </w:rPr>
            </w:pPr>
            <w:ins w:id="3104" w:author="LKY" w:date="2026-05-22T14:14:33Z">
              <w:r>
                <w:rPr>
                  <w:rFonts w:hint="eastAsia" w:ascii="Times New Roman" w:hAnsi="Times New Roman"/>
                  <w:vertAlign w:val="baseline"/>
                  <w:lang w:val="en-US" w:eastAsia="zh-CN"/>
                </w:rPr>
                <w:t>D</w:t>
              </w:r>
            </w:ins>
            <w:ins w:id="3105" w:author="LKY" w:date="2026-05-22T14:14:34Z">
              <w:r>
                <w:rPr>
                  <w:rFonts w:hint="eastAsia" w:ascii="Times New Roman" w:hAnsi="Times New Roman"/>
                  <w:vertAlign w:val="baseline"/>
                  <w:lang w:val="en-US" w:eastAsia="zh-CN"/>
                </w:rPr>
                <w:t>I2</w:t>
              </w:r>
            </w:ins>
            <w:ins w:id="3106" w:author="LKY" w:date="2026-05-22T14:18:35Z">
              <w:r>
                <w:rPr>
                  <w:rFonts w:hint="eastAsia" w:ascii="Times New Roman" w:hAnsi="Times New Roman"/>
                  <w:vertAlign w:val="baseline"/>
                  <w:lang w:val="en-US" w:eastAsia="zh-CN"/>
                </w:rPr>
                <w:t>7</w:t>
              </w:r>
            </w:ins>
          </w:p>
        </w:tc>
        <w:tc>
          <w:tcPr>
            <w:tcW w:w="488" w:type="pct"/>
            <w:noWrap w:val="0"/>
            <w:vAlign w:val="top"/>
            <w:tcPrChange w:id="3107" w:author="LKY" w:date="2026-05-22T14:09:58Z">
              <w:tcPr>
                <w:tcW w:w="489" w:type="pct"/>
                <w:noWrap w:val="0"/>
                <w:vAlign w:val="top"/>
              </w:tcPr>
            </w:tcPrChange>
          </w:tcPr>
          <w:p w14:paraId="4713B5E7">
            <w:pPr>
              <w:jc w:val="center"/>
              <w:rPr>
                <w:ins w:id="3108" w:author="LKY" w:date="2026-05-22T14:06:59Z"/>
                <w:rFonts w:hint="default" w:ascii="Times New Roman" w:hAnsi="Times New Roman"/>
                <w:vertAlign w:val="baseline"/>
                <w:lang w:val="en-US" w:eastAsia="zh-CN"/>
              </w:rPr>
            </w:pPr>
            <w:ins w:id="3109" w:author="LKY" w:date="2026-05-22T14:14:36Z">
              <w:r>
                <w:rPr>
                  <w:rFonts w:hint="eastAsia" w:ascii="Times New Roman" w:hAnsi="Times New Roman"/>
                  <w:vertAlign w:val="baseline"/>
                  <w:lang w:val="en-US" w:eastAsia="zh-CN"/>
                </w:rPr>
                <w:t>D</w:t>
              </w:r>
            </w:ins>
            <w:ins w:id="3110" w:author="LKY" w:date="2026-05-22T14:14:37Z">
              <w:r>
                <w:rPr>
                  <w:rFonts w:hint="eastAsia" w:ascii="Times New Roman" w:hAnsi="Times New Roman"/>
                  <w:vertAlign w:val="baseline"/>
                  <w:lang w:val="en-US" w:eastAsia="zh-CN"/>
                </w:rPr>
                <w:t>I</w:t>
              </w:r>
            </w:ins>
            <w:ins w:id="3111" w:author="LKY" w:date="2026-05-22T14:18:32Z">
              <w:r>
                <w:rPr>
                  <w:rFonts w:hint="eastAsia" w:ascii="Times New Roman" w:hAnsi="Times New Roman"/>
                  <w:vertAlign w:val="baseline"/>
                  <w:lang w:val="en-US" w:eastAsia="zh-CN"/>
                </w:rPr>
                <w:t>29</w:t>
              </w:r>
            </w:ins>
          </w:p>
        </w:tc>
        <w:tc>
          <w:tcPr>
            <w:tcW w:w="525" w:type="pct"/>
            <w:noWrap w:val="0"/>
            <w:vAlign w:val="top"/>
            <w:tcPrChange w:id="3112" w:author="LKY" w:date="2026-05-22T14:09:58Z">
              <w:tcPr>
                <w:tcW w:w="525" w:type="pct"/>
                <w:noWrap w:val="0"/>
                <w:vAlign w:val="top"/>
              </w:tcPr>
            </w:tcPrChange>
          </w:tcPr>
          <w:p w14:paraId="7D46A67B">
            <w:pPr>
              <w:jc w:val="center"/>
              <w:rPr>
                <w:ins w:id="3113" w:author="LKY" w:date="2026-05-22T14:06:59Z"/>
                <w:rFonts w:hint="default" w:ascii="Times New Roman" w:hAnsi="Times New Roman"/>
                <w:vertAlign w:val="baseline"/>
                <w:lang w:val="en-US" w:eastAsia="zh-CN"/>
              </w:rPr>
            </w:pPr>
            <w:ins w:id="3114" w:author="LKY" w:date="2026-05-22T14:14:41Z">
              <w:r>
                <w:rPr>
                  <w:rFonts w:hint="eastAsia" w:ascii="Times New Roman" w:hAnsi="Times New Roman"/>
                  <w:vertAlign w:val="baseline"/>
                  <w:lang w:val="en-US" w:eastAsia="zh-CN"/>
                </w:rPr>
                <w:t>D</w:t>
              </w:r>
            </w:ins>
            <w:ins w:id="3115" w:author="LKY" w:date="2026-05-22T14:14:42Z">
              <w:r>
                <w:rPr>
                  <w:rFonts w:hint="eastAsia" w:ascii="Times New Roman" w:hAnsi="Times New Roman"/>
                  <w:vertAlign w:val="baseline"/>
                  <w:lang w:val="en-US" w:eastAsia="zh-CN"/>
                </w:rPr>
                <w:t>I</w:t>
              </w:r>
            </w:ins>
            <w:ins w:id="3116" w:author="LKY" w:date="2026-05-22T14:14:43Z">
              <w:r>
                <w:rPr>
                  <w:rFonts w:hint="eastAsia" w:ascii="Times New Roman" w:hAnsi="Times New Roman"/>
                  <w:vertAlign w:val="baseline"/>
                  <w:lang w:val="en-US" w:eastAsia="zh-CN"/>
                </w:rPr>
                <w:t>3</w:t>
              </w:r>
            </w:ins>
            <w:ins w:id="3117" w:author="LKY" w:date="2026-05-22T14:18:29Z">
              <w:r>
                <w:rPr>
                  <w:rFonts w:hint="eastAsia" w:ascii="Times New Roman" w:hAnsi="Times New Roman"/>
                  <w:vertAlign w:val="baseline"/>
                  <w:lang w:val="en-US" w:eastAsia="zh-CN"/>
                </w:rPr>
                <w:t>1</w:t>
              </w:r>
            </w:ins>
          </w:p>
        </w:tc>
        <w:tc>
          <w:tcPr>
            <w:tcW w:w="425" w:type="pct"/>
            <w:noWrap w:val="0"/>
            <w:vAlign w:val="top"/>
            <w:tcPrChange w:id="3118" w:author="LKY" w:date="2026-05-22T14:09:58Z">
              <w:tcPr>
                <w:tcW w:w="412" w:type="pct"/>
                <w:noWrap w:val="0"/>
                <w:vAlign w:val="top"/>
              </w:tcPr>
            </w:tcPrChange>
          </w:tcPr>
          <w:p w14:paraId="2EDFAB87">
            <w:pPr>
              <w:jc w:val="center"/>
              <w:rPr>
                <w:ins w:id="3119" w:author="LKY" w:date="2026-05-22T14:06:59Z"/>
                <w:rFonts w:hint="default" w:ascii="Times New Roman" w:hAnsi="Times New Roman"/>
                <w:vertAlign w:val="baseline"/>
                <w:lang w:val="en-US" w:eastAsia="zh-CN"/>
              </w:rPr>
            </w:pPr>
            <w:ins w:id="3120" w:author="LKY" w:date="2026-05-22T14:19:01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22"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121" w:author="LKY" w:date="2026-05-22T14:06:59Z"/>
        </w:trPr>
        <w:tc>
          <w:tcPr>
            <w:tcW w:w="637" w:type="pct"/>
            <w:noWrap w:val="0"/>
            <w:vAlign w:val="top"/>
            <w:tcPrChange w:id="3123" w:author="LKY" w:date="2026-05-22T14:09:58Z">
              <w:tcPr>
                <w:tcW w:w="639" w:type="pct"/>
                <w:noWrap w:val="0"/>
                <w:vAlign w:val="top"/>
              </w:tcPr>
            </w:tcPrChange>
          </w:tcPr>
          <w:p w14:paraId="0E577F9F">
            <w:pPr>
              <w:jc w:val="center"/>
              <w:rPr>
                <w:ins w:id="3124" w:author="LKY" w:date="2026-05-22T14:06:59Z"/>
                <w:rFonts w:hint="default" w:ascii="Times New Roman" w:hAnsi="Times New Roman"/>
                <w:vertAlign w:val="baseline"/>
                <w:lang w:val="en-US" w:eastAsia="zh-CN"/>
              </w:rPr>
            </w:pPr>
            <w:ins w:id="3125" w:author="LKY" w:date="2026-05-22T14:09:22Z">
              <w:r>
                <w:rPr>
                  <w:rFonts w:hint="eastAsia" w:ascii="Times New Roman" w:hAnsi="Times New Roman"/>
                  <w:vertAlign w:val="baseline"/>
                  <w:lang w:val="en-US" w:eastAsia="zh-CN"/>
                </w:rPr>
                <w:t>端口</w:t>
              </w:r>
            </w:ins>
            <w:ins w:id="3126" w:author="LKY" w:date="2026-05-22T14:09:23Z">
              <w:r>
                <w:rPr>
                  <w:rFonts w:hint="eastAsia" w:ascii="Times New Roman" w:hAnsi="Times New Roman"/>
                  <w:vertAlign w:val="baseline"/>
                  <w:lang w:val="en-US" w:eastAsia="zh-CN"/>
                </w:rPr>
                <w:t>号</w:t>
              </w:r>
            </w:ins>
          </w:p>
        </w:tc>
        <w:tc>
          <w:tcPr>
            <w:tcW w:w="488" w:type="pct"/>
            <w:noWrap w:val="0"/>
            <w:vAlign w:val="top"/>
            <w:tcPrChange w:id="3127" w:author="LKY" w:date="2026-05-22T14:09:58Z">
              <w:tcPr>
                <w:tcW w:w="489" w:type="pct"/>
                <w:noWrap w:val="0"/>
                <w:vAlign w:val="top"/>
              </w:tcPr>
            </w:tcPrChange>
          </w:tcPr>
          <w:p w14:paraId="1FD56701">
            <w:pPr>
              <w:jc w:val="center"/>
              <w:rPr>
                <w:ins w:id="3128" w:author="LKY" w:date="2026-05-22T14:06:59Z"/>
                <w:rFonts w:hint="default" w:ascii="Times New Roman" w:hAnsi="Times New Roman"/>
                <w:vertAlign w:val="baseline"/>
                <w:lang w:val="en-US" w:eastAsia="zh-CN"/>
              </w:rPr>
            </w:pPr>
            <w:ins w:id="3129" w:author="LKY" w:date="2026-05-22T14:11:00Z">
              <w:r>
                <w:rPr>
                  <w:rFonts w:hint="eastAsia" w:ascii="Times New Roman" w:hAnsi="Times New Roman"/>
                  <w:vertAlign w:val="baseline"/>
                  <w:lang w:val="en-US" w:eastAsia="zh-CN"/>
                </w:rPr>
                <w:t>A</w:t>
              </w:r>
            </w:ins>
            <w:ins w:id="3130" w:author="LKY" w:date="2026-05-22T14:11:01Z">
              <w:r>
                <w:rPr>
                  <w:rFonts w:hint="eastAsia" w:ascii="Times New Roman" w:hAnsi="Times New Roman"/>
                  <w:vertAlign w:val="baseline"/>
                  <w:lang w:val="en-US" w:eastAsia="zh-CN"/>
                </w:rPr>
                <w:t>1</w:t>
              </w:r>
            </w:ins>
          </w:p>
        </w:tc>
        <w:tc>
          <w:tcPr>
            <w:tcW w:w="482" w:type="pct"/>
            <w:noWrap w:val="0"/>
            <w:vAlign w:val="top"/>
            <w:tcPrChange w:id="3131" w:author="LKY" w:date="2026-05-22T14:09:58Z">
              <w:tcPr>
                <w:tcW w:w="483" w:type="pct"/>
                <w:noWrap w:val="0"/>
                <w:vAlign w:val="top"/>
              </w:tcPr>
            </w:tcPrChange>
          </w:tcPr>
          <w:p w14:paraId="58EAE4F6">
            <w:pPr>
              <w:jc w:val="center"/>
              <w:rPr>
                <w:ins w:id="3132" w:author="LKY" w:date="2026-05-22T14:06:59Z"/>
                <w:rFonts w:hint="default" w:ascii="Times New Roman" w:hAnsi="Times New Roman"/>
                <w:vertAlign w:val="baseline"/>
                <w:lang w:val="en-US" w:eastAsia="zh-CN"/>
              </w:rPr>
            </w:pPr>
            <w:ins w:id="3133" w:author="LKY" w:date="2026-05-22T14:11:58Z">
              <w:r>
                <w:rPr>
                  <w:rFonts w:hint="eastAsia" w:ascii="Times New Roman" w:hAnsi="Times New Roman"/>
                  <w:vertAlign w:val="baseline"/>
                  <w:lang w:val="en-US" w:eastAsia="zh-CN"/>
                </w:rPr>
                <w:t>A</w:t>
              </w:r>
            </w:ins>
            <w:ins w:id="3134" w:author="LKY" w:date="2026-05-22T14:13:29Z">
              <w:r>
                <w:rPr>
                  <w:rFonts w:hint="eastAsia" w:ascii="Times New Roman" w:hAnsi="Times New Roman"/>
                  <w:vertAlign w:val="baseline"/>
                  <w:lang w:val="en-US" w:eastAsia="zh-CN"/>
                </w:rPr>
                <w:t>2</w:t>
              </w:r>
            </w:ins>
          </w:p>
        </w:tc>
        <w:tc>
          <w:tcPr>
            <w:tcW w:w="488" w:type="pct"/>
            <w:noWrap w:val="0"/>
            <w:vAlign w:val="top"/>
            <w:tcPrChange w:id="3135" w:author="LKY" w:date="2026-05-22T14:09:58Z">
              <w:tcPr>
                <w:tcW w:w="489" w:type="pct"/>
                <w:noWrap w:val="0"/>
                <w:vAlign w:val="top"/>
              </w:tcPr>
            </w:tcPrChange>
          </w:tcPr>
          <w:p w14:paraId="1D1C584F">
            <w:pPr>
              <w:jc w:val="center"/>
              <w:rPr>
                <w:ins w:id="3136" w:author="LKY" w:date="2026-05-22T14:06:59Z"/>
                <w:rFonts w:hint="default" w:ascii="Times New Roman" w:hAnsi="Times New Roman"/>
                <w:vertAlign w:val="baseline"/>
                <w:lang w:val="en-US" w:eastAsia="zh-CN"/>
              </w:rPr>
            </w:pPr>
            <w:ins w:id="3137" w:author="LKY" w:date="2026-05-22T14:11:54Z">
              <w:r>
                <w:rPr>
                  <w:rFonts w:hint="eastAsia" w:ascii="Times New Roman" w:hAnsi="Times New Roman"/>
                  <w:vertAlign w:val="baseline"/>
                  <w:lang w:val="en-US" w:eastAsia="zh-CN"/>
                </w:rPr>
                <w:t>A</w:t>
              </w:r>
            </w:ins>
            <w:ins w:id="3138" w:author="LKY" w:date="2026-05-22T14:13:25Z">
              <w:r>
                <w:rPr>
                  <w:rFonts w:hint="eastAsia" w:ascii="Times New Roman" w:hAnsi="Times New Roman"/>
                  <w:vertAlign w:val="baseline"/>
                  <w:lang w:val="en-US" w:eastAsia="zh-CN"/>
                </w:rPr>
                <w:t>3</w:t>
              </w:r>
            </w:ins>
          </w:p>
        </w:tc>
        <w:tc>
          <w:tcPr>
            <w:tcW w:w="488" w:type="pct"/>
            <w:noWrap w:val="0"/>
            <w:vAlign w:val="top"/>
            <w:tcPrChange w:id="3139" w:author="LKY" w:date="2026-05-22T14:09:58Z">
              <w:tcPr>
                <w:tcW w:w="489" w:type="pct"/>
                <w:noWrap w:val="0"/>
                <w:vAlign w:val="top"/>
              </w:tcPr>
            </w:tcPrChange>
          </w:tcPr>
          <w:p w14:paraId="6C9A82DE">
            <w:pPr>
              <w:jc w:val="center"/>
              <w:rPr>
                <w:ins w:id="3140" w:author="LKY" w:date="2026-05-22T14:06:59Z"/>
                <w:rFonts w:hint="default" w:ascii="Times New Roman" w:hAnsi="Times New Roman"/>
                <w:vertAlign w:val="baseline"/>
                <w:lang w:val="en-US" w:eastAsia="zh-CN"/>
              </w:rPr>
            </w:pPr>
            <w:ins w:id="3141" w:author="LKY" w:date="2026-05-22T14:11:50Z">
              <w:r>
                <w:rPr>
                  <w:rFonts w:hint="eastAsia" w:ascii="Times New Roman" w:hAnsi="Times New Roman"/>
                  <w:vertAlign w:val="baseline"/>
                  <w:lang w:val="en-US" w:eastAsia="zh-CN"/>
                </w:rPr>
                <w:t>A</w:t>
              </w:r>
            </w:ins>
            <w:ins w:id="3142" w:author="LKY" w:date="2026-05-22T14:13:22Z">
              <w:r>
                <w:rPr>
                  <w:rFonts w:hint="eastAsia" w:ascii="Times New Roman" w:hAnsi="Times New Roman"/>
                  <w:vertAlign w:val="baseline"/>
                  <w:lang w:val="en-US" w:eastAsia="zh-CN"/>
                </w:rPr>
                <w:t>4</w:t>
              </w:r>
            </w:ins>
          </w:p>
        </w:tc>
        <w:tc>
          <w:tcPr>
            <w:tcW w:w="488" w:type="pct"/>
            <w:noWrap w:val="0"/>
            <w:vAlign w:val="top"/>
            <w:tcPrChange w:id="3143" w:author="LKY" w:date="2026-05-22T14:09:58Z">
              <w:tcPr>
                <w:tcW w:w="489" w:type="pct"/>
                <w:noWrap w:val="0"/>
                <w:vAlign w:val="top"/>
              </w:tcPr>
            </w:tcPrChange>
          </w:tcPr>
          <w:p w14:paraId="51FEDFED">
            <w:pPr>
              <w:jc w:val="center"/>
              <w:rPr>
                <w:ins w:id="3144" w:author="LKY" w:date="2026-05-22T14:06:59Z"/>
                <w:rFonts w:hint="default" w:ascii="Times New Roman" w:hAnsi="Times New Roman"/>
                <w:vertAlign w:val="baseline"/>
                <w:lang w:val="en-US" w:eastAsia="zh-CN"/>
              </w:rPr>
            </w:pPr>
            <w:ins w:id="3145" w:author="LKY" w:date="2026-05-22T14:11:47Z">
              <w:r>
                <w:rPr>
                  <w:rFonts w:hint="eastAsia" w:ascii="Times New Roman" w:hAnsi="Times New Roman"/>
                  <w:vertAlign w:val="baseline"/>
                  <w:lang w:val="en-US" w:eastAsia="zh-CN"/>
                </w:rPr>
                <w:t>A</w:t>
              </w:r>
            </w:ins>
            <w:ins w:id="3146" w:author="LKY" w:date="2026-05-22T14:13:19Z">
              <w:r>
                <w:rPr>
                  <w:rFonts w:hint="eastAsia" w:ascii="Times New Roman" w:hAnsi="Times New Roman"/>
                  <w:vertAlign w:val="baseline"/>
                  <w:lang w:val="en-US" w:eastAsia="zh-CN"/>
                </w:rPr>
                <w:t>5</w:t>
              </w:r>
            </w:ins>
          </w:p>
        </w:tc>
        <w:tc>
          <w:tcPr>
            <w:tcW w:w="488" w:type="pct"/>
            <w:noWrap w:val="0"/>
            <w:vAlign w:val="top"/>
            <w:tcPrChange w:id="3147" w:author="LKY" w:date="2026-05-22T14:09:58Z">
              <w:tcPr>
                <w:tcW w:w="489" w:type="pct"/>
                <w:noWrap w:val="0"/>
                <w:vAlign w:val="top"/>
              </w:tcPr>
            </w:tcPrChange>
          </w:tcPr>
          <w:p w14:paraId="13597D5E">
            <w:pPr>
              <w:jc w:val="center"/>
              <w:rPr>
                <w:ins w:id="3148" w:author="LKY" w:date="2026-05-22T14:06:59Z"/>
                <w:rFonts w:hint="default" w:ascii="Times New Roman" w:hAnsi="Times New Roman"/>
                <w:vertAlign w:val="baseline"/>
                <w:lang w:val="en-US" w:eastAsia="zh-CN"/>
              </w:rPr>
            </w:pPr>
            <w:ins w:id="3149" w:author="LKY" w:date="2026-05-22T14:11:45Z">
              <w:r>
                <w:rPr>
                  <w:rFonts w:hint="eastAsia" w:ascii="Times New Roman" w:hAnsi="Times New Roman"/>
                  <w:vertAlign w:val="baseline"/>
                  <w:lang w:val="en-US" w:eastAsia="zh-CN"/>
                </w:rPr>
                <w:t>A</w:t>
              </w:r>
            </w:ins>
            <w:ins w:id="3150" w:author="LKY" w:date="2026-05-22T14:13:17Z">
              <w:r>
                <w:rPr>
                  <w:rFonts w:hint="eastAsia" w:ascii="Times New Roman" w:hAnsi="Times New Roman"/>
                  <w:vertAlign w:val="baseline"/>
                  <w:lang w:val="en-US" w:eastAsia="zh-CN"/>
                </w:rPr>
                <w:t>6</w:t>
              </w:r>
            </w:ins>
          </w:p>
        </w:tc>
        <w:tc>
          <w:tcPr>
            <w:tcW w:w="488" w:type="pct"/>
            <w:noWrap w:val="0"/>
            <w:vAlign w:val="top"/>
            <w:tcPrChange w:id="3151" w:author="LKY" w:date="2026-05-22T14:09:58Z">
              <w:tcPr>
                <w:tcW w:w="489" w:type="pct"/>
                <w:noWrap w:val="0"/>
                <w:vAlign w:val="top"/>
              </w:tcPr>
            </w:tcPrChange>
          </w:tcPr>
          <w:p w14:paraId="632B1367">
            <w:pPr>
              <w:jc w:val="center"/>
              <w:rPr>
                <w:ins w:id="3152" w:author="LKY" w:date="2026-05-22T14:06:59Z"/>
                <w:rFonts w:hint="default" w:ascii="Times New Roman" w:hAnsi="Times New Roman"/>
                <w:vertAlign w:val="baseline"/>
                <w:lang w:val="en-US" w:eastAsia="zh-CN"/>
              </w:rPr>
            </w:pPr>
            <w:ins w:id="3153" w:author="LKY" w:date="2026-05-22T14:11:42Z">
              <w:r>
                <w:rPr>
                  <w:rFonts w:hint="eastAsia" w:ascii="Times New Roman" w:hAnsi="Times New Roman"/>
                  <w:vertAlign w:val="baseline"/>
                  <w:lang w:val="en-US" w:eastAsia="zh-CN"/>
                </w:rPr>
                <w:t>A</w:t>
              </w:r>
            </w:ins>
            <w:ins w:id="3154" w:author="LKY" w:date="2026-05-22T14:13:14Z">
              <w:r>
                <w:rPr>
                  <w:rFonts w:hint="eastAsia" w:ascii="Times New Roman" w:hAnsi="Times New Roman"/>
                  <w:vertAlign w:val="baseline"/>
                  <w:lang w:val="en-US" w:eastAsia="zh-CN"/>
                </w:rPr>
                <w:t>7</w:t>
              </w:r>
            </w:ins>
          </w:p>
        </w:tc>
        <w:tc>
          <w:tcPr>
            <w:tcW w:w="525" w:type="pct"/>
            <w:noWrap w:val="0"/>
            <w:vAlign w:val="top"/>
            <w:tcPrChange w:id="3155" w:author="LKY" w:date="2026-05-22T14:09:58Z">
              <w:tcPr>
                <w:tcW w:w="525" w:type="pct"/>
                <w:noWrap w:val="0"/>
                <w:vAlign w:val="top"/>
              </w:tcPr>
            </w:tcPrChange>
          </w:tcPr>
          <w:p w14:paraId="6559D6A7">
            <w:pPr>
              <w:jc w:val="center"/>
              <w:rPr>
                <w:ins w:id="3156" w:author="LKY" w:date="2026-05-22T14:06:59Z"/>
                <w:rFonts w:hint="default" w:ascii="Times New Roman" w:hAnsi="Times New Roman"/>
                <w:vertAlign w:val="baseline"/>
                <w:lang w:val="en-US" w:eastAsia="zh-CN"/>
              </w:rPr>
            </w:pPr>
            <w:ins w:id="3157" w:author="LKY" w:date="2026-05-22T14:11:38Z">
              <w:r>
                <w:rPr>
                  <w:rFonts w:hint="eastAsia" w:ascii="Times New Roman" w:hAnsi="Times New Roman"/>
                  <w:vertAlign w:val="baseline"/>
                  <w:lang w:val="en-US" w:eastAsia="zh-CN"/>
                </w:rPr>
                <w:t>A</w:t>
              </w:r>
            </w:ins>
            <w:ins w:id="3158" w:author="LKY" w:date="2026-05-22T14:13:11Z">
              <w:r>
                <w:rPr>
                  <w:rFonts w:hint="eastAsia" w:ascii="Times New Roman" w:hAnsi="Times New Roman"/>
                  <w:vertAlign w:val="baseline"/>
                  <w:lang w:val="en-US" w:eastAsia="zh-CN"/>
                </w:rPr>
                <w:t>8</w:t>
              </w:r>
            </w:ins>
          </w:p>
        </w:tc>
        <w:tc>
          <w:tcPr>
            <w:tcW w:w="425" w:type="pct"/>
            <w:noWrap w:val="0"/>
            <w:vAlign w:val="top"/>
            <w:tcPrChange w:id="3159" w:author="LKY" w:date="2026-05-22T14:09:58Z">
              <w:tcPr>
                <w:tcW w:w="412" w:type="pct"/>
                <w:noWrap w:val="0"/>
                <w:vAlign w:val="top"/>
              </w:tcPr>
            </w:tcPrChange>
          </w:tcPr>
          <w:p w14:paraId="4D830845">
            <w:pPr>
              <w:jc w:val="center"/>
              <w:rPr>
                <w:ins w:id="3160" w:author="LKY" w:date="2026-05-22T14:06:59Z"/>
                <w:rFonts w:hint="default" w:ascii="Times New Roman" w:hAnsi="Times New Roman"/>
                <w:vertAlign w:val="baseline"/>
                <w:lang w:val="en-US" w:eastAsia="zh-CN"/>
              </w:rPr>
            </w:pPr>
            <w:ins w:id="3161" w:author="LKY" w:date="2026-05-22T14:11:35Z">
              <w:r>
                <w:rPr>
                  <w:rFonts w:hint="eastAsia" w:ascii="Times New Roman" w:hAnsi="Times New Roman"/>
                  <w:vertAlign w:val="baseline"/>
                  <w:lang w:val="en-US" w:eastAsia="zh-CN"/>
                </w:rPr>
                <w:t>A</w:t>
              </w:r>
            </w:ins>
            <w:ins w:id="3162" w:author="LKY" w:date="2026-05-22T14:13:08Z">
              <w:r>
                <w:rPr>
                  <w:rFonts w:hint="eastAsia" w:ascii="Times New Roman" w:hAnsi="Times New Roman"/>
                  <w:vertAlign w:val="baseline"/>
                  <w:lang w:val="en-US" w:eastAsia="zh-CN"/>
                </w:rPr>
                <w:t>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164"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163" w:author="LKY" w:date="2026-05-22T14:06:59Z"/>
        </w:trPr>
        <w:tc>
          <w:tcPr>
            <w:tcW w:w="637" w:type="pct"/>
            <w:noWrap w:val="0"/>
            <w:vAlign w:val="top"/>
            <w:tcPrChange w:id="3165" w:author="LKY" w:date="2026-05-22T14:09:58Z">
              <w:tcPr>
                <w:tcW w:w="639" w:type="pct"/>
                <w:noWrap w:val="0"/>
                <w:vAlign w:val="top"/>
              </w:tcPr>
            </w:tcPrChange>
          </w:tcPr>
          <w:p w14:paraId="5CF14462">
            <w:pPr>
              <w:jc w:val="center"/>
              <w:rPr>
                <w:ins w:id="3166" w:author="LKY" w:date="2026-05-22T14:06:59Z"/>
                <w:rFonts w:hint="default" w:ascii="Times New Roman" w:hAnsi="Times New Roman"/>
                <w:vertAlign w:val="baseline"/>
                <w:lang w:val="en-US" w:eastAsia="zh-CN"/>
              </w:rPr>
            </w:pPr>
            <w:ins w:id="3167" w:author="LKY" w:date="2026-05-22T14:09:25Z">
              <w:r>
                <w:rPr>
                  <w:rFonts w:hint="eastAsia" w:ascii="Times New Roman" w:hAnsi="Times New Roman"/>
                  <w:vertAlign w:val="baseline"/>
                  <w:lang w:val="en-US" w:eastAsia="zh-CN"/>
                </w:rPr>
                <w:t>名称</w:t>
              </w:r>
            </w:ins>
          </w:p>
        </w:tc>
        <w:tc>
          <w:tcPr>
            <w:tcW w:w="488" w:type="pct"/>
            <w:noWrap w:val="0"/>
            <w:vAlign w:val="top"/>
            <w:tcPrChange w:id="3168" w:author="LKY" w:date="2026-05-22T14:09:58Z">
              <w:tcPr>
                <w:tcW w:w="489" w:type="pct"/>
                <w:noWrap w:val="0"/>
                <w:vAlign w:val="top"/>
              </w:tcPr>
            </w:tcPrChange>
          </w:tcPr>
          <w:p w14:paraId="5CD1A90B">
            <w:pPr>
              <w:jc w:val="center"/>
              <w:rPr>
                <w:ins w:id="3169" w:author="LKY" w:date="2026-05-22T14:06:59Z"/>
                <w:rFonts w:hint="default" w:ascii="Times New Roman" w:hAnsi="Times New Roman"/>
                <w:vertAlign w:val="baseline"/>
                <w:lang w:val="en-US" w:eastAsia="zh-CN"/>
              </w:rPr>
            </w:pPr>
            <w:ins w:id="3170" w:author="LKY" w:date="2026-05-22T14:13:57Z">
              <w:r>
                <w:rPr>
                  <w:rFonts w:hint="eastAsia" w:ascii="Times New Roman" w:hAnsi="Times New Roman"/>
                  <w:vertAlign w:val="baseline"/>
                  <w:lang w:val="en-US" w:eastAsia="zh-CN"/>
                </w:rPr>
                <w:t>D</w:t>
              </w:r>
            </w:ins>
            <w:ins w:id="3171" w:author="LKY" w:date="2026-05-22T14:13:58Z">
              <w:r>
                <w:rPr>
                  <w:rFonts w:hint="eastAsia" w:ascii="Times New Roman" w:hAnsi="Times New Roman"/>
                  <w:vertAlign w:val="baseline"/>
                  <w:lang w:val="en-US" w:eastAsia="zh-CN"/>
                </w:rPr>
                <w:t>I</w:t>
              </w:r>
            </w:ins>
            <w:ins w:id="3172" w:author="LKY" w:date="2026-05-22T14:13:59Z">
              <w:r>
                <w:rPr>
                  <w:rFonts w:hint="eastAsia" w:ascii="Times New Roman" w:hAnsi="Times New Roman"/>
                  <w:vertAlign w:val="baseline"/>
                  <w:lang w:val="en-US" w:eastAsia="zh-CN"/>
                </w:rPr>
                <w:t>1</w:t>
              </w:r>
            </w:ins>
            <w:ins w:id="3173" w:author="LKY" w:date="2026-05-22T14:17:59Z">
              <w:r>
                <w:rPr>
                  <w:rFonts w:hint="eastAsia" w:ascii="Times New Roman" w:hAnsi="Times New Roman"/>
                  <w:vertAlign w:val="baseline"/>
                  <w:lang w:val="en-US" w:eastAsia="zh-CN"/>
                </w:rPr>
                <w:t>6</w:t>
              </w:r>
            </w:ins>
          </w:p>
        </w:tc>
        <w:tc>
          <w:tcPr>
            <w:tcW w:w="482" w:type="pct"/>
            <w:noWrap w:val="0"/>
            <w:vAlign w:val="top"/>
            <w:tcPrChange w:id="3174" w:author="LKY" w:date="2026-05-22T14:09:58Z">
              <w:tcPr>
                <w:tcW w:w="483" w:type="pct"/>
                <w:noWrap w:val="0"/>
                <w:vAlign w:val="top"/>
              </w:tcPr>
            </w:tcPrChange>
          </w:tcPr>
          <w:p w14:paraId="4F23113D">
            <w:pPr>
              <w:jc w:val="center"/>
              <w:rPr>
                <w:ins w:id="3175" w:author="LKY" w:date="2026-05-22T14:06:59Z"/>
                <w:rFonts w:hint="default" w:ascii="Times New Roman" w:hAnsi="Times New Roman"/>
                <w:vertAlign w:val="baseline"/>
                <w:lang w:val="en-US" w:eastAsia="zh-CN"/>
              </w:rPr>
            </w:pPr>
            <w:ins w:id="3176" w:author="LKY" w:date="2026-05-22T14:14:16Z">
              <w:r>
                <w:rPr>
                  <w:rFonts w:hint="eastAsia" w:ascii="Times New Roman" w:hAnsi="Times New Roman"/>
                  <w:vertAlign w:val="baseline"/>
                  <w:lang w:val="en-US" w:eastAsia="zh-CN"/>
                </w:rPr>
                <w:t>D</w:t>
              </w:r>
            </w:ins>
            <w:ins w:id="3177" w:author="LKY" w:date="2026-05-22T14:14:17Z">
              <w:r>
                <w:rPr>
                  <w:rFonts w:hint="eastAsia" w:ascii="Times New Roman" w:hAnsi="Times New Roman"/>
                  <w:vertAlign w:val="baseline"/>
                  <w:lang w:val="en-US" w:eastAsia="zh-CN"/>
                </w:rPr>
                <w:t>I</w:t>
              </w:r>
            </w:ins>
            <w:ins w:id="3178" w:author="LKY" w:date="2026-05-22T14:14:18Z">
              <w:r>
                <w:rPr>
                  <w:rFonts w:hint="eastAsia" w:ascii="Times New Roman" w:hAnsi="Times New Roman"/>
                  <w:vertAlign w:val="baseline"/>
                  <w:lang w:val="en-US" w:eastAsia="zh-CN"/>
                </w:rPr>
                <w:t>1</w:t>
              </w:r>
            </w:ins>
            <w:ins w:id="3179" w:author="LKY" w:date="2026-05-22T14:18:02Z">
              <w:r>
                <w:rPr>
                  <w:rFonts w:hint="eastAsia" w:ascii="Times New Roman" w:hAnsi="Times New Roman"/>
                  <w:vertAlign w:val="baseline"/>
                  <w:lang w:val="en-US" w:eastAsia="zh-CN"/>
                </w:rPr>
                <w:t>8</w:t>
              </w:r>
            </w:ins>
          </w:p>
        </w:tc>
        <w:tc>
          <w:tcPr>
            <w:tcW w:w="488" w:type="pct"/>
            <w:noWrap w:val="0"/>
            <w:vAlign w:val="top"/>
            <w:tcPrChange w:id="3180" w:author="LKY" w:date="2026-05-22T14:09:58Z">
              <w:tcPr>
                <w:tcW w:w="489" w:type="pct"/>
                <w:noWrap w:val="0"/>
                <w:vAlign w:val="top"/>
              </w:tcPr>
            </w:tcPrChange>
          </w:tcPr>
          <w:p w14:paraId="0B2C5732">
            <w:pPr>
              <w:jc w:val="center"/>
              <w:rPr>
                <w:ins w:id="3181" w:author="LKY" w:date="2026-05-22T14:06:59Z"/>
                <w:rFonts w:hint="default" w:ascii="Times New Roman" w:hAnsi="Times New Roman"/>
                <w:vertAlign w:val="baseline"/>
                <w:lang w:val="en-US" w:eastAsia="zh-CN"/>
              </w:rPr>
            </w:pPr>
            <w:ins w:id="3182" w:author="LKY" w:date="2026-05-22T14:18:04Z">
              <w:r>
                <w:rPr>
                  <w:rFonts w:hint="eastAsia" w:ascii="Times New Roman" w:hAnsi="Times New Roman"/>
                  <w:vertAlign w:val="baseline"/>
                  <w:lang w:val="en-US" w:eastAsia="zh-CN"/>
                </w:rPr>
                <w:t>D</w:t>
              </w:r>
            </w:ins>
            <w:ins w:id="3183" w:author="LKY" w:date="2026-05-22T14:18:05Z">
              <w:r>
                <w:rPr>
                  <w:rFonts w:hint="eastAsia" w:ascii="Times New Roman" w:hAnsi="Times New Roman"/>
                  <w:vertAlign w:val="baseline"/>
                  <w:lang w:val="en-US" w:eastAsia="zh-CN"/>
                </w:rPr>
                <w:t>I</w:t>
              </w:r>
            </w:ins>
            <w:ins w:id="3184" w:author="LKY" w:date="2026-05-22T14:18:06Z">
              <w:r>
                <w:rPr>
                  <w:rFonts w:hint="eastAsia" w:ascii="Times New Roman" w:hAnsi="Times New Roman"/>
                  <w:vertAlign w:val="baseline"/>
                  <w:lang w:val="en-US" w:eastAsia="zh-CN"/>
                </w:rPr>
                <w:t>2</w:t>
              </w:r>
            </w:ins>
            <w:ins w:id="3185" w:author="LKY" w:date="2026-05-22T14:18:07Z">
              <w:r>
                <w:rPr>
                  <w:rFonts w:hint="eastAsia" w:ascii="Times New Roman" w:hAnsi="Times New Roman"/>
                  <w:vertAlign w:val="baseline"/>
                  <w:lang w:val="en-US" w:eastAsia="zh-CN"/>
                </w:rPr>
                <w:t>0</w:t>
              </w:r>
            </w:ins>
          </w:p>
        </w:tc>
        <w:tc>
          <w:tcPr>
            <w:tcW w:w="488" w:type="pct"/>
            <w:noWrap w:val="0"/>
            <w:vAlign w:val="top"/>
            <w:tcPrChange w:id="3186" w:author="LKY" w:date="2026-05-22T14:09:58Z">
              <w:tcPr>
                <w:tcW w:w="489" w:type="pct"/>
                <w:noWrap w:val="0"/>
                <w:vAlign w:val="top"/>
              </w:tcPr>
            </w:tcPrChange>
          </w:tcPr>
          <w:p w14:paraId="2BD6EC6D">
            <w:pPr>
              <w:jc w:val="center"/>
              <w:rPr>
                <w:ins w:id="3187" w:author="LKY" w:date="2026-05-22T14:06:59Z"/>
                <w:rFonts w:hint="default" w:ascii="Times New Roman" w:hAnsi="Times New Roman"/>
                <w:vertAlign w:val="baseline"/>
                <w:lang w:val="en-US" w:eastAsia="zh-CN"/>
              </w:rPr>
            </w:pPr>
            <w:ins w:id="3188" w:author="LKY" w:date="2026-05-22T14:18:08Z">
              <w:r>
                <w:rPr>
                  <w:rFonts w:hint="eastAsia" w:ascii="Times New Roman" w:hAnsi="Times New Roman"/>
                  <w:vertAlign w:val="baseline"/>
                  <w:lang w:val="en-US" w:eastAsia="zh-CN"/>
                </w:rPr>
                <w:t>D</w:t>
              </w:r>
            </w:ins>
            <w:ins w:id="3189" w:author="LKY" w:date="2026-05-22T14:18:09Z">
              <w:r>
                <w:rPr>
                  <w:rFonts w:hint="eastAsia" w:ascii="Times New Roman" w:hAnsi="Times New Roman"/>
                  <w:vertAlign w:val="baseline"/>
                  <w:lang w:val="en-US" w:eastAsia="zh-CN"/>
                </w:rPr>
                <w:t>I</w:t>
              </w:r>
            </w:ins>
            <w:ins w:id="3190" w:author="LKY" w:date="2026-05-22T14:18:10Z">
              <w:r>
                <w:rPr>
                  <w:rFonts w:hint="eastAsia" w:ascii="Times New Roman" w:hAnsi="Times New Roman"/>
                  <w:vertAlign w:val="baseline"/>
                  <w:lang w:val="en-US" w:eastAsia="zh-CN"/>
                </w:rPr>
                <w:t>22</w:t>
              </w:r>
            </w:ins>
          </w:p>
        </w:tc>
        <w:tc>
          <w:tcPr>
            <w:tcW w:w="488" w:type="pct"/>
            <w:noWrap w:val="0"/>
            <w:vAlign w:val="top"/>
            <w:tcPrChange w:id="3191" w:author="LKY" w:date="2026-05-22T14:09:58Z">
              <w:tcPr>
                <w:tcW w:w="489" w:type="pct"/>
                <w:noWrap w:val="0"/>
                <w:vAlign w:val="top"/>
              </w:tcPr>
            </w:tcPrChange>
          </w:tcPr>
          <w:p w14:paraId="45687CA3">
            <w:pPr>
              <w:jc w:val="center"/>
              <w:rPr>
                <w:ins w:id="3192" w:author="LKY" w:date="2026-05-22T14:06:59Z"/>
                <w:rFonts w:hint="default" w:ascii="Times New Roman" w:hAnsi="Times New Roman"/>
                <w:vertAlign w:val="baseline"/>
                <w:lang w:val="en-US" w:eastAsia="zh-CN"/>
              </w:rPr>
            </w:pPr>
            <w:ins w:id="3193" w:author="LKY" w:date="2026-05-22T14:18:12Z">
              <w:r>
                <w:rPr>
                  <w:rFonts w:hint="eastAsia" w:ascii="Times New Roman" w:hAnsi="Times New Roman"/>
                  <w:vertAlign w:val="baseline"/>
                  <w:lang w:val="en-US" w:eastAsia="zh-CN"/>
                </w:rPr>
                <w:t>DI</w:t>
              </w:r>
            </w:ins>
            <w:ins w:id="3194" w:author="LKY" w:date="2026-05-22T14:18:14Z">
              <w:r>
                <w:rPr>
                  <w:rFonts w:hint="eastAsia" w:ascii="Times New Roman" w:hAnsi="Times New Roman"/>
                  <w:vertAlign w:val="baseline"/>
                  <w:lang w:val="en-US" w:eastAsia="zh-CN"/>
                </w:rPr>
                <w:t>24</w:t>
              </w:r>
            </w:ins>
          </w:p>
        </w:tc>
        <w:tc>
          <w:tcPr>
            <w:tcW w:w="488" w:type="pct"/>
            <w:noWrap w:val="0"/>
            <w:vAlign w:val="top"/>
            <w:tcPrChange w:id="3195" w:author="LKY" w:date="2026-05-22T14:09:58Z">
              <w:tcPr>
                <w:tcW w:w="489" w:type="pct"/>
                <w:noWrap w:val="0"/>
                <w:vAlign w:val="top"/>
              </w:tcPr>
            </w:tcPrChange>
          </w:tcPr>
          <w:p w14:paraId="0401BCE0">
            <w:pPr>
              <w:jc w:val="center"/>
              <w:rPr>
                <w:ins w:id="3196" w:author="LKY" w:date="2026-05-22T14:06:59Z"/>
                <w:rFonts w:hint="default" w:ascii="Times New Roman" w:hAnsi="Times New Roman"/>
                <w:vertAlign w:val="baseline"/>
                <w:lang w:val="en-US" w:eastAsia="zh-CN"/>
              </w:rPr>
            </w:pPr>
            <w:ins w:id="3197" w:author="LKY" w:date="2026-05-22T14:18:15Z">
              <w:r>
                <w:rPr>
                  <w:rFonts w:hint="eastAsia" w:ascii="Times New Roman" w:hAnsi="Times New Roman"/>
                  <w:vertAlign w:val="baseline"/>
                  <w:lang w:val="en-US" w:eastAsia="zh-CN"/>
                </w:rPr>
                <w:t>D</w:t>
              </w:r>
            </w:ins>
            <w:ins w:id="3198" w:author="LKY" w:date="2026-05-22T14:18:16Z">
              <w:r>
                <w:rPr>
                  <w:rFonts w:hint="eastAsia" w:ascii="Times New Roman" w:hAnsi="Times New Roman"/>
                  <w:vertAlign w:val="baseline"/>
                  <w:lang w:val="en-US" w:eastAsia="zh-CN"/>
                </w:rPr>
                <w:t>I</w:t>
              </w:r>
            </w:ins>
            <w:ins w:id="3199" w:author="LKY" w:date="2026-05-22T14:18:17Z">
              <w:r>
                <w:rPr>
                  <w:rFonts w:hint="eastAsia" w:ascii="Times New Roman" w:hAnsi="Times New Roman"/>
                  <w:vertAlign w:val="baseline"/>
                  <w:lang w:val="en-US" w:eastAsia="zh-CN"/>
                </w:rPr>
                <w:t>26</w:t>
              </w:r>
            </w:ins>
          </w:p>
        </w:tc>
        <w:tc>
          <w:tcPr>
            <w:tcW w:w="488" w:type="pct"/>
            <w:noWrap w:val="0"/>
            <w:vAlign w:val="top"/>
            <w:tcPrChange w:id="3200" w:author="LKY" w:date="2026-05-22T14:09:58Z">
              <w:tcPr>
                <w:tcW w:w="489" w:type="pct"/>
                <w:noWrap w:val="0"/>
                <w:vAlign w:val="top"/>
              </w:tcPr>
            </w:tcPrChange>
          </w:tcPr>
          <w:p w14:paraId="50F6B454">
            <w:pPr>
              <w:jc w:val="center"/>
              <w:rPr>
                <w:ins w:id="3201" w:author="LKY" w:date="2026-05-22T14:06:59Z"/>
                <w:rFonts w:hint="default" w:ascii="Times New Roman" w:hAnsi="Times New Roman"/>
                <w:vertAlign w:val="baseline"/>
                <w:lang w:val="en-US" w:eastAsia="zh-CN"/>
              </w:rPr>
            </w:pPr>
            <w:ins w:id="3202" w:author="LKY" w:date="2026-05-22T14:18:18Z">
              <w:r>
                <w:rPr>
                  <w:rFonts w:hint="eastAsia" w:ascii="Times New Roman" w:hAnsi="Times New Roman"/>
                  <w:vertAlign w:val="baseline"/>
                  <w:lang w:val="en-US" w:eastAsia="zh-CN"/>
                </w:rPr>
                <w:t>D</w:t>
              </w:r>
            </w:ins>
            <w:ins w:id="3203" w:author="LKY" w:date="2026-05-22T14:18:19Z">
              <w:r>
                <w:rPr>
                  <w:rFonts w:hint="eastAsia" w:ascii="Times New Roman" w:hAnsi="Times New Roman"/>
                  <w:vertAlign w:val="baseline"/>
                  <w:lang w:val="en-US" w:eastAsia="zh-CN"/>
                </w:rPr>
                <w:t>I</w:t>
              </w:r>
            </w:ins>
            <w:ins w:id="3204" w:author="LKY" w:date="2026-05-22T14:18:20Z">
              <w:r>
                <w:rPr>
                  <w:rFonts w:hint="eastAsia" w:ascii="Times New Roman" w:hAnsi="Times New Roman"/>
                  <w:vertAlign w:val="baseline"/>
                  <w:lang w:val="en-US" w:eastAsia="zh-CN"/>
                </w:rPr>
                <w:t>28</w:t>
              </w:r>
            </w:ins>
          </w:p>
        </w:tc>
        <w:tc>
          <w:tcPr>
            <w:tcW w:w="525" w:type="pct"/>
            <w:noWrap w:val="0"/>
            <w:vAlign w:val="top"/>
            <w:tcPrChange w:id="3205" w:author="LKY" w:date="2026-05-22T14:09:58Z">
              <w:tcPr>
                <w:tcW w:w="525" w:type="pct"/>
                <w:noWrap w:val="0"/>
                <w:vAlign w:val="top"/>
              </w:tcPr>
            </w:tcPrChange>
          </w:tcPr>
          <w:p w14:paraId="53C71881">
            <w:pPr>
              <w:jc w:val="center"/>
              <w:rPr>
                <w:ins w:id="3206" w:author="LKY" w:date="2026-05-22T14:06:59Z"/>
                <w:rFonts w:hint="default" w:ascii="Times New Roman" w:hAnsi="Times New Roman"/>
                <w:vertAlign w:val="baseline"/>
                <w:lang w:val="en-US" w:eastAsia="zh-CN"/>
              </w:rPr>
            </w:pPr>
            <w:ins w:id="3207" w:author="LKY" w:date="2026-05-22T14:18:22Z">
              <w:r>
                <w:rPr>
                  <w:rFonts w:hint="eastAsia" w:ascii="Times New Roman" w:hAnsi="Times New Roman"/>
                  <w:vertAlign w:val="baseline"/>
                  <w:lang w:val="en-US" w:eastAsia="zh-CN"/>
                </w:rPr>
                <w:t>DI</w:t>
              </w:r>
            </w:ins>
            <w:ins w:id="3208" w:author="LKY" w:date="2026-05-22T14:18:23Z">
              <w:r>
                <w:rPr>
                  <w:rFonts w:hint="eastAsia" w:ascii="Times New Roman" w:hAnsi="Times New Roman"/>
                  <w:vertAlign w:val="baseline"/>
                  <w:lang w:val="en-US" w:eastAsia="zh-CN"/>
                </w:rPr>
                <w:t>3</w:t>
              </w:r>
            </w:ins>
            <w:ins w:id="3209" w:author="LKY" w:date="2026-05-22T14:18:24Z">
              <w:r>
                <w:rPr>
                  <w:rFonts w:hint="eastAsia" w:ascii="Times New Roman" w:hAnsi="Times New Roman"/>
                  <w:vertAlign w:val="baseline"/>
                  <w:lang w:val="en-US" w:eastAsia="zh-CN"/>
                </w:rPr>
                <w:t>0</w:t>
              </w:r>
            </w:ins>
          </w:p>
        </w:tc>
        <w:tc>
          <w:tcPr>
            <w:tcW w:w="425" w:type="pct"/>
            <w:noWrap w:val="0"/>
            <w:vAlign w:val="top"/>
            <w:tcPrChange w:id="3210" w:author="LKY" w:date="2026-05-22T14:09:58Z">
              <w:tcPr>
                <w:tcW w:w="412" w:type="pct"/>
                <w:noWrap w:val="0"/>
                <w:vAlign w:val="top"/>
              </w:tcPr>
            </w:tcPrChange>
          </w:tcPr>
          <w:p w14:paraId="60C13FF9">
            <w:pPr>
              <w:jc w:val="center"/>
              <w:rPr>
                <w:ins w:id="3211" w:author="LKY" w:date="2026-05-22T14:06:59Z"/>
                <w:rFonts w:hint="default" w:ascii="Times New Roman" w:hAnsi="Times New Roman"/>
                <w:vertAlign w:val="baseline"/>
                <w:lang w:val="en-US" w:eastAsia="zh-CN"/>
              </w:rPr>
            </w:pPr>
            <w:ins w:id="3212" w:author="LKY" w:date="2026-05-22T14:18:58Z">
              <w:r>
                <w:rPr>
                  <w:rFonts w:hint="eastAsia" w:ascii="Times New Roman" w:hAnsi="Times New Roman"/>
                  <w:vertAlign w:val="baseline"/>
                  <w:lang w:val="en-US" w:eastAsia="zh-CN"/>
                </w:rPr>
                <w:t>CO</w:t>
              </w:r>
            </w:ins>
            <w:ins w:id="3213" w:author="LKY" w:date="2026-05-22T14:18:59Z">
              <w:r>
                <w:rPr>
                  <w:rFonts w:hint="eastAsia" w:ascii="Times New Roman" w:hAnsi="Times New Roman"/>
                  <w:vertAlign w:val="baseline"/>
                  <w:lang w:val="en-US" w:eastAsia="zh-CN"/>
                </w:rPr>
                <w:t>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15"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214" w:author="LKY" w:date="2026-05-22T14:07:25Z"/>
        </w:trPr>
        <w:tc>
          <w:tcPr>
            <w:tcW w:w="637" w:type="pct"/>
            <w:tcBorders>
              <w:top w:val="single" w:color="auto" w:sz="4" w:space="0"/>
              <w:left w:val="single" w:color="auto" w:sz="4" w:space="0"/>
              <w:bottom w:val="single" w:color="auto" w:sz="4" w:space="0"/>
              <w:right w:val="single" w:color="auto" w:sz="4" w:space="0"/>
            </w:tcBorders>
            <w:noWrap w:val="0"/>
            <w:vAlign w:val="top"/>
            <w:tcPrChange w:id="3216" w:author="LKY" w:date="2026-05-22T14:09:58Z">
              <w:tcPr>
                <w:tcW w:w="639" w:type="pct"/>
                <w:tcBorders>
                  <w:top w:val="single" w:color="auto" w:sz="4" w:space="0"/>
                  <w:left w:val="single" w:color="auto" w:sz="4" w:space="0"/>
                  <w:bottom w:val="single" w:color="auto" w:sz="4" w:space="0"/>
                  <w:right w:val="single" w:color="auto" w:sz="4" w:space="0"/>
                </w:tcBorders>
                <w:noWrap w:val="0"/>
                <w:vAlign w:val="top"/>
              </w:tcPr>
            </w:tcPrChange>
          </w:tcPr>
          <w:p w14:paraId="16F73E96">
            <w:pPr>
              <w:jc w:val="center"/>
              <w:rPr>
                <w:ins w:id="3217" w:author="LKY" w:date="2026-05-22T14:06:59Z"/>
                <w:rFonts w:hint="default" w:ascii="Times New Roman" w:hAnsi="Times New Roman"/>
                <w:vertAlign w:val="baseline"/>
                <w:lang w:val="en-US" w:eastAsia="zh-CN"/>
              </w:rPr>
            </w:pPr>
            <w:ins w:id="3218" w:author="LKY" w:date="2026-05-22T14:06:59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19"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76FF371">
            <w:pPr>
              <w:jc w:val="center"/>
              <w:rPr>
                <w:ins w:id="3220" w:author="LKY" w:date="2026-05-22T14:06:59Z"/>
                <w:rFonts w:hint="default" w:ascii="Times New Roman" w:hAnsi="Times New Roman" w:eastAsiaTheme="minorEastAsia" w:cstheme="minorBidi"/>
                <w:kern w:val="2"/>
                <w:sz w:val="21"/>
                <w:szCs w:val="24"/>
                <w:vertAlign w:val="baseline"/>
                <w:lang w:val="en-US" w:eastAsia="zh-CN" w:bidi="ar-SA"/>
              </w:rPr>
            </w:pPr>
            <w:ins w:id="3221" w:author="LKY" w:date="2026-05-22T14:06:59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Change w:id="3222" w:author="LKY" w:date="2026-05-22T14:09:58Z">
              <w:tcPr>
                <w:tcW w:w="483" w:type="pct"/>
                <w:tcBorders>
                  <w:top w:val="single" w:color="auto" w:sz="4" w:space="0"/>
                  <w:left w:val="single" w:color="auto" w:sz="4" w:space="0"/>
                  <w:bottom w:val="single" w:color="auto" w:sz="4" w:space="0"/>
                  <w:right w:val="single" w:color="auto" w:sz="4" w:space="0"/>
                </w:tcBorders>
                <w:noWrap w:val="0"/>
                <w:vAlign w:val="top"/>
              </w:tcPr>
            </w:tcPrChange>
          </w:tcPr>
          <w:p w14:paraId="3422A3BC">
            <w:pPr>
              <w:jc w:val="center"/>
              <w:rPr>
                <w:ins w:id="3223" w:author="LKY" w:date="2026-05-22T14:06:59Z"/>
                <w:rFonts w:hint="default" w:ascii="Times New Roman" w:hAnsi="Times New Roman" w:eastAsiaTheme="minorEastAsia" w:cstheme="minorBidi"/>
                <w:kern w:val="2"/>
                <w:sz w:val="21"/>
                <w:szCs w:val="24"/>
                <w:vertAlign w:val="baseline"/>
                <w:lang w:val="en-US" w:eastAsia="zh-CN" w:bidi="ar-SA"/>
              </w:rPr>
            </w:pPr>
            <w:ins w:id="3224" w:author="LKY" w:date="2026-05-22T14:06:59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25"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8ED1626">
            <w:pPr>
              <w:jc w:val="center"/>
              <w:rPr>
                <w:ins w:id="3226" w:author="LKY" w:date="2026-05-22T14:06:59Z"/>
                <w:rFonts w:hint="default" w:ascii="Times New Roman" w:hAnsi="Times New Roman" w:eastAsiaTheme="minorEastAsia" w:cstheme="minorBidi"/>
                <w:kern w:val="2"/>
                <w:sz w:val="21"/>
                <w:szCs w:val="24"/>
                <w:vertAlign w:val="baseline"/>
                <w:lang w:val="en-US" w:eastAsia="zh-CN" w:bidi="ar-SA"/>
              </w:rPr>
            </w:pPr>
            <w:ins w:id="3227" w:author="LKY" w:date="2026-05-22T14:06:59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28"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8AC98CB">
            <w:pPr>
              <w:jc w:val="center"/>
              <w:rPr>
                <w:ins w:id="3229" w:author="LKY" w:date="2026-05-22T14:06:59Z"/>
                <w:rFonts w:hint="default" w:ascii="Times New Roman" w:hAnsi="Times New Roman" w:eastAsiaTheme="minorEastAsia" w:cstheme="minorBidi"/>
                <w:kern w:val="2"/>
                <w:sz w:val="21"/>
                <w:szCs w:val="24"/>
                <w:vertAlign w:val="baseline"/>
                <w:lang w:val="en-US" w:eastAsia="zh-CN" w:bidi="ar-SA"/>
              </w:rPr>
            </w:pPr>
            <w:ins w:id="3230" w:author="LKY" w:date="2026-05-22T14:06:59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31"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E202D3E">
            <w:pPr>
              <w:jc w:val="center"/>
              <w:rPr>
                <w:ins w:id="3232" w:author="LKY" w:date="2026-05-22T14:06:59Z"/>
                <w:rFonts w:hint="default" w:ascii="Times New Roman" w:hAnsi="Times New Roman" w:eastAsiaTheme="minorEastAsia" w:cstheme="minorBidi"/>
                <w:kern w:val="2"/>
                <w:sz w:val="21"/>
                <w:szCs w:val="24"/>
                <w:vertAlign w:val="baseline"/>
                <w:lang w:val="en-US" w:eastAsia="zh-CN" w:bidi="ar-SA"/>
              </w:rPr>
            </w:pPr>
            <w:ins w:id="3233" w:author="LKY" w:date="2026-05-22T14:06:59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34"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4FB1D978">
            <w:pPr>
              <w:jc w:val="center"/>
              <w:rPr>
                <w:ins w:id="3235" w:author="LKY" w:date="2026-05-22T14:06:59Z"/>
                <w:rFonts w:hint="default" w:ascii="Times New Roman" w:hAnsi="Times New Roman" w:eastAsiaTheme="minorEastAsia" w:cstheme="minorBidi"/>
                <w:kern w:val="2"/>
                <w:sz w:val="21"/>
                <w:szCs w:val="24"/>
                <w:vertAlign w:val="baseline"/>
                <w:lang w:val="en-US" w:eastAsia="zh-CN" w:bidi="ar-SA"/>
              </w:rPr>
            </w:pPr>
            <w:ins w:id="3236" w:author="LKY" w:date="2026-05-22T14:06:59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37"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75215D10">
            <w:pPr>
              <w:jc w:val="center"/>
              <w:rPr>
                <w:ins w:id="3238" w:author="LKY" w:date="2026-05-22T14:06:59Z"/>
                <w:rFonts w:hint="default" w:ascii="Times New Roman" w:hAnsi="Times New Roman"/>
                <w:vertAlign w:val="baseline"/>
                <w:lang w:val="en-US" w:eastAsia="zh-CN"/>
              </w:rPr>
            </w:pPr>
            <w:ins w:id="3239" w:author="LKY" w:date="2026-05-22T14:06:59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Change w:id="3240" w:author="LKY" w:date="2026-05-22T14:09:58Z">
              <w:tcPr>
                <w:tcW w:w="525" w:type="pct"/>
                <w:tcBorders>
                  <w:top w:val="single" w:color="auto" w:sz="4" w:space="0"/>
                  <w:left w:val="single" w:color="auto" w:sz="4" w:space="0"/>
                  <w:bottom w:val="single" w:color="auto" w:sz="4" w:space="0"/>
                  <w:right w:val="single" w:color="auto" w:sz="4" w:space="0"/>
                </w:tcBorders>
                <w:noWrap w:val="0"/>
                <w:vAlign w:val="top"/>
              </w:tcPr>
            </w:tcPrChange>
          </w:tcPr>
          <w:p w14:paraId="473DB756">
            <w:pPr>
              <w:jc w:val="center"/>
              <w:rPr>
                <w:ins w:id="3241" w:author="LKY" w:date="2026-05-22T14:06:59Z"/>
                <w:rFonts w:hint="default" w:ascii="Times New Roman" w:hAnsi="Times New Roman"/>
                <w:vertAlign w:val="baseline"/>
                <w:lang w:val="en-US" w:eastAsia="zh-CN"/>
              </w:rPr>
            </w:pPr>
            <w:ins w:id="3242" w:author="LKY" w:date="2026-05-22T14:06:59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Change w:id="3243" w:author="LKY" w:date="2026-05-22T14:09:58Z">
              <w:tcPr>
                <w:tcW w:w="412" w:type="pct"/>
                <w:tcBorders>
                  <w:top w:val="single" w:color="auto" w:sz="4" w:space="0"/>
                  <w:left w:val="single" w:color="auto" w:sz="4" w:space="0"/>
                  <w:bottom w:val="single" w:color="auto" w:sz="4" w:space="0"/>
                  <w:right w:val="single" w:color="auto" w:sz="4" w:space="0"/>
                </w:tcBorders>
                <w:noWrap w:val="0"/>
                <w:vAlign w:val="top"/>
              </w:tcPr>
            </w:tcPrChange>
          </w:tcPr>
          <w:p w14:paraId="413067FE">
            <w:pPr>
              <w:jc w:val="center"/>
              <w:rPr>
                <w:ins w:id="3244" w:author="LKY" w:date="2026-05-22T14:06:59Z"/>
                <w:rFonts w:hint="default" w:ascii="Times New Roman" w:hAnsi="Times New Roman"/>
                <w:vertAlign w:val="baseline"/>
                <w:lang w:val="en-US" w:eastAsia="zh-CN"/>
              </w:rPr>
            </w:pPr>
            <w:ins w:id="3245" w:author="LKY" w:date="2026-05-22T14:06:59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47"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246" w:author="LKY" w:date="2026-05-22T14:07:25Z"/>
        </w:trPr>
        <w:tc>
          <w:tcPr>
            <w:tcW w:w="637" w:type="pct"/>
            <w:tcBorders>
              <w:top w:val="single" w:color="auto" w:sz="4" w:space="0"/>
              <w:left w:val="single" w:color="auto" w:sz="4" w:space="0"/>
              <w:bottom w:val="single" w:color="auto" w:sz="4" w:space="0"/>
              <w:right w:val="single" w:color="auto" w:sz="4" w:space="0"/>
            </w:tcBorders>
            <w:noWrap w:val="0"/>
            <w:vAlign w:val="top"/>
            <w:tcPrChange w:id="3248" w:author="LKY" w:date="2026-05-22T14:09:58Z">
              <w:tcPr>
                <w:tcW w:w="639" w:type="pct"/>
                <w:tcBorders>
                  <w:top w:val="single" w:color="auto" w:sz="4" w:space="0"/>
                  <w:left w:val="single" w:color="auto" w:sz="4" w:space="0"/>
                  <w:bottom w:val="single" w:color="auto" w:sz="4" w:space="0"/>
                  <w:right w:val="single" w:color="auto" w:sz="4" w:space="0"/>
                </w:tcBorders>
                <w:noWrap w:val="0"/>
                <w:vAlign w:val="top"/>
              </w:tcPr>
            </w:tcPrChange>
          </w:tcPr>
          <w:p w14:paraId="54CEF83B">
            <w:pPr>
              <w:jc w:val="center"/>
              <w:rPr>
                <w:ins w:id="3249" w:author="LKY" w:date="2026-05-22T14:06:59Z"/>
                <w:rFonts w:hint="default" w:ascii="Times New Roman" w:hAnsi="Times New Roman"/>
                <w:vertAlign w:val="baseline"/>
                <w:lang w:val="en-US" w:eastAsia="zh-CN"/>
              </w:rPr>
            </w:pPr>
            <w:ins w:id="3250" w:author="LKY" w:date="2026-05-22T14:06:59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51"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155623E3">
            <w:pPr>
              <w:jc w:val="center"/>
              <w:rPr>
                <w:ins w:id="3252" w:author="LKY" w:date="2026-05-22T14:06:59Z"/>
                <w:rFonts w:hint="default" w:ascii="Times New Roman" w:hAnsi="Times New Roman"/>
                <w:vertAlign w:val="baseline"/>
                <w:lang w:val="en-US" w:eastAsia="zh-CN"/>
              </w:rPr>
            </w:pPr>
            <w:ins w:id="3253" w:author="LKY" w:date="2026-05-22T14:06:59Z">
              <w:r>
                <w:rPr>
                  <w:rFonts w:hint="eastAsia" w:ascii="Times New Roman" w:hAnsi="Times New Roman"/>
                  <w:vertAlign w:val="baseline"/>
                  <w:lang w:val="en-US" w:eastAsia="zh-CN"/>
                </w:rPr>
                <w:t>DI</w:t>
              </w:r>
            </w:ins>
            <w:ins w:id="3254" w:author="LKY" w:date="2026-05-22T14:17:40Z">
              <w:r>
                <w:rPr>
                  <w:rFonts w:hint="eastAsia" w:ascii="Times New Roman" w:hAnsi="Times New Roman"/>
                  <w:vertAlign w:val="baseline"/>
                  <w:lang w:val="en-US" w:eastAsia="zh-CN"/>
                </w:rPr>
                <w:t>1</w:t>
              </w:r>
            </w:ins>
          </w:p>
        </w:tc>
        <w:tc>
          <w:tcPr>
            <w:tcW w:w="482" w:type="pct"/>
            <w:tcBorders>
              <w:top w:val="single" w:color="auto" w:sz="4" w:space="0"/>
              <w:left w:val="single" w:color="auto" w:sz="4" w:space="0"/>
              <w:bottom w:val="single" w:color="auto" w:sz="4" w:space="0"/>
              <w:right w:val="single" w:color="auto" w:sz="4" w:space="0"/>
            </w:tcBorders>
            <w:noWrap w:val="0"/>
            <w:vAlign w:val="top"/>
            <w:tcPrChange w:id="3255" w:author="LKY" w:date="2026-05-22T14:09:58Z">
              <w:tcPr>
                <w:tcW w:w="483" w:type="pct"/>
                <w:tcBorders>
                  <w:top w:val="single" w:color="auto" w:sz="4" w:space="0"/>
                  <w:left w:val="single" w:color="auto" w:sz="4" w:space="0"/>
                  <w:bottom w:val="single" w:color="auto" w:sz="4" w:space="0"/>
                  <w:right w:val="single" w:color="auto" w:sz="4" w:space="0"/>
                </w:tcBorders>
                <w:noWrap w:val="0"/>
                <w:vAlign w:val="top"/>
              </w:tcPr>
            </w:tcPrChange>
          </w:tcPr>
          <w:p w14:paraId="4FE46D43">
            <w:pPr>
              <w:jc w:val="center"/>
              <w:rPr>
                <w:ins w:id="3256" w:author="LKY" w:date="2026-05-22T14:06:59Z"/>
                <w:rFonts w:hint="default" w:ascii="Times New Roman" w:hAnsi="Times New Roman"/>
                <w:vertAlign w:val="baseline"/>
                <w:lang w:val="en-US" w:eastAsia="zh-CN"/>
              </w:rPr>
            </w:pPr>
            <w:ins w:id="3257" w:author="LKY" w:date="2026-05-22T14:06:59Z">
              <w:r>
                <w:rPr>
                  <w:rFonts w:hint="eastAsia" w:ascii="Times New Roman" w:hAnsi="Times New Roman"/>
                  <w:vertAlign w:val="baseline"/>
                  <w:lang w:val="en-US" w:eastAsia="zh-CN"/>
                </w:rPr>
                <w:t>DI</w:t>
              </w:r>
            </w:ins>
            <w:ins w:id="3258" w:author="LKY" w:date="2026-05-22T14:17:38Z">
              <w:r>
                <w:rPr>
                  <w:rFonts w:hint="eastAsia" w:ascii="Times New Roman" w:hAnsi="Times New Roman"/>
                  <w:vertAlign w:val="baseline"/>
                  <w:lang w:val="en-US" w:eastAsia="zh-CN"/>
                </w:rPr>
                <w:t>3</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59"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55A70141">
            <w:pPr>
              <w:jc w:val="center"/>
              <w:rPr>
                <w:ins w:id="3260" w:author="LKY" w:date="2026-05-22T14:06:59Z"/>
                <w:rFonts w:hint="default" w:ascii="Times New Roman" w:hAnsi="Times New Roman" w:eastAsiaTheme="minorEastAsia" w:cstheme="minorBidi"/>
                <w:kern w:val="2"/>
                <w:sz w:val="21"/>
                <w:szCs w:val="24"/>
                <w:vertAlign w:val="baseline"/>
                <w:lang w:val="en-US" w:eastAsia="zh-CN" w:bidi="ar-SA"/>
              </w:rPr>
            </w:pPr>
            <w:ins w:id="3261" w:author="LKY" w:date="2026-05-22T14:06:59Z">
              <w:r>
                <w:rPr>
                  <w:rFonts w:hint="eastAsia" w:ascii="Times New Roman" w:hAnsi="Times New Roman"/>
                  <w:vertAlign w:val="baseline"/>
                  <w:lang w:val="en-US" w:eastAsia="zh-CN"/>
                </w:rPr>
                <w:t>DI</w:t>
              </w:r>
            </w:ins>
            <w:ins w:id="3262" w:author="LKY" w:date="2026-05-22T14:17:36Z">
              <w:r>
                <w:rPr>
                  <w:rFonts w:hint="eastAsia" w:ascii="Times New Roman" w:hAnsi="Times New Roman"/>
                  <w:vertAlign w:val="baseline"/>
                  <w:lang w:val="en-US" w:eastAsia="zh-CN"/>
                </w:rPr>
                <w:t>5</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63"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7AA1DF4B">
            <w:pPr>
              <w:jc w:val="center"/>
              <w:rPr>
                <w:ins w:id="3264" w:author="LKY" w:date="2026-05-22T14:06:59Z"/>
                <w:rFonts w:hint="default" w:ascii="Times New Roman" w:hAnsi="Times New Roman" w:eastAsiaTheme="minorEastAsia" w:cstheme="minorBidi"/>
                <w:kern w:val="2"/>
                <w:sz w:val="21"/>
                <w:szCs w:val="24"/>
                <w:vertAlign w:val="baseline"/>
                <w:lang w:val="en-US" w:eastAsia="zh-CN" w:bidi="ar-SA"/>
              </w:rPr>
            </w:pPr>
            <w:ins w:id="3265" w:author="LKY" w:date="2026-05-22T14:06:59Z">
              <w:r>
                <w:rPr>
                  <w:rFonts w:hint="eastAsia" w:ascii="Times New Roman" w:hAnsi="Times New Roman"/>
                  <w:vertAlign w:val="baseline"/>
                  <w:lang w:val="en-US" w:eastAsia="zh-CN"/>
                </w:rPr>
                <w:t>DI</w:t>
              </w:r>
            </w:ins>
            <w:ins w:id="3266" w:author="LKY" w:date="2026-05-22T14:17:33Z">
              <w:r>
                <w:rPr>
                  <w:rFonts w:hint="eastAsia" w:ascii="Times New Roman" w:hAnsi="Times New Roman"/>
                  <w:vertAlign w:val="baseline"/>
                  <w:lang w:val="en-US" w:eastAsia="zh-CN"/>
                </w:rPr>
                <w:t>7</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67"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7F0E557B">
            <w:pPr>
              <w:jc w:val="center"/>
              <w:rPr>
                <w:ins w:id="3268" w:author="LKY" w:date="2026-05-22T14:06:59Z"/>
                <w:rFonts w:hint="default" w:ascii="Times New Roman" w:hAnsi="Times New Roman"/>
                <w:vertAlign w:val="baseline"/>
                <w:lang w:val="en-US" w:eastAsia="zh-CN"/>
              </w:rPr>
            </w:pPr>
            <w:ins w:id="3269" w:author="LKY" w:date="2026-05-22T14:06:59Z">
              <w:r>
                <w:rPr>
                  <w:rFonts w:hint="eastAsia" w:ascii="Times New Roman" w:hAnsi="Times New Roman"/>
                  <w:vertAlign w:val="baseline"/>
                  <w:lang w:val="en-US" w:eastAsia="zh-CN"/>
                </w:rPr>
                <w:t>DI</w:t>
              </w:r>
            </w:ins>
            <w:ins w:id="3270" w:author="LKY" w:date="2026-05-22T14:17:30Z">
              <w:r>
                <w:rPr>
                  <w:rFonts w:hint="eastAsia" w:ascii="Times New Roman" w:hAnsi="Times New Roman"/>
                  <w:vertAlign w:val="baseline"/>
                  <w:lang w:val="en-US" w:eastAsia="zh-CN"/>
                </w:rPr>
                <w:t>9</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71"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67A73F1">
            <w:pPr>
              <w:jc w:val="center"/>
              <w:rPr>
                <w:ins w:id="3272" w:author="LKY" w:date="2026-05-22T14:06:59Z"/>
                <w:rFonts w:hint="default" w:ascii="Times New Roman" w:hAnsi="Times New Roman"/>
                <w:vertAlign w:val="baseline"/>
                <w:lang w:val="en-US" w:eastAsia="zh-CN"/>
              </w:rPr>
            </w:pPr>
            <w:ins w:id="3273" w:author="LKY" w:date="2026-05-22T14:06:59Z">
              <w:r>
                <w:rPr>
                  <w:rFonts w:hint="eastAsia" w:ascii="Times New Roman" w:hAnsi="Times New Roman"/>
                  <w:vertAlign w:val="baseline"/>
                  <w:lang w:val="en-US" w:eastAsia="zh-CN"/>
                </w:rPr>
                <w:t>DI1</w:t>
              </w:r>
            </w:ins>
            <w:ins w:id="3274" w:author="LKY" w:date="2026-05-22T14:17:27Z">
              <w:r>
                <w:rPr>
                  <w:rFonts w:hint="eastAsia" w:ascii="Times New Roman" w:hAnsi="Times New Roman"/>
                  <w:vertAlign w:val="baseline"/>
                  <w:lang w:val="en-US" w:eastAsia="zh-CN"/>
                </w:rPr>
                <w:t>1</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75"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0D1DE97F">
            <w:pPr>
              <w:jc w:val="center"/>
              <w:rPr>
                <w:ins w:id="3276" w:author="LKY" w:date="2026-05-22T14:06:59Z"/>
                <w:rFonts w:hint="default" w:ascii="Times New Roman" w:hAnsi="Times New Roman"/>
                <w:vertAlign w:val="baseline"/>
                <w:lang w:val="en-US" w:eastAsia="zh-CN"/>
              </w:rPr>
            </w:pPr>
            <w:ins w:id="3277" w:author="LKY" w:date="2026-05-22T14:06:59Z">
              <w:r>
                <w:rPr>
                  <w:rFonts w:hint="eastAsia" w:ascii="Times New Roman" w:hAnsi="Times New Roman"/>
                  <w:vertAlign w:val="baseline"/>
                  <w:lang w:val="en-US" w:eastAsia="zh-CN"/>
                </w:rPr>
                <w:t>DI1</w:t>
              </w:r>
            </w:ins>
            <w:ins w:id="3278" w:author="LKY" w:date="2026-05-22T14:17:24Z">
              <w:r>
                <w:rPr>
                  <w:rFonts w:hint="eastAsia" w:ascii="Times New Roman" w:hAnsi="Times New Roman"/>
                  <w:vertAlign w:val="baseline"/>
                  <w:lang w:val="en-US" w:eastAsia="zh-CN"/>
                </w:rPr>
                <w:t>3</w:t>
              </w:r>
            </w:ins>
          </w:p>
        </w:tc>
        <w:tc>
          <w:tcPr>
            <w:tcW w:w="525" w:type="pct"/>
            <w:tcBorders>
              <w:top w:val="single" w:color="auto" w:sz="4" w:space="0"/>
              <w:left w:val="single" w:color="auto" w:sz="4" w:space="0"/>
              <w:bottom w:val="single" w:color="auto" w:sz="4" w:space="0"/>
              <w:right w:val="single" w:color="auto" w:sz="4" w:space="0"/>
            </w:tcBorders>
            <w:noWrap w:val="0"/>
            <w:vAlign w:val="top"/>
            <w:tcPrChange w:id="3279" w:author="LKY" w:date="2026-05-22T14:09:58Z">
              <w:tcPr>
                <w:tcW w:w="525" w:type="pct"/>
                <w:tcBorders>
                  <w:top w:val="single" w:color="auto" w:sz="4" w:space="0"/>
                  <w:left w:val="single" w:color="auto" w:sz="4" w:space="0"/>
                  <w:bottom w:val="single" w:color="auto" w:sz="4" w:space="0"/>
                  <w:right w:val="single" w:color="auto" w:sz="4" w:space="0"/>
                </w:tcBorders>
                <w:noWrap w:val="0"/>
                <w:vAlign w:val="top"/>
              </w:tcPr>
            </w:tcPrChange>
          </w:tcPr>
          <w:p w14:paraId="7C3DFA08">
            <w:pPr>
              <w:jc w:val="center"/>
              <w:rPr>
                <w:ins w:id="3280" w:author="LKY" w:date="2026-05-22T14:06:59Z"/>
                <w:rFonts w:hint="default" w:ascii="Times New Roman" w:hAnsi="Times New Roman"/>
                <w:vertAlign w:val="baseline"/>
                <w:lang w:val="en-US" w:eastAsia="zh-CN"/>
              </w:rPr>
            </w:pPr>
            <w:ins w:id="3281" w:author="LKY" w:date="2026-05-22T14:06:59Z">
              <w:r>
                <w:rPr>
                  <w:rFonts w:hint="eastAsia" w:ascii="Times New Roman" w:hAnsi="Times New Roman"/>
                  <w:vertAlign w:val="baseline"/>
                  <w:lang w:val="en-US" w:eastAsia="zh-CN"/>
                </w:rPr>
                <w:t>DI1</w:t>
              </w:r>
            </w:ins>
            <w:ins w:id="3282" w:author="LKY" w:date="2026-05-22T14:17:20Z">
              <w:r>
                <w:rPr>
                  <w:rFonts w:hint="eastAsia" w:ascii="Times New Roman" w:hAnsi="Times New Roman"/>
                  <w:vertAlign w:val="baseline"/>
                  <w:lang w:val="en-US" w:eastAsia="zh-CN"/>
                </w:rPr>
                <w:t>5</w:t>
              </w:r>
            </w:ins>
          </w:p>
        </w:tc>
        <w:tc>
          <w:tcPr>
            <w:tcW w:w="425" w:type="pct"/>
            <w:tcBorders>
              <w:top w:val="single" w:color="auto" w:sz="4" w:space="0"/>
              <w:left w:val="single" w:color="auto" w:sz="4" w:space="0"/>
              <w:bottom w:val="single" w:color="auto" w:sz="4" w:space="0"/>
              <w:right w:val="single" w:color="auto" w:sz="4" w:space="0"/>
            </w:tcBorders>
            <w:noWrap w:val="0"/>
            <w:vAlign w:val="top"/>
            <w:tcPrChange w:id="3283" w:author="LKY" w:date="2026-05-22T14:09:58Z">
              <w:tcPr>
                <w:tcW w:w="412" w:type="pct"/>
                <w:tcBorders>
                  <w:top w:val="single" w:color="auto" w:sz="4" w:space="0"/>
                  <w:left w:val="single" w:color="auto" w:sz="4" w:space="0"/>
                  <w:bottom w:val="single" w:color="auto" w:sz="4" w:space="0"/>
                  <w:right w:val="single" w:color="auto" w:sz="4" w:space="0"/>
                </w:tcBorders>
                <w:noWrap w:val="0"/>
                <w:vAlign w:val="top"/>
              </w:tcPr>
            </w:tcPrChange>
          </w:tcPr>
          <w:p w14:paraId="0156DA1D">
            <w:pPr>
              <w:jc w:val="center"/>
              <w:rPr>
                <w:ins w:id="3284" w:author="LKY" w:date="2026-05-22T14:06:59Z"/>
                <w:rFonts w:hint="default" w:ascii="Times New Roman" w:hAnsi="Times New Roman"/>
                <w:vertAlign w:val="baseline"/>
                <w:lang w:val="en-US" w:eastAsia="zh-CN"/>
              </w:rPr>
            </w:pPr>
            <w:ins w:id="3285" w:author="LKY" w:date="2026-05-22T14:06:59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287"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286" w:author="LKY" w:date="2026-05-22T14:07:25Z"/>
        </w:trPr>
        <w:tc>
          <w:tcPr>
            <w:tcW w:w="637" w:type="pct"/>
            <w:tcBorders>
              <w:top w:val="single" w:color="auto" w:sz="4" w:space="0"/>
              <w:left w:val="single" w:color="auto" w:sz="4" w:space="0"/>
              <w:bottom w:val="single" w:color="auto" w:sz="4" w:space="0"/>
              <w:right w:val="single" w:color="auto" w:sz="4" w:space="0"/>
            </w:tcBorders>
            <w:noWrap w:val="0"/>
            <w:vAlign w:val="top"/>
            <w:tcPrChange w:id="3288" w:author="LKY" w:date="2026-05-22T14:09:58Z">
              <w:tcPr>
                <w:tcW w:w="639" w:type="pct"/>
                <w:tcBorders>
                  <w:top w:val="single" w:color="auto" w:sz="4" w:space="0"/>
                  <w:left w:val="single" w:color="auto" w:sz="4" w:space="0"/>
                  <w:bottom w:val="single" w:color="auto" w:sz="4" w:space="0"/>
                  <w:right w:val="single" w:color="auto" w:sz="4" w:space="0"/>
                </w:tcBorders>
                <w:noWrap w:val="0"/>
                <w:vAlign w:val="top"/>
              </w:tcPr>
            </w:tcPrChange>
          </w:tcPr>
          <w:p w14:paraId="778A9574">
            <w:pPr>
              <w:jc w:val="center"/>
              <w:rPr>
                <w:ins w:id="3289" w:author="LKY" w:date="2026-05-22T14:06:59Z"/>
                <w:rFonts w:hint="default" w:ascii="Times New Roman" w:hAnsi="Times New Roman"/>
                <w:vertAlign w:val="baseline"/>
                <w:lang w:val="en-US" w:eastAsia="zh-CN"/>
              </w:rPr>
            </w:pPr>
            <w:ins w:id="3290" w:author="LKY" w:date="2026-05-22T14:06:59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91"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0E00ED5">
            <w:pPr>
              <w:jc w:val="center"/>
              <w:rPr>
                <w:ins w:id="3292" w:author="LKY" w:date="2026-05-22T14:06:59Z"/>
                <w:rFonts w:hint="default" w:ascii="Times New Roman" w:hAnsi="Times New Roman"/>
                <w:vertAlign w:val="baseline"/>
                <w:lang w:val="en-US" w:eastAsia="zh-CN"/>
              </w:rPr>
            </w:pPr>
            <w:ins w:id="3293" w:author="LKY" w:date="2026-05-22T14:06:59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Change w:id="3294" w:author="LKY" w:date="2026-05-22T14:09:58Z">
              <w:tcPr>
                <w:tcW w:w="483" w:type="pct"/>
                <w:tcBorders>
                  <w:top w:val="single" w:color="auto" w:sz="4" w:space="0"/>
                  <w:left w:val="single" w:color="auto" w:sz="4" w:space="0"/>
                  <w:bottom w:val="single" w:color="auto" w:sz="4" w:space="0"/>
                  <w:right w:val="single" w:color="auto" w:sz="4" w:space="0"/>
                </w:tcBorders>
                <w:noWrap w:val="0"/>
                <w:vAlign w:val="top"/>
              </w:tcPr>
            </w:tcPrChange>
          </w:tcPr>
          <w:p w14:paraId="3C9E215C">
            <w:pPr>
              <w:jc w:val="center"/>
              <w:rPr>
                <w:ins w:id="3295" w:author="LKY" w:date="2026-05-22T14:06:59Z"/>
                <w:rFonts w:hint="default" w:ascii="Times New Roman" w:hAnsi="Times New Roman"/>
                <w:vertAlign w:val="baseline"/>
                <w:lang w:val="en-US" w:eastAsia="zh-CN"/>
              </w:rPr>
            </w:pPr>
            <w:ins w:id="3296" w:author="LKY" w:date="2026-05-22T14:06:59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297"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589D2676">
            <w:pPr>
              <w:jc w:val="center"/>
              <w:rPr>
                <w:ins w:id="3298" w:author="LKY" w:date="2026-05-22T14:06:59Z"/>
                <w:rFonts w:hint="default" w:ascii="Times New Roman" w:hAnsi="Times New Roman"/>
                <w:vertAlign w:val="baseline"/>
                <w:lang w:val="en-US" w:eastAsia="zh-CN"/>
              </w:rPr>
            </w:pPr>
            <w:ins w:id="3299" w:author="LKY" w:date="2026-05-22T14:06:59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00"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5EAEC81F">
            <w:pPr>
              <w:jc w:val="center"/>
              <w:rPr>
                <w:ins w:id="3301" w:author="LKY" w:date="2026-05-22T14:06:59Z"/>
                <w:rFonts w:hint="default" w:ascii="Times New Roman" w:hAnsi="Times New Roman"/>
                <w:vertAlign w:val="baseline"/>
                <w:lang w:val="en-US" w:eastAsia="zh-CN"/>
              </w:rPr>
            </w:pPr>
            <w:ins w:id="3302" w:author="LKY" w:date="2026-05-22T14:06:59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03"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45C5E7A5">
            <w:pPr>
              <w:jc w:val="center"/>
              <w:rPr>
                <w:ins w:id="3304" w:author="LKY" w:date="2026-05-22T14:06:59Z"/>
                <w:rFonts w:hint="default" w:ascii="Times New Roman" w:hAnsi="Times New Roman"/>
                <w:vertAlign w:val="baseline"/>
                <w:lang w:val="en-US" w:eastAsia="zh-CN"/>
              </w:rPr>
            </w:pPr>
            <w:ins w:id="3305" w:author="LKY" w:date="2026-05-22T14:06:59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06"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7B2F878F">
            <w:pPr>
              <w:jc w:val="center"/>
              <w:rPr>
                <w:ins w:id="3307" w:author="LKY" w:date="2026-05-22T14:06:59Z"/>
                <w:rFonts w:hint="default" w:ascii="Times New Roman" w:hAnsi="Times New Roman"/>
                <w:vertAlign w:val="baseline"/>
                <w:lang w:val="en-US" w:eastAsia="zh-CN"/>
              </w:rPr>
            </w:pPr>
            <w:ins w:id="3308" w:author="LKY" w:date="2026-05-22T14:06:59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09"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4CBBCFC4">
            <w:pPr>
              <w:jc w:val="center"/>
              <w:rPr>
                <w:ins w:id="3310" w:author="LKY" w:date="2026-05-22T14:06:59Z"/>
                <w:rFonts w:hint="default" w:ascii="Times New Roman" w:hAnsi="Times New Roman"/>
                <w:vertAlign w:val="baseline"/>
                <w:lang w:val="en-US" w:eastAsia="zh-CN"/>
              </w:rPr>
            </w:pPr>
            <w:ins w:id="3311" w:author="LKY" w:date="2026-05-22T14:06:59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Change w:id="3312" w:author="LKY" w:date="2026-05-22T14:09:58Z">
              <w:tcPr>
                <w:tcW w:w="525" w:type="pct"/>
                <w:tcBorders>
                  <w:top w:val="single" w:color="auto" w:sz="4" w:space="0"/>
                  <w:left w:val="single" w:color="auto" w:sz="4" w:space="0"/>
                  <w:bottom w:val="single" w:color="auto" w:sz="4" w:space="0"/>
                  <w:right w:val="single" w:color="auto" w:sz="4" w:space="0"/>
                </w:tcBorders>
                <w:noWrap w:val="0"/>
                <w:vAlign w:val="top"/>
              </w:tcPr>
            </w:tcPrChange>
          </w:tcPr>
          <w:p w14:paraId="44D5D8FF">
            <w:pPr>
              <w:jc w:val="center"/>
              <w:rPr>
                <w:ins w:id="3313" w:author="LKY" w:date="2026-05-22T14:06:59Z"/>
                <w:rFonts w:hint="default" w:ascii="Times New Roman" w:hAnsi="Times New Roman"/>
                <w:vertAlign w:val="baseline"/>
                <w:lang w:val="en-US" w:eastAsia="zh-CN"/>
              </w:rPr>
            </w:pPr>
            <w:ins w:id="3314" w:author="LKY" w:date="2026-05-22T14:06:59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Change w:id="3315" w:author="LKY" w:date="2026-05-22T14:09:58Z">
              <w:tcPr>
                <w:tcW w:w="412" w:type="pct"/>
                <w:tcBorders>
                  <w:top w:val="single" w:color="auto" w:sz="4" w:space="0"/>
                  <w:left w:val="single" w:color="auto" w:sz="4" w:space="0"/>
                  <w:bottom w:val="single" w:color="auto" w:sz="4" w:space="0"/>
                  <w:right w:val="single" w:color="auto" w:sz="4" w:space="0"/>
                </w:tcBorders>
                <w:noWrap w:val="0"/>
                <w:vAlign w:val="top"/>
              </w:tcPr>
            </w:tcPrChange>
          </w:tcPr>
          <w:p w14:paraId="0ED13CC8">
            <w:pPr>
              <w:jc w:val="center"/>
              <w:rPr>
                <w:ins w:id="3316" w:author="LKY" w:date="2026-05-22T14:06:59Z"/>
                <w:rFonts w:hint="default" w:ascii="Times New Roman" w:hAnsi="Times New Roman"/>
                <w:vertAlign w:val="baseline"/>
                <w:lang w:val="en-US" w:eastAsia="zh-CN"/>
              </w:rPr>
            </w:pPr>
            <w:ins w:id="3317" w:author="LKY" w:date="2026-05-22T14:06:59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319" w:author="LKY" w:date="2026-05-22T14:09:58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3318" w:author="LKY" w:date="2026-05-22T14:07:25Z"/>
        </w:trPr>
        <w:tc>
          <w:tcPr>
            <w:tcW w:w="637" w:type="pct"/>
            <w:tcBorders>
              <w:top w:val="single" w:color="auto" w:sz="4" w:space="0"/>
              <w:left w:val="single" w:color="auto" w:sz="4" w:space="0"/>
              <w:bottom w:val="single" w:color="auto" w:sz="4" w:space="0"/>
              <w:right w:val="single" w:color="auto" w:sz="4" w:space="0"/>
            </w:tcBorders>
            <w:noWrap w:val="0"/>
            <w:vAlign w:val="top"/>
            <w:tcPrChange w:id="3320" w:author="LKY" w:date="2026-05-22T14:09:58Z">
              <w:tcPr>
                <w:tcW w:w="639" w:type="pct"/>
                <w:tcBorders>
                  <w:top w:val="single" w:color="auto" w:sz="4" w:space="0"/>
                  <w:left w:val="single" w:color="auto" w:sz="4" w:space="0"/>
                  <w:bottom w:val="single" w:color="auto" w:sz="4" w:space="0"/>
                  <w:right w:val="single" w:color="auto" w:sz="4" w:space="0"/>
                </w:tcBorders>
                <w:noWrap w:val="0"/>
                <w:vAlign w:val="top"/>
              </w:tcPr>
            </w:tcPrChange>
          </w:tcPr>
          <w:p w14:paraId="1973BCD4">
            <w:pPr>
              <w:jc w:val="center"/>
              <w:rPr>
                <w:ins w:id="3321" w:author="LKY" w:date="2026-05-22T14:06:59Z"/>
                <w:rFonts w:hint="default" w:ascii="Times New Roman" w:hAnsi="Times New Roman"/>
                <w:vertAlign w:val="baseline"/>
                <w:lang w:val="en-US" w:eastAsia="zh-CN"/>
              </w:rPr>
            </w:pPr>
            <w:ins w:id="3322" w:author="LKY" w:date="2026-05-22T14:06:59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23"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63F792E0">
            <w:pPr>
              <w:jc w:val="center"/>
              <w:rPr>
                <w:ins w:id="3324" w:author="LKY" w:date="2026-05-22T14:06:59Z"/>
                <w:rFonts w:hint="default" w:ascii="Times New Roman" w:hAnsi="Times New Roman"/>
                <w:vertAlign w:val="baseline"/>
                <w:lang w:val="en-US" w:eastAsia="zh-CN"/>
              </w:rPr>
            </w:pPr>
            <w:ins w:id="3325" w:author="LKY" w:date="2026-05-22T14:06:59Z">
              <w:r>
                <w:rPr>
                  <w:rFonts w:hint="eastAsia" w:ascii="Times New Roman" w:hAnsi="Times New Roman"/>
                  <w:vertAlign w:val="baseline"/>
                  <w:lang w:val="en-US" w:eastAsia="zh-CN"/>
                </w:rPr>
                <w:t>DI</w:t>
              </w:r>
            </w:ins>
            <w:ins w:id="3326" w:author="LKY" w:date="2026-05-22T14:16:42Z">
              <w:r>
                <w:rPr>
                  <w:rFonts w:hint="eastAsia" w:ascii="Times New Roman" w:hAnsi="Times New Roman"/>
                  <w:vertAlign w:val="baseline"/>
                  <w:lang w:val="en-US" w:eastAsia="zh-CN"/>
                </w:rPr>
                <w:t>0</w:t>
              </w:r>
            </w:ins>
          </w:p>
        </w:tc>
        <w:tc>
          <w:tcPr>
            <w:tcW w:w="482" w:type="pct"/>
            <w:tcBorders>
              <w:top w:val="single" w:color="auto" w:sz="4" w:space="0"/>
              <w:left w:val="single" w:color="auto" w:sz="4" w:space="0"/>
              <w:bottom w:val="single" w:color="auto" w:sz="4" w:space="0"/>
              <w:right w:val="single" w:color="auto" w:sz="4" w:space="0"/>
            </w:tcBorders>
            <w:noWrap w:val="0"/>
            <w:vAlign w:val="top"/>
            <w:tcPrChange w:id="3327" w:author="LKY" w:date="2026-05-22T14:09:58Z">
              <w:tcPr>
                <w:tcW w:w="483" w:type="pct"/>
                <w:tcBorders>
                  <w:top w:val="single" w:color="auto" w:sz="4" w:space="0"/>
                  <w:left w:val="single" w:color="auto" w:sz="4" w:space="0"/>
                  <w:bottom w:val="single" w:color="auto" w:sz="4" w:space="0"/>
                  <w:right w:val="single" w:color="auto" w:sz="4" w:space="0"/>
                </w:tcBorders>
                <w:noWrap w:val="0"/>
                <w:vAlign w:val="top"/>
              </w:tcPr>
            </w:tcPrChange>
          </w:tcPr>
          <w:p w14:paraId="060007E0">
            <w:pPr>
              <w:jc w:val="center"/>
              <w:rPr>
                <w:ins w:id="3328" w:author="LKY" w:date="2026-05-22T14:06:59Z"/>
                <w:rFonts w:hint="default" w:ascii="Times New Roman" w:hAnsi="Times New Roman"/>
                <w:vertAlign w:val="baseline"/>
                <w:lang w:val="en-US" w:eastAsia="zh-CN"/>
              </w:rPr>
            </w:pPr>
            <w:ins w:id="3329" w:author="LKY" w:date="2026-05-22T14:06:59Z">
              <w:r>
                <w:rPr>
                  <w:rFonts w:hint="eastAsia" w:ascii="Times New Roman" w:hAnsi="Times New Roman"/>
                  <w:vertAlign w:val="baseline"/>
                  <w:lang w:val="en-US" w:eastAsia="zh-CN"/>
                </w:rPr>
                <w:t>DI</w:t>
              </w:r>
            </w:ins>
            <w:ins w:id="3330" w:author="LKY" w:date="2026-05-22T14:16:46Z">
              <w:r>
                <w:rPr>
                  <w:rFonts w:hint="eastAsia" w:ascii="Times New Roman" w:hAnsi="Times New Roman"/>
                  <w:vertAlign w:val="baseline"/>
                  <w:lang w:val="en-US" w:eastAsia="zh-CN"/>
                </w:rPr>
                <w:t>2</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31"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56B626EE">
            <w:pPr>
              <w:jc w:val="center"/>
              <w:rPr>
                <w:ins w:id="3332" w:author="LKY" w:date="2026-05-22T14:06:59Z"/>
                <w:rFonts w:hint="default" w:ascii="Times New Roman" w:hAnsi="Times New Roman"/>
                <w:vertAlign w:val="baseline"/>
                <w:lang w:val="en-US" w:eastAsia="zh-CN"/>
              </w:rPr>
            </w:pPr>
            <w:ins w:id="3333" w:author="LKY" w:date="2026-05-22T14:06:59Z">
              <w:r>
                <w:rPr>
                  <w:rFonts w:hint="eastAsia" w:ascii="Times New Roman" w:hAnsi="Times New Roman"/>
                  <w:vertAlign w:val="baseline"/>
                  <w:lang w:val="en-US" w:eastAsia="zh-CN"/>
                </w:rPr>
                <w:t>DI</w:t>
              </w:r>
            </w:ins>
            <w:ins w:id="3334" w:author="LKY" w:date="2026-05-22T14:16:48Z">
              <w:r>
                <w:rPr>
                  <w:rFonts w:hint="eastAsia" w:ascii="Times New Roman" w:hAnsi="Times New Roman"/>
                  <w:vertAlign w:val="baseline"/>
                  <w:lang w:val="en-US" w:eastAsia="zh-CN"/>
                </w:rPr>
                <w:t>4</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35"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1E2D1493">
            <w:pPr>
              <w:jc w:val="center"/>
              <w:rPr>
                <w:ins w:id="3336" w:author="LKY" w:date="2026-05-22T14:06:59Z"/>
                <w:rFonts w:hint="default" w:ascii="Times New Roman" w:hAnsi="Times New Roman"/>
                <w:vertAlign w:val="baseline"/>
                <w:lang w:val="en-US" w:eastAsia="zh-CN"/>
              </w:rPr>
            </w:pPr>
            <w:ins w:id="3337" w:author="LKY" w:date="2026-05-22T14:06:59Z">
              <w:r>
                <w:rPr>
                  <w:rFonts w:hint="eastAsia" w:ascii="Times New Roman" w:hAnsi="Times New Roman"/>
                  <w:vertAlign w:val="baseline"/>
                  <w:lang w:val="en-US" w:eastAsia="zh-CN"/>
                </w:rPr>
                <w:t>DI</w:t>
              </w:r>
            </w:ins>
            <w:ins w:id="3338" w:author="LKY" w:date="2026-05-22T14:16:51Z">
              <w:r>
                <w:rPr>
                  <w:rFonts w:hint="eastAsia" w:ascii="Times New Roman" w:hAnsi="Times New Roman"/>
                  <w:vertAlign w:val="baseline"/>
                  <w:lang w:val="en-US" w:eastAsia="zh-CN"/>
                </w:rPr>
                <w:t>6</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39"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06E3405B">
            <w:pPr>
              <w:jc w:val="center"/>
              <w:rPr>
                <w:ins w:id="3340" w:author="LKY" w:date="2026-05-22T14:06:59Z"/>
                <w:rFonts w:hint="default" w:ascii="Times New Roman" w:hAnsi="Times New Roman"/>
                <w:vertAlign w:val="baseline"/>
                <w:lang w:val="en-US" w:eastAsia="zh-CN"/>
              </w:rPr>
            </w:pPr>
            <w:ins w:id="3341" w:author="LKY" w:date="2026-05-22T14:06:59Z">
              <w:r>
                <w:rPr>
                  <w:rFonts w:hint="eastAsia" w:ascii="Times New Roman" w:hAnsi="Times New Roman"/>
                  <w:vertAlign w:val="baseline"/>
                  <w:lang w:val="en-US" w:eastAsia="zh-CN"/>
                </w:rPr>
                <w:t>DI</w:t>
              </w:r>
            </w:ins>
            <w:ins w:id="3342" w:author="LKY" w:date="2026-05-22T14:16:53Z">
              <w:r>
                <w:rPr>
                  <w:rFonts w:hint="eastAsia" w:ascii="Times New Roman" w:hAnsi="Times New Roman"/>
                  <w:vertAlign w:val="baseline"/>
                  <w:lang w:val="en-US" w:eastAsia="zh-CN"/>
                </w:rPr>
                <w:t>8</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43"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6721DFF4">
            <w:pPr>
              <w:jc w:val="center"/>
              <w:rPr>
                <w:ins w:id="3344" w:author="LKY" w:date="2026-05-22T14:06:59Z"/>
                <w:rFonts w:hint="default" w:ascii="Times New Roman" w:hAnsi="Times New Roman"/>
                <w:vertAlign w:val="baseline"/>
                <w:lang w:val="en-US" w:eastAsia="zh-CN"/>
              </w:rPr>
            </w:pPr>
            <w:ins w:id="3345" w:author="LKY" w:date="2026-05-22T14:06:59Z">
              <w:r>
                <w:rPr>
                  <w:rFonts w:hint="eastAsia" w:ascii="Times New Roman" w:hAnsi="Times New Roman"/>
                  <w:vertAlign w:val="baseline"/>
                  <w:lang w:val="en-US" w:eastAsia="zh-CN"/>
                </w:rPr>
                <w:t>DI1</w:t>
              </w:r>
            </w:ins>
            <w:ins w:id="3346" w:author="LKY" w:date="2026-05-22T14:16:56Z">
              <w:r>
                <w:rPr>
                  <w:rFonts w:hint="eastAsia" w:ascii="Times New Roman" w:hAnsi="Times New Roman"/>
                  <w:vertAlign w:val="baseline"/>
                  <w:lang w:val="en-US" w:eastAsia="zh-CN"/>
                </w:rPr>
                <w:t>0</w:t>
              </w:r>
            </w:ins>
          </w:p>
        </w:tc>
        <w:tc>
          <w:tcPr>
            <w:tcW w:w="488" w:type="pct"/>
            <w:tcBorders>
              <w:top w:val="single" w:color="auto" w:sz="4" w:space="0"/>
              <w:left w:val="single" w:color="auto" w:sz="4" w:space="0"/>
              <w:bottom w:val="single" w:color="auto" w:sz="4" w:space="0"/>
              <w:right w:val="single" w:color="auto" w:sz="4" w:space="0"/>
            </w:tcBorders>
            <w:noWrap w:val="0"/>
            <w:vAlign w:val="top"/>
            <w:tcPrChange w:id="3347" w:author="LKY" w:date="2026-05-22T14:09:58Z">
              <w:tcPr>
                <w:tcW w:w="489" w:type="pct"/>
                <w:tcBorders>
                  <w:top w:val="single" w:color="auto" w:sz="4" w:space="0"/>
                  <w:left w:val="single" w:color="auto" w:sz="4" w:space="0"/>
                  <w:bottom w:val="single" w:color="auto" w:sz="4" w:space="0"/>
                  <w:right w:val="single" w:color="auto" w:sz="4" w:space="0"/>
                </w:tcBorders>
                <w:noWrap w:val="0"/>
                <w:vAlign w:val="top"/>
              </w:tcPr>
            </w:tcPrChange>
          </w:tcPr>
          <w:p w14:paraId="3B9E1AD2">
            <w:pPr>
              <w:jc w:val="center"/>
              <w:rPr>
                <w:ins w:id="3348" w:author="LKY" w:date="2026-05-22T14:06:59Z"/>
                <w:rFonts w:hint="default" w:ascii="Times New Roman" w:hAnsi="Times New Roman"/>
                <w:vertAlign w:val="baseline"/>
                <w:lang w:val="en-US" w:eastAsia="zh-CN"/>
              </w:rPr>
            </w:pPr>
            <w:ins w:id="3349" w:author="LKY" w:date="2026-05-22T14:06:59Z">
              <w:r>
                <w:rPr>
                  <w:rFonts w:hint="eastAsia" w:ascii="Times New Roman" w:hAnsi="Times New Roman"/>
                  <w:vertAlign w:val="baseline"/>
                  <w:lang w:val="en-US" w:eastAsia="zh-CN"/>
                </w:rPr>
                <w:t>DI1</w:t>
              </w:r>
            </w:ins>
            <w:ins w:id="3350" w:author="LKY" w:date="2026-05-22T14:16:58Z">
              <w:r>
                <w:rPr>
                  <w:rFonts w:hint="eastAsia" w:ascii="Times New Roman" w:hAnsi="Times New Roman"/>
                  <w:vertAlign w:val="baseline"/>
                  <w:lang w:val="en-US" w:eastAsia="zh-CN"/>
                </w:rPr>
                <w:t>2</w:t>
              </w:r>
            </w:ins>
          </w:p>
        </w:tc>
        <w:tc>
          <w:tcPr>
            <w:tcW w:w="525" w:type="pct"/>
            <w:tcBorders>
              <w:top w:val="single" w:color="auto" w:sz="4" w:space="0"/>
              <w:left w:val="single" w:color="auto" w:sz="4" w:space="0"/>
              <w:bottom w:val="single" w:color="auto" w:sz="4" w:space="0"/>
              <w:right w:val="single" w:color="auto" w:sz="4" w:space="0"/>
            </w:tcBorders>
            <w:noWrap w:val="0"/>
            <w:vAlign w:val="top"/>
            <w:tcPrChange w:id="3351" w:author="LKY" w:date="2026-05-22T14:09:58Z">
              <w:tcPr>
                <w:tcW w:w="525" w:type="pct"/>
                <w:tcBorders>
                  <w:top w:val="single" w:color="auto" w:sz="4" w:space="0"/>
                  <w:left w:val="single" w:color="auto" w:sz="4" w:space="0"/>
                  <w:bottom w:val="single" w:color="auto" w:sz="4" w:space="0"/>
                  <w:right w:val="single" w:color="auto" w:sz="4" w:space="0"/>
                </w:tcBorders>
                <w:noWrap w:val="0"/>
                <w:vAlign w:val="top"/>
              </w:tcPr>
            </w:tcPrChange>
          </w:tcPr>
          <w:p w14:paraId="15EE5592">
            <w:pPr>
              <w:jc w:val="center"/>
              <w:rPr>
                <w:ins w:id="3352" w:author="LKY" w:date="2026-05-22T14:06:59Z"/>
                <w:rFonts w:hint="default" w:ascii="Times New Roman" w:hAnsi="Times New Roman"/>
                <w:vertAlign w:val="baseline"/>
                <w:lang w:val="en-US" w:eastAsia="zh-CN"/>
              </w:rPr>
            </w:pPr>
            <w:ins w:id="3353" w:author="LKY" w:date="2026-05-22T14:06:59Z">
              <w:r>
                <w:rPr>
                  <w:rFonts w:hint="eastAsia" w:ascii="Times New Roman" w:hAnsi="Times New Roman"/>
                  <w:vertAlign w:val="baseline"/>
                  <w:lang w:val="en-US" w:eastAsia="zh-CN"/>
                </w:rPr>
                <w:t>DI1</w:t>
              </w:r>
            </w:ins>
            <w:ins w:id="3354" w:author="LKY" w:date="2026-05-22T14:17:01Z">
              <w:r>
                <w:rPr>
                  <w:rFonts w:hint="eastAsia" w:ascii="Times New Roman" w:hAnsi="Times New Roman"/>
                  <w:vertAlign w:val="baseline"/>
                  <w:lang w:val="en-US" w:eastAsia="zh-CN"/>
                </w:rPr>
                <w:t>4</w:t>
              </w:r>
            </w:ins>
          </w:p>
        </w:tc>
        <w:tc>
          <w:tcPr>
            <w:tcW w:w="425" w:type="pct"/>
            <w:tcBorders>
              <w:top w:val="single" w:color="auto" w:sz="4" w:space="0"/>
              <w:left w:val="single" w:color="auto" w:sz="4" w:space="0"/>
              <w:bottom w:val="single" w:color="auto" w:sz="4" w:space="0"/>
              <w:right w:val="single" w:color="auto" w:sz="4" w:space="0"/>
            </w:tcBorders>
            <w:noWrap w:val="0"/>
            <w:vAlign w:val="top"/>
            <w:tcPrChange w:id="3355" w:author="LKY" w:date="2026-05-22T14:09:58Z">
              <w:tcPr>
                <w:tcW w:w="412" w:type="pct"/>
                <w:tcBorders>
                  <w:top w:val="single" w:color="auto" w:sz="4" w:space="0"/>
                  <w:left w:val="single" w:color="auto" w:sz="4" w:space="0"/>
                  <w:bottom w:val="single" w:color="auto" w:sz="4" w:space="0"/>
                  <w:right w:val="single" w:color="auto" w:sz="4" w:space="0"/>
                </w:tcBorders>
                <w:noWrap w:val="0"/>
                <w:vAlign w:val="top"/>
              </w:tcPr>
            </w:tcPrChange>
          </w:tcPr>
          <w:p w14:paraId="2D69ABF5">
            <w:pPr>
              <w:jc w:val="center"/>
              <w:rPr>
                <w:ins w:id="3356" w:author="LKY" w:date="2026-05-22T14:06:59Z"/>
                <w:rFonts w:hint="default" w:ascii="Times New Roman" w:hAnsi="Times New Roman"/>
                <w:vertAlign w:val="baseline"/>
                <w:lang w:val="en-US" w:eastAsia="zh-CN"/>
              </w:rPr>
            </w:pPr>
            <w:ins w:id="3357" w:author="LKY" w:date="2026-05-22T14:06:59Z">
              <w:r>
                <w:rPr>
                  <w:rFonts w:hint="eastAsia" w:ascii="Times New Roman" w:hAnsi="Times New Roman"/>
                  <w:vertAlign w:val="baseline"/>
                  <w:lang w:val="en-US" w:eastAsia="zh-CN"/>
                </w:rPr>
                <w:t>COM</w:t>
              </w:r>
            </w:ins>
          </w:p>
        </w:tc>
      </w:tr>
    </w:tbl>
    <w:p w14:paraId="5961B0E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p>
    <w:p w14:paraId="4AB71356">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p>
    <w:p w14:paraId="1E52BEE6">
      <w:pPr>
        <w:pStyle w:val="12"/>
        <w:ind w:left="0" w:leftChars="0" w:firstLine="0" w:firstLineChars="0"/>
        <w:outlineLvl w:val="9"/>
        <w:rPr>
          <w:rFonts w:hint="eastAsia" w:ascii="Times New Roman" w:hAnsi="Times New Roman"/>
          <w:b w:val="0"/>
          <w:bCs w:val="0"/>
          <w:sz w:val="24"/>
          <w:szCs w:val="24"/>
          <w:lang w:val="en-US" w:eastAsia="zh-CN"/>
        </w:rPr>
      </w:pPr>
    </w:p>
    <w:p w14:paraId="07412DA0">
      <w:pPr>
        <w:pStyle w:val="12"/>
        <w:ind w:left="0" w:leftChars="0" w:firstLine="0" w:firstLineChars="0"/>
        <w:outlineLvl w:val="2"/>
        <w:rPr>
          <w:ins w:id="3358" w:author="LKY" w:date="2026-05-22T14:34:31Z"/>
          <w:rFonts w:hint="eastAsia" w:ascii="Times New Roman" w:hAnsi="Times New Roman"/>
          <w:b/>
          <w:bCs/>
          <w:sz w:val="28"/>
          <w:szCs w:val="28"/>
          <w:lang w:val="en-US" w:eastAsia="zh-CN"/>
        </w:rPr>
      </w:pPr>
      <w:bookmarkStart w:id="85" w:name="_Toc15642"/>
      <w:bookmarkStart w:id="86" w:name="_Toc25125"/>
      <w:bookmarkStart w:id="87" w:name="_Toc7392"/>
      <w:bookmarkStart w:id="88" w:name="_Toc11245"/>
      <w:bookmarkStart w:id="89" w:name="_Toc20373"/>
      <w:r>
        <w:rPr>
          <w:rFonts w:hint="eastAsia" w:ascii="Times New Roman" w:hAnsi="Times New Roman"/>
          <w:b/>
          <w:bCs/>
          <w:sz w:val="28"/>
          <w:szCs w:val="28"/>
          <w:lang w:val="en-US" w:eastAsia="zh-CN"/>
        </w:rPr>
        <w:t>2.3.</w:t>
      </w:r>
      <w:ins w:id="3359" w:author="L" w:date="2026-08-28T17:13:10Z">
        <w:r>
          <w:rPr>
            <w:rFonts w:hint="eastAsia" w:ascii="Times New Roman" w:hAnsi="Times New Roman"/>
            <w:b/>
            <w:bCs/>
            <w:sz w:val="28"/>
            <w:szCs w:val="28"/>
            <w:lang w:val="en-US" w:eastAsia="zh-CN"/>
          </w:rPr>
          <w:t>4</w:t>
        </w:r>
      </w:ins>
      <w:del w:id="3360" w:author="L" w:date="2026-08-28T17:13:10Z">
        <w:r>
          <w:rPr>
            <w:rFonts w:hint="eastAsia" w:ascii="Times New Roman" w:hAnsi="Times New Roman"/>
            <w:b/>
            <w:bCs/>
            <w:sz w:val="28"/>
            <w:szCs w:val="28"/>
            <w:lang w:val="en-US" w:eastAsia="zh-CN"/>
          </w:rPr>
          <w:delText>3</w:delText>
        </w:r>
      </w:del>
      <w:r>
        <w:rPr>
          <w:rFonts w:hint="eastAsia" w:ascii="Times New Roman" w:hAnsi="Times New Roman"/>
          <w:b/>
          <w:bCs/>
          <w:sz w:val="28"/>
          <w:szCs w:val="28"/>
          <w:lang w:val="en-US" w:eastAsia="zh-CN"/>
        </w:rPr>
        <w:t xml:space="preserve"> DO模块</w:t>
      </w:r>
      <w:bookmarkEnd w:id="85"/>
      <w:bookmarkEnd w:id="86"/>
      <w:bookmarkEnd w:id="87"/>
      <w:bookmarkEnd w:id="88"/>
      <w:bookmarkEnd w:id="89"/>
    </w:p>
    <w:p w14:paraId="7A6902A4">
      <w:pPr>
        <w:rPr>
          <w:ins w:id="3361" w:author="LKY" w:date="2026-05-22T15:29:35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D4F6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62" w:author="LKY" w:date="2026-05-22T15:29:38Z"/>
        </w:trPr>
        <w:tc>
          <w:tcPr>
            <w:tcW w:w="5000" w:type="pct"/>
            <w:gridSpan w:val="10"/>
            <w:tcBorders>
              <w:top w:val="single" w:color="auto" w:sz="4" w:space="0"/>
            </w:tcBorders>
            <w:noWrap w:val="0"/>
            <w:vAlign w:val="top"/>
          </w:tcPr>
          <w:p w14:paraId="30ADF54D">
            <w:pPr>
              <w:jc w:val="center"/>
              <w:rPr>
                <w:ins w:id="3363" w:author="LKY" w:date="2026-05-22T15:29:38Z"/>
                <w:rFonts w:hint="eastAsia" w:ascii="Times New Roman" w:hAnsi="Times New Roman"/>
                <w:vertAlign w:val="baseline"/>
                <w:lang w:val="en-US" w:eastAsia="zh-CN"/>
              </w:rPr>
            </w:pPr>
            <w:ins w:id="3364" w:author="LKY" w:date="2026-05-22T15:29:38Z">
              <w:r>
                <w:rPr>
                  <w:rFonts w:hint="eastAsia" w:ascii="Times New Roman" w:hAnsi="Times New Roman"/>
                  <w:vertAlign w:val="baseline"/>
                  <w:lang w:val="en-US" w:eastAsia="zh-CN"/>
                </w:rPr>
                <w:t>N</w:t>
              </w:r>
            </w:ins>
            <w:ins w:id="3365" w:author="LKY" w:date="2026-05-22T15:29:46Z">
              <w:r>
                <w:rPr>
                  <w:rFonts w:hint="eastAsia" w:ascii="Times New Roman" w:hAnsi="Times New Roman"/>
                  <w:vertAlign w:val="baseline"/>
                  <w:lang w:val="en-US" w:eastAsia="zh-CN"/>
                </w:rPr>
                <w:t>21</w:t>
              </w:r>
            </w:ins>
            <w:ins w:id="3366" w:author="LKY" w:date="2026-05-22T15:29:38Z">
              <w:r>
                <w:rPr>
                  <w:rFonts w:hint="eastAsia" w:ascii="Times New Roman" w:hAnsi="Times New Roman"/>
                  <w:vertAlign w:val="baseline"/>
                  <w:lang w:val="en-US" w:eastAsia="zh-CN"/>
                </w:rPr>
                <w:t>61模块</w:t>
              </w:r>
            </w:ins>
            <w:ins w:id="3367" w:author="LKY" w:date="2026-05-22T15:29:51Z">
              <w:r>
                <w:rPr>
                  <w:rFonts w:hint="eastAsia" w:ascii="Times New Roman" w:hAnsi="Times New Roman"/>
                  <w:vertAlign w:val="baseline"/>
                  <w:lang w:val="en-US" w:eastAsia="zh-CN"/>
                </w:rPr>
                <w:t>（</w:t>
              </w:r>
            </w:ins>
            <w:ins w:id="3368" w:author="LKY" w:date="2026-05-22T15:29:56Z">
              <w:r>
                <w:rPr>
                  <w:rFonts w:hint="eastAsia" w:ascii="Times New Roman" w:hAnsi="Times New Roman"/>
                  <w:vertAlign w:val="baseline"/>
                  <w:lang w:val="en-US" w:eastAsia="zh-CN"/>
                </w:rPr>
                <w:t>PNP</w:t>
              </w:r>
            </w:ins>
            <w:ins w:id="3369" w:author="LKY" w:date="2026-05-22T15:29:51Z">
              <w:r>
                <w:rPr>
                  <w:rFonts w:hint="eastAsia" w:ascii="Times New Roman" w:hAnsi="Times New Roman"/>
                  <w:vertAlign w:val="baseline"/>
                  <w:lang w:val="en-US" w:eastAsia="zh-CN"/>
                </w:rPr>
                <w:t>）</w:t>
              </w:r>
            </w:ins>
          </w:p>
        </w:tc>
      </w:tr>
      <w:tr w14:paraId="2107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70" w:author="LKY" w:date="2026-05-22T15:29:38Z"/>
        </w:trPr>
        <w:tc>
          <w:tcPr>
            <w:tcW w:w="639" w:type="pct"/>
            <w:tcBorders>
              <w:top w:val="single" w:color="auto" w:sz="4" w:space="0"/>
            </w:tcBorders>
            <w:noWrap w:val="0"/>
            <w:vAlign w:val="top"/>
          </w:tcPr>
          <w:p w14:paraId="089F2CA9">
            <w:pPr>
              <w:jc w:val="center"/>
              <w:rPr>
                <w:ins w:id="3371" w:author="LKY" w:date="2026-05-22T15:29:38Z"/>
                <w:rFonts w:hint="default" w:ascii="Times New Roman" w:hAnsi="Times New Roman"/>
                <w:vertAlign w:val="baseline"/>
                <w:lang w:val="en-US" w:eastAsia="zh-CN"/>
              </w:rPr>
            </w:pPr>
            <w:ins w:id="3372" w:author="LKY" w:date="2026-05-22T15:29:38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6CA7FBD">
            <w:pPr>
              <w:jc w:val="center"/>
              <w:rPr>
                <w:ins w:id="3373" w:author="LKY" w:date="2026-05-22T15:29:38Z"/>
                <w:rFonts w:hint="default" w:ascii="Times New Roman" w:hAnsi="Times New Roman" w:eastAsiaTheme="minorEastAsia" w:cstheme="minorBidi"/>
                <w:kern w:val="2"/>
                <w:sz w:val="21"/>
                <w:szCs w:val="24"/>
                <w:vertAlign w:val="baseline"/>
                <w:lang w:val="en-US" w:eastAsia="zh-CN" w:bidi="ar-SA"/>
              </w:rPr>
            </w:pPr>
            <w:ins w:id="3374" w:author="LKY" w:date="2026-05-22T15:29:38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15308554">
            <w:pPr>
              <w:jc w:val="center"/>
              <w:rPr>
                <w:ins w:id="3375" w:author="LKY" w:date="2026-05-22T15:29:38Z"/>
                <w:rFonts w:hint="default" w:ascii="Times New Roman" w:hAnsi="Times New Roman" w:eastAsiaTheme="minorEastAsia" w:cstheme="minorBidi"/>
                <w:kern w:val="2"/>
                <w:sz w:val="21"/>
                <w:szCs w:val="24"/>
                <w:vertAlign w:val="baseline"/>
                <w:lang w:val="en-US" w:eastAsia="zh-CN" w:bidi="ar-SA"/>
              </w:rPr>
            </w:pPr>
            <w:ins w:id="3376" w:author="LKY" w:date="2026-05-22T15:29:38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C6E2B14">
            <w:pPr>
              <w:jc w:val="center"/>
              <w:rPr>
                <w:ins w:id="3377" w:author="LKY" w:date="2026-05-22T15:29:38Z"/>
                <w:rFonts w:hint="default" w:ascii="Times New Roman" w:hAnsi="Times New Roman" w:eastAsiaTheme="minorEastAsia" w:cstheme="minorBidi"/>
                <w:kern w:val="2"/>
                <w:sz w:val="21"/>
                <w:szCs w:val="24"/>
                <w:vertAlign w:val="baseline"/>
                <w:lang w:val="en-US" w:eastAsia="zh-CN" w:bidi="ar-SA"/>
              </w:rPr>
            </w:pPr>
            <w:ins w:id="3378" w:author="LKY" w:date="2026-05-22T15:29:38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D143DFD">
            <w:pPr>
              <w:jc w:val="center"/>
              <w:rPr>
                <w:ins w:id="3379" w:author="LKY" w:date="2026-05-22T15:29:38Z"/>
                <w:rFonts w:hint="default" w:ascii="Times New Roman" w:hAnsi="Times New Roman" w:eastAsiaTheme="minorEastAsia" w:cstheme="minorBidi"/>
                <w:kern w:val="2"/>
                <w:sz w:val="21"/>
                <w:szCs w:val="24"/>
                <w:vertAlign w:val="baseline"/>
                <w:lang w:val="en-US" w:eastAsia="zh-CN" w:bidi="ar-SA"/>
              </w:rPr>
            </w:pPr>
            <w:ins w:id="3380" w:author="LKY" w:date="2026-05-22T15:29:38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116C5BB">
            <w:pPr>
              <w:jc w:val="center"/>
              <w:rPr>
                <w:ins w:id="3381" w:author="LKY" w:date="2026-05-22T15:29:38Z"/>
                <w:rFonts w:hint="default" w:ascii="Times New Roman" w:hAnsi="Times New Roman" w:eastAsiaTheme="minorEastAsia" w:cstheme="minorBidi"/>
                <w:kern w:val="2"/>
                <w:sz w:val="21"/>
                <w:szCs w:val="24"/>
                <w:vertAlign w:val="baseline"/>
                <w:lang w:val="en-US" w:eastAsia="zh-CN" w:bidi="ar-SA"/>
              </w:rPr>
            </w:pPr>
            <w:ins w:id="3382" w:author="LKY" w:date="2026-05-22T15:29:38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1652D533">
            <w:pPr>
              <w:jc w:val="center"/>
              <w:rPr>
                <w:ins w:id="3383" w:author="LKY" w:date="2026-05-22T15:29:38Z"/>
                <w:rFonts w:hint="default" w:ascii="Times New Roman" w:hAnsi="Times New Roman" w:eastAsiaTheme="minorEastAsia" w:cstheme="minorBidi"/>
                <w:kern w:val="2"/>
                <w:sz w:val="21"/>
                <w:szCs w:val="24"/>
                <w:vertAlign w:val="baseline"/>
                <w:lang w:val="en-US" w:eastAsia="zh-CN" w:bidi="ar-SA"/>
              </w:rPr>
            </w:pPr>
            <w:ins w:id="3384" w:author="LKY" w:date="2026-05-22T15:29:38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FBED17F">
            <w:pPr>
              <w:jc w:val="center"/>
              <w:rPr>
                <w:ins w:id="3385" w:author="LKY" w:date="2026-05-22T15:29:38Z"/>
                <w:rFonts w:hint="default" w:ascii="Times New Roman" w:hAnsi="Times New Roman"/>
                <w:vertAlign w:val="baseline"/>
                <w:lang w:val="en-US" w:eastAsia="zh-CN"/>
              </w:rPr>
            </w:pPr>
            <w:ins w:id="3386" w:author="LKY" w:date="2026-05-22T15:29:38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22DD9B03">
            <w:pPr>
              <w:jc w:val="center"/>
              <w:rPr>
                <w:ins w:id="3387" w:author="LKY" w:date="2026-05-22T15:29:38Z"/>
                <w:rFonts w:hint="default" w:ascii="Times New Roman" w:hAnsi="Times New Roman"/>
                <w:vertAlign w:val="baseline"/>
                <w:lang w:val="en-US" w:eastAsia="zh-CN"/>
              </w:rPr>
            </w:pPr>
            <w:ins w:id="3388" w:author="LKY" w:date="2026-05-22T15:29:38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0A53CBDE">
            <w:pPr>
              <w:jc w:val="center"/>
              <w:rPr>
                <w:ins w:id="3389" w:author="LKY" w:date="2026-05-22T15:29:38Z"/>
                <w:rFonts w:hint="default" w:ascii="Times New Roman" w:hAnsi="Times New Roman"/>
                <w:vertAlign w:val="baseline"/>
                <w:lang w:val="en-US" w:eastAsia="zh-CN"/>
              </w:rPr>
            </w:pPr>
            <w:ins w:id="3390" w:author="LKY" w:date="2026-05-22T15:29:38Z">
              <w:r>
                <w:rPr>
                  <w:rFonts w:hint="eastAsia" w:ascii="Times New Roman" w:hAnsi="Times New Roman"/>
                  <w:vertAlign w:val="baseline"/>
                  <w:lang w:val="en-US" w:eastAsia="zh-CN"/>
                </w:rPr>
                <w:t>B9</w:t>
              </w:r>
            </w:ins>
          </w:p>
        </w:tc>
      </w:tr>
      <w:tr w14:paraId="598DF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91" w:author="LKY" w:date="2026-05-22T15:29:38Z"/>
        </w:trPr>
        <w:tc>
          <w:tcPr>
            <w:tcW w:w="639" w:type="pct"/>
            <w:noWrap w:val="0"/>
            <w:vAlign w:val="top"/>
          </w:tcPr>
          <w:p w14:paraId="5DA1B3BB">
            <w:pPr>
              <w:jc w:val="center"/>
              <w:rPr>
                <w:ins w:id="3392" w:author="LKY" w:date="2026-05-22T15:29:38Z"/>
                <w:rFonts w:hint="default" w:ascii="Times New Roman" w:hAnsi="Times New Roman"/>
                <w:vertAlign w:val="baseline"/>
                <w:lang w:val="en-US" w:eastAsia="zh-CN"/>
              </w:rPr>
            </w:pPr>
            <w:ins w:id="3393" w:author="LKY" w:date="2026-05-22T15:29:38Z">
              <w:r>
                <w:rPr>
                  <w:rFonts w:hint="eastAsia" w:ascii="Times New Roman" w:hAnsi="Times New Roman"/>
                  <w:vertAlign w:val="baseline"/>
                  <w:lang w:val="en-US" w:eastAsia="zh-CN"/>
                </w:rPr>
                <w:t>名称</w:t>
              </w:r>
            </w:ins>
          </w:p>
        </w:tc>
        <w:tc>
          <w:tcPr>
            <w:tcW w:w="489" w:type="pct"/>
            <w:noWrap w:val="0"/>
            <w:vAlign w:val="top"/>
          </w:tcPr>
          <w:p w14:paraId="088DCCCE">
            <w:pPr>
              <w:jc w:val="center"/>
              <w:rPr>
                <w:ins w:id="3394" w:author="LKY" w:date="2026-05-22T15:29:38Z"/>
                <w:rFonts w:hint="default" w:ascii="Times New Roman" w:hAnsi="Times New Roman"/>
                <w:vertAlign w:val="baseline"/>
                <w:lang w:val="en-US" w:eastAsia="zh-CN"/>
              </w:rPr>
            </w:pPr>
            <w:ins w:id="3395" w:author="LKY" w:date="2026-05-22T15:30:41Z">
              <w:r>
                <w:rPr>
                  <w:rFonts w:hint="eastAsia" w:ascii="Times New Roman" w:hAnsi="Times New Roman"/>
                  <w:vertAlign w:val="baseline"/>
                  <w:lang w:val="en-US" w:eastAsia="zh-CN"/>
                </w:rPr>
                <w:t>DO</w:t>
              </w:r>
            </w:ins>
            <w:ins w:id="3396" w:author="LKY" w:date="2026-05-22T15:29:38Z">
              <w:r>
                <w:rPr>
                  <w:rFonts w:hint="eastAsia" w:ascii="Times New Roman" w:hAnsi="Times New Roman"/>
                  <w:vertAlign w:val="baseline"/>
                  <w:lang w:val="en-US" w:eastAsia="zh-CN"/>
                </w:rPr>
                <w:t>2</w:t>
              </w:r>
            </w:ins>
          </w:p>
        </w:tc>
        <w:tc>
          <w:tcPr>
            <w:tcW w:w="483" w:type="pct"/>
            <w:noWrap w:val="0"/>
            <w:vAlign w:val="top"/>
          </w:tcPr>
          <w:p w14:paraId="1943EEFD">
            <w:pPr>
              <w:jc w:val="center"/>
              <w:rPr>
                <w:ins w:id="3397" w:author="LKY" w:date="2026-05-22T15:29:38Z"/>
                <w:rFonts w:hint="default" w:ascii="Times New Roman" w:hAnsi="Times New Roman"/>
                <w:vertAlign w:val="baseline"/>
                <w:lang w:val="en-US" w:eastAsia="zh-CN"/>
              </w:rPr>
            </w:pPr>
            <w:ins w:id="3398" w:author="LKY" w:date="2026-05-22T15:30:52Z">
              <w:r>
                <w:rPr>
                  <w:rFonts w:hint="eastAsia" w:ascii="Times New Roman" w:hAnsi="Times New Roman"/>
                  <w:vertAlign w:val="baseline"/>
                  <w:lang w:val="en-US" w:eastAsia="zh-CN"/>
                </w:rPr>
                <w:t>DO</w:t>
              </w:r>
            </w:ins>
            <w:ins w:id="3399" w:author="LKY" w:date="2026-05-22T15:29:38Z">
              <w:r>
                <w:rPr>
                  <w:rFonts w:hint="eastAsia" w:ascii="Times New Roman" w:hAnsi="Times New Roman"/>
                  <w:vertAlign w:val="baseline"/>
                  <w:lang w:val="en-US" w:eastAsia="zh-CN"/>
                </w:rPr>
                <w:t>4</w:t>
              </w:r>
            </w:ins>
          </w:p>
        </w:tc>
        <w:tc>
          <w:tcPr>
            <w:tcW w:w="489" w:type="pct"/>
            <w:noWrap w:val="0"/>
            <w:vAlign w:val="top"/>
          </w:tcPr>
          <w:p w14:paraId="57674462">
            <w:pPr>
              <w:jc w:val="center"/>
              <w:rPr>
                <w:ins w:id="3400" w:author="LKY" w:date="2026-05-22T15:29:38Z"/>
                <w:rFonts w:hint="default" w:ascii="Times New Roman" w:hAnsi="Times New Roman" w:eastAsiaTheme="minorEastAsia" w:cstheme="minorBidi"/>
                <w:kern w:val="2"/>
                <w:sz w:val="21"/>
                <w:szCs w:val="24"/>
                <w:vertAlign w:val="baseline"/>
                <w:lang w:val="en-US" w:eastAsia="zh-CN" w:bidi="ar-SA"/>
              </w:rPr>
            </w:pPr>
            <w:ins w:id="3401" w:author="LKY" w:date="2026-05-22T15:30:53Z">
              <w:r>
                <w:rPr>
                  <w:rFonts w:hint="eastAsia" w:ascii="Times New Roman" w:hAnsi="Times New Roman"/>
                  <w:vertAlign w:val="baseline"/>
                  <w:lang w:val="en-US" w:eastAsia="zh-CN"/>
                </w:rPr>
                <w:t>DO</w:t>
              </w:r>
            </w:ins>
            <w:ins w:id="3402" w:author="LKY" w:date="2026-05-22T15:29:38Z">
              <w:r>
                <w:rPr>
                  <w:rFonts w:hint="eastAsia" w:ascii="Times New Roman" w:hAnsi="Times New Roman"/>
                  <w:vertAlign w:val="baseline"/>
                  <w:lang w:val="en-US" w:eastAsia="zh-CN"/>
                </w:rPr>
                <w:t>6</w:t>
              </w:r>
            </w:ins>
          </w:p>
        </w:tc>
        <w:tc>
          <w:tcPr>
            <w:tcW w:w="489" w:type="pct"/>
            <w:noWrap w:val="0"/>
            <w:vAlign w:val="top"/>
          </w:tcPr>
          <w:p w14:paraId="269177F6">
            <w:pPr>
              <w:jc w:val="center"/>
              <w:rPr>
                <w:ins w:id="3403" w:author="LKY" w:date="2026-05-22T15:29:38Z"/>
                <w:rFonts w:hint="default" w:ascii="Times New Roman" w:hAnsi="Times New Roman" w:eastAsiaTheme="minorEastAsia" w:cstheme="minorBidi"/>
                <w:kern w:val="2"/>
                <w:sz w:val="21"/>
                <w:szCs w:val="24"/>
                <w:vertAlign w:val="baseline"/>
                <w:lang w:val="en-US" w:eastAsia="zh-CN" w:bidi="ar-SA"/>
              </w:rPr>
            </w:pPr>
            <w:ins w:id="3404" w:author="LKY" w:date="2026-05-22T15:30:54Z">
              <w:r>
                <w:rPr>
                  <w:rFonts w:hint="eastAsia" w:ascii="Times New Roman" w:hAnsi="Times New Roman"/>
                  <w:vertAlign w:val="baseline"/>
                  <w:lang w:val="en-US" w:eastAsia="zh-CN"/>
                </w:rPr>
                <w:t>DO</w:t>
              </w:r>
            </w:ins>
            <w:ins w:id="3405" w:author="LKY" w:date="2026-05-22T15:29:38Z">
              <w:r>
                <w:rPr>
                  <w:rFonts w:hint="eastAsia" w:ascii="Times New Roman" w:hAnsi="Times New Roman"/>
                  <w:vertAlign w:val="baseline"/>
                  <w:lang w:val="en-US" w:eastAsia="zh-CN"/>
                </w:rPr>
                <w:t>8</w:t>
              </w:r>
            </w:ins>
          </w:p>
        </w:tc>
        <w:tc>
          <w:tcPr>
            <w:tcW w:w="489" w:type="pct"/>
            <w:noWrap w:val="0"/>
            <w:vAlign w:val="top"/>
          </w:tcPr>
          <w:p w14:paraId="20071D59">
            <w:pPr>
              <w:jc w:val="center"/>
              <w:rPr>
                <w:ins w:id="3406" w:author="LKY" w:date="2026-05-22T15:29:38Z"/>
                <w:rFonts w:hint="default" w:ascii="Times New Roman" w:hAnsi="Times New Roman"/>
                <w:vertAlign w:val="baseline"/>
                <w:lang w:val="en-US" w:eastAsia="zh-CN"/>
              </w:rPr>
            </w:pPr>
            <w:ins w:id="3407" w:author="LKY" w:date="2026-05-22T15:30:54Z">
              <w:r>
                <w:rPr>
                  <w:rFonts w:hint="eastAsia" w:ascii="Times New Roman" w:hAnsi="Times New Roman"/>
                  <w:vertAlign w:val="baseline"/>
                  <w:lang w:val="en-US" w:eastAsia="zh-CN"/>
                </w:rPr>
                <w:t>DO</w:t>
              </w:r>
            </w:ins>
            <w:ins w:id="3408" w:author="LKY" w:date="2026-05-22T15:29:38Z">
              <w:r>
                <w:rPr>
                  <w:rFonts w:hint="eastAsia" w:ascii="Times New Roman" w:hAnsi="Times New Roman"/>
                  <w:vertAlign w:val="baseline"/>
                  <w:lang w:val="en-US" w:eastAsia="zh-CN"/>
                </w:rPr>
                <w:t>10</w:t>
              </w:r>
            </w:ins>
          </w:p>
        </w:tc>
        <w:tc>
          <w:tcPr>
            <w:tcW w:w="489" w:type="pct"/>
            <w:noWrap w:val="0"/>
            <w:vAlign w:val="top"/>
          </w:tcPr>
          <w:p w14:paraId="2793A4CF">
            <w:pPr>
              <w:jc w:val="center"/>
              <w:rPr>
                <w:ins w:id="3409" w:author="LKY" w:date="2026-05-22T15:29:38Z"/>
                <w:rFonts w:hint="default" w:ascii="Times New Roman" w:hAnsi="Times New Roman"/>
                <w:vertAlign w:val="baseline"/>
                <w:lang w:val="en-US" w:eastAsia="zh-CN"/>
              </w:rPr>
            </w:pPr>
            <w:ins w:id="3410" w:author="LKY" w:date="2026-05-22T15:30:56Z">
              <w:r>
                <w:rPr>
                  <w:rFonts w:hint="eastAsia" w:ascii="Times New Roman" w:hAnsi="Times New Roman"/>
                  <w:vertAlign w:val="baseline"/>
                  <w:lang w:val="en-US" w:eastAsia="zh-CN"/>
                </w:rPr>
                <w:t>DO</w:t>
              </w:r>
            </w:ins>
            <w:ins w:id="3411" w:author="LKY" w:date="2026-05-22T15:29:38Z">
              <w:r>
                <w:rPr>
                  <w:rFonts w:hint="eastAsia" w:ascii="Times New Roman" w:hAnsi="Times New Roman"/>
                  <w:vertAlign w:val="baseline"/>
                  <w:lang w:val="en-US" w:eastAsia="zh-CN"/>
                </w:rPr>
                <w:t>12</w:t>
              </w:r>
            </w:ins>
          </w:p>
        </w:tc>
        <w:tc>
          <w:tcPr>
            <w:tcW w:w="489" w:type="pct"/>
            <w:noWrap w:val="0"/>
            <w:vAlign w:val="top"/>
          </w:tcPr>
          <w:p w14:paraId="4346237A">
            <w:pPr>
              <w:jc w:val="center"/>
              <w:rPr>
                <w:ins w:id="3412" w:author="LKY" w:date="2026-05-22T15:29:38Z"/>
                <w:rFonts w:hint="default" w:ascii="Times New Roman" w:hAnsi="Times New Roman"/>
                <w:vertAlign w:val="baseline"/>
                <w:lang w:val="en-US" w:eastAsia="zh-CN"/>
              </w:rPr>
            </w:pPr>
            <w:ins w:id="3413" w:author="LKY" w:date="2026-05-22T15:31:01Z">
              <w:r>
                <w:rPr>
                  <w:rFonts w:hint="eastAsia" w:ascii="Times New Roman" w:hAnsi="Times New Roman"/>
                  <w:vertAlign w:val="baseline"/>
                  <w:lang w:val="en-US" w:eastAsia="zh-CN"/>
                </w:rPr>
                <w:t>DO</w:t>
              </w:r>
            </w:ins>
            <w:ins w:id="3414" w:author="LKY" w:date="2026-05-22T15:29:38Z">
              <w:r>
                <w:rPr>
                  <w:rFonts w:hint="eastAsia" w:ascii="Times New Roman" w:hAnsi="Times New Roman"/>
                  <w:vertAlign w:val="baseline"/>
                  <w:lang w:val="en-US" w:eastAsia="zh-CN"/>
                </w:rPr>
                <w:t>14</w:t>
              </w:r>
            </w:ins>
          </w:p>
        </w:tc>
        <w:tc>
          <w:tcPr>
            <w:tcW w:w="525" w:type="pct"/>
            <w:noWrap w:val="0"/>
            <w:vAlign w:val="top"/>
          </w:tcPr>
          <w:p w14:paraId="28E5073A">
            <w:pPr>
              <w:jc w:val="center"/>
              <w:rPr>
                <w:ins w:id="3415" w:author="LKY" w:date="2026-05-22T15:29:38Z"/>
                <w:rFonts w:hint="default" w:ascii="Times New Roman" w:hAnsi="Times New Roman"/>
                <w:vertAlign w:val="baseline"/>
                <w:lang w:val="en-US" w:eastAsia="zh-CN"/>
              </w:rPr>
            </w:pPr>
            <w:ins w:id="3416" w:author="LKY" w:date="2026-05-22T15:31:02Z">
              <w:r>
                <w:rPr>
                  <w:rFonts w:hint="eastAsia" w:ascii="Times New Roman" w:hAnsi="Times New Roman"/>
                  <w:vertAlign w:val="baseline"/>
                  <w:lang w:val="en-US" w:eastAsia="zh-CN"/>
                </w:rPr>
                <w:t>DO</w:t>
              </w:r>
            </w:ins>
            <w:ins w:id="3417" w:author="LKY" w:date="2026-05-22T15:29:38Z">
              <w:r>
                <w:rPr>
                  <w:rFonts w:hint="eastAsia" w:ascii="Times New Roman" w:hAnsi="Times New Roman"/>
                  <w:vertAlign w:val="baseline"/>
                  <w:lang w:val="en-US" w:eastAsia="zh-CN"/>
                </w:rPr>
                <w:t>16</w:t>
              </w:r>
            </w:ins>
          </w:p>
        </w:tc>
        <w:tc>
          <w:tcPr>
            <w:tcW w:w="412" w:type="pct"/>
            <w:noWrap w:val="0"/>
            <w:vAlign w:val="top"/>
          </w:tcPr>
          <w:p w14:paraId="2046A5FF">
            <w:pPr>
              <w:jc w:val="center"/>
              <w:rPr>
                <w:ins w:id="3418" w:author="LKY" w:date="2026-05-22T15:29:38Z"/>
                <w:rFonts w:hint="default" w:ascii="Times New Roman" w:hAnsi="Times New Roman"/>
                <w:vertAlign w:val="baseline"/>
                <w:lang w:val="en-US" w:eastAsia="zh-CN"/>
              </w:rPr>
            </w:pPr>
            <w:ins w:id="3419" w:author="LKY" w:date="2026-05-22T15:29:38Z">
              <w:r>
                <w:rPr>
                  <w:rFonts w:hint="eastAsia" w:ascii="Times New Roman" w:hAnsi="Times New Roman"/>
                  <w:vertAlign w:val="baseline"/>
                  <w:lang w:val="en-US" w:eastAsia="zh-CN"/>
                </w:rPr>
                <w:t>PE</w:t>
              </w:r>
            </w:ins>
          </w:p>
        </w:tc>
      </w:tr>
      <w:tr w14:paraId="60FE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20" w:author="LKY" w:date="2026-05-22T15:29:38Z"/>
        </w:trPr>
        <w:tc>
          <w:tcPr>
            <w:tcW w:w="639" w:type="pct"/>
            <w:noWrap w:val="0"/>
            <w:vAlign w:val="top"/>
          </w:tcPr>
          <w:p w14:paraId="11809841">
            <w:pPr>
              <w:jc w:val="center"/>
              <w:rPr>
                <w:ins w:id="3421" w:author="LKY" w:date="2026-05-22T15:29:38Z"/>
                <w:rFonts w:hint="default" w:ascii="Times New Roman" w:hAnsi="Times New Roman"/>
                <w:vertAlign w:val="baseline"/>
                <w:lang w:val="en-US" w:eastAsia="zh-CN"/>
              </w:rPr>
            </w:pPr>
            <w:ins w:id="3422" w:author="LKY" w:date="2026-05-22T15:29:38Z">
              <w:r>
                <w:rPr>
                  <w:rFonts w:hint="eastAsia" w:ascii="Times New Roman" w:hAnsi="Times New Roman"/>
                  <w:vertAlign w:val="baseline"/>
                  <w:lang w:val="en-US" w:eastAsia="zh-CN"/>
                </w:rPr>
                <w:t>端口号</w:t>
              </w:r>
            </w:ins>
          </w:p>
        </w:tc>
        <w:tc>
          <w:tcPr>
            <w:tcW w:w="489" w:type="pct"/>
            <w:noWrap w:val="0"/>
            <w:vAlign w:val="top"/>
          </w:tcPr>
          <w:p w14:paraId="546EFD0A">
            <w:pPr>
              <w:jc w:val="center"/>
              <w:rPr>
                <w:ins w:id="3423" w:author="LKY" w:date="2026-05-22T15:29:38Z"/>
                <w:rFonts w:hint="default" w:ascii="Times New Roman" w:hAnsi="Times New Roman"/>
                <w:vertAlign w:val="baseline"/>
                <w:lang w:val="en-US" w:eastAsia="zh-CN"/>
              </w:rPr>
            </w:pPr>
            <w:ins w:id="3424" w:author="LKY" w:date="2026-05-22T15:29:38Z">
              <w:r>
                <w:rPr>
                  <w:rFonts w:hint="eastAsia" w:ascii="Times New Roman" w:hAnsi="Times New Roman"/>
                  <w:vertAlign w:val="baseline"/>
                  <w:lang w:val="en-US" w:eastAsia="zh-CN"/>
                </w:rPr>
                <w:t>A1</w:t>
              </w:r>
            </w:ins>
          </w:p>
        </w:tc>
        <w:tc>
          <w:tcPr>
            <w:tcW w:w="483" w:type="pct"/>
            <w:noWrap w:val="0"/>
            <w:vAlign w:val="top"/>
          </w:tcPr>
          <w:p w14:paraId="67696250">
            <w:pPr>
              <w:jc w:val="center"/>
              <w:rPr>
                <w:ins w:id="3425" w:author="LKY" w:date="2026-05-22T15:29:38Z"/>
                <w:rFonts w:hint="default" w:ascii="Times New Roman" w:hAnsi="Times New Roman"/>
                <w:vertAlign w:val="baseline"/>
                <w:lang w:val="en-US" w:eastAsia="zh-CN"/>
              </w:rPr>
            </w:pPr>
            <w:ins w:id="3426" w:author="LKY" w:date="2026-05-22T15:29:38Z">
              <w:r>
                <w:rPr>
                  <w:rFonts w:hint="eastAsia" w:ascii="Times New Roman" w:hAnsi="Times New Roman"/>
                  <w:vertAlign w:val="baseline"/>
                  <w:lang w:val="en-US" w:eastAsia="zh-CN"/>
                </w:rPr>
                <w:t>A2</w:t>
              </w:r>
            </w:ins>
          </w:p>
        </w:tc>
        <w:tc>
          <w:tcPr>
            <w:tcW w:w="489" w:type="pct"/>
            <w:noWrap w:val="0"/>
            <w:vAlign w:val="top"/>
          </w:tcPr>
          <w:p w14:paraId="09E8DA29">
            <w:pPr>
              <w:jc w:val="center"/>
              <w:rPr>
                <w:ins w:id="3427" w:author="LKY" w:date="2026-05-22T15:29:38Z"/>
                <w:rFonts w:hint="default" w:ascii="Times New Roman" w:hAnsi="Times New Roman"/>
                <w:vertAlign w:val="baseline"/>
                <w:lang w:val="en-US" w:eastAsia="zh-CN"/>
              </w:rPr>
            </w:pPr>
            <w:ins w:id="3428" w:author="LKY" w:date="2026-05-22T15:29:38Z">
              <w:r>
                <w:rPr>
                  <w:rFonts w:hint="eastAsia" w:ascii="Times New Roman" w:hAnsi="Times New Roman"/>
                  <w:vertAlign w:val="baseline"/>
                  <w:lang w:val="en-US" w:eastAsia="zh-CN"/>
                </w:rPr>
                <w:t>A3</w:t>
              </w:r>
            </w:ins>
          </w:p>
        </w:tc>
        <w:tc>
          <w:tcPr>
            <w:tcW w:w="489" w:type="pct"/>
            <w:noWrap w:val="0"/>
            <w:vAlign w:val="top"/>
          </w:tcPr>
          <w:p w14:paraId="2A47327C">
            <w:pPr>
              <w:jc w:val="center"/>
              <w:rPr>
                <w:ins w:id="3429" w:author="LKY" w:date="2026-05-22T15:29:38Z"/>
                <w:rFonts w:hint="default" w:ascii="Times New Roman" w:hAnsi="Times New Roman"/>
                <w:vertAlign w:val="baseline"/>
                <w:lang w:val="en-US" w:eastAsia="zh-CN"/>
              </w:rPr>
            </w:pPr>
            <w:ins w:id="3430" w:author="LKY" w:date="2026-05-22T15:29:38Z">
              <w:r>
                <w:rPr>
                  <w:rFonts w:hint="eastAsia" w:ascii="Times New Roman" w:hAnsi="Times New Roman"/>
                  <w:vertAlign w:val="baseline"/>
                  <w:lang w:val="en-US" w:eastAsia="zh-CN"/>
                </w:rPr>
                <w:t>A4</w:t>
              </w:r>
            </w:ins>
          </w:p>
        </w:tc>
        <w:tc>
          <w:tcPr>
            <w:tcW w:w="489" w:type="pct"/>
            <w:noWrap w:val="0"/>
            <w:vAlign w:val="top"/>
          </w:tcPr>
          <w:p w14:paraId="527C9215">
            <w:pPr>
              <w:jc w:val="center"/>
              <w:rPr>
                <w:ins w:id="3431" w:author="LKY" w:date="2026-05-22T15:29:38Z"/>
                <w:rFonts w:hint="default" w:ascii="Times New Roman" w:hAnsi="Times New Roman"/>
                <w:vertAlign w:val="baseline"/>
                <w:lang w:val="en-US" w:eastAsia="zh-CN"/>
              </w:rPr>
            </w:pPr>
            <w:ins w:id="3432" w:author="LKY" w:date="2026-05-22T15:29:38Z">
              <w:r>
                <w:rPr>
                  <w:rFonts w:hint="eastAsia" w:ascii="Times New Roman" w:hAnsi="Times New Roman"/>
                  <w:vertAlign w:val="baseline"/>
                  <w:lang w:val="en-US" w:eastAsia="zh-CN"/>
                </w:rPr>
                <w:t>A5</w:t>
              </w:r>
            </w:ins>
          </w:p>
        </w:tc>
        <w:tc>
          <w:tcPr>
            <w:tcW w:w="489" w:type="pct"/>
            <w:noWrap w:val="0"/>
            <w:vAlign w:val="top"/>
          </w:tcPr>
          <w:p w14:paraId="31D7C744">
            <w:pPr>
              <w:jc w:val="center"/>
              <w:rPr>
                <w:ins w:id="3433" w:author="LKY" w:date="2026-05-22T15:29:38Z"/>
                <w:rFonts w:hint="default" w:ascii="Times New Roman" w:hAnsi="Times New Roman"/>
                <w:vertAlign w:val="baseline"/>
                <w:lang w:val="en-US" w:eastAsia="zh-CN"/>
              </w:rPr>
            </w:pPr>
            <w:ins w:id="3434" w:author="LKY" w:date="2026-05-22T15:29:38Z">
              <w:r>
                <w:rPr>
                  <w:rFonts w:hint="eastAsia" w:ascii="Times New Roman" w:hAnsi="Times New Roman"/>
                  <w:vertAlign w:val="baseline"/>
                  <w:lang w:val="en-US" w:eastAsia="zh-CN"/>
                </w:rPr>
                <w:t>A6</w:t>
              </w:r>
            </w:ins>
          </w:p>
        </w:tc>
        <w:tc>
          <w:tcPr>
            <w:tcW w:w="489" w:type="pct"/>
            <w:noWrap w:val="0"/>
            <w:vAlign w:val="top"/>
          </w:tcPr>
          <w:p w14:paraId="51AE8657">
            <w:pPr>
              <w:jc w:val="center"/>
              <w:rPr>
                <w:ins w:id="3435" w:author="LKY" w:date="2026-05-22T15:29:38Z"/>
                <w:rFonts w:hint="default" w:ascii="Times New Roman" w:hAnsi="Times New Roman"/>
                <w:vertAlign w:val="baseline"/>
                <w:lang w:val="en-US" w:eastAsia="zh-CN"/>
              </w:rPr>
            </w:pPr>
            <w:ins w:id="3436" w:author="LKY" w:date="2026-05-22T15:29:38Z">
              <w:r>
                <w:rPr>
                  <w:rFonts w:hint="eastAsia" w:ascii="Times New Roman" w:hAnsi="Times New Roman"/>
                  <w:vertAlign w:val="baseline"/>
                  <w:lang w:val="en-US" w:eastAsia="zh-CN"/>
                </w:rPr>
                <w:t>A7</w:t>
              </w:r>
            </w:ins>
          </w:p>
        </w:tc>
        <w:tc>
          <w:tcPr>
            <w:tcW w:w="525" w:type="pct"/>
            <w:noWrap w:val="0"/>
            <w:vAlign w:val="top"/>
          </w:tcPr>
          <w:p w14:paraId="7DB74B29">
            <w:pPr>
              <w:jc w:val="center"/>
              <w:rPr>
                <w:ins w:id="3437" w:author="LKY" w:date="2026-05-22T15:29:38Z"/>
                <w:rFonts w:hint="default" w:ascii="Times New Roman" w:hAnsi="Times New Roman"/>
                <w:vertAlign w:val="baseline"/>
                <w:lang w:val="en-US" w:eastAsia="zh-CN"/>
              </w:rPr>
            </w:pPr>
            <w:ins w:id="3438" w:author="LKY" w:date="2026-05-22T15:29:38Z">
              <w:r>
                <w:rPr>
                  <w:rFonts w:hint="eastAsia" w:ascii="Times New Roman" w:hAnsi="Times New Roman"/>
                  <w:vertAlign w:val="baseline"/>
                  <w:lang w:val="en-US" w:eastAsia="zh-CN"/>
                </w:rPr>
                <w:t>A8</w:t>
              </w:r>
            </w:ins>
          </w:p>
        </w:tc>
        <w:tc>
          <w:tcPr>
            <w:tcW w:w="412" w:type="pct"/>
            <w:noWrap w:val="0"/>
            <w:vAlign w:val="top"/>
          </w:tcPr>
          <w:p w14:paraId="4D4E2E96">
            <w:pPr>
              <w:jc w:val="center"/>
              <w:rPr>
                <w:ins w:id="3439" w:author="LKY" w:date="2026-05-22T15:29:38Z"/>
                <w:rFonts w:hint="default" w:ascii="Times New Roman" w:hAnsi="Times New Roman"/>
                <w:vertAlign w:val="baseline"/>
                <w:lang w:val="en-US" w:eastAsia="zh-CN"/>
              </w:rPr>
            </w:pPr>
            <w:ins w:id="3440" w:author="LKY" w:date="2026-05-22T15:29:38Z">
              <w:r>
                <w:rPr>
                  <w:rFonts w:hint="eastAsia" w:ascii="Times New Roman" w:hAnsi="Times New Roman"/>
                  <w:vertAlign w:val="baseline"/>
                  <w:lang w:val="en-US" w:eastAsia="zh-CN"/>
                </w:rPr>
                <w:t>A9</w:t>
              </w:r>
            </w:ins>
          </w:p>
        </w:tc>
      </w:tr>
      <w:tr w14:paraId="09A3A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41" w:author="LKY" w:date="2026-05-22T15:29:38Z"/>
        </w:trPr>
        <w:tc>
          <w:tcPr>
            <w:tcW w:w="639" w:type="pct"/>
            <w:noWrap w:val="0"/>
            <w:vAlign w:val="top"/>
          </w:tcPr>
          <w:p w14:paraId="6724C15C">
            <w:pPr>
              <w:jc w:val="center"/>
              <w:rPr>
                <w:ins w:id="3442" w:author="LKY" w:date="2026-05-22T15:29:38Z"/>
                <w:rFonts w:hint="default" w:ascii="Times New Roman" w:hAnsi="Times New Roman"/>
                <w:vertAlign w:val="baseline"/>
                <w:lang w:val="en-US" w:eastAsia="zh-CN"/>
              </w:rPr>
            </w:pPr>
            <w:ins w:id="3443" w:author="LKY" w:date="2026-05-22T15:29:38Z">
              <w:r>
                <w:rPr>
                  <w:rFonts w:hint="eastAsia" w:ascii="Times New Roman" w:hAnsi="Times New Roman"/>
                  <w:vertAlign w:val="baseline"/>
                  <w:lang w:val="en-US" w:eastAsia="zh-CN"/>
                </w:rPr>
                <w:t>名称</w:t>
              </w:r>
            </w:ins>
          </w:p>
        </w:tc>
        <w:tc>
          <w:tcPr>
            <w:tcW w:w="489" w:type="pct"/>
            <w:noWrap w:val="0"/>
            <w:vAlign w:val="top"/>
          </w:tcPr>
          <w:p w14:paraId="3966373A">
            <w:pPr>
              <w:jc w:val="center"/>
              <w:rPr>
                <w:ins w:id="3444" w:author="LKY" w:date="2026-05-22T15:29:38Z"/>
                <w:rFonts w:hint="default" w:ascii="Times New Roman" w:hAnsi="Times New Roman"/>
                <w:vertAlign w:val="baseline"/>
                <w:lang w:val="en-US" w:eastAsia="zh-CN"/>
              </w:rPr>
            </w:pPr>
            <w:ins w:id="3445" w:author="LKY" w:date="2026-05-22T15:31:03Z">
              <w:r>
                <w:rPr>
                  <w:rFonts w:hint="eastAsia" w:ascii="Times New Roman" w:hAnsi="Times New Roman"/>
                  <w:vertAlign w:val="baseline"/>
                  <w:lang w:val="en-US" w:eastAsia="zh-CN"/>
                </w:rPr>
                <w:t>DO</w:t>
              </w:r>
            </w:ins>
            <w:ins w:id="3446" w:author="LKY" w:date="2026-05-22T15:29:38Z">
              <w:r>
                <w:rPr>
                  <w:rFonts w:hint="eastAsia" w:ascii="Times New Roman" w:hAnsi="Times New Roman"/>
                  <w:vertAlign w:val="baseline"/>
                  <w:lang w:val="en-US" w:eastAsia="zh-CN"/>
                </w:rPr>
                <w:t>1</w:t>
              </w:r>
            </w:ins>
          </w:p>
        </w:tc>
        <w:tc>
          <w:tcPr>
            <w:tcW w:w="483" w:type="pct"/>
            <w:noWrap w:val="0"/>
            <w:vAlign w:val="top"/>
          </w:tcPr>
          <w:p w14:paraId="51F4EB99">
            <w:pPr>
              <w:jc w:val="center"/>
              <w:rPr>
                <w:ins w:id="3447" w:author="LKY" w:date="2026-05-22T15:29:38Z"/>
                <w:rFonts w:hint="default" w:ascii="Times New Roman" w:hAnsi="Times New Roman"/>
                <w:vertAlign w:val="baseline"/>
                <w:lang w:val="en-US" w:eastAsia="zh-CN"/>
              </w:rPr>
            </w:pPr>
            <w:ins w:id="3448" w:author="LKY" w:date="2026-05-22T15:31:04Z">
              <w:r>
                <w:rPr>
                  <w:rFonts w:hint="eastAsia" w:ascii="Times New Roman" w:hAnsi="Times New Roman"/>
                  <w:vertAlign w:val="baseline"/>
                  <w:lang w:val="en-US" w:eastAsia="zh-CN"/>
                </w:rPr>
                <w:t>DO</w:t>
              </w:r>
            </w:ins>
            <w:ins w:id="3449" w:author="LKY" w:date="2026-05-22T15:29:38Z">
              <w:r>
                <w:rPr>
                  <w:rFonts w:hint="eastAsia" w:ascii="Times New Roman" w:hAnsi="Times New Roman"/>
                  <w:vertAlign w:val="baseline"/>
                  <w:lang w:val="en-US" w:eastAsia="zh-CN"/>
                </w:rPr>
                <w:t>3</w:t>
              </w:r>
            </w:ins>
          </w:p>
        </w:tc>
        <w:tc>
          <w:tcPr>
            <w:tcW w:w="489" w:type="pct"/>
            <w:noWrap w:val="0"/>
            <w:vAlign w:val="top"/>
          </w:tcPr>
          <w:p w14:paraId="1BDA489E">
            <w:pPr>
              <w:jc w:val="center"/>
              <w:rPr>
                <w:ins w:id="3450" w:author="LKY" w:date="2026-05-22T15:29:38Z"/>
                <w:rFonts w:hint="default" w:ascii="Times New Roman" w:hAnsi="Times New Roman"/>
                <w:vertAlign w:val="baseline"/>
                <w:lang w:val="en-US" w:eastAsia="zh-CN"/>
              </w:rPr>
            </w:pPr>
            <w:ins w:id="3451" w:author="LKY" w:date="2026-05-22T15:31:04Z">
              <w:r>
                <w:rPr>
                  <w:rFonts w:hint="eastAsia" w:ascii="Times New Roman" w:hAnsi="Times New Roman"/>
                  <w:vertAlign w:val="baseline"/>
                  <w:lang w:val="en-US" w:eastAsia="zh-CN"/>
                </w:rPr>
                <w:t>DO</w:t>
              </w:r>
            </w:ins>
            <w:ins w:id="3452" w:author="LKY" w:date="2026-05-22T15:29:38Z">
              <w:r>
                <w:rPr>
                  <w:rFonts w:hint="eastAsia" w:ascii="Times New Roman" w:hAnsi="Times New Roman"/>
                  <w:vertAlign w:val="baseline"/>
                  <w:lang w:val="en-US" w:eastAsia="zh-CN"/>
                </w:rPr>
                <w:t>5</w:t>
              </w:r>
            </w:ins>
          </w:p>
        </w:tc>
        <w:tc>
          <w:tcPr>
            <w:tcW w:w="489" w:type="pct"/>
            <w:noWrap w:val="0"/>
            <w:vAlign w:val="top"/>
          </w:tcPr>
          <w:p w14:paraId="7D6F7C49">
            <w:pPr>
              <w:jc w:val="center"/>
              <w:rPr>
                <w:ins w:id="3453" w:author="LKY" w:date="2026-05-22T15:29:38Z"/>
                <w:rFonts w:hint="default" w:ascii="Times New Roman" w:hAnsi="Times New Roman"/>
                <w:vertAlign w:val="baseline"/>
                <w:lang w:val="en-US" w:eastAsia="zh-CN"/>
              </w:rPr>
            </w:pPr>
            <w:ins w:id="3454" w:author="LKY" w:date="2026-05-22T15:31:05Z">
              <w:r>
                <w:rPr>
                  <w:rFonts w:hint="eastAsia" w:ascii="Times New Roman" w:hAnsi="Times New Roman"/>
                  <w:vertAlign w:val="baseline"/>
                  <w:lang w:val="en-US" w:eastAsia="zh-CN"/>
                </w:rPr>
                <w:t>DO</w:t>
              </w:r>
            </w:ins>
            <w:ins w:id="3455" w:author="LKY" w:date="2026-05-22T15:29:38Z">
              <w:r>
                <w:rPr>
                  <w:rFonts w:hint="eastAsia" w:ascii="Times New Roman" w:hAnsi="Times New Roman"/>
                  <w:vertAlign w:val="baseline"/>
                  <w:lang w:val="en-US" w:eastAsia="zh-CN"/>
                </w:rPr>
                <w:t>7</w:t>
              </w:r>
            </w:ins>
          </w:p>
        </w:tc>
        <w:tc>
          <w:tcPr>
            <w:tcW w:w="489" w:type="pct"/>
            <w:noWrap w:val="0"/>
            <w:vAlign w:val="top"/>
          </w:tcPr>
          <w:p w14:paraId="158944D4">
            <w:pPr>
              <w:jc w:val="center"/>
              <w:rPr>
                <w:ins w:id="3456" w:author="LKY" w:date="2026-05-22T15:29:38Z"/>
                <w:rFonts w:hint="default" w:ascii="Times New Roman" w:hAnsi="Times New Roman"/>
                <w:vertAlign w:val="baseline"/>
                <w:lang w:val="en-US" w:eastAsia="zh-CN"/>
              </w:rPr>
            </w:pPr>
            <w:ins w:id="3457" w:author="LKY" w:date="2026-05-22T15:31:05Z">
              <w:r>
                <w:rPr>
                  <w:rFonts w:hint="eastAsia" w:ascii="Times New Roman" w:hAnsi="Times New Roman"/>
                  <w:vertAlign w:val="baseline"/>
                  <w:lang w:val="en-US" w:eastAsia="zh-CN"/>
                </w:rPr>
                <w:t>DO</w:t>
              </w:r>
            </w:ins>
            <w:ins w:id="3458" w:author="LKY" w:date="2026-05-22T15:29:38Z">
              <w:r>
                <w:rPr>
                  <w:rFonts w:hint="eastAsia" w:ascii="Times New Roman" w:hAnsi="Times New Roman"/>
                  <w:vertAlign w:val="baseline"/>
                  <w:lang w:val="en-US" w:eastAsia="zh-CN"/>
                </w:rPr>
                <w:t>9</w:t>
              </w:r>
            </w:ins>
          </w:p>
        </w:tc>
        <w:tc>
          <w:tcPr>
            <w:tcW w:w="489" w:type="pct"/>
            <w:noWrap w:val="0"/>
            <w:vAlign w:val="top"/>
          </w:tcPr>
          <w:p w14:paraId="5E7FC87E">
            <w:pPr>
              <w:jc w:val="center"/>
              <w:rPr>
                <w:ins w:id="3459" w:author="LKY" w:date="2026-05-22T15:29:38Z"/>
                <w:rFonts w:hint="default" w:ascii="Times New Roman" w:hAnsi="Times New Roman"/>
                <w:vertAlign w:val="baseline"/>
                <w:lang w:val="en-US" w:eastAsia="zh-CN"/>
              </w:rPr>
            </w:pPr>
            <w:ins w:id="3460" w:author="LKY" w:date="2026-05-22T15:31:06Z">
              <w:r>
                <w:rPr>
                  <w:rFonts w:hint="eastAsia" w:ascii="Times New Roman" w:hAnsi="Times New Roman"/>
                  <w:vertAlign w:val="baseline"/>
                  <w:lang w:val="en-US" w:eastAsia="zh-CN"/>
                </w:rPr>
                <w:t>DO</w:t>
              </w:r>
            </w:ins>
            <w:ins w:id="3461" w:author="LKY" w:date="2026-05-22T15:29:38Z">
              <w:r>
                <w:rPr>
                  <w:rFonts w:hint="eastAsia" w:ascii="Times New Roman" w:hAnsi="Times New Roman"/>
                  <w:vertAlign w:val="baseline"/>
                  <w:lang w:val="en-US" w:eastAsia="zh-CN"/>
                </w:rPr>
                <w:t>11</w:t>
              </w:r>
            </w:ins>
          </w:p>
        </w:tc>
        <w:tc>
          <w:tcPr>
            <w:tcW w:w="489" w:type="pct"/>
            <w:noWrap w:val="0"/>
            <w:vAlign w:val="top"/>
          </w:tcPr>
          <w:p w14:paraId="04DB6C43">
            <w:pPr>
              <w:jc w:val="center"/>
              <w:rPr>
                <w:ins w:id="3462" w:author="LKY" w:date="2026-05-22T15:29:38Z"/>
                <w:rFonts w:hint="default" w:ascii="Times New Roman" w:hAnsi="Times New Roman"/>
                <w:vertAlign w:val="baseline"/>
                <w:lang w:val="en-US" w:eastAsia="zh-CN"/>
              </w:rPr>
            </w:pPr>
            <w:ins w:id="3463" w:author="LKY" w:date="2026-05-22T15:31:06Z">
              <w:r>
                <w:rPr>
                  <w:rFonts w:hint="eastAsia" w:ascii="Times New Roman" w:hAnsi="Times New Roman"/>
                  <w:vertAlign w:val="baseline"/>
                  <w:lang w:val="en-US" w:eastAsia="zh-CN"/>
                </w:rPr>
                <w:t>DO</w:t>
              </w:r>
            </w:ins>
            <w:ins w:id="3464" w:author="LKY" w:date="2026-05-22T15:29:38Z">
              <w:r>
                <w:rPr>
                  <w:rFonts w:hint="eastAsia" w:ascii="Times New Roman" w:hAnsi="Times New Roman"/>
                  <w:vertAlign w:val="baseline"/>
                  <w:lang w:val="en-US" w:eastAsia="zh-CN"/>
                </w:rPr>
                <w:t>13</w:t>
              </w:r>
            </w:ins>
          </w:p>
        </w:tc>
        <w:tc>
          <w:tcPr>
            <w:tcW w:w="525" w:type="pct"/>
            <w:noWrap w:val="0"/>
            <w:vAlign w:val="top"/>
          </w:tcPr>
          <w:p w14:paraId="3114671D">
            <w:pPr>
              <w:jc w:val="center"/>
              <w:rPr>
                <w:ins w:id="3465" w:author="LKY" w:date="2026-05-22T15:29:38Z"/>
                <w:rFonts w:hint="default" w:ascii="Times New Roman" w:hAnsi="Times New Roman"/>
                <w:vertAlign w:val="baseline"/>
                <w:lang w:val="en-US" w:eastAsia="zh-CN"/>
              </w:rPr>
            </w:pPr>
            <w:ins w:id="3466" w:author="LKY" w:date="2026-05-22T15:31:07Z">
              <w:r>
                <w:rPr>
                  <w:rFonts w:hint="eastAsia" w:ascii="Times New Roman" w:hAnsi="Times New Roman"/>
                  <w:vertAlign w:val="baseline"/>
                  <w:lang w:val="en-US" w:eastAsia="zh-CN"/>
                </w:rPr>
                <w:t>DO</w:t>
              </w:r>
            </w:ins>
            <w:ins w:id="3467" w:author="LKY" w:date="2026-05-22T15:29:38Z">
              <w:r>
                <w:rPr>
                  <w:rFonts w:hint="eastAsia" w:ascii="Times New Roman" w:hAnsi="Times New Roman"/>
                  <w:vertAlign w:val="baseline"/>
                  <w:lang w:val="en-US" w:eastAsia="zh-CN"/>
                </w:rPr>
                <w:t>15</w:t>
              </w:r>
            </w:ins>
          </w:p>
        </w:tc>
        <w:tc>
          <w:tcPr>
            <w:tcW w:w="412" w:type="pct"/>
            <w:noWrap w:val="0"/>
            <w:vAlign w:val="top"/>
          </w:tcPr>
          <w:p w14:paraId="452DF39B">
            <w:pPr>
              <w:jc w:val="center"/>
              <w:rPr>
                <w:ins w:id="3468" w:author="LKY" w:date="2026-05-22T15:29:38Z"/>
                <w:rFonts w:hint="default" w:ascii="Times New Roman" w:hAnsi="Times New Roman"/>
                <w:vertAlign w:val="baseline"/>
                <w:lang w:val="en-US" w:eastAsia="zh-CN"/>
              </w:rPr>
            </w:pPr>
            <w:ins w:id="3469" w:author="LKY" w:date="2026-05-22T15:29:38Z">
              <w:r>
                <w:rPr>
                  <w:rFonts w:hint="eastAsia" w:ascii="Times New Roman" w:hAnsi="Times New Roman"/>
                  <w:vertAlign w:val="baseline"/>
                  <w:lang w:val="en-US" w:eastAsia="zh-CN"/>
                </w:rPr>
                <w:t>COM</w:t>
              </w:r>
            </w:ins>
          </w:p>
        </w:tc>
      </w:tr>
    </w:tbl>
    <w:p w14:paraId="4F82396E">
      <w:pPr>
        <w:rPr>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2D56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3470" w:author="LKY" w:date="2026-05-22T15:33:36Z"/>
        </w:trPr>
        <w:tc>
          <w:tcPr>
            <w:tcW w:w="5000" w:type="pct"/>
            <w:gridSpan w:val="10"/>
            <w:tcBorders>
              <w:top w:val="single" w:color="auto" w:sz="4" w:space="0"/>
            </w:tcBorders>
            <w:noWrap w:val="0"/>
            <w:vAlign w:val="top"/>
          </w:tcPr>
          <w:p w14:paraId="58851D5D">
            <w:pPr>
              <w:jc w:val="center"/>
              <w:rPr>
                <w:ins w:id="3471" w:author="LKY" w:date="2026-05-22T15:33:36Z"/>
                <w:rFonts w:hint="eastAsia" w:ascii="Times New Roman" w:hAnsi="Times New Roman"/>
                <w:vertAlign w:val="baseline"/>
                <w:lang w:val="en-US" w:eastAsia="zh-CN"/>
              </w:rPr>
            </w:pPr>
            <w:ins w:id="3472" w:author="LKY" w:date="2026-05-22T15:33:36Z">
              <w:r>
                <w:rPr>
                  <w:rFonts w:hint="eastAsia" w:ascii="Times New Roman" w:hAnsi="Times New Roman"/>
                  <w:vertAlign w:val="baseline"/>
                  <w:lang w:val="en-US" w:eastAsia="zh-CN"/>
                </w:rPr>
                <w:t>N216</w:t>
              </w:r>
            </w:ins>
            <w:ins w:id="3473" w:author="LKY" w:date="2026-05-22T15:33:40Z">
              <w:r>
                <w:rPr>
                  <w:rFonts w:hint="eastAsia" w:ascii="Times New Roman" w:hAnsi="Times New Roman"/>
                  <w:vertAlign w:val="baseline"/>
                  <w:lang w:val="en-US" w:eastAsia="zh-CN"/>
                </w:rPr>
                <w:t>2</w:t>
              </w:r>
            </w:ins>
            <w:ins w:id="3474" w:author="LKY" w:date="2026-05-22T15:33:36Z">
              <w:r>
                <w:rPr>
                  <w:rFonts w:hint="eastAsia" w:ascii="Times New Roman" w:hAnsi="Times New Roman"/>
                  <w:vertAlign w:val="baseline"/>
                  <w:lang w:val="en-US" w:eastAsia="zh-CN"/>
                </w:rPr>
                <w:t>模块（</w:t>
              </w:r>
            </w:ins>
            <w:ins w:id="3475" w:author="LKY" w:date="2026-05-22T15:33:44Z">
              <w:r>
                <w:rPr>
                  <w:rFonts w:hint="eastAsia" w:ascii="Times New Roman" w:hAnsi="Times New Roman"/>
                  <w:vertAlign w:val="baseline"/>
                  <w:lang w:val="en-US" w:eastAsia="zh-CN"/>
                </w:rPr>
                <w:t>N</w:t>
              </w:r>
            </w:ins>
            <w:ins w:id="3476" w:author="LKY" w:date="2026-05-22T15:33:45Z">
              <w:r>
                <w:rPr>
                  <w:rFonts w:hint="eastAsia" w:ascii="Times New Roman" w:hAnsi="Times New Roman"/>
                  <w:vertAlign w:val="baseline"/>
                  <w:lang w:val="en-US" w:eastAsia="zh-CN"/>
                </w:rPr>
                <w:t>PN</w:t>
              </w:r>
            </w:ins>
            <w:ins w:id="3477" w:author="LKY" w:date="2026-05-22T15:33:36Z">
              <w:r>
                <w:rPr>
                  <w:rFonts w:hint="eastAsia" w:ascii="Times New Roman" w:hAnsi="Times New Roman"/>
                  <w:vertAlign w:val="baseline"/>
                  <w:lang w:val="en-US" w:eastAsia="zh-CN"/>
                </w:rPr>
                <w:t>）</w:t>
              </w:r>
            </w:ins>
          </w:p>
        </w:tc>
      </w:tr>
      <w:tr w14:paraId="676B7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78" w:author="LKY" w:date="2026-05-22T15:33:36Z"/>
        </w:trPr>
        <w:tc>
          <w:tcPr>
            <w:tcW w:w="639" w:type="pct"/>
            <w:tcBorders>
              <w:top w:val="single" w:color="auto" w:sz="4" w:space="0"/>
            </w:tcBorders>
            <w:noWrap w:val="0"/>
            <w:vAlign w:val="top"/>
          </w:tcPr>
          <w:p w14:paraId="48C5B92C">
            <w:pPr>
              <w:jc w:val="center"/>
              <w:rPr>
                <w:ins w:id="3479" w:author="LKY" w:date="2026-05-22T15:33:36Z"/>
                <w:rFonts w:hint="default" w:ascii="Times New Roman" w:hAnsi="Times New Roman"/>
                <w:vertAlign w:val="baseline"/>
                <w:lang w:val="en-US" w:eastAsia="zh-CN"/>
              </w:rPr>
            </w:pPr>
            <w:ins w:id="3480" w:author="LKY" w:date="2026-05-22T15:33:3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6B5454ED">
            <w:pPr>
              <w:jc w:val="center"/>
              <w:rPr>
                <w:ins w:id="3481" w:author="LKY" w:date="2026-05-22T15:33:36Z"/>
                <w:rFonts w:hint="default" w:ascii="Times New Roman" w:hAnsi="Times New Roman" w:eastAsiaTheme="minorEastAsia" w:cstheme="minorBidi"/>
                <w:kern w:val="2"/>
                <w:sz w:val="21"/>
                <w:szCs w:val="24"/>
                <w:vertAlign w:val="baseline"/>
                <w:lang w:val="en-US" w:eastAsia="zh-CN" w:bidi="ar-SA"/>
              </w:rPr>
            </w:pPr>
            <w:ins w:id="3482" w:author="LKY" w:date="2026-05-22T15:33:3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654E8107">
            <w:pPr>
              <w:jc w:val="center"/>
              <w:rPr>
                <w:ins w:id="3483" w:author="LKY" w:date="2026-05-22T15:33:36Z"/>
                <w:rFonts w:hint="default" w:ascii="Times New Roman" w:hAnsi="Times New Roman" w:eastAsiaTheme="minorEastAsia" w:cstheme="minorBidi"/>
                <w:kern w:val="2"/>
                <w:sz w:val="21"/>
                <w:szCs w:val="24"/>
                <w:vertAlign w:val="baseline"/>
                <w:lang w:val="en-US" w:eastAsia="zh-CN" w:bidi="ar-SA"/>
              </w:rPr>
            </w:pPr>
            <w:ins w:id="3484" w:author="LKY" w:date="2026-05-22T15:33:3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001BF8E7">
            <w:pPr>
              <w:jc w:val="center"/>
              <w:rPr>
                <w:ins w:id="3485" w:author="LKY" w:date="2026-05-22T15:33:36Z"/>
                <w:rFonts w:hint="default" w:ascii="Times New Roman" w:hAnsi="Times New Roman" w:eastAsiaTheme="minorEastAsia" w:cstheme="minorBidi"/>
                <w:kern w:val="2"/>
                <w:sz w:val="21"/>
                <w:szCs w:val="24"/>
                <w:vertAlign w:val="baseline"/>
                <w:lang w:val="en-US" w:eastAsia="zh-CN" w:bidi="ar-SA"/>
              </w:rPr>
            </w:pPr>
            <w:ins w:id="3486" w:author="LKY" w:date="2026-05-22T15:33:3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5B395AA0">
            <w:pPr>
              <w:jc w:val="center"/>
              <w:rPr>
                <w:ins w:id="3487" w:author="LKY" w:date="2026-05-22T15:33:36Z"/>
                <w:rFonts w:hint="default" w:ascii="Times New Roman" w:hAnsi="Times New Roman" w:eastAsiaTheme="minorEastAsia" w:cstheme="minorBidi"/>
                <w:kern w:val="2"/>
                <w:sz w:val="21"/>
                <w:szCs w:val="24"/>
                <w:vertAlign w:val="baseline"/>
                <w:lang w:val="en-US" w:eastAsia="zh-CN" w:bidi="ar-SA"/>
              </w:rPr>
            </w:pPr>
            <w:ins w:id="3488" w:author="LKY" w:date="2026-05-22T15:33:3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0B583ECF">
            <w:pPr>
              <w:jc w:val="center"/>
              <w:rPr>
                <w:ins w:id="3489" w:author="LKY" w:date="2026-05-22T15:33:36Z"/>
                <w:rFonts w:hint="default" w:ascii="Times New Roman" w:hAnsi="Times New Roman" w:eastAsiaTheme="minorEastAsia" w:cstheme="minorBidi"/>
                <w:kern w:val="2"/>
                <w:sz w:val="21"/>
                <w:szCs w:val="24"/>
                <w:vertAlign w:val="baseline"/>
                <w:lang w:val="en-US" w:eastAsia="zh-CN" w:bidi="ar-SA"/>
              </w:rPr>
            </w:pPr>
            <w:ins w:id="3490" w:author="LKY" w:date="2026-05-22T15:33:3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5D34DCE">
            <w:pPr>
              <w:jc w:val="center"/>
              <w:rPr>
                <w:ins w:id="3491" w:author="LKY" w:date="2026-05-22T15:33:36Z"/>
                <w:rFonts w:hint="default" w:ascii="Times New Roman" w:hAnsi="Times New Roman" w:eastAsiaTheme="minorEastAsia" w:cstheme="minorBidi"/>
                <w:kern w:val="2"/>
                <w:sz w:val="21"/>
                <w:szCs w:val="24"/>
                <w:vertAlign w:val="baseline"/>
                <w:lang w:val="en-US" w:eastAsia="zh-CN" w:bidi="ar-SA"/>
              </w:rPr>
            </w:pPr>
            <w:ins w:id="3492" w:author="LKY" w:date="2026-05-22T15:33:3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5C7E3B2">
            <w:pPr>
              <w:jc w:val="center"/>
              <w:rPr>
                <w:ins w:id="3493" w:author="LKY" w:date="2026-05-22T15:33:36Z"/>
                <w:rFonts w:hint="default" w:ascii="Times New Roman" w:hAnsi="Times New Roman"/>
                <w:vertAlign w:val="baseline"/>
                <w:lang w:val="en-US" w:eastAsia="zh-CN"/>
              </w:rPr>
            </w:pPr>
            <w:ins w:id="3494" w:author="LKY" w:date="2026-05-22T15:33:3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15D7295D">
            <w:pPr>
              <w:jc w:val="center"/>
              <w:rPr>
                <w:ins w:id="3495" w:author="LKY" w:date="2026-05-22T15:33:36Z"/>
                <w:rFonts w:hint="default" w:ascii="Times New Roman" w:hAnsi="Times New Roman"/>
                <w:vertAlign w:val="baseline"/>
                <w:lang w:val="en-US" w:eastAsia="zh-CN"/>
              </w:rPr>
            </w:pPr>
            <w:ins w:id="3496" w:author="LKY" w:date="2026-05-22T15:33:3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73D917DF">
            <w:pPr>
              <w:jc w:val="center"/>
              <w:rPr>
                <w:ins w:id="3497" w:author="LKY" w:date="2026-05-22T15:33:36Z"/>
                <w:rFonts w:hint="default" w:ascii="Times New Roman" w:hAnsi="Times New Roman"/>
                <w:vertAlign w:val="baseline"/>
                <w:lang w:val="en-US" w:eastAsia="zh-CN"/>
              </w:rPr>
            </w:pPr>
            <w:ins w:id="3498" w:author="LKY" w:date="2026-05-22T15:33:36Z">
              <w:r>
                <w:rPr>
                  <w:rFonts w:hint="eastAsia" w:ascii="Times New Roman" w:hAnsi="Times New Roman"/>
                  <w:vertAlign w:val="baseline"/>
                  <w:lang w:val="en-US" w:eastAsia="zh-CN"/>
                </w:rPr>
                <w:t>B9</w:t>
              </w:r>
            </w:ins>
          </w:p>
        </w:tc>
      </w:tr>
      <w:tr w14:paraId="33AE3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99" w:author="LKY" w:date="2026-05-22T15:33:36Z"/>
        </w:trPr>
        <w:tc>
          <w:tcPr>
            <w:tcW w:w="639" w:type="pct"/>
            <w:noWrap w:val="0"/>
            <w:vAlign w:val="top"/>
          </w:tcPr>
          <w:p w14:paraId="0DB2E6F5">
            <w:pPr>
              <w:jc w:val="center"/>
              <w:rPr>
                <w:ins w:id="3500" w:author="LKY" w:date="2026-05-22T15:33:36Z"/>
                <w:rFonts w:hint="default" w:ascii="Times New Roman" w:hAnsi="Times New Roman"/>
                <w:vertAlign w:val="baseline"/>
                <w:lang w:val="en-US" w:eastAsia="zh-CN"/>
              </w:rPr>
            </w:pPr>
            <w:ins w:id="3501" w:author="LKY" w:date="2026-05-22T15:33:36Z">
              <w:r>
                <w:rPr>
                  <w:rFonts w:hint="eastAsia" w:ascii="Times New Roman" w:hAnsi="Times New Roman"/>
                  <w:vertAlign w:val="baseline"/>
                  <w:lang w:val="en-US" w:eastAsia="zh-CN"/>
                </w:rPr>
                <w:t>名称</w:t>
              </w:r>
            </w:ins>
          </w:p>
        </w:tc>
        <w:tc>
          <w:tcPr>
            <w:tcW w:w="489" w:type="pct"/>
            <w:noWrap w:val="0"/>
            <w:vAlign w:val="top"/>
          </w:tcPr>
          <w:p w14:paraId="6FD8C092">
            <w:pPr>
              <w:jc w:val="center"/>
              <w:rPr>
                <w:ins w:id="3502" w:author="LKY" w:date="2026-05-22T15:33:36Z"/>
                <w:rFonts w:hint="default" w:ascii="Times New Roman" w:hAnsi="Times New Roman"/>
                <w:vertAlign w:val="baseline"/>
                <w:lang w:val="en-US" w:eastAsia="zh-CN"/>
              </w:rPr>
            </w:pPr>
            <w:ins w:id="3503" w:author="LKY" w:date="2026-05-22T15:33:36Z">
              <w:r>
                <w:rPr>
                  <w:rFonts w:hint="eastAsia" w:ascii="Times New Roman" w:hAnsi="Times New Roman"/>
                  <w:vertAlign w:val="baseline"/>
                  <w:lang w:val="en-US" w:eastAsia="zh-CN"/>
                </w:rPr>
                <w:t>DO2</w:t>
              </w:r>
            </w:ins>
          </w:p>
        </w:tc>
        <w:tc>
          <w:tcPr>
            <w:tcW w:w="483" w:type="pct"/>
            <w:noWrap w:val="0"/>
            <w:vAlign w:val="top"/>
          </w:tcPr>
          <w:p w14:paraId="446EFD95">
            <w:pPr>
              <w:jc w:val="center"/>
              <w:rPr>
                <w:ins w:id="3504" w:author="LKY" w:date="2026-05-22T15:33:36Z"/>
                <w:rFonts w:hint="default" w:ascii="Times New Roman" w:hAnsi="Times New Roman"/>
                <w:vertAlign w:val="baseline"/>
                <w:lang w:val="en-US" w:eastAsia="zh-CN"/>
              </w:rPr>
            </w:pPr>
            <w:ins w:id="3505" w:author="LKY" w:date="2026-05-22T15:33:36Z">
              <w:r>
                <w:rPr>
                  <w:rFonts w:hint="eastAsia" w:ascii="Times New Roman" w:hAnsi="Times New Roman"/>
                  <w:vertAlign w:val="baseline"/>
                  <w:lang w:val="en-US" w:eastAsia="zh-CN"/>
                </w:rPr>
                <w:t>DO4</w:t>
              </w:r>
            </w:ins>
          </w:p>
        </w:tc>
        <w:tc>
          <w:tcPr>
            <w:tcW w:w="489" w:type="pct"/>
            <w:noWrap w:val="0"/>
            <w:vAlign w:val="top"/>
          </w:tcPr>
          <w:p w14:paraId="6F36F599">
            <w:pPr>
              <w:jc w:val="center"/>
              <w:rPr>
                <w:ins w:id="3506" w:author="LKY" w:date="2026-05-22T15:33:36Z"/>
                <w:rFonts w:hint="default" w:ascii="Times New Roman" w:hAnsi="Times New Roman" w:eastAsiaTheme="minorEastAsia" w:cstheme="minorBidi"/>
                <w:kern w:val="2"/>
                <w:sz w:val="21"/>
                <w:szCs w:val="24"/>
                <w:vertAlign w:val="baseline"/>
                <w:lang w:val="en-US" w:eastAsia="zh-CN" w:bidi="ar-SA"/>
              </w:rPr>
            </w:pPr>
            <w:ins w:id="3507" w:author="LKY" w:date="2026-05-22T15:33:36Z">
              <w:r>
                <w:rPr>
                  <w:rFonts w:hint="eastAsia" w:ascii="Times New Roman" w:hAnsi="Times New Roman"/>
                  <w:vertAlign w:val="baseline"/>
                  <w:lang w:val="en-US" w:eastAsia="zh-CN"/>
                </w:rPr>
                <w:t>DO6</w:t>
              </w:r>
            </w:ins>
          </w:p>
        </w:tc>
        <w:tc>
          <w:tcPr>
            <w:tcW w:w="489" w:type="pct"/>
            <w:noWrap w:val="0"/>
            <w:vAlign w:val="top"/>
          </w:tcPr>
          <w:p w14:paraId="1A2E8843">
            <w:pPr>
              <w:jc w:val="center"/>
              <w:rPr>
                <w:ins w:id="3508" w:author="LKY" w:date="2026-05-22T15:33:36Z"/>
                <w:rFonts w:hint="default" w:ascii="Times New Roman" w:hAnsi="Times New Roman" w:eastAsiaTheme="minorEastAsia" w:cstheme="minorBidi"/>
                <w:kern w:val="2"/>
                <w:sz w:val="21"/>
                <w:szCs w:val="24"/>
                <w:vertAlign w:val="baseline"/>
                <w:lang w:val="en-US" w:eastAsia="zh-CN" w:bidi="ar-SA"/>
              </w:rPr>
            </w:pPr>
            <w:ins w:id="3509" w:author="LKY" w:date="2026-05-22T15:33:36Z">
              <w:r>
                <w:rPr>
                  <w:rFonts w:hint="eastAsia" w:ascii="Times New Roman" w:hAnsi="Times New Roman"/>
                  <w:vertAlign w:val="baseline"/>
                  <w:lang w:val="en-US" w:eastAsia="zh-CN"/>
                </w:rPr>
                <w:t>DO8</w:t>
              </w:r>
            </w:ins>
          </w:p>
        </w:tc>
        <w:tc>
          <w:tcPr>
            <w:tcW w:w="489" w:type="pct"/>
            <w:noWrap w:val="0"/>
            <w:vAlign w:val="top"/>
          </w:tcPr>
          <w:p w14:paraId="1539C1CA">
            <w:pPr>
              <w:jc w:val="center"/>
              <w:rPr>
                <w:ins w:id="3510" w:author="LKY" w:date="2026-05-22T15:33:36Z"/>
                <w:rFonts w:hint="default" w:ascii="Times New Roman" w:hAnsi="Times New Roman"/>
                <w:vertAlign w:val="baseline"/>
                <w:lang w:val="en-US" w:eastAsia="zh-CN"/>
              </w:rPr>
            </w:pPr>
            <w:ins w:id="3511" w:author="LKY" w:date="2026-05-22T15:33:36Z">
              <w:r>
                <w:rPr>
                  <w:rFonts w:hint="eastAsia" w:ascii="Times New Roman" w:hAnsi="Times New Roman"/>
                  <w:vertAlign w:val="baseline"/>
                  <w:lang w:val="en-US" w:eastAsia="zh-CN"/>
                </w:rPr>
                <w:t>DO10</w:t>
              </w:r>
            </w:ins>
          </w:p>
        </w:tc>
        <w:tc>
          <w:tcPr>
            <w:tcW w:w="489" w:type="pct"/>
            <w:noWrap w:val="0"/>
            <w:vAlign w:val="top"/>
          </w:tcPr>
          <w:p w14:paraId="19875591">
            <w:pPr>
              <w:jc w:val="center"/>
              <w:rPr>
                <w:ins w:id="3512" w:author="LKY" w:date="2026-05-22T15:33:36Z"/>
                <w:rFonts w:hint="default" w:ascii="Times New Roman" w:hAnsi="Times New Roman"/>
                <w:vertAlign w:val="baseline"/>
                <w:lang w:val="en-US" w:eastAsia="zh-CN"/>
              </w:rPr>
            </w:pPr>
            <w:ins w:id="3513" w:author="LKY" w:date="2026-05-22T15:33:36Z">
              <w:r>
                <w:rPr>
                  <w:rFonts w:hint="eastAsia" w:ascii="Times New Roman" w:hAnsi="Times New Roman"/>
                  <w:vertAlign w:val="baseline"/>
                  <w:lang w:val="en-US" w:eastAsia="zh-CN"/>
                </w:rPr>
                <w:t>DO12</w:t>
              </w:r>
            </w:ins>
          </w:p>
        </w:tc>
        <w:tc>
          <w:tcPr>
            <w:tcW w:w="489" w:type="pct"/>
            <w:noWrap w:val="0"/>
            <w:vAlign w:val="top"/>
          </w:tcPr>
          <w:p w14:paraId="240AA318">
            <w:pPr>
              <w:jc w:val="center"/>
              <w:rPr>
                <w:ins w:id="3514" w:author="LKY" w:date="2026-05-22T15:33:36Z"/>
                <w:rFonts w:hint="default" w:ascii="Times New Roman" w:hAnsi="Times New Roman"/>
                <w:vertAlign w:val="baseline"/>
                <w:lang w:val="en-US" w:eastAsia="zh-CN"/>
              </w:rPr>
            </w:pPr>
            <w:ins w:id="3515" w:author="LKY" w:date="2026-05-22T15:33:36Z">
              <w:r>
                <w:rPr>
                  <w:rFonts w:hint="eastAsia" w:ascii="Times New Roman" w:hAnsi="Times New Roman"/>
                  <w:vertAlign w:val="baseline"/>
                  <w:lang w:val="en-US" w:eastAsia="zh-CN"/>
                </w:rPr>
                <w:t>DO14</w:t>
              </w:r>
            </w:ins>
          </w:p>
        </w:tc>
        <w:tc>
          <w:tcPr>
            <w:tcW w:w="525" w:type="pct"/>
            <w:noWrap w:val="0"/>
            <w:vAlign w:val="top"/>
          </w:tcPr>
          <w:p w14:paraId="2B2CB063">
            <w:pPr>
              <w:jc w:val="center"/>
              <w:rPr>
                <w:ins w:id="3516" w:author="LKY" w:date="2026-05-22T15:33:36Z"/>
                <w:rFonts w:hint="default" w:ascii="Times New Roman" w:hAnsi="Times New Roman"/>
                <w:vertAlign w:val="baseline"/>
                <w:lang w:val="en-US" w:eastAsia="zh-CN"/>
              </w:rPr>
            </w:pPr>
            <w:ins w:id="3517" w:author="LKY" w:date="2026-05-22T15:33:36Z">
              <w:r>
                <w:rPr>
                  <w:rFonts w:hint="eastAsia" w:ascii="Times New Roman" w:hAnsi="Times New Roman"/>
                  <w:vertAlign w:val="baseline"/>
                  <w:lang w:val="en-US" w:eastAsia="zh-CN"/>
                </w:rPr>
                <w:t>DO16</w:t>
              </w:r>
            </w:ins>
          </w:p>
        </w:tc>
        <w:tc>
          <w:tcPr>
            <w:tcW w:w="412" w:type="pct"/>
            <w:noWrap w:val="0"/>
            <w:vAlign w:val="top"/>
          </w:tcPr>
          <w:p w14:paraId="6864FCB8">
            <w:pPr>
              <w:jc w:val="center"/>
              <w:rPr>
                <w:ins w:id="3518" w:author="LKY" w:date="2026-05-22T15:33:36Z"/>
                <w:rFonts w:hint="default" w:ascii="Times New Roman" w:hAnsi="Times New Roman"/>
                <w:vertAlign w:val="baseline"/>
                <w:lang w:val="en-US" w:eastAsia="zh-CN"/>
              </w:rPr>
            </w:pPr>
            <w:ins w:id="3519" w:author="LKY" w:date="2026-05-22T15:33:36Z">
              <w:r>
                <w:rPr>
                  <w:rFonts w:hint="eastAsia" w:ascii="Times New Roman" w:hAnsi="Times New Roman"/>
                  <w:vertAlign w:val="baseline"/>
                  <w:lang w:val="en-US" w:eastAsia="zh-CN"/>
                </w:rPr>
                <w:t>PE</w:t>
              </w:r>
            </w:ins>
          </w:p>
        </w:tc>
      </w:tr>
      <w:tr w14:paraId="4D3FA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20" w:author="LKY" w:date="2026-05-22T15:33:36Z"/>
        </w:trPr>
        <w:tc>
          <w:tcPr>
            <w:tcW w:w="639" w:type="pct"/>
            <w:noWrap w:val="0"/>
            <w:vAlign w:val="top"/>
          </w:tcPr>
          <w:p w14:paraId="5E853313">
            <w:pPr>
              <w:jc w:val="center"/>
              <w:rPr>
                <w:ins w:id="3521" w:author="LKY" w:date="2026-05-22T15:33:36Z"/>
                <w:rFonts w:hint="default" w:ascii="Times New Roman" w:hAnsi="Times New Roman"/>
                <w:vertAlign w:val="baseline"/>
                <w:lang w:val="en-US" w:eastAsia="zh-CN"/>
              </w:rPr>
            </w:pPr>
            <w:ins w:id="3522" w:author="LKY" w:date="2026-05-22T15:33:36Z">
              <w:r>
                <w:rPr>
                  <w:rFonts w:hint="eastAsia" w:ascii="Times New Roman" w:hAnsi="Times New Roman"/>
                  <w:vertAlign w:val="baseline"/>
                  <w:lang w:val="en-US" w:eastAsia="zh-CN"/>
                </w:rPr>
                <w:t>端口号</w:t>
              </w:r>
            </w:ins>
          </w:p>
        </w:tc>
        <w:tc>
          <w:tcPr>
            <w:tcW w:w="489" w:type="pct"/>
            <w:noWrap w:val="0"/>
            <w:vAlign w:val="top"/>
          </w:tcPr>
          <w:p w14:paraId="378358AE">
            <w:pPr>
              <w:jc w:val="center"/>
              <w:rPr>
                <w:ins w:id="3523" w:author="LKY" w:date="2026-05-22T15:33:36Z"/>
                <w:rFonts w:hint="default" w:ascii="Times New Roman" w:hAnsi="Times New Roman"/>
                <w:vertAlign w:val="baseline"/>
                <w:lang w:val="en-US" w:eastAsia="zh-CN"/>
              </w:rPr>
            </w:pPr>
            <w:ins w:id="3524" w:author="LKY" w:date="2026-05-22T15:33:36Z">
              <w:r>
                <w:rPr>
                  <w:rFonts w:hint="eastAsia" w:ascii="Times New Roman" w:hAnsi="Times New Roman"/>
                  <w:vertAlign w:val="baseline"/>
                  <w:lang w:val="en-US" w:eastAsia="zh-CN"/>
                </w:rPr>
                <w:t>A1</w:t>
              </w:r>
            </w:ins>
          </w:p>
        </w:tc>
        <w:tc>
          <w:tcPr>
            <w:tcW w:w="483" w:type="pct"/>
            <w:noWrap w:val="0"/>
            <w:vAlign w:val="top"/>
          </w:tcPr>
          <w:p w14:paraId="0F9A0D09">
            <w:pPr>
              <w:jc w:val="center"/>
              <w:rPr>
                <w:ins w:id="3525" w:author="LKY" w:date="2026-05-22T15:33:36Z"/>
                <w:rFonts w:hint="default" w:ascii="Times New Roman" w:hAnsi="Times New Roman"/>
                <w:vertAlign w:val="baseline"/>
                <w:lang w:val="en-US" w:eastAsia="zh-CN"/>
              </w:rPr>
            </w:pPr>
            <w:ins w:id="3526" w:author="LKY" w:date="2026-05-22T15:33:36Z">
              <w:r>
                <w:rPr>
                  <w:rFonts w:hint="eastAsia" w:ascii="Times New Roman" w:hAnsi="Times New Roman"/>
                  <w:vertAlign w:val="baseline"/>
                  <w:lang w:val="en-US" w:eastAsia="zh-CN"/>
                </w:rPr>
                <w:t>A2</w:t>
              </w:r>
            </w:ins>
          </w:p>
        </w:tc>
        <w:tc>
          <w:tcPr>
            <w:tcW w:w="489" w:type="pct"/>
            <w:noWrap w:val="0"/>
            <w:vAlign w:val="top"/>
          </w:tcPr>
          <w:p w14:paraId="1F18255F">
            <w:pPr>
              <w:jc w:val="center"/>
              <w:rPr>
                <w:ins w:id="3527" w:author="LKY" w:date="2026-05-22T15:33:36Z"/>
                <w:rFonts w:hint="default" w:ascii="Times New Roman" w:hAnsi="Times New Roman"/>
                <w:vertAlign w:val="baseline"/>
                <w:lang w:val="en-US" w:eastAsia="zh-CN"/>
              </w:rPr>
            </w:pPr>
            <w:ins w:id="3528" w:author="LKY" w:date="2026-05-22T15:33:36Z">
              <w:r>
                <w:rPr>
                  <w:rFonts w:hint="eastAsia" w:ascii="Times New Roman" w:hAnsi="Times New Roman"/>
                  <w:vertAlign w:val="baseline"/>
                  <w:lang w:val="en-US" w:eastAsia="zh-CN"/>
                </w:rPr>
                <w:t>A3</w:t>
              </w:r>
            </w:ins>
          </w:p>
        </w:tc>
        <w:tc>
          <w:tcPr>
            <w:tcW w:w="489" w:type="pct"/>
            <w:noWrap w:val="0"/>
            <w:vAlign w:val="top"/>
          </w:tcPr>
          <w:p w14:paraId="79A42170">
            <w:pPr>
              <w:jc w:val="center"/>
              <w:rPr>
                <w:ins w:id="3529" w:author="LKY" w:date="2026-05-22T15:33:36Z"/>
                <w:rFonts w:hint="default" w:ascii="Times New Roman" w:hAnsi="Times New Roman"/>
                <w:vertAlign w:val="baseline"/>
                <w:lang w:val="en-US" w:eastAsia="zh-CN"/>
              </w:rPr>
            </w:pPr>
            <w:ins w:id="3530" w:author="LKY" w:date="2026-05-22T15:33:36Z">
              <w:r>
                <w:rPr>
                  <w:rFonts w:hint="eastAsia" w:ascii="Times New Roman" w:hAnsi="Times New Roman"/>
                  <w:vertAlign w:val="baseline"/>
                  <w:lang w:val="en-US" w:eastAsia="zh-CN"/>
                </w:rPr>
                <w:t>A4</w:t>
              </w:r>
            </w:ins>
          </w:p>
        </w:tc>
        <w:tc>
          <w:tcPr>
            <w:tcW w:w="489" w:type="pct"/>
            <w:noWrap w:val="0"/>
            <w:vAlign w:val="top"/>
          </w:tcPr>
          <w:p w14:paraId="34E34250">
            <w:pPr>
              <w:jc w:val="center"/>
              <w:rPr>
                <w:ins w:id="3531" w:author="LKY" w:date="2026-05-22T15:33:36Z"/>
                <w:rFonts w:hint="default" w:ascii="Times New Roman" w:hAnsi="Times New Roman"/>
                <w:vertAlign w:val="baseline"/>
                <w:lang w:val="en-US" w:eastAsia="zh-CN"/>
              </w:rPr>
            </w:pPr>
            <w:ins w:id="3532" w:author="LKY" w:date="2026-05-22T15:33:36Z">
              <w:r>
                <w:rPr>
                  <w:rFonts w:hint="eastAsia" w:ascii="Times New Roman" w:hAnsi="Times New Roman"/>
                  <w:vertAlign w:val="baseline"/>
                  <w:lang w:val="en-US" w:eastAsia="zh-CN"/>
                </w:rPr>
                <w:t>A5</w:t>
              </w:r>
            </w:ins>
          </w:p>
        </w:tc>
        <w:tc>
          <w:tcPr>
            <w:tcW w:w="489" w:type="pct"/>
            <w:noWrap w:val="0"/>
            <w:vAlign w:val="top"/>
          </w:tcPr>
          <w:p w14:paraId="1BA08A04">
            <w:pPr>
              <w:jc w:val="center"/>
              <w:rPr>
                <w:ins w:id="3533" w:author="LKY" w:date="2026-05-22T15:33:36Z"/>
                <w:rFonts w:hint="default" w:ascii="Times New Roman" w:hAnsi="Times New Roman"/>
                <w:vertAlign w:val="baseline"/>
                <w:lang w:val="en-US" w:eastAsia="zh-CN"/>
              </w:rPr>
            </w:pPr>
            <w:ins w:id="3534" w:author="LKY" w:date="2026-05-22T15:33:36Z">
              <w:r>
                <w:rPr>
                  <w:rFonts w:hint="eastAsia" w:ascii="Times New Roman" w:hAnsi="Times New Roman"/>
                  <w:vertAlign w:val="baseline"/>
                  <w:lang w:val="en-US" w:eastAsia="zh-CN"/>
                </w:rPr>
                <w:t>A6</w:t>
              </w:r>
            </w:ins>
          </w:p>
        </w:tc>
        <w:tc>
          <w:tcPr>
            <w:tcW w:w="489" w:type="pct"/>
            <w:noWrap w:val="0"/>
            <w:vAlign w:val="top"/>
          </w:tcPr>
          <w:p w14:paraId="4DD53AD7">
            <w:pPr>
              <w:jc w:val="center"/>
              <w:rPr>
                <w:ins w:id="3535" w:author="LKY" w:date="2026-05-22T15:33:36Z"/>
                <w:rFonts w:hint="default" w:ascii="Times New Roman" w:hAnsi="Times New Roman"/>
                <w:vertAlign w:val="baseline"/>
                <w:lang w:val="en-US" w:eastAsia="zh-CN"/>
              </w:rPr>
            </w:pPr>
            <w:ins w:id="3536" w:author="LKY" w:date="2026-05-22T15:33:36Z">
              <w:r>
                <w:rPr>
                  <w:rFonts w:hint="eastAsia" w:ascii="Times New Roman" w:hAnsi="Times New Roman"/>
                  <w:vertAlign w:val="baseline"/>
                  <w:lang w:val="en-US" w:eastAsia="zh-CN"/>
                </w:rPr>
                <w:t>A7</w:t>
              </w:r>
            </w:ins>
          </w:p>
        </w:tc>
        <w:tc>
          <w:tcPr>
            <w:tcW w:w="525" w:type="pct"/>
            <w:noWrap w:val="0"/>
            <w:vAlign w:val="top"/>
          </w:tcPr>
          <w:p w14:paraId="0A060CFD">
            <w:pPr>
              <w:jc w:val="center"/>
              <w:rPr>
                <w:ins w:id="3537" w:author="LKY" w:date="2026-05-22T15:33:36Z"/>
                <w:rFonts w:hint="default" w:ascii="Times New Roman" w:hAnsi="Times New Roman"/>
                <w:vertAlign w:val="baseline"/>
                <w:lang w:val="en-US" w:eastAsia="zh-CN"/>
              </w:rPr>
            </w:pPr>
            <w:ins w:id="3538" w:author="LKY" w:date="2026-05-22T15:33:36Z">
              <w:r>
                <w:rPr>
                  <w:rFonts w:hint="eastAsia" w:ascii="Times New Roman" w:hAnsi="Times New Roman"/>
                  <w:vertAlign w:val="baseline"/>
                  <w:lang w:val="en-US" w:eastAsia="zh-CN"/>
                </w:rPr>
                <w:t>A8</w:t>
              </w:r>
            </w:ins>
          </w:p>
        </w:tc>
        <w:tc>
          <w:tcPr>
            <w:tcW w:w="412" w:type="pct"/>
            <w:noWrap w:val="0"/>
            <w:vAlign w:val="top"/>
          </w:tcPr>
          <w:p w14:paraId="034C24FB">
            <w:pPr>
              <w:jc w:val="center"/>
              <w:rPr>
                <w:ins w:id="3539" w:author="LKY" w:date="2026-05-22T15:33:36Z"/>
                <w:rFonts w:hint="default" w:ascii="Times New Roman" w:hAnsi="Times New Roman"/>
                <w:vertAlign w:val="baseline"/>
                <w:lang w:val="en-US" w:eastAsia="zh-CN"/>
              </w:rPr>
            </w:pPr>
            <w:ins w:id="3540" w:author="LKY" w:date="2026-05-22T15:33:36Z">
              <w:r>
                <w:rPr>
                  <w:rFonts w:hint="eastAsia" w:ascii="Times New Roman" w:hAnsi="Times New Roman"/>
                  <w:vertAlign w:val="baseline"/>
                  <w:lang w:val="en-US" w:eastAsia="zh-CN"/>
                </w:rPr>
                <w:t>A9</w:t>
              </w:r>
            </w:ins>
          </w:p>
        </w:tc>
      </w:tr>
      <w:tr w14:paraId="1707B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41" w:author="LKY" w:date="2026-05-22T15:33:36Z"/>
        </w:trPr>
        <w:tc>
          <w:tcPr>
            <w:tcW w:w="639" w:type="pct"/>
            <w:noWrap w:val="0"/>
            <w:vAlign w:val="top"/>
          </w:tcPr>
          <w:p w14:paraId="28877DCA">
            <w:pPr>
              <w:jc w:val="center"/>
              <w:rPr>
                <w:ins w:id="3542" w:author="LKY" w:date="2026-05-22T15:33:36Z"/>
                <w:rFonts w:hint="default" w:ascii="Times New Roman" w:hAnsi="Times New Roman"/>
                <w:vertAlign w:val="baseline"/>
                <w:lang w:val="en-US" w:eastAsia="zh-CN"/>
              </w:rPr>
            </w:pPr>
            <w:ins w:id="3543" w:author="LKY" w:date="2026-05-22T15:33:36Z">
              <w:r>
                <w:rPr>
                  <w:rFonts w:hint="eastAsia" w:ascii="Times New Roman" w:hAnsi="Times New Roman"/>
                  <w:vertAlign w:val="baseline"/>
                  <w:lang w:val="en-US" w:eastAsia="zh-CN"/>
                </w:rPr>
                <w:t>名称</w:t>
              </w:r>
            </w:ins>
          </w:p>
        </w:tc>
        <w:tc>
          <w:tcPr>
            <w:tcW w:w="489" w:type="pct"/>
            <w:noWrap w:val="0"/>
            <w:vAlign w:val="top"/>
          </w:tcPr>
          <w:p w14:paraId="1DC6B17C">
            <w:pPr>
              <w:jc w:val="center"/>
              <w:rPr>
                <w:ins w:id="3544" w:author="LKY" w:date="2026-05-22T15:33:36Z"/>
                <w:rFonts w:hint="default" w:ascii="Times New Roman" w:hAnsi="Times New Roman"/>
                <w:vertAlign w:val="baseline"/>
                <w:lang w:val="en-US" w:eastAsia="zh-CN"/>
              </w:rPr>
            </w:pPr>
            <w:ins w:id="3545" w:author="LKY" w:date="2026-05-22T15:33:36Z">
              <w:r>
                <w:rPr>
                  <w:rFonts w:hint="eastAsia" w:ascii="Times New Roman" w:hAnsi="Times New Roman"/>
                  <w:vertAlign w:val="baseline"/>
                  <w:lang w:val="en-US" w:eastAsia="zh-CN"/>
                </w:rPr>
                <w:t>DO1</w:t>
              </w:r>
            </w:ins>
          </w:p>
        </w:tc>
        <w:tc>
          <w:tcPr>
            <w:tcW w:w="483" w:type="pct"/>
            <w:noWrap w:val="0"/>
            <w:vAlign w:val="top"/>
          </w:tcPr>
          <w:p w14:paraId="55DB8B44">
            <w:pPr>
              <w:jc w:val="center"/>
              <w:rPr>
                <w:ins w:id="3546" w:author="LKY" w:date="2026-05-22T15:33:36Z"/>
                <w:rFonts w:hint="default" w:ascii="Times New Roman" w:hAnsi="Times New Roman"/>
                <w:vertAlign w:val="baseline"/>
                <w:lang w:val="en-US" w:eastAsia="zh-CN"/>
              </w:rPr>
            </w:pPr>
            <w:ins w:id="3547" w:author="LKY" w:date="2026-05-22T15:33:36Z">
              <w:r>
                <w:rPr>
                  <w:rFonts w:hint="eastAsia" w:ascii="Times New Roman" w:hAnsi="Times New Roman"/>
                  <w:vertAlign w:val="baseline"/>
                  <w:lang w:val="en-US" w:eastAsia="zh-CN"/>
                </w:rPr>
                <w:t>DO3</w:t>
              </w:r>
            </w:ins>
          </w:p>
        </w:tc>
        <w:tc>
          <w:tcPr>
            <w:tcW w:w="489" w:type="pct"/>
            <w:noWrap w:val="0"/>
            <w:vAlign w:val="top"/>
          </w:tcPr>
          <w:p w14:paraId="09100A69">
            <w:pPr>
              <w:jc w:val="center"/>
              <w:rPr>
                <w:ins w:id="3548" w:author="LKY" w:date="2026-05-22T15:33:36Z"/>
                <w:rFonts w:hint="default" w:ascii="Times New Roman" w:hAnsi="Times New Roman"/>
                <w:vertAlign w:val="baseline"/>
                <w:lang w:val="en-US" w:eastAsia="zh-CN"/>
              </w:rPr>
            </w:pPr>
            <w:ins w:id="3549" w:author="LKY" w:date="2026-05-22T15:33:36Z">
              <w:r>
                <w:rPr>
                  <w:rFonts w:hint="eastAsia" w:ascii="Times New Roman" w:hAnsi="Times New Roman"/>
                  <w:vertAlign w:val="baseline"/>
                  <w:lang w:val="en-US" w:eastAsia="zh-CN"/>
                </w:rPr>
                <w:t>DO5</w:t>
              </w:r>
            </w:ins>
          </w:p>
        </w:tc>
        <w:tc>
          <w:tcPr>
            <w:tcW w:w="489" w:type="pct"/>
            <w:noWrap w:val="0"/>
            <w:vAlign w:val="top"/>
          </w:tcPr>
          <w:p w14:paraId="01793440">
            <w:pPr>
              <w:jc w:val="center"/>
              <w:rPr>
                <w:ins w:id="3550" w:author="LKY" w:date="2026-05-22T15:33:36Z"/>
                <w:rFonts w:hint="default" w:ascii="Times New Roman" w:hAnsi="Times New Roman"/>
                <w:vertAlign w:val="baseline"/>
                <w:lang w:val="en-US" w:eastAsia="zh-CN"/>
              </w:rPr>
            </w:pPr>
            <w:ins w:id="3551" w:author="LKY" w:date="2026-05-22T15:33:36Z">
              <w:r>
                <w:rPr>
                  <w:rFonts w:hint="eastAsia" w:ascii="Times New Roman" w:hAnsi="Times New Roman"/>
                  <w:vertAlign w:val="baseline"/>
                  <w:lang w:val="en-US" w:eastAsia="zh-CN"/>
                </w:rPr>
                <w:t>DO7</w:t>
              </w:r>
            </w:ins>
          </w:p>
        </w:tc>
        <w:tc>
          <w:tcPr>
            <w:tcW w:w="489" w:type="pct"/>
            <w:noWrap w:val="0"/>
            <w:vAlign w:val="top"/>
          </w:tcPr>
          <w:p w14:paraId="62035B49">
            <w:pPr>
              <w:jc w:val="center"/>
              <w:rPr>
                <w:ins w:id="3552" w:author="LKY" w:date="2026-05-22T15:33:36Z"/>
                <w:rFonts w:hint="default" w:ascii="Times New Roman" w:hAnsi="Times New Roman"/>
                <w:vertAlign w:val="baseline"/>
                <w:lang w:val="en-US" w:eastAsia="zh-CN"/>
              </w:rPr>
            </w:pPr>
            <w:ins w:id="3553" w:author="LKY" w:date="2026-05-22T15:33:36Z">
              <w:r>
                <w:rPr>
                  <w:rFonts w:hint="eastAsia" w:ascii="Times New Roman" w:hAnsi="Times New Roman"/>
                  <w:vertAlign w:val="baseline"/>
                  <w:lang w:val="en-US" w:eastAsia="zh-CN"/>
                </w:rPr>
                <w:t>DO9</w:t>
              </w:r>
            </w:ins>
          </w:p>
        </w:tc>
        <w:tc>
          <w:tcPr>
            <w:tcW w:w="489" w:type="pct"/>
            <w:noWrap w:val="0"/>
            <w:vAlign w:val="top"/>
          </w:tcPr>
          <w:p w14:paraId="515FA793">
            <w:pPr>
              <w:jc w:val="center"/>
              <w:rPr>
                <w:ins w:id="3554" w:author="LKY" w:date="2026-05-22T15:33:36Z"/>
                <w:rFonts w:hint="default" w:ascii="Times New Roman" w:hAnsi="Times New Roman"/>
                <w:vertAlign w:val="baseline"/>
                <w:lang w:val="en-US" w:eastAsia="zh-CN"/>
              </w:rPr>
            </w:pPr>
            <w:ins w:id="3555" w:author="LKY" w:date="2026-05-22T15:33:36Z">
              <w:r>
                <w:rPr>
                  <w:rFonts w:hint="eastAsia" w:ascii="Times New Roman" w:hAnsi="Times New Roman"/>
                  <w:vertAlign w:val="baseline"/>
                  <w:lang w:val="en-US" w:eastAsia="zh-CN"/>
                </w:rPr>
                <w:t>DO11</w:t>
              </w:r>
            </w:ins>
          </w:p>
        </w:tc>
        <w:tc>
          <w:tcPr>
            <w:tcW w:w="489" w:type="pct"/>
            <w:noWrap w:val="0"/>
            <w:vAlign w:val="top"/>
          </w:tcPr>
          <w:p w14:paraId="02B655F1">
            <w:pPr>
              <w:jc w:val="center"/>
              <w:rPr>
                <w:ins w:id="3556" w:author="LKY" w:date="2026-05-22T15:33:36Z"/>
                <w:rFonts w:hint="default" w:ascii="Times New Roman" w:hAnsi="Times New Roman"/>
                <w:vertAlign w:val="baseline"/>
                <w:lang w:val="en-US" w:eastAsia="zh-CN"/>
              </w:rPr>
            </w:pPr>
            <w:ins w:id="3557" w:author="LKY" w:date="2026-05-22T15:33:36Z">
              <w:r>
                <w:rPr>
                  <w:rFonts w:hint="eastAsia" w:ascii="Times New Roman" w:hAnsi="Times New Roman"/>
                  <w:vertAlign w:val="baseline"/>
                  <w:lang w:val="en-US" w:eastAsia="zh-CN"/>
                </w:rPr>
                <w:t>DO13</w:t>
              </w:r>
            </w:ins>
          </w:p>
        </w:tc>
        <w:tc>
          <w:tcPr>
            <w:tcW w:w="525" w:type="pct"/>
            <w:noWrap w:val="0"/>
            <w:vAlign w:val="top"/>
          </w:tcPr>
          <w:p w14:paraId="2BCB6528">
            <w:pPr>
              <w:jc w:val="center"/>
              <w:rPr>
                <w:ins w:id="3558" w:author="LKY" w:date="2026-05-22T15:33:36Z"/>
                <w:rFonts w:hint="default" w:ascii="Times New Roman" w:hAnsi="Times New Roman"/>
                <w:vertAlign w:val="baseline"/>
                <w:lang w:val="en-US" w:eastAsia="zh-CN"/>
              </w:rPr>
            </w:pPr>
            <w:ins w:id="3559" w:author="LKY" w:date="2026-05-22T15:33:36Z">
              <w:r>
                <w:rPr>
                  <w:rFonts w:hint="eastAsia" w:ascii="Times New Roman" w:hAnsi="Times New Roman"/>
                  <w:vertAlign w:val="baseline"/>
                  <w:lang w:val="en-US" w:eastAsia="zh-CN"/>
                </w:rPr>
                <w:t>DO15</w:t>
              </w:r>
            </w:ins>
          </w:p>
        </w:tc>
        <w:tc>
          <w:tcPr>
            <w:tcW w:w="412" w:type="pct"/>
            <w:noWrap w:val="0"/>
            <w:vAlign w:val="top"/>
          </w:tcPr>
          <w:p w14:paraId="44A1E59C">
            <w:pPr>
              <w:jc w:val="center"/>
              <w:rPr>
                <w:ins w:id="3560" w:author="LKY" w:date="2026-05-22T15:33:36Z"/>
                <w:rFonts w:hint="default" w:ascii="Times New Roman" w:hAnsi="Times New Roman"/>
                <w:vertAlign w:val="baseline"/>
                <w:lang w:val="en-US" w:eastAsia="zh-CN"/>
              </w:rPr>
            </w:pPr>
            <w:ins w:id="3561" w:author="LKY" w:date="2026-05-22T15:33:36Z">
              <w:r>
                <w:rPr>
                  <w:rFonts w:hint="eastAsia" w:ascii="Times New Roman" w:hAnsi="Times New Roman"/>
                  <w:vertAlign w:val="baseline"/>
                  <w:lang w:val="en-US" w:eastAsia="zh-CN"/>
                </w:rPr>
                <w:t>COM</w:t>
              </w:r>
            </w:ins>
          </w:p>
        </w:tc>
      </w:tr>
    </w:tbl>
    <w:p w14:paraId="2C54D518">
      <w:pPr>
        <w:pStyle w:val="12"/>
        <w:ind w:left="0" w:leftChars="0" w:firstLine="0" w:firstLineChars="0"/>
        <w:outlineLvl w:val="9"/>
        <w:rPr>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1F48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62" w:author="LKY" w:date="2026-05-22T15:42:45Z"/>
        </w:trPr>
        <w:tc>
          <w:tcPr>
            <w:tcW w:w="5000" w:type="pct"/>
            <w:gridSpan w:val="10"/>
            <w:tcBorders>
              <w:top w:val="single" w:color="auto" w:sz="4" w:space="0"/>
            </w:tcBorders>
            <w:noWrap w:val="0"/>
            <w:vAlign w:val="top"/>
          </w:tcPr>
          <w:p w14:paraId="609AB23E">
            <w:pPr>
              <w:pBdr>
                <w:top w:val="none" w:color="auto" w:sz="0" w:space="0"/>
                <w:left w:val="none" w:color="auto" w:sz="0" w:space="0"/>
                <w:bottom w:val="none" w:color="auto" w:sz="0" w:space="0"/>
                <w:right w:val="none" w:color="auto" w:sz="0" w:space="0"/>
                <w:between w:val="none" w:color="auto" w:sz="0" w:space="0"/>
              </w:pBdr>
              <w:jc w:val="center"/>
              <w:rPr>
                <w:ins w:id="3563" w:author="LKY" w:date="2026-05-22T15:42:45Z"/>
                <w:rFonts w:hint="eastAsia" w:ascii="Times New Roman" w:hAnsi="Times New Roman"/>
                <w:vertAlign w:val="baseline"/>
                <w:lang w:val="en-US" w:eastAsia="zh-CN"/>
              </w:rPr>
            </w:pPr>
            <w:ins w:id="3564" w:author="LKY" w:date="2026-05-22T15:42:45Z">
              <w:r>
                <w:rPr>
                  <w:rFonts w:hint="eastAsia" w:ascii="Times New Roman" w:hAnsi="Times New Roman"/>
                  <w:vertAlign w:val="baseline"/>
                  <w:lang w:val="en-US" w:eastAsia="zh-CN"/>
                </w:rPr>
                <w:t>N2321模块（PNP）</w:t>
              </w:r>
            </w:ins>
          </w:p>
        </w:tc>
      </w:tr>
      <w:tr w14:paraId="764A2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65" w:author="LKY" w:date="2026-05-22T15:42:45Z"/>
        </w:trPr>
        <w:tc>
          <w:tcPr>
            <w:tcW w:w="552" w:type="pct"/>
            <w:tcBorders>
              <w:top w:val="single" w:color="auto" w:sz="4" w:space="0"/>
            </w:tcBorders>
            <w:noWrap w:val="0"/>
            <w:vAlign w:val="top"/>
          </w:tcPr>
          <w:p w14:paraId="39BBC13F">
            <w:pPr>
              <w:jc w:val="center"/>
              <w:rPr>
                <w:ins w:id="3566" w:author="LKY" w:date="2026-05-22T15:42:45Z"/>
                <w:rFonts w:hint="default" w:ascii="Times New Roman" w:hAnsi="Times New Roman"/>
                <w:vertAlign w:val="baseline"/>
                <w:lang w:val="en-US" w:eastAsia="zh-CN"/>
              </w:rPr>
            </w:pPr>
            <w:ins w:id="3567" w:author="LKY" w:date="2026-05-22T16:09:21Z">
              <w:r>
                <w:rPr>
                  <w:rFonts w:hint="eastAsia" w:ascii="Times New Roman" w:hAnsi="Times New Roman"/>
                  <w:vertAlign w:val="baseline"/>
                  <w:lang w:val="en-US" w:eastAsia="zh-CN"/>
                </w:rPr>
                <w:t>端口</w:t>
              </w:r>
            </w:ins>
            <w:ins w:id="3568" w:author="LKY" w:date="2026-05-22T16:09:22Z">
              <w:r>
                <w:rPr>
                  <w:rFonts w:hint="eastAsia" w:ascii="Times New Roman" w:hAnsi="Times New Roman"/>
                  <w:vertAlign w:val="baseline"/>
                  <w:lang w:val="en-US" w:eastAsia="zh-CN"/>
                </w:rPr>
                <w:t>号</w:t>
              </w:r>
            </w:ins>
          </w:p>
        </w:tc>
        <w:tc>
          <w:tcPr>
            <w:tcW w:w="475" w:type="pct"/>
            <w:tcBorders>
              <w:top w:val="single" w:color="auto" w:sz="4" w:space="0"/>
            </w:tcBorders>
            <w:noWrap w:val="0"/>
            <w:vAlign w:val="top"/>
          </w:tcPr>
          <w:p w14:paraId="1B4D2141">
            <w:pPr>
              <w:jc w:val="center"/>
              <w:rPr>
                <w:ins w:id="3569" w:author="LKY" w:date="2026-05-22T15:42:45Z"/>
                <w:rFonts w:hint="default" w:ascii="Times New Roman" w:hAnsi="Times New Roman" w:eastAsiaTheme="minorEastAsia" w:cstheme="minorBidi"/>
                <w:kern w:val="2"/>
                <w:sz w:val="21"/>
                <w:szCs w:val="24"/>
                <w:vertAlign w:val="baseline"/>
                <w:lang w:val="en-US" w:eastAsia="zh-CN" w:bidi="ar-SA"/>
              </w:rPr>
            </w:pPr>
            <w:ins w:id="3570" w:author="LKY" w:date="2026-05-22T15:45:48Z">
              <w:r>
                <w:rPr>
                  <w:rFonts w:hint="eastAsia" w:ascii="Times New Roman" w:hAnsi="Times New Roman"/>
                  <w:vertAlign w:val="baseline"/>
                  <w:lang w:val="en-US" w:eastAsia="zh-CN"/>
                </w:rPr>
                <w:t>B</w:t>
              </w:r>
            </w:ins>
            <w:ins w:id="3571" w:author="LKY" w:date="2026-05-22T15:42:45Z">
              <w:r>
                <w:rPr>
                  <w:rFonts w:hint="eastAsia" w:ascii="Times New Roman" w:hAnsi="Times New Roman"/>
                  <w:vertAlign w:val="baseline"/>
                  <w:lang w:val="en-US" w:eastAsia="zh-CN"/>
                </w:rPr>
                <w:t>1</w:t>
              </w:r>
            </w:ins>
          </w:p>
        </w:tc>
        <w:tc>
          <w:tcPr>
            <w:tcW w:w="475" w:type="pct"/>
            <w:tcBorders>
              <w:top w:val="single" w:color="auto" w:sz="4" w:space="0"/>
            </w:tcBorders>
            <w:noWrap w:val="0"/>
            <w:vAlign w:val="top"/>
          </w:tcPr>
          <w:p w14:paraId="5F8A8FF6">
            <w:pPr>
              <w:jc w:val="center"/>
              <w:rPr>
                <w:ins w:id="3572" w:author="LKY" w:date="2026-05-22T15:42:45Z"/>
                <w:rFonts w:hint="default" w:ascii="Times New Roman" w:hAnsi="Times New Roman" w:eastAsiaTheme="minorEastAsia" w:cstheme="minorBidi"/>
                <w:kern w:val="2"/>
                <w:sz w:val="21"/>
                <w:szCs w:val="24"/>
                <w:vertAlign w:val="baseline"/>
                <w:lang w:val="en-US" w:eastAsia="zh-CN" w:bidi="ar-SA"/>
              </w:rPr>
            </w:pPr>
            <w:ins w:id="3573" w:author="LKY" w:date="2026-05-22T15:42:45Z">
              <w:r>
                <w:rPr>
                  <w:rFonts w:hint="eastAsia" w:ascii="Times New Roman" w:hAnsi="Times New Roman" w:cstheme="minorBidi"/>
                  <w:kern w:val="2"/>
                  <w:sz w:val="21"/>
                  <w:szCs w:val="24"/>
                  <w:vertAlign w:val="baseline"/>
                  <w:lang w:val="en-US" w:eastAsia="zh-CN" w:bidi="ar-SA"/>
                </w:rPr>
                <w:t>B</w:t>
              </w:r>
            </w:ins>
            <w:ins w:id="3574" w:author="LKY" w:date="2026-05-22T15:45:51Z">
              <w:r>
                <w:rPr>
                  <w:rFonts w:hint="eastAsia" w:ascii="Times New Roman" w:hAnsi="Times New Roman" w:cstheme="minorBidi"/>
                  <w:kern w:val="2"/>
                  <w:sz w:val="21"/>
                  <w:szCs w:val="24"/>
                  <w:vertAlign w:val="baseline"/>
                  <w:lang w:val="en-US" w:eastAsia="zh-CN" w:bidi="ar-SA"/>
                </w:rPr>
                <w:t>2</w:t>
              </w:r>
            </w:ins>
          </w:p>
        </w:tc>
        <w:tc>
          <w:tcPr>
            <w:tcW w:w="475" w:type="pct"/>
            <w:tcBorders>
              <w:top w:val="single" w:color="auto" w:sz="4" w:space="0"/>
            </w:tcBorders>
            <w:noWrap w:val="0"/>
            <w:vAlign w:val="top"/>
          </w:tcPr>
          <w:p w14:paraId="70D1728D">
            <w:pPr>
              <w:jc w:val="center"/>
              <w:rPr>
                <w:ins w:id="3575" w:author="LKY" w:date="2026-05-22T15:42:45Z"/>
                <w:rFonts w:hint="default" w:ascii="Times New Roman" w:hAnsi="Times New Roman" w:eastAsiaTheme="minorEastAsia" w:cstheme="minorBidi"/>
                <w:kern w:val="2"/>
                <w:sz w:val="21"/>
                <w:szCs w:val="24"/>
                <w:vertAlign w:val="baseline"/>
                <w:lang w:val="en-US" w:eastAsia="zh-CN" w:bidi="ar-SA"/>
              </w:rPr>
            </w:pPr>
            <w:ins w:id="3576" w:author="LKY" w:date="2026-05-22T15:45:53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7A8592BE">
            <w:pPr>
              <w:jc w:val="center"/>
              <w:rPr>
                <w:ins w:id="3577" w:author="LKY" w:date="2026-05-22T15:42:45Z"/>
                <w:rFonts w:hint="default" w:ascii="Times New Roman" w:hAnsi="Times New Roman" w:eastAsiaTheme="minorEastAsia" w:cstheme="minorBidi"/>
                <w:kern w:val="2"/>
                <w:sz w:val="21"/>
                <w:szCs w:val="24"/>
                <w:vertAlign w:val="baseline"/>
                <w:lang w:val="en-US" w:eastAsia="zh-CN" w:bidi="ar-SA"/>
              </w:rPr>
            </w:pPr>
            <w:ins w:id="3578" w:author="LKY" w:date="2026-05-22T15:42:45Z">
              <w:r>
                <w:rPr>
                  <w:rFonts w:hint="eastAsia" w:ascii="Times New Roman" w:hAnsi="Times New Roman" w:cstheme="minorBidi"/>
                  <w:kern w:val="2"/>
                  <w:sz w:val="21"/>
                  <w:szCs w:val="24"/>
                  <w:vertAlign w:val="baseline"/>
                  <w:lang w:val="en-US" w:eastAsia="zh-CN" w:bidi="ar-SA"/>
                </w:rPr>
                <w:t>B</w:t>
              </w:r>
            </w:ins>
            <w:ins w:id="3579" w:author="LKY" w:date="2026-05-22T15:45:55Z">
              <w:r>
                <w:rPr>
                  <w:rFonts w:hint="eastAsia" w:ascii="Times New Roman" w:hAnsi="Times New Roman" w:cstheme="minorBidi"/>
                  <w:kern w:val="2"/>
                  <w:sz w:val="21"/>
                  <w:szCs w:val="24"/>
                  <w:vertAlign w:val="baseline"/>
                  <w:lang w:val="en-US" w:eastAsia="zh-CN" w:bidi="ar-SA"/>
                </w:rPr>
                <w:t>4</w:t>
              </w:r>
            </w:ins>
          </w:p>
        </w:tc>
        <w:tc>
          <w:tcPr>
            <w:tcW w:w="475" w:type="pct"/>
            <w:tcBorders>
              <w:top w:val="single" w:color="auto" w:sz="4" w:space="0"/>
            </w:tcBorders>
            <w:noWrap w:val="0"/>
            <w:vAlign w:val="top"/>
          </w:tcPr>
          <w:p w14:paraId="696866C0">
            <w:pPr>
              <w:jc w:val="center"/>
              <w:rPr>
                <w:ins w:id="3580" w:author="LKY" w:date="2026-05-22T15:42:45Z"/>
                <w:rFonts w:hint="default" w:ascii="Times New Roman" w:hAnsi="Times New Roman" w:eastAsiaTheme="minorEastAsia" w:cstheme="minorBidi"/>
                <w:kern w:val="2"/>
                <w:sz w:val="21"/>
                <w:szCs w:val="24"/>
                <w:vertAlign w:val="baseline"/>
                <w:lang w:val="en-US" w:eastAsia="zh-CN" w:bidi="ar-SA"/>
              </w:rPr>
            </w:pPr>
            <w:ins w:id="3581" w:author="LKY" w:date="2026-05-22T15:45:57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24ECBD24">
            <w:pPr>
              <w:jc w:val="center"/>
              <w:rPr>
                <w:ins w:id="3582" w:author="LKY" w:date="2026-05-22T15:42:45Z"/>
                <w:rFonts w:hint="default" w:ascii="Times New Roman" w:hAnsi="Times New Roman" w:eastAsiaTheme="minorEastAsia" w:cstheme="minorBidi"/>
                <w:kern w:val="2"/>
                <w:sz w:val="21"/>
                <w:szCs w:val="24"/>
                <w:vertAlign w:val="baseline"/>
                <w:lang w:val="en-US" w:eastAsia="zh-CN" w:bidi="ar-SA"/>
              </w:rPr>
            </w:pPr>
            <w:ins w:id="3583" w:author="LKY" w:date="2026-05-22T15:42:45Z">
              <w:r>
                <w:rPr>
                  <w:rFonts w:hint="eastAsia" w:ascii="Times New Roman" w:hAnsi="Times New Roman" w:cstheme="minorBidi"/>
                  <w:kern w:val="2"/>
                  <w:sz w:val="21"/>
                  <w:szCs w:val="24"/>
                  <w:vertAlign w:val="baseline"/>
                  <w:lang w:val="en-US" w:eastAsia="zh-CN" w:bidi="ar-SA"/>
                </w:rPr>
                <w:t>B</w:t>
              </w:r>
            </w:ins>
            <w:ins w:id="3584" w:author="LKY" w:date="2026-05-22T15:45:59Z">
              <w:r>
                <w:rPr>
                  <w:rFonts w:hint="eastAsia" w:ascii="Times New Roman" w:hAnsi="Times New Roman" w:cstheme="minorBidi"/>
                  <w:kern w:val="2"/>
                  <w:sz w:val="21"/>
                  <w:szCs w:val="24"/>
                  <w:vertAlign w:val="baseline"/>
                  <w:lang w:val="en-US" w:eastAsia="zh-CN" w:bidi="ar-SA"/>
                </w:rPr>
                <w:t>6</w:t>
              </w:r>
            </w:ins>
          </w:p>
        </w:tc>
        <w:tc>
          <w:tcPr>
            <w:tcW w:w="475" w:type="pct"/>
            <w:tcBorders>
              <w:top w:val="single" w:color="auto" w:sz="4" w:space="0"/>
            </w:tcBorders>
            <w:noWrap w:val="0"/>
            <w:vAlign w:val="top"/>
          </w:tcPr>
          <w:p w14:paraId="1442F77E">
            <w:pPr>
              <w:jc w:val="center"/>
              <w:rPr>
                <w:ins w:id="3585" w:author="LKY" w:date="2026-05-22T15:42:45Z"/>
                <w:rFonts w:hint="default" w:ascii="Times New Roman" w:hAnsi="Times New Roman"/>
                <w:vertAlign w:val="baseline"/>
                <w:lang w:val="en-US" w:eastAsia="zh-CN"/>
              </w:rPr>
            </w:pPr>
            <w:ins w:id="3586" w:author="LKY" w:date="2026-05-22T15:46:01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50B24A25">
            <w:pPr>
              <w:jc w:val="center"/>
              <w:rPr>
                <w:ins w:id="3587" w:author="LKY" w:date="2026-05-22T15:42:45Z"/>
                <w:rFonts w:hint="default" w:ascii="Times New Roman" w:hAnsi="Times New Roman"/>
                <w:vertAlign w:val="baseline"/>
                <w:lang w:val="en-US" w:eastAsia="zh-CN"/>
              </w:rPr>
            </w:pPr>
            <w:ins w:id="3588" w:author="LKY" w:date="2026-05-22T15:46:03Z">
              <w:r>
                <w:rPr>
                  <w:rFonts w:hint="eastAsia" w:ascii="Times New Roman" w:hAnsi="Times New Roman"/>
                  <w:vertAlign w:val="baseline"/>
                  <w:lang w:val="en-US" w:eastAsia="zh-CN"/>
                </w:rPr>
                <w:t>B</w:t>
              </w:r>
            </w:ins>
            <w:ins w:id="3589" w:author="LKY" w:date="2026-05-22T15:46:04Z">
              <w:r>
                <w:rPr>
                  <w:rFonts w:hint="eastAsia" w:ascii="Times New Roman" w:hAnsi="Times New Roman"/>
                  <w:vertAlign w:val="baseline"/>
                  <w:lang w:val="en-US" w:eastAsia="zh-CN"/>
                </w:rPr>
                <w:t>8</w:t>
              </w:r>
            </w:ins>
          </w:p>
        </w:tc>
        <w:tc>
          <w:tcPr>
            <w:tcW w:w="495" w:type="pct"/>
            <w:tcBorders>
              <w:top w:val="single" w:color="auto" w:sz="4" w:space="0"/>
            </w:tcBorders>
            <w:noWrap w:val="0"/>
            <w:vAlign w:val="top"/>
          </w:tcPr>
          <w:p w14:paraId="45B37F9A">
            <w:pPr>
              <w:jc w:val="center"/>
              <w:rPr>
                <w:ins w:id="3590" w:author="LKY" w:date="2026-05-22T15:42:45Z"/>
                <w:rFonts w:hint="default" w:ascii="Times New Roman" w:hAnsi="Times New Roman"/>
                <w:vertAlign w:val="baseline"/>
                <w:lang w:val="en-US" w:eastAsia="zh-CN"/>
              </w:rPr>
            </w:pPr>
            <w:ins w:id="3591" w:author="LKY" w:date="2026-05-22T15:46:07Z">
              <w:r>
                <w:rPr>
                  <w:rFonts w:hint="eastAsia" w:ascii="Times New Roman" w:hAnsi="Times New Roman"/>
                  <w:vertAlign w:val="baseline"/>
                  <w:lang w:val="en-US" w:eastAsia="zh-CN"/>
                </w:rPr>
                <w:t>B9</w:t>
              </w:r>
            </w:ins>
          </w:p>
        </w:tc>
      </w:tr>
      <w:tr w14:paraId="355C3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92" w:author="LKY" w:date="2026-05-22T15:42:45Z"/>
        </w:trPr>
        <w:tc>
          <w:tcPr>
            <w:tcW w:w="552" w:type="pct"/>
            <w:noWrap w:val="0"/>
            <w:vAlign w:val="top"/>
          </w:tcPr>
          <w:p w14:paraId="4C345BA2">
            <w:pPr>
              <w:jc w:val="center"/>
              <w:rPr>
                <w:ins w:id="3593" w:author="LKY" w:date="2026-05-22T15:42:45Z"/>
                <w:rFonts w:hint="default" w:ascii="Times New Roman" w:hAnsi="Times New Roman"/>
                <w:vertAlign w:val="baseline"/>
                <w:lang w:val="en-US" w:eastAsia="zh-CN"/>
              </w:rPr>
            </w:pPr>
            <w:ins w:id="3594" w:author="LKY" w:date="2026-05-22T16:09:28Z">
              <w:r>
                <w:rPr>
                  <w:rFonts w:hint="eastAsia" w:ascii="Times New Roman" w:hAnsi="Times New Roman"/>
                  <w:vertAlign w:val="baseline"/>
                  <w:lang w:val="en-US" w:eastAsia="zh-CN"/>
                </w:rPr>
                <w:t>名称</w:t>
              </w:r>
            </w:ins>
          </w:p>
        </w:tc>
        <w:tc>
          <w:tcPr>
            <w:tcW w:w="475" w:type="pct"/>
            <w:noWrap w:val="0"/>
            <w:vAlign w:val="top"/>
          </w:tcPr>
          <w:p w14:paraId="683490A6">
            <w:pPr>
              <w:jc w:val="center"/>
              <w:rPr>
                <w:ins w:id="3595" w:author="LKY" w:date="2026-05-22T15:42:45Z"/>
                <w:rFonts w:hint="default" w:ascii="Times New Roman" w:hAnsi="Times New Roman"/>
                <w:vertAlign w:val="baseline"/>
                <w:lang w:val="en-US" w:eastAsia="zh-CN"/>
              </w:rPr>
            </w:pPr>
            <w:ins w:id="3596" w:author="LKY" w:date="2026-05-22T15:42:45Z">
              <w:r>
                <w:rPr>
                  <w:rFonts w:hint="eastAsia" w:ascii="Times New Roman" w:hAnsi="Times New Roman"/>
                  <w:vertAlign w:val="baseline"/>
                  <w:lang w:val="en-US" w:eastAsia="zh-CN"/>
                </w:rPr>
                <w:t>DO</w:t>
              </w:r>
            </w:ins>
            <w:ins w:id="3597" w:author="LKY" w:date="2026-05-22T15:47:56Z">
              <w:r>
                <w:rPr>
                  <w:rFonts w:hint="eastAsia" w:ascii="Times New Roman" w:hAnsi="Times New Roman"/>
                  <w:vertAlign w:val="baseline"/>
                  <w:lang w:val="en-US" w:eastAsia="zh-CN"/>
                </w:rPr>
                <w:t>17</w:t>
              </w:r>
            </w:ins>
          </w:p>
        </w:tc>
        <w:tc>
          <w:tcPr>
            <w:tcW w:w="475" w:type="pct"/>
            <w:noWrap w:val="0"/>
            <w:vAlign w:val="top"/>
          </w:tcPr>
          <w:p w14:paraId="79BF24D1">
            <w:pPr>
              <w:jc w:val="center"/>
              <w:rPr>
                <w:ins w:id="3598" w:author="LKY" w:date="2026-05-22T15:42:45Z"/>
                <w:rFonts w:hint="default" w:ascii="Times New Roman" w:hAnsi="Times New Roman"/>
                <w:vertAlign w:val="baseline"/>
                <w:lang w:val="en-US" w:eastAsia="zh-CN"/>
              </w:rPr>
            </w:pPr>
            <w:ins w:id="3599" w:author="LKY" w:date="2026-05-22T15:42:45Z">
              <w:r>
                <w:rPr>
                  <w:rFonts w:hint="eastAsia" w:ascii="Times New Roman" w:hAnsi="Times New Roman"/>
                  <w:vertAlign w:val="baseline"/>
                  <w:lang w:val="en-US" w:eastAsia="zh-CN"/>
                </w:rPr>
                <w:t>DO1</w:t>
              </w:r>
            </w:ins>
            <w:ins w:id="3600" w:author="LKY" w:date="2026-05-22T15:47:58Z">
              <w:r>
                <w:rPr>
                  <w:rFonts w:hint="eastAsia" w:ascii="Times New Roman" w:hAnsi="Times New Roman"/>
                  <w:vertAlign w:val="baseline"/>
                  <w:lang w:val="en-US" w:eastAsia="zh-CN"/>
                </w:rPr>
                <w:t>9</w:t>
              </w:r>
            </w:ins>
          </w:p>
        </w:tc>
        <w:tc>
          <w:tcPr>
            <w:tcW w:w="475" w:type="pct"/>
            <w:noWrap w:val="0"/>
            <w:vAlign w:val="top"/>
          </w:tcPr>
          <w:p w14:paraId="5A768E6A">
            <w:pPr>
              <w:jc w:val="center"/>
              <w:rPr>
                <w:ins w:id="3601" w:author="LKY" w:date="2026-05-22T15:42:45Z"/>
                <w:rFonts w:hint="default" w:ascii="Times New Roman" w:hAnsi="Times New Roman" w:eastAsiaTheme="minorEastAsia" w:cstheme="minorBidi"/>
                <w:kern w:val="2"/>
                <w:sz w:val="21"/>
                <w:szCs w:val="24"/>
                <w:vertAlign w:val="baseline"/>
                <w:lang w:val="en-US" w:eastAsia="zh-CN" w:bidi="ar-SA"/>
              </w:rPr>
            </w:pPr>
            <w:ins w:id="3602" w:author="LKY" w:date="2026-05-22T15:42:45Z">
              <w:r>
                <w:rPr>
                  <w:rFonts w:hint="eastAsia" w:ascii="Times New Roman" w:hAnsi="Times New Roman"/>
                  <w:vertAlign w:val="baseline"/>
                  <w:lang w:val="en-US" w:eastAsia="zh-CN"/>
                </w:rPr>
                <w:t>DO2</w:t>
              </w:r>
            </w:ins>
            <w:ins w:id="3603" w:author="LKY" w:date="2026-05-22T15:48:00Z">
              <w:r>
                <w:rPr>
                  <w:rFonts w:hint="eastAsia" w:ascii="Times New Roman" w:hAnsi="Times New Roman"/>
                  <w:vertAlign w:val="baseline"/>
                  <w:lang w:val="en-US" w:eastAsia="zh-CN"/>
                </w:rPr>
                <w:t>1</w:t>
              </w:r>
            </w:ins>
          </w:p>
        </w:tc>
        <w:tc>
          <w:tcPr>
            <w:tcW w:w="475" w:type="pct"/>
            <w:noWrap w:val="0"/>
            <w:vAlign w:val="top"/>
          </w:tcPr>
          <w:p w14:paraId="6E1817A1">
            <w:pPr>
              <w:jc w:val="center"/>
              <w:rPr>
                <w:ins w:id="3604" w:author="LKY" w:date="2026-05-22T15:42:45Z"/>
                <w:rFonts w:hint="default" w:ascii="Times New Roman" w:hAnsi="Times New Roman" w:eastAsiaTheme="minorEastAsia" w:cstheme="minorBidi"/>
                <w:kern w:val="2"/>
                <w:sz w:val="21"/>
                <w:szCs w:val="24"/>
                <w:vertAlign w:val="baseline"/>
                <w:lang w:val="en-US" w:eastAsia="zh-CN" w:bidi="ar-SA"/>
              </w:rPr>
            </w:pPr>
            <w:ins w:id="3605" w:author="LKY" w:date="2026-05-22T15:42:45Z">
              <w:r>
                <w:rPr>
                  <w:rFonts w:hint="eastAsia" w:ascii="Times New Roman" w:hAnsi="Times New Roman"/>
                  <w:vertAlign w:val="baseline"/>
                  <w:lang w:val="en-US" w:eastAsia="zh-CN"/>
                </w:rPr>
                <w:t>DO</w:t>
              </w:r>
            </w:ins>
            <w:ins w:id="3606" w:author="LKY" w:date="2026-05-22T15:48:02Z">
              <w:r>
                <w:rPr>
                  <w:rFonts w:hint="eastAsia" w:ascii="Times New Roman" w:hAnsi="Times New Roman"/>
                  <w:vertAlign w:val="baseline"/>
                  <w:lang w:val="en-US" w:eastAsia="zh-CN"/>
                </w:rPr>
                <w:t>23</w:t>
              </w:r>
            </w:ins>
          </w:p>
        </w:tc>
        <w:tc>
          <w:tcPr>
            <w:tcW w:w="475" w:type="pct"/>
            <w:noWrap w:val="0"/>
            <w:vAlign w:val="top"/>
          </w:tcPr>
          <w:p w14:paraId="514838CC">
            <w:pPr>
              <w:jc w:val="center"/>
              <w:rPr>
                <w:ins w:id="3607" w:author="LKY" w:date="2026-05-22T15:42:45Z"/>
                <w:rFonts w:hint="default" w:ascii="Times New Roman" w:hAnsi="Times New Roman"/>
                <w:vertAlign w:val="baseline"/>
                <w:lang w:val="en-US" w:eastAsia="zh-CN"/>
              </w:rPr>
            </w:pPr>
            <w:ins w:id="3608" w:author="LKY" w:date="2026-05-22T15:42:45Z">
              <w:r>
                <w:rPr>
                  <w:rFonts w:hint="eastAsia" w:ascii="Times New Roman" w:hAnsi="Times New Roman"/>
                  <w:vertAlign w:val="baseline"/>
                  <w:lang w:val="en-US" w:eastAsia="zh-CN"/>
                </w:rPr>
                <w:t>DO</w:t>
              </w:r>
            </w:ins>
            <w:ins w:id="3609" w:author="LKY" w:date="2026-05-22T15:48:04Z">
              <w:r>
                <w:rPr>
                  <w:rFonts w:hint="eastAsia" w:ascii="Times New Roman" w:hAnsi="Times New Roman"/>
                  <w:vertAlign w:val="baseline"/>
                  <w:lang w:val="en-US" w:eastAsia="zh-CN"/>
                </w:rPr>
                <w:t>2</w:t>
              </w:r>
            </w:ins>
            <w:ins w:id="3610" w:author="LKY" w:date="2026-05-22T15:48:05Z">
              <w:r>
                <w:rPr>
                  <w:rFonts w:hint="eastAsia" w:ascii="Times New Roman" w:hAnsi="Times New Roman"/>
                  <w:vertAlign w:val="baseline"/>
                  <w:lang w:val="en-US" w:eastAsia="zh-CN"/>
                </w:rPr>
                <w:t>5</w:t>
              </w:r>
            </w:ins>
          </w:p>
        </w:tc>
        <w:tc>
          <w:tcPr>
            <w:tcW w:w="475" w:type="pct"/>
            <w:noWrap w:val="0"/>
            <w:vAlign w:val="top"/>
          </w:tcPr>
          <w:p w14:paraId="5B45098B">
            <w:pPr>
              <w:jc w:val="center"/>
              <w:rPr>
                <w:ins w:id="3611" w:author="LKY" w:date="2026-05-22T15:42:45Z"/>
                <w:rFonts w:hint="default" w:ascii="Times New Roman" w:hAnsi="Times New Roman"/>
                <w:vertAlign w:val="baseline"/>
                <w:lang w:val="en-US" w:eastAsia="zh-CN"/>
              </w:rPr>
            </w:pPr>
            <w:ins w:id="3612" w:author="LKY" w:date="2026-05-22T15:42:45Z">
              <w:r>
                <w:rPr>
                  <w:rFonts w:hint="eastAsia" w:ascii="Times New Roman" w:hAnsi="Times New Roman"/>
                  <w:vertAlign w:val="baseline"/>
                  <w:lang w:val="en-US" w:eastAsia="zh-CN"/>
                </w:rPr>
                <w:t>DO</w:t>
              </w:r>
            </w:ins>
            <w:ins w:id="3613" w:author="LKY" w:date="2026-05-22T15:48:06Z">
              <w:r>
                <w:rPr>
                  <w:rFonts w:hint="eastAsia" w:ascii="Times New Roman" w:hAnsi="Times New Roman"/>
                  <w:vertAlign w:val="baseline"/>
                  <w:lang w:val="en-US" w:eastAsia="zh-CN"/>
                </w:rPr>
                <w:t>2</w:t>
              </w:r>
            </w:ins>
            <w:ins w:id="3614" w:author="LKY" w:date="2026-05-22T15:48:07Z">
              <w:r>
                <w:rPr>
                  <w:rFonts w:hint="eastAsia" w:ascii="Times New Roman" w:hAnsi="Times New Roman"/>
                  <w:vertAlign w:val="baseline"/>
                  <w:lang w:val="en-US" w:eastAsia="zh-CN"/>
                </w:rPr>
                <w:t>7</w:t>
              </w:r>
            </w:ins>
          </w:p>
        </w:tc>
        <w:tc>
          <w:tcPr>
            <w:tcW w:w="475" w:type="pct"/>
            <w:noWrap w:val="0"/>
            <w:vAlign w:val="top"/>
          </w:tcPr>
          <w:p w14:paraId="41A75C6D">
            <w:pPr>
              <w:jc w:val="center"/>
              <w:rPr>
                <w:ins w:id="3615" w:author="LKY" w:date="2026-05-22T15:42:45Z"/>
                <w:rFonts w:hint="default" w:ascii="Times New Roman" w:hAnsi="Times New Roman"/>
                <w:vertAlign w:val="baseline"/>
                <w:lang w:val="en-US" w:eastAsia="zh-CN"/>
              </w:rPr>
            </w:pPr>
            <w:ins w:id="3616" w:author="LKY" w:date="2026-05-22T15:42:45Z">
              <w:r>
                <w:rPr>
                  <w:rFonts w:hint="eastAsia" w:ascii="Times New Roman" w:hAnsi="Times New Roman"/>
                  <w:vertAlign w:val="baseline"/>
                  <w:lang w:val="en-US" w:eastAsia="zh-CN"/>
                </w:rPr>
                <w:t>DO</w:t>
              </w:r>
            </w:ins>
            <w:ins w:id="3617" w:author="LKY" w:date="2026-05-22T15:48:09Z">
              <w:r>
                <w:rPr>
                  <w:rFonts w:hint="eastAsia" w:ascii="Times New Roman" w:hAnsi="Times New Roman"/>
                  <w:vertAlign w:val="baseline"/>
                  <w:lang w:val="en-US" w:eastAsia="zh-CN"/>
                </w:rPr>
                <w:t>29</w:t>
              </w:r>
            </w:ins>
          </w:p>
        </w:tc>
        <w:tc>
          <w:tcPr>
            <w:tcW w:w="620" w:type="pct"/>
            <w:noWrap w:val="0"/>
            <w:vAlign w:val="top"/>
          </w:tcPr>
          <w:p w14:paraId="46ACBB79">
            <w:pPr>
              <w:jc w:val="center"/>
              <w:rPr>
                <w:ins w:id="3618" w:author="LKY" w:date="2026-05-22T15:42:45Z"/>
                <w:rFonts w:hint="default" w:ascii="Times New Roman" w:hAnsi="Times New Roman"/>
                <w:vertAlign w:val="baseline"/>
                <w:lang w:val="en-US" w:eastAsia="zh-CN"/>
              </w:rPr>
            </w:pPr>
            <w:ins w:id="3619" w:author="LKY" w:date="2026-05-22T15:42:45Z">
              <w:r>
                <w:rPr>
                  <w:rFonts w:hint="eastAsia" w:ascii="Times New Roman" w:hAnsi="Times New Roman"/>
                  <w:vertAlign w:val="baseline"/>
                  <w:lang w:val="en-US" w:eastAsia="zh-CN"/>
                </w:rPr>
                <w:t>DO</w:t>
              </w:r>
            </w:ins>
            <w:ins w:id="3620" w:author="LKY" w:date="2026-05-22T15:48:12Z">
              <w:r>
                <w:rPr>
                  <w:rFonts w:hint="eastAsia" w:ascii="Times New Roman" w:hAnsi="Times New Roman"/>
                  <w:vertAlign w:val="baseline"/>
                  <w:lang w:val="en-US" w:eastAsia="zh-CN"/>
                </w:rPr>
                <w:t>31</w:t>
              </w:r>
            </w:ins>
          </w:p>
        </w:tc>
        <w:tc>
          <w:tcPr>
            <w:tcW w:w="495" w:type="pct"/>
            <w:noWrap w:val="0"/>
            <w:vAlign w:val="top"/>
          </w:tcPr>
          <w:p w14:paraId="6908C8E4">
            <w:pPr>
              <w:jc w:val="center"/>
              <w:rPr>
                <w:ins w:id="3621" w:author="LKY" w:date="2026-05-22T15:42:45Z"/>
                <w:rFonts w:hint="default" w:ascii="Times New Roman" w:hAnsi="Times New Roman"/>
                <w:vertAlign w:val="baseline"/>
                <w:lang w:val="en-US" w:eastAsia="zh-CN"/>
              </w:rPr>
            </w:pPr>
            <w:ins w:id="3622" w:author="LKY" w:date="2026-05-22T15:49:32Z">
              <w:r>
                <w:rPr>
                  <w:rFonts w:hint="eastAsia" w:ascii="Times New Roman" w:hAnsi="Times New Roman"/>
                  <w:vertAlign w:val="baseline"/>
                  <w:lang w:val="en-US" w:eastAsia="zh-CN"/>
                </w:rPr>
                <w:t>PE</w:t>
              </w:r>
            </w:ins>
          </w:p>
        </w:tc>
      </w:tr>
      <w:tr w14:paraId="5DD73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23" w:author="LKY" w:date="2026-05-22T15:42:45Z"/>
        </w:trPr>
        <w:tc>
          <w:tcPr>
            <w:tcW w:w="552" w:type="pct"/>
            <w:noWrap w:val="0"/>
            <w:vAlign w:val="top"/>
          </w:tcPr>
          <w:p w14:paraId="6A05E237">
            <w:pPr>
              <w:jc w:val="center"/>
              <w:rPr>
                <w:ins w:id="3624" w:author="LKY" w:date="2026-05-22T15:42:45Z"/>
                <w:rFonts w:hint="default" w:ascii="Times New Roman" w:hAnsi="Times New Roman"/>
                <w:vertAlign w:val="baseline"/>
                <w:lang w:val="en-US" w:eastAsia="zh-CN"/>
              </w:rPr>
            </w:pPr>
            <w:ins w:id="3625" w:author="LKY" w:date="2026-05-22T16:09:32Z">
              <w:r>
                <w:rPr>
                  <w:rFonts w:hint="eastAsia" w:ascii="Times New Roman" w:hAnsi="Times New Roman"/>
                  <w:vertAlign w:val="baseline"/>
                  <w:lang w:val="en-US" w:eastAsia="zh-CN"/>
                </w:rPr>
                <w:t>端口</w:t>
              </w:r>
            </w:ins>
            <w:ins w:id="3626" w:author="LKY" w:date="2026-05-22T16:09:33Z">
              <w:r>
                <w:rPr>
                  <w:rFonts w:hint="eastAsia" w:ascii="Times New Roman" w:hAnsi="Times New Roman"/>
                  <w:vertAlign w:val="baseline"/>
                  <w:lang w:val="en-US" w:eastAsia="zh-CN"/>
                </w:rPr>
                <w:t>号</w:t>
              </w:r>
            </w:ins>
          </w:p>
        </w:tc>
        <w:tc>
          <w:tcPr>
            <w:tcW w:w="475" w:type="pct"/>
            <w:noWrap w:val="0"/>
            <w:vAlign w:val="top"/>
          </w:tcPr>
          <w:p w14:paraId="71ADFF1F">
            <w:pPr>
              <w:jc w:val="center"/>
              <w:rPr>
                <w:ins w:id="3627" w:author="LKY" w:date="2026-05-22T15:42:45Z"/>
                <w:rFonts w:hint="default" w:ascii="Times New Roman" w:hAnsi="Times New Roman"/>
                <w:vertAlign w:val="baseline"/>
                <w:lang w:val="en-US" w:eastAsia="zh-CN"/>
              </w:rPr>
            </w:pPr>
            <w:ins w:id="3628" w:author="LKY" w:date="2026-05-22T15:44:11Z">
              <w:r>
                <w:rPr>
                  <w:rFonts w:hint="eastAsia" w:ascii="Times New Roman" w:hAnsi="Times New Roman"/>
                  <w:vertAlign w:val="baseline"/>
                  <w:lang w:val="en-US" w:eastAsia="zh-CN"/>
                </w:rPr>
                <w:t>A</w:t>
              </w:r>
            </w:ins>
            <w:ins w:id="3629" w:author="LKY" w:date="2026-05-22T15:44:12Z">
              <w:r>
                <w:rPr>
                  <w:rFonts w:hint="eastAsia" w:ascii="Times New Roman" w:hAnsi="Times New Roman"/>
                  <w:vertAlign w:val="baseline"/>
                  <w:lang w:val="en-US" w:eastAsia="zh-CN"/>
                </w:rPr>
                <w:t>1</w:t>
              </w:r>
            </w:ins>
          </w:p>
        </w:tc>
        <w:tc>
          <w:tcPr>
            <w:tcW w:w="475" w:type="pct"/>
            <w:noWrap w:val="0"/>
            <w:vAlign w:val="top"/>
          </w:tcPr>
          <w:p w14:paraId="1FC4A941">
            <w:pPr>
              <w:jc w:val="center"/>
              <w:rPr>
                <w:ins w:id="3630" w:author="LKY" w:date="2026-05-22T15:42:45Z"/>
                <w:rFonts w:hint="default" w:ascii="Times New Roman" w:hAnsi="Times New Roman"/>
                <w:vertAlign w:val="baseline"/>
                <w:lang w:val="en-US" w:eastAsia="zh-CN"/>
              </w:rPr>
            </w:pPr>
            <w:ins w:id="3631" w:author="LKY" w:date="2026-05-22T15:42:45Z">
              <w:r>
                <w:rPr>
                  <w:rFonts w:hint="eastAsia" w:ascii="Times New Roman" w:hAnsi="Times New Roman"/>
                  <w:vertAlign w:val="baseline"/>
                  <w:lang w:val="en-US" w:eastAsia="zh-CN"/>
                </w:rPr>
                <w:t>A</w:t>
              </w:r>
            </w:ins>
            <w:ins w:id="3632" w:author="LKY" w:date="2026-05-22T15:44:14Z">
              <w:r>
                <w:rPr>
                  <w:rFonts w:hint="eastAsia" w:ascii="Times New Roman" w:hAnsi="Times New Roman"/>
                  <w:vertAlign w:val="baseline"/>
                  <w:lang w:val="en-US" w:eastAsia="zh-CN"/>
                </w:rPr>
                <w:t>2</w:t>
              </w:r>
            </w:ins>
          </w:p>
        </w:tc>
        <w:tc>
          <w:tcPr>
            <w:tcW w:w="475" w:type="pct"/>
            <w:noWrap w:val="0"/>
            <w:vAlign w:val="top"/>
          </w:tcPr>
          <w:p w14:paraId="31196383">
            <w:pPr>
              <w:jc w:val="center"/>
              <w:rPr>
                <w:ins w:id="3633" w:author="LKY" w:date="2026-05-22T15:42:45Z"/>
                <w:rFonts w:hint="default" w:ascii="Times New Roman" w:hAnsi="Times New Roman"/>
                <w:vertAlign w:val="baseline"/>
                <w:lang w:val="en-US" w:eastAsia="zh-CN"/>
              </w:rPr>
            </w:pPr>
            <w:ins w:id="3634" w:author="LKY" w:date="2026-05-22T15:45:28Z">
              <w:r>
                <w:rPr>
                  <w:rFonts w:hint="eastAsia" w:ascii="Times New Roman" w:hAnsi="Times New Roman"/>
                  <w:vertAlign w:val="baseline"/>
                  <w:lang w:val="en-US" w:eastAsia="zh-CN"/>
                </w:rPr>
                <w:t>A</w:t>
              </w:r>
            </w:ins>
            <w:ins w:id="3635" w:author="LKY" w:date="2026-05-22T15:45:29Z">
              <w:r>
                <w:rPr>
                  <w:rFonts w:hint="eastAsia" w:ascii="Times New Roman" w:hAnsi="Times New Roman"/>
                  <w:vertAlign w:val="baseline"/>
                  <w:lang w:val="en-US" w:eastAsia="zh-CN"/>
                </w:rPr>
                <w:t>3</w:t>
              </w:r>
            </w:ins>
          </w:p>
        </w:tc>
        <w:tc>
          <w:tcPr>
            <w:tcW w:w="475" w:type="pct"/>
            <w:noWrap w:val="0"/>
            <w:vAlign w:val="top"/>
          </w:tcPr>
          <w:p w14:paraId="4EDF3DF9">
            <w:pPr>
              <w:jc w:val="center"/>
              <w:rPr>
                <w:ins w:id="3636" w:author="LKY" w:date="2026-05-22T15:42:45Z"/>
                <w:rFonts w:hint="default" w:ascii="Times New Roman" w:hAnsi="Times New Roman"/>
                <w:vertAlign w:val="baseline"/>
                <w:lang w:val="en-US" w:eastAsia="zh-CN"/>
              </w:rPr>
            </w:pPr>
            <w:ins w:id="3637" w:author="LKY" w:date="2026-05-22T15:42:45Z">
              <w:r>
                <w:rPr>
                  <w:rFonts w:hint="eastAsia" w:ascii="Times New Roman" w:hAnsi="Times New Roman"/>
                  <w:vertAlign w:val="baseline"/>
                  <w:lang w:val="en-US" w:eastAsia="zh-CN"/>
                </w:rPr>
                <w:t>A</w:t>
              </w:r>
            </w:ins>
            <w:ins w:id="3638" w:author="LKY" w:date="2026-05-22T15:45:31Z">
              <w:r>
                <w:rPr>
                  <w:rFonts w:hint="eastAsia" w:ascii="Times New Roman" w:hAnsi="Times New Roman"/>
                  <w:vertAlign w:val="baseline"/>
                  <w:lang w:val="en-US" w:eastAsia="zh-CN"/>
                </w:rPr>
                <w:t>4</w:t>
              </w:r>
            </w:ins>
          </w:p>
        </w:tc>
        <w:tc>
          <w:tcPr>
            <w:tcW w:w="475" w:type="pct"/>
            <w:noWrap w:val="0"/>
            <w:vAlign w:val="top"/>
          </w:tcPr>
          <w:p w14:paraId="36931524">
            <w:pPr>
              <w:jc w:val="center"/>
              <w:rPr>
                <w:ins w:id="3639" w:author="LKY" w:date="2026-05-22T15:42:45Z"/>
                <w:rFonts w:hint="default" w:ascii="Times New Roman" w:hAnsi="Times New Roman"/>
                <w:vertAlign w:val="baseline"/>
                <w:lang w:val="en-US" w:eastAsia="zh-CN"/>
              </w:rPr>
            </w:pPr>
            <w:ins w:id="3640" w:author="LKY" w:date="2026-05-22T15:45:33Z">
              <w:r>
                <w:rPr>
                  <w:rFonts w:hint="eastAsia" w:ascii="Times New Roman" w:hAnsi="Times New Roman"/>
                  <w:vertAlign w:val="baseline"/>
                  <w:lang w:val="en-US" w:eastAsia="zh-CN"/>
                </w:rPr>
                <w:t>A</w:t>
              </w:r>
            </w:ins>
            <w:ins w:id="3641" w:author="LKY" w:date="2026-05-22T15:45:34Z">
              <w:r>
                <w:rPr>
                  <w:rFonts w:hint="eastAsia" w:ascii="Times New Roman" w:hAnsi="Times New Roman"/>
                  <w:vertAlign w:val="baseline"/>
                  <w:lang w:val="en-US" w:eastAsia="zh-CN"/>
                </w:rPr>
                <w:t>5</w:t>
              </w:r>
            </w:ins>
          </w:p>
        </w:tc>
        <w:tc>
          <w:tcPr>
            <w:tcW w:w="475" w:type="pct"/>
            <w:noWrap w:val="0"/>
            <w:vAlign w:val="top"/>
          </w:tcPr>
          <w:p w14:paraId="6E9EC4D4">
            <w:pPr>
              <w:jc w:val="center"/>
              <w:rPr>
                <w:ins w:id="3642" w:author="LKY" w:date="2026-05-22T15:42:45Z"/>
                <w:rFonts w:hint="default" w:ascii="Times New Roman" w:hAnsi="Times New Roman"/>
                <w:vertAlign w:val="baseline"/>
                <w:lang w:val="en-US" w:eastAsia="zh-CN"/>
              </w:rPr>
            </w:pPr>
            <w:ins w:id="3643" w:author="LKY" w:date="2026-05-22T15:42:45Z">
              <w:r>
                <w:rPr>
                  <w:rFonts w:hint="eastAsia" w:ascii="Times New Roman" w:hAnsi="Times New Roman"/>
                  <w:vertAlign w:val="baseline"/>
                  <w:lang w:val="en-US" w:eastAsia="zh-CN"/>
                </w:rPr>
                <w:t>A</w:t>
              </w:r>
            </w:ins>
            <w:ins w:id="3644" w:author="LKY" w:date="2026-05-22T15:45:35Z">
              <w:r>
                <w:rPr>
                  <w:rFonts w:hint="eastAsia" w:ascii="Times New Roman" w:hAnsi="Times New Roman"/>
                  <w:vertAlign w:val="baseline"/>
                  <w:lang w:val="en-US" w:eastAsia="zh-CN"/>
                </w:rPr>
                <w:t>6</w:t>
              </w:r>
            </w:ins>
          </w:p>
        </w:tc>
        <w:tc>
          <w:tcPr>
            <w:tcW w:w="475" w:type="pct"/>
            <w:noWrap w:val="0"/>
            <w:vAlign w:val="top"/>
          </w:tcPr>
          <w:p w14:paraId="51BCA44E">
            <w:pPr>
              <w:jc w:val="center"/>
              <w:rPr>
                <w:ins w:id="3645" w:author="LKY" w:date="2026-05-22T15:42:45Z"/>
                <w:rFonts w:hint="default" w:ascii="Times New Roman" w:hAnsi="Times New Roman"/>
                <w:vertAlign w:val="baseline"/>
                <w:lang w:val="en-US" w:eastAsia="zh-CN"/>
              </w:rPr>
            </w:pPr>
            <w:ins w:id="3646" w:author="LKY" w:date="2026-05-22T15:45:38Z">
              <w:r>
                <w:rPr>
                  <w:rFonts w:hint="eastAsia" w:ascii="Times New Roman" w:hAnsi="Times New Roman"/>
                  <w:vertAlign w:val="baseline"/>
                  <w:lang w:val="en-US" w:eastAsia="zh-CN"/>
                </w:rPr>
                <w:t>A7</w:t>
              </w:r>
            </w:ins>
          </w:p>
        </w:tc>
        <w:tc>
          <w:tcPr>
            <w:tcW w:w="620" w:type="pct"/>
            <w:noWrap w:val="0"/>
            <w:vAlign w:val="top"/>
          </w:tcPr>
          <w:p w14:paraId="37540BEB">
            <w:pPr>
              <w:jc w:val="center"/>
              <w:rPr>
                <w:ins w:id="3647" w:author="LKY" w:date="2026-05-22T15:42:45Z"/>
                <w:rFonts w:hint="default" w:ascii="Times New Roman" w:hAnsi="Times New Roman"/>
                <w:vertAlign w:val="baseline"/>
                <w:lang w:val="en-US" w:eastAsia="zh-CN"/>
              </w:rPr>
            </w:pPr>
            <w:ins w:id="3648" w:author="LKY" w:date="2026-05-22T15:42:45Z">
              <w:r>
                <w:rPr>
                  <w:rFonts w:hint="eastAsia" w:ascii="Times New Roman" w:hAnsi="Times New Roman"/>
                  <w:vertAlign w:val="baseline"/>
                  <w:lang w:val="en-US" w:eastAsia="zh-CN"/>
                </w:rPr>
                <w:t>A</w:t>
              </w:r>
            </w:ins>
            <w:ins w:id="3649" w:author="LKY" w:date="2026-05-22T15:45:40Z">
              <w:r>
                <w:rPr>
                  <w:rFonts w:hint="eastAsia" w:ascii="Times New Roman" w:hAnsi="Times New Roman"/>
                  <w:vertAlign w:val="baseline"/>
                  <w:lang w:val="en-US" w:eastAsia="zh-CN"/>
                </w:rPr>
                <w:t>8</w:t>
              </w:r>
            </w:ins>
          </w:p>
        </w:tc>
        <w:tc>
          <w:tcPr>
            <w:tcW w:w="495" w:type="pct"/>
            <w:noWrap w:val="0"/>
            <w:vAlign w:val="top"/>
          </w:tcPr>
          <w:p w14:paraId="3BA4DD7E">
            <w:pPr>
              <w:jc w:val="center"/>
              <w:rPr>
                <w:ins w:id="3650" w:author="LKY" w:date="2026-05-22T15:42:45Z"/>
                <w:rFonts w:hint="default" w:ascii="Times New Roman" w:hAnsi="Times New Roman"/>
                <w:vertAlign w:val="baseline"/>
                <w:lang w:val="en-US" w:eastAsia="zh-CN"/>
              </w:rPr>
            </w:pPr>
            <w:ins w:id="3651" w:author="LKY" w:date="2026-05-22T15:45:41Z">
              <w:r>
                <w:rPr>
                  <w:rFonts w:hint="eastAsia" w:ascii="Times New Roman" w:hAnsi="Times New Roman"/>
                  <w:vertAlign w:val="baseline"/>
                  <w:lang w:val="en-US" w:eastAsia="zh-CN"/>
                </w:rPr>
                <w:t>A</w:t>
              </w:r>
            </w:ins>
            <w:ins w:id="3652" w:author="LKY" w:date="2026-05-22T15:42:45Z">
              <w:r>
                <w:rPr>
                  <w:rFonts w:hint="eastAsia" w:ascii="Times New Roman" w:hAnsi="Times New Roman"/>
                  <w:vertAlign w:val="baseline"/>
                  <w:lang w:val="en-US" w:eastAsia="zh-CN"/>
                </w:rPr>
                <w:t>9</w:t>
              </w:r>
            </w:ins>
          </w:p>
        </w:tc>
      </w:tr>
      <w:tr w14:paraId="7500D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53" w:author="LKY" w:date="2026-05-22T15:42:45Z"/>
        </w:trPr>
        <w:tc>
          <w:tcPr>
            <w:tcW w:w="552" w:type="pct"/>
            <w:noWrap w:val="0"/>
            <w:vAlign w:val="top"/>
          </w:tcPr>
          <w:p w14:paraId="172823AB">
            <w:pPr>
              <w:jc w:val="center"/>
              <w:rPr>
                <w:ins w:id="3654" w:author="LKY" w:date="2026-05-22T15:42:45Z"/>
                <w:rFonts w:hint="default" w:ascii="Times New Roman" w:hAnsi="Times New Roman"/>
                <w:vertAlign w:val="baseline"/>
                <w:lang w:val="en-US" w:eastAsia="zh-CN"/>
              </w:rPr>
            </w:pPr>
            <w:ins w:id="3655" w:author="LKY" w:date="2026-05-22T16:09:36Z">
              <w:r>
                <w:rPr>
                  <w:rFonts w:hint="eastAsia" w:ascii="Times New Roman" w:hAnsi="Times New Roman"/>
                  <w:vertAlign w:val="baseline"/>
                  <w:lang w:val="en-US" w:eastAsia="zh-CN"/>
                </w:rPr>
                <w:t>名称</w:t>
              </w:r>
            </w:ins>
          </w:p>
        </w:tc>
        <w:tc>
          <w:tcPr>
            <w:tcW w:w="475" w:type="pct"/>
            <w:noWrap w:val="0"/>
            <w:vAlign w:val="top"/>
          </w:tcPr>
          <w:p w14:paraId="63153158">
            <w:pPr>
              <w:jc w:val="center"/>
              <w:rPr>
                <w:ins w:id="3656" w:author="LKY" w:date="2026-05-22T15:42:45Z"/>
                <w:rFonts w:hint="default" w:ascii="Times New Roman" w:hAnsi="Times New Roman"/>
                <w:vertAlign w:val="baseline"/>
                <w:lang w:val="en-US" w:eastAsia="zh-CN"/>
              </w:rPr>
            </w:pPr>
            <w:ins w:id="3657" w:author="LKY" w:date="2026-05-22T15:42:45Z">
              <w:r>
                <w:rPr>
                  <w:rFonts w:hint="eastAsia" w:ascii="Times New Roman" w:hAnsi="Times New Roman"/>
                  <w:vertAlign w:val="baseline"/>
                  <w:lang w:val="en-US" w:eastAsia="zh-CN"/>
                </w:rPr>
                <w:t>DO</w:t>
              </w:r>
            </w:ins>
            <w:ins w:id="3658" w:author="LKY" w:date="2026-05-22T15:47:54Z">
              <w:r>
                <w:rPr>
                  <w:rFonts w:hint="eastAsia" w:ascii="Times New Roman" w:hAnsi="Times New Roman"/>
                  <w:vertAlign w:val="baseline"/>
                  <w:lang w:val="en-US" w:eastAsia="zh-CN"/>
                </w:rPr>
                <w:t>16</w:t>
              </w:r>
            </w:ins>
          </w:p>
        </w:tc>
        <w:tc>
          <w:tcPr>
            <w:tcW w:w="475" w:type="pct"/>
            <w:noWrap w:val="0"/>
            <w:vAlign w:val="top"/>
          </w:tcPr>
          <w:p w14:paraId="7C28BAFA">
            <w:pPr>
              <w:jc w:val="center"/>
              <w:rPr>
                <w:ins w:id="3659" w:author="LKY" w:date="2026-05-22T15:42:45Z"/>
                <w:rFonts w:hint="default" w:ascii="Times New Roman" w:hAnsi="Times New Roman"/>
                <w:vertAlign w:val="baseline"/>
                <w:lang w:val="en-US" w:eastAsia="zh-CN"/>
              </w:rPr>
            </w:pPr>
            <w:ins w:id="3660" w:author="LKY" w:date="2026-05-22T15:42:45Z">
              <w:r>
                <w:rPr>
                  <w:rFonts w:hint="eastAsia" w:ascii="Times New Roman" w:hAnsi="Times New Roman"/>
                  <w:vertAlign w:val="baseline"/>
                  <w:lang w:val="en-US" w:eastAsia="zh-CN"/>
                </w:rPr>
                <w:t>DO1</w:t>
              </w:r>
            </w:ins>
            <w:ins w:id="3661" w:author="LKY" w:date="2026-05-22T15:48:28Z">
              <w:r>
                <w:rPr>
                  <w:rFonts w:hint="eastAsia" w:ascii="Times New Roman" w:hAnsi="Times New Roman"/>
                  <w:vertAlign w:val="baseline"/>
                  <w:lang w:val="en-US" w:eastAsia="zh-CN"/>
                </w:rPr>
                <w:t>8</w:t>
              </w:r>
            </w:ins>
          </w:p>
        </w:tc>
        <w:tc>
          <w:tcPr>
            <w:tcW w:w="475" w:type="pct"/>
            <w:noWrap w:val="0"/>
            <w:vAlign w:val="top"/>
          </w:tcPr>
          <w:p w14:paraId="2CFFA578">
            <w:pPr>
              <w:jc w:val="center"/>
              <w:rPr>
                <w:ins w:id="3662" w:author="LKY" w:date="2026-05-22T15:42:45Z"/>
                <w:rFonts w:hint="default" w:ascii="Times New Roman" w:hAnsi="Times New Roman"/>
                <w:vertAlign w:val="baseline"/>
                <w:lang w:val="en-US" w:eastAsia="zh-CN"/>
              </w:rPr>
            </w:pPr>
            <w:ins w:id="3663" w:author="LKY" w:date="2026-05-22T15:42:45Z">
              <w:r>
                <w:rPr>
                  <w:rFonts w:hint="eastAsia" w:ascii="Times New Roman" w:hAnsi="Times New Roman"/>
                  <w:vertAlign w:val="baseline"/>
                  <w:lang w:val="en-US" w:eastAsia="zh-CN"/>
                </w:rPr>
                <w:t>DO</w:t>
              </w:r>
            </w:ins>
            <w:ins w:id="3664" w:author="LKY" w:date="2026-05-22T15:48:31Z">
              <w:r>
                <w:rPr>
                  <w:rFonts w:hint="eastAsia" w:ascii="Times New Roman" w:hAnsi="Times New Roman"/>
                  <w:vertAlign w:val="baseline"/>
                  <w:lang w:val="en-US" w:eastAsia="zh-CN"/>
                </w:rPr>
                <w:t>2</w:t>
              </w:r>
            </w:ins>
            <w:ins w:id="3665" w:author="LKY" w:date="2026-05-22T15:48:32Z">
              <w:r>
                <w:rPr>
                  <w:rFonts w:hint="eastAsia" w:ascii="Times New Roman" w:hAnsi="Times New Roman"/>
                  <w:vertAlign w:val="baseline"/>
                  <w:lang w:val="en-US" w:eastAsia="zh-CN"/>
                </w:rPr>
                <w:t>0</w:t>
              </w:r>
            </w:ins>
          </w:p>
        </w:tc>
        <w:tc>
          <w:tcPr>
            <w:tcW w:w="475" w:type="pct"/>
            <w:noWrap w:val="0"/>
            <w:vAlign w:val="top"/>
          </w:tcPr>
          <w:p w14:paraId="62AD77AD">
            <w:pPr>
              <w:jc w:val="center"/>
              <w:rPr>
                <w:ins w:id="3666" w:author="LKY" w:date="2026-05-22T15:42:45Z"/>
                <w:rFonts w:hint="default" w:ascii="Times New Roman" w:hAnsi="Times New Roman"/>
                <w:vertAlign w:val="baseline"/>
                <w:lang w:val="en-US" w:eastAsia="zh-CN"/>
              </w:rPr>
            </w:pPr>
            <w:ins w:id="3667" w:author="LKY" w:date="2026-05-22T15:42:45Z">
              <w:r>
                <w:rPr>
                  <w:rFonts w:hint="eastAsia" w:ascii="Times New Roman" w:hAnsi="Times New Roman"/>
                  <w:vertAlign w:val="baseline"/>
                  <w:lang w:val="en-US" w:eastAsia="zh-CN"/>
                </w:rPr>
                <w:t>DO</w:t>
              </w:r>
            </w:ins>
            <w:ins w:id="3668" w:author="LKY" w:date="2026-05-22T15:48:36Z">
              <w:r>
                <w:rPr>
                  <w:rFonts w:hint="eastAsia" w:ascii="Times New Roman" w:hAnsi="Times New Roman"/>
                  <w:vertAlign w:val="baseline"/>
                  <w:lang w:val="en-US" w:eastAsia="zh-CN"/>
                </w:rPr>
                <w:t>22</w:t>
              </w:r>
            </w:ins>
          </w:p>
        </w:tc>
        <w:tc>
          <w:tcPr>
            <w:tcW w:w="475" w:type="pct"/>
            <w:noWrap w:val="0"/>
            <w:vAlign w:val="top"/>
          </w:tcPr>
          <w:p w14:paraId="4F481846">
            <w:pPr>
              <w:jc w:val="center"/>
              <w:rPr>
                <w:ins w:id="3669" w:author="LKY" w:date="2026-05-22T15:42:45Z"/>
                <w:rFonts w:hint="default" w:ascii="Times New Roman" w:hAnsi="Times New Roman"/>
                <w:vertAlign w:val="baseline"/>
                <w:lang w:val="en-US" w:eastAsia="zh-CN"/>
              </w:rPr>
            </w:pPr>
            <w:ins w:id="3670" w:author="LKY" w:date="2026-05-22T15:42:45Z">
              <w:r>
                <w:rPr>
                  <w:rFonts w:hint="eastAsia" w:ascii="Times New Roman" w:hAnsi="Times New Roman"/>
                  <w:vertAlign w:val="baseline"/>
                  <w:lang w:val="en-US" w:eastAsia="zh-CN"/>
                </w:rPr>
                <w:t>DO</w:t>
              </w:r>
            </w:ins>
            <w:ins w:id="3671" w:author="LKY" w:date="2026-05-22T15:48:37Z">
              <w:r>
                <w:rPr>
                  <w:rFonts w:hint="eastAsia" w:ascii="Times New Roman" w:hAnsi="Times New Roman"/>
                  <w:vertAlign w:val="baseline"/>
                  <w:lang w:val="en-US" w:eastAsia="zh-CN"/>
                </w:rPr>
                <w:t>2</w:t>
              </w:r>
            </w:ins>
            <w:ins w:id="3672" w:author="LKY" w:date="2026-05-22T15:48:38Z">
              <w:r>
                <w:rPr>
                  <w:rFonts w:hint="eastAsia" w:ascii="Times New Roman" w:hAnsi="Times New Roman"/>
                  <w:vertAlign w:val="baseline"/>
                  <w:lang w:val="en-US" w:eastAsia="zh-CN"/>
                </w:rPr>
                <w:t>4</w:t>
              </w:r>
            </w:ins>
          </w:p>
        </w:tc>
        <w:tc>
          <w:tcPr>
            <w:tcW w:w="475" w:type="pct"/>
            <w:noWrap w:val="0"/>
            <w:vAlign w:val="top"/>
          </w:tcPr>
          <w:p w14:paraId="3F782D2B">
            <w:pPr>
              <w:jc w:val="center"/>
              <w:rPr>
                <w:ins w:id="3673" w:author="LKY" w:date="2026-05-22T15:42:45Z"/>
                <w:rFonts w:hint="default" w:ascii="Times New Roman" w:hAnsi="Times New Roman"/>
                <w:vertAlign w:val="baseline"/>
                <w:lang w:val="en-US" w:eastAsia="zh-CN"/>
              </w:rPr>
            </w:pPr>
            <w:ins w:id="3674" w:author="LKY" w:date="2026-05-22T15:42:45Z">
              <w:r>
                <w:rPr>
                  <w:rFonts w:hint="eastAsia" w:ascii="Times New Roman" w:hAnsi="Times New Roman"/>
                  <w:vertAlign w:val="baseline"/>
                  <w:lang w:val="en-US" w:eastAsia="zh-CN"/>
                </w:rPr>
                <w:t>DO</w:t>
              </w:r>
            </w:ins>
            <w:ins w:id="3675" w:author="LKY" w:date="2026-05-22T15:48:39Z">
              <w:r>
                <w:rPr>
                  <w:rFonts w:hint="eastAsia" w:ascii="Times New Roman" w:hAnsi="Times New Roman"/>
                  <w:vertAlign w:val="baseline"/>
                  <w:lang w:val="en-US" w:eastAsia="zh-CN"/>
                </w:rPr>
                <w:t>2</w:t>
              </w:r>
            </w:ins>
            <w:ins w:id="3676" w:author="LKY" w:date="2026-05-22T15:48:40Z">
              <w:r>
                <w:rPr>
                  <w:rFonts w:hint="eastAsia" w:ascii="Times New Roman" w:hAnsi="Times New Roman"/>
                  <w:vertAlign w:val="baseline"/>
                  <w:lang w:val="en-US" w:eastAsia="zh-CN"/>
                </w:rPr>
                <w:t>6</w:t>
              </w:r>
            </w:ins>
          </w:p>
        </w:tc>
        <w:tc>
          <w:tcPr>
            <w:tcW w:w="475" w:type="pct"/>
            <w:noWrap w:val="0"/>
            <w:vAlign w:val="top"/>
          </w:tcPr>
          <w:p w14:paraId="7FDDED0B">
            <w:pPr>
              <w:jc w:val="center"/>
              <w:rPr>
                <w:ins w:id="3677" w:author="LKY" w:date="2026-05-22T15:42:45Z"/>
                <w:rFonts w:hint="default" w:ascii="Times New Roman" w:hAnsi="Times New Roman"/>
                <w:vertAlign w:val="baseline"/>
                <w:lang w:val="en-US" w:eastAsia="zh-CN"/>
              </w:rPr>
            </w:pPr>
            <w:ins w:id="3678" w:author="LKY" w:date="2026-05-22T15:42:45Z">
              <w:r>
                <w:rPr>
                  <w:rFonts w:hint="eastAsia" w:ascii="Times New Roman" w:hAnsi="Times New Roman"/>
                  <w:vertAlign w:val="baseline"/>
                  <w:lang w:val="en-US" w:eastAsia="zh-CN"/>
                </w:rPr>
                <w:t>DO</w:t>
              </w:r>
            </w:ins>
            <w:ins w:id="3679" w:author="LKY" w:date="2026-05-22T15:48:41Z">
              <w:r>
                <w:rPr>
                  <w:rFonts w:hint="eastAsia" w:ascii="Times New Roman" w:hAnsi="Times New Roman"/>
                  <w:vertAlign w:val="baseline"/>
                  <w:lang w:val="en-US" w:eastAsia="zh-CN"/>
                </w:rPr>
                <w:t>28</w:t>
              </w:r>
            </w:ins>
          </w:p>
        </w:tc>
        <w:tc>
          <w:tcPr>
            <w:tcW w:w="620" w:type="pct"/>
            <w:noWrap w:val="0"/>
            <w:vAlign w:val="top"/>
          </w:tcPr>
          <w:p w14:paraId="3351D773">
            <w:pPr>
              <w:jc w:val="center"/>
              <w:rPr>
                <w:ins w:id="3680" w:author="LKY" w:date="2026-05-22T15:42:45Z"/>
                <w:rFonts w:hint="default" w:ascii="Times New Roman" w:hAnsi="Times New Roman"/>
                <w:vertAlign w:val="baseline"/>
                <w:lang w:val="en-US" w:eastAsia="zh-CN"/>
              </w:rPr>
            </w:pPr>
            <w:ins w:id="3681" w:author="LKY" w:date="2026-05-22T15:48:49Z">
              <w:r>
                <w:rPr>
                  <w:rFonts w:hint="eastAsia" w:ascii="Times New Roman" w:hAnsi="Times New Roman"/>
                  <w:vertAlign w:val="baseline"/>
                  <w:lang w:val="en-US" w:eastAsia="zh-CN"/>
                </w:rPr>
                <w:t>D</w:t>
              </w:r>
            </w:ins>
            <w:ins w:id="3682" w:author="LKY" w:date="2026-05-22T15:48:51Z">
              <w:r>
                <w:rPr>
                  <w:rFonts w:hint="eastAsia" w:ascii="Times New Roman" w:hAnsi="Times New Roman"/>
                  <w:vertAlign w:val="baseline"/>
                  <w:lang w:val="en-US" w:eastAsia="zh-CN"/>
                </w:rPr>
                <w:t>O</w:t>
              </w:r>
            </w:ins>
            <w:ins w:id="3683" w:author="LKY" w:date="2026-05-22T15:48:52Z">
              <w:r>
                <w:rPr>
                  <w:rFonts w:hint="eastAsia" w:ascii="Times New Roman" w:hAnsi="Times New Roman"/>
                  <w:vertAlign w:val="baseline"/>
                  <w:lang w:val="en-US" w:eastAsia="zh-CN"/>
                </w:rPr>
                <w:t>30</w:t>
              </w:r>
            </w:ins>
          </w:p>
        </w:tc>
        <w:tc>
          <w:tcPr>
            <w:tcW w:w="495" w:type="pct"/>
            <w:noWrap w:val="0"/>
            <w:vAlign w:val="top"/>
          </w:tcPr>
          <w:p w14:paraId="360070D8">
            <w:pPr>
              <w:jc w:val="center"/>
              <w:rPr>
                <w:ins w:id="3684" w:author="LKY" w:date="2026-05-22T15:42:45Z"/>
                <w:rFonts w:hint="default" w:ascii="Times New Roman" w:hAnsi="Times New Roman"/>
                <w:vertAlign w:val="baseline"/>
                <w:lang w:val="en-US" w:eastAsia="zh-CN"/>
              </w:rPr>
            </w:pPr>
            <w:ins w:id="3685" w:author="LKY" w:date="2026-05-22T15:49:36Z">
              <w:r>
                <w:rPr>
                  <w:rFonts w:hint="eastAsia" w:ascii="Times New Roman" w:hAnsi="Times New Roman"/>
                  <w:vertAlign w:val="baseline"/>
                  <w:lang w:val="en-US" w:eastAsia="zh-CN"/>
                </w:rPr>
                <w:t>COM</w:t>
              </w:r>
            </w:ins>
          </w:p>
        </w:tc>
      </w:tr>
      <w:tr w14:paraId="069B2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86" w:author="LKY" w:date="2026-05-22T15:42:45Z"/>
        </w:trPr>
        <w:tc>
          <w:tcPr>
            <w:tcW w:w="552" w:type="pct"/>
            <w:noWrap w:val="0"/>
            <w:vAlign w:val="top"/>
          </w:tcPr>
          <w:p w14:paraId="66FBC22A">
            <w:pPr>
              <w:jc w:val="center"/>
              <w:rPr>
                <w:ins w:id="3687" w:author="LKY" w:date="2026-05-22T15:42:45Z"/>
                <w:rFonts w:hint="default" w:ascii="Times New Roman" w:hAnsi="Times New Roman"/>
                <w:vertAlign w:val="baseline"/>
                <w:lang w:val="en-US" w:eastAsia="zh-CN"/>
              </w:rPr>
            </w:pPr>
            <w:ins w:id="3688" w:author="LKY" w:date="2026-05-22T16:09:44Z">
              <w:r>
                <w:rPr>
                  <w:rFonts w:hint="eastAsia" w:ascii="Times New Roman" w:hAnsi="Times New Roman"/>
                  <w:vertAlign w:val="baseline"/>
                  <w:lang w:val="en-US" w:eastAsia="zh-CN"/>
                </w:rPr>
                <w:t>端口</w:t>
              </w:r>
            </w:ins>
            <w:ins w:id="3689" w:author="LKY" w:date="2026-05-22T16:09:45Z">
              <w:r>
                <w:rPr>
                  <w:rFonts w:hint="eastAsia" w:ascii="Times New Roman" w:hAnsi="Times New Roman"/>
                  <w:vertAlign w:val="baseline"/>
                  <w:lang w:val="en-US" w:eastAsia="zh-CN"/>
                </w:rPr>
                <w:t>号</w:t>
              </w:r>
            </w:ins>
          </w:p>
        </w:tc>
        <w:tc>
          <w:tcPr>
            <w:tcW w:w="475" w:type="pct"/>
            <w:noWrap w:val="0"/>
            <w:vAlign w:val="top"/>
          </w:tcPr>
          <w:p w14:paraId="138FCAAE">
            <w:pPr>
              <w:jc w:val="center"/>
              <w:rPr>
                <w:ins w:id="3690" w:author="LKY" w:date="2026-05-22T15:42:45Z"/>
                <w:rFonts w:hint="default" w:ascii="Times New Roman" w:hAnsi="Times New Roman"/>
                <w:vertAlign w:val="baseline"/>
                <w:lang w:val="en-US" w:eastAsia="zh-CN"/>
              </w:rPr>
            </w:pPr>
            <w:ins w:id="3691" w:author="LKY" w:date="2026-05-22T15:45:07Z">
              <w:r>
                <w:rPr>
                  <w:rFonts w:hint="eastAsia" w:ascii="Times New Roman" w:hAnsi="Times New Roman"/>
                  <w:vertAlign w:val="baseline"/>
                  <w:lang w:val="en-US" w:eastAsia="zh-CN"/>
                </w:rPr>
                <w:t>B</w:t>
              </w:r>
            </w:ins>
            <w:ins w:id="3692" w:author="LKY" w:date="2026-05-22T15:42:45Z">
              <w:r>
                <w:rPr>
                  <w:rFonts w:hint="eastAsia" w:ascii="Times New Roman" w:hAnsi="Times New Roman"/>
                  <w:vertAlign w:val="baseline"/>
                  <w:lang w:val="en-US" w:eastAsia="zh-CN"/>
                </w:rPr>
                <w:t>1</w:t>
              </w:r>
            </w:ins>
          </w:p>
        </w:tc>
        <w:tc>
          <w:tcPr>
            <w:tcW w:w="475" w:type="pct"/>
            <w:noWrap w:val="0"/>
            <w:vAlign w:val="top"/>
          </w:tcPr>
          <w:p w14:paraId="79A5CAC7">
            <w:pPr>
              <w:jc w:val="center"/>
              <w:rPr>
                <w:ins w:id="3693" w:author="LKY" w:date="2026-05-22T15:42:45Z"/>
                <w:rFonts w:hint="default" w:ascii="Times New Roman" w:hAnsi="Times New Roman"/>
                <w:vertAlign w:val="baseline"/>
                <w:lang w:val="en-US" w:eastAsia="zh-CN"/>
              </w:rPr>
            </w:pPr>
            <w:ins w:id="3694" w:author="LKY" w:date="2026-05-22T15:45:09Z">
              <w:r>
                <w:rPr>
                  <w:rFonts w:hint="eastAsia" w:ascii="Times New Roman" w:hAnsi="Times New Roman"/>
                  <w:vertAlign w:val="baseline"/>
                  <w:lang w:val="en-US" w:eastAsia="zh-CN"/>
                </w:rPr>
                <w:t>B</w:t>
              </w:r>
            </w:ins>
            <w:ins w:id="3695" w:author="LKY" w:date="2026-05-22T15:43:23Z">
              <w:r>
                <w:rPr>
                  <w:rFonts w:hint="eastAsia" w:ascii="Times New Roman" w:hAnsi="Times New Roman"/>
                  <w:vertAlign w:val="baseline"/>
                  <w:lang w:val="en-US" w:eastAsia="zh-CN"/>
                </w:rPr>
                <w:t>2</w:t>
              </w:r>
            </w:ins>
          </w:p>
        </w:tc>
        <w:tc>
          <w:tcPr>
            <w:tcW w:w="475" w:type="pct"/>
            <w:noWrap w:val="0"/>
            <w:vAlign w:val="top"/>
          </w:tcPr>
          <w:p w14:paraId="72DC5FAC">
            <w:pPr>
              <w:jc w:val="center"/>
              <w:rPr>
                <w:ins w:id="3696" w:author="LKY" w:date="2026-05-22T15:42:45Z"/>
                <w:rFonts w:hint="default" w:ascii="Times New Roman" w:hAnsi="Times New Roman"/>
                <w:vertAlign w:val="baseline"/>
                <w:lang w:val="en-US" w:eastAsia="zh-CN"/>
              </w:rPr>
            </w:pPr>
            <w:ins w:id="3697" w:author="LKY" w:date="2026-05-22T15:45:10Z">
              <w:r>
                <w:rPr>
                  <w:rFonts w:hint="eastAsia" w:ascii="Times New Roman" w:hAnsi="Times New Roman"/>
                  <w:vertAlign w:val="baseline"/>
                  <w:lang w:val="en-US" w:eastAsia="zh-CN"/>
                </w:rPr>
                <w:t>B</w:t>
              </w:r>
            </w:ins>
            <w:ins w:id="3698" w:author="LKY" w:date="2026-05-22T15:43:27Z">
              <w:r>
                <w:rPr>
                  <w:rFonts w:hint="eastAsia" w:ascii="Times New Roman" w:hAnsi="Times New Roman"/>
                  <w:vertAlign w:val="baseline"/>
                  <w:lang w:val="en-US" w:eastAsia="zh-CN"/>
                </w:rPr>
                <w:t>3</w:t>
              </w:r>
            </w:ins>
          </w:p>
        </w:tc>
        <w:tc>
          <w:tcPr>
            <w:tcW w:w="475" w:type="pct"/>
            <w:noWrap w:val="0"/>
            <w:vAlign w:val="top"/>
          </w:tcPr>
          <w:p w14:paraId="6CBBB098">
            <w:pPr>
              <w:jc w:val="center"/>
              <w:rPr>
                <w:ins w:id="3699" w:author="LKY" w:date="2026-05-22T15:42:45Z"/>
                <w:rFonts w:hint="default" w:ascii="Times New Roman" w:hAnsi="Times New Roman"/>
                <w:vertAlign w:val="baseline"/>
                <w:lang w:val="en-US" w:eastAsia="zh-CN"/>
              </w:rPr>
            </w:pPr>
            <w:ins w:id="3700" w:author="LKY" w:date="2026-05-22T15:45:12Z">
              <w:r>
                <w:rPr>
                  <w:rFonts w:hint="eastAsia" w:ascii="Times New Roman" w:hAnsi="Times New Roman"/>
                  <w:vertAlign w:val="baseline"/>
                  <w:lang w:val="en-US" w:eastAsia="zh-CN"/>
                </w:rPr>
                <w:t>B</w:t>
              </w:r>
            </w:ins>
            <w:ins w:id="3701" w:author="LKY" w:date="2026-05-22T15:43:30Z">
              <w:r>
                <w:rPr>
                  <w:rFonts w:hint="eastAsia" w:ascii="Times New Roman" w:hAnsi="Times New Roman"/>
                  <w:vertAlign w:val="baseline"/>
                  <w:lang w:val="en-US" w:eastAsia="zh-CN"/>
                </w:rPr>
                <w:t>4</w:t>
              </w:r>
            </w:ins>
          </w:p>
        </w:tc>
        <w:tc>
          <w:tcPr>
            <w:tcW w:w="475" w:type="pct"/>
            <w:noWrap w:val="0"/>
            <w:vAlign w:val="top"/>
          </w:tcPr>
          <w:p w14:paraId="5F2340A3">
            <w:pPr>
              <w:jc w:val="center"/>
              <w:rPr>
                <w:ins w:id="3702" w:author="LKY" w:date="2026-05-22T15:42:45Z"/>
                <w:rFonts w:hint="default" w:ascii="Times New Roman" w:hAnsi="Times New Roman"/>
                <w:vertAlign w:val="baseline"/>
                <w:lang w:val="en-US" w:eastAsia="zh-CN"/>
              </w:rPr>
            </w:pPr>
            <w:ins w:id="3703" w:author="LKY" w:date="2026-05-22T15:45:13Z">
              <w:r>
                <w:rPr>
                  <w:rFonts w:hint="eastAsia" w:ascii="Times New Roman" w:hAnsi="Times New Roman"/>
                  <w:vertAlign w:val="baseline"/>
                  <w:lang w:val="en-US" w:eastAsia="zh-CN"/>
                </w:rPr>
                <w:t>B</w:t>
              </w:r>
            </w:ins>
            <w:ins w:id="3704" w:author="LKY" w:date="2026-05-22T15:43:33Z">
              <w:r>
                <w:rPr>
                  <w:rFonts w:hint="eastAsia" w:ascii="Times New Roman" w:hAnsi="Times New Roman"/>
                  <w:vertAlign w:val="baseline"/>
                  <w:lang w:val="en-US" w:eastAsia="zh-CN"/>
                </w:rPr>
                <w:t>5</w:t>
              </w:r>
            </w:ins>
          </w:p>
        </w:tc>
        <w:tc>
          <w:tcPr>
            <w:tcW w:w="475" w:type="pct"/>
            <w:noWrap w:val="0"/>
            <w:vAlign w:val="top"/>
          </w:tcPr>
          <w:p w14:paraId="1B9CDE16">
            <w:pPr>
              <w:jc w:val="center"/>
              <w:rPr>
                <w:ins w:id="3705" w:author="LKY" w:date="2026-05-22T15:42:45Z"/>
                <w:rFonts w:hint="default" w:ascii="Times New Roman" w:hAnsi="Times New Roman"/>
                <w:vertAlign w:val="baseline"/>
                <w:lang w:val="en-US" w:eastAsia="zh-CN"/>
              </w:rPr>
            </w:pPr>
            <w:ins w:id="3706" w:author="LKY" w:date="2026-05-22T15:45:15Z">
              <w:r>
                <w:rPr>
                  <w:rFonts w:hint="eastAsia" w:ascii="Times New Roman" w:hAnsi="Times New Roman"/>
                  <w:vertAlign w:val="baseline"/>
                  <w:lang w:val="en-US" w:eastAsia="zh-CN"/>
                </w:rPr>
                <w:t>B</w:t>
              </w:r>
            </w:ins>
            <w:ins w:id="3707" w:author="LKY" w:date="2026-05-22T15:43:35Z">
              <w:r>
                <w:rPr>
                  <w:rFonts w:hint="eastAsia" w:ascii="Times New Roman" w:hAnsi="Times New Roman"/>
                  <w:vertAlign w:val="baseline"/>
                  <w:lang w:val="en-US" w:eastAsia="zh-CN"/>
                </w:rPr>
                <w:t>6</w:t>
              </w:r>
            </w:ins>
          </w:p>
        </w:tc>
        <w:tc>
          <w:tcPr>
            <w:tcW w:w="475" w:type="pct"/>
            <w:noWrap w:val="0"/>
            <w:vAlign w:val="top"/>
          </w:tcPr>
          <w:p w14:paraId="7737D754">
            <w:pPr>
              <w:jc w:val="center"/>
              <w:rPr>
                <w:ins w:id="3708" w:author="LKY" w:date="2026-05-22T15:42:45Z"/>
                <w:rFonts w:hint="default" w:ascii="Times New Roman" w:hAnsi="Times New Roman"/>
                <w:vertAlign w:val="baseline"/>
                <w:lang w:val="en-US" w:eastAsia="zh-CN"/>
              </w:rPr>
            </w:pPr>
            <w:ins w:id="3709" w:author="LKY" w:date="2026-05-22T15:45:16Z">
              <w:r>
                <w:rPr>
                  <w:rFonts w:hint="eastAsia" w:ascii="Times New Roman" w:hAnsi="Times New Roman"/>
                  <w:vertAlign w:val="baseline"/>
                  <w:lang w:val="en-US" w:eastAsia="zh-CN"/>
                </w:rPr>
                <w:t>B</w:t>
              </w:r>
            </w:ins>
            <w:ins w:id="3710" w:author="LKY" w:date="2026-05-22T15:43:37Z">
              <w:r>
                <w:rPr>
                  <w:rFonts w:hint="eastAsia" w:ascii="Times New Roman" w:hAnsi="Times New Roman"/>
                  <w:vertAlign w:val="baseline"/>
                  <w:lang w:val="en-US" w:eastAsia="zh-CN"/>
                </w:rPr>
                <w:t>7</w:t>
              </w:r>
            </w:ins>
          </w:p>
        </w:tc>
        <w:tc>
          <w:tcPr>
            <w:tcW w:w="620" w:type="pct"/>
            <w:noWrap w:val="0"/>
            <w:vAlign w:val="top"/>
          </w:tcPr>
          <w:p w14:paraId="70767003">
            <w:pPr>
              <w:jc w:val="center"/>
              <w:rPr>
                <w:ins w:id="3711" w:author="LKY" w:date="2026-05-22T15:42:45Z"/>
                <w:rFonts w:hint="default" w:ascii="Times New Roman" w:hAnsi="Times New Roman"/>
                <w:vertAlign w:val="baseline"/>
                <w:lang w:val="en-US" w:eastAsia="zh-CN"/>
              </w:rPr>
            </w:pPr>
            <w:ins w:id="3712" w:author="LKY" w:date="2026-05-22T15:45:18Z">
              <w:r>
                <w:rPr>
                  <w:rFonts w:hint="eastAsia" w:ascii="Times New Roman" w:hAnsi="Times New Roman"/>
                  <w:vertAlign w:val="baseline"/>
                  <w:lang w:val="en-US" w:eastAsia="zh-CN"/>
                </w:rPr>
                <w:t>B</w:t>
              </w:r>
            </w:ins>
            <w:ins w:id="3713" w:author="LKY" w:date="2026-05-22T15:43:40Z">
              <w:r>
                <w:rPr>
                  <w:rFonts w:hint="eastAsia" w:ascii="Times New Roman" w:hAnsi="Times New Roman"/>
                  <w:vertAlign w:val="baseline"/>
                  <w:lang w:val="en-US" w:eastAsia="zh-CN"/>
                </w:rPr>
                <w:t>8</w:t>
              </w:r>
            </w:ins>
          </w:p>
        </w:tc>
        <w:tc>
          <w:tcPr>
            <w:tcW w:w="495" w:type="pct"/>
            <w:noWrap w:val="0"/>
            <w:vAlign w:val="top"/>
          </w:tcPr>
          <w:p w14:paraId="24DB5CB0">
            <w:pPr>
              <w:jc w:val="center"/>
              <w:rPr>
                <w:ins w:id="3714" w:author="LKY" w:date="2026-05-22T15:42:45Z"/>
                <w:rFonts w:hint="default" w:ascii="Times New Roman" w:hAnsi="Times New Roman"/>
                <w:vertAlign w:val="baseline"/>
                <w:lang w:val="en-US" w:eastAsia="zh-CN"/>
              </w:rPr>
            </w:pPr>
            <w:ins w:id="3715" w:author="LKY" w:date="2026-05-22T15:45:20Z">
              <w:r>
                <w:rPr>
                  <w:rFonts w:hint="eastAsia" w:ascii="Times New Roman" w:hAnsi="Times New Roman"/>
                  <w:vertAlign w:val="baseline"/>
                  <w:lang w:val="en-US" w:eastAsia="zh-CN"/>
                </w:rPr>
                <w:t>B</w:t>
              </w:r>
            </w:ins>
            <w:ins w:id="3716" w:author="LKY" w:date="2026-05-22T15:43:44Z">
              <w:r>
                <w:rPr>
                  <w:rFonts w:hint="eastAsia" w:ascii="Times New Roman" w:hAnsi="Times New Roman"/>
                  <w:vertAlign w:val="baseline"/>
                  <w:lang w:val="en-US" w:eastAsia="zh-CN"/>
                </w:rPr>
                <w:t>9</w:t>
              </w:r>
            </w:ins>
          </w:p>
        </w:tc>
      </w:tr>
      <w:tr w14:paraId="2FE28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17" w:author="LKY" w:date="2026-05-22T15:42:45Z"/>
        </w:trPr>
        <w:tc>
          <w:tcPr>
            <w:tcW w:w="552" w:type="pct"/>
            <w:noWrap w:val="0"/>
            <w:vAlign w:val="top"/>
          </w:tcPr>
          <w:p w14:paraId="7AA7C802">
            <w:pPr>
              <w:jc w:val="center"/>
              <w:rPr>
                <w:ins w:id="3718" w:author="LKY" w:date="2026-05-22T15:42:45Z"/>
                <w:rFonts w:hint="default" w:ascii="Times New Roman" w:hAnsi="Times New Roman"/>
                <w:vertAlign w:val="baseline"/>
                <w:lang w:val="en-US" w:eastAsia="zh-CN"/>
              </w:rPr>
            </w:pPr>
            <w:ins w:id="3719" w:author="LKY" w:date="2026-05-22T16:09:49Z">
              <w:r>
                <w:rPr>
                  <w:rFonts w:hint="eastAsia" w:ascii="Times New Roman" w:hAnsi="Times New Roman"/>
                  <w:vertAlign w:val="baseline"/>
                  <w:lang w:val="en-US" w:eastAsia="zh-CN"/>
                </w:rPr>
                <w:t>名称</w:t>
              </w:r>
            </w:ins>
          </w:p>
        </w:tc>
        <w:tc>
          <w:tcPr>
            <w:tcW w:w="475" w:type="pct"/>
            <w:noWrap w:val="0"/>
            <w:vAlign w:val="top"/>
          </w:tcPr>
          <w:p w14:paraId="13FF789B">
            <w:pPr>
              <w:jc w:val="center"/>
              <w:rPr>
                <w:ins w:id="3720" w:author="LKY" w:date="2026-05-22T15:42:45Z"/>
                <w:rFonts w:hint="default" w:ascii="Times New Roman" w:hAnsi="Times New Roman"/>
                <w:vertAlign w:val="baseline"/>
                <w:lang w:val="en-US" w:eastAsia="zh-CN"/>
              </w:rPr>
            </w:pPr>
            <w:ins w:id="3721" w:author="LKY" w:date="2026-05-22T15:42:45Z">
              <w:r>
                <w:rPr>
                  <w:rFonts w:hint="eastAsia" w:ascii="Times New Roman" w:hAnsi="Times New Roman"/>
                  <w:vertAlign w:val="baseline"/>
                  <w:lang w:val="en-US" w:eastAsia="zh-CN"/>
                </w:rPr>
                <w:t>DO</w:t>
              </w:r>
            </w:ins>
            <w:ins w:id="3722" w:author="LKY" w:date="2026-05-22T15:46:47Z">
              <w:r>
                <w:rPr>
                  <w:rFonts w:hint="eastAsia" w:ascii="Times New Roman" w:hAnsi="Times New Roman"/>
                  <w:vertAlign w:val="baseline"/>
                  <w:lang w:val="en-US" w:eastAsia="zh-CN"/>
                </w:rPr>
                <w:t>1</w:t>
              </w:r>
            </w:ins>
          </w:p>
        </w:tc>
        <w:tc>
          <w:tcPr>
            <w:tcW w:w="475" w:type="pct"/>
            <w:noWrap w:val="0"/>
            <w:vAlign w:val="top"/>
          </w:tcPr>
          <w:p w14:paraId="5909EF2F">
            <w:pPr>
              <w:jc w:val="center"/>
              <w:rPr>
                <w:ins w:id="3723" w:author="LKY" w:date="2026-05-22T15:42:45Z"/>
                <w:rFonts w:hint="default" w:ascii="Times New Roman" w:hAnsi="Times New Roman"/>
                <w:vertAlign w:val="baseline"/>
                <w:lang w:val="en-US" w:eastAsia="zh-CN"/>
              </w:rPr>
            </w:pPr>
            <w:ins w:id="3724" w:author="LKY" w:date="2026-05-22T15:42:45Z">
              <w:r>
                <w:rPr>
                  <w:rFonts w:hint="eastAsia" w:ascii="Times New Roman" w:hAnsi="Times New Roman"/>
                  <w:vertAlign w:val="baseline"/>
                  <w:lang w:val="en-US" w:eastAsia="zh-CN"/>
                </w:rPr>
                <w:t>DO</w:t>
              </w:r>
            </w:ins>
            <w:ins w:id="3725" w:author="LKY" w:date="2026-05-22T15:46:59Z">
              <w:r>
                <w:rPr>
                  <w:rFonts w:hint="eastAsia" w:ascii="Times New Roman" w:hAnsi="Times New Roman"/>
                  <w:vertAlign w:val="baseline"/>
                  <w:lang w:val="en-US" w:eastAsia="zh-CN"/>
                </w:rPr>
                <w:t>3</w:t>
              </w:r>
            </w:ins>
          </w:p>
        </w:tc>
        <w:tc>
          <w:tcPr>
            <w:tcW w:w="475" w:type="pct"/>
            <w:noWrap w:val="0"/>
            <w:vAlign w:val="top"/>
          </w:tcPr>
          <w:p w14:paraId="3034D53A">
            <w:pPr>
              <w:jc w:val="center"/>
              <w:rPr>
                <w:ins w:id="3726" w:author="LKY" w:date="2026-05-22T15:42:45Z"/>
                <w:rFonts w:hint="default" w:ascii="Times New Roman" w:hAnsi="Times New Roman"/>
                <w:vertAlign w:val="baseline"/>
                <w:lang w:val="en-US" w:eastAsia="zh-CN"/>
              </w:rPr>
            </w:pPr>
            <w:ins w:id="3727" w:author="LKY" w:date="2026-05-22T15:42:45Z">
              <w:r>
                <w:rPr>
                  <w:rFonts w:hint="eastAsia" w:ascii="Times New Roman" w:hAnsi="Times New Roman"/>
                  <w:vertAlign w:val="baseline"/>
                  <w:lang w:val="en-US" w:eastAsia="zh-CN"/>
                </w:rPr>
                <w:t>DO</w:t>
              </w:r>
            </w:ins>
            <w:ins w:id="3728" w:author="LKY" w:date="2026-05-22T15:47:42Z">
              <w:r>
                <w:rPr>
                  <w:rFonts w:hint="eastAsia" w:ascii="Times New Roman" w:hAnsi="Times New Roman"/>
                  <w:vertAlign w:val="baseline"/>
                  <w:lang w:val="en-US" w:eastAsia="zh-CN"/>
                </w:rPr>
                <w:t>5</w:t>
              </w:r>
            </w:ins>
          </w:p>
        </w:tc>
        <w:tc>
          <w:tcPr>
            <w:tcW w:w="475" w:type="pct"/>
            <w:noWrap w:val="0"/>
            <w:vAlign w:val="top"/>
          </w:tcPr>
          <w:p w14:paraId="7678BFD7">
            <w:pPr>
              <w:jc w:val="center"/>
              <w:rPr>
                <w:ins w:id="3729" w:author="LKY" w:date="2026-05-22T15:42:45Z"/>
                <w:rFonts w:hint="default" w:ascii="Times New Roman" w:hAnsi="Times New Roman"/>
                <w:vertAlign w:val="baseline"/>
                <w:lang w:val="en-US" w:eastAsia="zh-CN"/>
              </w:rPr>
            </w:pPr>
            <w:ins w:id="3730" w:author="LKY" w:date="2026-05-22T15:42:45Z">
              <w:r>
                <w:rPr>
                  <w:rFonts w:hint="eastAsia" w:ascii="Times New Roman" w:hAnsi="Times New Roman"/>
                  <w:vertAlign w:val="baseline"/>
                  <w:lang w:val="en-US" w:eastAsia="zh-CN"/>
                </w:rPr>
                <w:t>DO</w:t>
              </w:r>
            </w:ins>
            <w:ins w:id="3731" w:author="LKY" w:date="2026-05-22T15:47:40Z">
              <w:r>
                <w:rPr>
                  <w:rFonts w:hint="eastAsia" w:ascii="Times New Roman" w:hAnsi="Times New Roman"/>
                  <w:vertAlign w:val="baseline"/>
                  <w:lang w:val="en-US" w:eastAsia="zh-CN"/>
                </w:rPr>
                <w:t>7</w:t>
              </w:r>
            </w:ins>
          </w:p>
        </w:tc>
        <w:tc>
          <w:tcPr>
            <w:tcW w:w="475" w:type="pct"/>
            <w:noWrap w:val="0"/>
            <w:vAlign w:val="top"/>
          </w:tcPr>
          <w:p w14:paraId="764D2102">
            <w:pPr>
              <w:jc w:val="center"/>
              <w:rPr>
                <w:ins w:id="3732" w:author="LKY" w:date="2026-05-22T15:42:45Z"/>
                <w:rFonts w:hint="default" w:ascii="Times New Roman" w:hAnsi="Times New Roman"/>
                <w:vertAlign w:val="baseline"/>
                <w:lang w:val="en-US" w:eastAsia="zh-CN"/>
              </w:rPr>
            </w:pPr>
            <w:ins w:id="3733" w:author="LKY" w:date="2026-05-22T15:42:45Z">
              <w:r>
                <w:rPr>
                  <w:rFonts w:hint="eastAsia" w:ascii="Times New Roman" w:hAnsi="Times New Roman"/>
                  <w:vertAlign w:val="baseline"/>
                  <w:lang w:val="en-US" w:eastAsia="zh-CN"/>
                </w:rPr>
                <w:t>DO</w:t>
              </w:r>
            </w:ins>
            <w:ins w:id="3734" w:author="LKY" w:date="2026-05-22T15:47:37Z">
              <w:r>
                <w:rPr>
                  <w:rFonts w:hint="eastAsia" w:ascii="Times New Roman" w:hAnsi="Times New Roman"/>
                  <w:vertAlign w:val="baseline"/>
                  <w:lang w:val="en-US" w:eastAsia="zh-CN"/>
                </w:rPr>
                <w:t>9</w:t>
              </w:r>
            </w:ins>
          </w:p>
        </w:tc>
        <w:tc>
          <w:tcPr>
            <w:tcW w:w="475" w:type="pct"/>
            <w:noWrap w:val="0"/>
            <w:vAlign w:val="top"/>
          </w:tcPr>
          <w:p w14:paraId="094F2D6C">
            <w:pPr>
              <w:jc w:val="center"/>
              <w:rPr>
                <w:ins w:id="3735" w:author="LKY" w:date="2026-05-22T15:42:45Z"/>
                <w:rFonts w:hint="default" w:ascii="Times New Roman" w:hAnsi="Times New Roman"/>
                <w:vertAlign w:val="baseline"/>
                <w:lang w:val="en-US" w:eastAsia="zh-CN"/>
              </w:rPr>
            </w:pPr>
            <w:ins w:id="3736" w:author="LKY" w:date="2026-05-22T15:42:45Z">
              <w:r>
                <w:rPr>
                  <w:rFonts w:hint="eastAsia" w:ascii="Times New Roman" w:hAnsi="Times New Roman"/>
                  <w:vertAlign w:val="baseline"/>
                  <w:lang w:val="en-US" w:eastAsia="zh-CN"/>
                </w:rPr>
                <w:t>DO</w:t>
              </w:r>
            </w:ins>
            <w:ins w:id="3737" w:author="LKY" w:date="2026-05-22T15:47:34Z">
              <w:r>
                <w:rPr>
                  <w:rFonts w:hint="eastAsia" w:ascii="Times New Roman" w:hAnsi="Times New Roman"/>
                  <w:vertAlign w:val="baseline"/>
                  <w:lang w:val="en-US" w:eastAsia="zh-CN"/>
                </w:rPr>
                <w:t>11</w:t>
              </w:r>
            </w:ins>
          </w:p>
        </w:tc>
        <w:tc>
          <w:tcPr>
            <w:tcW w:w="475" w:type="pct"/>
            <w:noWrap w:val="0"/>
            <w:vAlign w:val="top"/>
          </w:tcPr>
          <w:p w14:paraId="63262CA2">
            <w:pPr>
              <w:jc w:val="center"/>
              <w:rPr>
                <w:ins w:id="3738" w:author="LKY" w:date="2026-05-22T15:42:45Z"/>
                <w:rFonts w:hint="default" w:ascii="Times New Roman" w:hAnsi="Times New Roman"/>
                <w:vertAlign w:val="baseline"/>
                <w:lang w:val="en-US" w:eastAsia="zh-CN"/>
              </w:rPr>
            </w:pPr>
            <w:ins w:id="3739" w:author="LKY" w:date="2026-05-22T15:42:45Z">
              <w:r>
                <w:rPr>
                  <w:rFonts w:hint="eastAsia" w:ascii="Times New Roman" w:hAnsi="Times New Roman"/>
                  <w:vertAlign w:val="baseline"/>
                  <w:lang w:val="en-US" w:eastAsia="zh-CN"/>
                </w:rPr>
                <w:t>DO</w:t>
              </w:r>
            </w:ins>
            <w:ins w:id="3740" w:author="LKY" w:date="2026-05-22T15:47:31Z">
              <w:r>
                <w:rPr>
                  <w:rFonts w:hint="eastAsia" w:ascii="Times New Roman" w:hAnsi="Times New Roman"/>
                  <w:vertAlign w:val="baseline"/>
                  <w:lang w:val="en-US" w:eastAsia="zh-CN"/>
                </w:rPr>
                <w:t>1</w:t>
              </w:r>
            </w:ins>
            <w:ins w:id="3741" w:author="LKY" w:date="2026-05-22T15:47:32Z">
              <w:r>
                <w:rPr>
                  <w:rFonts w:hint="eastAsia" w:ascii="Times New Roman" w:hAnsi="Times New Roman"/>
                  <w:vertAlign w:val="baseline"/>
                  <w:lang w:val="en-US" w:eastAsia="zh-CN"/>
                </w:rPr>
                <w:t>3</w:t>
              </w:r>
            </w:ins>
          </w:p>
        </w:tc>
        <w:tc>
          <w:tcPr>
            <w:tcW w:w="620" w:type="pct"/>
            <w:noWrap w:val="0"/>
            <w:vAlign w:val="top"/>
          </w:tcPr>
          <w:p w14:paraId="6D7718BA">
            <w:pPr>
              <w:jc w:val="center"/>
              <w:rPr>
                <w:ins w:id="3742" w:author="LKY" w:date="2026-05-22T15:42:45Z"/>
                <w:rFonts w:hint="default" w:ascii="Times New Roman" w:hAnsi="Times New Roman"/>
                <w:vertAlign w:val="baseline"/>
                <w:lang w:val="en-US" w:eastAsia="zh-CN"/>
              </w:rPr>
            </w:pPr>
            <w:ins w:id="3743" w:author="LKY" w:date="2026-05-22T15:42:45Z">
              <w:r>
                <w:rPr>
                  <w:rFonts w:hint="eastAsia" w:ascii="Times New Roman" w:hAnsi="Times New Roman"/>
                  <w:vertAlign w:val="baseline"/>
                  <w:lang w:val="en-US" w:eastAsia="zh-CN"/>
                </w:rPr>
                <w:t>DO</w:t>
              </w:r>
            </w:ins>
            <w:ins w:id="3744" w:author="LKY" w:date="2026-05-22T15:47:27Z">
              <w:r>
                <w:rPr>
                  <w:rFonts w:hint="eastAsia" w:ascii="Times New Roman" w:hAnsi="Times New Roman"/>
                  <w:vertAlign w:val="baseline"/>
                  <w:lang w:val="en-US" w:eastAsia="zh-CN"/>
                </w:rPr>
                <w:t>15</w:t>
              </w:r>
            </w:ins>
          </w:p>
        </w:tc>
        <w:tc>
          <w:tcPr>
            <w:tcW w:w="495" w:type="pct"/>
            <w:noWrap w:val="0"/>
            <w:vAlign w:val="top"/>
          </w:tcPr>
          <w:p w14:paraId="5EB0632F">
            <w:pPr>
              <w:jc w:val="center"/>
              <w:rPr>
                <w:ins w:id="3745" w:author="LKY" w:date="2026-05-22T15:42:45Z"/>
                <w:rFonts w:hint="default" w:ascii="Times New Roman" w:hAnsi="Times New Roman"/>
                <w:vertAlign w:val="baseline"/>
                <w:lang w:val="en-US" w:eastAsia="zh-CN"/>
              </w:rPr>
            </w:pPr>
            <w:ins w:id="3746" w:author="LKY" w:date="2026-05-22T15:50:14Z">
              <w:r>
                <w:rPr>
                  <w:rFonts w:hint="eastAsia" w:ascii="Times New Roman" w:hAnsi="Times New Roman"/>
                  <w:vertAlign w:val="baseline"/>
                  <w:lang w:val="en-US" w:eastAsia="zh-CN"/>
                </w:rPr>
                <w:t>PE</w:t>
              </w:r>
            </w:ins>
          </w:p>
        </w:tc>
      </w:tr>
      <w:tr w14:paraId="45BC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47" w:author="LKY" w:date="2026-05-22T15:42:45Z"/>
        </w:trPr>
        <w:tc>
          <w:tcPr>
            <w:tcW w:w="552" w:type="pct"/>
            <w:noWrap w:val="0"/>
            <w:vAlign w:val="top"/>
          </w:tcPr>
          <w:p w14:paraId="61C9A2EF">
            <w:pPr>
              <w:jc w:val="center"/>
              <w:rPr>
                <w:ins w:id="3748" w:author="LKY" w:date="2026-05-22T15:42:45Z"/>
                <w:rFonts w:hint="default" w:ascii="Times New Roman" w:hAnsi="Times New Roman"/>
                <w:vertAlign w:val="baseline"/>
                <w:lang w:val="en-US" w:eastAsia="zh-CN"/>
              </w:rPr>
            </w:pPr>
            <w:ins w:id="3749" w:author="LKY" w:date="2026-05-22T16:09:56Z">
              <w:r>
                <w:rPr>
                  <w:rFonts w:hint="eastAsia" w:ascii="Times New Roman" w:hAnsi="Times New Roman"/>
                  <w:vertAlign w:val="baseline"/>
                  <w:lang w:val="en-US" w:eastAsia="zh-CN"/>
                </w:rPr>
                <w:t>端口号</w:t>
              </w:r>
            </w:ins>
          </w:p>
        </w:tc>
        <w:tc>
          <w:tcPr>
            <w:tcW w:w="475" w:type="pct"/>
            <w:noWrap w:val="0"/>
            <w:vAlign w:val="top"/>
          </w:tcPr>
          <w:p w14:paraId="09977CD8">
            <w:pPr>
              <w:jc w:val="center"/>
              <w:rPr>
                <w:ins w:id="3750" w:author="LKY" w:date="2026-05-22T15:42:45Z"/>
                <w:rFonts w:hint="default" w:ascii="Times New Roman" w:hAnsi="Times New Roman"/>
                <w:vertAlign w:val="baseline"/>
                <w:lang w:val="en-US" w:eastAsia="zh-CN"/>
              </w:rPr>
            </w:pPr>
            <w:ins w:id="3751" w:author="LKY" w:date="2026-05-22T15:44:39Z">
              <w:r>
                <w:rPr>
                  <w:rFonts w:hint="eastAsia" w:ascii="Times New Roman" w:hAnsi="Times New Roman"/>
                  <w:vertAlign w:val="baseline"/>
                  <w:lang w:val="en-US" w:eastAsia="zh-CN"/>
                </w:rPr>
                <w:t>A</w:t>
              </w:r>
            </w:ins>
            <w:ins w:id="3752" w:author="LKY" w:date="2026-05-22T15:43:48Z">
              <w:r>
                <w:rPr>
                  <w:rFonts w:hint="eastAsia" w:ascii="Times New Roman" w:hAnsi="Times New Roman"/>
                  <w:vertAlign w:val="baseline"/>
                  <w:lang w:val="en-US" w:eastAsia="zh-CN"/>
                </w:rPr>
                <w:t>1</w:t>
              </w:r>
            </w:ins>
          </w:p>
        </w:tc>
        <w:tc>
          <w:tcPr>
            <w:tcW w:w="475" w:type="pct"/>
            <w:noWrap w:val="0"/>
            <w:vAlign w:val="top"/>
          </w:tcPr>
          <w:p w14:paraId="1403F4A4">
            <w:pPr>
              <w:jc w:val="center"/>
              <w:rPr>
                <w:ins w:id="3753" w:author="LKY" w:date="2026-05-22T15:42:45Z"/>
                <w:rFonts w:hint="default" w:ascii="Times New Roman" w:hAnsi="Times New Roman"/>
                <w:vertAlign w:val="baseline"/>
                <w:lang w:val="en-US" w:eastAsia="zh-CN"/>
              </w:rPr>
            </w:pPr>
            <w:ins w:id="3754" w:author="LKY" w:date="2026-05-22T15:44:40Z">
              <w:r>
                <w:rPr>
                  <w:rFonts w:hint="eastAsia" w:ascii="Times New Roman" w:hAnsi="Times New Roman"/>
                  <w:vertAlign w:val="baseline"/>
                  <w:lang w:val="en-US" w:eastAsia="zh-CN"/>
                </w:rPr>
                <w:t>A</w:t>
              </w:r>
            </w:ins>
            <w:ins w:id="3755" w:author="LKY" w:date="2026-05-22T15:43:50Z">
              <w:r>
                <w:rPr>
                  <w:rFonts w:hint="eastAsia" w:ascii="Times New Roman" w:hAnsi="Times New Roman"/>
                  <w:vertAlign w:val="baseline"/>
                  <w:lang w:val="en-US" w:eastAsia="zh-CN"/>
                </w:rPr>
                <w:t>2</w:t>
              </w:r>
            </w:ins>
          </w:p>
        </w:tc>
        <w:tc>
          <w:tcPr>
            <w:tcW w:w="475" w:type="pct"/>
            <w:noWrap w:val="0"/>
            <w:vAlign w:val="top"/>
          </w:tcPr>
          <w:p w14:paraId="0136467D">
            <w:pPr>
              <w:jc w:val="center"/>
              <w:rPr>
                <w:ins w:id="3756" w:author="LKY" w:date="2026-05-22T15:42:45Z"/>
                <w:rFonts w:hint="default" w:ascii="Times New Roman" w:hAnsi="Times New Roman"/>
                <w:vertAlign w:val="baseline"/>
                <w:lang w:val="en-US" w:eastAsia="zh-CN"/>
              </w:rPr>
            </w:pPr>
            <w:ins w:id="3757" w:author="LKY" w:date="2026-05-22T15:44:42Z">
              <w:r>
                <w:rPr>
                  <w:rFonts w:hint="eastAsia" w:ascii="Times New Roman" w:hAnsi="Times New Roman"/>
                  <w:vertAlign w:val="baseline"/>
                  <w:lang w:val="en-US" w:eastAsia="zh-CN"/>
                </w:rPr>
                <w:t>A</w:t>
              </w:r>
            </w:ins>
            <w:ins w:id="3758" w:author="LKY" w:date="2026-05-22T15:43:52Z">
              <w:r>
                <w:rPr>
                  <w:rFonts w:hint="eastAsia" w:ascii="Times New Roman" w:hAnsi="Times New Roman"/>
                  <w:vertAlign w:val="baseline"/>
                  <w:lang w:val="en-US" w:eastAsia="zh-CN"/>
                </w:rPr>
                <w:t>3</w:t>
              </w:r>
            </w:ins>
          </w:p>
        </w:tc>
        <w:tc>
          <w:tcPr>
            <w:tcW w:w="475" w:type="pct"/>
            <w:noWrap w:val="0"/>
            <w:vAlign w:val="top"/>
          </w:tcPr>
          <w:p w14:paraId="3E829D27">
            <w:pPr>
              <w:jc w:val="center"/>
              <w:rPr>
                <w:ins w:id="3759" w:author="LKY" w:date="2026-05-22T15:42:45Z"/>
                <w:rFonts w:hint="default" w:ascii="Times New Roman" w:hAnsi="Times New Roman"/>
                <w:vertAlign w:val="baseline"/>
                <w:lang w:val="en-US" w:eastAsia="zh-CN"/>
              </w:rPr>
            </w:pPr>
            <w:ins w:id="3760" w:author="LKY" w:date="2026-05-22T15:44:43Z">
              <w:r>
                <w:rPr>
                  <w:rFonts w:hint="eastAsia" w:ascii="Times New Roman" w:hAnsi="Times New Roman"/>
                  <w:vertAlign w:val="baseline"/>
                  <w:lang w:val="en-US" w:eastAsia="zh-CN"/>
                </w:rPr>
                <w:t>A</w:t>
              </w:r>
            </w:ins>
            <w:ins w:id="3761" w:author="LKY" w:date="2026-05-22T15:43:54Z">
              <w:r>
                <w:rPr>
                  <w:rFonts w:hint="eastAsia" w:ascii="Times New Roman" w:hAnsi="Times New Roman"/>
                  <w:vertAlign w:val="baseline"/>
                  <w:lang w:val="en-US" w:eastAsia="zh-CN"/>
                </w:rPr>
                <w:t>4</w:t>
              </w:r>
            </w:ins>
          </w:p>
        </w:tc>
        <w:tc>
          <w:tcPr>
            <w:tcW w:w="475" w:type="pct"/>
            <w:noWrap w:val="0"/>
            <w:vAlign w:val="top"/>
          </w:tcPr>
          <w:p w14:paraId="583CBA77">
            <w:pPr>
              <w:jc w:val="center"/>
              <w:rPr>
                <w:ins w:id="3762" w:author="LKY" w:date="2026-05-22T15:42:45Z"/>
                <w:rFonts w:hint="default" w:ascii="Times New Roman" w:hAnsi="Times New Roman"/>
                <w:vertAlign w:val="baseline"/>
                <w:lang w:val="en-US" w:eastAsia="zh-CN"/>
              </w:rPr>
            </w:pPr>
            <w:ins w:id="3763" w:author="LKY" w:date="2026-05-22T15:44:57Z">
              <w:r>
                <w:rPr>
                  <w:rFonts w:hint="eastAsia" w:ascii="Times New Roman" w:hAnsi="Times New Roman"/>
                  <w:vertAlign w:val="baseline"/>
                  <w:lang w:val="en-US" w:eastAsia="zh-CN"/>
                </w:rPr>
                <w:t>A</w:t>
              </w:r>
            </w:ins>
            <w:ins w:id="3764" w:author="LKY" w:date="2026-05-22T15:43:56Z">
              <w:r>
                <w:rPr>
                  <w:rFonts w:hint="eastAsia" w:ascii="Times New Roman" w:hAnsi="Times New Roman"/>
                  <w:vertAlign w:val="baseline"/>
                  <w:lang w:val="en-US" w:eastAsia="zh-CN"/>
                </w:rPr>
                <w:t>5</w:t>
              </w:r>
            </w:ins>
          </w:p>
        </w:tc>
        <w:tc>
          <w:tcPr>
            <w:tcW w:w="475" w:type="pct"/>
            <w:noWrap w:val="0"/>
            <w:vAlign w:val="top"/>
          </w:tcPr>
          <w:p w14:paraId="6D98EC0F">
            <w:pPr>
              <w:jc w:val="center"/>
              <w:rPr>
                <w:ins w:id="3765" w:author="LKY" w:date="2026-05-22T15:42:45Z"/>
                <w:rFonts w:hint="default" w:ascii="Times New Roman" w:hAnsi="Times New Roman"/>
                <w:vertAlign w:val="baseline"/>
                <w:lang w:val="en-US" w:eastAsia="zh-CN"/>
              </w:rPr>
            </w:pPr>
            <w:ins w:id="3766" w:author="LKY" w:date="2026-05-22T15:44:59Z">
              <w:r>
                <w:rPr>
                  <w:rFonts w:hint="eastAsia" w:ascii="Times New Roman" w:hAnsi="Times New Roman"/>
                  <w:vertAlign w:val="baseline"/>
                  <w:lang w:val="en-US" w:eastAsia="zh-CN"/>
                </w:rPr>
                <w:t>A</w:t>
              </w:r>
            </w:ins>
            <w:ins w:id="3767" w:author="LKY" w:date="2026-05-22T15:43:58Z">
              <w:r>
                <w:rPr>
                  <w:rFonts w:hint="eastAsia" w:ascii="Times New Roman" w:hAnsi="Times New Roman"/>
                  <w:vertAlign w:val="baseline"/>
                  <w:lang w:val="en-US" w:eastAsia="zh-CN"/>
                </w:rPr>
                <w:t>6</w:t>
              </w:r>
            </w:ins>
          </w:p>
        </w:tc>
        <w:tc>
          <w:tcPr>
            <w:tcW w:w="475" w:type="pct"/>
            <w:noWrap w:val="0"/>
            <w:vAlign w:val="top"/>
          </w:tcPr>
          <w:p w14:paraId="7516DC8D">
            <w:pPr>
              <w:jc w:val="center"/>
              <w:rPr>
                <w:ins w:id="3768" w:author="LKY" w:date="2026-05-22T15:42:45Z"/>
                <w:rFonts w:hint="default" w:ascii="Times New Roman" w:hAnsi="Times New Roman"/>
                <w:vertAlign w:val="baseline"/>
                <w:lang w:val="en-US" w:eastAsia="zh-CN"/>
              </w:rPr>
            </w:pPr>
            <w:ins w:id="3769" w:author="LKY" w:date="2026-05-22T15:45:01Z">
              <w:r>
                <w:rPr>
                  <w:rFonts w:hint="eastAsia" w:ascii="Times New Roman" w:hAnsi="Times New Roman"/>
                  <w:vertAlign w:val="baseline"/>
                  <w:lang w:val="en-US" w:eastAsia="zh-CN"/>
                </w:rPr>
                <w:t>A</w:t>
              </w:r>
            </w:ins>
            <w:ins w:id="3770" w:author="LKY" w:date="2026-05-22T15:44:00Z">
              <w:r>
                <w:rPr>
                  <w:rFonts w:hint="eastAsia" w:ascii="Times New Roman" w:hAnsi="Times New Roman"/>
                  <w:vertAlign w:val="baseline"/>
                  <w:lang w:val="en-US" w:eastAsia="zh-CN"/>
                </w:rPr>
                <w:t>7</w:t>
              </w:r>
            </w:ins>
          </w:p>
        </w:tc>
        <w:tc>
          <w:tcPr>
            <w:tcW w:w="620" w:type="pct"/>
            <w:noWrap w:val="0"/>
            <w:vAlign w:val="top"/>
          </w:tcPr>
          <w:p w14:paraId="3742D2FD">
            <w:pPr>
              <w:jc w:val="center"/>
              <w:rPr>
                <w:ins w:id="3771" w:author="LKY" w:date="2026-05-22T15:42:45Z"/>
                <w:rFonts w:hint="default" w:ascii="Times New Roman" w:hAnsi="Times New Roman"/>
                <w:vertAlign w:val="baseline"/>
                <w:lang w:val="en-US" w:eastAsia="zh-CN"/>
              </w:rPr>
            </w:pPr>
            <w:ins w:id="3772" w:author="LKY" w:date="2026-05-22T15:45:02Z">
              <w:r>
                <w:rPr>
                  <w:rFonts w:hint="eastAsia" w:ascii="Times New Roman" w:hAnsi="Times New Roman"/>
                  <w:vertAlign w:val="baseline"/>
                  <w:lang w:val="en-US" w:eastAsia="zh-CN"/>
                </w:rPr>
                <w:t>A</w:t>
              </w:r>
            </w:ins>
            <w:ins w:id="3773" w:author="LKY" w:date="2026-05-22T15:44:02Z">
              <w:r>
                <w:rPr>
                  <w:rFonts w:hint="eastAsia" w:ascii="Times New Roman" w:hAnsi="Times New Roman"/>
                  <w:vertAlign w:val="baseline"/>
                  <w:lang w:val="en-US" w:eastAsia="zh-CN"/>
                </w:rPr>
                <w:t>8</w:t>
              </w:r>
            </w:ins>
          </w:p>
        </w:tc>
        <w:tc>
          <w:tcPr>
            <w:tcW w:w="495" w:type="pct"/>
            <w:noWrap w:val="0"/>
            <w:vAlign w:val="top"/>
          </w:tcPr>
          <w:p w14:paraId="3E27D9CB">
            <w:pPr>
              <w:jc w:val="center"/>
              <w:rPr>
                <w:ins w:id="3774" w:author="LKY" w:date="2026-05-22T15:42:45Z"/>
                <w:rFonts w:hint="default" w:ascii="Times New Roman" w:hAnsi="Times New Roman"/>
                <w:vertAlign w:val="baseline"/>
                <w:lang w:val="en-US" w:eastAsia="zh-CN"/>
              </w:rPr>
            </w:pPr>
            <w:ins w:id="3775" w:author="LKY" w:date="2026-05-22T15:45:04Z">
              <w:r>
                <w:rPr>
                  <w:rFonts w:hint="eastAsia" w:ascii="Times New Roman" w:hAnsi="Times New Roman"/>
                  <w:vertAlign w:val="baseline"/>
                  <w:lang w:val="en-US" w:eastAsia="zh-CN"/>
                </w:rPr>
                <w:t>A</w:t>
              </w:r>
            </w:ins>
            <w:ins w:id="3776" w:author="LKY" w:date="2026-05-22T15:42:45Z">
              <w:r>
                <w:rPr>
                  <w:rFonts w:hint="eastAsia" w:ascii="Times New Roman" w:hAnsi="Times New Roman"/>
                  <w:vertAlign w:val="baseline"/>
                  <w:lang w:val="en-US" w:eastAsia="zh-CN"/>
                </w:rPr>
                <w:t>9</w:t>
              </w:r>
            </w:ins>
          </w:p>
        </w:tc>
      </w:tr>
      <w:tr w14:paraId="2457E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77" w:author="LKY" w:date="2026-05-22T15:42:45Z"/>
        </w:trPr>
        <w:tc>
          <w:tcPr>
            <w:tcW w:w="552" w:type="pct"/>
            <w:noWrap w:val="0"/>
            <w:vAlign w:val="top"/>
          </w:tcPr>
          <w:p w14:paraId="55D1B6FF">
            <w:pPr>
              <w:jc w:val="center"/>
              <w:rPr>
                <w:ins w:id="3778" w:author="LKY" w:date="2026-05-22T15:42:45Z"/>
                <w:rFonts w:hint="default" w:ascii="Times New Roman" w:hAnsi="Times New Roman"/>
                <w:vertAlign w:val="baseline"/>
                <w:lang w:val="en-US" w:eastAsia="zh-CN"/>
              </w:rPr>
            </w:pPr>
            <w:ins w:id="3779" w:author="LKY" w:date="2026-05-22T16:10:00Z">
              <w:r>
                <w:rPr>
                  <w:rFonts w:hint="eastAsia" w:ascii="Times New Roman" w:hAnsi="Times New Roman"/>
                  <w:vertAlign w:val="baseline"/>
                  <w:lang w:val="en-US" w:eastAsia="zh-CN"/>
                </w:rPr>
                <w:t>名称</w:t>
              </w:r>
            </w:ins>
          </w:p>
        </w:tc>
        <w:tc>
          <w:tcPr>
            <w:tcW w:w="475" w:type="pct"/>
            <w:noWrap w:val="0"/>
            <w:vAlign w:val="top"/>
          </w:tcPr>
          <w:p w14:paraId="43A152D1">
            <w:pPr>
              <w:jc w:val="center"/>
              <w:rPr>
                <w:ins w:id="3780" w:author="LKY" w:date="2026-05-22T15:42:45Z"/>
                <w:rFonts w:hint="default" w:ascii="Times New Roman" w:hAnsi="Times New Roman"/>
                <w:vertAlign w:val="baseline"/>
                <w:lang w:val="en-US" w:eastAsia="zh-CN"/>
              </w:rPr>
            </w:pPr>
            <w:ins w:id="3781" w:author="LKY" w:date="2026-05-22T15:42:45Z">
              <w:r>
                <w:rPr>
                  <w:rFonts w:hint="eastAsia" w:ascii="Times New Roman" w:hAnsi="Times New Roman"/>
                  <w:vertAlign w:val="baseline"/>
                  <w:lang w:val="en-US" w:eastAsia="zh-CN"/>
                </w:rPr>
                <w:t>DO</w:t>
              </w:r>
            </w:ins>
            <w:ins w:id="3782" w:author="LKY" w:date="2026-05-22T15:46:39Z">
              <w:r>
                <w:rPr>
                  <w:rFonts w:hint="eastAsia" w:ascii="Times New Roman" w:hAnsi="Times New Roman"/>
                  <w:vertAlign w:val="baseline"/>
                  <w:lang w:val="en-US" w:eastAsia="zh-CN"/>
                </w:rPr>
                <w:t>0</w:t>
              </w:r>
            </w:ins>
          </w:p>
        </w:tc>
        <w:tc>
          <w:tcPr>
            <w:tcW w:w="475" w:type="pct"/>
            <w:noWrap w:val="0"/>
            <w:vAlign w:val="top"/>
          </w:tcPr>
          <w:p w14:paraId="74F52BDE">
            <w:pPr>
              <w:jc w:val="center"/>
              <w:rPr>
                <w:ins w:id="3783" w:author="LKY" w:date="2026-05-22T15:42:45Z"/>
                <w:rFonts w:hint="default" w:ascii="Times New Roman" w:hAnsi="Times New Roman"/>
                <w:vertAlign w:val="baseline"/>
                <w:lang w:val="en-US" w:eastAsia="zh-CN"/>
              </w:rPr>
            </w:pPr>
            <w:ins w:id="3784" w:author="LKY" w:date="2026-05-22T15:42:45Z">
              <w:r>
                <w:rPr>
                  <w:rFonts w:hint="eastAsia" w:ascii="Times New Roman" w:hAnsi="Times New Roman"/>
                  <w:vertAlign w:val="baseline"/>
                  <w:lang w:val="en-US" w:eastAsia="zh-CN"/>
                </w:rPr>
                <w:t>DO</w:t>
              </w:r>
            </w:ins>
            <w:ins w:id="3785" w:author="LKY" w:date="2026-05-22T15:46:56Z">
              <w:r>
                <w:rPr>
                  <w:rFonts w:hint="eastAsia" w:ascii="Times New Roman" w:hAnsi="Times New Roman"/>
                  <w:vertAlign w:val="baseline"/>
                  <w:lang w:val="en-US" w:eastAsia="zh-CN"/>
                </w:rPr>
                <w:t>2</w:t>
              </w:r>
            </w:ins>
          </w:p>
        </w:tc>
        <w:tc>
          <w:tcPr>
            <w:tcW w:w="475" w:type="pct"/>
            <w:noWrap w:val="0"/>
            <w:vAlign w:val="top"/>
          </w:tcPr>
          <w:p w14:paraId="73B9107E">
            <w:pPr>
              <w:jc w:val="center"/>
              <w:rPr>
                <w:ins w:id="3786" w:author="LKY" w:date="2026-05-22T15:42:45Z"/>
                <w:rFonts w:hint="default" w:ascii="Times New Roman" w:hAnsi="Times New Roman"/>
                <w:vertAlign w:val="baseline"/>
                <w:lang w:val="en-US" w:eastAsia="zh-CN"/>
              </w:rPr>
            </w:pPr>
            <w:ins w:id="3787" w:author="LKY" w:date="2026-05-22T15:42:45Z">
              <w:r>
                <w:rPr>
                  <w:rFonts w:hint="eastAsia" w:ascii="Times New Roman" w:hAnsi="Times New Roman"/>
                  <w:vertAlign w:val="baseline"/>
                  <w:lang w:val="en-US" w:eastAsia="zh-CN"/>
                </w:rPr>
                <w:t>DO</w:t>
              </w:r>
            </w:ins>
            <w:ins w:id="3788" w:author="LKY" w:date="2026-05-22T15:47:07Z">
              <w:r>
                <w:rPr>
                  <w:rFonts w:hint="eastAsia" w:ascii="Times New Roman" w:hAnsi="Times New Roman"/>
                  <w:vertAlign w:val="baseline"/>
                  <w:lang w:val="en-US" w:eastAsia="zh-CN"/>
                </w:rPr>
                <w:t>4</w:t>
              </w:r>
            </w:ins>
          </w:p>
        </w:tc>
        <w:tc>
          <w:tcPr>
            <w:tcW w:w="475" w:type="pct"/>
            <w:noWrap w:val="0"/>
            <w:vAlign w:val="top"/>
          </w:tcPr>
          <w:p w14:paraId="5816D575">
            <w:pPr>
              <w:jc w:val="center"/>
              <w:rPr>
                <w:ins w:id="3789" w:author="LKY" w:date="2026-05-22T15:42:45Z"/>
                <w:rFonts w:hint="default" w:ascii="Times New Roman" w:hAnsi="Times New Roman"/>
                <w:vertAlign w:val="baseline"/>
                <w:lang w:val="en-US" w:eastAsia="zh-CN"/>
              </w:rPr>
            </w:pPr>
            <w:ins w:id="3790" w:author="LKY" w:date="2026-05-22T15:42:45Z">
              <w:r>
                <w:rPr>
                  <w:rFonts w:hint="eastAsia" w:ascii="Times New Roman" w:hAnsi="Times New Roman"/>
                  <w:vertAlign w:val="baseline"/>
                  <w:lang w:val="en-US" w:eastAsia="zh-CN"/>
                </w:rPr>
                <w:t>DO</w:t>
              </w:r>
            </w:ins>
            <w:ins w:id="3791" w:author="LKY" w:date="2026-05-22T15:47:09Z">
              <w:r>
                <w:rPr>
                  <w:rFonts w:hint="eastAsia" w:ascii="Times New Roman" w:hAnsi="Times New Roman"/>
                  <w:vertAlign w:val="baseline"/>
                  <w:lang w:val="en-US" w:eastAsia="zh-CN"/>
                </w:rPr>
                <w:t>6</w:t>
              </w:r>
            </w:ins>
          </w:p>
        </w:tc>
        <w:tc>
          <w:tcPr>
            <w:tcW w:w="475" w:type="pct"/>
            <w:noWrap w:val="0"/>
            <w:vAlign w:val="top"/>
          </w:tcPr>
          <w:p w14:paraId="19C96BE5">
            <w:pPr>
              <w:jc w:val="center"/>
              <w:rPr>
                <w:ins w:id="3792" w:author="LKY" w:date="2026-05-22T15:42:45Z"/>
                <w:rFonts w:hint="default" w:ascii="Times New Roman" w:hAnsi="Times New Roman"/>
                <w:vertAlign w:val="baseline"/>
                <w:lang w:val="en-US" w:eastAsia="zh-CN"/>
              </w:rPr>
            </w:pPr>
            <w:ins w:id="3793" w:author="LKY" w:date="2026-05-22T15:42:45Z">
              <w:r>
                <w:rPr>
                  <w:rFonts w:hint="eastAsia" w:ascii="Times New Roman" w:hAnsi="Times New Roman"/>
                  <w:vertAlign w:val="baseline"/>
                  <w:lang w:val="en-US" w:eastAsia="zh-CN"/>
                </w:rPr>
                <w:t>DO</w:t>
              </w:r>
            </w:ins>
            <w:ins w:id="3794" w:author="LKY" w:date="2026-05-22T15:47:11Z">
              <w:r>
                <w:rPr>
                  <w:rFonts w:hint="eastAsia" w:ascii="Times New Roman" w:hAnsi="Times New Roman"/>
                  <w:vertAlign w:val="baseline"/>
                  <w:lang w:val="en-US" w:eastAsia="zh-CN"/>
                </w:rPr>
                <w:t>8</w:t>
              </w:r>
            </w:ins>
          </w:p>
        </w:tc>
        <w:tc>
          <w:tcPr>
            <w:tcW w:w="475" w:type="pct"/>
            <w:noWrap w:val="0"/>
            <w:vAlign w:val="top"/>
          </w:tcPr>
          <w:p w14:paraId="70DAC5CF">
            <w:pPr>
              <w:jc w:val="center"/>
              <w:rPr>
                <w:ins w:id="3795" w:author="LKY" w:date="2026-05-22T15:42:45Z"/>
                <w:rFonts w:hint="default" w:ascii="Times New Roman" w:hAnsi="Times New Roman"/>
                <w:vertAlign w:val="baseline"/>
                <w:lang w:val="en-US" w:eastAsia="zh-CN"/>
              </w:rPr>
            </w:pPr>
            <w:ins w:id="3796" w:author="LKY" w:date="2026-05-22T15:42:45Z">
              <w:r>
                <w:rPr>
                  <w:rFonts w:hint="eastAsia" w:ascii="Times New Roman" w:hAnsi="Times New Roman"/>
                  <w:vertAlign w:val="baseline"/>
                  <w:lang w:val="en-US" w:eastAsia="zh-CN"/>
                </w:rPr>
                <w:t>DO</w:t>
              </w:r>
            </w:ins>
            <w:ins w:id="3797" w:author="LKY" w:date="2026-05-22T15:47:13Z">
              <w:r>
                <w:rPr>
                  <w:rFonts w:hint="eastAsia" w:ascii="Times New Roman" w:hAnsi="Times New Roman"/>
                  <w:vertAlign w:val="baseline"/>
                  <w:lang w:val="en-US" w:eastAsia="zh-CN"/>
                </w:rPr>
                <w:t>1</w:t>
              </w:r>
            </w:ins>
            <w:ins w:id="3798" w:author="LKY" w:date="2026-05-22T15:42:45Z">
              <w:r>
                <w:rPr>
                  <w:rFonts w:hint="eastAsia" w:ascii="Times New Roman" w:hAnsi="Times New Roman"/>
                  <w:vertAlign w:val="baseline"/>
                  <w:lang w:val="en-US" w:eastAsia="zh-CN"/>
                </w:rPr>
                <w:t>0</w:t>
              </w:r>
            </w:ins>
          </w:p>
        </w:tc>
        <w:tc>
          <w:tcPr>
            <w:tcW w:w="475" w:type="pct"/>
            <w:noWrap w:val="0"/>
            <w:vAlign w:val="top"/>
          </w:tcPr>
          <w:p w14:paraId="0823C76C">
            <w:pPr>
              <w:jc w:val="center"/>
              <w:rPr>
                <w:ins w:id="3799" w:author="LKY" w:date="2026-05-22T15:42:45Z"/>
                <w:rFonts w:hint="default" w:ascii="Times New Roman" w:hAnsi="Times New Roman"/>
                <w:vertAlign w:val="baseline"/>
                <w:lang w:val="en-US" w:eastAsia="zh-CN"/>
              </w:rPr>
            </w:pPr>
            <w:ins w:id="3800" w:author="LKY" w:date="2026-05-22T15:42:45Z">
              <w:r>
                <w:rPr>
                  <w:rFonts w:hint="eastAsia" w:ascii="Times New Roman" w:hAnsi="Times New Roman"/>
                  <w:vertAlign w:val="baseline"/>
                  <w:lang w:val="en-US" w:eastAsia="zh-CN"/>
                </w:rPr>
                <w:t>DO</w:t>
              </w:r>
            </w:ins>
            <w:ins w:id="3801" w:author="LKY" w:date="2026-05-22T15:47:16Z">
              <w:r>
                <w:rPr>
                  <w:rFonts w:hint="eastAsia" w:ascii="Times New Roman" w:hAnsi="Times New Roman"/>
                  <w:vertAlign w:val="baseline"/>
                  <w:lang w:val="en-US" w:eastAsia="zh-CN"/>
                </w:rPr>
                <w:t>12</w:t>
              </w:r>
            </w:ins>
          </w:p>
        </w:tc>
        <w:tc>
          <w:tcPr>
            <w:tcW w:w="620" w:type="pct"/>
            <w:noWrap w:val="0"/>
            <w:vAlign w:val="top"/>
          </w:tcPr>
          <w:p w14:paraId="06BBF549">
            <w:pPr>
              <w:jc w:val="center"/>
              <w:rPr>
                <w:ins w:id="3802" w:author="LKY" w:date="2026-05-22T15:42:45Z"/>
                <w:rFonts w:hint="default" w:ascii="Times New Roman" w:hAnsi="Times New Roman"/>
                <w:vertAlign w:val="baseline"/>
                <w:lang w:val="en-US" w:eastAsia="zh-CN"/>
              </w:rPr>
            </w:pPr>
            <w:ins w:id="3803" w:author="LKY" w:date="2026-05-22T15:47:20Z">
              <w:r>
                <w:rPr>
                  <w:rFonts w:hint="eastAsia" w:ascii="Times New Roman" w:hAnsi="Times New Roman"/>
                  <w:vertAlign w:val="baseline"/>
                  <w:lang w:val="en-US" w:eastAsia="zh-CN"/>
                </w:rPr>
                <w:t>D</w:t>
              </w:r>
            </w:ins>
            <w:ins w:id="3804" w:author="LKY" w:date="2026-05-22T15:47:21Z">
              <w:r>
                <w:rPr>
                  <w:rFonts w:hint="eastAsia" w:ascii="Times New Roman" w:hAnsi="Times New Roman"/>
                  <w:vertAlign w:val="baseline"/>
                  <w:lang w:val="en-US" w:eastAsia="zh-CN"/>
                </w:rPr>
                <w:t>O</w:t>
              </w:r>
            </w:ins>
            <w:ins w:id="3805" w:author="LKY" w:date="2026-05-22T15:47:22Z">
              <w:r>
                <w:rPr>
                  <w:rFonts w:hint="eastAsia" w:ascii="Times New Roman" w:hAnsi="Times New Roman"/>
                  <w:vertAlign w:val="baseline"/>
                  <w:lang w:val="en-US" w:eastAsia="zh-CN"/>
                </w:rPr>
                <w:t>14</w:t>
              </w:r>
            </w:ins>
          </w:p>
        </w:tc>
        <w:tc>
          <w:tcPr>
            <w:tcW w:w="495" w:type="pct"/>
            <w:noWrap w:val="0"/>
            <w:vAlign w:val="top"/>
          </w:tcPr>
          <w:p w14:paraId="67B9DE64">
            <w:pPr>
              <w:jc w:val="center"/>
              <w:rPr>
                <w:ins w:id="3806" w:author="LKY" w:date="2026-05-22T15:42:45Z"/>
                <w:rFonts w:hint="default" w:ascii="Times New Roman" w:hAnsi="Times New Roman"/>
                <w:vertAlign w:val="baseline"/>
                <w:lang w:val="en-US" w:eastAsia="zh-CN"/>
              </w:rPr>
            </w:pPr>
            <w:ins w:id="3807" w:author="LKY" w:date="2026-05-22T15:53:37Z">
              <w:r>
                <w:rPr>
                  <w:rFonts w:hint="eastAsia" w:ascii="Times New Roman" w:hAnsi="Times New Roman"/>
                  <w:vertAlign w:val="baseline"/>
                  <w:lang w:val="en-US" w:eastAsia="zh-CN"/>
                </w:rPr>
                <w:t>COM</w:t>
              </w:r>
            </w:ins>
          </w:p>
        </w:tc>
      </w:tr>
    </w:tbl>
    <w:p w14:paraId="2D0ACCA7">
      <w:pPr>
        <w:pStyle w:val="12"/>
        <w:ind w:left="0" w:leftChars="0" w:firstLine="0" w:firstLineChars="0"/>
        <w:outlineLvl w:val="9"/>
        <w:rPr>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62D1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08" w:author="LKY" w:date="2026-05-22T15:56:28Z"/>
        </w:trPr>
        <w:tc>
          <w:tcPr>
            <w:tcW w:w="5000" w:type="pct"/>
            <w:gridSpan w:val="10"/>
            <w:tcBorders>
              <w:top w:val="single" w:color="auto" w:sz="4" w:space="0"/>
            </w:tcBorders>
            <w:noWrap w:val="0"/>
            <w:vAlign w:val="top"/>
          </w:tcPr>
          <w:p w14:paraId="61C210E9">
            <w:pPr>
              <w:pBdr>
                <w:top w:val="none" w:color="auto" w:sz="0" w:space="0"/>
                <w:left w:val="none" w:color="auto" w:sz="0" w:space="0"/>
                <w:bottom w:val="none" w:color="auto" w:sz="0" w:space="0"/>
                <w:right w:val="none" w:color="auto" w:sz="0" w:space="0"/>
                <w:between w:val="none" w:color="auto" w:sz="0" w:space="0"/>
              </w:pBdr>
              <w:jc w:val="center"/>
              <w:rPr>
                <w:ins w:id="3809" w:author="LKY" w:date="2026-05-22T15:56:28Z"/>
                <w:rFonts w:hint="eastAsia" w:ascii="Times New Roman" w:hAnsi="Times New Roman"/>
                <w:vertAlign w:val="baseline"/>
                <w:lang w:val="en-US" w:eastAsia="zh-CN"/>
              </w:rPr>
            </w:pPr>
            <w:ins w:id="3810" w:author="LKY" w:date="2026-05-22T15:56:28Z">
              <w:r>
                <w:rPr>
                  <w:rFonts w:hint="eastAsia" w:ascii="Times New Roman" w:hAnsi="Times New Roman"/>
                  <w:vertAlign w:val="baseline"/>
                  <w:lang w:val="en-US" w:eastAsia="zh-CN"/>
                </w:rPr>
                <w:t>N232</w:t>
              </w:r>
            </w:ins>
            <w:ins w:id="3811" w:author="LKY" w:date="2026-05-22T15:56:32Z">
              <w:r>
                <w:rPr>
                  <w:rFonts w:hint="eastAsia" w:ascii="Times New Roman" w:hAnsi="Times New Roman"/>
                  <w:vertAlign w:val="baseline"/>
                  <w:lang w:val="en-US" w:eastAsia="zh-CN"/>
                </w:rPr>
                <w:t>2</w:t>
              </w:r>
            </w:ins>
            <w:ins w:id="3812" w:author="LKY" w:date="2026-05-22T15:56:28Z">
              <w:r>
                <w:rPr>
                  <w:rFonts w:hint="eastAsia" w:ascii="Times New Roman" w:hAnsi="Times New Roman"/>
                  <w:vertAlign w:val="baseline"/>
                  <w:lang w:val="en-US" w:eastAsia="zh-CN"/>
                </w:rPr>
                <w:t>模块（</w:t>
              </w:r>
            </w:ins>
            <w:ins w:id="3813" w:author="LKY" w:date="2026-05-22T15:56:37Z">
              <w:r>
                <w:rPr>
                  <w:rFonts w:hint="eastAsia" w:ascii="Times New Roman" w:hAnsi="Times New Roman"/>
                  <w:vertAlign w:val="baseline"/>
                  <w:lang w:val="en-US" w:eastAsia="zh-CN"/>
                </w:rPr>
                <w:t>N</w:t>
              </w:r>
            </w:ins>
            <w:ins w:id="3814" w:author="LKY" w:date="2026-05-22T15:56:38Z">
              <w:r>
                <w:rPr>
                  <w:rFonts w:hint="eastAsia" w:ascii="Times New Roman" w:hAnsi="Times New Roman"/>
                  <w:vertAlign w:val="baseline"/>
                  <w:lang w:val="en-US" w:eastAsia="zh-CN"/>
                </w:rPr>
                <w:t>PN</w:t>
              </w:r>
            </w:ins>
            <w:ins w:id="3815" w:author="LKY" w:date="2026-05-22T15:56:28Z">
              <w:r>
                <w:rPr>
                  <w:rFonts w:hint="eastAsia" w:ascii="Times New Roman" w:hAnsi="Times New Roman"/>
                  <w:vertAlign w:val="baseline"/>
                  <w:lang w:val="en-US" w:eastAsia="zh-CN"/>
                </w:rPr>
                <w:t>）</w:t>
              </w:r>
            </w:ins>
          </w:p>
        </w:tc>
      </w:tr>
      <w:tr w14:paraId="5997D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16" w:author="LKY" w:date="2026-05-22T15:56:28Z"/>
        </w:trPr>
        <w:tc>
          <w:tcPr>
            <w:tcW w:w="552" w:type="pct"/>
            <w:tcBorders>
              <w:top w:val="single" w:color="auto" w:sz="4" w:space="0"/>
            </w:tcBorders>
            <w:noWrap w:val="0"/>
            <w:vAlign w:val="top"/>
          </w:tcPr>
          <w:p w14:paraId="53073CE9">
            <w:pPr>
              <w:jc w:val="center"/>
              <w:rPr>
                <w:ins w:id="3817" w:author="LKY" w:date="2026-05-22T15:56:28Z"/>
                <w:rFonts w:hint="default" w:ascii="Times New Roman" w:hAnsi="Times New Roman"/>
                <w:vertAlign w:val="baseline"/>
                <w:lang w:val="en-US" w:eastAsia="zh-CN"/>
              </w:rPr>
            </w:pPr>
            <w:ins w:id="3818" w:author="LKY" w:date="2026-05-22T16:10:14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36DC41DE">
            <w:pPr>
              <w:jc w:val="center"/>
              <w:rPr>
                <w:ins w:id="3819" w:author="LKY" w:date="2026-05-22T15:56:28Z"/>
                <w:rFonts w:hint="default" w:ascii="Times New Roman" w:hAnsi="Times New Roman" w:eastAsiaTheme="minorEastAsia" w:cstheme="minorBidi"/>
                <w:kern w:val="2"/>
                <w:sz w:val="21"/>
                <w:szCs w:val="24"/>
                <w:vertAlign w:val="baseline"/>
                <w:lang w:val="en-US" w:eastAsia="zh-CN" w:bidi="ar-SA"/>
              </w:rPr>
            </w:pPr>
            <w:ins w:id="3820" w:author="LKY" w:date="2026-05-22T15:56:28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66734328">
            <w:pPr>
              <w:jc w:val="center"/>
              <w:rPr>
                <w:ins w:id="3821" w:author="LKY" w:date="2026-05-22T15:56:28Z"/>
                <w:rFonts w:hint="default" w:ascii="Times New Roman" w:hAnsi="Times New Roman" w:eastAsiaTheme="minorEastAsia" w:cstheme="minorBidi"/>
                <w:kern w:val="2"/>
                <w:sz w:val="21"/>
                <w:szCs w:val="24"/>
                <w:vertAlign w:val="baseline"/>
                <w:lang w:val="en-US" w:eastAsia="zh-CN" w:bidi="ar-SA"/>
              </w:rPr>
            </w:pPr>
            <w:ins w:id="3822" w:author="LKY" w:date="2026-05-22T15:56:28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07A05A72">
            <w:pPr>
              <w:jc w:val="center"/>
              <w:rPr>
                <w:ins w:id="3823" w:author="LKY" w:date="2026-05-22T15:56:28Z"/>
                <w:rFonts w:hint="default" w:ascii="Times New Roman" w:hAnsi="Times New Roman" w:eastAsiaTheme="minorEastAsia" w:cstheme="minorBidi"/>
                <w:kern w:val="2"/>
                <w:sz w:val="21"/>
                <w:szCs w:val="24"/>
                <w:vertAlign w:val="baseline"/>
                <w:lang w:val="en-US" w:eastAsia="zh-CN" w:bidi="ar-SA"/>
              </w:rPr>
            </w:pPr>
            <w:ins w:id="3824" w:author="LKY" w:date="2026-05-22T15:56:28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3F096701">
            <w:pPr>
              <w:jc w:val="center"/>
              <w:rPr>
                <w:ins w:id="3825" w:author="LKY" w:date="2026-05-22T15:56:28Z"/>
                <w:rFonts w:hint="default" w:ascii="Times New Roman" w:hAnsi="Times New Roman" w:eastAsiaTheme="minorEastAsia" w:cstheme="minorBidi"/>
                <w:kern w:val="2"/>
                <w:sz w:val="21"/>
                <w:szCs w:val="24"/>
                <w:vertAlign w:val="baseline"/>
                <w:lang w:val="en-US" w:eastAsia="zh-CN" w:bidi="ar-SA"/>
              </w:rPr>
            </w:pPr>
            <w:ins w:id="3826" w:author="LKY" w:date="2026-05-22T15:56:28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662E750E">
            <w:pPr>
              <w:jc w:val="center"/>
              <w:rPr>
                <w:ins w:id="3827" w:author="LKY" w:date="2026-05-22T15:56:28Z"/>
                <w:rFonts w:hint="default" w:ascii="Times New Roman" w:hAnsi="Times New Roman" w:eastAsiaTheme="minorEastAsia" w:cstheme="minorBidi"/>
                <w:kern w:val="2"/>
                <w:sz w:val="21"/>
                <w:szCs w:val="24"/>
                <w:vertAlign w:val="baseline"/>
                <w:lang w:val="en-US" w:eastAsia="zh-CN" w:bidi="ar-SA"/>
              </w:rPr>
            </w:pPr>
            <w:ins w:id="3828" w:author="LKY" w:date="2026-05-22T15:56:28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77F831AD">
            <w:pPr>
              <w:jc w:val="center"/>
              <w:rPr>
                <w:ins w:id="3829" w:author="LKY" w:date="2026-05-22T15:56:28Z"/>
                <w:rFonts w:hint="default" w:ascii="Times New Roman" w:hAnsi="Times New Roman" w:eastAsiaTheme="minorEastAsia" w:cstheme="minorBidi"/>
                <w:kern w:val="2"/>
                <w:sz w:val="21"/>
                <w:szCs w:val="24"/>
                <w:vertAlign w:val="baseline"/>
                <w:lang w:val="en-US" w:eastAsia="zh-CN" w:bidi="ar-SA"/>
              </w:rPr>
            </w:pPr>
            <w:ins w:id="3830" w:author="LKY" w:date="2026-05-22T15:56:28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550D429A">
            <w:pPr>
              <w:jc w:val="center"/>
              <w:rPr>
                <w:ins w:id="3831" w:author="LKY" w:date="2026-05-22T15:56:28Z"/>
                <w:rFonts w:hint="default" w:ascii="Times New Roman" w:hAnsi="Times New Roman"/>
                <w:vertAlign w:val="baseline"/>
                <w:lang w:val="en-US" w:eastAsia="zh-CN"/>
              </w:rPr>
            </w:pPr>
            <w:ins w:id="3832" w:author="LKY" w:date="2026-05-22T15:56:28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4F46931D">
            <w:pPr>
              <w:jc w:val="center"/>
              <w:rPr>
                <w:ins w:id="3833" w:author="LKY" w:date="2026-05-22T15:56:28Z"/>
                <w:rFonts w:hint="default" w:ascii="Times New Roman" w:hAnsi="Times New Roman"/>
                <w:vertAlign w:val="baseline"/>
                <w:lang w:val="en-US" w:eastAsia="zh-CN"/>
              </w:rPr>
            </w:pPr>
            <w:ins w:id="3834" w:author="LKY" w:date="2026-05-22T15:56:28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75E79BA8">
            <w:pPr>
              <w:jc w:val="center"/>
              <w:rPr>
                <w:ins w:id="3835" w:author="LKY" w:date="2026-05-22T15:56:28Z"/>
                <w:rFonts w:hint="default" w:ascii="Times New Roman" w:hAnsi="Times New Roman"/>
                <w:vertAlign w:val="baseline"/>
                <w:lang w:val="en-US" w:eastAsia="zh-CN"/>
              </w:rPr>
            </w:pPr>
            <w:ins w:id="3836" w:author="LKY" w:date="2026-05-22T15:56:28Z">
              <w:r>
                <w:rPr>
                  <w:rFonts w:hint="eastAsia" w:ascii="Times New Roman" w:hAnsi="Times New Roman"/>
                  <w:vertAlign w:val="baseline"/>
                  <w:lang w:val="en-US" w:eastAsia="zh-CN"/>
                </w:rPr>
                <w:t>B9</w:t>
              </w:r>
            </w:ins>
          </w:p>
        </w:tc>
      </w:tr>
      <w:tr w14:paraId="1A2D0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37" w:author="LKY" w:date="2026-05-22T15:56:28Z"/>
        </w:trPr>
        <w:tc>
          <w:tcPr>
            <w:tcW w:w="552" w:type="pct"/>
            <w:noWrap w:val="0"/>
            <w:vAlign w:val="top"/>
          </w:tcPr>
          <w:p w14:paraId="4F465DA7">
            <w:pPr>
              <w:jc w:val="center"/>
              <w:rPr>
                <w:ins w:id="3838" w:author="LKY" w:date="2026-05-22T15:56:28Z"/>
                <w:rFonts w:hint="default" w:ascii="Times New Roman" w:hAnsi="Times New Roman"/>
                <w:vertAlign w:val="baseline"/>
                <w:lang w:val="en-US" w:eastAsia="zh-CN"/>
              </w:rPr>
            </w:pPr>
            <w:ins w:id="3839" w:author="LKY" w:date="2026-05-22T16:10:17Z">
              <w:r>
                <w:rPr>
                  <w:rFonts w:hint="eastAsia" w:ascii="Times New Roman" w:hAnsi="Times New Roman"/>
                  <w:vertAlign w:val="baseline"/>
                  <w:lang w:val="en-US" w:eastAsia="zh-CN"/>
                </w:rPr>
                <w:t>名称</w:t>
              </w:r>
            </w:ins>
          </w:p>
        </w:tc>
        <w:tc>
          <w:tcPr>
            <w:tcW w:w="475" w:type="pct"/>
            <w:noWrap w:val="0"/>
            <w:vAlign w:val="top"/>
          </w:tcPr>
          <w:p w14:paraId="558E7ACF">
            <w:pPr>
              <w:jc w:val="center"/>
              <w:rPr>
                <w:ins w:id="3840" w:author="LKY" w:date="2026-05-22T15:56:28Z"/>
                <w:rFonts w:hint="default" w:ascii="Times New Roman" w:hAnsi="Times New Roman"/>
                <w:vertAlign w:val="baseline"/>
                <w:lang w:val="en-US" w:eastAsia="zh-CN"/>
              </w:rPr>
            </w:pPr>
            <w:ins w:id="3841" w:author="LKY" w:date="2026-05-22T15:56:28Z">
              <w:r>
                <w:rPr>
                  <w:rFonts w:hint="eastAsia" w:ascii="Times New Roman" w:hAnsi="Times New Roman"/>
                  <w:vertAlign w:val="baseline"/>
                  <w:lang w:val="en-US" w:eastAsia="zh-CN"/>
                </w:rPr>
                <w:t>DO17</w:t>
              </w:r>
            </w:ins>
          </w:p>
        </w:tc>
        <w:tc>
          <w:tcPr>
            <w:tcW w:w="475" w:type="pct"/>
            <w:noWrap w:val="0"/>
            <w:vAlign w:val="top"/>
          </w:tcPr>
          <w:p w14:paraId="3722C9B7">
            <w:pPr>
              <w:jc w:val="center"/>
              <w:rPr>
                <w:ins w:id="3842" w:author="LKY" w:date="2026-05-22T15:56:28Z"/>
                <w:rFonts w:hint="default" w:ascii="Times New Roman" w:hAnsi="Times New Roman"/>
                <w:vertAlign w:val="baseline"/>
                <w:lang w:val="en-US" w:eastAsia="zh-CN"/>
              </w:rPr>
            </w:pPr>
            <w:ins w:id="3843" w:author="LKY" w:date="2026-05-22T15:56:28Z">
              <w:r>
                <w:rPr>
                  <w:rFonts w:hint="eastAsia" w:ascii="Times New Roman" w:hAnsi="Times New Roman"/>
                  <w:vertAlign w:val="baseline"/>
                  <w:lang w:val="en-US" w:eastAsia="zh-CN"/>
                </w:rPr>
                <w:t>DO19</w:t>
              </w:r>
            </w:ins>
          </w:p>
        </w:tc>
        <w:tc>
          <w:tcPr>
            <w:tcW w:w="475" w:type="pct"/>
            <w:noWrap w:val="0"/>
            <w:vAlign w:val="top"/>
          </w:tcPr>
          <w:p w14:paraId="0A75C908">
            <w:pPr>
              <w:jc w:val="center"/>
              <w:rPr>
                <w:ins w:id="3844" w:author="LKY" w:date="2026-05-22T15:56:28Z"/>
                <w:rFonts w:hint="default" w:ascii="Times New Roman" w:hAnsi="Times New Roman" w:eastAsiaTheme="minorEastAsia" w:cstheme="minorBidi"/>
                <w:kern w:val="2"/>
                <w:sz w:val="21"/>
                <w:szCs w:val="24"/>
                <w:vertAlign w:val="baseline"/>
                <w:lang w:val="en-US" w:eastAsia="zh-CN" w:bidi="ar-SA"/>
              </w:rPr>
            </w:pPr>
            <w:ins w:id="3845" w:author="LKY" w:date="2026-05-22T15:56:28Z">
              <w:r>
                <w:rPr>
                  <w:rFonts w:hint="eastAsia" w:ascii="Times New Roman" w:hAnsi="Times New Roman"/>
                  <w:vertAlign w:val="baseline"/>
                  <w:lang w:val="en-US" w:eastAsia="zh-CN"/>
                </w:rPr>
                <w:t>DO21</w:t>
              </w:r>
            </w:ins>
          </w:p>
        </w:tc>
        <w:tc>
          <w:tcPr>
            <w:tcW w:w="475" w:type="pct"/>
            <w:noWrap w:val="0"/>
            <w:vAlign w:val="top"/>
          </w:tcPr>
          <w:p w14:paraId="2595B5C4">
            <w:pPr>
              <w:jc w:val="center"/>
              <w:rPr>
                <w:ins w:id="3846" w:author="LKY" w:date="2026-05-22T15:56:28Z"/>
                <w:rFonts w:hint="default" w:ascii="Times New Roman" w:hAnsi="Times New Roman" w:eastAsiaTheme="minorEastAsia" w:cstheme="minorBidi"/>
                <w:kern w:val="2"/>
                <w:sz w:val="21"/>
                <w:szCs w:val="24"/>
                <w:vertAlign w:val="baseline"/>
                <w:lang w:val="en-US" w:eastAsia="zh-CN" w:bidi="ar-SA"/>
              </w:rPr>
            </w:pPr>
            <w:ins w:id="3847" w:author="LKY" w:date="2026-05-22T15:56:28Z">
              <w:r>
                <w:rPr>
                  <w:rFonts w:hint="eastAsia" w:ascii="Times New Roman" w:hAnsi="Times New Roman"/>
                  <w:vertAlign w:val="baseline"/>
                  <w:lang w:val="en-US" w:eastAsia="zh-CN"/>
                </w:rPr>
                <w:t>DO23</w:t>
              </w:r>
            </w:ins>
          </w:p>
        </w:tc>
        <w:tc>
          <w:tcPr>
            <w:tcW w:w="475" w:type="pct"/>
            <w:noWrap w:val="0"/>
            <w:vAlign w:val="top"/>
          </w:tcPr>
          <w:p w14:paraId="7B7C7BFF">
            <w:pPr>
              <w:jc w:val="center"/>
              <w:rPr>
                <w:ins w:id="3848" w:author="LKY" w:date="2026-05-22T15:56:28Z"/>
                <w:rFonts w:hint="default" w:ascii="Times New Roman" w:hAnsi="Times New Roman"/>
                <w:vertAlign w:val="baseline"/>
                <w:lang w:val="en-US" w:eastAsia="zh-CN"/>
              </w:rPr>
            </w:pPr>
            <w:ins w:id="3849" w:author="LKY" w:date="2026-05-22T15:56:28Z">
              <w:r>
                <w:rPr>
                  <w:rFonts w:hint="eastAsia" w:ascii="Times New Roman" w:hAnsi="Times New Roman"/>
                  <w:vertAlign w:val="baseline"/>
                  <w:lang w:val="en-US" w:eastAsia="zh-CN"/>
                </w:rPr>
                <w:t>DO25</w:t>
              </w:r>
            </w:ins>
          </w:p>
        </w:tc>
        <w:tc>
          <w:tcPr>
            <w:tcW w:w="475" w:type="pct"/>
            <w:noWrap w:val="0"/>
            <w:vAlign w:val="top"/>
          </w:tcPr>
          <w:p w14:paraId="7A3A21C8">
            <w:pPr>
              <w:jc w:val="center"/>
              <w:rPr>
                <w:ins w:id="3850" w:author="LKY" w:date="2026-05-22T15:56:28Z"/>
                <w:rFonts w:hint="default" w:ascii="Times New Roman" w:hAnsi="Times New Roman"/>
                <w:vertAlign w:val="baseline"/>
                <w:lang w:val="en-US" w:eastAsia="zh-CN"/>
              </w:rPr>
            </w:pPr>
            <w:ins w:id="3851" w:author="LKY" w:date="2026-05-22T15:56:28Z">
              <w:r>
                <w:rPr>
                  <w:rFonts w:hint="eastAsia" w:ascii="Times New Roman" w:hAnsi="Times New Roman"/>
                  <w:vertAlign w:val="baseline"/>
                  <w:lang w:val="en-US" w:eastAsia="zh-CN"/>
                </w:rPr>
                <w:t>DO27</w:t>
              </w:r>
            </w:ins>
          </w:p>
        </w:tc>
        <w:tc>
          <w:tcPr>
            <w:tcW w:w="475" w:type="pct"/>
            <w:noWrap w:val="0"/>
            <w:vAlign w:val="top"/>
          </w:tcPr>
          <w:p w14:paraId="04B67745">
            <w:pPr>
              <w:jc w:val="center"/>
              <w:rPr>
                <w:ins w:id="3852" w:author="LKY" w:date="2026-05-22T15:56:28Z"/>
                <w:rFonts w:hint="default" w:ascii="Times New Roman" w:hAnsi="Times New Roman"/>
                <w:vertAlign w:val="baseline"/>
                <w:lang w:val="en-US" w:eastAsia="zh-CN"/>
              </w:rPr>
            </w:pPr>
            <w:ins w:id="3853" w:author="LKY" w:date="2026-05-22T15:56:28Z">
              <w:r>
                <w:rPr>
                  <w:rFonts w:hint="eastAsia" w:ascii="Times New Roman" w:hAnsi="Times New Roman"/>
                  <w:vertAlign w:val="baseline"/>
                  <w:lang w:val="en-US" w:eastAsia="zh-CN"/>
                </w:rPr>
                <w:t>DO29</w:t>
              </w:r>
            </w:ins>
          </w:p>
        </w:tc>
        <w:tc>
          <w:tcPr>
            <w:tcW w:w="620" w:type="pct"/>
            <w:noWrap w:val="0"/>
            <w:vAlign w:val="top"/>
          </w:tcPr>
          <w:p w14:paraId="3D88730B">
            <w:pPr>
              <w:jc w:val="center"/>
              <w:rPr>
                <w:ins w:id="3854" w:author="LKY" w:date="2026-05-22T15:56:28Z"/>
                <w:rFonts w:hint="default" w:ascii="Times New Roman" w:hAnsi="Times New Roman"/>
                <w:vertAlign w:val="baseline"/>
                <w:lang w:val="en-US" w:eastAsia="zh-CN"/>
              </w:rPr>
            </w:pPr>
            <w:ins w:id="3855" w:author="LKY" w:date="2026-05-22T15:56:28Z">
              <w:r>
                <w:rPr>
                  <w:rFonts w:hint="eastAsia" w:ascii="Times New Roman" w:hAnsi="Times New Roman"/>
                  <w:vertAlign w:val="baseline"/>
                  <w:lang w:val="en-US" w:eastAsia="zh-CN"/>
                </w:rPr>
                <w:t>DO31</w:t>
              </w:r>
            </w:ins>
          </w:p>
        </w:tc>
        <w:tc>
          <w:tcPr>
            <w:tcW w:w="495" w:type="pct"/>
            <w:noWrap w:val="0"/>
            <w:vAlign w:val="top"/>
          </w:tcPr>
          <w:p w14:paraId="6BD45879">
            <w:pPr>
              <w:jc w:val="center"/>
              <w:rPr>
                <w:ins w:id="3856" w:author="LKY" w:date="2026-05-22T15:56:28Z"/>
                <w:rFonts w:hint="default" w:ascii="Times New Roman" w:hAnsi="Times New Roman"/>
                <w:vertAlign w:val="baseline"/>
                <w:lang w:val="en-US" w:eastAsia="zh-CN"/>
              </w:rPr>
            </w:pPr>
            <w:ins w:id="3857" w:author="LKY" w:date="2026-05-22T15:56:28Z">
              <w:r>
                <w:rPr>
                  <w:rFonts w:hint="eastAsia" w:ascii="Times New Roman" w:hAnsi="Times New Roman"/>
                  <w:vertAlign w:val="baseline"/>
                  <w:lang w:val="en-US" w:eastAsia="zh-CN"/>
                </w:rPr>
                <w:t>PE</w:t>
              </w:r>
            </w:ins>
          </w:p>
        </w:tc>
      </w:tr>
      <w:tr w14:paraId="0DF1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58" w:author="LKY" w:date="2026-05-22T15:56:28Z"/>
        </w:trPr>
        <w:tc>
          <w:tcPr>
            <w:tcW w:w="552" w:type="pct"/>
            <w:noWrap w:val="0"/>
            <w:vAlign w:val="top"/>
          </w:tcPr>
          <w:p w14:paraId="2EA3B234">
            <w:pPr>
              <w:jc w:val="center"/>
              <w:rPr>
                <w:ins w:id="3859" w:author="LKY" w:date="2026-05-22T15:56:28Z"/>
                <w:rFonts w:hint="default" w:ascii="Times New Roman" w:hAnsi="Times New Roman"/>
                <w:vertAlign w:val="baseline"/>
                <w:lang w:val="en-US" w:eastAsia="zh-CN"/>
              </w:rPr>
            </w:pPr>
            <w:ins w:id="3860" w:author="LKY" w:date="2026-05-22T16:10:19Z">
              <w:r>
                <w:rPr>
                  <w:rFonts w:hint="eastAsia" w:ascii="Times New Roman" w:hAnsi="Times New Roman"/>
                  <w:vertAlign w:val="baseline"/>
                  <w:lang w:val="en-US" w:eastAsia="zh-CN"/>
                </w:rPr>
                <w:t>端口号</w:t>
              </w:r>
            </w:ins>
          </w:p>
        </w:tc>
        <w:tc>
          <w:tcPr>
            <w:tcW w:w="475" w:type="pct"/>
            <w:noWrap w:val="0"/>
            <w:vAlign w:val="top"/>
          </w:tcPr>
          <w:p w14:paraId="5EFF67B3">
            <w:pPr>
              <w:jc w:val="center"/>
              <w:rPr>
                <w:ins w:id="3861" w:author="LKY" w:date="2026-05-22T15:56:28Z"/>
                <w:rFonts w:hint="default" w:ascii="Times New Roman" w:hAnsi="Times New Roman"/>
                <w:vertAlign w:val="baseline"/>
                <w:lang w:val="en-US" w:eastAsia="zh-CN"/>
              </w:rPr>
            </w:pPr>
            <w:ins w:id="3862" w:author="LKY" w:date="2026-05-22T15:56:28Z">
              <w:r>
                <w:rPr>
                  <w:rFonts w:hint="eastAsia" w:ascii="Times New Roman" w:hAnsi="Times New Roman"/>
                  <w:vertAlign w:val="baseline"/>
                  <w:lang w:val="en-US" w:eastAsia="zh-CN"/>
                </w:rPr>
                <w:t>A1</w:t>
              </w:r>
            </w:ins>
          </w:p>
        </w:tc>
        <w:tc>
          <w:tcPr>
            <w:tcW w:w="475" w:type="pct"/>
            <w:noWrap w:val="0"/>
            <w:vAlign w:val="top"/>
          </w:tcPr>
          <w:p w14:paraId="66EA487A">
            <w:pPr>
              <w:jc w:val="center"/>
              <w:rPr>
                <w:ins w:id="3863" w:author="LKY" w:date="2026-05-22T15:56:28Z"/>
                <w:rFonts w:hint="default" w:ascii="Times New Roman" w:hAnsi="Times New Roman"/>
                <w:vertAlign w:val="baseline"/>
                <w:lang w:val="en-US" w:eastAsia="zh-CN"/>
              </w:rPr>
            </w:pPr>
            <w:ins w:id="3864" w:author="LKY" w:date="2026-05-22T15:56:28Z">
              <w:r>
                <w:rPr>
                  <w:rFonts w:hint="eastAsia" w:ascii="Times New Roman" w:hAnsi="Times New Roman"/>
                  <w:vertAlign w:val="baseline"/>
                  <w:lang w:val="en-US" w:eastAsia="zh-CN"/>
                </w:rPr>
                <w:t>A2</w:t>
              </w:r>
            </w:ins>
          </w:p>
        </w:tc>
        <w:tc>
          <w:tcPr>
            <w:tcW w:w="475" w:type="pct"/>
            <w:noWrap w:val="0"/>
            <w:vAlign w:val="top"/>
          </w:tcPr>
          <w:p w14:paraId="35AB7E62">
            <w:pPr>
              <w:jc w:val="center"/>
              <w:rPr>
                <w:ins w:id="3865" w:author="LKY" w:date="2026-05-22T15:56:28Z"/>
                <w:rFonts w:hint="default" w:ascii="Times New Roman" w:hAnsi="Times New Roman"/>
                <w:vertAlign w:val="baseline"/>
                <w:lang w:val="en-US" w:eastAsia="zh-CN"/>
              </w:rPr>
            </w:pPr>
            <w:ins w:id="3866" w:author="LKY" w:date="2026-05-22T15:56:28Z">
              <w:r>
                <w:rPr>
                  <w:rFonts w:hint="eastAsia" w:ascii="Times New Roman" w:hAnsi="Times New Roman"/>
                  <w:vertAlign w:val="baseline"/>
                  <w:lang w:val="en-US" w:eastAsia="zh-CN"/>
                </w:rPr>
                <w:t>A3</w:t>
              </w:r>
            </w:ins>
          </w:p>
        </w:tc>
        <w:tc>
          <w:tcPr>
            <w:tcW w:w="475" w:type="pct"/>
            <w:noWrap w:val="0"/>
            <w:vAlign w:val="top"/>
          </w:tcPr>
          <w:p w14:paraId="407E22E7">
            <w:pPr>
              <w:jc w:val="center"/>
              <w:rPr>
                <w:ins w:id="3867" w:author="LKY" w:date="2026-05-22T15:56:28Z"/>
                <w:rFonts w:hint="default" w:ascii="Times New Roman" w:hAnsi="Times New Roman"/>
                <w:vertAlign w:val="baseline"/>
                <w:lang w:val="en-US" w:eastAsia="zh-CN"/>
              </w:rPr>
            </w:pPr>
            <w:ins w:id="3868" w:author="LKY" w:date="2026-05-22T15:56:28Z">
              <w:r>
                <w:rPr>
                  <w:rFonts w:hint="eastAsia" w:ascii="Times New Roman" w:hAnsi="Times New Roman"/>
                  <w:vertAlign w:val="baseline"/>
                  <w:lang w:val="en-US" w:eastAsia="zh-CN"/>
                </w:rPr>
                <w:t>A4</w:t>
              </w:r>
            </w:ins>
          </w:p>
        </w:tc>
        <w:tc>
          <w:tcPr>
            <w:tcW w:w="475" w:type="pct"/>
            <w:noWrap w:val="0"/>
            <w:vAlign w:val="top"/>
          </w:tcPr>
          <w:p w14:paraId="7349F602">
            <w:pPr>
              <w:jc w:val="center"/>
              <w:rPr>
                <w:ins w:id="3869" w:author="LKY" w:date="2026-05-22T15:56:28Z"/>
                <w:rFonts w:hint="default" w:ascii="Times New Roman" w:hAnsi="Times New Roman"/>
                <w:vertAlign w:val="baseline"/>
                <w:lang w:val="en-US" w:eastAsia="zh-CN"/>
              </w:rPr>
            </w:pPr>
            <w:ins w:id="3870" w:author="LKY" w:date="2026-05-22T15:56:28Z">
              <w:r>
                <w:rPr>
                  <w:rFonts w:hint="eastAsia" w:ascii="Times New Roman" w:hAnsi="Times New Roman"/>
                  <w:vertAlign w:val="baseline"/>
                  <w:lang w:val="en-US" w:eastAsia="zh-CN"/>
                </w:rPr>
                <w:t>A5</w:t>
              </w:r>
            </w:ins>
          </w:p>
        </w:tc>
        <w:tc>
          <w:tcPr>
            <w:tcW w:w="475" w:type="pct"/>
            <w:noWrap w:val="0"/>
            <w:vAlign w:val="top"/>
          </w:tcPr>
          <w:p w14:paraId="7BA43C5B">
            <w:pPr>
              <w:jc w:val="center"/>
              <w:rPr>
                <w:ins w:id="3871" w:author="LKY" w:date="2026-05-22T15:56:28Z"/>
                <w:rFonts w:hint="default" w:ascii="Times New Roman" w:hAnsi="Times New Roman"/>
                <w:vertAlign w:val="baseline"/>
                <w:lang w:val="en-US" w:eastAsia="zh-CN"/>
              </w:rPr>
            </w:pPr>
            <w:ins w:id="3872" w:author="LKY" w:date="2026-05-22T15:56:28Z">
              <w:r>
                <w:rPr>
                  <w:rFonts w:hint="eastAsia" w:ascii="Times New Roman" w:hAnsi="Times New Roman"/>
                  <w:vertAlign w:val="baseline"/>
                  <w:lang w:val="en-US" w:eastAsia="zh-CN"/>
                </w:rPr>
                <w:t>A6</w:t>
              </w:r>
            </w:ins>
          </w:p>
        </w:tc>
        <w:tc>
          <w:tcPr>
            <w:tcW w:w="475" w:type="pct"/>
            <w:noWrap w:val="0"/>
            <w:vAlign w:val="top"/>
          </w:tcPr>
          <w:p w14:paraId="50D5A591">
            <w:pPr>
              <w:jc w:val="center"/>
              <w:rPr>
                <w:ins w:id="3873" w:author="LKY" w:date="2026-05-22T15:56:28Z"/>
                <w:rFonts w:hint="default" w:ascii="Times New Roman" w:hAnsi="Times New Roman"/>
                <w:vertAlign w:val="baseline"/>
                <w:lang w:val="en-US" w:eastAsia="zh-CN"/>
              </w:rPr>
            </w:pPr>
            <w:ins w:id="3874" w:author="LKY" w:date="2026-05-22T15:56:28Z">
              <w:r>
                <w:rPr>
                  <w:rFonts w:hint="eastAsia" w:ascii="Times New Roman" w:hAnsi="Times New Roman"/>
                  <w:vertAlign w:val="baseline"/>
                  <w:lang w:val="en-US" w:eastAsia="zh-CN"/>
                </w:rPr>
                <w:t>A7</w:t>
              </w:r>
            </w:ins>
          </w:p>
        </w:tc>
        <w:tc>
          <w:tcPr>
            <w:tcW w:w="620" w:type="pct"/>
            <w:noWrap w:val="0"/>
            <w:vAlign w:val="top"/>
          </w:tcPr>
          <w:p w14:paraId="5C3F0918">
            <w:pPr>
              <w:jc w:val="center"/>
              <w:rPr>
                <w:ins w:id="3875" w:author="LKY" w:date="2026-05-22T15:56:28Z"/>
                <w:rFonts w:hint="default" w:ascii="Times New Roman" w:hAnsi="Times New Roman"/>
                <w:vertAlign w:val="baseline"/>
                <w:lang w:val="en-US" w:eastAsia="zh-CN"/>
              </w:rPr>
            </w:pPr>
            <w:ins w:id="3876" w:author="LKY" w:date="2026-05-22T15:56:28Z">
              <w:r>
                <w:rPr>
                  <w:rFonts w:hint="eastAsia" w:ascii="Times New Roman" w:hAnsi="Times New Roman"/>
                  <w:vertAlign w:val="baseline"/>
                  <w:lang w:val="en-US" w:eastAsia="zh-CN"/>
                </w:rPr>
                <w:t>A8</w:t>
              </w:r>
            </w:ins>
          </w:p>
        </w:tc>
        <w:tc>
          <w:tcPr>
            <w:tcW w:w="495" w:type="pct"/>
            <w:noWrap w:val="0"/>
            <w:vAlign w:val="top"/>
          </w:tcPr>
          <w:p w14:paraId="73091F90">
            <w:pPr>
              <w:jc w:val="center"/>
              <w:rPr>
                <w:ins w:id="3877" w:author="LKY" w:date="2026-05-22T15:56:28Z"/>
                <w:rFonts w:hint="default" w:ascii="Times New Roman" w:hAnsi="Times New Roman"/>
                <w:vertAlign w:val="baseline"/>
                <w:lang w:val="en-US" w:eastAsia="zh-CN"/>
              </w:rPr>
            </w:pPr>
            <w:ins w:id="3878" w:author="LKY" w:date="2026-05-22T15:56:28Z">
              <w:r>
                <w:rPr>
                  <w:rFonts w:hint="eastAsia" w:ascii="Times New Roman" w:hAnsi="Times New Roman"/>
                  <w:vertAlign w:val="baseline"/>
                  <w:lang w:val="en-US" w:eastAsia="zh-CN"/>
                </w:rPr>
                <w:t>A9</w:t>
              </w:r>
            </w:ins>
          </w:p>
        </w:tc>
      </w:tr>
      <w:tr w14:paraId="5D8C1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79" w:author="LKY" w:date="2026-05-22T15:56:28Z"/>
        </w:trPr>
        <w:tc>
          <w:tcPr>
            <w:tcW w:w="552" w:type="pct"/>
            <w:noWrap w:val="0"/>
            <w:vAlign w:val="top"/>
          </w:tcPr>
          <w:p w14:paraId="523D24E0">
            <w:pPr>
              <w:jc w:val="center"/>
              <w:rPr>
                <w:ins w:id="3880" w:author="LKY" w:date="2026-05-22T15:56:28Z"/>
                <w:rFonts w:hint="default" w:ascii="Times New Roman" w:hAnsi="Times New Roman"/>
                <w:vertAlign w:val="baseline"/>
                <w:lang w:val="en-US" w:eastAsia="zh-CN"/>
              </w:rPr>
            </w:pPr>
            <w:ins w:id="3881" w:author="LKY" w:date="2026-05-22T16:10:25Z">
              <w:r>
                <w:rPr>
                  <w:rFonts w:hint="eastAsia" w:ascii="Times New Roman" w:hAnsi="Times New Roman"/>
                  <w:vertAlign w:val="baseline"/>
                  <w:lang w:val="en-US" w:eastAsia="zh-CN"/>
                </w:rPr>
                <w:t>名称</w:t>
              </w:r>
            </w:ins>
          </w:p>
        </w:tc>
        <w:tc>
          <w:tcPr>
            <w:tcW w:w="475" w:type="pct"/>
            <w:noWrap w:val="0"/>
            <w:vAlign w:val="top"/>
          </w:tcPr>
          <w:p w14:paraId="15503D2C">
            <w:pPr>
              <w:jc w:val="center"/>
              <w:rPr>
                <w:ins w:id="3882" w:author="LKY" w:date="2026-05-22T15:56:28Z"/>
                <w:rFonts w:hint="default" w:ascii="Times New Roman" w:hAnsi="Times New Roman"/>
                <w:vertAlign w:val="baseline"/>
                <w:lang w:val="en-US" w:eastAsia="zh-CN"/>
              </w:rPr>
            </w:pPr>
            <w:ins w:id="3883" w:author="LKY" w:date="2026-05-22T15:56:28Z">
              <w:r>
                <w:rPr>
                  <w:rFonts w:hint="eastAsia" w:ascii="Times New Roman" w:hAnsi="Times New Roman"/>
                  <w:vertAlign w:val="baseline"/>
                  <w:lang w:val="en-US" w:eastAsia="zh-CN"/>
                </w:rPr>
                <w:t>DO16</w:t>
              </w:r>
            </w:ins>
          </w:p>
        </w:tc>
        <w:tc>
          <w:tcPr>
            <w:tcW w:w="475" w:type="pct"/>
            <w:noWrap w:val="0"/>
            <w:vAlign w:val="top"/>
          </w:tcPr>
          <w:p w14:paraId="03558727">
            <w:pPr>
              <w:jc w:val="center"/>
              <w:rPr>
                <w:ins w:id="3884" w:author="LKY" w:date="2026-05-22T15:56:28Z"/>
                <w:rFonts w:hint="default" w:ascii="Times New Roman" w:hAnsi="Times New Roman"/>
                <w:vertAlign w:val="baseline"/>
                <w:lang w:val="en-US" w:eastAsia="zh-CN"/>
              </w:rPr>
            </w:pPr>
            <w:ins w:id="3885" w:author="LKY" w:date="2026-05-22T15:56:28Z">
              <w:r>
                <w:rPr>
                  <w:rFonts w:hint="eastAsia" w:ascii="Times New Roman" w:hAnsi="Times New Roman"/>
                  <w:vertAlign w:val="baseline"/>
                  <w:lang w:val="en-US" w:eastAsia="zh-CN"/>
                </w:rPr>
                <w:t>DO18</w:t>
              </w:r>
            </w:ins>
          </w:p>
        </w:tc>
        <w:tc>
          <w:tcPr>
            <w:tcW w:w="475" w:type="pct"/>
            <w:noWrap w:val="0"/>
            <w:vAlign w:val="top"/>
          </w:tcPr>
          <w:p w14:paraId="249FA52E">
            <w:pPr>
              <w:jc w:val="center"/>
              <w:rPr>
                <w:ins w:id="3886" w:author="LKY" w:date="2026-05-22T15:56:28Z"/>
                <w:rFonts w:hint="default" w:ascii="Times New Roman" w:hAnsi="Times New Roman"/>
                <w:vertAlign w:val="baseline"/>
                <w:lang w:val="en-US" w:eastAsia="zh-CN"/>
              </w:rPr>
            </w:pPr>
            <w:ins w:id="3887" w:author="LKY" w:date="2026-05-22T15:56:28Z">
              <w:r>
                <w:rPr>
                  <w:rFonts w:hint="eastAsia" w:ascii="Times New Roman" w:hAnsi="Times New Roman"/>
                  <w:vertAlign w:val="baseline"/>
                  <w:lang w:val="en-US" w:eastAsia="zh-CN"/>
                </w:rPr>
                <w:t>DO20</w:t>
              </w:r>
            </w:ins>
          </w:p>
        </w:tc>
        <w:tc>
          <w:tcPr>
            <w:tcW w:w="475" w:type="pct"/>
            <w:noWrap w:val="0"/>
            <w:vAlign w:val="top"/>
          </w:tcPr>
          <w:p w14:paraId="21E845E0">
            <w:pPr>
              <w:jc w:val="center"/>
              <w:rPr>
                <w:ins w:id="3888" w:author="LKY" w:date="2026-05-22T15:56:28Z"/>
                <w:rFonts w:hint="default" w:ascii="Times New Roman" w:hAnsi="Times New Roman"/>
                <w:vertAlign w:val="baseline"/>
                <w:lang w:val="en-US" w:eastAsia="zh-CN"/>
              </w:rPr>
            </w:pPr>
            <w:ins w:id="3889" w:author="LKY" w:date="2026-05-22T15:56:28Z">
              <w:r>
                <w:rPr>
                  <w:rFonts w:hint="eastAsia" w:ascii="Times New Roman" w:hAnsi="Times New Roman"/>
                  <w:vertAlign w:val="baseline"/>
                  <w:lang w:val="en-US" w:eastAsia="zh-CN"/>
                </w:rPr>
                <w:t>DO22</w:t>
              </w:r>
            </w:ins>
          </w:p>
        </w:tc>
        <w:tc>
          <w:tcPr>
            <w:tcW w:w="475" w:type="pct"/>
            <w:noWrap w:val="0"/>
            <w:vAlign w:val="top"/>
          </w:tcPr>
          <w:p w14:paraId="66FDFCBB">
            <w:pPr>
              <w:jc w:val="center"/>
              <w:rPr>
                <w:ins w:id="3890" w:author="LKY" w:date="2026-05-22T15:56:28Z"/>
                <w:rFonts w:hint="default" w:ascii="Times New Roman" w:hAnsi="Times New Roman"/>
                <w:vertAlign w:val="baseline"/>
                <w:lang w:val="en-US" w:eastAsia="zh-CN"/>
              </w:rPr>
            </w:pPr>
            <w:ins w:id="3891" w:author="LKY" w:date="2026-05-22T15:56:28Z">
              <w:r>
                <w:rPr>
                  <w:rFonts w:hint="eastAsia" w:ascii="Times New Roman" w:hAnsi="Times New Roman"/>
                  <w:vertAlign w:val="baseline"/>
                  <w:lang w:val="en-US" w:eastAsia="zh-CN"/>
                </w:rPr>
                <w:t>DO24</w:t>
              </w:r>
            </w:ins>
          </w:p>
        </w:tc>
        <w:tc>
          <w:tcPr>
            <w:tcW w:w="475" w:type="pct"/>
            <w:noWrap w:val="0"/>
            <w:vAlign w:val="top"/>
          </w:tcPr>
          <w:p w14:paraId="58E11F9D">
            <w:pPr>
              <w:jc w:val="center"/>
              <w:rPr>
                <w:ins w:id="3892" w:author="LKY" w:date="2026-05-22T15:56:28Z"/>
                <w:rFonts w:hint="default" w:ascii="Times New Roman" w:hAnsi="Times New Roman"/>
                <w:vertAlign w:val="baseline"/>
                <w:lang w:val="en-US" w:eastAsia="zh-CN"/>
              </w:rPr>
            </w:pPr>
            <w:ins w:id="3893" w:author="LKY" w:date="2026-05-22T15:56:28Z">
              <w:r>
                <w:rPr>
                  <w:rFonts w:hint="eastAsia" w:ascii="Times New Roman" w:hAnsi="Times New Roman"/>
                  <w:vertAlign w:val="baseline"/>
                  <w:lang w:val="en-US" w:eastAsia="zh-CN"/>
                </w:rPr>
                <w:t>DO26</w:t>
              </w:r>
            </w:ins>
          </w:p>
        </w:tc>
        <w:tc>
          <w:tcPr>
            <w:tcW w:w="475" w:type="pct"/>
            <w:noWrap w:val="0"/>
            <w:vAlign w:val="top"/>
          </w:tcPr>
          <w:p w14:paraId="19D2EF2E">
            <w:pPr>
              <w:jc w:val="center"/>
              <w:rPr>
                <w:ins w:id="3894" w:author="LKY" w:date="2026-05-22T15:56:28Z"/>
                <w:rFonts w:hint="default" w:ascii="Times New Roman" w:hAnsi="Times New Roman"/>
                <w:vertAlign w:val="baseline"/>
                <w:lang w:val="en-US" w:eastAsia="zh-CN"/>
              </w:rPr>
            </w:pPr>
            <w:ins w:id="3895" w:author="LKY" w:date="2026-05-22T15:56:28Z">
              <w:r>
                <w:rPr>
                  <w:rFonts w:hint="eastAsia" w:ascii="Times New Roman" w:hAnsi="Times New Roman"/>
                  <w:vertAlign w:val="baseline"/>
                  <w:lang w:val="en-US" w:eastAsia="zh-CN"/>
                </w:rPr>
                <w:t>DO28</w:t>
              </w:r>
            </w:ins>
          </w:p>
        </w:tc>
        <w:tc>
          <w:tcPr>
            <w:tcW w:w="620" w:type="pct"/>
            <w:noWrap w:val="0"/>
            <w:vAlign w:val="top"/>
          </w:tcPr>
          <w:p w14:paraId="78338BB6">
            <w:pPr>
              <w:jc w:val="center"/>
              <w:rPr>
                <w:ins w:id="3896" w:author="LKY" w:date="2026-05-22T15:56:28Z"/>
                <w:rFonts w:hint="default" w:ascii="Times New Roman" w:hAnsi="Times New Roman"/>
                <w:vertAlign w:val="baseline"/>
                <w:lang w:val="en-US" w:eastAsia="zh-CN"/>
              </w:rPr>
            </w:pPr>
            <w:ins w:id="3897" w:author="LKY" w:date="2026-05-22T15:56:28Z">
              <w:r>
                <w:rPr>
                  <w:rFonts w:hint="eastAsia" w:ascii="Times New Roman" w:hAnsi="Times New Roman"/>
                  <w:vertAlign w:val="baseline"/>
                  <w:lang w:val="en-US" w:eastAsia="zh-CN"/>
                </w:rPr>
                <w:t>DO30</w:t>
              </w:r>
            </w:ins>
          </w:p>
        </w:tc>
        <w:tc>
          <w:tcPr>
            <w:tcW w:w="495" w:type="pct"/>
            <w:noWrap w:val="0"/>
            <w:vAlign w:val="top"/>
          </w:tcPr>
          <w:p w14:paraId="059A8F6E">
            <w:pPr>
              <w:jc w:val="center"/>
              <w:rPr>
                <w:ins w:id="3898" w:author="LKY" w:date="2026-05-22T15:56:28Z"/>
                <w:rFonts w:hint="default" w:ascii="Times New Roman" w:hAnsi="Times New Roman"/>
                <w:vertAlign w:val="baseline"/>
                <w:lang w:val="en-US" w:eastAsia="zh-CN"/>
              </w:rPr>
            </w:pPr>
            <w:ins w:id="3899" w:author="LKY" w:date="2026-05-22T15:56:28Z">
              <w:r>
                <w:rPr>
                  <w:rFonts w:hint="eastAsia" w:ascii="Times New Roman" w:hAnsi="Times New Roman"/>
                  <w:vertAlign w:val="baseline"/>
                  <w:lang w:val="en-US" w:eastAsia="zh-CN"/>
                </w:rPr>
                <w:t>COM</w:t>
              </w:r>
            </w:ins>
          </w:p>
        </w:tc>
      </w:tr>
      <w:tr w14:paraId="0905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00" w:author="LKY" w:date="2026-05-22T15:56:28Z"/>
        </w:trPr>
        <w:tc>
          <w:tcPr>
            <w:tcW w:w="552" w:type="pct"/>
            <w:noWrap w:val="0"/>
            <w:vAlign w:val="top"/>
          </w:tcPr>
          <w:p w14:paraId="4B72F845">
            <w:pPr>
              <w:jc w:val="center"/>
              <w:rPr>
                <w:ins w:id="3901" w:author="LKY" w:date="2026-05-22T15:56:28Z"/>
                <w:rFonts w:hint="default" w:ascii="Times New Roman" w:hAnsi="Times New Roman"/>
                <w:vertAlign w:val="baseline"/>
                <w:lang w:val="en-US" w:eastAsia="zh-CN"/>
              </w:rPr>
            </w:pPr>
            <w:ins w:id="3902" w:author="LKY" w:date="2026-05-22T16:10:38Z">
              <w:r>
                <w:rPr>
                  <w:rFonts w:hint="eastAsia" w:ascii="Times New Roman" w:hAnsi="Times New Roman"/>
                  <w:vertAlign w:val="baseline"/>
                  <w:lang w:val="en-US" w:eastAsia="zh-CN"/>
                </w:rPr>
                <w:t>端口号</w:t>
              </w:r>
            </w:ins>
          </w:p>
        </w:tc>
        <w:tc>
          <w:tcPr>
            <w:tcW w:w="475" w:type="pct"/>
            <w:noWrap w:val="0"/>
            <w:vAlign w:val="top"/>
          </w:tcPr>
          <w:p w14:paraId="61BA10C1">
            <w:pPr>
              <w:jc w:val="center"/>
              <w:rPr>
                <w:ins w:id="3903" w:author="LKY" w:date="2026-05-22T15:56:28Z"/>
                <w:rFonts w:hint="default" w:ascii="Times New Roman" w:hAnsi="Times New Roman"/>
                <w:vertAlign w:val="baseline"/>
                <w:lang w:val="en-US" w:eastAsia="zh-CN"/>
              </w:rPr>
            </w:pPr>
            <w:ins w:id="3904" w:author="LKY" w:date="2026-05-22T15:56:28Z">
              <w:r>
                <w:rPr>
                  <w:rFonts w:hint="eastAsia" w:ascii="Times New Roman" w:hAnsi="Times New Roman"/>
                  <w:vertAlign w:val="baseline"/>
                  <w:lang w:val="en-US" w:eastAsia="zh-CN"/>
                </w:rPr>
                <w:t>B1</w:t>
              </w:r>
            </w:ins>
          </w:p>
        </w:tc>
        <w:tc>
          <w:tcPr>
            <w:tcW w:w="475" w:type="pct"/>
            <w:noWrap w:val="0"/>
            <w:vAlign w:val="top"/>
          </w:tcPr>
          <w:p w14:paraId="0EFF338B">
            <w:pPr>
              <w:jc w:val="center"/>
              <w:rPr>
                <w:ins w:id="3905" w:author="LKY" w:date="2026-05-22T15:56:28Z"/>
                <w:rFonts w:hint="default" w:ascii="Times New Roman" w:hAnsi="Times New Roman"/>
                <w:vertAlign w:val="baseline"/>
                <w:lang w:val="en-US" w:eastAsia="zh-CN"/>
              </w:rPr>
            </w:pPr>
            <w:ins w:id="3906" w:author="LKY" w:date="2026-05-22T15:56:28Z">
              <w:r>
                <w:rPr>
                  <w:rFonts w:hint="eastAsia" w:ascii="Times New Roman" w:hAnsi="Times New Roman"/>
                  <w:vertAlign w:val="baseline"/>
                  <w:lang w:val="en-US" w:eastAsia="zh-CN"/>
                </w:rPr>
                <w:t>B2</w:t>
              </w:r>
            </w:ins>
          </w:p>
        </w:tc>
        <w:tc>
          <w:tcPr>
            <w:tcW w:w="475" w:type="pct"/>
            <w:noWrap w:val="0"/>
            <w:vAlign w:val="top"/>
          </w:tcPr>
          <w:p w14:paraId="0BCEA5BD">
            <w:pPr>
              <w:jc w:val="center"/>
              <w:rPr>
                <w:ins w:id="3907" w:author="LKY" w:date="2026-05-22T15:56:28Z"/>
                <w:rFonts w:hint="default" w:ascii="Times New Roman" w:hAnsi="Times New Roman"/>
                <w:vertAlign w:val="baseline"/>
                <w:lang w:val="en-US" w:eastAsia="zh-CN"/>
              </w:rPr>
            </w:pPr>
            <w:ins w:id="3908" w:author="LKY" w:date="2026-05-22T15:56:28Z">
              <w:r>
                <w:rPr>
                  <w:rFonts w:hint="eastAsia" w:ascii="Times New Roman" w:hAnsi="Times New Roman"/>
                  <w:vertAlign w:val="baseline"/>
                  <w:lang w:val="en-US" w:eastAsia="zh-CN"/>
                </w:rPr>
                <w:t>B3</w:t>
              </w:r>
            </w:ins>
          </w:p>
        </w:tc>
        <w:tc>
          <w:tcPr>
            <w:tcW w:w="475" w:type="pct"/>
            <w:noWrap w:val="0"/>
            <w:vAlign w:val="top"/>
          </w:tcPr>
          <w:p w14:paraId="58E6E85A">
            <w:pPr>
              <w:jc w:val="center"/>
              <w:rPr>
                <w:ins w:id="3909" w:author="LKY" w:date="2026-05-22T15:56:28Z"/>
                <w:rFonts w:hint="default" w:ascii="Times New Roman" w:hAnsi="Times New Roman"/>
                <w:vertAlign w:val="baseline"/>
                <w:lang w:val="en-US" w:eastAsia="zh-CN"/>
              </w:rPr>
            </w:pPr>
            <w:ins w:id="3910" w:author="LKY" w:date="2026-05-22T15:56:28Z">
              <w:r>
                <w:rPr>
                  <w:rFonts w:hint="eastAsia" w:ascii="Times New Roman" w:hAnsi="Times New Roman"/>
                  <w:vertAlign w:val="baseline"/>
                  <w:lang w:val="en-US" w:eastAsia="zh-CN"/>
                </w:rPr>
                <w:t>B4</w:t>
              </w:r>
            </w:ins>
          </w:p>
        </w:tc>
        <w:tc>
          <w:tcPr>
            <w:tcW w:w="475" w:type="pct"/>
            <w:noWrap w:val="0"/>
            <w:vAlign w:val="top"/>
          </w:tcPr>
          <w:p w14:paraId="5738F0E3">
            <w:pPr>
              <w:jc w:val="center"/>
              <w:rPr>
                <w:ins w:id="3911" w:author="LKY" w:date="2026-05-22T15:56:28Z"/>
                <w:rFonts w:hint="default" w:ascii="Times New Roman" w:hAnsi="Times New Roman"/>
                <w:vertAlign w:val="baseline"/>
                <w:lang w:val="en-US" w:eastAsia="zh-CN"/>
              </w:rPr>
            </w:pPr>
            <w:ins w:id="3912" w:author="LKY" w:date="2026-05-22T15:56:28Z">
              <w:r>
                <w:rPr>
                  <w:rFonts w:hint="eastAsia" w:ascii="Times New Roman" w:hAnsi="Times New Roman"/>
                  <w:vertAlign w:val="baseline"/>
                  <w:lang w:val="en-US" w:eastAsia="zh-CN"/>
                </w:rPr>
                <w:t>B5</w:t>
              </w:r>
            </w:ins>
          </w:p>
        </w:tc>
        <w:tc>
          <w:tcPr>
            <w:tcW w:w="475" w:type="pct"/>
            <w:noWrap w:val="0"/>
            <w:vAlign w:val="top"/>
          </w:tcPr>
          <w:p w14:paraId="167CA60D">
            <w:pPr>
              <w:jc w:val="center"/>
              <w:rPr>
                <w:ins w:id="3913" w:author="LKY" w:date="2026-05-22T15:56:28Z"/>
                <w:rFonts w:hint="default" w:ascii="Times New Roman" w:hAnsi="Times New Roman"/>
                <w:vertAlign w:val="baseline"/>
                <w:lang w:val="en-US" w:eastAsia="zh-CN"/>
              </w:rPr>
            </w:pPr>
            <w:ins w:id="3914" w:author="LKY" w:date="2026-05-22T15:56:28Z">
              <w:r>
                <w:rPr>
                  <w:rFonts w:hint="eastAsia" w:ascii="Times New Roman" w:hAnsi="Times New Roman"/>
                  <w:vertAlign w:val="baseline"/>
                  <w:lang w:val="en-US" w:eastAsia="zh-CN"/>
                </w:rPr>
                <w:t>B6</w:t>
              </w:r>
            </w:ins>
          </w:p>
        </w:tc>
        <w:tc>
          <w:tcPr>
            <w:tcW w:w="475" w:type="pct"/>
            <w:noWrap w:val="0"/>
            <w:vAlign w:val="top"/>
          </w:tcPr>
          <w:p w14:paraId="4CA1CABA">
            <w:pPr>
              <w:jc w:val="center"/>
              <w:rPr>
                <w:ins w:id="3915" w:author="LKY" w:date="2026-05-22T15:56:28Z"/>
                <w:rFonts w:hint="default" w:ascii="Times New Roman" w:hAnsi="Times New Roman"/>
                <w:vertAlign w:val="baseline"/>
                <w:lang w:val="en-US" w:eastAsia="zh-CN"/>
              </w:rPr>
            </w:pPr>
            <w:ins w:id="3916" w:author="LKY" w:date="2026-05-22T15:56:28Z">
              <w:r>
                <w:rPr>
                  <w:rFonts w:hint="eastAsia" w:ascii="Times New Roman" w:hAnsi="Times New Roman"/>
                  <w:vertAlign w:val="baseline"/>
                  <w:lang w:val="en-US" w:eastAsia="zh-CN"/>
                </w:rPr>
                <w:t>B7</w:t>
              </w:r>
            </w:ins>
          </w:p>
        </w:tc>
        <w:tc>
          <w:tcPr>
            <w:tcW w:w="620" w:type="pct"/>
            <w:noWrap w:val="0"/>
            <w:vAlign w:val="top"/>
          </w:tcPr>
          <w:p w14:paraId="0F3D41FA">
            <w:pPr>
              <w:jc w:val="center"/>
              <w:rPr>
                <w:ins w:id="3917" w:author="LKY" w:date="2026-05-22T15:56:28Z"/>
                <w:rFonts w:hint="default" w:ascii="Times New Roman" w:hAnsi="Times New Roman"/>
                <w:vertAlign w:val="baseline"/>
                <w:lang w:val="en-US" w:eastAsia="zh-CN"/>
              </w:rPr>
            </w:pPr>
            <w:ins w:id="3918" w:author="LKY" w:date="2026-05-22T15:56:28Z">
              <w:r>
                <w:rPr>
                  <w:rFonts w:hint="eastAsia" w:ascii="Times New Roman" w:hAnsi="Times New Roman"/>
                  <w:vertAlign w:val="baseline"/>
                  <w:lang w:val="en-US" w:eastAsia="zh-CN"/>
                </w:rPr>
                <w:t>B8</w:t>
              </w:r>
            </w:ins>
          </w:p>
        </w:tc>
        <w:tc>
          <w:tcPr>
            <w:tcW w:w="495" w:type="pct"/>
            <w:noWrap w:val="0"/>
            <w:vAlign w:val="top"/>
          </w:tcPr>
          <w:p w14:paraId="70910BA3">
            <w:pPr>
              <w:jc w:val="center"/>
              <w:rPr>
                <w:ins w:id="3919" w:author="LKY" w:date="2026-05-22T15:56:28Z"/>
                <w:rFonts w:hint="default" w:ascii="Times New Roman" w:hAnsi="Times New Roman"/>
                <w:vertAlign w:val="baseline"/>
                <w:lang w:val="en-US" w:eastAsia="zh-CN"/>
              </w:rPr>
            </w:pPr>
            <w:ins w:id="3920" w:author="LKY" w:date="2026-05-22T15:56:28Z">
              <w:r>
                <w:rPr>
                  <w:rFonts w:hint="eastAsia" w:ascii="Times New Roman" w:hAnsi="Times New Roman"/>
                  <w:vertAlign w:val="baseline"/>
                  <w:lang w:val="en-US" w:eastAsia="zh-CN"/>
                </w:rPr>
                <w:t>B9</w:t>
              </w:r>
            </w:ins>
          </w:p>
        </w:tc>
      </w:tr>
      <w:tr w14:paraId="142AC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21" w:author="LKY" w:date="2026-05-22T15:56:28Z"/>
        </w:trPr>
        <w:tc>
          <w:tcPr>
            <w:tcW w:w="552" w:type="pct"/>
            <w:noWrap w:val="0"/>
            <w:vAlign w:val="top"/>
          </w:tcPr>
          <w:p w14:paraId="66CFF844">
            <w:pPr>
              <w:jc w:val="center"/>
              <w:rPr>
                <w:ins w:id="3922" w:author="LKY" w:date="2026-05-22T15:56:28Z"/>
                <w:rFonts w:hint="default" w:ascii="Times New Roman" w:hAnsi="Times New Roman"/>
                <w:vertAlign w:val="baseline"/>
                <w:lang w:val="en-US" w:eastAsia="zh-CN"/>
              </w:rPr>
            </w:pPr>
            <w:ins w:id="3923" w:author="LKY" w:date="2026-05-22T16:10:28Z">
              <w:r>
                <w:rPr>
                  <w:rFonts w:hint="eastAsia" w:ascii="Times New Roman" w:hAnsi="Times New Roman"/>
                  <w:vertAlign w:val="baseline"/>
                  <w:lang w:val="en-US" w:eastAsia="zh-CN"/>
                </w:rPr>
                <w:t>名称</w:t>
              </w:r>
            </w:ins>
          </w:p>
        </w:tc>
        <w:tc>
          <w:tcPr>
            <w:tcW w:w="475" w:type="pct"/>
            <w:noWrap w:val="0"/>
            <w:vAlign w:val="top"/>
          </w:tcPr>
          <w:p w14:paraId="0683A912">
            <w:pPr>
              <w:jc w:val="center"/>
              <w:rPr>
                <w:ins w:id="3924" w:author="LKY" w:date="2026-05-22T15:56:28Z"/>
                <w:rFonts w:hint="default" w:ascii="Times New Roman" w:hAnsi="Times New Roman"/>
                <w:vertAlign w:val="baseline"/>
                <w:lang w:val="en-US" w:eastAsia="zh-CN"/>
              </w:rPr>
            </w:pPr>
            <w:ins w:id="3925" w:author="LKY" w:date="2026-05-22T15:56:28Z">
              <w:r>
                <w:rPr>
                  <w:rFonts w:hint="eastAsia" w:ascii="Times New Roman" w:hAnsi="Times New Roman"/>
                  <w:vertAlign w:val="baseline"/>
                  <w:lang w:val="en-US" w:eastAsia="zh-CN"/>
                </w:rPr>
                <w:t>DO1</w:t>
              </w:r>
            </w:ins>
          </w:p>
        </w:tc>
        <w:tc>
          <w:tcPr>
            <w:tcW w:w="475" w:type="pct"/>
            <w:noWrap w:val="0"/>
            <w:vAlign w:val="top"/>
          </w:tcPr>
          <w:p w14:paraId="236944E3">
            <w:pPr>
              <w:jc w:val="center"/>
              <w:rPr>
                <w:ins w:id="3926" w:author="LKY" w:date="2026-05-22T15:56:28Z"/>
                <w:rFonts w:hint="default" w:ascii="Times New Roman" w:hAnsi="Times New Roman"/>
                <w:vertAlign w:val="baseline"/>
                <w:lang w:val="en-US" w:eastAsia="zh-CN"/>
              </w:rPr>
            </w:pPr>
            <w:ins w:id="3927" w:author="LKY" w:date="2026-05-22T15:56:28Z">
              <w:r>
                <w:rPr>
                  <w:rFonts w:hint="eastAsia" w:ascii="Times New Roman" w:hAnsi="Times New Roman"/>
                  <w:vertAlign w:val="baseline"/>
                  <w:lang w:val="en-US" w:eastAsia="zh-CN"/>
                </w:rPr>
                <w:t>DO3</w:t>
              </w:r>
            </w:ins>
          </w:p>
        </w:tc>
        <w:tc>
          <w:tcPr>
            <w:tcW w:w="475" w:type="pct"/>
            <w:noWrap w:val="0"/>
            <w:vAlign w:val="top"/>
          </w:tcPr>
          <w:p w14:paraId="27459027">
            <w:pPr>
              <w:jc w:val="center"/>
              <w:rPr>
                <w:ins w:id="3928" w:author="LKY" w:date="2026-05-22T15:56:28Z"/>
                <w:rFonts w:hint="default" w:ascii="Times New Roman" w:hAnsi="Times New Roman"/>
                <w:vertAlign w:val="baseline"/>
                <w:lang w:val="en-US" w:eastAsia="zh-CN"/>
              </w:rPr>
            </w:pPr>
            <w:ins w:id="3929" w:author="LKY" w:date="2026-05-22T15:56:28Z">
              <w:r>
                <w:rPr>
                  <w:rFonts w:hint="eastAsia" w:ascii="Times New Roman" w:hAnsi="Times New Roman"/>
                  <w:vertAlign w:val="baseline"/>
                  <w:lang w:val="en-US" w:eastAsia="zh-CN"/>
                </w:rPr>
                <w:t>DO5</w:t>
              </w:r>
            </w:ins>
          </w:p>
        </w:tc>
        <w:tc>
          <w:tcPr>
            <w:tcW w:w="475" w:type="pct"/>
            <w:noWrap w:val="0"/>
            <w:vAlign w:val="top"/>
          </w:tcPr>
          <w:p w14:paraId="757798D3">
            <w:pPr>
              <w:jc w:val="center"/>
              <w:rPr>
                <w:ins w:id="3930" w:author="LKY" w:date="2026-05-22T15:56:28Z"/>
                <w:rFonts w:hint="default" w:ascii="Times New Roman" w:hAnsi="Times New Roman"/>
                <w:vertAlign w:val="baseline"/>
                <w:lang w:val="en-US" w:eastAsia="zh-CN"/>
              </w:rPr>
            </w:pPr>
            <w:ins w:id="3931" w:author="LKY" w:date="2026-05-22T15:56:28Z">
              <w:r>
                <w:rPr>
                  <w:rFonts w:hint="eastAsia" w:ascii="Times New Roman" w:hAnsi="Times New Roman"/>
                  <w:vertAlign w:val="baseline"/>
                  <w:lang w:val="en-US" w:eastAsia="zh-CN"/>
                </w:rPr>
                <w:t>DO7</w:t>
              </w:r>
            </w:ins>
          </w:p>
        </w:tc>
        <w:tc>
          <w:tcPr>
            <w:tcW w:w="475" w:type="pct"/>
            <w:noWrap w:val="0"/>
            <w:vAlign w:val="top"/>
          </w:tcPr>
          <w:p w14:paraId="2CD2C847">
            <w:pPr>
              <w:jc w:val="center"/>
              <w:rPr>
                <w:ins w:id="3932" w:author="LKY" w:date="2026-05-22T15:56:28Z"/>
                <w:rFonts w:hint="default" w:ascii="Times New Roman" w:hAnsi="Times New Roman"/>
                <w:vertAlign w:val="baseline"/>
                <w:lang w:val="en-US" w:eastAsia="zh-CN"/>
              </w:rPr>
            </w:pPr>
            <w:ins w:id="3933" w:author="LKY" w:date="2026-05-22T15:56:28Z">
              <w:r>
                <w:rPr>
                  <w:rFonts w:hint="eastAsia" w:ascii="Times New Roman" w:hAnsi="Times New Roman"/>
                  <w:vertAlign w:val="baseline"/>
                  <w:lang w:val="en-US" w:eastAsia="zh-CN"/>
                </w:rPr>
                <w:t>DO9</w:t>
              </w:r>
            </w:ins>
          </w:p>
        </w:tc>
        <w:tc>
          <w:tcPr>
            <w:tcW w:w="475" w:type="pct"/>
            <w:noWrap w:val="0"/>
            <w:vAlign w:val="top"/>
          </w:tcPr>
          <w:p w14:paraId="21BF65F8">
            <w:pPr>
              <w:jc w:val="center"/>
              <w:rPr>
                <w:ins w:id="3934" w:author="LKY" w:date="2026-05-22T15:56:28Z"/>
                <w:rFonts w:hint="default" w:ascii="Times New Roman" w:hAnsi="Times New Roman"/>
                <w:vertAlign w:val="baseline"/>
                <w:lang w:val="en-US" w:eastAsia="zh-CN"/>
              </w:rPr>
            </w:pPr>
            <w:ins w:id="3935" w:author="LKY" w:date="2026-05-22T15:56:28Z">
              <w:r>
                <w:rPr>
                  <w:rFonts w:hint="eastAsia" w:ascii="Times New Roman" w:hAnsi="Times New Roman"/>
                  <w:vertAlign w:val="baseline"/>
                  <w:lang w:val="en-US" w:eastAsia="zh-CN"/>
                </w:rPr>
                <w:t>DO11</w:t>
              </w:r>
            </w:ins>
          </w:p>
        </w:tc>
        <w:tc>
          <w:tcPr>
            <w:tcW w:w="475" w:type="pct"/>
            <w:noWrap w:val="0"/>
            <w:vAlign w:val="top"/>
          </w:tcPr>
          <w:p w14:paraId="3FEBC616">
            <w:pPr>
              <w:jc w:val="center"/>
              <w:rPr>
                <w:ins w:id="3936" w:author="LKY" w:date="2026-05-22T15:56:28Z"/>
                <w:rFonts w:hint="default" w:ascii="Times New Roman" w:hAnsi="Times New Roman"/>
                <w:vertAlign w:val="baseline"/>
                <w:lang w:val="en-US" w:eastAsia="zh-CN"/>
              </w:rPr>
            </w:pPr>
            <w:ins w:id="3937" w:author="LKY" w:date="2026-05-22T15:56:28Z">
              <w:r>
                <w:rPr>
                  <w:rFonts w:hint="eastAsia" w:ascii="Times New Roman" w:hAnsi="Times New Roman"/>
                  <w:vertAlign w:val="baseline"/>
                  <w:lang w:val="en-US" w:eastAsia="zh-CN"/>
                </w:rPr>
                <w:t>DO13</w:t>
              </w:r>
            </w:ins>
          </w:p>
        </w:tc>
        <w:tc>
          <w:tcPr>
            <w:tcW w:w="620" w:type="pct"/>
            <w:noWrap w:val="0"/>
            <w:vAlign w:val="top"/>
          </w:tcPr>
          <w:p w14:paraId="22D368F8">
            <w:pPr>
              <w:jc w:val="center"/>
              <w:rPr>
                <w:ins w:id="3938" w:author="LKY" w:date="2026-05-22T15:56:28Z"/>
                <w:rFonts w:hint="default" w:ascii="Times New Roman" w:hAnsi="Times New Roman"/>
                <w:vertAlign w:val="baseline"/>
                <w:lang w:val="en-US" w:eastAsia="zh-CN"/>
              </w:rPr>
            </w:pPr>
            <w:ins w:id="3939" w:author="LKY" w:date="2026-05-22T15:56:28Z">
              <w:r>
                <w:rPr>
                  <w:rFonts w:hint="eastAsia" w:ascii="Times New Roman" w:hAnsi="Times New Roman"/>
                  <w:vertAlign w:val="baseline"/>
                  <w:lang w:val="en-US" w:eastAsia="zh-CN"/>
                </w:rPr>
                <w:t>DO15</w:t>
              </w:r>
            </w:ins>
          </w:p>
        </w:tc>
        <w:tc>
          <w:tcPr>
            <w:tcW w:w="495" w:type="pct"/>
            <w:noWrap w:val="0"/>
            <w:vAlign w:val="top"/>
          </w:tcPr>
          <w:p w14:paraId="1BC79EF4">
            <w:pPr>
              <w:jc w:val="center"/>
              <w:rPr>
                <w:ins w:id="3940" w:author="LKY" w:date="2026-05-22T15:56:28Z"/>
                <w:rFonts w:hint="default" w:ascii="Times New Roman" w:hAnsi="Times New Roman"/>
                <w:vertAlign w:val="baseline"/>
                <w:lang w:val="en-US" w:eastAsia="zh-CN"/>
              </w:rPr>
            </w:pPr>
            <w:ins w:id="3941" w:author="LKY" w:date="2026-05-22T15:56:28Z">
              <w:r>
                <w:rPr>
                  <w:rFonts w:hint="eastAsia" w:ascii="Times New Roman" w:hAnsi="Times New Roman"/>
                  <w:vertAlign w:val="baseline"/>
                  <w:lang w:val="en-US" w:eastAsia="zh-CN"/>
                </w:rPr>
                <w:t>PE</w:t>
              </w:r>
            </w:ins>
          </w:p>
        </w:tc>
      </w:tr>
      <w:tr w14:paraId="1E403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2" w:author="LKY" w:date="2026-05-22T15:56:28Z"/>
        </w:trPr>
        <w:tc>
          <w:tcPr>
            <w:tcW w:w="552" w:type="pct"/>
            <w:noWrap w:val="0"/>
            <w:vAlign w:val="top"/>
          </w:tcPr>
          <w:p w14:paraId="41C49BE7">
            <w:pPr>
              <w:jc w:val="center"/>
              <w:rPr>
                <w:ins w:id="3943" w:author="LKY" w:date="2026-05-22T15:56:28Z"/>
                <w:rFonts w:hint="default" w:ascii="Times New Roman" w:hAnsi="Times New Roman"/>
                <w:vertAlign w:val="baseline"/>
                <w:lang w:val="en-US" w:eastAsia="zh-CN"/>
              </w:rPr>
            </w:pPr>
            <w:ins w:id="3944" w:author="LKY" w:date="2026-05-22T16:10:35Z">
              <w:r>
                <w:rPr>
                  <w:rFonts w:hint="eastAsia" w:ascii="Times New Roman" w:hAnsi="Times New Roman"/>
                  <w:vertAlign w:val="baseline"/>
                  <w:lang w:val="en-US" w:eastAsia="zh-CN"/>
                </w:rPr>
                <w:t>端口号</w:t>
              </w:r>
            </w:ins>
          </w:p>
        </w:tc>
        <w:tc>
          <w:tcPr>
            <w:tcW w:w="475" w:type="pct"/>
            <w:noWrap w:val="0"/>
            <w:vAlign w:val="top"/>
          </w:tcPr>
          <w:p w14:paraId="518A3F42">
            <w:pPr>
              <w:jc w:val="center"/>
              <w:rPr>
                <w:ins w:id="3945" w:author="LKY" w:date="2026-05-22T15:56:28Z"/>
                <w:rFonts w:hint="default" w:ascii="Times New Roman" w:hAnsi="Times New Roman"/>
                <w:vertAlign w:val="baseline"/>
                <w:lang w:val="en-US" w:eastAsia="zh-CN"/>
              </w:rPr>
            </w:pPr>
            <w:ins w:id="3946" w:author="LKY" w:date="2026-05-22T15:56:28Z">
              <w:r>
                <w:rPr>
                  <w:rFonts w:hint="eastAsia" w:ascii="Times New Roman" w:hAnsi="Times New Roman"/>
                  <w:vertAlign w:val="baseline"/>
                  <w:lang w:val="en-US" w:eastAsia="zh-CN"/>
                </w:rPr>
                <w:t>A1</w:t>
              </w:r>
            </w:ins>
          </w:p>
        </w:tc>
        <w:tc>
          <w:tcPr>
            <w:tcW w:w="475" w:type="pct"/>
            <w:noWrap w:val="0"/>
            <w:vAlign w:val="top"/>
          </w:tcPr>
          <w:p w14:paraId="2C7B05E2">
            <w:pPr>
              <w:jc w:val="center"/>
              <w:rPr>
                <w:ins w:id="3947" w:author="LKY" w:date="2026-05-22T15:56:28Z"/>
                <w:rFonts w:hint="default" w:ascii="Times New Roman" w:hAnsi="Times New Roman"/>
                <w:vertAlign w:val="baseline"/>
                <w:lang w:val="en-US" w:eastAsia="zh-CN"/>
              </w:rPr>
            </w:pPr>
            <w:ins w:id="3948" w:author="LKY" w:date="2026-05-22T15:56:28Z">
              <w:r>
                <w:rPr>
                  <w:rFonts w:hint="eastAsia" w:ascii="Times New Roman" w:hAnsi="Times New Roman"/>
                  <w:vertAlign w:val="baseline"/>
                  <w:lang w:val="en-US" w:eastAsia="zh-CN"/>
                </w:rPr>
                <w:t>A2</w:t>
              </w:r>
            </w:ins>
          </w:p>
        </w:tc>
        <w:tc>
          <w:tcPr>
            <w:tcW w:w="475" w:type="pct"/>
            <w:noWrap w:val="0"/>
            <w:vAlign w:val="top"/>
          </w:tcPr>
          <w:p w14:paraId="51BB9C04">
            <w:pPr>
              <w:jc w:val="center"/>
              <w:rPr>
                <w:ins w:id="3949" w:author="LKY" w:date="2026-05-22T15:56:28Z"/>
                <w:rFonts w:hint="default" w:ascii="Times New Roman" w:hAnsi="Times New Roman"/>
                <w:vertAlign w:val="baseline"/>
                <w:lang w:val="en-US" w:eastAsia="zh-CN"/>
              </w:rPr>
            </w:pPr>
            <w:ins w:id="3950" w:author="LKY" w:date="2026-05-22T15:56:28Z">
              <w:r>
                <w:rPr>
                  <w:rFonts w:hint="eastAsia" w:ascii="Times New Roman" w:hAnsi="Times New Roman"/>
                  <w:vertAlign w:val="baseline"/>
                  <w:lang w:val="en-US" w:eastAsia="zh-CN"/>
                </w:rPr>
                <w:t>A3</w:t>
              </w:r>
            </w:ins>
          </w:p>
        </w:tc>
        <w:tc>
          <w:tcPr>
            <w:tcW w:w="475" w:type="pct"/>
            <w:noWrap w:val="0"/>
            <w:vAlign w:val="top"/>
          </w:tcPr>
          <w:p w14:paraId="14810F48">
            <w:pPr>
              <w:jc w:val="center"/>
              <w:rPr>
                <w:ins w:id="3951" w:author="LKY" w:date="2026-05-22T15:56:28Z"/>
                <w:rFonts w:hint="default" w:ascii="Times New Roman" w:hAnsi="Times New Roman"/>
                <w:vertAlign w:val="baseline"/>
                <w:lang w:val="en-US" w:eastAsia="zh-CN"/>
              </w:rPr>
            </w:pPr>
            <w:ins w:id="3952" w:author="LKY" w:date="2026-05-22T15:56:28Z">
              <w:r>
                <w:rPr>
                  <w:rFonts w:hint="eastAsia" w:ascii="Times New Roman" w:hAnsi="Times New Roman"/>
                  <w:vertAlign w:val="baseline"/>
                  <w:lang w:val="en-US" w:eastAsia="zh-CN"/>
                </w:rPr>
                <w:t>A4</w:t>
              </w:r>
            </w:ins>
          </w:p>
        </w:tc>
        <w:tc>
          <w:tcPr>
            <w:tcW w:w="475" w:type="pct"/>
            <w:noWrap w:val="0"/>
            <w:vAlign w:val="top"/>
          </w:tcPr>
          <w:p w14:paraId="6FA8054B">
            <w:pPr>
              <w:jc w:val="center"/>
              <w:rPr>
                <w:ins w:id="3953" w:author="LKY" w:date="2026-05-22T15:56:28Z"/>
                <w:rFonts w:hint="default" w:ascii="Times New Roman" w:hAnsi="Times New Roman"/>
                <w:vertAlign w:val="baseline"/>
                <w:lang w:val="en-US" w:eastAsia="zh-CN"/>
              </w:rPr>
            </w:pPr>
            <w:ins w:id="3954" w:author="LKY" w:date="2026-05-22T15:56:28Z">
              <w:r>
                <w:rPr>
                  <w:rFonts w:hint="eastAsia" w:ascii="Times New Roman" w:hAnsi="Times New Roman"/>
                  <w:vertAlign w:val="baseline"/>
                  <w:lang w:val="en-US" w:eastAsia="zh-CN"/>
                </w:rPr>
                <w:t>A5</w:t>
              </w:r>
            </w:ins>
          </w:p>
        </w:tc>
        <w:tc>
          <w:tcPr>
            <w:tcW w:w="475" w:type="pct"/>
            <w:noWrap w:val="0"/>
            <w:vAlign w:val="top"/>
          </w:tcPr>
          <w:p w14:paraId="78CD7C5A">
            <w:pPr>
              <w:jc w:val="center"/>
              <w:rPr>
                <w:ins w:id="3955" w:author="LKY" w:date="2026-05-22T15:56:28Z"/>
                <w:rFonts w:hint="default" w:ascii="Times New Roman" w:hAnsi="Times New Roman"/>
                <w:vertAlign w:val="baseline"/>
                <w:lang w:val="en-US" w:eastAsia="zh-CN"/>
              </w:rPr>
            </w:pPr>
            <w:ins w:id="3956" w:author="LKY" w:date="2026-05-22T15:56:28Z">
              <w:r>
                <w:rPr>
                  <w:rFonts w:hint="eastAsia" w:ascii="Times New Roman" w:hAnsi="Times New Roman"/>
                  <w:vertAlign w:val="baseline"/>
                  <w:lang w:val="en-US" w:eastAsia="zh-CN"/>
                </w:rPr>
                <w:t>A6</w:t>
              </w:r>
            </w:ins>
          </w:p>
        </w:tc>
        <w:tc>
          <w:tcPr>
            <w:tcW w:w="475" w:type="pct"/>
            <w:noWrap w:val="0"/>
            <w:vAlign w:val="top"/>
          </w:tcPr>
          <w:p w14:paraId="3B66C453">
            <w:pPr>
              <w:jc w:val="center"/>
              <w:rPr>
                <w:ins w:id="3957" w:author="LKY" w:date="2026-05-22T15:56:28Z"/>
                <w:rFonts w:hint="default" w:ascii="Times New Roman" w:hAnsi="Times New Roman"/>
                <w:vertAlign w:val="baseline"/>
                <w:lang w:val="en-US" w:eastAsia="zh-CN"/>
              </w:rPr>
            </w:pPr>
            <w:ins w:id="3958" w:author="LKY" w:date="2026-05-22T15:56:28Z">
              <w:r>
                <w:rPr>
                  <w:rFonts w:hint="eastAsia" w:ascii="Times New Roman" w:hAnsi="Times New Roman"/>
                  <w:vertAlign w:val="baseline"/>
                  <w:lang w:val="en-US" w:eastAsia="zh-CN"/>
                </w:rPr>
                <w:t>A7</w:t>
              </w:r>
            </w:ins>
          </w:p>
        </w:tc>
        <w:tc>
          <w:tcPr>
            <w:tcW w:w="620" w:type="pct"/>
            <w:noWrap w:val="0"/>
            <w:vAlign w:val="top"/>
          </w:tcPr>
          <w:p w14:paraId="1935C456">
            <w:pPr>
              <w:jc w:val="center"/>
              <w:rPr>
                <w:ins w:id="3959" w:author="LKY" w:date="2026-05-22T15:56:28Z"/>
                <w:rFonts w:hint="default" w:ascii="Times New Roman" w:hAnsi="Times New Roman"/>
                <w:vertAlign w:val="baseline"/>
                <w:lang w:val="en-US" w:eastAsia="zh-CN"/>
              </w:rPr>
            </w:pPr>
            <w:ins w:id="3960" w:author="LKY" w:date="2026-05-22T15:56:28Z">
              <w:r>
                <w:rPr>
                  <w:rFonts w:hint="eastAsia" w:ascii="Times New Roman" w:hAnsi="Times New Roman"/>
                  <w:vertAlign w:val="baseline"/>
                  <w:lang w:val="en-US" w:eastAsia="zh-CN"/>
                </w:rPr>
                <w:t>A8</w:t>
              </w:r>
            </w:ins>
          </w:p>
        </w:tc>
        <w:tc>
          <w:tcPr>
            <w:tcW w:w="495" w:type="pct"/>
            <w:noWrap w:val="0"/>
            <w:vAlign w:val="top"/>
          </w:tcPr>
          <w:p w14:paraId="22566995">
            <w:pPr>
              <w:jc w:val="center"/>
              <w:rPr>
                <w:ins w:id="3961" w:author="LKY" w:date="2026-05-22T15:56:28Z"/>
                <w:rFonts w:hint="default" w:ascii="Times New Roman" w:hAnsi="Times New Roman"/>
                <w:vertAlign w:val="baseline"/>
                <w:lang w:val="en-US" w:eastAsia="zh-CN"/>
              </w:rPr>
            </w:pPr>
            <w:ins w:id="3962" w:author="LKY" w:date="2026-05-22T15:56:28Z">
              <w:r>
                <w:rPr>
                  <w:rFonts w:hint="eastAsia" w:ascii="Times New Roman" w:hAnsi="Times New Roman"/>
                  <w:vertAlign w:val="baseline"/>
                  <w:lang w:val="en-US" w:eastAsia="zh-CN"/>
                </w:rPr>
                <w:t>A9</w:t>
              </w:r>
            </w:ins>
          </w:p>
        </w:tc>
      </w:tr>
      <w:tr w14:paraId="18D5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63" w:author="LKY" w:date="2026-05-22T15:56:28Z"/>
        </w:trPr>
        <w:tc>
          <w:tcPr>
            <w:tcW w:w="552" w:type="pct"/>
            <w:noWrap w:val="0"/>
            <w:vAlign w:val="top"/>
          </w:tcPr>
          <w:p w14:paraId="4F9FBF31">
            <w:pPr>
              <w:jc w:val="center"/>
              <w:rPr>
                <w:ins w:id="3964" w:author="LKY" w:date="2026-05-22T15:56:28Z"/>
                <w:rFonts w:hint="default" w:ascii="Times New Roman" w:hAnsi="Times New Roman"/>
                <w:vertAlign w:val="baseline"/>
                <w:lang w:val="en-US" w:eastAsia="zh-CN"/>
              </w:rPr>
            </w:pPr>
            <w:ins w:id="3965" w:author="LKY" w:date="2026-05-22T16:10:31Z">
              <w:r>
                <w:rPr>
                  <w:rFonts w:hint="eastAsia" w:ascii="Times New Roman" w:hAnsi="Times New Roman"/>
                  <w:vertAlign w:val="baseline"/>
                  <w:lang w:val="en-US" w:eastAsia="zh-CN"/>
                </w:rPr>
                <w:t>名称</w:t>
              </w:r>
            </w:ins>
          </w:p>
        </w:tc>
        <w:tc>
          <w:tcPr>
            <w:tcW w:w="475" w:type="pct"/>
            <w:noWrap w:val="0"/>
            <w:vAlign w:val="top"/>
          </w:tcPr>
          <w:p w14:paraId="1BA91017">
            <w:pPr>
              <w:jc w:val="center"/>
              <w:rPr>
                <w:ins w:id="3966" w:author="LKY" w:date="2026-05-22T15:56:28Z"/>
                <w:rFonts w:hint="default" w:ascii="Times New Roman" w:hAnsi="Times New Roman"/>
                <w:vertAlign w:val="baseline"/>
                <w:lang w:val="en-US" w:eastAsia="zh-CN"/>
              </w:rPr>
            </w:pPr>
            <w:ins w:id="3967" w:author="LKY" w:date="2026-05-22T15:56:28Z">
              <w:r>
                <w:rPr>
                  <w:rFonts w:hint="eastAsia" w:ascii="Times New Roman" w:hAnsi="Times New Roman"/>
                  <w:vertAlign w:val="baseline"/>
                  <w:lang w:val="en-US" w:eastAsia="zh-CN"/>
                </w:rPr>
                <w:t>DO0</w:t>
              </w:r>
            </w:ins>
          </w:p>
        </w:tc>
        <w:tc>
          <w:tcPr>
            <w:tcW w:w="475" w:type="pct"/>
            <w:noWrap w:val="0"/>
            <w:vAlign w:val="top"/>
          </w:tcPr>
          <w:p w14:paraId="358BC139">
            <w:pPr>
              <w:jc w:val="center"/>
              <w:rPr>
                <w:ins w:id="3968" w:author="LKY" w:date="2026-05-22T15:56:28Z"/>
                <w:rFonts w:hint="default" w:ascii="Times New Roman" w:hAnsi="Times New Roman"/>
                <w:vertAlign w:val="baseline"/>
                <w:lang w:val="en-US" w:eastAsia="zh-CN"/>
              </w:rPr>
            </w:pPr>
            <w:ins w:id="3969" w:author="LKY" w:date="2026-05-22T15:56:28Z">
              <w:r>
                <w:rPr>
                  <w:rFonts w:hint="eastAsia" w:ascii="Times New Roman" w:hAnsi="Times New Roman"/>
                  <w:vertAlign w:val="baseline"/>
                  <w:lang w:val="en-US" w:eastAsia="zh-CN"/>
                </w:rPr>
                <w:t>DO2</w:t>
              </w:r>
            </w:ins>
          </w:p>
        </w:tc>
        <w:tc>
          <w:tcPr>
            <w:tcW w:w="475" w:type="pct"/>
            <w:noWrap w:val="0"/>
            <w:vAlign w:val="top"/>
          </w:tcPr>
          <w:p w14:paraId="3EABA58F">
            <w:pPr>
              <w:jc w:val="center"/>
              <w:rPr>
                <w:ins w:id="3970" w:author="LKY" w:date="2026-05-22T15:56:28Z"/>
                <w:rFonts w:hint="default" w:ascii="Times New Roman" w:hAnsi="Times New Roman"/>
                <w:vertAlign w:val="baseline"/>
                <w:lang w:val="en-US" w:eastAsia="zh-CN"/>
              </w:rPr>
            </w:pPr>
            <w:ins w:id="3971" w:author="LKY" w:date="2026-05-22T15:56:28Z">
              <w:r>
                <w:rPr>
                  <w:rFonts w:hint="eastAsia" w:ascii="Times New Roman" w:hAnsi="Times New Roman"/>
                  <w:vertAlign w:val="baseline"/>
                  <w:lang w:val="en-US" w:eastAsia="zh-CN"/>
                </w:rPr>
                <w:t>DO4</w:t>
              </w:r>
            </w:ins>
          </w:p>
        </w:tc>
        <w:tc>
          <w:tcPr>
            <w:tcW w:w="475" w:type="pct"/>
            <w:noWrap w:val="0"/>
            <w:vAlign w:val="top"/>
          </w:tcPr>
          <w:p w14:paraId="5773203E">
            <w:pPr>
              <w:jc w:val="center"/>
              <w:rPr>
                <w:ins w:id="3972" w:author="LKY" w:date="2026-05-22T15:56:28Z"/>
                <w:rFonts w:hint="default" w:ascii="Times New Roman" w:hAnsi="Times New Roman"/>
                <w:vertAlign w:val="baseline"/>
                <w:lang w:val="en-US" w:eastAsia="zh-CN"/>
              </w:rPr>
            </w:pPr>
            <w:ins w:id="3973" w:author="LKY" w:date="2026-05-22T15:56:28Z">
              <w:r>
                <w:rPr>
                  <w:rFonts w:hint="eastAsia" w:ascii="Times New Roman" w:hAnsi="Times New Roman"/>
                  <w:vertAlign w:val="baseline"/>
                  <w:lang w:val="en-US" w:eastAsia="zh-CN"/>
                </w:rPr>
                <w:t>DO6</w:t>
              </w:r>
            </w:ins>
          </w:p>
        </w:tc>
        <w:tc>
          <w:tcPr>
            <w:tcW w:w="475" w:type="pct"/>
            <w:noWrap w:val="0"/>
            <w:vAlign w:val="top"/>
          </w:tcPr>
          <w:p w14:paraId="5912D0B4">
            <w:pPr>
              <w:jc w:val="center"/>
              <w:rPr>
                <w:ins w:id="3974" w:author="LKY" w:date="2026-05-22T15:56:28Z"/>
                <w:rFonts w:hint="default" w:ascii="Times New Roman" w:hAnsi="Times New Roman"/>
                <w:vertAlign w:val="baseline"/>
                <w:lang w:val="en-US" w:eastAsia="zh-CN"/>
              </w:rPr>
            </w:pPr>
            <w:ins w:id="3975" w:author="LKY" w:date="2026-05-22T15:56:28Z">
              <w:r>
                <w:rPr>
                  <w:rFonts w:hint="eastAsia" w:ascii="Times New Roman" w:hAnsi="Times New Roman"/>
                  <w:vertAlign w:val="baseline"/>
                  <w:lang w:val="en-US" w:eastAsia="zh-CN"/>
                </w:rPr>
                <w:t>DO8</w:t>
              </w:r>
            </w:ins>
          </w:p>
        </w:tc>
        <w:tc>
          <w:tcPr>
            <w:tcW w:w="475" w:type="pct"/>
            <w:noWrap w:val="0"/>
            <w:vAlign w:val="top"/>
          </w:tcPr>
          <w:p w14:paraId="7236211F">
            <w:pPr>
              <w:jc w:val="center"/>
              <w:rPr>
                <w:ins w:id="3976" w:author="LKY" w:date="2026-05-22T15:56:28Z"/>
                <w:rFonts w:hint="default" w:ascii="Times New Roman" w:hAnsi="Times New Roman"/>
                <w:vertAlign w:val="baseline"/>
                <w:lang w:val="en-US" w:eastAsia="zh-CN"/>
              </w:rPr>
            </w:pPr>
            <w:ins w:id="3977" w:author="LKY" w:date="2026-05-22T15:56:28Z">
              <w:r>
                <w:rPr>
                  <w:rFonts w:hint="eastAsia" w:ascii="Times New Roman" w:hAnsi="Times New Roman"/>
                  <w:vertAlign w:val="baseline"/>
                  <w:lang w:val="en-US" w:eastAsia="zh-CN"/>
                </w:rPr>
                <w:t>DO10</w:t>
              </w:r>
            </w:ins>
          </w:p>
        </w:tc>
        <w:tc>
          <w:tcPr>
            <w:tcW w:w="475" w:type="pct"/>
            <w:noWrap w:val="0"/>
            <w:vAlign w:val="top"/>
          </w:tcPr>
          <w:p w14:paraId="442DAE00">
            <w:pPr>
              <w:jc w:val="center"/>
              <w:rPr>
                <w:ins w:id="3978" w:author="LKY" w:date="2026-05-22T15:56:28Z"/>
                <w:rFonts w:hint="default" w:ascii="Times New Roman" w:hAnsi="Times New Roman"/>
                <w:vertAlign w:val="baseline"/>
                <w:lang w:val="en-US" w:eastAsia="zh-CN"/>
              </w:rPr>
            </w:pPr>
            <w:ins w:id="3979" w:author="LKY" w:date="2026-05-22T15:56:28Z">
              <w:r>
                <w:rPr>
                  <w:rFonts w:hint="eastAsia" w:ascii="Times New Roman" w:hAnsi="Times New Roman"/>
                  <w:vertAlign w:val="baseline"/>
                  <w:lang w:val="en-US" w:eastAsia="zh-CN"/>
                </w:rPr>
                <w:t>DO12</w:t>
              </w:r>
            </w:ins>
          </w:p>
        </w:tc>
        <w:tc>
          <w:tcPr>
            <w:tcW w:w="620" w:type="pct"/>
            <w:noWrap w:val="0"/>
            <w:vAlign w:val="top"/>
          </w:tcPr>
          <w:p w14:paraId="156D6ED0">
            <w:pPr>
              <w:jc w:val="center"/>
              <w:rPr>
                <w:ins w:id="3980" w:author="LKY" w:date="2026-05-22T15:56:28Z"/>
                <w:rFonts w:hint="default" w:ascii="Times New Roman" w:hAnsi="Times New Roman"/>
                <w:vertAlign w:val="baseline"/>
                <w:lang w:val="en-US" w:eastAsia="zh-CN"/>
              </w:rPr>
            </w:pPr>
            <w:ins w:id="3981" w:author="LKY" w:date="2026-05-22T15:56:28Z">
              <w:r>
                <w:rPr>
                  <w:rFonts w:hint="eastAsia" w:ascii="Times New Roman" w:hAnsi="Times New Roman"/>
                  <w:vertAlign w:val="baseline"/>
                  <w:lang w:val="en-US" w:eastAsia="zh-CN"/>
                </w:rPr>
                <w:t>DO14</w:t>
              </w:r>
            </w:ins>
          </w:p>
        </w:tc>
        <w:tc>
          <w:tcPr>
            <w:tcW w:w="495" w:type="pct"/>
            <w:noWrap w:val="0"/>
            <w:vAlign w:val="top"/>
          </w:tcPr>
          <w:p w14:paraId="6D615304">
            <w:pPr>
              <w:jc w:val="center"/>
              <w:rPr>
                <w:ins w:id="3982" w:author="LKY" w:date="2026-05-22T15:56:28Z"/>
                <w:rFonts w:hint="default" w:ascii="Times New Roman" w:hAnsi="Times New Roman"/>
                <w:vertAlign w:val="baseline"/>
                <w:lang w:val="en-US" w:eastAsia="zh-CN"/>
              </w:rPr>
            </w:pPr>
            <w:ins w:id="3983" w:author="LKY" w:date="2026-05-22T15:56:28Z">
              <w:r>
                <w:rPr>
                  <w:rFonts w:hint="eastAsia" w:ascii="Times New Roman" w:hAnsi="Times New Roman"/>
                  <w:vertAlign w:val="baseline"/>
                  <w:lang w:val="en-US" w:eastAsia="zh-CN"/>
                </w:rPr>
                <w:t>COM</w:t>
              </w:r>
            </w:ins>
          </w:p>
        </w:tc>
      </w:tr>
    </w:tbl>
    <w:p w14:paraId="66502A1B">
      <w:pPr>
        <w:pStyle w:val="12"/>
        <w:ind w:left="0" w:leftChars="0" w:firstLine="0" w:firstLineChars="0"/>
        <w:outlineLvl w:val="9"/>
        <w:rPr>
          <w:ins w:id="3984" w:author="LKY" w:date="2026-05-22T20:03:54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Change w:id="3985" w:author="LKY" w:date="2026-05-22T20:10:17Z">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PrChange>
      </w:tblPr>
      <w:tblGrid>
        <w:gridCol w:w="1424"/>
        <w:gridCol w:w="886"/>
        <w:gridCol w:w="10"/>
        <w:gridCol w:w="675"/>
        <w:gridCol w:w="804"/>
        <w:gridCol w:w="767"/>
        <w:gridCol w:w="786"/>
        <w:gridCol w:w="10"/>
        <w:gridCol w:w="776"/>
        <w:gridCol w:w="2"/>
        <w:gridCol w:w="784"/>
        <w:gridCol w:w="12"/>
        <w:gridCol w:w="776"/>
        <w:gridCol w:w="810"/>
        <w:tblGridChange w:id="3986">
          <w:tblGrid>
            <w:gridCol w:w="1425"/>
            <w:gridCol w:w="786"/>
            <w:gridCol w:w="10"/>
            <w:gridCol w:w="777"/>
            <w:gridCol w:w="786"/>
            <w:gridCol w:w="10"/>
            <w:gridCol w:w="777"/>
            <w:gridCol w:w="786"/>
            <w:gridCol w:w="10"/>
            <w:gridCol w:w="389"/>
            <w:gridCol w:w="387"/>
            <w:gridCol w:w="2"/>
            <w:gridCol w:w="592"/>
            <w:gridCol w:w="192"/>
            <w:gridCol w:w="12"/>
            <w:gridCol w:w="777"/>
            <w:gridCol w:w="804"/>
            <w:gridCol w:w="215047458"/>
          </w:tblGrid>
        </w:tblGridChange>
      </w:tblGrid>
      <w:tr w14:paraId="3D7E1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88" w:author="LKY" w:date="2026-05-22T20:10:17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After w:w="0" w:type="auto"/>
          <w:ins w:id="3987" w:author="LKY" w:date="2026-05-22T20:04:12Z"/>
          <w:trPrChange w:id="3988" w:author="LKY" w:date="2026-05-22T20:10:17Z">
            <w:trPr>
              <w:gridAfter w:val="1"/>
              <w:wAfter w:w="23842" w:type="dxa"/>
            </w:trPr>
          </w:trPrChange>
        </w:trPr>
        <w:tc>
          <w:tcPr>
            <w:tcW w:w="5000" w:type="pct"/>
            <w:gridSpan w:val="14"/>
            <w:tcBorders>
              <w:top w:val="single" w:color="auto" w:sz="4" w:space="0"/>
            </w:tcBorders>
            <w:noWrap w:val="0"/>
            <w:vAlign w:val="top"/>
            <w:tcPrChange w:id="3989" w:author="LKY" w:date="2026-05-22T20:10:17Z">
              <w:tcPr>
                <w:tcW w:w="5000" w:type="pct"/>
                <w:gridSpan w:val="17"/>
                <w:tcBorders>
                  <w:top w:val="single" w:color="auto" w:sz="4" w:space="0"/>
                </w:tcBorders>
                <w:noWrap w:val="0"/>
                <w:vAlign w:val="top"/>
              </w:tcPr>
            </w:tcPrChange>
          </w:tcPr>
          <w:p w14:paraId="6A767C41">
            <w:pPr>
              <w:pBdr>
                <w:top w:val="none" w:color="auto" w:sz="0" w:space="0"/>
                <w:left w:val="none" w:color="auto" w:sz="0" w:space="0"/>
                <w:bottom w:val="none" w:color="auto" w:sz="0" w:space="0"/>
                <w:right w:val="none" w:color="auto" w:sz="0" w:space="0"/>
                <w:between w:val="none" w:color="auto" w:sz="0" w:space="0"/>
              </w:pBdr>
              <w:jc w:val="center"/>
              <w:rPr>
                <w:ins w:id="3990" w:author="LKY" w:date="2026-05-22T20:04:12Z"/>
                <w:rFonts w:hint="eastAsia" w:ascii="Times New Roman" w:hAnsi="Times New Roman"/>
                <w:vertAlign w:val="baseline"/>
                <w:lang w:val="en-US" w:eastAsia="zh-CN"/>
              </w:rPr>
            </w:pPr>
            <w:ins w:id="3991" w:author="LKY" w:date="2026-05-22T20:04:12Z">
              <w:r>
                <w:rPr>
                  <w:rFonts w:hint="eastAsia" w:ascii="Times New Roman" w:hAnsi="Times New Roman"/>
                  <w:vertAlign w:val="baseline"/>
                  <w:lang w:val="en-US" w:eastAsia="zh-CN"/>
                </w:rPr>
                <w:t>N2084模块（继电器）</w:t>
              </w:r>
            </w:ins>
          </w:p>
        </w:tc>
      </w:tr>
      <w:tr w14:paraId="5F397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3993" w:author="LKY" w:date="2026-05-22T20:11:3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After w:w="0" w:type="auto"/>
          <w:ins w:id="3992" w:author="LKY" w:date="2026-05-22T20:04:12Z"/>
          <w:trPrChange w:id="3993" w:author="LKY" w:date="2026-05-22T20:11:34Z">
            <w:trPr>
              <w:gridAfter w:val="1"/>
              <w:wAfter w:w="23842" w:type="dxa"/>
            </w:trPr>
          </w:trPrChange>
        </w:trPr>
        <w:tc>
          <w:tcPr>
            <w:tcW w:w="836" w:type="pct"/>
            <w:tcBorders>
              <w:top w:val="single" w:color="auto" w:sz="4" w:space="0"/>
            </w:tcBorders>
            <w:noWrap w:val="0"/>
            <w:vAlign w:val="top"/>
            <w:tcPrChange w:id="3994" w:author="LKY" w:date="2026-05-22T20:11:34Z">
              <w:tcPr>
                <w:tcW w:w="836" w:type="pct"/>
                <w:tcBorders>
                  <w:top w:val="single" w:color="auto" w:sz="4" w:space="0"/>
                </w:tcBorders>
                <w:noWrap w:val="0"/>
                <w:vAlign w:val="top"/>
              </w:tcPr>
            </w:tcPrChange>
          </w:tcPr>
          <w:p w14:paraId="38842381">
            <w:pPr>
              <w:jc w:val="center"/>
              <w:rPr>
                <w:ins w:id="3995" w:author="LKY" w:date="2026-05-22T20:04:12Z"/>
                <w:rFonts w:hint="default" w:ascii="Times New Roman" w:hAnsi="Times New Roman"/>
                <w:vertAlign w:val="baseline"/>
                <w:lang w:val="en-US" w:eastAsia="zh-CN"/>
              </w:rPr>
            </w:pPr>
            <w:ins w:id="3996" w:author="LKY" w:date="2026-05-22T20:06:01Z">
              <w:r>
                <w:rPr>
                  <w:rFonts w:hint="eastAsia" w:ascii="Times New Roman" w:hAnsi="Times New Roman"/>
                  <w:vertAlign w:val="baseline"/>
                  <w:lang w:val="en-US" w:eastAsia="zh-CN"/>
                </w:rPr>
                <w:t>端口</w:t>
              </w:r>
            </w:ins>
            <w:ins w:id="3997" w:author="LKY" w:date="2026-05-22T20:06:02Z">
              <w:r>
                <w:rPr>
                  <w:rFonts w:hint="eastAsia" w:ascii="Times New Roman" w:hAnsi="Times New Roman"/>
                  <w:vertAlign w:val="baseline"/>
                  <w:lang w:val="en-US" w:eastAsia="zh-CN"/>
                </w:rPr>
                <w:t>号</w:t>
              </w:r>
            </w:ins>
          </w:p>
        </w:tc>
        <w:tc>
          <w:tcPr>
            <w:tcW w:w="526" w:type="pct"/>
            <w:gridSpan w:val="2"/>
            <w:tcBorders>
              <w:top w:val="single" w:color="auto" w:sz="4" w:space="0"/>
            </w:tcBorders>
            <w:noWrap w:val="0"/>
            <w:vAlign w:val="top"/>
            <w:tcPrChange w:id="3998" w:author="LKY" w:date="2026-05-22T20:11:34Z">
              <w:tcPr>
                <w:tcW w:w="467" w:type="pct"/>
                <w:gridSpan w:val="2"/>
                <w:tcBorders>
                  <w:top w:val="single" w:color="auto" w:sz="4" w:space="0"/>
                </w:tcBorders>
                <w:noWrap w:val="0"/>
                <w:vAlign w:val="top"/>
              </w:tcPr>
            </w:tcPrChange>
          </w:tcPr>
          <w:p w14:paraId="4A24CA23">
            <w:pPr>
              <w:jc w:val="center"/>
              <w:rPr>
                <w:ins w:id="3999" w:author="LKY" w:date="2026-05-22T20:04:12Z"/>
                <w:rFonts w:hint="default" w:ascii="Times New Roman" w:hAnsi="Times New Roman" w:eastAsiaTheme="minorEastAsia" w:cstheme="minorBidi"/>
                <w:kern w:val="2"/>
                <w:sz w:val="21"/>
                <w:szCs w:val="24"/>
                <w:vertAlign w:val="baseline"/>
                <w:lang w:val="en-US" w:eastAsia="zh-CN" w:bidi="ar-SA"/>
              </w:rPr>
            </w:pPr>
            <w:ins w:id="4000" w:author="LKY" w:date="2026-05-22T20:07:11Z">
              <w:r>
                <w:rPr>
                  <w:rFonts w:hint="eastAsia" w:ascii="Times New Roman" w:hAnsi="Times New Roman"/>
                  <w:vertAlign w:val="baseline"/>
                  <w:lang w:val="en-US" w:eastAsia="zh-CN"/>
                </w:rPr>
                <w:t>B</w:t>
              </w:r>
            </w:ins>
            <w:ins w:id="4001" w:author="LKY" w:date="2026-05-22T20:04:12Z">
              <w:r>
                <w:rPr>
                  <w:rFonts w:hint="eastAsia" w:ascii="Times New Roman" w:hAnsi="Times New Roman"/>
                  <w:vertAlign w:val="baseline"/>
                  <w:lang w:val="en-US" w:eastAsia="zh-CN"/>
                </w:rPr>
                <w:t>1</w:t>
              </w:r>
            </w:ins>
          </w:p>
        </w:tc>
        <w:tc>
          <w:tcPr>
            <w:tcW w:w="396" w:type="pct"/>
            <w:tcBorders>
              <w:top w:val="single" w:color="auto" w:sz="4" w:space="0"/>
            </w:tcBorders>
            <w:noWrap w:val="0"/>
            <w:vAlign w:val="top"/>
            <w:tcPrChange w:id="4002" w:author="LKY" w:date="2026-05-22T20:11:34Z">
              <w:tcPr>
                <w:tcW w:w="455" w:type="pct"/>
                <w:tcBorders>
                  <w:top w:val="single" w:color="auto" w:sz="4" w:space="0"/>
                </w:tcBorders>
                <w:noWrap w:val="0"/>
                <w:vAlign w:val="top"/>
              </w:tcPr>
            </w:tcPrChange>
          </w:tcPr>
          <w:p w14:paraId="47EB7E2C">
            <w:pPr>
              <w:jc w:val="center"/>
              <w:rPr>
                <w:ins w:id="4003" w:author="LKY" w:date="2026-05-22T20:04:12Z"/>
                <w:rFonts w:hint="default" w:ascii="Times New Roman" w:hAnsi="Times New Roman" w:eastAsiaTheme="minorEastAsia" w:cstheme="minorBidi"/>
                <w:kern w:val="2"/>
                <w:sz w:val="21"/>
                <w:szCs w:val="24"/>
                <w:vertAlign w:val="baseline"/>
                <w:lang w:val="en-US" w:eastAsia="zh-CN" w:bidi="ar-SA"/>
              </w:rPr>
            </w:pPr>
            <w:ins w:id="4004" w:author="LKY" w:date="2026-05-22T20:04:12Z">
              <w:r>
                <w:rPr>
                  <w:rFonts w:hint="eastAsia" w:ascii="Times New Roman" w:hAnsi="Times New Roman" w:cstheme="minorBidi"/>
                  <w:kern w:val="2"/>
                  <w:sz w:val="21"/>
                  <w:szCs w:val="24"/>
                  <w:vertAlign w:val="baseline"/>
                  <w:lang w:val="en-US" w:eastAsia="zh-CN" w:bidi="ar-SA"/>
                </w:rPr>
                <w:t>B</w:t>
              </w:r>
            </w:ins>
            <w:ins w:id="4005" w:author="LKY" w:date="2026-05-22T20:07:19Z">
              <w:r>
                <w:rPr>
                  <w:rFonts w:hint="eastAsia" w:ascii="Times New Roman" w:hAnsi="Times New Roman" w:cstheme="minorBidi"/>
                  <w:kern w:val="2"/>
                  <w:sz w:val="21"/>
                  <w:szCs w:val="24"/>
                  <w:vertAlign w:val="baseline"/>
                  <w:lang w:val="en-US" w:eastAsia="zh-CN" w:bidi="ar-SA"/>
                </w:rPr>
                <w:t>2</w:t>
              </w:r>
            </w:ins>
          </w:p>
        </w:tc>
        <w:tc>
          <w:tcPr>
            <w:tcW w:w="472" w:type="pct"/>
            <w:tcBorders>
              <w:top w:val="single" w:color="auto" w:sz="4" w:space="0"/>
            </w:tcBorders>
            <w:noWrap w:val="0"/>
            <w:vAlign w:val="top"/>
            <w:tcPrChange w:id="4006" w:author="LKY" w:date="2026-05-22T20:11:34Z">
              <w:tcPr>
                <w:tcW w:w="467" w:type="pct"/>
                <w:gridSpan w:val="2"/>
                <w:tcBorders>
                  <w:top w:val="single" w:color="auto" w:sz="4" w:space="0"/>
                </w:tcBorders>
                <w:noWrap w:val="0"/>
                <w:vAlign w:val="top"/>
              </w:tcPr>
            </w:tcPrChange>
          </w:tcPr>
          <w:p w14:paraId="26BE431D">
            <w:pPr>
              <w:jc w:val="center"/>
              <w:rPr>
                <w:ins w:id="4007" w:author="LKY" w:date="2026-05-22T20:04:12Z"/>
                <w:rFonts w:hint="default" w:ascii="Times New Roman" w:hAnsi="Times New Roman" w:eastAsiaTheme="minorEastAsia" w:cstheme="minorBidi"/>
                <w:kern w:val="2"/>
                <w:sz w:val="21"/>
                <w:szCs w:val="24"/>
                <w:vertAlign w:val="baseline"/>
                <w:lang w:val="en-US" w:eastAsia="zh-CN" w:bidi="ar-SA"/>
              </w:rPr>
            </w:pPr>
            <w:ins w:id="4008" w:author="LKY" w:date="2026-05-22T20:09:20Z">
              <w:r>
                <w:rPr>
                  <w:rFonts w:hint="eastAsia" w:ascii="Times New Roman" w:hAnsi="Times New Roman" w:cstheme="minorBidi"/>
                  <w:kern w:val="2"/>
                  <w:sz w:val="21"/>
                  <w:szCs w:val="24"/>
                  <w:vertAlign w:val="baseline"/>
                  <w:lang w:val="en-US" w:eastAsia="zh-CN" w:bidi="ar-SA"/>
                </w:rPr>
                <w:t>B</w:t>
              </w:r>
            </w:ins>
            <w:ins w:id="4009" w:author="LKY" w:date="2026-05-22T20:09:21Z">
              <w:r>
                <w:rPr>
                  <w:rFonts w:hint="eastAsia" w:ascii="Times New Roman" w:hAnsi="Times New Roman" w:cstheme="minorBidi"/>
                  <w:kern w:val="2"/>
                  <w:sz w:val="21"/>
                  <w:szCs w:val="24"/>
                  <w:vertAlign w:val="baseline"/>
                  <w:lang w:val="en-US" w:eastAsia="zh-CN" w:bidi="ar-SA"/>
                </w:rPr>
                <w:t>3</w:t>
              </w:r>
            </w:ins>
          </w:p>
        </w:tc>
        <w:tc>
          <w:tcPr>
            <w:tcW w:w="450" w:type="pct"/>
            <w:tcBorders>
              <w:top w:val="single" w:color="auto" w:sz="4" w:space="0"/>
            </w:tcBorders>
            <w:noWrap w:val="0"/>
            <w:vAlign w:val="top"/>
            <w:tcPrChange w:id="4010" w:author="LKY" w:date="2026-05-22T20:11:34Z">
              <w:tcPr>
                <w:tcW w:w="455" w:type="pct"/>
                <w:tcBorders>
                  <w:top w:val="single" w:color="auto" w:sz="4" w:space="0"/>
                </w:tcBorders>
                <w:noWrap w:val="0"/>
                <w:vAlign w:val="top"/>
              </w:tcPr>
            </w:tcPrChange>
          </w:tcPr>
          <w:p w14:paraId="46813E29">
            <w:pPr>
              <w:jc w:val="center"/>
              <w:rPr>
                <w:ins w:id="4011" w:author="LKY" w:date="2026-05-22T20:04:12Z"/>
                <w:rFonts w:hint="default" w:ascii="Times New Roman" w:hAnsi="Times New Roman" w:eastAsiaTheme="minorEastAsia" w:cstheme="minorBidi"/>
                <w:kern w:val="2"/>
                <w:sz w:val="21"/>
                <w:szCs w:val="24"/>
                <w:vertAlign w:val="baseline"/>
                <w:lang w:val="en-US" w:eastAsia="zh-CN" w:bidi="ar-SA"/>
              </w:rPr>
            </w:pPr>
            <w:ins w:id="4012" w:author="LKY" w:date="2026-05-22T20:04:12Z">
              <w:r>
                <w:rPr>
                  <w:rFonts w:hint="eastAsia" w:ascii="Times New Roman" w:hAnsi="Times New Roman" w:cstheme="minorBidi"/>
                  <w:kern w:val="2"/>
                  <w:sz w:val="21"/>
                  <w:szCs w:val="24"/>
                  <w:vertAlign w:val="baseline"/>
                  <w:lang w:val="en-US" w:eastAsia="zh-CN" w:bidi="ar-SA"/>
                </w:rPr>
                <w:t>B</w:t>
              </w:r>
            </w:ins>
            <w:ins w:id="4013" w:author="LKY" w:date="2026-05-22T20:09:18Z">
              <w:r>
                <w:rPr>
                  <w:rFonts w:hint="eastAsia" w:ascii="Times New Roman" w:hAnsi="Times New Roman" w:cstheme="minorBidi"/>
                  <w:kern w:val="2"/>
                  <w:sz w:val="21"/>
                  <w:szCs w:val="24"/>
                  <w:vertAlign w:val="baseline"/>
                  <w:lang w:val="en-US" w:eastAsia="zh-CN" w:bidi="ar-SA"/>
                </w:rPr>
                <w:t>4</w:t>
              </w:r>
            </w:ins>
          </w:p>
        </w:tc>
        <w:tc>
          <w:tcPr>
            <w:tcW w:w="467" w:type="pct"/>
            <w:gridSpan w:val="2"/>
            <w:tcBorders>
              <w:top w:val="single" w:color="auto" w:sz="4" w:space="0"/>
            </w:tcBorders>
            <w:noWrap w:val="0"/>
            <w:vAlign w:val="top"/>
            <w:tcPrChange w:id="4014" w:author="LKY" w:date="2026-05-22T20:11:34Z">
              <w:tcPr>
                <w:tcW w:w="467" w:type="pct"/>
                <w:gridSpan w:val="2"/>
                <w:tcBorders>
                  <w:top w:val="single" w:color="auto" w:sz="4" w:space="0"/>
                </w:tcBorders>
                <w:noWrap w:val="0"/>
                <w:vAlign w:val="top"/>
              </w:tcPr>
            </w:tcPrChange>
          </w:tcPr>
          <w:p w14:paraId="2BF62543">
            <w:pPr>
              <w:jc w:val="center"/>
              <w:rPr>
                <w:ins w:id="4015" w:author="LKY" w:date="2026-05-22T20:04:12Z"/>
                <w:rFonts w:hint="default" w:ascii="Times New Roman" w:hAnsi="Times New Roman" w:eastAsiaTheme="minorEastAsia" w:cstheme="minorBidi"/>
                <w:kern w:val="2"/>
                <w:sz w:val="21"/>
                <w:szCs w:val="24"/>
                <w:vertAlign w:val="baseline"/>
                <w:lang w:val="en-US" w:eastAsia="zh-CN" w:bidi="ar-SA"/>
              </w:rPr>
            </w:pPr>
            <w:ins w:id="4016" w:author="LKY" w:date="2026-05-22T20:09:15Z">
              <w:r>
                <w:rPr>
                  <w:rFonts w:hint="eastAsia" w:ascii="Times New Roman" w:hAnsi="Times New Roman" w:cstheme="minorBidi"/>
                  <w:kern w:val="2"/>
                  <w:sz w:val="21"/>
                  <w:szCs w:val="24"/>
                  <w:vertAlign w:val="baseline"/>
                  <w:lang w:val="en-US" w:eastAsia="zh-CN" w:bidi="ar-SA"/>
                </w:rPr>
                <w:t>B</w:t>
              </w:r>
            </w:ins>
            <w:ins w:id="4017" w:author="LKY" w:date="2026-05-22T20:09:16Z">
              <w:r>
                <w:rPr>
                  <w:rFonts w:hint="eastAsia" w:ascii="Times New Roman" w:hAnsi="Times New Roman" w:cstheme="minorBidi"/>
                  <w:kern w:val="2"/>
                  <w:sz w:val="21"/>
                  <w:szCs w:val="24"/>
                  <w:vertAlign w:val="baseline"/>
                  <w:lang w:val="en-US" w:eastAsia="zh-CN" w:bidi="ar-SA"/>
                </w:rPr>
                <w:t>5</w:t>
              </w:r>
            </w:ins>
          </w:p>
        </w:tc>
        <w:tc>
          <w:tcPr>
            <w:tcW w:w="456" w:type="pct"/>
            <w:gridSpan w:val="2"/>
            <w:tcBorders>
              <w:top w:val="single" w:color="auto" w:sz="4" w:space="0"/>
            </w:tcBorders>
            <w:noWrap w:val="0"/>
            <w:vAlign w:val="top"/>
            <w:tcPrChange w:id="4018" w:author="LKY" w:date="2026-05-22T20:11:34Z">
              <w:tcPr>
                <w:tcW w:w="456" w:type="pct"/>
                <w:gridSpan w:val="3"/>
                <w:tcBorders>
                  <w:top w:val="single" w:color="auto" w:sz="4" w:space="0"/>
                </w:tcBorders>
                <w:noWrap w:val="0"/>
                <w:vAlign w:val="top"/>
              </w:tcPr>
            </w:tcPrChange>
          </w:tcPr>
          <w:p w14:paraId="66EB5AC8">
            <w:pPr>
              <w:jc w:val="center"/>
              <w:rPr>
                <w:ins w:id="4019" w:author="LKY" w:date="2026-05-22T20:04:12Z"/>
                <w:rFonts w:hint="default" w:ascii="Times New Roman" w:hAnsi="Times New Roman" w:eastAsiaTheme="minorEastAsia" w:cstheme="minorBidi"/>
                <w:kern w:val="2"/>
                <w:sz w:val="21"/>
                <w:szCs w:val="24"/>
                <w:vertAlign w:val="baseline"/>
                <w:lang w:val="en-US" w:eastAsia="zh-CN" w:bidi="ar-SA"/>
              </w:rPr>
            </w:pPr>
            <w:ins w:id="4020" w:author="LKY" w:date="2026-05-22T20:04:12Z">
              <w:r>
                <w:rPr>
                  <w:rFonts w:hint="eastAsia" w:ascii="Times New Roman" w:hAnsi="Times New Roman" w:cstheme="minorBidi"/>
                  <w:kern w:val="2"/>
                  <w:sz w:val="21"/>
                  <w:szCs w:val="24"/>
                  <w:vertAlign w:val="baseline"/>
                  <w:lang w:val="en-US" w:eastAsia="zh-CN" w:bidi="ar-SA"/>
                </w:rPr>
                <w:t>B</w:t>
              </w:r>
            </w:ins>
            <w:ins w:id="4021" w:author="LKY" w:date="2026-05-22T20:09:13Z">
              <w:r>
                <w:rPr>
                  <w:rFonts w:hint="eastAsia" w:ascii="Times New Roman" w:hAnsi="Times New Roman" w:cstheme="minorBidi"/>
                  <w:kern w:val="2"/>
                  <w:sz w:val="21"/>
                  <w:szCs w:val="24"/>
                  <w:vertAlign w:val="baseline"/>
                  <w:lang w:val="en-US" w:eastAsia="zh-CN" w:bidi="ar-SA"/>
                </w:rPr>
                <w:t>6</w:t>
              </w:r>
            </w:ins>
          </w:p>
        </w:tc>
        <w:tc>
          <w:tcPr>
            <w:tcW w:w="467" w:type="pct"/>
            <w:gridSpan w:val="2"/>
            <w:tcBorders>
              <w:top w:val="single" w:color="auto" w:sz="4" w:space="0"/>
            </w:tcBorders>
            <w:noWrap w:val="0"/>
            <w:vAlign w:val="top"/>
            <w:tcPrChange w:id="4022" w:author="LKY" w:date="2026-05-22T20:11:34Z">
              <w:tcPr>
                <w:tcW w:w="467" w:type="pct"/>
                <w:gridSpan w:val="3"/>
                <w:tcBorders>
                  <w:top w:val="single" w:color="auto" w:sz="4" w:space="0"/>
                </w:tcBorders>
                <w:noWrap w:val="0"/>
                <w:vAlign w:val="top"/>
              </w:tcPr>
            </w:tcPrChange>
          </w:tcPr>
          <w:p w14:paraId="5A305354">
            <w:pPr>
              <w:jc w:val="center"/>
              <w:rPr>
                <w:ins w:id="4023" w:author="LKY" w:date="2026-05-22T20:04:12Z"/>
                <w:rFonts w:hint="default" w:ascii="Times New Roman" w:hAnsi="Times New Roman"/>
                <w:vertAlign w:val="baseline"/>
                <w:lang w:val="en-US" w:eastAsia="zh-CN"/>
              </w:rPr>
            </w:pPr>
            <w:ins w:id="4024" w:author="LKY" w:date="2026-05-22T20:09:11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Change w:id="4025" w:author="LKY" w:date="2026-05-22T20:11:34Z">
              <w:tcPr>
                <w:tcW w:w="455" w:type="pct"/>
                <w:tcBorders>
                  <w:top w:val="single" w:color="auto" w:sz="4" w:space="0"/>
                </w:tcBorders>
                <w:noWrap w:val="0"/>
                <w:vAlign w:val="top"/>
              </w:tcPr>
            </w:tcPrChange>
          </w:tcPr>
          <w:p w14:paraId="61AE34C3">
            <w:pPr>
              <w:jc w:val="center"/>
              <w:rPr>
                <w:ins w:id="4026" w:author="LKY" w:date="2026-05-22T20:04:12Z"/>
                <w:rFonts w:hint="default" w:ascii="Times New Roman" w:hAnsi="Times New Roman"/>
                <w:vertAlign w:val="baseline"/>
                <w:lang w:val="en-US" w:eastAsia="zh-CN"/>
              </w:rPr>
            </w:pPr>
            <w:ins w:id="4027" w:author="LKY" w:date="2026-05-22T20:04:12Z">
              <w:r>
                <w:rPr>
                  <w:rFonts w:hint="eastAsia" w:ascii="Times New Roman" w:hAnsi="Times New Roman"/>
                  <w:vertAlign w:val="baseline"/>
                  <w:lang w:val="en-US" w:eastAsia="zh-CN"/>
                </w:rPr>
                <w:t>B</w:t>
              </w:r>
            </w:ins>
            <w:ins w:id="4028" w:author="LKY" w:date="2026-05-22T20:09:08Z">
              <w:r>
                <w:rPr>
                  <w:rFonts w:hint="eastAsia" w:ascii="Times New Roman" w:hAnsi="Times New Roman"/>
                  <w:vertAlign w:val="baseline"/>
                  <w:lang w:val="en-US" w:eastAsia="zh-CN"/>
                </w:rPr>
                <w:t>8</w:t>
              </w:r>
            </w:ins>
          </w:p>
        </w:tc>
        <w:tc>
          <w:tcPr>
            <w:tcW w:w="471" w:type="pct"/>
            <w:tcBorders>
              <w:top w:val="single" w:color="auto" w:sz="4" w:space="0"/>
            </w:tcBorders>
            <w:noWrap w:val="0"/>
            <w:vAlign w:val="top"/>
            <w:tcPrChange w:id="4029" w:author="LKY" w:date="2026-05-22T20:11:34Z">
              <w:tcPr>
                <w:tcW w:w="471" w:type="pct"/>
                <w:tcBorders>
                  <w:top w:val="single" w:color="auto" w:sz="4" w:space="0"/>
                </w:tcBorders>
                <w:noWrap w:val="0"/>
                <w:vAlign w:val="top"/>
              </w:tcPr>
            </w:tcPrChange>
          </w:tcPr>
          <w:p w14:paraId="1D291E34">
            <w:pPr>
              <w:jc w:val="center"/>
              <w:rPr>
                <w:ins w:id="4030" w:author="LKY" w:date="2026-05-22T20:04:12Z"/>
                <w:rFonts w:hint="default" w:ascii="Times New Roman" w:hAnsi="Times New Roman"/>
                <w:vertAlign w:val="baseline"/>
                <w:lang w:val="en-US" w:eastAsia="zh-CN"/>
              </w:rPr>
            </w:pPr>
            <w:ins w:id="4031" w:author="LKY" w:date="2026-05-22T20:09:05Z">
              <w:r>
                <w:rPr>
                  <w:rFonts w:hint="eastAsia" w:ascii="Times New Roman" w:hAnsi="Times New Roman"/>
                  <w:vertAlign w:val="baseline"/>
                  <w:lang w:val="en-US" w:eastAsia="zh-CN"/>
                </w:rPr>
                <w:t>B</w:t>
              </w:r>
            </w:ins>
            <w:ins w:id="4032" w:author="LKY" w:date="2026-05-22T20:04:12Z">
              <w:r>
                <w:rPr>
                  <w:rFonts w:hint="eastAsia" w:ascii="Times New Roman" w:hAnsi="Times New Roman"/>
                  <w:vertAlign w:val="baseline"/>
                  <w:lang w:val="en-US" w:eastAsia="zh-CN"/>
                </w:rPr>
                <w:t>9</w:t>
              </w:r>
            </w:ins>
          </w:p>
        </w:tc>
      </w:tr>
      <w:tr w14:paraId="0E49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34" w:author="LKY" w:date="2026-05-22T20:11:3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After w:w="0" w:type="auto"/>
          <w:ins w:id="4033" w:author="LKY" w:date="2026-05-22T20:04:12Z"/>
          <w:trPrChange w:id="4034" w:author="LKY" w:date="2026-05-22T20:11:34Z">
            <w:trPr>
              <w:gridAfter w:val="1"/>
              <w:wAfter w:w="23842" w:type="dxa"/>
            </w:trPr>
          </w:trPrChange>
        </w:trPr>
        <w:tc>
          <w:tcPr>
            <w:tcW w:w="836" w:type="pct"/>
            <w:noWrap w:val="0"/>
            <w:vAlign w:val="top"/>
            <w:tcPrChange w:id="4035" w:author="LKY" w:date="2026-05-22T20:11:34Z">
              <w:tcPr>
                <w:tcW w:w="836" w:type="pct"/>
                <w:noWrap w:val="0"/>
                <w:vAlign w:val="top"/>
              </w:tcPr>
            </w:tcPrChange>
          </w:tcPr>
          <w:p w14:paraId="4F374805">
            <w:pPr>
              <w:jc w:val="center"/>
              <w:rPr>
                <w:ins w:id="4036" w:author="LKY" w:date="2026-05-22T20:04:12Z"/>
                <w:rFonts w:hint="default" w:ascii="Times New Roman" w:hAnsi="Times New Roman"/>
                <w:vertAlign w:val="baseline"/>
                <w:lang w:val="en-US" w:eastAsia="zh-CN"/>
              </w:rPr>
            </w:pPr>
            <w:ins w:id="4037" w:author="LKY" w:date="2026-05-22T20:06:06Z">
              <w:r>
                <w:rPr>
                  <w:rFonts w:hint="eastAsia" w:ascii="Times New Roman" w:hAnsi="Times New Roman"/>
                  <w:vertAlign w:val="baseline"/>
                  <w:lang w:val="en-US" w:eastAsia="zh-CN"/>
                </w:rPr>
                <w:t>名称</w:t>
              </w:r>
            </w:ins>
          </w:p>
        </w:tc>
        <w:tc>
          <w:tcPr>
            <w:tcW w:w="526" w:type="pct"/>
            <w:gridSpan w:val="2"/>
            <w:noWrap w:val="0"/>
            <w:vAlign w:val="top"/>
            <w:tcPrChange w:id="4038" w:author="LKY" w:date="2026-05-22T20:11:34Z">
              <w:tcPr>
                <w:tcW w:w="461" w:type="pct"/>
                <w:noWrap w:val="0"/>
                <w:vAlign w:val="top"/>
              </w:tcPr>
            </w:tcPrChange>
          </w:tcPr>
          <w:p w14:paraId="1C39655E">
            <w:pPr>
              <w:jc w:val="center"/>
              <w:rPr>
                <w:ins w:id="4039" w:author="LKY" w:date="2026-05-22T20:04:12Z"/>
                <w:rFonts w:hint="default" w:ascii="Times New Roman" w:hAnsi="Times New Roman"/>
                <w:vertAlign w:val="baseline"/>
                <w:lang w:val="en-US" w:eastAsia="zh-CN"/>
              </w:rPr>
            </w:pPr>
            <w:ins w:id="4040" w:author="LKY" w:date="2026-05-22T20:04:12Z">
              <w:r>
                <w:rPr>
                  <w:rFonts w:hint="eastAsia" w:ascii="Times New Roman" w:hAnsi="Times New Roman"/>
                  <w:vertAlign w:val="baseline"/>
                  <w:lang w:val="en-US" w:eastAsia="zh-CN"/>
                </w:rPr>
                <w:t>SW1</w:t>
              </w:r>
            </w:ins>
          </w:p>
        </w:tc>
        <w:tc>
          <w:tcPr>
            <w:tcW w:w="396" w:type="pct"/>
            <w:noWrap w:val="0"/>
            <w:vAlign w:val="top"/>
            <w:tcPrChange w:id="4041" w:author="LKY" w:date="2026-05-22T20:11:34Z">
              <w:tcPr>
                <w:tcW w:w="461" w:type="pct"/>
                <w:gridSpan w:val="2"/>
                <w:noWrap w:val="0"/>
                <w:vAlign w:val="top"/>
              </w:tcPr>
            </w:tcPrChange>
          </w:tcPr>
          <w:p w14:paraId="33716114">
            <w:pPr>
              <w:jc w:val="center"/>
              <w:rPr>
                <w:ins w:id="4042" w:author="LKY" w:date="2026-05-22T20:04:12Z"/>
                <w:rFonts w:hint="default" w:ascii="Times New Roman" w:hAnsi="Times New Roman"/>
                <w:vertAlign w:val="baseline"/>
                <w:lang w:val="en-US" w:eastAsia="zh-CN"/>
              </w:rPr>
            </w:pPr>
            <w:ins w:id="4043" w:author="LKY" w:date="2026-05-22T20:08:27Z">
              <w:r>
                <w:rPr>
                  <w:rFonts w:hint="eastAsia" w:ascii="Times New Roman" w:hAnsi="Times New Roman"/>
                  <w:vertAlign w:val="baseline"/>
                  <w:lang w:val="en-US" w:eastAsia="zh-CN"/>
                </w:rPr>
                <w:t>SW</w:t>
              </w:r>
            </w:ins>
            <w:ins w:id="4044" w:author="LKY" w:date="2026-05-22T20:08:28Z">
              <w:r>
                <w:rPr>
                  <w:rFonts w:hint="eastAsia" w:ascii="Times New Roman" w:hAnsi="Times New Roman"/>
                  <w:vertAlign w:val="baseline"/>
                  <w:lang w:val="en-US" w:eastAsia="zh-CN"/>
                </w:rPr>
                <w:t>2</w:t>
              </w:r>
            </w:ins>
          </w:p>
        </w:tc>
        <w:tc>
          <w:tcPr>
            <w:tcW w:w="472" w:type="pct"/>
            <w:noWrap w:val="0"/>
            <w:vAlign w:val="top"/>
            <w:tcPrChange w:id="4045" w:author="LKY" w:date="2026-05-22T20:11:34Z">
              <w:tcPr>
                <w:tcW w:w="461" w:type="pct"/>
                <w:noWrap w:val="0"/>
                <w:vAlign w:val="top"/>
              </w:tcPr>
            </w:tcPrChange>
          </w:tcPr>
          <w:p w14:paraId="4E220C2F">
            <w:pPr>
              <w:jc w:val="center"/>
              <w:rPr>
                <w:ins w:id="4046" w:author="LKY" w:date="2026-05-22T20:04:12Z"/>
                <w:rFonts w:hint="default" w:ascii="Times New Roman" w:hAnsi="Times New Roman" w:eastAsiaTheme="minorEastAsia" w:cstheme="minorBidi"/>
                <w:kern w:val="2"/>
                <w:sz w:val="21"/>
                <w:szCs w:val="24"/>
                <w:vertAlign w:val="baseline"/>
                <w:lang w:val="en-US" w:eastAsia="zh-CN" w:bidi="ar-SA"/>
              </w:rPr>
            </w:pPr>
            <w:ins w:id="4047" w:author="LKY" w:date="2026-05-22T20:04:12Z">
              <w:r>
                <w:rPr>
                  <w:rFonts w:hint="eastAsia" w:ascii="Times New Roman" w:hAnsi="Times New Roman"/>
                  <w:vertAlign w:val="baseline"/>
                  <w:lang w:val="en-US" w:eastAsia="zh-CN"/>
                </w:rPr>
                <w:t>SW</w:t>
              </w:r>
            </w:ins>
            <w:ins w:id="4048" w:author="LKY" w:date="2026-05-22T20:09:26Z">
              <w:r>
                <w:rPr>
                  <w:rFonts w:hint="eastAsia" w:ascii="Times New Roman" w:hAnsi="Times New Roman"/>
                  <w:vertAlign w:val="baseline"/>
                  <w:lang w:val="en-US" w:eastAsia="zh-CN"/>
                </w:rPr>
                <w:t>3</w:t>
              </w:r>
            </w:ins>
          </w:p>
        </w:tc>
        <w:tc>
          <w:tcPr>
            <w:tcW w:w="450" w:type="pct"/>
            <w:noWrap w:val="0"/>
            <w:vAlign w:val="top"/>
            <w:tcPrChange w:id="4049" w:author="LKY" w:date="2026-05-22T20:11:34Z">
              <w:tcPr>
                <w:tcW w:w="461" w:type="pct"/>
                <w:gridSpan w:val="2"/>
                <w:noWrap w:val="0"/>
                <w:vAlign w:val="top"/>
              </w:tcPr>
            </w:tcPrChange>
          </w:tcPr>
          <w:p w14:paraId="75D65507">
            <w:pPr>
              <w:jc w:val="center"/>
              <w:rPr>
                <w:ins w:id="4050" w:author="LKY" w:date="2026-05-22T20:04:12Z"/>
                <w:rFonts w:hint="default" w:ascii="Times New Roman" w:hAnsi="Times New Roman"/>
                <w:vertAlign w:val="baseline"/>
                <w:lang w:val="en-US" w:eastAsia="zh-CN"/>
              </w:rPr>
            </w:pPr>
            <w:ins w:id="4051" w:author="LKY" w:date="2026-05-22T20:09:28Z">
              <w:r>
                <w:rPr>
                  <w:rFonts w:hint="eastAsia" w:ascii="Times New Roman" w:hAnsi="Times New Roman"/>
                  <w:vertAlign w:val="baseline"/>
                  <w:lang w:val="en-US" w:eastAsia="zh-CN"/>
                </w:rPr>
                <w:t>SW</w:t>
              </w:r>
            </w:ins>
            <w:ins w:id="4052" w:author="LKY" w:date="2026-05-22T20:09:29Z">
              <w:r>
                <w:rPr>
                  <w:rFonts w:hint="eastAsia" w:ascii="Times New Roman" w:hAnsi="Times New Roman"/>
                  <w:vertAlign w:val="baseline"/>
                  <w:lang w:val="en-US" w:eastAsia="zh-CN"/>
                </w:rPr>
                <w:t>4</w:t>
              </w:r>
            </w:ins>
          </w:p>
        </w:tc>
        <w:tc>
          <w:tcPr>
            <w:tcW w:w="461" w:type="pct"/>
            <w:noWrap w:val="0"/>
            <w:vAlign w:val="top"/>
            <w:tcPrChange w:id="4053" w:author="LKY" w:date="2026-05-22T20:11:34Z">
              <w:tcPr>
                <w:tcW w:w="461" w:type="pct"/>
                <w:noWrap w:val="0"/>
                <w:vAlign w:val="top"/>
              </w:tcPr>
            </w:tcPrChange>
          </w:tcPr>
          <w:p w14:paraId="0CF27B8E">
            <w:pPr>
              <w:jc w:val="center"/>
              <w:rPr>
                <w:ins w:id="4054" w:author="LKY" w:date="2026-05-22T20:04:12Z"/>
                <w:rFonts w:hint="default" w:ascii="Times New Roman" w:hAnsi="Times New Roman"/>
                <w:vertAlign w:val="baseline"/>
                <w:lang w:val="en-US" w:eastAsia="zh-CN"/>
              </w:rPr>
            </w:pPr>
            <w:ins w:id="4055" w:author="LKY" w:date="2026-05-22T20:04:12Z">
              <w:r>
                <w:rPr>
                  <w:rFonts w:hint="eastAsia" w:ascii="Times New Roman" w:hAnsi="Times New Roman"/>
                  <w:vertAlign w:val="baseline"/>
                  <w:lang w:val="en-US" w:eastAsia="zh-CN"/>
                </w:rPr>
                <w:t>SW</w:t>
              </w:r>
            </w:ins>
            <w:ins w:id="4056" w:author="LKY" w:date="2026-05-22T20:09:40Z">
              <w:r>
                <w:rPr>
                  <w:rFonts w:hint="eastAsia" w:ascii="Times New Roman" w:hAnsi="Times New Roman"/>
                  <w:vertAlign w:val="baseline"/>
                  <w:lang w:val="en-US" w:eastAsia="zh-CN"/>
                </w:rPr>
                <w:t>5</w:t>
              </w:r>
            </w:ins>
          </w:p>
        </w:tc>
        <w:tc>
          <w:tcPr>
            <w:tcW w:w="461" w:type="pct"/>
            <w:gridSpan w:val="2"/>
            <w:noWrap w:val="0"/>
            <w:vAlign w:val="top"/>
            <w:tcPrChange w:id="4057" w:author="LKY" w:date="2026-05-22T20:11:34Z">
              <w:tcPr>
                <w:tcW w:w="461" w:type="pct"/>
                <w:gridSpan w:val="3"/>
                <w:noWrap w:val="0"/>
                <w:vAlign w:val="top"/>
              </w:tcPr>
            </w:tcPrChange>
          </w:tcPr>
          <w:p w14:paraId="639D5226">
            <w:pPr>
              <w:jc w:val="center"/>
              <w:rPr>
                <w:ins w:id="4058" w:author="LKY" w:date="2026-05-22T20:04:12Z"/>
                <w:rFonts w:hint="default" w:ascii="Times New Roman" w:hAnsi="Times New Roman"/>
                <w:vertAlign w:val="baseline"/>
                <w:lang w:val="en-US" w:eastAsia="zh-CN"/>
              </w:rPr>
            </w:pPr>
            <w:ins w:id="4059" w:author="LKY" w:date="2026-05-22T20:04:12Z">
              <w:r>
                <w:rPr>
                  <w:rFonts w:hint="eastAsia" w:ascii="Times New Roman" w:hAnsi="Times New Roman"/>
                  <w:vertAlign w:val="baseline"/>
                  <w:lang w:val="en-US" w:eastAsia="zh-CN"/>
                </w:rPr>
                <w:t>SW</w:t>
              </w:r>
            </w:ins>
            <w:ins w:id="4060" w:author="LKY" w:date="2026-05-22T20:09:43Z">
              <w:r>
                <w:rPr>
                  <w:rFonts w:hint="eastAsia" w:ascii="Times New Roman" w:hAnsi="Times New Roman"/>
                  <w:vertAlign w:val="baseline"/>
                  <w:lang w:val="en-US" w:eastAsia="zh-CN"/>
                </w:rPr>
                <w:t>6</w:t>
              </w:r>
            </w:ins>
          </w:p>
        </w:tc>
        <w:tc>
          <w:tcPr>
            <w:tcW w:w="461" w:type="pct"/>
            <w:gridSpan w:val="2"/>
            <w:noWrap w:val="0"/>
            <w:vAlign w:val="top"/>
            <w:tcPrChange w:id="4061" w:author="LKY" w:date="2026-05-22T20:11:34Z">
              <w:tcPr>
                <w:tcW w:w="461" w:type="pct"/>
                <w:gridSpan w:val="3"/>
                <w:noWrap w:val="0"/>
                <w:vAlign w:val="top"/>
              </w:tcPr>
            </w:tcPrChange>
          </w:tcPr>
          <w:p w14:paraId="08ED55F2">
            <w:pPr>
              <w:jc w:val="center"/>
              <w:rPr>
                <w:ins w:id="4062" w:author="LKY" w:date="2026-05-22T20:04:12Z"/>
                <w:rFonts w:hint="default" w:ascii="Times New Roman" w:hAnsi="Times New Roman"/>
                <w:vertAlign w:val="baseline"/>
                <w:lang w:val="en-US" w:eastAsia="zh-CN"/>
              </w:rPr>
            </w:pPr>
            <w:ins w:id="4063" w:author="LKY" w:date="2026-05-22T20:09:47Z">
              <w:r>
                <w:rPr>
                  <w:rFonts w:hint="eastAsia" w:ascii="Times New Roman" w:hAnsi="Times New Roman"/>
                  <w:vertAlign w:val="baseline"/>
                  <w:lang w:val="en-US" w:eastAsia="zh-CN"/>
                </w:rPr>
                <w:t>SW</w:t>
              </w:r>
            </w:ins>
            <w:ins w:id="4064" w:author="LKY" w:date="2026-05-22T20:09:48Z">
              <w:r>
                <w:rPr>
                  <w:rFonts w:hint="eastAsia" w:ascii="Times New Roman" w:hAnsi="Times New Roman"/>
                  <w:vertAlign w:val="baseline"/>
                  <w:lang w:val="en-US" w:eastAsia="zh-CN"/>
                </w:rPr>
                <w:t>7</w:t>
              </w:r>
            </w:ins>
          </w:p>
        </w:tc>
        <w:tc>
          <w:tcPr>
            <w:tcW w:w="462" w:type="pct"/>
            <w:gridSpan w:val="2"/>
            <w:noWrap w:val="0"/>
            <w:vAlign w:val="top"/>
            <w:tcPrChange w:id="4065" w:author="LKY" w:date="2026-05-22T20:11:34Z">
              <w:tcPr>
                <w:tcW w:w="462" w:type="pct"/>
                <w:gridSpan w:val="2"/>
                <w:noWrap w:val="0"/>
                <w:vAlign w:val="top"/>
              </w:tcPr>
            </w:tcPrChange>
          </w:tcPr>
          <w:p w14:paraId="398F4505">
            <w:pPr>
              <w:jc w:val="center"/>
              <w:rPr>
                <w:ins w:id="4066" w:author="LKY" w:date="2026-05-22T20:04:12Z"/>
                <w:rFonts w:hint="default" w:ascii="Times New Roman" w:hAnsi="Times New Roman"/>
                <w:vertAlign w:val="baseline"/>
                <w:lang w:val="en-US" w:eastAsia="zh-CN"/>
              </w:rPr>
            </w:pPr>
            <w:ins w:id="4067" w:author="LKY" w:date="2026-05-22T20:09:49Z">
              <w:r>
                <w:rPr>
                  <w:rFonts w:hint="eastAsia" w:ascii="Times New Roman" w:hAnsi="Times New Roman"/>
                  <w:vertAlign w:val="baseline"/>
                  <w:lang w:val="en-US" w:eastAsia="zh-CN"/>
                </w:rPr>
                <w:t>SW</w:t>
              </w:r>
            </w:ins>
            <w:ins w:id="4068" w:author="LKY" w:date="2026-05-22T20:09:50Z">
              <w:r>
                <w:rPr>
                  <w:rFonts w:hint="eastAsia" w:ascii="Times New Roman" w:hAnsi="Times New Roman"/>
                  <w:vertAlign w:val="baseline"/>
                  <w:lang w:val="en-US" w:eastAsia="zh-CN"/>
                </w:rPr>
                <w:t>8</w:t>
              </w:r>
            </w:ins>
          </w:p>
        </w:tc>
        <w:tc>
          <w:tcPr>
            <w:tcW w:w="471" w:type="pct"/>
            <w:noWrap w:val="0"/>
            <w:vAlign w:val="top"/>
            <w:tcPrChange w:id="4069" w:author="LKY" w:date="2026-05-22T20:11:34Z">
              <w:tcPr>
                <w:tcW w:w="471" w:type="pct"/>
                <w:noWrap w:val="0"/>
                <w:vAlign w:val="top"/>
              </w:tcPr>
            </w:tcPrChange>
          </w:tcPr>
          <w:p w14:paraId="4C538646">
            <w:pPr>
              <w:jc w:val="center"/>
              <w:rPr>
                <w:ins w:id="4070" w:author="LKY" w:date="2026-05-22T20:04:12Z"/>
                <w:rFonts w:hint="default" w:ascii="Times New Roman" w:hAnsi="Times New Roman"/>
                <w:vertAlign w:val="baseline"/>
                <w:lang w:val="en-US" w:eastAsia="zh-CN"/>
              </w:rPr>
            </w:pPr>
            <w:ins w:id="4071" w:author="LKY" w:date="2026-05-22T20:04:12Z">
              <w:r>
                <w:rPr>
                  <w:rFonts w:hint="eastAsia" w:ascii="Times New Roman" w:hAnsi="Times New Roman"/>
                  <w:vertAlign w:val="baseline"/>
                  <w:lang w:val="en-US" w:eastAsia="zh-CN"/>
                </w:rPr>
                <w:t>PE</w:t>
              </w:r>
            </w:ins>
          </w:p>
        </w:tc>
      </w:tr>
      <w:tr w14:paraId="2B847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073" w:author="LKY" w:date="2026-05-22T20:11:34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wAfter w:w="0" w:type="auto"/>
          <w:ins w:id="4072" w:author="LKY" w:date="2026-05-22T20:04:12Z"/>
          <w:trPrChange w:id="4073" w:author="LKY" w:date="2026-05-22T20:11:34Z">
            <w:trPr>
              <w:gridAfter w:val="1"/>
              <w:wAfter w:w="23842" w:type="dxa"/>
            </w:trPr>
          </w:trPrChange>
        </w:trPr>
        <w:tc>
          <w:tcPr>
            <w:tcW w:w="836" w:type="pct"/>
            <w:noWrap w:val="0"/>
            <w:vAlign w:val="top"/>
            <w:tcPrChange w:id="4074" w:author="LKY" w:date="2026-05-22T20:11:34Z">
              <w:tcPr>
                <w:tcW w:w="836" w:type="pct"/>
                <w:noWrap w:val="0"/>
                <w:vAlign w:val="top"/>
              </w:tcPr>
            </w:tcPrChange>
          </w:tcPr>
          <w:p w14:paraId="46D8F06D">
            <w:pPr>
              <w:jc w:val="center"/>
              <w:rPr>
                <w:ins w:id="4075" w:author="LKY" w:date="2026-05-22T20:04:12Z"/>
                <w:rFonts w:hint="default" w:ascii="Times New Roman" w:hAnsi="Times New Roman"/>
                <w:vertAlign w:val="baseline"/>
                <w:lang w:val="en-US" w:eastAsia="zh-CN"/>
              </w:rPr>
            </w:pPr>
            <w:ins w:id="4076" w:author="LKY" w:date="2026-05-22T20:06:09Z">
              <w:r>
                <w:rPr>
                  <w:rFonts w:hint="eastAsia" w:ascii="Times New Roman" w:hAnsi="Times New Roman"/>
                  <w:vertAlign w:val="baseline"/>
                  <w:lang w:val="en-US" w:eastAsia="zh-CN"/>
                </w:rPr>
                <w:t>端口</w:t>
              </w:r>
            </w:ins>
            <w:ins w:id="4077" w:author="LKY" w:date="2026-05-22T20:06:10Z">
              <w:r>
                <w:rPr>
                  <w:rFonts w:hint="eastAsia" w:ascii="Times New Roman" w:hAnsi="Times New Roman"/>
                  <w:vertAlign w:val="baseline"/>
                  <w:lang w:val="en-US" w:eastAsia="zh-CN"/>
                </w:rPr>
                <w:t>号</w:t>
              </w:r>
            </w:ins>
          </w:p>
        </w:tc>
        <w:tc>
          <w:tcPr>
            <w:tcW w:w="526" w:type="pct"/>
            <w:gridSpan w:val="2"/>
            <w:noWrap w:val="0"/>
            <w:vAlign w:val="top"/>
            <w:tcPrChange w:id="4078" w:author="LKY" w:date="2026-05-22T20:11:34Z">
              <w:tcPr>
                <w:tcW w:w="467" w:type="pct"/>
                <w:gridSpan w:val="2"/>
                <w:noWrap w:val="0"/>
                <w:vAlign w:val="top"/>
              </w:tcPr>
            </w:tcPrChange>
          </w:tcPr>
          <w:p w14:paraId="3D7BFD23">
            <w:pPr>
              <w:jc w:val="center"/>
              <w:rPr>
                <w:ins w:id="4079" w:author="LKY" w:date="2026-05-22T20:04:12Z"/>
                <w:rFonts w:hint="default" w:ascii="Times New Roman" w:hAnsi="Times New Roman"/>
                <w:vertAlign w:val="baseline"/>
                <w:lang w:val="en-US" w:eastAsia="zh-CN"/>
              </w:rPr>
            </w:pPr>
            <w:ins w:id="4080" w:author="LKY" w:date="2026-05-22T20:04:12Z">
              <w:r>
                <w:rPr>
                  <w:rFonts w:hint="eastAsia" w:ascii="Times New Roman" w:hAnsi="Times New Roman"/>
                  <w:vertAlign w:val="baseline"/>
                  <w:lang w:val="en-US" w:eastAsia="zh-CN"/>
                </w:rPr>
                <w:t>A</w:t>
              </w:r>
            </w:ins>
            <w:ins w:id="4081" w:author="LKY" w:date="2026-05-22T20:06:57Z">
              <w:r>
                <w:rPr>
                  <w:rFonts w:hint="eastAsia" w:ascii="Times New Roman" w:hAnsi="Times New Roman"/>
                  <w:vertAlign w:val="baseline"/>
                  <w:lang w:val="en-US" w:eastAsia="zh-CN"/>
                </w:rPr>
                <w:t>1</w:t>
              </w:r>
            </w:ins>
          </w:p>
        </w:tc>
        <w:tc>
          <w:tcPr>
            <w:tcW w:w="396" w:type="pct"/>
            <w:noWrap w:val="0"/>
            <w:vAlign w:val="top"/>
            <w:tcPrChange w:id="4082" w:author="LKY" w:date="2026-05-22T20:11:34Z">
              <w:tcPr>
                <w:tcW w:w="455" w:type="pct"/>
                <w:noWrap w:val="0"/>
                <w:vAlign w:val="top"/>
              </w:tcPr>
            </w:tcPrChange>
          </w:tcPr>
          <w:p w14:paraId="5CFF34FA">
            <w:pPr>
              <w:jc w:val="center"/>
              <w:rPr>
                <w:ins w:id="4083" w:author="LKY" w:date="2026-05-22T20:04:12Z"/>
                <w:rFonts w:hint="default" w:ascii="Times New Roman" w:hAnsi="Times New Roman"/>
                <w:vertAlign w:val="baseline"/>
                <w:lang w:val="en-US" w:eastAsia="zh-CN"/>
              </w:rPr>
            </w:pPr>
            <w:ins w:id="4084" w:author="LKY" w:date="2026-05-22T20:07:15Z">
              <w:r>
                <w:rPr>
                  <w:rFonts w:hint="eastAsia" w:ascii="Times New Roman" w:hAnsi="Times New Roman"/>
                  <w:vertAlign w:val="baseline"/>
                  <w:lang w:val="en-US" w:eastAsia="zh-CN"/>
                </w:rPr>
                <w:t>A</w:t>
              </w:r>
            </w:ins>
            <w:ins w:id="4085" w:author="LKY" w:date="2026-05-22T20:07:16Z">
              <w:r>
                <w:rPr>
                  <w:rFonts w:hint="eastAsia" w:ascii="Times New Roman" w:hAnsi="Times New Roman"/>
                  <w:vertAlign w:val="baseline"/>
                  <w:lang w:val="en-US" w:eastAsia="zh-CN"/>
                </w:rPr>
                <w:t>2</w:t>
              </w:r>
            </w:ins>
          </w:p>
        </w:tc>
        <w:tc>
          <w:tcPr>
            <w:tcW w:w="472" w:type="pct"/>
            <w:noWrap w:val="0"/>
            <w:vAlign w:val="top"/>
            <w:tcPrChange w:id="4086" w:author="LKY" w:date="2026-05-22T20:11:34Z">
              <w:tcPr>
                <w:tcW w:w="467" w:type="pct"/>
                <w:gridSpan w:val="2"/>
                <w:noWrap w:val="0"/>
                <w:vAlign w:val="top"/>
              </w:tcPr>
            </w:tcPrChange>
          </w:tcPr>
          <w:p w14:paraId="4122DEE8">
            <w:pPr>
              <w:jc w:val="center"/>
              <w:rPr>
                <w:ins w:id="4087" w:author="LKY" w:date="2026-05-22T20:04:12Z"/>
                <w:rFonts w:hint="default" w:ascii="Times New Roman" w:hAnsi="Times New Roman"/>
                <w:vertAlign w:val="baseline"/>
                <w:lang w:val="en-US" w:eastAsia="zh-CN"/>
              </w:rPr>
            </w:pPr>
            <w:ins w:id="4088" w:author="LKY" w:date="2026-05-22T20:04:12Z">
              <w:r>
                <w:rPr>
                  <w:rFonts w:hint="eastAsia" w:ascii="Times New Roman" w:hAnsi="Times New Roman"/>
                  <w:vertAlign w:val="baseline"/>
                  <w:lang w:val="en-US" w:eastAsia="zh-CN"/>
                </w:rPr>
                <w:t>A</w:t>
              </w:r>
            </w:ins>
            <w:ins w:id="4089" w:author="LKY" w:date="2026-05-22T20:08:40Z">
              <w:r>
                <w:rPr>
                  <w:rFonts w:hint="eastAsia" w:ascii="Times New Roman" w:hAnsi="Times New Roman"/>
                  <w:vertAlign w:val="baseline"/>
                  <w:lang w:val="en-US" w:eastAsia="zh-CN"/>
                </w:rPr>
                <w:t>3</w:t>
              </w:r>
            </w:ins>
          </w:p>
        </w:tc>
        <w:tc>
          <w:tcPr>
            <w:tcW w:w="450" w:type="pct"/>
            <w:noWrap w:val="0"/>
            <w:vAlign w:val="top"/>
            <w:tcPrChange w:id="4090" w:author="LKY" w:date="2026-05-22T20:11:34Z">
              <w:tcPr>
                <w:tcW w:w="455" w:type="pct"/>
                <w:noWrap w:val="0"/>
                <w:vAlign w:val="top"/>
              </w:tcPr>
            </w:tcPrChange>
          </w:tcPr>
          <w:p w14:paraId="78662533">
            <w:pPr>
              <w:jc w:val="center"/>
              <w:rPr>
                <w:ins w:id="4091" w:author="LKY" w:date="2026-05-22T20:04:12Z"/>
                <w:rFonts w:hint="default" w:ascii="Times New Roman" w:hAnsi="Times New Roman"/>
                <w:vertAlign w:val="baseline"/>
                <w:lang w:val="en-US" w:eastAsia="zh-CN"/>
              </w:rPr>
            </w:pPr>
            <w:ins w:id="4092" w:author="LKY" w:date="2026-05-22T20:08:43Z">
              <w:r>
                <w:rPr>
                  <w:rFonts w:hint="eastAsia" w:ascii="Times New Roman" w:hAnsi="Times New Roman"/>
                  <w:vertAlign w:val="baseline"/>
                  <w:lang w:val="en-US" w:eastAsia="zh-CN"/>
                </w:rPr>
                <w:t>A</w:t>
              </w:r>
            </w:ins>
            <w:ins w:id="4093" w:author="LKY" w:date="2026-05-22T20:08:44Z">
              <w:r>
                <w:rPr>
                  <w:rFonts w:hint="eastAsia" w:ascii="Times New Roman" w:hAnsi="Times New Roman"/>
                  <w:vertAlign w:val="baseline"/>
                  <w:lang w:val="en-US" w:eastAsia="zh-CN"/>
                </w:rPr>
                <w:t>4</w:t>
              </w:r>
            </w:ins>
          </w:p>
        </w:tc>
        <w:tc>
          <w:tcPr>
            <w:tcW w:w="467" w:type="pct"/>
            <w:gridSpan w:val="2"/>
            <w:noWrap w:val="0"/>
            <w:vAlign w:val="top"/>
            <w:tcPrChange w:id="4094" w:author="LKY" w:date="2026-05-22T20:11:34Z">
              <w:tcPr>
                <w:tcW w:w="467" w:type="pct"/>
                <w:gridSpan w:val="2"/>
                <w:noWrap w:val="0"/>
                <w:vAlign w:val="top"/>
              </w:tcPr>
            </w:tcPrChange>
          </w:tcPr>
          <w:p w14:paraId="20021EDB">
            <w:pPr>
              <w:jc w:val="center"/>
              <w:rPr>
                <w:ins w:id="4095" w:author="LKY" w:date="2026-05-22T20:04:12Z"/>
                <w:rFonts w:hint="default" w:ascii="Times New Roman" w:hAnsi="Times New Roman"/>
                <w:vertAlign w:val="baseline"/>
                <w:lang w:val="en-US" w:eastAsia="zh-CN"/>
              </w:rPr>
            </w:pPr>
            <w:ins w:id="4096" w:author="LKY" w:date="2026-05-22T20:04:12Z">
              <w:r>
                <w:rPr>
                  <w:rFonts w:hint="eastAsia" w:ascii="Times New Roman" w:hAnsi="Times New Roman"/>
                  <w:vertAlign w:val="baseline"/>
                  <w:lang w:val="en-US" w:eastAsia="zh-CN"/>
                </w:rPr>
                <w:t>A</w:t>
              </w:r>
            </w:ins>
            <w:ins w:id="4097" w:author="LKY" w:date="2026-05-22T20:08:50Z">
              <w:r>
                <w:rPr>
                  <w:rFonts w:hint="eastAsia" w:ascii="Times New Roman" w:hAnsi="Times New Roman"/>
                  <w:vertAlign w:val="baseline"/>
                  <w:lang w:val="en-US" w:eastAsia="zh-CN"/>
                </w:rPr>
                <w:t>5</w:t>
              </w:r>
            </w:ins>
          </w:p>
        </w:tc>
        <w:tc>
          <w:tcPr>
            <w:tcW w:w="456" w:type="pct"/>
            <w:gridSpan w:val="2"/>
            <w:noWrap w:val="0"/>
            <w:vAlign w:val="top"/>
            <w:tcPrChange w:id="4098" w:author="LKY" w:date="2026-05-22T20:11:34Z">
              <w:tcPr>
                <w:tcW w:w="456" w:type="pct"/>
                <w:gridSpan w:val="3"/>
                <w:noWrap w:val="0"/>
                <w:vAlign w:val="top"/>
              </w:tcPr>
            </w:tcPrChange>
          </w:tcPr>
          <w:p w14:paraId="0AC0A76F">
            <w:pPr>
              <w:jc w:val="center"/>
              <w:rPr>
                <w:ins w:id="4099" w:author="LKY" w:date="2026-05-22T20:04:12Z"/>
                <w:rFonts w:hint="default" w:ascii="Times New Roman" w:hAnsi="Times New Roman"/>
                <w:vertAlign w:val="baseline"/>
                <w:lang w:val="en-US" w:eastAsia="zh-CN"/>
              </w:rPr>
            </w:pPr>
            <w:ins w:id="4100" w:author="LKY" w:date="2026-05-22T20:08:53Z">
              <w:r>
                <w:rPr>
                  <w:rFonts w:hint="eastAsia" w:ascii="Times New Roman" w:hAnsi="Times New Roman"/>
                  <w:vertAlign w:val="baseline"/>
                  <w:lang w:val="en-US" w:eastAsia="zh-CN"/>
                </w:rPr>
                <w:t>A</w:t>
              </w:r>
            </w:ins>
            <w:ins w:id="4101" w:author="LKY" w:date="2026-05-22T20:08:54Z">
              <w:r>
                <w:rPr>
                  <w:rFonts w:hint="eastAsia" w:ascii="Times New Roman" w:hAnsi="Times New Roman"/>
                  <w:vertAlign w:val="baseline"/>
                  <w:lang w:val="en-US" w:eastAsia="zh-CN"/>
                </w:rPr>
                <w:t>6</w:t>
              </w:r>
            </w:ins>
          </w:p>
        </w:tc>
        <w:tc>
          <w:tcPr>
            <w:tcW w:w="467" w:type="pct"/>
            <w:gridSpan w:val="2"/>
            <w:noWrap w:val="0"/>
            <w:vAlign w:val="top"/>
            <w:tcPrChange w:id="4102" w:author="LKY" w:date="2026-05-22T20:11:34Z">
              <w:tcPr>
                <w:tcW w:w="467" w:type="pct"/>
                <w:gridSpan w:val="3"/>
                <w:noWrap w:val="0"/>
                <w:vAlign w:val="top"/>
              </w:tcPr>
            </w:tcPrChange>
          </w:tcPr>
          <w:p w14:paraId="145F3D81">
            <w:pPr>
              <w:jc w:val="center"/>
              <w:rPr>
                <w:ins w:id="4103" w:author="LKY" w:date="2026-05-22T20:04:12Z"/>
                <w:rFonts w:hint="default" w:ascii="Times New Roman" w:hAnsi="Times New Roman"/>
                <w:vertAlign w:val="baseline"/>
                <w:lang w:val="en-US" w:eastAsia="zh-CN"/>
              </w:rPr>
            </w:pPr>
            <w:ins w:id="4104" w:author="LKY" w:date="2026-05-22T20:04:12Z">
              <w:r>
                <w:rPr>
                  <w:rFonts w:hint="eastAsia" w:ascii="Times New Roman" w:hAnsi="Times New Roman"/>
                  <w:vertAlign w:val="baseline"/>
                  <w:lang w:val="en-US" w:eastAsia="zh-CN"/>
                </w:rPr>
                <w:t>A</w:t>
              </w:r>
            </w:ins>
            <w:ins w:id="4105" w:author="LKY" w:date="2026-05-22T20:08:56Z">
              <w:r>
                <w:rPr>
                  <w:rFonts w:hint="eastAsia" w:ascii="Times New Roman" w:hAnsi="Times New Roman"/>
                  <w:vertAlign w:val="baseline"/>
                  <w:lang w:val="en-US" w:eastAsia="zh-CN"/>
                </w:rPr>
                <w:t>7</w:t>
              </w:r>
            </w:ins>
          </w:p>
        </w:tc>
        <w:tc>
          <w:tcPr>
            <w:tcW w:w="455" w:type="pct"/>
            <w:noWrap w:val="0"/>
            <w:vAlign w:val="top"/>
            <w:tcPrChange w:id="4106" w:author="LKY" w:date="2026-05-22T20:11:34Z">
              <w:tcPr>
                <w:tcW w:w="455" w:type="pct"/>
                <w:noWrap w:val="0"/>
                <w:vAlign w:val="top"/>
              </w:tcPr>
            </w:tcPrChange>
          </w:tcPr>
          <w:p w14:paraId="3AA2F6EA">
            <w:pPr>
              <w:jc w:val="center"/>
              <w:rPr>
                <w:ins w:id="4107" w:author="LKY" w:date="2026-05-22T20:04:12Z"/>
                <w:rFonts w:hint="default" w:ascii="Times New Roman" w:hAnsi="Times New Roman"/>
                <w:vertAlign w:val="baseline"/>
                <w:lang w:val="en-US" w:eastAsia="zh-CN"/>
              </w:rPr>
            </w:pPr>
            <w:ins w:id="4108" w:author="LKY" w:date="2026-05-22T20:08:59Z">
              <w:r>
                <w:rPr>
                  <w:rFonts w:hint="eastAsia" w:ascii="Times New Roman" w:hAnsi="Times New Roman"/>
                  <w:vertAlign w:val="baseline"/>
                  <w:lang w:val="en-US" w:eastAsia="zh-CN"/>
                </w:rPr>
                <w:t>A</w:t>
              </w:r>
            </w:ins>
            <w:ins w:id="4109" w:author="LKY" w:date="2026-05-22T20:04:12Z">
              <w:r>
                <w:rPr>
                  <w:rFonts w:hint="eastAsia" w:ascii="Times New Roman" w:hAnsi="Times New Roman"/>
                  <w:vertAlign w:val="baseline"/>
                  <w:lang w:val="en-US" w:eastAsia="zh-CN"/>
                </w:rPr>
                <w:t>8</w:t>
              </w:r>
            </w:ins>
          </w:p>
        </w:tc>
        <w:tc>
          <w:tcPr>
            <w:tcW w:w="471" w:type="pct"/>
            <w:noWrap w:val="0"/>
            <w:vAlign w:val="top"/>
            <w:tcPrChange w:id="4110" w:author="LKY" w:date="2026-05-22T20:11:34Z">
              <w:tcPr>
                <w:tcW w:w="471" w:type="pct"/>
                <w:noWrap w:val="0"/>
                <w:vAlign w:val="top"/>
              </w:tcPr>
            </w:tcPrChange>
          </w:tcPr>
          <w:p w14:paraId="6F0C9DDF">
            <w:pPr>
              <w:jc w:val="center"/>
              <w:rPr>
                <w:ins w:id="4111" w:author="LKY" w:date="2026-05-22T20:04:12Z"/>
                <w:rFonts w:hint="default" w:ascii="Times New Roman" w:hAnsi="Times New Roman"/>
                <w:vertAlign w:val="baseline"/>
                <w:lang w:val="en-US" w:eastAsia="zh-CN"/>
              </w:rPr>
            </w:pPr>
            <w:ins w:id="4112" w:author="LKY" w:date="2026-05-22T20:09:03Z">
              <w:r>
                <w:rPr>
                  <w:rFonts w:hint="eastAsia" w:ascii="Times New Roman" w:hAnsi="Times New Roman"/>
                  <w:vertAlign w:val="baseline"/>
                  <w:lang w:val="en-US" w:eastAsia="zh-CN"/>
                </w:rPr>
                <w:t>A</w:t>
              </w:r>
            </w:ins>
            <w:ins w:id="4113" w:author="LKY" w:date="2026-05-22T20:04:12Z">
              <w:r>
                <w:rPr>
                  <w:rFonts w:hint="eastAsia" w:ascii="Times New Roman" w:hAnsi="Times New Roman"/>
                  <w:vertAlign w:val="baseline"/>
                  <w:lang w:val="en-US" w:eastAsia="zh-CN"/>
                </w:rPr>
                <w:t>9</w:t>
              </w:r>
            </w:ins>
          </w:p>
        </w:tc>
      </w:tr>
      <w:tr w14:paraId="28CC3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4115" w:author="LKY" w:date="2026-05-22T20:11:4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blPrExChange>
        </w:tblPrEx>
        <w:trPr>
          <w:ins w:id="4114" w:author="LKY" w:date="2026-05-22T20:04:12Z"/>
        </w:trPr>
        <w:tc>
          <w:tcPr>
            <w:tcW w:w="836" w:type="pct"/>
            <w:noWrap w:val="0"/>
            <w:vAlign w:val="top"/>
            <w:tcPrChange w:id="4116" w:author="LKY" w:date="2026-05-22T20:11:49Z">
              <w:tcPr>
                <w:tcW w:w="836" w:type="pct"/>
                <w:noWrap w:val="0"/>
                <w:vAlign w:val="top"/>
              </w:tcPr>
            </w:tcPrChange>
          </w:tcPr>
          <w:p w14:paraId="23A7EF4A">
            <w:pPr>
              <w:jc w:val="center"/>
              <w:rPr>
                <w:ins w:id="4117" w:author="LKY" w:date="2026-05-22T20:04:12Z"/>
                <w:rFonts w:hint="default" w:ascii="Times New Roman" w:hAnsi="Times New Roman"/>
                <w:vertAlign w:val="baseline"/>
                <w:lang w:val="en-US" w:eastAsia="zh-CN"/>
              </w:rPr>
            </w:pPr>
            <w:ins w:id="4118" w:author="LKY" w:date="2026-05-22T20:06:13Z">
              <w:r>
                <w:rPr>
                  <w:rFonts w:hint="eastAsia" w:ascii="Times New Roman" w:hAnsi="Times New Roman"/>
                  <w:vertAlign w:val="baseline"/>
                  <w:lang w:val="en-US" w:eastAsia="zh-CN"/>
                </w:rPr>
                <w:t>名称</w:t>
              </w:r>
            </w:ins>
          </w:p>
        </w:tc>
        <w:tc>
          <w:tcPr>
            <w:tcW w:w="520" w:type="pct"/>
            <w:noWrap w:val="0"/>
            <w:vAlign w:val="top"/>
            <w:tcPrChange w:id="4119" w:author="LKY" w:date="2026-05-22T20:11:49Z">
              <w:tcPr>
                <w:tcW w:w="461" w:type="pct"/>
                <w:noWrap w:val="0"/>
                <w:vAlign w:val="top"/>
              </w:tcPr>
            </w:tcPrChange>
          </w:tcPr>
          <w:p w14:paraId="1C928F58">
            <w:pPr>
              <w:jc w:val="center"/>
              <w:rPr>
                <w:ins w:id="4120" w:author="LKY" w:date="2026-05-22T20:04:12Z"/>
                <w:rFonts w:hint="default" w:ascii="Times New Roman" w:hAnsi="Times New Roman"/>
                <w:vertAlign w:val="baseline"/>
                <w:lang w:val="en-US" w:eastAsia="zh-CN"/>
              </w:rPr>
            </w:pPr>
            <w:ins w:id="4121" w:author="LKY" w:date="2026-05-22T20:04:12Z">
              <w:r>
                <w:rPr>
                  <w:rFonts w:hint="eastAsia" w:ascii="Times New Roman" w:hAnsi="Times New Roman"/>
                  <w:vertAlign w:val="baseline"/>
                  <w:lang w:val="en-US" w:eastAsia="zh-CN"/>
                </w:rPr>
                <w:t>SW</w:t>
              </w:r>
            </w:ins>
            <w:ins w:id="4122" w:author="LKY" w:date="2026-05-22T20:08:15Z">
              <w:r>
                <w:rPr>
                  <w:rFonts w:hint="eastAsia" w:ascii="Times New Roman" w:hAnsi="Times New Roman"/>
                  <w:vertAlign w:val="baseline"/>
                  <w:lang w:val="en-US" w:eastAsia="zh-CN"/>
                </w:rPr>
                <w:t>1</w:t>
              </w:r>
            </w:ins>
          </w:p>
        </w:tc>
        <w:tc>
          <w:tcPr>
            <w:tcW w:w="402" w:type="pct"/>
            <w:gridSpan w:val="2"/>
            <w:noWrap w:val="0"/>
            <w:vAlign w:val="top"/>
            <w:tcPrChange w:id="4123" w:author="LKY" w:date="2026-05-22T20:11:49Z">
              <w:tcPr>
                <w:tcW w:w="461" w:type="pct"/>
                <w:gridSpan w:val="2"/>
                <w:noWrap w:val="0"/>
                <w:vAlign w:val="top"/>
              </w:tcPr>
            </w:tcPrChange>
          </w:tcPr>
          <w:p w14:paraId="02CE7362">
            <w:pPr>
              <w:jc w:val="center"/>
              <w:rPr>
                <w:ins w:id="4124" w:author="LKY" w:date="2026-05-22T20:04:12Z"/>
                <w:rFonts w:hint="default" w:ascii="Times New Roman" w:hAnsi="Times New Roman"/>
                <w:vertAlign w:val="baseline"/>
                <w:lang w:val="en-US" w:eastAsia="zh-CN"/>
              </w:rPr>
            </w:pPr>
            <w:ins w:id="4125" w:author="LKY" w:date="2026-05-22T20:08:31Z">
              <w:r>
                <w:rPr>
                  <w:rFonts w:hint="eastAsia" w:ascii="Times New Roman" w:hAnsi="Times New Roman"/>
                  <w:vertAlign w:val="baseline"/>
                  <w:lang w:val="en-US" w:eastAsia="zh-CN"/>
                </w:rPr>
                <w:t>S</w:t>
              </w:r>
            </w:ins>
            <w:ins w:id="4126" w:author="LKY" w:date="2026-05-22T20:08:32Z">
              <w:r>
                <w:rPr>
                  <w:rFonts w:hint="eastAsia" w:ascii="Times New Roman" w:hAnsi="Times New Roman"/>
                  <w:vertAlign w:val="baseline"/>
                  <w:lang w:val="en-US" w:eastAsia="zh-CN"/>
                </w:rPr>
                <w:t>W</w:t>
              </w:r>
            </w:ins>
            <w:ins w:id="4127" w:author="LKY" w:date="2026-05-22T20:08:33Z">
              <w:r>
                <w:rPr>
                  <w:rFonts w:hint="eastAsia" w:ascii="Times New Roman" w:hAnsi="Times New Roman"/>
                  <w:vertAlign w:val="baseline"/>
                  <w:lang w:val="en-US" w:eastAsia="zh-CN"/>
                </w:rPr>
                <w:t>2</w:t>
              </w:r>
            </w:ins>
          </w:p>
        </w:tc>
        <w:tc>
          <w:tcPr>
            <w:tcW w:w="472" w:type="pct"/>
            <w:noWrap w:val="0"/>
            <w:vAlign w:val="top"/>
            <w:tcPrChange w:id="4128" w:author="LKY" w:date="2026-05-22T20:11:49Z">
              <w:tcPr>
                <w:tcW w:w="461" w:type="pct"/>
                <w:noWrap w:val="0"/>
                <w:vAlign w:val="top"/>
              </w:tcPr>
            </w:tcPrChange>
          </w:tcPr>
          <w:p w14:paraId="31C162D7">
            <w:pPr>
              <w:jc w:val="center"/>
              <w:rPr>
                <w:ins w:id="4129" w:author="LKY" w:date="2026-05-22T20:04:12Z"/>
                <w:rFonts w:hint="default" w:ascii="Times New Roman" w:hAnsi="Times New Roman"/>
                <w:vertAlign w:val="baseline"/>
                <w:lang w:val="en-US" w:eastAsia="zh-CN"/>
              </w:rPr>
            </w:pPr>
            <w:ins w:id="4130" w:author="LKY" w:date="2026-05-22T20:04:12Z">
              <w:r>
                <w:rPr>
                  <w:rFonts w:hint="eastAsia" w:ascii="Times New Roman" w:hAnsi="Times New Roman"/>
                  <w:vertAlign w:val="baseline"/>
                  <w:lang w:val="en-US" w:eastAsia="zh-CN"/>
                </w:rPr>
                <w:t>SW</w:t>
              </w:r>
            </w:ins>
            <w:ins w:id="4131" w:author="LKY" w:date="2026-05-22T20:09:57Z">
              <w:r>
                <w:rPr>
                  <w:rFonts w:hint="eastAsia" w:ascii="Times New Roman" w:hAnsi="Times New Roman"/>
                  <w:vertAlign w:val="baseline"/>
                  <w:lang w:val="en-US" w:eastAsia="zh-CN"/>
                </w:rPr>
                <w:t>3</w:t>
              </w:r>
            </w:ins>
          </w:p>
        </w:tc>
        <w:tc>
          <w:tcPr>
            <w:tcW w:w="450" w:type="pct"/>
            <w:noWrap w:val="0"/>
            <w:vAlign w:val="top"/>
            <w:tcPrChange w:id="4132" w:author="LKY" w:date="2026-05-22T20:11:49Z">
              <w:tcPr>
                <w:tcW w:w="461" w:type="pct"/>
                <w:gridSpan w:val="2"/>
                <w:noWrap w:val="0"/>
                <w:vAlign w:val="top"/>
              </w:tcPr>
            </w:tcPrChange>
          </w:tcPr>
          <w:p w14:paraId="1FA52FA5">
            <w:pPr>
              <w:jc w:val="center"/>
              <w:rPr>
                <w:ins w:id="4133" w:author="LKY" w:date="2026-05-22T20:04:12Z"/>
                <w:rFonts w:hint="default" w:ascii="Times New Roman" w:hAnsi="Times New Roman"/>
                <w:vertAlign w:val="baseline"/>
                <w:lang w:val="en-US" w:eastAsia="zh-CN"/>
              </w:rPr>
            </w:pPr>
            <w:ins w:id="4134" w:author="LKY" w:date="2026-05-22T20:09:59Z">
              <w:r>
                <w:rPr>
                  <w:rFonts w:hint="eastAsia" w:ascii="Times New Roman" w:hAnsi="Times New Roman"/>
                  <w:vertAlign w:val="baseline"/>
                  <w:lang w:val="en-US" w:eastAsia="zh-CN"/>
                </w:rPr>
                <w:t>SW</w:t>
              </w:r>
            </w:ins>
            <w:ins w:id="4135" w:author="LKY" w:date="2026-05-22T20:10:00Z">
              <w:r>
                <w:rPr>
                  <w:rFonts w:hint="eastAsia" w:ascii="Times New Roman" w:hAnsi="Times New Roman"/>
                  <w:vertAlign w:val="baseline"/>
                  <w:lang w:val="en-US" w:eastAsia="zh-CN"/>
                </w:rPr>
                <w:t>4</w:t>
              </w:r>
            </w:ins>
          </w:p>
        </w:tc>
        <w:tc>
          <w:tcPr>
            <w:tcW w:w="467" w:type="pct"/>
            <w:gridSpan w:val="2"/>
            <w:noWrap w:val="0"/>
            <w:vAlign w:val="top"/>
            <w:tcPrChange w:id="4136" w:author="LKY" w:date="2026-05-22T20:11:49Z">
              <w:tcPr>
                <w:tcW w:w="695" w:type="pct"/>
                <w:gridSpan w:val="3"/>
                <w:noWrap w:val="0"/>
                <w:vAlign w:val="top"/>
              </w:tcPr>
            </w:tcPrChange>
          </w:tcPr>
          <w:p w14:paraId="49FFDF72">
            <w:pPr>
              <w:jc w:val="center"/>
              <w:rPr>
                <w:ins w:id="4137" w:author="LKY" w:date="2026-05-22T20:04:12Z"/>
                <w:rFonts w:hint="default" w:ascii="Times New Roman" w:hAnsi="Times New Roman"/>
                <w:vertAlign w:val="baseline"/>
                <w:lang w:val="en-US" w:eastAsia="zh-CN"/>
              </w:rPr>
            </w:pPr>
            <w:ins w:id="4138" w:author="LKY" w:date="2026-05-22T20:11:52Z">
              <w:r>
                <w:rPr>
                  <w:rFonts w:hint="eastAsia" w:ascii="Times New Roman" w:hAnsi="Times New Roman"/>
                  <w:vertAlign w:val="baseline"/>
                  <w:lang w:val="en-US" w:eastAsia="zh-CN"/>
                </w:rPr>
                <w:t>SW</w:t>
              </w:r>
            </w:ins>
            <w:ins w:id="4139" w:author="LKY" w:date="2026-05-22T20:11:53Z">
              <w:r>
                <w:rPr>
                  <w:rFonts w:hint="eastAsia" w:ascii="Times New Roman" w:hAnsi="Times New Roman"/>
                  <w:vertAlign w:val="baseline"/>
                  <w:lang w:val="en-US" w:eastAsia="zh-CN"/>
                </w:rPr>
                <w:t>5</w:t>
              </w:r>
            </w:ins>
          </w:p>
        </w:tc>
        <w:tc>
          <w:tcPr>
            <w:tcW w:w="456" w:type="pct"/>
            <w:gridSpan w:val="2"/>
            <w:noWrap w:val="0"/>
            <w:vAlign w:val="top"/>
            <w:tcPrChange w:id="4140" w:author="LKY" w:date="2026-05-22T20:11:49Z">
              <w:tcPr>
                <w:tcW w:w="575" w:type="pct"/>
                <w:gridSpan w:val="3"/>
                <w:noWrap w:val="0"/>
                <w:vAlign w:val="top"/>
              </w:tcPr>
            </w:tcPrChange>
          </w:tcPr>
          <w:p w14:paraId="4427928C">
            <w:pPr>
              <w:jc w:val="center"/>
              <w:rPr>
                <w:ins w:id="4141" w:author="LKY" w:date="2026-05-22T20:04:12Z"/>
                <w:rFonts w:hint="default" w:ascii="Times New Roman" w:hAnsi="Times New Roman"/>
                <w:vertAlign w:val="baseline"/>
                <w:lang w:val="en-US" w:eastAsia="zh-CN"/>
              </w:rPr>
            </w:pPr>
            <w:ins w:id="4142" w:author="LKY" w:date="2026-05-22T20:04:12Z">
              <w:r>
                <w:rPr>
                  <w:rFonts w:hint="eastAsia" w:ascii="Times New Roman" w:hAnsi="Times New Roman"/>
                  <w:vertAlign w:val="baseline"/>
                  <w:lang w:val="en-US" w:eastAsia="zh-CN"/>
                </w:rPr>
                <w:t>SW</w:t>
              </w:r>
            </w:ins>
            <w:ins w:id="4143" w:author="LKY" w:date="2026-05-22T20:11:55Z">
              <w:r>
                <w:rPr>
                  <w:rFonts w:hint="eastAsia" w:ascii="Times New Roman" w:hAnsi="Times New Roman"/>
                  <w:vertAlign w:val="baseline"/>
                  <w:lang w:val="en-US" w:eastAsia="zh-CN"/>
                </w:rPr>
                <w:t>6</w:t>
              </w:r>
            </w:ins>
          </w:p>
        </w:tc>
        <w:tc>
          <w:tcPr>
            <w:tcW w:w="467" w:type="pct"/>
            <w:gridSpan w:val="2"/>
            <w:noWrap w:val="0"/>
            <w:vAlign w:val="top"/>
            <w:tcPrChange w:id="4144" w:author="LKY" w:date="2026-05-22T20:11:49Z">
              <w:tcPr>
                <w:tcW w:w="575" w:type="pct"/>
                <w:gridSpan w:val="3"/>
                <w:noWrap w:val="0"/>
                <w:vAlign w:val="top"/>
              </w:tcPr>
            </w:tcPrChange>
          </w:tcPr>
          <w:p w14:paraId="27A691E1">
            <w:pPr>
              <w:jc w:val="center"/>
              <w:rPr>
                <w:ins w:id="4145" w:author="LKY" w:date="2026-05-22T20:04:12Z"/>
                <w:rFonts w:hint="default" w:ascii="Times New Roman" w:hAnsi="Times New Roman"/>
                <w:vertAlign w:val="baseline"/>
                <w:lang w:val="en-US" w:eastAsia="zh-CN"/>
              </w:rPr>
            </w:pPr>
            <w:ins w:id="4146" w:author="LKY" w:date="2026-05-22T20:04:12Z">
              <w:r>
                <w:rPr>
                  <w:rFonts w:hint="eastAsia" w:ascii="Times New Roman" w:hAnsi="Times New Roman"/>
                  <w:vertAlign w:val="baseline"/>
                  <w:lang w:val="en-US" w:eastAsia="zh-CN"/>
                </w:rPr>
                <w:t>SW</w:t>
              </w:r>
            </w:ins>
            <w:ins w:id="4147" w:author="LKY" w:date="2026-05-22T20:11:58Z">
              <w:r>
                <w:rPr>
                  <w:rFonts w:hint="eastAsia" w:ascii="Times New Roman" w:hAnsi="Times New Roman"/>
                  <w:vertAlign w:val="baseline"/>
                  <w:lang w:val="en-US" w:eastAsia="zh-CN"/>
                </w:rPr>
                <w:t>7</w:t>
              </w:r>
            </w:ins>
          </w:p>
        </w:tc>
        <w:tc>
          <w:tcPr>
            <w:tcW w:w="455" w:type="pct"/>
            <w:noWrap w:val="0"/>
            <w:vAlign w:val="top"/>
            <w:tcPrChange w:id="4148" w:author="LKY" w:date="2026-05-22T20:11:49Z">
              <w:tcPr>
                <w:tcW w:w="471" w:type="pct"/>
                <w:noWrap w:val="0"/>
                <w:vAlign w:val="top"/>
              </w:tcPr>
            </w:tcPrChange>
          </w:tcPr>
          <w:p w14:paraId="0E74AD7A">
            <w:pPr>
              <w:jc w:val="center"/>
              <w:rPr>
                <w:ins w:id="4149" w:author="LKY" w:date="2026-05-22T20:04:12Z"/>
                <w:rFonts w:hint="default" w:ascii="Times New Roman" w:hAnsi="Times New Roman"/>
                <w:vertAlign w:val="baseline"/>
                <w:lang w:val="en-US" w:eastAsia="zh-CN"/>
              </w:rPr>
            </w:pPr>
            <w:ins w:id="4150" w:author="LKY" w:date="2026-05-22T20:10:06Z">
              <w:r>
                <w:rPr>
                  <w:rFonts w:hint="eastAsia" w:ascii="Times New Roman" w:hAnsi="Times New Roman"/>
                  <w:vertAlign w:val="baseline"/>
                  <w:lang w:val="en-US" w:eastAsia="zh-CN"/>
                </w:rPr>
                <w:t>SW</w:t>
              </w:r>
            </w:ins>
            <w:ins w:id="4151" w:author="LKY" w:date="2026-05-22T20:12:00Z">
              <w:r>
                <w:rPr>
                  <w:rFonts w:hint="eastAsia" w:ascii="Times New Roman" w:hAnsi="Times New Roman"/>
                  <w:vertAlign w:val="baseline"/>
                  <w:lang w:val="en-US" w:eastAsia="zh-CN"/>
                </w:rPr>
                <w:t>8</w:t>
              </w:r>
            </w:ins>
          </w:p>
        </w:tc>
        <w:tc>
          <w:tcPr>
            <w:tcW w:w="471" w:type="pct"/>
            <w:noWrap w:val="0"/>
            <w:vAlign w:val="top"/>
            <w:tcPrChange w:id="4152" w:author="LKY" w:date="2026-05-22T20:11:49Z"/>
          </w:tcPr>
          <w:p w14:paraId="69C0C35B">
            <w:pPr>
              <w:jc w:val="center"/>
              <w:rPr>
                <w:ins w:id="4153" w:author="LKY" w:date="2026-05-22T20:04:12Z"/>
                <w:rFonts w:hint="default" w:ascii="Times New Roman" w:hAnsi="Times New Roman"/>
                <w:vertAlign w:val="baseline"/>
                <w:lang w:val="en-US" w:eastAsia="zh-CN"/>
              </w:rPr>
            </w:pPr>
            <w:ins w:id="4154" w:author="LKY" w:date="2026-05-22T20:04:12Z">
              <w:r>
                <w:rPr>
                  <w:rFonts w:hint="eastAsia" w:ascii="Times New Roman" w:hAnsi="Times New Roman"/>
                  <w:vertAlign w:val="baseline"/>
                  <w:lang w:val="en-US" w:eastAsia="zh-CN"/>
                </w:rPr>
                <w:t>PE</w:t>
              </w:r>
            </w:ins>
          </w:p>
        </w:tc>
      </w:tr>
    </w:tbl>
    <w:p w14:paraId="459C622B">
      <w:pPr>
        <w:pStyle w:val="12"/>
        <w:ind w:left="0" w:leftChars="0" w:firstLine="0" w:firstLineChars="0"/>
        <w:outlineLvl w:val="9"/>
        <w:rPr>
          <w:rFonts w:hint="eastAsia" w:ascii="Times New Roman" w:hAnsi="Times New Roman"/>
          <w:b w:val="0"/>
          <w:bCs w:val="0"/>
          <w:sz w:val="24"/>
          <w:szCs w:val="24"/>
          <w:lang w:val="en-US" w:eastAsia="zh-CN"/>
        </w:rPr>
      </w:pPr>
    </w:p>
    <w:p w14:paraId="1C20C3F7">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90" w:name="_Toc28577"/>
      <w:bookmarkStart w:id="91" w:name="_Toc16664"/>
      <w:bookmarkStart w:id="92" w:name="_Toc6282"/>
      <w:bookmarkStart w:id="93" w:name="_Toc27023"/>
      <w:bookmarkStart w:id="94" w:name="_Toc22331"/>
      <w:r>
        <w:rPr>
          <w:rFonts w:hint="eastAsia" w:ascii="Times New Roman" w:hAnsi="Times New Roman" w:cstheme="minorBidi"/>
          <w:b/>
          <w:bCs/>
          <w:kern w:val="2"/>
          <w:sz w:val="28"/>
          <w:szCs w:val="28"/>
          <w:lang w:val="en-US" w:eastAsia="zh-CN" w:bidi="ar-SA"/>
        </w:rPr>
        <w:t>2.3.</w:t>
      </w:r>
      <w:ins w:id="4155" w:author="L" w:date="2026-08-28T17:13:14Z">
        <w:r>
          <w:rPr>
            <w:rFonts w:hint="eastAsia" w:ascii="Times New Roman" w:hAnsi="Times New Roman" w:cstheme="minorBidi"/>
            <w:b/>
            <w:bCs/>
            <w:kern w:val="2"/>
            <w:sz w:val="28"/>
            <w:szCs w:val="28"/>
            <w:lang w:val="en-US" w:eastAsia="zh-CN" w:bidi="ar-SA"/>
          </w:rPr>
          <w:t>5</w:t>
        </w:r>
      </w:ins>
      <w:del w:id="4156" w:author="L" w:date="2026-08-28T17:13:13Z">
        <w:r>
          <w:rPr>
            <w:rFonts w:hint="eastAsia" w:ascii="Times New Roman" w:hAnsi="Times New Roman" w:cstheme="minorBidi"/>
            <w:b/>
            <w:bCs/>
            <w:kern w:val="2"/>
            <w:sz w:val="28"/>
            <w:szCs w:val="28"/>
            <w:lang w:val="en-US" w:eastAsia="zh-CN" w:bidi="ar-SA"/>
          </w:rPr>
          <w:delText>4</w:delText>
        </w:r>
      </w:del>
      <w:r>
        <w:rPr>
          <w:rFonts w:hint="eastAsia" w:ascii="Times New Roman" w:hAnsi="Times New Roman" w:cstheme="minorBidi"/>
          <w:b/>
          <w:bCs/>
          <w:kern w:val="2"/>
          <w:sz w:val="28"/>
          <w:szCs w:val="28"/>
          <w:lang w:val="en-US" w:eastAsia="zh-CN" w:bidi="ar-SA"/>
        </w:rPr>
        <w:t xml:space="preserve"> AO模块</w:t>
      </w:r>
      <w:bookmarkEnd w:id="90"/>
      <w:bookmarkEnd w:id="91"/>
      <w:bookmarkEnd w:id="92"/>
      <w:bookmarkEnd w:id="93"/>
      <w:bookmarkEnd w:id="94"/>
    </w:p>
    <w:p w14:paraId="114BA187">
      <w:pPr>
        <w:rPr>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273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57" w:author="LKY" w:date="2026-05-22T16:07:26Z"/>
        </w:trPr>
        <w:tc>
          <w:tcPr>
            <w:tcW w:w="5000" w:type="pct"/>
            <w:gridSpan w:val="10"/>
            <w:tcBorders>
              <w:top w:val="single" w:color="auto" w:sz="4" w:space="0"/>
            </w:tcBorders>
            <w:noWrap w:val="0"/>
            <w:vAlign w:val="top"/>
          </w:tcPr>
          <w:p w14:paraId="6D10AB47">
            <w:pPr>
              <w:jc w:val="center"/>
              <w:rPr>
                <w:ins w:id="4158" w:author="LKY" w:date="2026-05-22T16:07:26Z"/>
                <w:rFonts w:hint="default" w:ascii="Times New Roman" w:hAnsi="Times New Roman"/>
                <w:vertAlign w:val="baseline"/>
                <w:lang w:val="en-US" w:eastAsia="zh-CN"/>
              </w:rPr>
            </w:pPr>
            <w:ins w:id="4159" w:author="LKY" w:date="2026-05-22T16:07:26Z">
              <w:r>
                <w:rPr>
                  <w:rFonts w:hint="eastAsia" w:ascii="Times New Roman" w:hAnsi="Times New Roman"/>
                  <w:vertAlign w:val="baseline"/>
                  <w:lang w:val="en-US" w:eastAsia="zh-CN"/>
                </w:rPr>
                <w:t>N</w:t>
              </w:r>
            </w:ins>
            <w:ins w:id="4160" w:author="LKY" w:date="2026-05-22T16:07:34Z">
              <w:r>
                <w:rPr>
                  <w:rFonts w:hint="eastAsia" w:ascii="Times New Roman" w:hAnsi="Times New Roman"/>
                  <w:vertAlign w:val="baseline"/>
                  <w:lang w:val="en-US" w:eastAsia="zh-CN"/>
                </w:rPr>
                <w:t>4</w:t>
              </w:r>
            </w:ins>
            <w:ins w:id="4161" w:author="LKY" w:date="2026-05-22T16:07:26Z">
              <w:r>
                <w:rPr>
                  <w:rFonts w:hint="eastAsia" w:ascii="Times New Roman" w:hAnsi="Times New Roman"/>
                  <w:vertAlign w:val="baseline"/>
                  <w:lang w:val="en-US" w:eastAsia="zh-CN"/>
                </w:rPr>
                <w:t>081模块</w:t>
              </w:r>
            </w:ins>
            <w:ins w:id="4162" w:author="LKY" w:date="2026-05-22T19:52:29Z">
              <w:r>
                <w:rPr>
                  <w:rFonts w:hint="eastAsia" w:ascii="Times New Roman" w:hAnsi="Times New Roman"/>
                  <w:vertAlign w:val="baseline"/>
                  <w:lang w:val="en-US" w:eastAsia="zh-CN"/>
                </w:rPr>
                <w:t>（</w:t>
              </w:r>
            </w:ins>
            <w:ins w:id="4163" w:author="LKY" w:date="2026-05-22T19:52:47Z">
              <w:r>
                <w:rPr>
                  <w:rFonts w:hint="eastAsia" w:ascii="Times New Roman" w:hAnsi="Times New Roman"/>
                  <w:vertAlign w:val="baseline"/>
                  <w:lang w:val="en-US" w:eastAsia="zh-CN"/>
                </w:rPr>
                <w:t>0/4~20mA</w:t>
              </w:r>
            </w:ins>
            <w:ins w:id="4164" w:author="LKY" w:date="2026-05-22T19:52:29Z">
              <w:r>
                <w:rPr>
                  <w:rFonts w:hint="eastAsia" w:ascii="Times New Roman" w:hAnsi="Times New Roman"/>
                  <w:vertAlign w:val="baseline"/>
                  <w:lang w:val="en-US" w:eastAsia="zh-CN"/>
                </w:rPr>
                <w:t>）</w:t>
              </w:r>
            </w:ins>
            <w:ins w:id="4165" w:author="L" w:date="2026-07-03T18:27:04Z">
              <w:r>
                <w:rPr>
                  <w:rFonts w:hint="eastAsia" w:ascii="Times New Roman" w:hAnsi="Times New Roman"/>
                  <w:vertAlign w:val="baseline"/>
                  <w:lang w:val="en-US" w:eastAsia="zh-CN"/>
                </w:rPr>
                <w:t>（±0.1误差）</w:t>
              </w:r>
            </w:ins>
          </w:p>
        </w:tc>
      </w:tr>
      <w:tr w14:paraId="56B11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66" w:author="LKY" w:date="2026-05-22T16:07:26Z"/>
        </w:trPr>
        <w:tc>
          <w:tcPr>
            <w:tcW w:w="639" w:type="pct"/>
            <w:tcBorders>
              <w:top w:val="single" w:color="auto" w:sz="4" w:space="0"/>
            </w:tcBorders>
            <w:noWrap w:val="0"/>
            <w:vAlign w:val="top"/>
          </w:tcPr>
          <w:p w14:paraId="5A100298">
            <w:pPr>
              <w:jc w:val="center"/>
              <w:rPr>
                <w:ins w:id="4167" w:author="LKY" w:date="2026-05-22T16:07:26Z"/>
                <w:rFonts w:hint="default" w:ascii="Times New Roman" w:hAnsi="Times New Roman"/>
                <w:vertAlign w:val="baseline"/>
                <w:lang w:val="en-US" w:eastAsia="zh-CN"/>
              </w:rPr>
            </w:pPr>
            <w:ins w:id="4168" w:author="LKY" w:date="2026-05-22T16:07:2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69F5D69C">
            <w:pPr>
              <w:jc w:val="center"/>
              <w:rPr>
                <w:ins w:id="4169" w:author="LKY" w:date="2026-05-22T16:07:26Z"/>
                <w:rFonts w:hint="default" w:ascii="Times New Roman" w:hAnsi="Times New Roman" w:eastAsiaTheme="minorEastAsia" w:cstheme="minorBidi"/>
                <w:kern w:val="2"/>
                <w:sz w:val="21"/>
                <w:szCs w:val="24"/>
                <w:vertAlign w:val="baseline"/>
                <w:lang w:val="en-US" w:eastAsia="zh-CN" w:bidi="ar-SA"/>
              </w:rPr>
            </w:pPr>
            <w:ins w:id="4170" w:author="LKY" w:date="2026-05-22T16:07:2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0150446B">
            <w:pPr>
              <w:jc w:val="center"/>
              <w:rPr>
                <w:ins w:id="4171" w:author="LKY" w:date="2026-05-22T16:07:26Z"/>
                <w:rFonts w:hint="default" w:ascii="Times New Roman" w:hAnsi="Times New Roman" w:eastAsiaTheme="minorEastAsia" w:cstheme="minorBidi"/>
                <w:kern w:val="2"/>
                <w:sz w:val="21"/>
                <w:szCs w:val="24"/>
                <w:vertAlign w:val="baseline"/>
                <w:lang w:val="en-US" w:eastAsia="zh-CN" w:bidi="ar-SA"/>
              </w:rPr>
            </w:pPr>
            <w:ins w:id="4172" w:author="LKY" w:date="2026-05-22T16:07:2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B330DD4">
            <w:pPr>
              <w:jc w:val="center"/>
              <w:rPr>
                <w:ins w:id="4173" w:author="LKY" w:date="2026-05-22T16:07:26Z"/>
                <w:rFonts w:hint="default" w:ascii="Times New Roman" w:hAnsi="Times New Roman" w:eastAsiaTheme="minorEastAsia" w:cstheme="minorBidi"/>
                <w:kern w:val="2"/>
                <w:sz w:val="21"/>
                <w:szCs w:val="24"/>
                <w:vertAlign w:val="baseline"/>
                <w:lang w:val="en-US" w:eastAsia="zh-CN" w:bidi="ar-SA"/>
              </w:rPr>
            </w:pPr>
            <w:ins w:id="4174" w:author="LKY" w:date="2026-05-22T16:07:2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D6360F6">
            <w:pPr>
              <w:jc w:val="center"/>
              <w:rPr>
                <w:ins w:id="4175" w:author="LKY" w:date="2026-05-22T16:07:26Z"/>
                <w:rFonts w:hint="default" w:ascii="Times New Roman" w:hAnsi="Times New Roman" w:eastAsiaTheme="minorEastAsia" w:cstheme="minorBidi"/>
                <w:kern w:val="2"/>
                <w:sz w:val="21"/>
                <w:szCs w:val="24"/>
                <w:vertAlign w:val="baseline"/>
                <w:lang w:val="en-US" w:eastAsia="zh-CN" w:bidi="ar-SA"/>
              </w:rPr>
            </w:pPr>
            <w:ins w:id="4176" w:author="LKY" w:date="2026-05-22T16:07:2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53E0A49">
            <w:pPr>
              <w:jc w:val="center"/>
              <w:rPr>
                <w:ins w:id="4177" w:author="LKY" w:date="2026-05-22T16:07:26Z"/>
                <w:rFonts w:hint="default" w:ascii="Times New Roman" w:hAnsi="Times New Roman" w:eastAsiaTheme="minorEastAsia" w:cstheme="minorBidi"/>
                <w:kern w:val="2"/>
                <w:sz w:val="21"/>
                <w:szCs w:val="24"/>
                <w:vertAlign w:val="baseline"/>
                <w:lang w:val="en-US" w:eastAsia="zh-CN" w:bidi="ar-SA"/>
              </w:rPr>
            </w:pPr>
            <w:ins w:id="4178" w:author="LKY" w:date="2026-05-22T16:07:2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07A033C">
            <w:pPr>
              <w:jc w:val="center"/>
              <w:rPr>
                <w:ins w:id="4179" w:author="LKY" w:date="2026-05-22T16:07:26Z"/>
                <w:rFonts w:hint="default" w:ascii="Times New Roman" w:hAnsi="Times New Roman" w:eastAsiaTheme="minorEastAsia" w:cstheme="minorBidi"/>
                <w:kern w:val="2"/>
                <w:sz w:val="21"/>
                <w:szCs w:val="24"/>
                <w:vertAlign w:val="baseline"/>
                <w:lang w:val="en-US" w:eastAsia="zh-CN" w:bidi="ar-SA"/>
              </w:rPr>
            </w:pPr>
            <w:ins w:id="4180" w:author="LKY" w:date="2026-05-22T16:07:2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04D8BEEE">
            <w:pPr>
              <w:jc w:val="center"/>
              <w:rPr>
                <w:ins w:id="4181" w:author="LKY" w:date="2026-05-22T16:07:26Z"/>
                <w:rFonts w:hint="default" w:ascii="Times New Roman" w:hAnsi="Times New Roman"/>
                <w:vertAlign w:val="baseline"/>
                <w:lang w:val="en-US" w:eastAsia="zh-CN"/>
              </w:rPr>
            </w:pPr>
            <w:ins w:id="4182" w:author="LKY" w:date="2026-05-22T16:07:2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E3922BE">
            <w:pPr>
              <w:jc w:val="center"/>
              <w:rPr>
                <w:ins w:id="4183" w:author="LKY" w:date="2026-05-22T16:07:26Z"/>
                <w:rFonts w:hint="default" w:ascii="Times New Roman" w:hAnsi="Times New Roman"/>
                <w:vertAlign w:val="baseline"/>
                <w:lang w:val="en-US" w:eastAsia="zh-CN"/>
              </w:rPr>
            </w:pPr>
            <w:ins w:id="4184" w:author="LKY" w:date="2026-05-22T16:07:2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111E6E78">
            <w:pPr>
              <w:jc w:val="center"/>
              <w:rPr>
                <w:ins w:id="4185" w:author="LKY" w:date="2026-05-22T16:07:26Z"/>
                <w:rFonts w:hint="default" w:ascii="Times New Roman" w:hAnsi="Times New Roman"/>
                <w:vertAlign w:val="baseline"/>
                <w:lang w:val="en-US" w:eastAsia="zh-CN"/>
              </w:rPr>
            </w:pPr>
            <w:ins w:id="4186" w:author="LKY" w:date="2026-05-22T16:07:26Z">
              <w:r>
                <w:rPr>
                  <w:rFonts w:hint="eastAsia" w:ascii="Times New Roman" w:hAnsi="Times New Roman"/>
                  <w:vertAlign w:val="baseline"/>
                  <w:lang w:val="en-US" w:eastAsia="zh-CN"/>
                </w:rPr>
                <w:t>B9</w:t>
              </w:r>
            </w:ins>
          </w:p>
        </w:tc>
      </w:tr>
      <w:tr w14:paraId="7BA3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87" w:author="LKY" w:date="2026-05-22T16:07:26Z"/>
        </w:trPr>
        <w:tc>
          <w:tcPr>
            <w:tcW w:w="639" w:type="pct"/>
            <w:noWrap w:val="0"/>
            <w:vAlign w:val="top"/>
          </w:tcPr>
          <w:p w14:paraId="47C55523">
            <w:pPr>
              <w:jc w:val="center"/>
              <w:rPr>
                <w:ins w:id="4188" w:author="LKY" w:date="2026-05-22T16:07:26Z"/>
                <w:rFonts w:hint="default" w:ascii="Times New Roman" w:hAnsi="Times New Roman"/>
                <w:vertAlign w:val="baseline"/>
                <w:lang w:val="en-US" w:eastAsia="zh-CN"/>
              </w:rPr>
            </w:pPr>
            <w:ins w:id="4189" w:author="LKY" w:date="2026-05-22T16:07:26Z">
              <w:r>
                <w:rPr>
                  <w:rFonts w:hint="eastAsia" w:ascii="Times New Roman" w:hAnsi="Times New Roman"/>
                  <w:vertAlign w:val="baseline"/>
                  <w:lang w:val="en-US" w:eastAsia="zh-CN"/>
                </w:rPr>
                <w:t>名称</w:t>
              </w:r>
            </w:ins>
          </w:p>
        </w:tc>
        <w:tc>
          <w:tcPr>
            <w:tcW w:w="489" w:type="pct"/>
            <w:noWrap w:val="0"/>
            <w:vAlign w:val="top"/>
          </w:tcPr>
          <w:p w14:paraId="00A267D0">
            <w:pPr>
              <w:jc w:val="center"/>
              <w:rPr>
                <w:ins w:id="4190" w:author="LKY" w:date="2026-05-22T16:07:26Z"/>
                <w:rFonts w:hint="default" w:ascii="Times New Roman" w:hAnsi="Times New Roman"/>
                <w:vertAlign w:val="baseline"/>
                <w:lang w:val="en-US" w:eastAsia="zh-CN"/>
              </w:rPr>
            </w:pPr>
            <w:ins w:id="4191" w:author="LKY" w:date="2026-05-22T16:07:26Z">
              <w:r>
                <w:rPr>
                  <w:rFonts w:hint="eastAsia" w:ascii="Times New Roman" w:hAnsi="Times New Roman"/>
                  <w:vertAlign w:val="baseline"/>
                  <w:lang w:val="en-US" w:eastAsia="zh-CN"/>
                </w:rPr>
                <w:t>A1</w:t>
              </w:r>
            </w:ins>
            <w:ins w:id="4192" w:author="LKY" w:date="2026-05-22T19:51:02Z">
              <w:r>
                <w:rPr>
                  <w:rFonts w:hint="eastAsia" w:ascii="Times New Roman" w:hAnsi="Times New Roman"/>
                  <w:vertAlign w:val="baseline"/>
                  <w:lang w:val="en-US" w:eastAsia="zh-CN"/>
                </w:rPr>
                <w:t>+</w:t>
              </w:r>
            </w:ins>
          </w:p>
        </w:tc>
        <w:tc>
          <w:tcPr>
            <w:tcW w:w="483" w:type="pct"/>
            <w:noWrap w:val="0"/>
            <w:vAlign w:val="top"/>
          </w:tcPr>
          <w:p w14:paraId="6558E108">
            <w:pPr>
              <w:jc w:val="center"/>
              <w:rPr>
                <w:ins w:id="4193" w:author="LKY" w:date="2026-05-22T16:07:26Z"/>
                <w:rFonts w:hint="default" w:ascii="Times New Roman" w:hAnsi="Times New Roman"/>
                <w:vertAlign w:val="baseline"/>
                <w:lang w:val="en-US" w:eastAsia="zh-CN"/>
              </w:rPr>
            </w:pPr>
            <w:ins w:id="4194" w:author="LKY" w:date="2026-05-22T16:07:26Z">
              <w:r>
                <w:rPr>
                  <w:rFonts w:hint="eastAsia" w:ascii="Times New Roman" w:hAnsi="Times New Roman"/>
                  <w:vertAlign w:val="baseline"/>
                  <w:lang w:val="en-US" w:eastAsia="zh-CN"/>
                </w:rPr>
                <w:t>A2</w:t>
              </w:r>
            </w:ins>
            <w:ins w:id="4195" w:author="LKY" w:date="2026-05-22T19:51:00Z">
              <w:r>
                <w:rPr>
                  <w:rFonts w:hint="eastAsia" w:ascii="Times New Roman" w:hAnsi="Times New Roman"/>
                  <w:vertAlign w:val="baseline"/>
                  <w:lang w:val="en-US" w:eastAsia="zh-CN"/>
                </w:rPr>
                <w:t>+</w:t>
              </w:r>
            </w:ins>
          </w:p>
        </w:tc>
        <w:tc>
          <w:tcPr>
            <w:tcW w:w="489" w:type="pct"/>
            <w:noWrap w:val="0"/>
            <w:vAlign w:val="top"/>
          </w:tcPr>
          <w:p w14:paraId="4AFA1A6B">
            <w:pPr>
              <w:jc w:val="center"/>
              <w:rPr>
                <w:ins w:id="4196" w:author="LKY" w:date="2026-05-22T16:07:26Z"/>
                <w:rFonts w:hint="default" w:ascii="Times New Roman" w:hAnsi="Times New Roman" w:eastAsiaTheme="minorEastAsia" w:cstheme="minorBidi"/>
                <w:kern w:val="2"/>
                <w:sz w:val="21"/>
                <w:szCs w:val="24"/>
                <w:vertAlign w:val="baseline"/>
                <w:lang w:val="en-US" w:eastAsia="zh-CN" w:bidi="ar-SA"/>
              </w:rPr>
            </w:pPr>
            <w:ins w:id="4197" w:author="LKY" w:date="2026-05-22T16:07:26Z">
              <w:r>
                <w:rPr>
                  <w:rFonts w:hint="eastAsia" w:ascii="Times New Roman" w:hAnsi="Times New Roman"/>
                  <w:vertAlign w:val="baseline"/>
                  <w:lang w:val="en-US" w:eastAsia="zh-CN"/>
                </w:rPr>
                <w:t>A3</w:t>
              </w:r>
            </w:ins>
            <w:ins w:id="4198" w:author="LKY" w:date="2026-05-22T19:50:59Z">
              <w:r>
                <w:rPr>
                  <w:rFonts w:hint="eastAsia" w:ascii="Times New Roman" w:hAnsi="Times New Roman"/>
                  <w:vertAlign w:val="baseline"/>
                  <w:lang w:val="en-US" w:eastAsia="zh-CN"/>
                </w:rPr>
                <w:t>+</w:t>
              </w:r>
            </w:ins>
          </w:p>
        </w:tc>
        <w:tc>
          <w:tcPr>
            <w:tcW w:w="489" w:type="pct"/>
            <w:noWrap w:val="0"/>
            <w:vAlign w:val="top"/>
          </w:tcPr>
          <w:p w14:paraId="52D0F108">
            <w:pPr>
              <w:jc w:val="center"/>
              <w:rPr>
                <w:ins w:id="4199" w:author="LKY" w:date="2026-05-22T16:07:26Z"/>
                <w:rFonts w:hint="default" w:ascii="Times New Roman" w:hAnsi="Times New Roman" w:eastAsiaTheme="minorEastAsia" w:cstheme="minorBidi"/>
                <w:kern w:val="2"/>
                <w:sz w:val="21"/>
                <w:szCs w:val="24"/>
                <w:vertAlign w:val="baseline"/>
                <w:lang w:val="en-US" w:eastAsia="zh-CN" w:bidi="ar-SA"/>
              </w:rPr>
            </w:pPr>
            <w:ins w:id="4200" w:author="LKY" w:date="2026-05-22T16:07:26Z">
              <w:r>
                <w:rPr>
                  <w:rFonts w:hint="eastAsia" w:ascii="Times New Roman" w:hAnsi="Times New Roman"/>
                  <w:vertAlign w:val="baseline"/>
                  <w:lang w:val="en-US" w:eastAsia="zh-CN"/>
                </w:rPr>
                <w:t>A4</w:t>
              </w:r>
            </w:ins>
            <w:ins w:id="4201" w:author="LKY" w:date="2026-05-22T19:50:57Z">
              <w:r>
                <w:rPr>
                  <w:rFonts w:hint="eastAsia" w:ascii="Times New Roman" w:hAnsi="Times New Roman"/>
                  <w:vertAlign w:val="baseline"/>
                  <w:lang w:val="en-US" w:eastAsia="zh-CN"/>
                </w:rPr>
                <w:t>+</w:t>
              </w:r>
            </w:ins>
          </w:p>
        </w:tc>
        <w:tc>
          <w:tcPr>
            <w:tcW w:w="489" w:type="pct"/>
            <w:noWrap w:val="0"/>
            <w:vAlign w:val="top"/>
          </w:tcPr>
          <w:p w14:paraId="6AAB459C">
            <w:pPr>
              <w:jc w:val="center"/>
              <w:rPr>
                <w:ins w:id="4202" w:author="LKY" w:date="2026-05-22T16:07:26Z"/>
                <w:rFonts w:hint="default" w:ascii="Times New Roman" w:hAnsi="Times New Roman"/>
                <w:vertAlign w:val="baseline"/>
                <w:lang w:val="en-US" w:eastAsia="zh-CN"/>
              </w:rPr>
            </w:pPr>
            <w:ins w:id="4203" w:author="LKY" w:date="2026-05-22T16:07:26Z">
              <w:r>
                <w:rPr>
                  <w:rFonts w:hint="eastAsia" w:ascii="Times New Roman" w:hAnsi="Times New Roman"/>
                  <w:vertAlign w:val="baseline"/>
                  <w:lang w:val="en-US" w:eastAsia="zh-CN"/>
                </w:rPr>
                <w:t>A5</w:t>
              </w:r>
            </w:ins>
            <w:ins w:id="4204" w:author="LKY" w:date="2026-05-22T19:50:56Z">
              <w:r>
                <w:rPr>
                  <w:rFonts w:hint="eastAsia" w:ascii="Times New Roman" w:hAnsi="Times New Roman"/>
                  <w:vertAlign w:val="baseline"/>
                  <w:lang w:val="en-US" w:eastAsia="zh-CN"/>
                </w:rPr>
                <w:t>+</w:t>
              </w:r>
            </w:ins>
          </w:p>
        </w:tc>
        <w:tc>
          <w:tcPr>
            <w:tcW w:w="489" w:type="pct"/>
            <w:noWrap w:val="0"/>
            <w:vAlign w:val="top"/>
          </w:tcPr>
          <w:p w14:paraId="1B9E4AC8">
            <w:pPr>
              <w:jc w:val="center"/>
              <w:rPr>
                <w:ins w:id="4205" w:author="LKY" w:date="2026-05-22T16:07:26Z"/>
                <w:rFonts w:hint="default" w:ascii="Times New Roman" w:hAnsi="Times New Roman"/>
                <w:vertAlign w:val="baseline"/>
                <w:lang w:val="en-US" w:eastAsia="zh-CN"/>
              </w:rPr>
            </w:pPr>
            <w:ins w:id="4206" w:author="LKY" w:date="2026-05-22T16:07:26Z">
              <w:r>
                <w:rPr>
                  <w:rFonts w:hint="eastAsia" w:ascii="Times New Roman" w:hAnsi="Times New Roman"/>
                  <w:vertAlign w:val="baseline"/>
                  <w:lang w:val="en-US" w:eastAsia="zh-CN"/>
                </w:rPr>
                <w:t>A6</w:t>
              </w:r>
            </w:ins>
            <w:ins w:id="4207" w:author="LKY" w:date="2026-05-22T19:50:53Z">
              <w:r>
                <w:rPr>
                  <w:rFonts w:hint="eastAsia" w:ascii="Times New Roman" w:hAnsi="Times New Roman"/>
                  <w:vertAlign w:val="baseline"/>
                  <w:lang w:val="en-US" w:eastAsia="zh-CN"/>
                </w:rPr>
                <w:t>+</w:t>
              </w:r>
            </w:ins>
          </w:p>
        </w:tc>
        <w:tc>
          <w:tcPr>
            <w:tcW w:w="489" w:type="pct"/>
            <w:noWrap w:val="0"/>
            <w:vAlign w:val="top"/>
          </w:tcPr>
          <w:p w14:paraId="477269B5">
            <w:pPr>
              <w:jc w:val="center"/>
              <w:rPr>
                <w:ins w:id="4208" w:author="LKY" w:date="2026-05-22T16:07:26Z"/>
                <w:rFonts w:hint="default" w:ascii="Times New Roman" w:hAnsi="Times New Roman"/>
                <w:vertAlign w:val="baseline"/>
                <w:lang w:val="en-US" w:eastAsia="zh-CN"/>
              </w:rPr>
            </w:pPr>
            <w:ins w:id="4209" w:author="LKY" w:date="2026-05-22T16:07:26Z">
              <w:r>
                <w:rPr>
                  <w:rFonts w:hint="eastAsia" w:ascii="Times New Roman" w:hAnsi="Times New Roman"/>
                  <w:vertAlign w:val="baseline"/>
                  <w:lang w:val="en-US" w:eastAsia="zh-CN"/>
                </w:rPr>
                <w:t>A7</w:t>
              </w:r>
            </w:ins>
            <w:ins w:id="4210" w:author="LKY" w:date="2026-05-22T19:50:51Z">
              <w:r>
                <w:rPr>
                  <w:rFonts w:hint="eastAsia" w:ascii="Times New Roman" w:hAnsi="Times New Roman"/>
                  <w:vertAlign w:val="baseline"/>
                  <w:lang w:val="en-US" w:eastAsia="zh-CN"/>
                </w:rPr>
                <w:t>+</w:t>
              </w:r>
            </w:ins>
          </w:p>
        </w:tc>
        <w:tc>
          <w:tcPr>
            <w:tcW w:w="525" w:type="pct"/>
            <w:noWrap w:val="0"/>
            <w:vAlign w:val="top"/>
          </w:tcPr>
          <w:p w14:paraId="474A4446">
            <w:pPr>
              <w:jc w:val="center"/>
              <w:rPr>
                <w:ins w:id="4211" w:author="LKY" w:date="2026-05-22T16:07:26Z"/>
                <w:rFonts w:hint="default" w:ascii="Times New Roman" w:hAnsi="Times New Roman"/>
                <w:vertAlign w:val="baseline"/>
                <w:lang w:val="en-US" w:eastAsia="zh-CN"/>
              </w:rPr>
            </w:pPr>
            <w:ins w:id="4212" w:author="LKY" w:date="2026-05-22T16:07:26Z">
              <w:r>
                <w:rPr>
                  <w:rFonts w:hint="eastAsia" w:ascii="Times New Roman" w:hAnsi="Times New Roman"/>
                  <w:vertAlign w:val="baseline"/>
                  <w:lang w:val="en-US" w:eastAsia="zh-CN"/>
                </w:rPr>
                <w:t>A8</w:t>
              </w:r>
            </w:ins>
            <w:ins w:id="4213" w:author="LKY" w:date="2026-05-22T19:50:48Z">
              <w:r>
                <w:rPr>
                  <w:rFonts w:hint="eastAsia" w:ascii="Times New Roman" w:hAnsi="Times New Roman"/>
                  <w:vertAlign w:val="baseline"/>
                  <w:lang w:val="en-US" w:eastAsia="zh-CN"/>
                </w:rPr>
                <w:t>+</w:t>
              </w:r>
            </w:ins>
          </w:p>
        </w:tc>
        <w:tc>
          <w:tcPr>
            <w:tcW w:w="412" w:type="pct"/>
            <w:noWrap w:val="0"/>
            <w:vAlign w:val="top"/>
          </w:tcPr>
          <w:p w14:paraId="33ECD0E2">
            <w:pPr>
              <w:jc w:val="center"/>
              <w:rPr>
                <w:ins w:id="4214" w:author="LKY" w:date="2026-05-22T16:07:26Z"/>
                <w:rFonts w:hint="default" w:ascii="Times New Roman" w:hAnsi="Times New Roman"/>
                <w:vertAlign w:val="baseline"/>
                <w:lang w:val="en-US" w:eastAsia="zh-CN"/>
              </w:rPr>
            </w:pPr>
            <w:ins w:id="4215" w:author="LKY" w:date="2026-05-22T16:07:26Z">
              <w:r>
                <w:rPr>
                  <w:rFonts w:hint="eastAsia" w:ascii="Times New Roman" w:hAnsi="Times New Roman"/>
                  <w:vertAlign w:val="baseline"/>
                  <w:lang w:val="en-US" w:eastAsia="zh-CN"/>
                </w:rPr>
                <w:t>PE</w:t>
              </w:r>
            </w:ins>
          </w:p>
        </w:tc>
      </w:tr>
      <w:tr w14:paraId="39465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16" w:author="LKY" w:date="2026-05-22T16:07:26Z"/>
        </w:trPr>
        <w:tc>
          <w:tcPr>
            <w:tcW w:w="639" w:type="pct"/>
            <w:noWrap w:val="0"/>
            <w:vAlign w:val="top"/>
          </w:tcPr>
          <w:p w14:paraId="6E990053">
            <w:pPr>
              <w:jc w:val="center"/>
              <w:rPr>
                <w:ins w:id="4217" w:author="LKY" w:date="2026-05-22T16:07:26Z"/>
                <w:rFonts w:hint="default" w:ascii="Times New Roman" w:hAnsi="Times New Roman"/>
                <w:vertAlign w:val="baseline"/>
                <w:lang w:val="en-US" w:eastAsia="zh-CN"/>
              </w:rPr>
            </w:pPr>
            <w:ins w:id="4218" w:author="LKY" w:date="2026-05-22T16:07:26Z">
              <w:r>
                <w:rPr>
                  <w:rFonts w:hint="eastAsia" w:ascii="Times New Roman" w:hAnsi="Times New Roman"/>
                  <w:vertAlign w:val="baseline"/>
                  <w:lang w:val="en-US" w:eastAsia="zh-CN"/>
                </w:rPr>
                <w:t>端口号</w:t>
              </w:r>
            </w:ins>
          </w:p>
        </w:tc>
        <w:tc>
          <w:tcPr>
            <w:tcW w:w="489" w:type="pct"/>
            <w:noWrap w:val="0"/>
            <w:vAlign w:val="top"/>
          </w:tcPr>
          <w:p w14:paraId="1BE8AC77">
            <w:pPr>
              <w:jc w:val="center"/>
              <w:rPr>
                <w:ins w:id="4219" w:author="LKY" w:date="2026-05-22T16:07:26Z"/>
                <w:rFonts w:hint="default" w:ascii="Times New Roman" w:hAnsi="Times New Roman"/>
                <w:vertAlign w:val="baseline"/>
                <w:lang w:val="en-US" w:eastAsia="zh-CN"/>
              </w:rPr>
            </w:pPr>
            <w:ins w:id="4220" w:author="LKY" w:date="2026-05-22T16:07:26Z">
              <w:r>
                <w:rPr>
                  <w:rFonts w:hint="eastAsia" w:ascii="Times New Roman" w:hAnsi="Times New Roman"/>
                  <w:vertAlign w:val="baseline"/>
                  <w:lang w:val="en-US" w:eastAsia="zh-CN"/>
                </w:rPr>
                <w:t>A1</w:t>
              </w:r>
            </w:ins>
          </w:p>
        </w:tc>
        <w:tc>
          <w:tcPr>
            <w:tcW w:w="483" w:type="pct"/>
            <w:noWrap w:val="0"/>
            <w:vAlign w:val="top"/>
          </w:tcPr>
          <w:p w14:paraId="04866237">
            <w:pPr>
              <w:jc w:val="center"/>
              <w:rPr>
                <w:ins w:id="4221" w:author="LKY" w:date="2026-05-22T16:07:26Z"/>
                <w:rFonts w:hint="default" w:ascii="Times New Roman" w:hAnsi="Times New Roman"/>
                <w:vertAlign w:val="baseline"/>
                <w:lang w:val="en-US" w:eastAsia="zh-CN"/>
              </w:rPr>
            </w:pPr>
            <w:ins w:id="4222" w:author="LKY" w:date="2026-05-22T16:07:26Z">
              <w:r>
                <w:rPr>
                  <w:rFonts w:hint="eastAsia" w:ascii="Times New Roman" w:hAnsi="Times New Roman"/>
                  <w:vertAlign w:val="baseline"/>
                  <w:lang w:val="en-US" w:eastAsia="zh-CN"/>
                </w:rPr>
                <w:t>A2</w:t>
              </w:r>
            </w:ins>
          </w:p>
        </w:tc>
        <w:tc>
          <w:tcPr>
            <w:tcW w:w="489" w:type="pct"/>
            <w:noWrap w:val="0"/>
            <w:vAlign w:val="top"/>
          </w:tcPr>
          <w:p w14:paraId="7C3FDF2B">
            <w:pPr>
              <w:jc w:val="center"/>
              <w:rPr>
                <w:ins w:id="4223" w:author="LKY" w:date="2026-05-22T16:07:26Z"/>
                <w:rFonts w:hint="default" w:ascii="Times New Roman" w:hAnsi="Times New Roman"/>
                <w:vertAlign w:val="baseline"/>
                <w:lang w:val="en-US" w:eastAsia="zh-CN"/>
              </w:rPr>
            </w:pPr>
            <w:ins w:id="4224" w:author="LKY" w:date="2026-05-22T16:07:26Z">
              <w:r>
                <w:rPr>
                  <w:rFonts w:hint="eastAsia" w:ascii="Times New Roman" w:hAnsi="Times New Roman"/>
                  <w:vertAlign w:val="baseline"/>
                  <w:lang w:val="en-US" w:eastAsia="zh-CN"/>
                </w:rPr>
                <w:t>A3</w:t>
              </w:r>
            </w:ins>
          </w:p>
        </w:tc>
        <w:tc>
          <w:tcPr>
            <w:tcW w:w="489" w:type="pct"/>
            <w:noWrap w:val="0"/>
            <w:vAlign w:val="top"/>
          </w:tcPr>
          <w:p w14:paraId="3DC50C15">
            <w:pPr>
              <w:jc w:val="center"/>
              <w:rPr>
                <w:ins w:id="4225" w:author="LKY" w:date="2026-05-22T16:07:26Z"/>
                <w:rFonts w:hint="default" w:ascii="Times New Roman" w:hAnsi="Times New Roman"/>
                <w:vertAlign w:val="baseline"/>
                <w:lang w:val="en-US" w:eastAsia="zh-CN"/>
              </w:rPr>
            </w:pPr>
            <w:ins w:id="4226" w:author="LKY" w:date="2026-05-22T16:07:26Z">
              <w:r>
                <w:rPr>
                  <w:rFonts w:hint="eastAsia" w:ascii="Times New Roman" w:hAnsi="Times New Roman"/>
                  <w:vertAlign w:val="baseline"/>
                  <w:lang w:val="en-US" w:eastAsia="zh-CN"/>
                </w:rPr>
                <w:t>A4</w:t>
              </w:r>
            </w:ins>
          </w:p>
        </w:tc>
        <w:tc>
          <w:tcPr>
            <w:tcW w:w="489" w:type="pct"/>
            <w:noWrap w:val="0"/>
            <w:vAlign w:val="top"/>
          </w:tcPr>
          <w:p w14:paraId="6FE2131A">
            <w:pPr>
              <w:jc w:val="center"/>
              <w:rPr>
                <w:ins w:id="4227" w:author="LKY" w:date="2026-05-22T16:07:26Z"/>
                <w:rFonts w:hint="default" w:ascii="Times New Roman" w:hAnsi="Times New Roman"/>
                <w:vertAlign w:val="baseline"/>
                <w:lang w:val="en-US" w:eastAsia="zh-CN"/>
              </w:rPr>
            </w:pPr>
            <w:ins w:id="4228" w:author="LKY" w:date="2026-05-22T16:07:26Z">
              <w:r>
                <w:rPr>
                  <w:rFonts w:hint="eastAsia" w:ascii="Times New Roman" w:hAnsi="Times New Roman"/>
                  <w:vertAlign w:val="baseline"/>
                  <w:lang w:val="en-US" w:eastAsia="zh-CN"/>
                </w:rPr>
                <w:t>A5</w:t>
              </w:r>
            </w:ins>
          </w:p>
        </w:tc>
        <w:tc>
          <w:tcPr>
            <w:tcW w:w="489" w:type="pct"/>
            <w:noWrap w:val="0"/>
            <w:vAlign w:val="top"/>
          </w:tcPr>
          <w:p w14:paraId="4717E4B8">
            <w:pPr>
              <w:jc w:val="center"/>
              <w:rPr>
                <w:ins w:id="4229" w:author="LKY" w:date="2026-05-22T16:07:26Z"/>
                <w:rFonts w:hint="default" w:ascii="Times New Roman" w:hAnsi="Times New Roman"/>
                <w:vertAlign w:val="baseline"/>
                <w:lang w:val="en-US" w:eastAsia="zh-CN"/>
              </w:rPr>
            </w:pPr>
            <w:ins w:id="4230" w:author="LKY" w:date="2026-05-22T16:07:26Z">
              <w:r>
                <w:rPr>
                  <w:rFonts w:hint="eastAsia" w:ascii="Times New Roman" w:hAnsi="Times New Roman"/>
                  <w:vertAlign w:val="baseline"/>
                  <w:lang w:val="en-US" w:eastAsia="zh-CN"/>
                </w:rPr>
                <w:t>A6</w:t>
              </w:r>
            </w:ins>
          </w:p>
        </w:tc>
        <w:tc>
          <w:tcPr>
            <w:tcW w:w="489" w:type="pct"/>
            <w:noWrap w:val="0"/>
            <w:vAlign w:val="top"/>
          </w:tcPr>
          <w:p w14:paraId="21C5C19F">
            <w:pPr>
              <w:jc w:val="center"/>
              <w:rPr>
                <w:ins w:id="4231" w:author="LKY" w:date="2026-05-22T16:07:26Z"/>
                <w:rFonts w:hint="default" w:ascii="Times New Roman" w:hAnsi="Times New Roman"/>
                <w:vertAlign w:val="baseline"/>
                <w:lang w:val="en-US" w:eastAsia="zh-CN"/>
              </w:rPr>
            </w:pPr>
            <w:ins w:id="4232" w:author="LKY" w:date="2026-05-22T16:07:26Z">
              <w:r>
                <w:rPr>
                  <w:rFonts w:hint="eastAsia" w:ascii="Times New Roman" w:hAnsi="Times New Roman"/>
                  <w:vertAlign w:val="baseline"/>
                  <w:lang w:val="en-US" w:eastAsia="zh-CN"/>
                </w:rPr>
                <w:t>A7</w:t>
              </w:r>
            </w:ins>
          </w:p>
        </w:tc>
        <w:tc>
          <w:tcPr>
            <w:tcW w:w="525" w:type="pct"/>
            <w:noWrap w:val="0"/>
            <w:vAlign w:val="top"/>
          </w:tcPr>
          <w:p w14:paraId="1BC30B48">
            <w:pPr>
              <w:jc w:val="center"/>
              <w:rPr>
                <w:ins w:id="4233" w:author="LKY" w:date="2026-05-22T16:07:26Z"/>
                <w:rFonts w:hint="default" w:ascii="Times New Roman" w:hAnsi="Times New Roman"/>
                <w:vertAlign w:val="baseline"/>
                <w:lang w:val="en-US" w:eastAsia="zh-CN"/>
              </w:rPr>
            </w:pPr>
            <w:ins w:id="4234" w:author="LKY" w:date="2026-05-22T16:07:26Z">
              <w:r>
                <w:rPr>
                  <w:rFonts w:hint="eastAsia" w:ascii="Times New Roman" w:hAnsi="Times New Roman"/>
                  <w:vertAlign w:val="baseline"/>
                  <w:lang w:val="en-US" w:eastAsia="zh-CN"/>
                </w:rPr>
                <w:t>A8</w:t>
              </w:r>
            </w:ins>
          </w:p>
        </w:tc>
        <w:tc>
          <w:tcPr>
            <w:tcW w:w="412" w:type="pct"/>
            <w:noWrap w:val="0"/>
            <w:vAlign w:val="top"/>
          </w:tcPr>
          <w:p w14:paraId="48452573">
            <w:pPr>
              <w:jc w:val="center"/>
              <w:rPr>
                <w:ins w:id="4235" w:author="LKY" w:date="2026-05-22T16:07:26Z"/>
                <w:rFonts w:hint="default" w:ascii="Times New Roman" w:hAnsi="Times New Roman"/>
                <w:vertAlign w:val="baseline"/>
                <w:lang w:val="en-US" w:eastAsia="zh-CN"/>
              </w:rPr>
            </w:pPr>
            <w:ins w:id="4236" w:author="LKY" w:date="2026-05-22T16:07:26Z">
              <w:r>
                <w:rPr>
                  <w:rFonts w:hint="eastAsia" w:ascii="Times New Roman" w:hAnsi="Times New Roman"/>
                  <w:vertAlign w:val="baseline"/>
                  <w:lang w:val="en-US" w:eastAsia="zh-CN"/>
                </w:rPr>
                <w:t>A9</w:t>
              </w:r>
            </w:ins>
          </w:p>
        </w:tc>
      </w:tr>
      <w:tr w14:paraId="3A85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37" w:author="LKY" w:date="2026-05-22T16:07:26Z"/>
        </w:trPr>
        <w:tc>
          <w:tcPr>
            <w:tcW w:w="639" w:type="pct"/>
            <w:noWrap w:val="0"/>
            <w:vAlign w:val="top"/>
          </w:tcPr>
          <w:p w14:paraId="021C5D56">
            <w:pPr>
              <w:jc w:val="center"/>
              <w:rPr>
                <w:ins w:id="4238" w:author="LKY" w:date="2026-05-22T16:07:26Z"/>
                <w:rFonts w:hint="default" w:ascii="Times New Roman" w:hAnsi="Times New Roman"/>
                <w:vertAlign w:val="baseline"/>
                <w:lang w:val="en-US" w:eastAsia="zh-CN"/>
              </w:rPr>
            </w:pPr>
            <w:ins w:id="4239" w:author="LKY" w:date="2026-05-22T16:07:26Z">
              <w:r>
                <w:rPr>
                  <w:rFonts w:hint="eastAsia" w:ascii="Times New Roman" w:hAnsi="Times New Roman"/>
                  <w:vertAlign w:val="baseline"/>
                  <w:lang w:val="en-US" w:eastAsia="zh-CN"/>
                </w:rPr>
                <w:t>名称</w:t>
              </w:r>
            </w:ins>
          </w:p>
        </w:tc>
        <w:tc>
          <w:tcPr>
            <w:tcW w:w="489" w:type="pct"/>
            <w:noWrap w:val="0"/>
            <w:vAlign w:val="top"/>
          </w:tcPr>
          <w:p w14:paraId="24B01EED">
            <w:pPr>
              <w:jc w:val="center"/>
              <w:rPr>
                <w:ins w:id="4240" w:author="LKY" w:date="2026-05-22T16:07:26Z"/>
                <w:rFonts w:hint="default" w:ascii="Times New Roman" w:hAnsi="Times New Roman"/>
                <w:vertAlign w:val="baseline"/>
                <w:lang w:val="en-US" w:eastAsia="zh-CN"/>
              </w:rPr>
            </w:pPr>
            <w:ins w:id="4241" w:author="LKY" w:date="2026-05-22T16:07:26Z">
              <w:r>
                <w:rPr>
                  <w:rFonts w:hint="eastAsia" w:ascii="Times New Roman" w:hAnsi="Times New Roman"/>
                  <w:vertAlign w:val="baseline"/>
                  <w:lang w:val="en-US" w:eastAsia="zh-CN"/>
                </w:rPr>
                <w:t>A1</w:t>
              </w:r>
            </w:ins>
            <w:ins w:id="4242" w:author="LKY" w:date="2026-05-22T19:50:31Z">
              <w:r>
                <w:rPr>
                  <w:rFonts w:hint="eastAsia" w:ascii="Times New Roman" w:hAnsi="Times New Roman"/>
                  <w:vertAlign w:val="baseline"/>
                  <w:lang w:val="en-US" w:eastAsia="zh-CN"/>
                </w:rPr>
                <w:t>-</w:t>
              </w:r>
            </w:ins>
          </w:p>
        </w:tc>
        <w:tc>
          <w:tcPr>
            <w:tcW w:w="483" w:type="pct"/>
            <w:noWrap w:val="0"/>
            <w:vAlign w:val="top"/>
          </w:tcPr>
          <w:p w14:paraId="20FE249E">
            <w:pPr>
              <w:jc w:val="center"/>
              <w:rPr>
                <w:ins w:id="4243" w:author="LKY" w:date="2026-05-22T16:07:26Z"/>
                <w:rFonts w:hint="default" w:ascii="Times New Roman" w:hAnsi="Times New Roman"/>
                <w:vertAlign w:val="baseline"/>
                <w:lang w:val="en-US" w:eastAsia="zh-CN"/>
              </w:rPr>
            </w:pPr>
            <w:ins w:id="4244" w:author="LKY" w:date="2026-05-22T16:07:26Z">
              <w:r>
                <w:rPr>
                  <w:rFonts w:hint="eastAsia" w:ascii="Times New Roman" w:hAnsi="Times New Roman"/>
                  <w:vertAlign w:val="baseline"/>
                  <w:lang w:val="en-US" w:eastAsia="zh-CN"/>
                </w:rPr>
                <w:t>A2</w:t>
              </w:r>
            </w:ins>
            <w:ins w:id="4245" w:author="LKY" w:date="2026-05-22T19:50:33Z">
              <w:r>
                <w:rPr>
                  <w:rFonts w:hint="eastAsia" w:ascii="Times New Roman" w:hAnsi="Times New Roman"/>
                  <w:vertAlign w:val="baseline"/>
                  <w:lang w:val="en-US" w:eastAsia="zh-CN"/>
                </w:rPr>
                <w:t>-</w:t>
              </w:r>
            </w:ins>
          </w:p>
        </w:tc>
        <w:tc>
          <w:tcPr>
            <w:tcW w:w="489" w:type="pct"/>
            <w:noWrap w:val="0"/>
            <w:vAlign w:val="top"/>
          </w:tcPr>
          <w:p w14:paraId="0DFF06C6">
            <w:pPr>
              <w:jc w:val="center"/>
              <w:rPr>
                <w:ins w:id="4246" w:author="LKY" w:date="2026-05-22T16:07:26Z"/>
                <w:rFonts w:hint="default" w:ascii="Times New Roman" w:hAnsi="Times New Roman"/>
                <w:vertAlign w:val="baseline"/>
                <w:lang w:val="en-US" w:eastAsia="zh-CN"/>
              </w:rPr>
            </w:pPr>
            <w:ins w:id="4247" w:author="LKY" w:date="2026-05-22T16:07:26Z">
              <w:r>
                <w:rPr>
                  <w:rFonts w:hint="eastAsia" w:ascii="Times New Roman" w:hAnsi="Times New Roman"/>
                  <w:vertAlign w:val="baseline"/>
                  <w:lang w:val="en-US" w:eastAsia="zh-CN"/>
                </w:rPr>
                <w:t>A3</w:t>
              </w:r>
            </w:ins>
            <w:ins w:id="4248" w:author="LKY" w:date="2026-05-22T19:50:35Z">
              <w:r>
                <w:rPr>
                  <w:rFonts w:hint="eastAsia" w:ascii="Times New Roman" w:hAnsi="Times New Roman"/>
                  <w:vertAlign w:val="baseline"/>
                  <w:lang w:val="en-US" w:eastAsia="zh-CN"/>
                </w:rPr>
                <w:t>-</w:t>
              </w:r>
            </w:ins>
          </w:p>
        </w:tc>
        <w:tc>
          <w:tcPr>
            <w:tcW w:w="489" w:type="pct"/>
            <w:noWrap w:val="0"/>
            <w:vAlign w:val="top"/>
          </w:tcPr>
          <w:p w14:paraId="57E59F62">
            <w:pPr>
              <w:jc w:val="center"/>
              <w:rPr>
                <w:ins w:id="4249" w:author="LKY" w:date="2026-05-22T16:07:26Z"/>
                <w:rFonts w:hint="default" w:ascii="Times New Roman" w:hAnsi="Times New Roman"/>
                <w:vertAlign w:val="baseline"/>
                <w:lang w:val="en-US" w:eastAsia="zh-CN"/>
              </w:rPr>
            </w:pPr>
            <w:ins w:id="4250" w:author="LKY" w:date="2026-05-22T16:07:26Z">
              <w:r>
                <w:rPr>
                  <w:rFonts w:hint="eastAsia" w:ascii="Times New Roman" w:hAnsi="Times New Roman"/>
                  <w:vertAlign w:val="baseline"/>
                  <w:lang w:val="en-US" w:eastAsia="zh-CN"/>
                </w:rPr>
                <w:t>A4</w:t>
              </w:r>
            </w:ins>
            <w:ins w:id="4251" w:author="LKY" w:date="2026-05-22T19:50:38Z">
              <w:r>
                <w:rPr>
                  <w:rFonts w:hint="eastAsia" w:ascii="Times New Roman" w:hAnsi="Times New Roman"/>
                  <w:vertAlign w:val="baseline"/>
                  <w:lang w:val="en-US" w:eastAsia="zh-CN"/>
                </w:rPr>
                <w:t>-</w:t>
              </w:r>
            </w:ins>
          </w:p>
        </w:tc>
        <w:tc>
          <w:tcPr>
            <w:tcW w:w="489" w:type="pct"/>
            <w:noWrap w:val="0"/>
            <w:vAlign w:val="top"/>
          </w:tcPr>
          <w:p w14:paraId="757798C1">
            <w:pPr>
              <w:jc w:val="center"/>
              <w:rPr>
                <w:ins w:id="4252" w:author="LKY" w:date="2026-05-22T16:07:26Z"/>
                <w:rFonts w:hint="default" w:ascii="Times New Roman" w:hAnsi="Times New Roman"/>
                <w:vertAlign w:val="baseline"/>
                <w:lang w:val="en-US" w:eastAsia="zh-CN"/>
              </w:rPr>
            </w:pPr>
            <w:ins w:id="4253" w:author="LKY" w:date="2026-05-22T16:07:26Z">
              <w:r>
                <w:rPr>
                  <w:rFonts w:hint="eastAsia" w:ascii="Times New Roman" w:hAnsi="Times New Roman"/>
                  <w:vertAlign w:val="baseline"/>
                  <w:lang w:val="en-US" w:eastAsia="zh-CN"/>
                </w:rPr>
                <w:t>A5</w:t>
              </w:r>
            </w:ins>
            <w:ins w:id="4254" w:author="LKY" w:date="2026-05-22T19:50:39Z">
              <w:r>
                <w:rPr>
                  <w:rFonts w:hint="eastAsia" w:ascii="Times New Roman" w:hAnsi="Times New Roman"/>
                  <w:vertAlign w:val="baseline"/>
                  <w:lang w:val="en-US" w:eastAsia="zh-CN"/>
                </w:rPr>
                <w:t>-</w:t>
              </w:r>
            </w:ins>
          </w:p>
        </w:tc>
        <w:tc>
          <w:tcPr>
            <w:tcW w:w="489" w:type="pct"/>
            <w:noWrap w:val="0"/>
            <w:vAlign w:val="top"/>
          </w:tcPr>
          <w:p w14:paraId="0CC6571A">
            <w:pPr>
              <w:jc w:val="center"/>
              <w:rPr>
                <w:ins w:id="4255" w:author="LKY" w:date="2026-05-22T16:07:26Z"/>
                <w:rFonts w:hint="default" w:ascii="Times New Roman" w:hAnsi="Times New Roman"/>
                <w:vertAlign w:val="baseline"/>
                <w:lang w:val="en-US" w:eastAsia="zh-CN"/>
              </w:rPr>
            </w:pPr>
            <w:ins w:id="4256" w:author="LKY" w:date="2026-05-22T16:07:26Z">
              <w:r>
                <w:rPr>
                  <w:rFonts w:hint="eastAsia" w:ascii="Times New Roman" w:hAnsi="Times New Roman"/>
                  <w:vertAlign w:val="baseline"/>
                  <w:lang w:val="en-US" w:eastAsia="zh-CN"/>
                </w:rPr>
                <w:t>A6</w:t>
              </w:r>
            </w:ins>
            <w:ins w:id="4257" w:author="LKY" w:date="2026-05-22T19:50:41Z">
              <w:r>
                <w:rPr>
                  <w:rFonts w:hint="eastAsia" w:ascii="Times New Roman" w:hAnsi="Times New Roman"/>
                  <w:vertAlign w:val="baseline"/>
                  <w:lang w:val="en-US" w:eastAsia="zh-CN"/>
                </w:rPr>
                <w:t>-</w:t>
              </w:r>
            </w:ins>
          </w:p>
        </w:tc>
        <w:tc>
          <w:tcPr>
            <w:tcW w:w="489" w:type="pct"/>
            <w:noWrap w:val="0"/>
            <w:vAlign w:val="top"/>
          </w:tcPr>
          <w:p w14:paraId="2C719495">
            <w:pPr>
              <w:jc w:val="center"/>
              <w:rPr>
                <w:ins w:id="4258" w:author="LKY" w:date="2026-05-22T16:07:26Z"/>
                <w:rFonts w:hint="default" w:ascii="Times New Roman" w:hAnsi="Times New Roman"/>
                <w:vertAlign w:val="baseline"/>
                <w:lang w:val="en-US" w:eastAsia="zh-CN"/>
              </w:rPr>
            </w:pPr>
            <w:ins w:id="4259" w:author="LKY" w:date="2026-05-22T16:07:26Z">
              <w:r>
                <w:rPr>
                  <w:rFonts w:hint="eastAsia" w:ascii="Times New Roman" w:hAnsi="Times New Roman"/>
                  <w:vertAlign w:val="baseline"/>
                  <w:lang w:val="en-US" w:eastAsia="zh-CN"/>
                </w:rPr>
                <w:t>A7</w:t>
              </w:r>
            </w:ins>
            <w:ins w:id="4260" w:author="LKY" w:date="2026-05-22T19:50:43Z">
              <w:r>
                <w:rPr>
                  <w:rFonts w:hint="eastAsia" w:ascii="Times New Roman" w:hAnsi="Times New Roman"/>
                  <w:vertAlign w:val="baseline"/>
                  <w:lang w:val="en-US" w:eastAsia="zh-CN"/>
                </w:rPr>
                <w:t>-</w:t>
              </w:r>
            </w:ins>
          </w:p>
        </w:tc>
        <w:tc>
          <w:tcPr>
            <w:tcW w:w="525" w:type="pct"/>
            <w:noWrap w:val="0"/>
            <w:vAlign w:val="top"/>
          </w:tcPr>
          <w:p w14:paraId="64E0F7A2">
            <w:pPr>
              <w:jc w:val="center"/>
              <w:rPr>
                <w:ins w:id="4261" w:author="LKY" w:date="2026-05-22T16:07:26Z"/>
                <w:rFonts w:hint="default" w:ascii="Times New Roman" w:hAnsi="Times New Roman"/>
                <w:vertAlign w:val="baseline"/>
                <w:lang w:val="en-US" w:eastAsia="zh-CN"/>
              </w:rPr>
            </w:pPr>
            <w:ins w:id="4262" w:author="LKY" w:date="2026-05-22T16:07:26Z">
              <w:r>
                <w:rPr>
                  <w:rFonts w:hint="eastAsia" w:ascii="Times New Roman" w:hAnsi="Times New Roman"/>
                  <w:vertAlign w:val="baseline"/>
                  <w:lang w:val="en-US" w:eastAsia="zh-CN"/>
                </w:rPr>
                <w:t>A8</w:t>
              </w:r>
            </w:ins>
            <w:ins w:id="4263" w:author="LKY" w:date="2026-05-22T19:50:45Z">
              <w:r>
                <w:rPr>
                  <w:rFonts w:hint="eastAsia" w:ascii="Times New Roman" w:hAnsi="Times New Roman"/>
                  <w:vertAlign w:val="baseline"/>
                  <w:lang w:val="en-US" w:eastAsia="zh-CN"/>
                </w:rPr>
                <w:t>-</w:t>
              </w:r>
            </w:ins>
          </w:p>
        </w:tc>
        <w:tc>
          <w:tcPr>
            <w:tcW w:w="412" w:type="pct"/>
            <w:noWrap w:val="0"/>
            <w:vAlign w:val="top"/>
          </w:tcPr>
          <w:p w14:paraId="0329140F">
            <w:pPr>
              <w:jc w:val="center"/>
              <w:rPr>
                <w:ins w:id="4264" w:author="LKY" w:date="2026-05-22T16:07:26Z"/>
                <w:rFonts w:hint="default" w:ascii="Times New Roman" w:hAnsi="Times New Roman"/>
                <w:vertAlign w:val="baseline"/>
                <w:lang w:val="en-US" w:eastAsia="zh-CN"/>
              </w:rPr>
            </w:pPr>
            <w:ins w:id="4265" w:author="LKY" w:date="2026-05-22T16:07:26Z">
              <w:r>
                <w:rPr>
                  <w:rFonts w:hint="eastAsia" w:ascii="Times New Roman" w:hAnsi="Times New Roman"/>
                  <w:vertAlign w:val="baseline"/>
                  <w:lang w:val="en-US" w:eastAsia="zh-CN"/>
                </w:rPr>
                <w:t>PE</w:t>
              </w:r>
            </w:ins>
          </w:p>
        </w:tc>
      </w:tr>
    </w:tbl>
    <w:p w14:paraId="422DB86C">
      <w:pPr>
        <w:rPr>
          <w:ins w:id="4266" w:author="LKY" w:date="2026-05-22T16:11:14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462A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67" w:author="LKY" w:date="2026-05-22T16:11:21Z"/>
        </w:trPr>
        <w:tc>
          <w:tcPr>
            <w:tcW w:w="5000" w:type="pct"/>
            <w:gridSpan w:val="10"/>
            <w:tcBorders>
              <w:top w:val="single" w:color="auto" w:sz="4" w:space="0"/>
            </w:tcBorders>
            <w:noWrap w:val="0"/>
            <w:vAlign w:val="top"/>
          </w:tcPr>
          <w:p w14:paraId="60F408AF">
            <w:pPr>
              <w:jc w:val="center"/>
              <w:rPr>
                <w:ins w:id="4268" w:author="LKY" w:date="2026-05-22T16:11:21Z"/>
                <w:rFonts w:hint="default" w:ascii="Times New Roman" w:hAnsi="Times New Roman"/>
                <w:vertAlign w:val="baseline"/>
                <w:lang w:val="en-US" w:eastAsia="zh-CN"/>
              </w:rPr>
            </w:pPr>
            <w:ins w:id="4269" w:author="LKY" w:date="2026-05-22T16:11:21Z">
              <w:r>
                <w:rPr>
                  <w:rFonts w:hint="eastAsia" w:ascii="Times New Roman" w:hAnsi="Times New Roman"/>
                  <w:vertAlign w:val="baseline"/>
                  <w:lang w:val="en-US" w:eastAsia="zh-CN"/>
                </w:rPr>
                <w:t>N408</w:t>
              </w:r>
            </w:ins>
            <w:ins w:id="4270" w:author="LKY" w:date="2026-05-22T16:11:26Z">
              <w:r>
                <w:rPr>
                  <w:rFonts w:hint="eastAsia" w:ascii="Times New Roman" w:hAnsi="Times New Roman"/>
                  <w:vertAlign w:val="baseline"/>
                  <w:lang w:val="en-US" w:eastAsia="zh-CN"/>
                </w:rPr>
                <w:t>6</w:t>
              </w:r>
            </w:ins>
            <w:ins w:id="4271" w:author="LKY" w:date="2026-05-22T16:11:21Z">
              <w:r>
                <w:rPr>
                  <w:rFonts w:hint="eastAsia" w:ascii="Times New Roman" w:hAnsi="Times New Roman"/>
                  <w:vertAlign w:val="baseline"/>
                  <w:lang w:val="en-US" w:eastAsia="zh-CN"/>
                </w:rPr>
                <w:t>模块</w:t>
              </w:r>
            </w:ins>
            <w:ins w:id="4272" w:author="LKY" w:date="2026-05-22T19:53:01Z">
              <w:r>
                <w:rPr>
                  <w:rFonts w:hint="eastAsia" w:ascii="Times New Roman" w:hAnsi="Times New Roman"/>
                  <w:vertAlign w:val="baseline"/>
                  <w:lang w:val="en-US" w:eastAsia="zh-CN"/>
                </w:rPr>
                <w:t>（±5V/±10V）</w:t>
              </w:r>
            </w:ins>
            <w:ins w:id="4273" w:author="L" w:date="2026-07-03T18:27:02Z">
              <w:r>
                <w:rPr>
                  <w:rFonts w:hint="eastAsia" w:ascii="Times New Roman" w:hAnsi="Times New Roman"/>
                  <w:vertAlign w:val="baseline"/>
                  <w:lang w:val="en-US" w:eastAsia="zh-CN"/>
                </w:rPr>
                <w:t>（±0.1误差）</w:t>
              </w:r>
            </w:ins>
          </w:p>
        </w:tc>
      </w:tr>
      <w:tr w14:paraId="0E0C5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74" w:author="LKY" w:date="2026-05-22T16:11:21Z"/>
        </w:trPr>
        <w:tc>
          <w:tcPr>
            <w:tcW w:w="639" w:type="pct"/>
            <w:tcBorders>
              <w:top w:val="single" w:color="auto" w:sz="4" w:space="0"/>
            </w:tcBorders>
            <w:noWrap w:val="0"/>
            <w:vAlign w:val="top"/>
          </w:tcPr>
          <w:p w14:paraId="1FC19479">
            <w:pPr>
              <w:jc w:val="center"/>
              <w:rPr>
                <w:ins w:id="4275" w:author="LKY" w:date="2026-05-22T16:11:21Z"/>
                <w:rFonts w:hint="default" w:ascii="Times New Roman" w:hAnsi="Times New Roman"/>
                <w:vertAlign w:val="baseline"/>
                <w:lang w:val="en-US" w:eastAsia="zh-CN"/>
              </w:rPr>
            </w:pPr>
            <w:ins w:id="4276" w:author="LKY" w:date="2026-05-22T16:11:21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7BB3DD89">
            <w:pPr>
              <w:jc w:val="center"/>
              <w:rPr>
                <w:ins w:id="4277" w:author="LKY" w:date="2026-05-22T16:11:21Z"/>
                <w:rFonts w:hint="default" w:ascii="Times New Roman" w:hAnsi="Times New Roman" w:eastAsiaTheme="minorEastAsia" w:cstheme="minorBidi"/>
                <w:kern w:val="2"/>
                <w:sz w:val="21"/>
                <w:szCs w:val="24"/>
                <w:vertAlign w:val="baseline"/>
                <w:lang w:val="en-US" w:eastAsia="zh-CN" w:bidi="ar-SA"/>
              </w:rPr>
            </w:pPr>
            <w:ins w:id="4278" w:author="LKY" w:date="2026-05-22T16:11:21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46EDAFB4">
            <w:pPr>
              <w:jc w:val="center"/>
              <w:rPr>
                <w:ins w:id="4279" w:author="LKY" w:date="2026-05-22T16:11:21Z"/>
                <w:rFonts w:hint="default" w:ascii="Times New Roman" w:hAnsi="Times New Roman" w:eastAsiaTheme="minorEastAsia" w:cstheme="minorBidi"/>
                <w:kern w:val="2"/>
                <w:sz w:val="21"/>
                <w:szCs w:val="24"/>
                <w:vertAlign w:val="baseline"/>
                <w:lang w:val="en-US" w:eastAsia="zh-CN" w:bidi="ar-SA"/>
              </w:rPr>
            </w:pPr>
            <w:ins w:id="4280" w:author="LKY" w:date="2026-05-22T16:11:21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34F6C7C8">
            <w:pPr>
              <w:jc w:val="center"/>
              <w:rPr>
                <w:ins w:id="4281" w:author="LKY" w:date="2026-05-22T16:11:21Z"/>
                <w:rFonts w:hint="default" w:ascii="Times New Roman" w:hAnsi="Times New Roman" w:eastAsiaTheme="minorEastAsia" w:cstheme="minorBidi"/>
                <w:kern w:val="2"/>
                <w:sz w:val="21"/>
                <w:szCs w:val="24"/>
                <w:vertAlign w:val="baseline"/>
                <w:lang w:val="en-US" w:eastAsia="zh-CN" w:bidi="ar-SA"/>
              </w:rPr>
            </w:pPr>
            <w:ins w:id="4282" w:author="LKY" w:date="2026-05-22T16:11:21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2AC2A0EE">
            <w:pPr>
              <w:jc w:val="center"/>
              <w:rPr>
                <w:ins w:id="4283" w:author="LKY" w:date="2026-05-22T16:11:21Z"/>
                <w:rFonts w:hint="default" w:ascii="Times New Roman" w:hAnsi="Times New Roman" w:eastAsiaTheme="minorEastAsia" w:cstheme="minorBidi"/>
                <w:kern w:val="2"/>
                <w:sz w:val="21"/>
                <w:szCs w:val="24"/>
                <w:vertAlign w:val="baseline"/>
                <w:lang w:val="en-US" w:eastAsia="zh-CN" w:bidi="ar-SA"/>
              </w:rPr>
            </w:pPr>
            <w:ins w:id="4284" w:author="LKY" w:date="2026-05-22T16:11:21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0E131713">
            <w:pPr>
              <w:jc w:val="center"/>
              <w:rPr>
                <w:ins w:id="4285" w:author="LKY" w:date="2026-05-22T16:11:21Z"/>
                <w:rFonts w:hint="default" w:ascii="Times New Roman" w:hAnsi="Times New Roman" w:eastAsiaTheme="minorEastAsia" w:cstheme="minorBidi"/>
                <w:kern w:val="2"/>
                <w:sz w:val="21"/>
                <w:szCs w:val="24"/>
                <w:vertAlign w:val="baseline"/>
                <w:lang w:val="en-US" w:eastAsia="zh-CN" w:bidi="ar-SA"/>
              </w:rPr>
            </w:pPr>
            <w:ins w:id="4286" w:author="LKY" w:date="2026-05-22T16:11:21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7EC1E4FE">
            <w:pPr>
              <w:jc w:val="center"/>
              <w:rPr>
                <w:ins w:id="4287" w:author="LKY" w:date="2026-05-22T16:11:21Z"/>
                <w:rFonts w:hint="default" w:ascii="Times New Roman" w:hAnsi="Times New Roman" w:eastAsiaTheme="minorEastAsia" w:cstheme="minorBidi"/>
                <w:kern w:val="2"/>
                <w:sz w:val="21"/>
                <w:szCs w:val="24"/>
                <w:vertAlign w:val="baseline"/>
                <w:lang w:val="en-US" w:eastAsia="zh-CN" w:bidi="ar-SA"/>
              </w:rPr>
            </w:pPr>
            <w:ins w:id="4288" w:author="LKY" w:date="2026-05-22T16:11:21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D3D2850">
            <w:pPr>
              <w:jc w:val="center"/>
              <w:rPr>
                <w:ins w:id="4289" w:author="LKY" w:date="2026-05-22T16:11:21Z"/>
                <w:rFonts w:hint="default" w:ascii="Times New Roman" w:hAnsi="Times New Roman"/>
                <w:vertAlign w:val="baseline"/>
                <w:lang w:val="en-US" w:eastAsia="zh-CN"/>
              </w:rPr>
            </w:pPr>
            <w:ins w:id="4290" w:author="LKY" w:date="2026-05-22T16:11:21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00FE570">
            <w:pPr>
              <w:jc w:val="center"/>
              <w:rPr>
                <w:ins w:id="4291" w:author="LKY" w:date="2026-05-22T16:11:21Z"/>
                <w:rFonts w:hint="default" w:ascii="Times New Roman" w:hAnsi="Times New Roman"/>
                <w:vertAlign w:val="baseline"/>
                <w:lang w:val="en-US" w:eastAsia="zh-CN"/>
              </w:rPr>
            </w:pPr>
            <w:ins w:id="4292" w:author="LKY" w:date="2026-05-22T16:11:21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038D23E">
            <w:pPr>
              <w:jc w:val="center"/>
              <w:rPr>
                <w:ins w:id="4293" w:author="LKY" w:date="2026-05-22T16:11:21Z"/>
                <w:rFonts w:hint="default" w:ascii="Times New Roman" w:hAnsi="Times New Roman"/>
                <w:vertAlign w:val="baseline"/>
                <w:lang w:val="en-US" w:eastAsia="zh-CN"/>
              </w:rPr>
            </w:pPr>
            <w:ins w:id="4294" w:author="LKY" w:date="2026-05-22T16:11:21Z">
              <w:r>
                <w:rPr>
                  <w:rFonts w:hint="eastAsia" w:ascii="Times New Roman" w:hAnsi="Times New Roman"/>
                  <w:vertAlign w:val="baseline"/>
                  <w:lang w:val="en-US" w:eastAsia="zh-CN"/>
                </w:rPr>
                <w:t>B9</w:t>
              </w:r>
            </w:ins>
          </w:p>
        </w:tc>
      </w:tr>
      <w:tr w14:paraId="68E1B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95" w:author="LKY" w:date="2026-05-22T16:11:21Z"/>
        </w:trPr>
        <w:tc>
          <w:tcPr>
            <w:tcW w:w="639" w:type="pct"/>
            <w:noWrap w:val="0"/>
            <w:vAlign w:val="top"/>
          </w:tcPr>
          <w:p w14:paraId="4D844A33">
            <w:pPr>
              <w:jc w:val="center"/>
              <w:rPr>
                <w:ins w:id="4296" w:author="LKY" w:date="2026-05-22T16:11:21Z"/>
                <w:rFonts w:hint="default" w:ascii="Times New Roman" w:hAnsi="Times New Roman"/>
                <w:vertAlign w:val="baseline"/>
                <w:lang w:val="en-US" w:eastAsia="zh-CN"/>
              </w:rPr>
            </w:pPr>
            <w:ins w:id="4297" w:author="LKY" w:date="2026-05-22T16:11:21Z">
              <w:r>
                <w:rPr>
                  <w:rFonts w:hint="eastAsia" w:ascii="Times New Roman" w:hAnsi="Times New Roman"/>
                  <w:vertAlign w:val="baseline"/>
                  <w:lang w:val="en-US" w:eastAsia="zh-CN"/>
                </w:rPr>
                <w:t>名称</w:t>
              </w:r>
            </w:ins>
          </w:p>
        </w:tc>
        <w:tc>
          <w:tcPr>
            <w:tcW w:w="489" w:type="pct"/>
            <w:noWrap w:val="0"/>
            <w:vAlign w:val="top"/>
          </w:tcPr>
          <w:p w14:paraId="0DF1D52C">
            <w:pPr>
              <w:jc w:val="center"/>
              <w:rPr>
                <w:ins w:id="4298" w:author="LKY" w:date="2026-05-22T16:11:21Z"/>
                <w:rFonts w:hint="default" w:ascii="Times New Roman" w:hAnsi="Times New Roman"/>
                <w:vertAlign w:val="baseline"/>
                <w:lang w:val="en-US" w:eastAsia="zh-CN"/>
              </w:rPr>
            </w:pPr>
            <w:ins w:id="4299" w:author="LKY" w:date="2026-05-22T16:11:21Z">
              <w:r>
                <w:rPr>
                  <w:rFonts w:hint="eastAsia" w:ascii="Times New Roman" w:hAnsi="Times New Roman"/>
                  <w:vertAlign w:val="baseline"/>
                  <w:lang w:val="en-US" w:eastAsia="zh-CN"/>
                </w:rPr>
                <w:t>A</w:t>
              </w:r>
            </w:ins>
            <w:ins w:id="4300" w:author="LKY" w:date="2026-05-22T19:53:51Z">
              <w:r>
                <w:rPr>
                  <w:rFonts w:hint="eastAsia" w:ascii="Times New Roman" w:hAnsi="Times New Roman"/>
                  <w:vertAlign w:val="baseline"/>
                  <w:lang w:val="en-US" w:eastAsia="zh-CN"/>
                </w:rPr>
                <w:t>O</w:t>
              </w:r>
            </w:ins>
            <w:ins w:id="4301" w:author="LKY" w:date="2026-05-22T19:53:52Z">
              <w:r>
                <w:rPr>
                  <w:rFonts w:hint="eastAsia" w:ascii="Times New Roman" w:hAnsi="Times New Roman"/>
                  <w:vertAlign w:val="baseline"/>
                  <w:lang w:val="en-US" w:eastAsia="zh-CN"/>
                </w:rPr>
                <w:t>1</w:t>
              </w:r>
            </w:ins>
          </w:p>
        </w:tc>
        <w:tc>
          <w:tcPr>
            <w:tcW w:w="483" w:type="pct"/>
            <w:noWrap w:val="0"/>
            <w:vAlign w:val="top"/>
          </w:tcPr>
          <w:p w14:paraId="7297C875">
            <w:pPr>
              <w:jc w:val="center"/>
              <w:rPr>
                <w:ins w:id="4302" w:author="LKY" w:date="2026-05-22T16:11:21Z"/>
                <w:rFonts w:hint="default" w:ascii="Times New Roman" w:hAnsi="Times New Roman"/>
                <w:vertAlign w:val="baseline"/>
                <w:lang w:val="en-US" w:eastAsia="zh-CN"/>
              </w:rPr>
            </w:pPr>
            <w:ins w:id="4303" w:author="LKY" w:date="2026-05-22T16:11:21Z">
              <w:r>
                <w:rPr>
                  <w:rFonts w:hint="eastAsia" w:ascii="Times New Roman" w:hAnsi="Times New Roman"/>
                  <w:vertAlign w:val="baseline"/>
                  <w:lang w:val="en-US" w:eastAsia="zh-CN"/>
                </w:rPr>
                <w:t>A</w:t>
              </w:r>
            </w:ins>
            <w:ins w:id="4304" w:author="LKY" w:date="2026-05-22T19:54:37Z">
              <w:r>
                <w:rPr>
                  <w:rFonts w:hint="eastAsia" w:ascii="Times New Roman" w:hAnsi="Times New Roman"/>
                  <w:vertAlign w:val="baseline"/>
                  <w:lang w:val="en-US" w:eastAsia="zh-CN"/>
                </w:rPr>
                <w:t>O</w:t>
              </w:r>
            </w:ins>
            <w:ins w:id="4305" w:author="LKY" w:date="2026-05-22T19:54:38Z">
              <w:r>
                <w:rPr>
                  <w:rFonts w:hint="eastAsia" w:ascii="Times New Roman" w:hAnsi="Times New Roman"/>
                  <w:vertAlign w:val="baseline"/>
                  <w:lang w:val="en-US" w:eastAsia="zh-CN"/>
                </w:rPr>
                <w:t>2</w:t>
              </w:r>
            </w:ins>
          </w:p>
        </w:tc>
        <w:tc>
          <w:tcPr>
            <w:tcW w:w="489" w:type="pct"/>
            <w:noWrap w:val="0"/>
            <w:vAlign w:val="top"/>
          </w:tcPr>
          <w:p w14:paraId="06FA4BC2">
            <w:pPr>
              <w:jc w:val="center"/>
              <w:rPr>
                <w:ins w:id="4306" w:author="LKY" w:date="2026-05-22T16:11:21Z"/>
                <w:rFonts w:hint="default" w:ascii="Times New Roman" w:hAnsi="Times New Roman" w:eastAsiaTheme="minorEastAsia" w:cstheme="minorBidi"/>
                <w:kern w:val="2"/>
                <w:sz w:val="21"/>
                <w:szCs w:val="24"/>
                <w:vertAlign w:val="baseline"/>
                <w:lang w:val="en-US" w:eastAsia="zh-CN" w:bidi="ar-SA"/>
              </w:rPr>
            </w:pPr>
            <w:ins w:id="4307" w:author="LKY" w:date="2026-05-22T16:11:21Z">
              <w:r>
                <w:rPr>
                  <w:rFonts w:hint="eastAsia" w:ascii="Times New Roman" w:hAnsi="Times New Roman"/>
                  <w:vertAlign w:val="baseline"/>
                  <w:lang w:val="en-US" w:eastAsia="zh-CN"/>
                </w:rPr>
                <w:t>A</w:t>
              </w:r>
            </w:ins>
            <w:ins w:id="4308" w:author="LKY" w:date="2026-05-22T19:54:41Z">
              <w:r>
                <w:rPr>
                  <w:rFonts w:hint="eastAsia" w:ascii="Times New Roman" w:hAnsi="Times New Roman"/>
                  <w:vertAlign w:val="baseline"/>
                  <w:lang w:val="en-US" w:eastAsia="zh-CN"/>
                </w:rPr>
                <w:t>O</w:t>
              </w:r>
            </w:ins>
            <w:ins w:id="4309" w:author="LKY" w:date="2026-05-22T19:54:42Z">
              <w:r>
                <w:rPr>
                  <w:rFonts w:hint="eastAsia" w:ascii="Times New Roman" w:hAnsi="Times New Roman"/>
                  <w:vertAlign w:val="baseline"/>
                  <w:lang w:val="en-US" w:eastAsia="zh-CN"/>
                </w:rPr>
                <w:t>3</w:t>
              </w:r>
            </w:ins>
          </w:p>
        </w:tc>
        <w:tc>
          <w:tcPr>
            <w:tcW w:w="489" w:type="pct"/>
            <w:noWrap w:val="0"/>
            <w:vAlign w:val="top"/>
          </w:tcPr>
          <w:p w14:paraId="0C504FCD">
            <w:pPr>
              <w:jc w:val="center"/>
              <w:rPr>
                <w:ins w:id="4310" w:author="LKY" w:date="2026-05-22T16:11:21Z"/>
                <w:rFonts w:hint="default" w:ascii="Times New Roman" w:hAnsi="Times New Roman" w:eastAsiaTheme="minorEastAsia" w:cstheme="minorBidi"/>
                <w:kern w:val="2"/>
                <w:sz w:val="21"/>
                <w:szCs w:val="24"/>
                <w:vertAlign w:val="baseline"/>
                <w:lang w:val="en-US" w:eastAsia="zh-CN" w:bidi="ar-SA"/>
              </w:rPr>
            </w:pPr>
            <w:ins w:id="4311" w:author="LKY" w:date="2026-05-22T16:11:21Z">
              <w:r>
                <w:rPr>
                  <w:rFonts w:hint="eastAsia" w:ascii="Times New Roman" w:hAnsi="Times New Roman"/>
                  <w:vertAlign w:val="baseline"/>
                  <w:lang w:val="en-US" w:eastAsia="zh-CN"/>
                </w:rPr>
                <w:t>A</w:t>
              </w:r>
            </w:ins>
            <w:ins w:id="4312" w:author="LKY" w:date="2026-05-22T19:54:44Z">
              <w:r>
                <w:rPr>
                  <w:rFonts w:hint="eastAsia" w:ascii="Times New Roman" w:hAnsi="Times New Roman"/>
                  <w:vertAlign w:val="baseline"/>
                  <w:lang w:val="en-US" w:eastAsia="zh-CN"/>
                </w:rPr>
                <w:t>O</w:t>
              </w:r>
            </w:ins>
            <w:ins w:id="4313" w:author="LKY" w:date="2026-05-22T19:54:45Z">
              <w:r>
                <w:rPr>
                  <w:rFonts w:hint="eastAsia" w:ascii="Times New Roman" w:hAnsi="Times New Roman"/>
                  <w:vertAlign w:val="baseline"/>
                  <w:lang w:val="en-US" w:eastAsia="zh-CN"/>
                </w:rPr>
                <w:t>4</w:t>
              </w:r>
            </w:ins>
          </w:p>
        </w:tc>
        <w:tc>
          <w:tcPr>
            <w:tcW w:w="489" w:type="pct"/>
            <w:noWrap w:val="0"/>
            <w:vAlign w:val="top"/>
          </w:tcPr>
          <w:p w14:paraId="37026B82">
            <w:pPr>
              <w:jc w:val="center"/>
              <w:rPr>
                <w:ins w:id="4314" w:author="LKY" w:date="2026-05-22T16:11:21Z"/>
                <w:rFonts w:hint="default" w:ascii="Times New Roman" w:hAnsi="Times New Roman"/>
                <w:vertAlign w:val="baseline"/>
                <w:lang w:val="en-US" w:eastAsia="zh-CN"/>
              </w:rPr>
            </w:pPr>
            <w:ins w:id="4315" w:author="LKY" w:date="2026-05-22T16:11:21Z">
              <w:r>
                <w:rPr>
                  <w:rFonts w:hint="eastAsia" w:ascii="Times New Roman" w:hAnsi="Times New Roman"/>
                  <w:vertAlign w:val="baseline"/>
                  <w:lang w:val="en-US" w:eastAsia="zh-CN"/>
                </w:rPr>
                <w:t>A</w:t>
              </w:r>
            </w:ins>
            <w:ins w:id="4316" w:author="LKY" w:date="2026-05-22T19:54:48Z">
              <w:r>
                <w:rPr>
                  <w:rFonts w:hint="eastAsia" w:ascii="Times New Roman" w:hAnsi="Times New Roman"/>
                  <w:vertAlign w:val="baseline"/>
                  <w:lang w:val="en-US" w:eastAsia="zh-CN"/>
                </w:rPr>
                <w:t>O5</w:t>
              </w:r>
            </w:ins>
          </w:p>
        </w:tc>
        <w:tc>
          <w:tcPr>
            <w:tcW w:w="489" w:type="pct"/>
            <w:noWrap w:val="0"/>
            <w:vAlign w:val="top"/>
          </w:tcPr>
          <w:p w14:paraId="4D089339">
            <w:pPr>
              <w:jc w:val="center"/>
              <w:rPr>
                <w:ins w:id="4317" w:author="LKY" w:date="2026-05-22T16:11:21Z"/>
                <w:rFonts w:hint="default" w:ascii="Times New Roman" w:hAnsi="Times New Roman"/>
                <w:vertAlign w:val="baseline"/>
                <w:lang w:val="en-US" w:eastAsia="zh-CN"/>
              </w:rPr>
            </w:pPr>
            <w:ins w:id="4318" w:author="LKY" w:date="2026-05-22T16:11:21Z">
              <w:r>
                <w:rPr>
                  <w:rFonts w:hint="eastAsia" w:ascii="Times New Roman" w:hAnsi="Times New Roman"/>
                  <w:vertAlign w:val="baseline"/>
                  <w:lang w:val="en-US" w:eastAsia="zh-CN"/>
                </w:rPr>
                <w:t>A</w:t>
              </w:r>
            </w:ins>
            <w:ins w:id="4319" w:author="LKY" w:date="2026-05-22T19:54:51Z">
              <w:r>
                <w:rPr>
                  <w:rFonts w:hint="eastAsia" w:ascii="Times New Roman" w:hAnsi="Times New Roman"/>
                  <w:vertAlign w:val="baseline"/>
                  <w:lang w:val="en-US" w:eastAsia="zh-CN"/>
                </w:rPr>
                <w:t>O6</w:t>
              </w:r>
            </w:ins>
          </w:p>
        </w:tc>
        <w:tc>
          <w:tcPr>
            <w:tcW w:w="489" w:type="pct"/>
            <w:noWrap w:val="0"/>
            <w:vAlign w:val="top"/>
          </w:tcPr>
          <w:p w14:paraId="46570132">
            <w:pPr>
              <w:jc w:val="center"/>
              <w:rPr>
                <w:ins w:id="4320" w:author="LKY" w:date="2026-05-22T16:11:21Z"/>
                <w:rFonts w:hint="default" w:ascii="Times New Roman" w:hAnsi="Times New Roman"/>
                <w:vertAlign w:val="baseline"/>
                <w:lang w:val="en-US" w:eastAsia="zh-CN"/>
              </w:rPr>
            </w:pPr>
            <w:ins w:id="4321" w:author="LKY" w:date="2026-05-22T16:11:21Z">
              <w:r>
                <w:rPr>
                  <w:rFonts w:hint="eastAsia" w:ascii="Times New Roman" w:hAnsi="Times New Roman"/>
                  <w:vertAlign w:val="baseline"/>
                  <w:lang w:val="en-US" w:eastAsia="zh-CN"/>
                </w:rPr>
                <w:t>A</w:t>
              </w:r>
            </w:ins>
            <w:ins w:id="4322" w:author="LKY" w:date="2026-05-22T19:54:54Z">
              <w:r>
                <w:rPr>
                  <w:rFonts w:hint="eastAsia" w:ascii="Times New Roman" w:hAnsi="Times New Roman"/>
                  <w:vertAlign w:val="baseline"/>
                  <w:lang w:val="en-US" w:eastAsia="zh-CN"/>
                </w:rPr>
                <w:t>O7</w:t>
              </w:r>
            </w:ins>
          </w:p>
        </w:tc>
        <w:tc>
          <w:tcPr>
            <w:tcW w:w="525" w:type="pct"/>
            <w:noWrap w:val="0"/>
            <w:vAlign w:val="top"/>
          </w:tcPr>
          <w:p w14:paraId="6BF64291">
            <w:pPr>
              <w:jc w:val="center"/>
              <w:rPr>
                <w:ins w:id="4323" w:author="LKY" w:date="2026-05-22T16:11:21Z"/>
                <w:rFonts w:hint="default" w:ascii="Times New Roman" w:hAnsi="Times New Roman"/>
                <w:vertAlign w:val="baseline"/>
                <w:lang w:val="en-US" w:eastAsia="zh-CN"/>
              </w:rPr>
            </w:pPr>
            <w:ins w:id="4324" w:author="LKY" w:date="2026-05-22T16:11:21Z">
              <w:r>
                <w:rPr>
                  <w:rFonts w:hint="eastAsia" w:ascii="Times New Roman" w:hAnsi="Times New Roman"/>
                  <w:vertAlign w:val="baseline"/>
                  <w:lang w:val="en-US" w:eastAsia="zh-CN"/>
                </w:rPr>
                <w:t>A</w:t>
              </w:r>
            </w:ins>
            <w:ins w:id="4325" w:author="LKY" w:date="2026-05-22T19:54:56Z">
              <w:r>
                <w:rPr>
                  <w:rFonts w:hint="eastAsia" w:ascii="Times New Roman" w:hAnsi="Times New Roman"/>
                  <w:vertAlign w:val="baseline"/>
                  <w:lang w:val="en-US" w:eastAsia="zh-CN"/>
                </w:rPr>
                <w:t>O</w:t>
              </w:r>
            </w:ins>
            <w:ins w:id="4326" w:author="LKY" w:date="2026-05-22T19:54:57Z">
              <w:r>
                <w:rPr>
                  <w:rFonts w:hint="eastAsia" w:ascii="Times New Roman" w:hAnsi="Times New Roman"/>
                  <w:vertAlign w:val="baseline"/>
                  <w:lang w:val="en-US" w:eastAsia="zh-CN"/>
                </w:rPr>
                <w:t>8</w:t>
              </w:r>
            </w:ins>
          </w:p>
        </w:tc>
        <w:tc>
          <w:tcPr>
            <w:tcW w:w="412" w:type="pct"/>
            <w:noWrap w:val="0"/>
            <w:vAlign w:val="top"/>
          </w:tcPr>
          <w:p w14:paraId="0F7CECED">
            <w:pPr>
              <w:jc w:val="center"/>
              <w:rPr>
                <w:ins w:id="4327" w:author="LKY" w:date="2026-05-22T16:11:21Z"/>
                <w:rFonts w:hint="default" w:ascii="Times New Roman" w:hAnsi="Times New Roman"/>
                <w:vertAlign w:val="baseline"/>
                <w:lang w:val="en-US" w:eastAsia="zh-CN"/>
              </w:rPr>
            </w:pPr>
            <w:ins w:id="4328" w:author="LKY" w:date="2026-05-22T16:11:21Z">
              <w:r>
                <w:rPr>
                  <w:rFonts w:hint="eastAsia" w:ascii="Times New Roman" w:hAnsi="Times New Roman"/>
                  <w:vertAlign w:val="baseline"/>
                  <w:lang w:val="en-US" w:eastAsia="zh-CN"/>
                </w:rPr>
                <w:t>PE</w:t>
              </w:r>
            </w:ins>
          </w:p>
        </w:tc>
      </w:tr>
      <w:tr w14:paraId="05BA0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29" w:author="LKY" w:date="2026-05-22T16:11:21Z"/>
        </w:trPr>
        <w:tc>
          <w:tcPr>
            <w:tcW w:w="639" w:type="pct"/>
            <w:noWrap w:val="0"/>
            <w:vAlign w:val="top"/>
          </w:tcPr>
          <w:p w14:paraId="5374C0F7">
            <w:pPr>
              <w:jc w:val="center"/>
              <w:rPr>
                <w:ins w:id="4330" w:author="LKY" w:date="2026-05-22T16:11:21Z"/>
                <w:rFonts w:hint="default" w:ascii="Times New Roman" w:hAnsi="Times New Roman"/>
                <w:vertAlign w:val="baseline"/>
                <w:lang w:val="en-US" w:eastAsia="zh-CN"/>
              </w:rPr>
            </w:pPr>
            <w:ins w:id="4331" w:author="LKY" w:date="2026-05-22T16:11:21Z">
              <w:r>
                <w:rPr>
                  <w:rFonts w:hint="eastAsia" w:ascii="Times New Roman" w:hAnsi="Times New Roman"/>
                  <w:vertAlign w:val="baseline"/>
                  <w:lang w:val="en-US" w:eastAsia="zh-CN"/>
                </w:rPr>
                <w:t>端口号</w:t>
              </w:r>
            </w:ins>
          </w:p>
        </w:tc>
        <w:tc>
          <w:tcPr>
            <w:tcW w:w="489" w:type="pct"/>
            <w:noWrap w:val="0"/>
            <w:vAlign w:val="top"/>
          </w:tcPr>
          <w:p w14:paraId="478FD5AA">
            <w:pPr>
              <w:jc w:val="center"/>
              <w:rPr>
                <w:ins w:id="4332" w:author="LKY" w:date="2026-05-22T16:11:21Z"/>
                <w:rFonts w:hint="default" w:ascii="Times New Roman" w:hAnsi="Times New Roman"/>
                <w:vertAlign w:val="baseline"/>
                <w:lang w:val="en-US" w:eastAsia="zh-CN"/>
              </w:rPr>
            </w:pPr>
            <w:ins w:id="4333" w:author="LKY" w:date="2026-05-22T16:11:21Z">
              <w:r>
                <w:rPr>
                  <w:rFonts w:hint="eastAsia" w:ascii="Times New Roman" w:hAnsi="Times New Roman"/>
                  <w:vertAlign w:val="baseline"/>
                  <w:lang w:val="en-US" w:eastAsia="zh-CN"/>
                </w:rPr>
                <w:t>A1</w:t>
              </w:r>
            </w:ins>
          </w:p>
        </w:tc>
        <w:tc>
          <w:tcPr>
            <w:tcW w:w="483" w:type="pct"/>
            <w:noWrap w:val="0"/>
            <w:vAlign w:val="top"/>
          </w:tcPr>
          <w:p w14:paraId="226B323A">
            <w:pPr>
              <w:jc w:val="center"/>
              <w:rPr>
                <w:ins w:id="4334" w:author="LKY" w:date="2026-05-22T16:11:21Z"/>
                <w:rFonts w:hint="default" w:ascii="Times New Roman" w:hAnsi="Times New Roman"/>
                <w:vertAlign w:val="baseline"/>
                <w:lang w:val="en-US" w:eastAsia="zh-CN"/>
              </w:rPr>
            </w:pPr>
            <w:ins w:id="4335" w:author="LKY" w:date="2026-05-22T16:11:21Z">
              <w:r>
                <w:rPr>
                  <w:rFonts w:hint="eastAsia" w:ascii="Times New Roman" w:hAnsi="Times New Roman"/>
                  <w:vertAlign w:val="baseline"/>
                  <w:lang w:val="en-US" w:eastAsia="zh-CN"/>
                </w:rPr>
                <w:t>A2</w:t>
              </w:r>
            </w:ins>
          </w:p>
        </w:tc>
        <w:tc>
          <w:tcPr>
            <w:tcW w:w="489" w:type="pct"/>
            <w:noWrap w:val="0"/>
            <w:vAlign w:val="top"/>
          </w:tcPr>
          <w:p w14:paraId="454F2AB3">
            <w:pPr>
              <w:jc w:val="center"/>
              <w:rPr>
                <w:ins w:id="4336" w:author="LKY" w:date="2026-05-22T16:11:21Z"/>
                <w:rFonts w:hint="default" w:ascii="Times New Roman" w:hAnsi="Times New Roman"/>
                <w:vertAlign w:val="baseline"/>
                <w:lang w:val="en-US" w:eastAsia="zh-CN"/>
              </w:rPr>
            </w:pPr>
            <w:ins w:id="4337" w:author="LKY" w:date="2026-05-22T16:11:21Z">
              <w:r>
                <w:rPr>
                  <w:rFonts w:hint="eastAsia" w:ascii="Times New Roman" w:hAnsi="Times New Roman"/>
                  <w:vertAlign w:val="baseline"/>
                  <w:lang w:val="en-US" w:eastAsia="zh-CN"/>
                </w:rPr>
                <w:t>A3</w:t>
              </w:r>
            </w:ins>
          </w:p>
        </w:tc>
        <w:tc>
          <w:tcPr>
            <w:tcW w:w="489" w:type="pct"/>
            <w:noWrap w:val="0"/>
            <w:vAlign w:val="top"/>
          </w:tcPr>
          <w:p w14:paraId="49AA9B67">
            <w:pPr>
              <w:jc w:val="center"/>
              <w:rPr>
                <w:ins w:id="4338" w:author="LKY" w:date="2026-05-22T16:11:21Z"/>
                <w:rFonts w:hint="default" w:ascii="Times New Roman" w:hAnsi="Times New Roman"/>
                <w:vertAlign w:val="baseline"/>
                <w:lang w:val="en-US" w:eastAsia="zh-CN"/>
              </w:rPr>
            </w:pPr>
            <w:ins w:id="4339" w:author="LKY" w:date="2026-05-22T16:11:21Z">
              <w:r>
                <w:rPr>
                  <w:rFonts w:hint="eastAsia" w:ascii="Times New Roman" w:hAnsi="Times New Roman"/>
                  <w:vertAlign w:val="baseline"/>
                  <w:lang w:val="en-US" w:eastAsia="zh-CN"/>
                </w:rPr>
                <w:t>A4</w:t>
              </w:r>
            </w:ins>
          </w:p>
        </w:tc>
        <w:tc>
          <w:tcPr>
            <w:tcW w:w="489" w:type="pct"/>
            <w:noWrap w:val="0"/>
            <w:vAlign w:val="top"/>
          </w:tcPr>
          <w:p w14:paraId="46F7DB81">
            <w:pPr>
              <w:jc w:val="center"/>
              <w:rPr>
                <w:ins w:id="4340" w:author="LKY" w:date="2026-05-22T16:11:21Z"/>
                <w:rFonts w:hint="default" w:ascii="Times New Roman" w:hAnsi="Times New Roman"/>
                <w:vertAlign w:val="baseline"/>
                <w:lang w:val="en-US" w:eastAsia="zh-CN"/>
              </w:rPr>
            </w:pPr>
            <w:ins w:id="4341" w:author="LKY" w:date="2026-05-22T16:11:21Z">
              <w:r>
                <w:rPr>
                  <w:rFonts w:hint="eastAsia" w:ascii="Times New Roman" w:hAnsi="Times New Roman"/>
                  <w:vertAlign w:val="baseline"/>
                  <w:lang w:val="en-US" w:eastAsia="zh-CN"/>
                </w:rPr>
                <w:t>A5</w:t>
              </w:r>
            </w:ins>
          </w:p>
        </w:tc>
        <w:tc>
          <w:tcPr>
            <w:tcW w:w="489" w:type="pct"/>
            <w:noWrap w:val="0"/>
            <w:vAlign w:val="top"/>
          </w:tcPr>
          <w:p w14:paraId="481E4E5B">
            <w:pPr>
              <w:jc w:val="center"/>
              <w:rPr>
                <w:ins w:id="4342" w:author="LKY" w:date="2026-05-22T16:11:21Z"/>
                <w:rFonts w:hint="default" w:ascii="Times New Roman" w:hAnsi="Times New Roman"/>
                <w:vertAlign w:val="baseline"/>
                <w:lang w:val="en-US" w:eastAsia="zh-CN"/>
              </w:rPr>
            </w:pPr>
            <w:ins w:id="4343" w:author="LKY" w:date="2026-05-22T16:11:21Z">
              <w:r>
                <w:rPr>
                  <w:rFonts w:hint="eastAsia" w:ascii="Times New Roman" w:hAnsi="Times New Roman"/>
                  <w:vertAlign w:val="baseline"/>
                  <w:lang w:val="en-US" w:eastAsia="zh-CN"/>
                </w:rPr>
                <w:t>A6</w:t>
              </w:r>
            </w:ins>
          </w:p>
        </w:tc>
        <w:tc>
          <w:tcPr>
            <w:tcW w:w="489" w:type="pct"/>
            <w:noWrap w:val="0"/>
            <w:vAlign w:val="top"/>
          </w:tcPr>
          <w:p w14:paraId="323C8D95">
            <w:pPr>
              <w:jc w:val="center"/>
              <w:rPr>
                <w:ins w:id="4344" w:author="LKY" w:date="2026-05-22T16:11:21Z"/>
                <w:rFonts w:hint="default" w:ascii="Times New Roman" w:hAnsi="Times New Roman"/>
                <w:vertAlign w:val="baseline"/>
                <w:lang w:val="en-US" w:eastAsia="zh-CN"/>
              </w:rPr>
            </w:pPr>
            <w:ins w:id="4345" w:author="LKY" w:date="2026-05-22T16:11:21Z">
              <w:r>
                <w:rPr>
                  <w:rFonts w:hint="eastAsia" w:ascii="Times New Roman" w:hAnsi="Times New Roman"/>
                  <w:vertAlign w:val="baseline"/>
                  <w:lang w:val="en-US" w:eastAsia="zh-CN"/>
                </w:rPr>
                <w:t>A7</w:t>
              </w:r>
            </w:ins>
          </w:p>
        </w:tc>
        <w:tc>
          <w:tcPr>
            <w:tcW w:w="525" w:type="pct"/>
            <w:noWrap w:val="0"/>
            <w:vAlign w:val="top"/>
          </w:tcPr>
          <w:p w14:paraId="330C8472">
            <w:pPr>
              <w:jc w:val="center"/>
              <w:rPr>
                <w:ins w:id="4346" w:author="LKY" w:date="2026-05-22T16:11:21Z"/>
                <w:rFonts w:hint="default" w:ascii="Times New Roman" w:hAnsi="Times New Roman"/>
                <w:vertAlign w:val="baseline"/>
                <w:lang w:val="en-US" w:eastAsia="zh-CN"/>
              </w:rPr>
            </w:pPr>
            <w:ins w:id="4347" w:author="LKY" w:date="2026-05-22T16:11:21Z">
              <w:r>
                <w:rPr>
                  <w:rFonts w:hint="eastAsia" w:ascii="Times New Roman" w:hAnsi="Times New Roman"/>
                  <w:vertAlign w:val="baseline"/>
                  <w:lang w:val="en-US" w:eastAsia="zh-CN"/>
                </w:rPr>
                <w:t>A8</w:t>
              </w:r>
            </w:ins>
          </w:p>
        </w:tc>
        <w:tc>
          <w:tcPr>
            <w:tcW w:w="412" w:type="pct"/>
            <w:noWrap w:val="0"/>
            <w:vAlign w:val="top"/>
          </w:tcPr>
          <w:p w14:paraId="03284CCB">
            <w:pPr>
              <w:jc w:val="center"/>
              <w:rPr>
                <w:ins w:id="4348" w:author="LKY" w:date="2026-05-22T16:11:21Z"/>
                <w:rFonts w:hint="default" w:ascii="Times New Roman" w:hAnsi="Times New Roman"/>
                <w:vertAlign w:val="baseline"/>
                <w:lang w:val="en-US" w:eastAsia="zh-CN"/>
              </w:rPr>
            </w:pPr>
            <w:ins w:id="4349" w:author="LKY" w:date="2026-05-22T16:11:21Z">
              <w:r>
                <w:rPr>
                  <w:rFonts w:hint="eastAsia" w:ascii="Times New Roman" w:hAnsi="Times New Roman"/>
                  <w:vertAlign w:val="baseline"/>
                  <w:lang w:val="en-US" w:eastAsia="zh-CN"/>
                </w:rPr>
                <w:t>A9</w:t>
              </w:r>
            </w:ins>
          </w:p>
        </w:tc>
      </w:tr>
      <w:tr w14:paraId="65465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50" w:author="LKY" w:date="2026-05-22T16:11:21Z"/>
        </w:trPr>
        <w:tc>
          <w:tcPr>
            <w:tcW w:w="639" w:type="pct"/>
            <w:noWrap w:val="0"/>
            <w:vAlign w:val="top"/>
          </w:tcPr>
          <w:p w14:paraId="39FC2F9C">
            <w:pPr>
              <w:jc w:val="center"/>
              <w:rPr>
                <w:ins w:id="4351" w:author="LKY" w:date="2026-05-22T16:11:21Z"/>
                <w:rFonts w:hint="default" w:ascii="Times New Roman" w:hAnsi="Times New Roman"/>
                <w:vertAlign w:val="baseline"/>
                <w:lang w:val="en-US" w:eastAsia="zh-CN"/>
              </w:rPr>
            </w:pPr>
            <w:ins w:id="4352" w:author="LKY" w:date="2026-05-22T16:11:21Z">
              <w:r>
                <w:rPr>
                  <w:rFonts w:hint="eastAsia" w:ascii="Times New Roman" w:hAnsi="Times New Roman"/>
                  <w:vertAlign w:val="baseline"/>
                  <w:lang w:val="en-US" w:eastAsia="zh-CN"/>
                </w:rPr>
                <w:t>名称</w:t>
              </w:r>
            </w:ins>
          </w:p>
        </w:tc>
        <w:tc>
          <w:tcPr>
            <w:tcW w:w="489" w:type="pct"/>
            <w:noWrap w:val="0"/>
            <w:vAlign w:val="top"/>
          </w:tcPr>
          <w:p w14:paraId="5EFD5BD6">
            <w:pPr>
              <w:jc w:val="center"/>
              <w:rPr>
                <w:ins w:id="4353" w:author="LKY" w:date="2026-05-22T16:11:21Z"/>
                <w:rFonts w:hint="default" w:ascii="Times New Roman" w:hAnsi="Times New Roman"/>
                <w:vertAlign w:val="baseline"/>
                <w:lang w:val="en-US" w:eastAsia="zh-CN"/>
              </w:rPr>
            </w:pPr>
            <w:ins w:id="4354" w:author="LKY" w:date="2026-05-22T19:53:15Z">
              <w:r>
                <w:rPr>
                  <w:rFonts w:hint="eastAsia" w:ascii="Times New Roman" w:hAnsi="Times New Roman"/>
                  <w:vertAlign w:val="baseline"/>
                  <w:lang w:val="en-US" w:eastAsia="zh-CN"/>
                </w:rPr>
                <w:t>G</w:t>
              </w:r>
            </w:ins>
            <w:ins w:id="4355" w:author="LKY" w:date="2026-05-22T19:53:16Z">
              <w:r>
                <w:rPr>
                  <w:rFonts w:hint="eastAsia" w:ascii="Times New Roman" w:hAnsi="Times New Roman"/>
                  <w:vertAlign w:val="baseline"/>
                  <w:lang w:val="en-US" w:eastAsia="zh-CN"/>
                </w:rPr>
                <w:t>ND</w:t>
              </w:r>
            </w:ins>
          </w:p>
        </w:tc>
        <w:tc>
          <w:tcPr>
            <w:tcW w:w="483" w:type="pct"/>
            <w:noWrap w:val="0"/>
            <w:vAlign w:val="top"/>
          </w:tcPr>
          <w:p w14:paraId="3A7507A0">
            <w:pPr>
              <w:jc w:val="center"/>
              <w:rPr>
                <w:ins w:id="4356" w:author="LKY" w:date="2026-05-22T16:11:21Z"/>
                <w:rFonts w:hint="default" w:ascii="Times New Roman" w:hAnsi="Times New Roman"/>
                <w:vertAlign w:val="baseline"/>
                <w:lang w:val="en-US" w:eastAsia="zh-CN"/>
              </w:rPr>
            </w:pPr>
            <w:ins w:id="4357" w:author="LKY" w:date="2026-05-22T19:53:57Z">
              <w:r>
                <w:rPr>
                  <w:rFonts w:hint="eastAsia" w:ascii="Times New Roman" w:hAnsi="Times New Roman"/>
                  <w:vertAlign w:val="baseline"/>
                  <w:lang w:val="en-US" w:eastAsia="zh-CN"/>
                </w:rPr>
                <w:t>G</w:t>
              </w:r>
            </w:ins>
            <w:ins w:id="4358" w:author="LKY" w:date="2026-05-22T19:53:58Z">
              <w:r>
                <w:rPr>
                  <w:rFonts w:hint="eastAsia" w:ascii="Times New Roman" w:hAnsi="Times New Roman"/>
                  <w:vertAlign w:val="baseline"/>
                  <w:lang w:val="en-US" w:eastAsia="zh-CN"/>
                </w:rPr>
                <w:t>ND</w:t>
              </w:r>
            </w:ins>
          </w:p>
        </w:tc>
        <w:tc>
          <w:tcPr>
            <w:tcW w:w="489" w:type="pct"/>
            <w:noWrap w:val="0"/>
            <w:vAlign w:val="top"/>
          </w:tcPr>
          <w:p w14:paraId="4EB9DBB8">
            <w:pPr>
              <w:jc w:val="center"/>
              <w:rPr>
                <w:ins w:id="4359" w:author="LKY" w:date="2026-05-22T16:11:21Z"/>
                <w:rFonts w:hint="default" w:ascii="Times New Roman" w:hAnsi="Times New Roman"/>
                <w:vertAlign w:val="baseline"/>
                <w:lang w:val="en-US" w:eastAsia="zh-CN"/>
              </w:rPr>
            </w:pPr>
            <w:ins w:id="4360" w:author="LKY" w:date="2026-05-22T19:54:02Z">
              <w:r>
                <w:rPr>
                  <w:rFonts w:hint="eastAsia" w:ascii="Times New Roman" w:hAnsi="Times New Roman"/>
                  <w:vertAlign w:val="baseline"/>
                  <w:lang w:val="en-US" w:eastAsia="zh-CN"/>
                </w:rPr>
                <w:t>G</w:t>
              </w:r>
            </w:ins>
            <w:ins w:id="4361" w:author="LKY" w:date="2026-05-22T19:54:03Z">
              <w:r>
                <w:rPr>
                  <w:rFonts w:hint="eastAsia" w:ascii="Times New Roman" w:hAnsi="Times New Roman"/>
                  <w:vertAlign w:val="baseline"/>
                  <w:lang w:val="en-US" w:eastAsia="zh-CN"/>
                </w:rPr>
                <w:t>ND</w:t>
              </w:r>
            </w:ins>
          </w:p>
        </w:tc>
        <w:tc>
          <w:tcPr>
            <w:tcW w:w="489" w:type="pct"/>
            <w:noWrap w:val="0"/>
            <w:vAlign w:val="top"/>
          </w:tcPr>
          <w:p w14:paraId="3C9A1B87">
            <w:pPr>
              <w:jc w:val="center"/>
              <w:rPr>
                <w:ins w:id="4362" w:author="LKY" w:date="2026-05-22T16:11:21Z"/>
                <w:rFonts w:hint="default" w:ascii="Times New Roman" w:hAnsi="Times New Roman"/>
                <w:vertAlign w:val="baseline"/>
                <w:lang w:val="en-US" w:eastAsia="zh-CN"/>
              </w:rPr>
            </w:pPr>
            <w:ins w:id="4363" w:author="LKY" w:date="2026-05-22T19:54:07Z">
              <w:r>
                <w:rPr>
                  <w:rFonts w:hint="eastAsia" w:ascii="Times New Roman" w:hAnsi="Times New Roman"/>
                  <w:vertAlign w:val="baseline"/>
                  <w:lang w:val="en-US" w:eastAsia="zh-CN"/>
                </w:rPr>
                <w:t>GND</w:t>
              </w:r>
            </w:ins>
          </w:p>
        </w:tc>
        <w:tc>
          <w:tcPr>
            <w:tcW w:w="489" w:type="pct"/>
            <w:noWrap w:val="0"/>
            <w:vAlign w:val="top"/>
          </w:tcPr>
          <w:p w14:paraId="0F2AAA1E">
            <w:pPr>
              <w:jc w:val="center"/>
              <w:rPr>
                <w:ins w:id="4364" w:author="LKY" w:date="2026-05-22T16:11:21Z"/>
                <w:rFonts w:hint="default" w:ascii="Times New Roman" w:hAnsi="Times New Roman"/>
                <w:vertAlign w:val="baseline"/>
                <w:lang w:val="en-US" w:eastAsia="zh-CN"/>
              </w:rPr>
            </w:pPr>
            <w:ins w:id="4365" w:author="LKY" w:date="2026-05-22T19:54:11Z">
              <w:r>
                <w:rPr>
                  <w:rFonts w:hint="eastAsia" w:ascii="Times New Roman" w:hAnsi="Times New Roman"/>
                  <w:vertAlign w:val="baseline"/>
                  <w:lang w:val="en-US" w:eastAsia="zh-CN"/>
                </w:rPr>
                <w:t>GND</w:t>
              </w:r>
            </w:ins>
          </w:p>
        </w:tc>
        <w:tc>
          <w:tcPr>
            <w:tcW w:w="489" w:type="pct"/>
            <w:noWrap w:val="0"/>
            <w:vAlign w:val="top"/>
          </w:tcPr>
          <w:p w14:paraId="2F6A5FA2">
            <w:pPr>
              <w:jc w:val="center"/>
              <w:rPr>
                <w:ins w:id="4366" w:author="LKY" w:date="2026-05-22T16:11:21Z"/>
                <w:rFonts w:hint="default" w:ascii="Times New Roman" w:hAnsi="Times New Roman"/>
                <w:vertAlign w:val="baseline"/>
                <w:lang w:val="en-US" w:eastAsia="zh-CN"/>
              </w:rPr>
            </w:pPr>
            <w:ins w:id="4367" w:author="LKY" w:date="2026-05-22T19:54:14Z">
              <w:r>
                <w:rPr>
                  <w:rFonts w:hint="eastAsia" w:ascii="Times New Roman" w:hAnsi="Times New Roman"/>
                  <w:vertAlign w:val="baseline"/>
                  <w:lang w:val="en-US" w:eastAsia="zh-CN"/>
                </w:rPr>
                <w:t>G</w:t>
              </w:r>
            </w:ins>
            <w:ins w:id="4368" w:author="LKY" w:date="2026-05-22T19:54:15Z">
              <w:r>
                <w:rPr>
                  <w:rFonts w:hint="eastAsia" w:ascii="Times New Roman" w:hAnsi="Times New Roman"/>
                  <w:vertAlign w:val="baseline"/>
                  <w:lang w:val="en-US" w:eastAsia="zh-CN"/>
                </w:rPr>
                <w:t>ND</w:t>
              </w:r>
            </w:ins>
          </w:p>
        </w:tc>
        <w:tc>
          <w:tcPr>
            <w:tcW w:w="489" w:type="pct"/>
            <w:noWrap w:val="0"/>
            <w:vAlign w:val="top"/>
          </w:tcPr>
          <w:p w14:paraId="7F985FEE">
            <w:pPr>
              <w:jc w:val="center"/>
              <w:rPr>
                <w:ins w:id="4369" w:author="LKY" w:date="2026-05-22T16:11:21Z"/>
                <w:rFonts w:hint="default" w:ascii="Times New Roman" w:hAnsi="Times New Roman"/>
                <w:vertAlign w:val="baseline"/>
                <w:lang w:val="en-US" w:eastAsia="zh-CN"/>
              </w:rPr>
            </w:pPr>
            <w:ins w:id="4370" w:author="LKY" w:date="2026-05-22T19:54:18Z">
              <w:r>
                <w:rPr>
                  <w:rFonts w:hint="eastAsia" w:ascii="Times New Roman" w:hAnsi="Times New Roman"/>
                  <w:vertAlign w:val="baseline"/>
                  <w:lang w:val="en-US" w:eastAsia="zh-CN"/>
                </w:rPr>
                <w:t>GND</w:t>
              </w:r>
            </w:ins>
          </w:p>
        </w:tc>
        <w:tc>
          <w:tcPr>
            <w:tcW w:w="525" w:type="pct"/>
            <w:noWrap w:val="0"/>
            <w:vAlign w:val="top"/>
          </w:tcPr>
          <w:p w14:paraId="1CB420FD">
            <w:pPr>
              <w:jc w:val="center"/>
              <w:rPr>
                <w:ins w:id="4371" w:author="LKY" w:date="2026-05-22T16:11:21Z"/>
                <w:rFonts w:hint="default" w:ascii="Times New Roman" w:hAnsi="Times New Roman"/>
                <w:vertAlign w:val="baseline"/>
                <w:lang w:val="en-US" w:eastAsia="zh-CN"/>
              </w:rPr>
            </w:pPr>
            <w:ins w:id="4372" w:author="LKY" w:date="2026-05-22T19:54:24Z">
              <w:r>
                <w:rPr>
                  <w:rFonts w:hint="eastAsia" w:ascii="Times New Roman" w:hAnsi="Times New Roman"/>
                  <w:vertAlign w:val="baseline"/>
                  <w:lang w:val="en-US" w:eastAsia="zh-CN"/>
                </w:rPr>
                <w:t>GND</w:t>
              </w:r>
            </w:ins>
          </w:p>
        </w:tc>
        <w:tc>
          <w:tcPr>
            <w:tcW w:w="412" w:type="pct"/>
            <w:noWrap w:val="0"/>
            <w:vAlign w:val="top"/>
          </w:tcPr>
          <w:p w14:paraId="44D45BDE">
            <w:pPr>
              <w:jc w:val="center"/>
              <w:rPr>
                <w:ins w:id="4373" w:author="LKY" w:date="2026-05-22T16:11:21Z"/>
                <w:rFonts w:hint="default" w:ascii="Times New Roman" w:hAnsi="Times New Roman"/>
                <w:vertAlign w:val="baseline"/>
                <w:lang w:val="en-US" w:eastAsia="zh-CN"/>
              </w:rPr>
            </w:pPr>
            <w:ins w:id="4374" w:author="LKY" w:date="2026-05-22T16:11:21Z">
              <w:r>
                <w:rPr>
                  <w:rFonts w:hint="eastAsia" w:ascii="Times New Roman" w:hAnsi="Times New Roman"/>
                  <w:vertAlign w:val="baseline"/>
                  <w:lang w:val="en-US" w:eastAsia="zh-CN"/>
                </w:rPr>
                <w:t>PE</w:t>
              </w:r>
            </w:ins>
          </w:p>
        </w:tc>
      </w:tr>
    </w:tbl>
    <w:p w14:paraId="6A34558B">
      <w:pPr>
        <w:rPr>
          <w:rFonts w:hint="default"/>
          <w:lang w:val="en-US" w:eastAsia="zh-CN"/>
        </w:rPr>
      </w:pPr>
    </w:p>
    <w:p w14:paraId="7A27647B">
      <w:pPr>
        <w:rPr>
          <w:rFonts w:hint="default"/>
          <w:lang w:val="en-US" w:eastAsia="zh-CN"/>
        </w:rPr>
      </w:pPr>
      <w:ins w:id="4375" w:author="L" w:date="2026-07-03T18:19:56Z">
        <w:r>
          <w:rPr>
            <w:rFonts w:hint="eastAsia" w:ascii="Times New Roman" w:hAnsi="Times New Roman" w:eastAsia="宋体" w:cs="宋体"/>
            <w:b w:val="0"/>
            <w:bCs w:val="0"/>
            <w:iCs/>
            <w:color w:val="FF0000"/>
            <w:kern w:val="2"/>
            <w:sz w:val="24"/>
            <w:szCs w:val="24"/>
            <w:lang w:val="en-US" w:eastAsia="zh-CN" w:bidi="ar-SA"/>
          </w:rPr>
          <w:t>采用 24V DC 直流电源供电。</w:t>
        </w:r>
      </w:ins>
    </w:p>
    <w:p w14:paraId="068BA76A">
      <w:pPr>
        <w:pStyle w:val="12"/>
        <w:ind w:left="0" w:leftChars="0" w:firstLine="0" w:firstLineChars="0"/>
        <w:outlineLvl w:val="2"/>
        <w:rPr>
          <w:ins w:id="4376" w:author="LKY" w:date="2026-05-22T15:57:48Z"/>
          <w:rFonts w:hint="eastAsia" w:ascii="Times New Roman" w:hAnsi="Times New Roman" w:cstheme="minorBidi"/>
          <w:b/>
          <w:bCs/>
          <w:kern w:val="2"/>
          <w:sz w:val="28"/>
          <w:szCs w:val="28"/>
          <w:lang w:val="en-US" w:eastAsia="zh-CN" w:bidi="ar-SA"/>
        </w:rPr>
      </w:pPr>
      <w:bookmarkStart w:id="95" w:name="_Toc7497"/>
      <w:bookmarkStart w:id="96" w:name="_Toc11559"/>
      <w:bookmarkStart w:id="97" w:name="_Toc8469"/>
      <w:bookmarkStart w:id="98" w:name="_Toc12905"/>
      <w:bookmarkStart w:id="99" w:name="_Toc2007"/>
      <w:r>
        <w:rPr>
          <w:rFonts w:hint="eastAsia" w:ascii="Times New Roman" w:hAnsi="Times New Roman" w:cstheme="minorBidi"/>
          <w:b/>
          <w:bCs/>
          <w:kern w:val="2"/>
          <w:sz w:val="28"/>
          <w:szCs w:val="28"/>
          <w:lang w:val="en-US" w:eastAsia="zh-CN" w:bidi="ar-SA"/>
        </w:rPr>
        <w:t>2.3.</w:t>
      </w:r>
      <w:ins w:id="4377" w:author="L" w:date="2026-08-28T17:13:16Z">
        <w:r>
          <w:rPr>
            <w:rFonts w:hint="eastAsia" w:ascii="Times New Roman" w:hAnsi="Times New Roman" w:cstheme="minorBidi"/>
            <w:b/>
            <w:bCs/>
            <w:kern w:val="2"/>
            <w:sz w:val="28"/>
            <w:szCs w:val="28"/>
            <w:lang w:val="en-US" w:eastAsia="zh-CN" w:bidi="ar-SA"/>
          </w:rPr>
          <w:t>6</w:t>
        </w:r>
      </w:ins>
      <w:del w:id="4378" w:author="L" w:date="2026-08-28T17:13:16Z">
        <w:r>
          <w:rPr>
            <w:rFonts w:hint="eastAsia" w:ascii="Times New Roman" w:hAnsi="Times New Roman" w:cstheme="minorBidi"/>
            <w:b/>
            <w:bCs/>
            <w:kern w:val="2"/>
            <w:sz w:val="28"/>
            <w:szCs w:val="28"/>
            <w:lang w:val="en-US" w:eastAsia="zh-CN" w:bidi="ar-SA"/>
          </w:rPr>
          <w:delText>5</w:delText>
        </w:r>
      </w:del>
      <w:r>
        <w:rPr>
          <w:rFonts w:hint="eastAsia" w:ascii="Times New Roman" w:hAnsi="Times New Roman" w:cstheme="minorBidi"/>
          <w:b/>
          <w:bCs/>
          <w:kern w:val="2"/>
          <w:sz w:val="28"/>
          <w:szCs w:val="28"/>
          <w:lang w:val="en-US" w:eastAsia="zh-CN" w:bidi="ar-SA"/>
        </w:rPr>
        <w:t xml:space="preserve"> AI模块</w:t>
      </w:r>
      <w:bookmarkEnd w:id="95"/>
      <w:bookmarkEnd w:id="96"/>
      <w:bookmarkEnd w:id="97"/>
      <w:bookmarkEnd w:id="98"/>
      <w:bookmarkEnd w:id="99"/>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79" w:author="LKY" w:date="2026-05-22T16:01:25Z"/>
        </w:trPr>
        <w:tc>
          <w:tcPr>
            <w:tcW w:w="5000" w:type="pct"/>
            <w:gridSpan w:val="10"/>
            <w:tcBorders>
              <w:top w:val="single" w:color="auto" w:sz="4" w:space="0"/>
            </w:tcBorders>
            <w:noWrap w:val="0"/>
            <w:vAlign w:val="top"/>
          </w:tcPr>
          <w:p w14:paraId="77A57453">
            <w:pPr>
              <w:jc w:val="center"/>
              <w:rPr>
                <w:ins w:id="4380" w:author="LKY" w:date="2026-05-22T16:01:25Z"/>
                <w:rFonts w:hint="default" w:ascii="Times New Roman" w:hAnsi="Times New Roman"/>
                <w:vertAlign w:val="baseline"/>
                <w:lang w:val="en-US" w:eastAsia="zh-CN"/>
              </w:rPr>
            </w:pPr>
            <w:ins w:id="4381" w:author="LKY" w:date="2026-05-22T16:01:25Z">
              <w:r>
                <w:rPr>
                  <w:rFonts w:hint="eastAsia" w:ascii="Times New Roman" w:hAnsi="Times New Roman"/>
                  <w:vertAlign w:val="baseline"/>
                  <w:lang w:val="en-US" w:eastAsia="zh-CN"/>
                </w:rPr>
                <w:t>N</w:t>
              </w:r>
            </w:ins>
            <w:ins w:id="4382" w:author="LKY" w:date="2026-05-22T16:01:37Z">
              <w:r>
                <w:rPr>
                  <w:rFonts w:hint="eastAsia" w:ascii="Times New Roman" w:hAnsi="Times New Roman"/>
                  <w:vertAlign w:val="baseline"/>
                  <w:lang w:val="en-US" w:eastAsia="zh-CN"/>
                </w:rPr>
                <w:t>308</w:t>
              </w:r>
            </w:ins>
            <w:ins w:id="4383" w:author="LKY" w:date="2026-05-22T16:01:38Z">
              <w:r>
                <w:rPr>
                  <w:rFonts w:hint="eastAsia" w:ascii="Times New Roman" w:hAnsi="Times New Roman"/>
                  <w:vertAlign w:val="baseline"/>
                  <w:lang w:val="en-US" w:eastAsia="zh-CN"/>
                </w:rPr>
                <w:t>1</w:t>
              </w:r>
            </w:ins>
            <w:ins w:id="4384" w:author="LKY" w:date="2026-05-22T16:01:25Z">
              <w:r>
                <w:rPr>
                  <w:rFonts w:hint="eastAsia" w:ascii="Times New Roman" w:hAnsi="Times New Roman"/>
                  <w:vertAlign w:val="baseline"/>
                  <w:lang w:val="en-US" w:eastAsia="zh-CN"/>
                </w:rPr>
                <w:t>/N</w:t>
              </w:r>
            </w:ins>
            <w:ins w:id="4385" w:author="LKY" w:date="2026-05-22T16:01:42Z">
              <w:r>
                <w:rPr>
                  <w:rFonts w:hint="eastAsia" w:ascii="Times New Roman" w:hAnsi="Times New Roman"/>
                  <w:vertAlign w:val="baseline"/>
                  <w:lang w:val="en-US" w:eastAsia="zh-CN"/>
                </w:rPr>
                <w:t>30</w:t>
              </w:r>
            </w:ins>
            <w:ins w:id="4386" w:author="LKY" w:date="2026-05-22T16:01:43Z">
              <w:r>
                <w:rPr>
                  <w:rFonts w:hint="eastAsia" w:ascii="Times New Roman" w:hAnsi="Times New Roman"/>
                  <w:vertAlign w:val="baseline"/>
                  <w:lang w:val="en-US" w:eastAsia="zh-CN"/>
                </w:rPr>
                <w:t>83</w:t>
              </w:r>
            </w:ins>
            <w:ins w:id="4387" w:author="LKY" w:date="2026-05-22T16:01:25Z">
              <w:r>
                <w:rPr>
                  <w:rFonts w:hint="eastAsia" w:ascii="Times New Roman" w:hAnsi="Times New Roman"/>
                  <w:vertAlign w:val="baseline"/>
                  <w:lang w:val="en-US" w:eastAsia="zh-CN"/>
                </w:rPr>
                <w:t>模块</w:t>
              </w:r>
            </w:ins>
            <w:ins w:id="4388" w:author="L" w:date="2026-07-03T18:26:53Z">
              <w:r>
                <w:rPr>
                  <w:rFonts w:hint="eastAsia" w:ascii="Times New Roman" w:hAnsi="Times New Roman"/>
                  <w:vertAlign w:val="baseline"/>
                  <w:lang w:val="en-US" w:eastAsia="zh-CN"/>
                </w:rPr>
                <w:t>（±0.1误差）</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89" w:author="LKY" w:date="2026-05-22T16:01:25Z"/>
        </w:trPr>
        <w:tc>
          <w:tcPr>
            <w:tcW w:w="639" w:type="pct"/>
            <w:tcBorders>
              <w:top w:val="single" w:color="auto" w:sz="4" w:space="0"/>
            </w:tcBorders>
            <w:noWrap w:val="0"/>
            <w:vAlign w:val="top"/>
          </w:tcPr>
          <w:p w14:paraId="11FAB3BE">
            <w:pPr>
              <w:jc w:val="center"/>
              <w:rPr>
                <w:ins w:id="4390" w:author="LKY" w:date="2026-05-22T16:01:25Z"/>
                <w:rFonts w:hint="default" w:ascii="Times New Roman" w:hAnsi="Times New Roman"/>
                <w:vertAlign w:val="baseline"/>
                <w:lang w:val="en-US" w:eastAsia="zh-CN"/>
              </w:rPr>
            </w:pPr>
            <w:ins w:id="4391" w:author="LKY" w:date="2026-05-22T16:01:25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9C25BC">
            <w:pPr>
              <w:jc w:val="center"/>
              <w:rPr>
                <w:ins w:id="4392" w:author="LKY" w:date="2026-05-22T16:01:25Z"/>
                <w:rFonts w:hint="default" w:ascii="Times New Roman" w:hAnsi="Times New Roman" w:eastAsiaTheme="minorEastAsia" w:cstheme="minorBidi"/>
                <w:kern w:val="2"/>
                <w:sz w:val="21"/>
                <w:szCs w:val="24"/>
                <w:vertAlign w:val="baseline"/>
                <w:lang w:val="en-US" w:eastAsia="zh-CN" w:bidi="ar-SA"/>
              </w:rPr>
            </w:pPr>
            <w:ins w:id="4393" w:author="LKY" w:date="2026-05-22T16:01:25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E20F9E4">
            <w:pPr>
              <w:jc w:val="center"/>
              <w:rPr>
                <w:ins w:id="4394" w:author="LKY" w:date="2026-05-22T16:01:25Z"/>
                <w:rFonts w:hint="default" w:ascii="Times New Roman" w:hAnsi="Times New Roman" w:eastAsiaTheme="minorEastAsia" w:cstheme="minorBidi"/>
                <w:kern w:val="2"/>
                <w:sz w:val="21"/>
                <w:szCs w:val="24"/>
                <w:vertAlign w:val="baseline"/>
                <w:lang w:val="en-US" w:eastAsia="zh-CN" w:bidi="ar-SA"/>
              </w:rPr>
            </w:pPr>
            <w:ins w:id="4395" w:author="LKY" w:date="2026-05-22T16:01:25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ACAC23C">
            <w:pPr>
              <w:jc w:val="center"/>
              <w:rPr>
                <w:ins w:id="4396" w:author="LKY" w:date="2026-05-22T16:01:25Z"/>
                <w:rFonts w:hint="default" w:ascii="Times New Roman" w:hAnsi="Times New Roman" w:eastAsiaTheme="minorEastAsia" w:cstheme="minorBidi"/>
                <w:kern w:val="2"/>
                <w:sz w:val="21"/>
                <w:szCs w:val="24"/>
                <w:vertAlign w:val="baseline"/>
                <w:lang w:val="en-US" w:eastAsia="zh-CN" w:bidi="ar-SA"/>
              </w:rPr>
            </w:pPr>
            <w:ins w:id="4397" w:author="LKY" w:date="2026-05-22T16:01:25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3BB9ECC">
            <w:pPr>
              <w:jc w:val="center"/>
              <w:rPr>
                <w:ins w:id="4398" w:author="LKY" w:date="2026-05-22T16:01:25Z"/>
                <w:rFonts w:hint="default" w:ascii="Times New Roman" w:hAnsi="Times New Roman" w:eastAsiaTheme="minorEastAsia" w:cstheme="minorBidi"/>
                <w:kern w:val="2"/>
                <w:sz w:val="21"/>
                <w:szCs w:val="24"/>
                <w:vertAlign w:val="baseline"/>
                <w:lang w:val="en-US" w:eastAsia="zh-CN" w:bidi="ar-SA"/>
              </w:rPr>
            </w:pPr>
            <w:ins w:id="4399" w:author="LKY" w:date="2026-05-22T16:01:25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5161271">
            <w:pPr>
              <w:jc w:val="center"/>
              <w:rPr>
                <w:ins w:id="4400" w:author="LKY" w:date="2026-05-22T16:01:25Z"/>
                <w:rFonts w:hint="default" w:ascii="Times New Roman" w:hAnsi="Times New Roman" w:eastAsiaTheme="minorEastAsia" w:cstheme="minorBidi"/>
                <w:kern w:val="2"/>
                <w:sz w:val="21"/>
                <w:szCs w:val="24"/>
                <w:vertAlign w:val="baseline"/>
                <w:lang w:val="en-US" w:eastAsia="zh-CN" w:bidi="ar-SA"/>
              </w:rPr>
            </w:pPr>
            <w:ins w:id="4401" w:author="LKY" w:date="2026-05-22T16:01:25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EE59821">
            <w:pPr>
              <w:jc w:val="center"/>
              <w:rPr>
                <w:ins w:id="4402" w:author="LKY" w:date="2026-05-22T16:01:25Z"/>
                <w:rFonts w:hint="default" w:ascii="Times New Roman" w:hAnsi="Times New Roman" w:eastAsiaTheme="minorEastAsia" w:cstheme="minorBidi"/>
                <w:kern w:val="2"/>
                <w:sz w:val="21"/>
                <w:szCs w:val="24"/>
                <w:vertAlign w:val="baseline"/>
                <w:lang w:val="en-US" w:eastAsia="zh-CN" w:bidi="ar-SA"/>
              </w:rPr>
            </w:pPr>
            <w:ins w:id="4403" w:author="LKY" w:date="2026-05-22T16:01:25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E7DB3B0">
            <w:pPr>
              <w:jc w:val="center"/>
              <w:rPr>
                <w:ins w:id="4404" w:author="LKY" w:date="2026-05-22T16:01:25Z"/>
                <w:rFonts w:hint="default" w:ascii="Times New Roman" w:hAnsi="Times New Roman"/>
                <w:vertAlign w:val="baseline"/>
                <w:lang w:val="en-US" w:eastAsia="zh-CN"/>
              </w:rPr>
            </w:pPr>
            <w:ins w:id="4405" w:author="LKY" w:date="2026-05-22T16:01:25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60EF945">
            <w:pPr>
              <w:jc w:val="center"/>
              <w:rPr>
                <w:ins w:id="4406" w:author="LKY" w:date="2026-05-22T16:01:25Z"/>
                <w:rFonts w:hint="default" w:ascii="Times New Roman" w:hAnsi="Times New Roman"/>
                <w:vertAlign w:val="baseline"/>
                <w:lang w:val="en-US" w:eastAsia="zh-CN"/>
              </w:rPr>
            </w:pPr>
            <w:ins w:id="4407" w:author="LKY" w:date="2026-05-22T16:01:25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0FA8C7B">
            <w:pPr>
              <w:jc w:val="center"/>
              <w:rPr>
                <w:ins w:id="4408" w:author="LKY" w:date="2026-05-22T16:01:25Z"/>
                <w:rFonts w:hint="default" w:ascii="Times New Roman" w:hAnsi="Times New Roman"/>
                <w:vertAlign w:val="baseline"/>
                <w:lang w:val="en-US" w:eastAsia="zh-CN"/>
              </w:rPr>
            </w:pPr>
            <w:ins w:id="4409" w:author="LKY" w:date="2026-05-22T16:01:25Z">
              <w:r>
                <w:rPr>
                  <w:rFonts w:hint="eastAsia" w:ascii="Times New Roman" w:hAnsi="Times New Roman"/>
                  <w:vertAlign w:val="baseline"/>
                  <w:lang w:val="en-US" w:eastAsia="zh-CN"/>
                </w:rPr>
                <w:t>B9</w:t>
              </w:r>
            </w:ins>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10" w:author="LKY" w:date="2026-05-22T16:01:25Z"/>
        </w:trPr>
        <w:tc>
          <w:tcPr>
            <w:tcW w:w="639" w:type="pct"/>
            <w:noWrap w:val="0"/>
            <w:vAlign w:val="top"/>
          </w:tcPr>
          <w:p w14:paraId="1A84D6C7">
            <w:pPr>
              <w:jc w:val="center"/>
              <w:rPr>
                <w:ins w:id="4411" w:author="LKY" w:date="2026-05-22T16:01:25Z"/>
                <w:rFonts w:hint="default" w:ascii="Times New Roman" w:hAnsi="Times New Roman"/>
                <w:vertAlign w:val="baseline"/>
                <w:lang w:val="en-US" w:eastAsia="zh-CN"/>
              </w:rPr>
            </w:pPr>
            <w:ins w:id="4412" w:author="LKY" w:date="2026-05-22T16:01:25Z">
              <w:r>
                <w:rPr>
                  <w:rFonts w:hint="eastAsia" w:ascii="Times New Roman" w:hAnsi="Times New Roman"/>
                  <w:vertAlign w:val="baseline"/>
                  <w:lang w:val="en-US" w:eastAsia="zh-CN"/>
                </w:rPr>
                <w:t>名称</w:t>
              </w:r>
            </w:ins>
          </w:p>
        </w:tc>
        <w:tc>
          <w:tcPr>
            <w:tcW w:w="489" w:type="pct"/>
            <w:noWrap w:val="0"/>
            <w:vAlign w:val="top"/>
          </w:tcPr>
          <w:p w14:paraId="4CB7E72A">
            <w:pPr>
              <w:jc w:val="center"/>
              <w:rPr>
                <w:ins w:id="4413" w:author="LKY" w:date="2026-05-22T16:01:25Z"/>
                <w:rFonts w:hint="default" w:ascii="Times New Roman" w:hAnsi="Times New Roman"/>
                <w:vertAlign w:val="baseline"/>
                <w:lang w:val="en-US" w:eastAsia="zh-CN"/>
              </w:rPr>
            </w:pPr>
            <w:ins w:id="4414" w:author="LKY" w:date="2026-05-22T16:02:55Z">
              <w:r>
                <w:rPr>
                  <w:rFonts w:hint="eastAsia" w:ascii="Times New Roman" w:hAnsi="Times New Roman"/>
                  <w:vertAlign w:val="baseline"/>
                  <w:lang w:val="en-US" w:eastAsia="zh-CN"/>
                </w:rPr>
                <w:t>AI</w:t>
              </w:r>
            </w:ins>
            <w:ins w:id="4415" w:author="LKY" w:date="2026-05-22T16:04:56Z">
              <w:r>
                <w:rPr>
                  <w:rFonts w:hint="eastAsia" w:ascii="Times New Roman" w:hAnsi="Times New Roman"/>
                  <w:vertAlign w:val="baseline"/>
                  <w:lang w:val="en-US" w:eastAsia="zh-CN"/>
                </w:rPr>
                <w:t>1</w:t>
              </w:r>
            </w:ins>
            <w:ins w:id="4416" w:author="LKY" w:date="2026-05-22T16:04:57Z">
              <w:r>
                <w:rPr>
                  <w:rFonts w:hint="eastAsia" w:ascii="Times New Roman" w:hAnsi="Times New Roman"/>
                  <w:vertAlign w:val="baseline"/>
                  <w:lang w:val="en-US" w:eastAsia="zh-CN"/>
                </w:rPr>
                <w:t>-</w:t>
              </w:r>
            </w:ins>
          </w:p>
        </w:tc>
        <w:tc>
          <w:tcPr>
            <w:tcW w:w="483" w:type="pct"/>
            <w:noWrap w:val="0"/>
            <w:vAlign w:val="top"/>
          </w:tcPr>
          <w:p w14:paraId="4A803B74">
            <w:pPr>
              <w:jc w:val="center"/>
              <w:rPr>
                <w:ins w:id="4417" w:author="LKY" w:date="2026-05-22T16:01:25Z"/>
                <w:rFonts w:hint="default" w:ascii="Times New Roman" w:hAnsi="Times New Roman"/>
                <w:vertAlign w:val="baseline"/>
                <w:lang w:val="en-US" w:eastAsia="zh-CN"/>
              </w:rPr>
            </w:pPr>
            <w:ins w:id="4418" w:author="LKY" w:date="2026-05-22T16:02:55Z">
              <w:r>
                <w:rPr>
                  <w:rFonts w:hint="eastAsia" w:ascii="Times New Roman" w:hAnsi="Times New Roman"/>
                  <w:vertAlign w:val="baseline"/>
                  <w:lang w:val="en-US" w:eastAsia="zh-CN"/>
                </w:rPr>
                <w:t>AI</w:t>
              </w:r>
            </w:ins>
            <w:ins w:id="4419" w:author="LKY" w:date="2026-05-22T16:04:52Z">
              <w:r>
                <w:rPr>
                  <w:rFonts w:hint="eastAsia" w:ascii="Times New Roman" w:hAnsi="Times New Roman"/>
                  <w:vertAlign w:val="baseline"/>
                  <w:lang w:val="en-US" w:eastAsia="zh-CN"/>
                </w:rPr>
                <w:t>2</w:t>
              </w:r>
            </w:ins>
            <w:ins w:id="4420" w:author="LKY" w:date="2026-05-22T16:04:53Z">
              <w:r>
                <w:rPr>
                  <w:rFonts w:hint="eastAsia" w:ascii="Times New Roman" w:hAnsi="Times New Roman"/>
                  <w:vertAlign w:val="baseline"/>
                  <w:lang w:val="en-US" w:eastAsia="zh-CN"/>
                </w:rPr>
                <w:t>-</w:t>
              </w:r>
            </w:ins>
          </w:p>
        </w:tc>
        <w:tc>
          <w:tcPr>
            <w:tcW w:w="489" w:type="pct"/>
            <w:noWrap w:val="0"/>
            <w:vAlign w:val="top"/>
          </w:tcPr>
          <w:p w14:paraId="42B35BB6">
            <w:pPr>
              <w:jc w:val="center"/>
              <w:rPr>
                <w:ins w:id="4421" w:author="LKY" w:date="2026-05-22T16:01:25Z"/>
                <w:rFonts w:hint="default" w:ascii="Times New Roman" w:hAnsi="Times New Roman" w:eastAsiaTheme="minorEastAsia" w:cstheme="minorBidi"/>
                <w:kern w:val="2"/>
                <w:sz w:val="21"/>
                <w:szCs w:val="24"/>
                <w:vertAlign w:val="baseline"/>
                <w:lang w:val="en-US" w:eastAsia="zh-CN" w:bidi="ar-SA"/>
              </w:rPr>
            </w:pPr>
            <w:ins w:id="4422" w:author="LKY" w:date="2026-05-22T16:02:54Z">
              <w:r>
                <w:rPr>
                  <w:rFonts w:hint="eastAsia" w:ascii="Times New Roman" w:hAnsi="Times New Roman"/>
                  <w:vertAlign w:val="baseline"/>
                  <w:lang w:val="en-US" w:eastAsia="zh-CN"/>
                </w:rPr>
                <w:t>AI</w:t>
              </w:r>
            </w:ins>
            <w:ins w:id="4423" w:author="LKY" w:date="2026-05-22T16:04:49Z">
              <w:r>
                <w:rPr>
                  <w:rFonts w:hint="eastAsia" w:ascii="Times New Roman" w:hAnsi="Times New Roman"/>
                  <w:vertAlign w:val="baseline"/>
                  <w:lang w:val="en-US" w:eastAsia="zh-CN"/>
                </w:rPr>
                <w:t>3</w:t>
              </w:r>
            </w:ins>
            <w:ins w:id="4424" w:author="LKY" w:date="2026-05-22T16:04:50Z">
              <w:r>
                <w:rPr>
                  <w:rFonts w:hint="eastAsia" w:ascii="Times New Roman" w:hAnsi="Times New Roman"/>
                  <w:vertAlign w:val="baseline"/>
                  <w:lang w:val="en-US" w:eastAsia="zh-CN"/>
                </w:rPr>
                <w:t>-</w:t>
              </w:r>
            </w:ins>
          </w:p>
        </w:tc>
        <w:tc>
          <w:tcPr>
            <w:tcW w:w="489" w:type="pct"/>
            <w:noWrap w:val="0"/>
            <w:vAlign w:val="top"/>
          </w:tcPr>
          <w:p w14:paraId="3E275DCA">
            <w:pPr>
              <w:jc w:val="center"/>
              <w:rPr>
                <w:ins w:id="4425" w:author="LKY" w:date="2026-05-22T16:01:25Z"/>
                <w:rFonts w:hint="default" w:ascii="Times New Roman" w:hAnsi="Times New Roman" w:eastAsiaTheme="minorEastAsia" w:cstheme="minorBidi"/>
                <w:kern w:val="2"/>
                <w:sz w:val="21"/>
                <w:szCs w:val="24"/>
                <w:vertAlign w:val="baseline"/>
                <w:lang w:val="en-US" w:eastAsia="zh-CN" w:bidi="ar-SA"/>
              </w:rPr>
            </w:pPr>
            <w:ins w:id="4426" w:author="LKY" w:date="2026-05-22T16:02:53Z">
              <w:r>
                <w:rPr>
                  <w:rFonts w:hint="eastAsia" w:ascii="Times New Roman" w:hAnsi="Times New Roman"/>
                  <w:vertAlign w:val="baseline"/>
                  <w:lang w:val="en-US" w:eastAsia="zh-CN"/>
                </w:rPr>
                <w:t>AI</w:t>
              </w:r>
            </w:ins>
            <w:ins w:id="4427" w:author="LKY" w:date="2026-05-22T16:04:45Z">
              <w:r>
                <w:rPr>
                  <w:rFonts w:hint="eastAsia" w:ascii="Times New Roman" w:hAnsi="Times New Roman"/>
                  <w:vertAlign w:val="baseline"/>
                  <w:lang w:val="en-US" w:eastAsia="zh-CN"/>
                </w:rPr>
                <w:t>4</w:t>
              </w:r>
            </w:ins>
            <w:ins w:id="4428" w:author="LKY" w:date="2026-05-22T16:04:46Z">
              <w:r>
                <w:rPr>
                  <w:rFonts w:hint="eastAsia" w:ascii="Times New Roman" w:hAnsi="Times New Roman"/>
                  <w:vertAlign w:val="baseline"/>
                  <w:lang w:val="en-US" w:eastAsia="zh-CN"/>
                </w:rPr>
                <w:t>-</w:t>
              </w:r>
            </w:ins>
          </w:p>
        </w:tc>
        <w:tc>
          <w:tcPr>
            <w:tcW w:w="489" w:type="pct"/>
            <w:noWrap w:val="0"/>
            <w:vAlign w:val="top"/>
          </w:tcPr>
          <w:p w14:paraId="2891E657">
            <w:pPr>
              <w:jc w:val="center"/>
              <w:rPr>
                <w:ins w:id="4429" w:author="LKY" w:date="2026-05-22T16:01:25Z"/>
                <w:rFonts w:hint="default" w:ascii="Times New Roman" w:hAnsi="Times New Roman"/>
                <w:vertAlign w:val="baseline"/>
                <w:lang w:val="en-US" w:eastAsia="zh-CN"/>
              </w:rPr>
            </w:pPr>
            <w:ins w:id="4430" w:author="LKY" w:date="2026-05-22T16:02:52Z">
              <w:r>
                <w:rPr>
                  <w:rFonts w:hint="eastAsia" w:ascii="Times New Roman" w:hAnsi="Times New Roman"/>
                  <w:vertAlign w:val="baseline"/>
                  <w:lang w:val="en-US" w:eastAsia="zh-CN"/>
                </w:rPr>
                <w:t>AI</w:t>
              </w:r>
            </w:ins>
            <w:ins w:id="4431" w:author="LKY" w:date="2026-05-22T16:04:41Z">
              <w:r>
                <w:rPr>
                  <w:rFonts w:hint="eastAsia" w:ascii="Times New Roman" w:hAnsi="Times New Roman"/>
                  <w:vertAlign w:val="baseline"/>
                  <w:lang w:val="en-US" w:eastAsia="zh-CN"/>
                </w:rPr>
                <w:t>5</w:t>
              </w:r>
            </w:ins>
            <w:ins w:id="4432" w:author="LKY" w:date="2026-05-22T16:04:42Z">
              <w:r>
                <w:rPr>
                  <w:rFonts w:hint="eastAsia" w:ascii="Times New Roman" w:hAnsi="Times New Roman"/>
                  <w:vertAlign w:val="baseline"/>
                  <w:lang w:val="en-US" w:eastAsia="zh-CN"/>
                </w:rPr>
                <w:t>-</w:t>
              </w:r>
            </w:ins>
          </w:p>
        </w:tc>
        <w:tc>
          <w:tcPr>
            <w:tcW w:w="489" w:type="pct"/>
            <w:noWrap w:val="0"/>
            <w:vAlign w:val="top"/>
          </w:tcPr>
          <w:p w14:paraId="4896372C">
            <w:pPr>
              <w:jc w:val="center"/>
              <w:rPr>
                <w:ins w:id="4433" w:author="LKY" w:date="2026-05-22T16:01:25Z"/>
                <w:rFonts w:hint="default" w:ascii="Times New Roman" w:hAnsi="Times New Roman"/>
                <w:vertAlign w:val="baseline"/>
                <w:lang w:val="en-US" w:eastAsia="zh-CN"/>
              </w:rPr>
            </w:pPr>
            <w:ins w:id="4434" w:author="LKY" w:date="2026-05-22T16:02:51Z">
              <w:r>
                <w:rPr>
                  <w:rFonts w:hint="eastAsia" w:ascii="Times New Roman" w:hAnsi="Times New Roman"/>
                  <w:vertAlign w:val="baseline"/>
                  <w:lang w:val="en-US" w:eastAsia="zh-CN"/>
                </w:rPr>
                <w:t>AI</w:t>
              </w:r>
            </w:ins>
            <w:ins w:id="4435" w:author="LKY" w:date="2026-05-22T16:04:32Z">
              <w:r>
                <w:rPr>
                  <w:rFonts w:hint="eastAsia" w:ascii="Times New Roman" w:hAnsi="Times New Roman"/>
                  <w:vertAlign w:val="baseline"/>
                  <w:lang w:val="en-US" w:eastAsia="zh-CN"/>
                </w:rPr>
                <w:t>6-</w:t>
              </w:r>
            </w:ins>
          </w:p>
        </w:tc>
        <w:tc>
          <w:tcPr>
            <w:tcW w:w="489" w:type="pct"/>
            <w:noWrap w:val="0"/>
            <w:vAlign w:val="top"/>
          </w:tcPr>
          <w:p w14:paraId="618856E3">
            <w:pPr>
              <w:jc w:val="center"/>
              <w:rPr>
                <w:ins w:id="4436" w:author="LKY" w:date="2026-05-22T16:01:25Z"/>
                <w:rFonts w:hint="default" w:ascii="Times New Roman" w:hAnsi="Times New Roman"/>
                <w:vertAlign w:val="baseline"/>
                <w:lang w:val="en-US" w:eastAsia="zh-CN"/>
              </w:rPr>
            </w:pPr>
            <w:ins w:id="4437" w:author="LKY" w:date="2026-05-22T16:02:50Z">
              <w:r>
                <w:rPr>
                  <w:rFonts w:hint="eastAsia" w:ascii="Times New Roman" w:hAnsi="Times New Roman"/>
                  <w:vertAlign w:val="baseline"/>
                  <w:lang w:val="en-US" w:eastAsia="zh-CN"/>
                </w:rPr>
                <w:t>AI</w:t>
              </w:r>
            </w:ins>
            <w:ins w:id="4438" w:author="LKY" w:date="2026-05-22T16:04:35Z">
              <w:r>
                <w:rPr>
                  <w:rFonts w:hint="eastAsia" w:ascii="Times New Roman" w:hAnsi="Times New Roman"/>
                  <w:vertAlign w:val="baseline"/>
                  <w:lang w:val="en-US" w:eastAsia="zh-CN"/>
                </w:rPr>
                <w:t>7</w:t>
              </w:r>
            </w:ins>
            <w:ins w:id="4439" w:author="LKY" w:date="2026-05-22T16:04:24Z">
              <w:r>
                <w:rPr>
                  <w:rFonts w:hint="eastAsia" w:ascii="Times New Roman" w:hAnsi="Times New Roman"/>
                  <w:vertAlign w:val="baseline"/>
                  <w:lang w:val="en-US" w:eastAsia="zh-CN"/>
                </w:rPr>
                <w:t>-</w:t>
              </w:r>
            </w:ins>
          </w:p>
        </w:tc>
        <w:tc>
          <w:tcPr>
            <w:tcW w:w="525" w:type="pct"/>
            <w:noWrap w:val="0"/>
            <w:vAlign w:val="top"/>
          </w:tcPr>
          <w:p w14:paraId="091C6BAF">
            <w:pPr>
              <w:jc w:val="center"/>
              <w:rPr>
                <w:ins w:id="4440" w:author="LKY" w:date="2026-05-22T16:01:25Z"/>
                <w:rFonts w:hint="default" w:ascii="Times New Roman" w:hAnsi="Times New Roman"/>
                <w:vertAlign w:val="baseline"/>
                <w:lang w:val="en-US" w:eastAsia="zh-CN"/>
              </w:rPr>
            </w:pPr>
            <w:ins w:id="4441" w:author="LKY" w:date="2026-05-22T16:02:49Z">
              <w:r>
                <w:rPr>
                  <w:rFonts w:hint="eastAsia" w:ascii="Times New Roman" w:hAnsi="Times New Roman"/>
                  <w:vertAlign w:val="baseline"/>
                  <w:lang w:val="en-US" w:eastAsia="zh-CN"/>
                </w:rPr>
                <w:t>AI</w:t>
              </w:r>
            </w:ins>
            <w:ins w:id="4442" w:author="LKY" w:date="2026-05-22T16:04:16Z">
              <w:r>
                <w:rPr>
                  <w:rFonts w:hint="eastAsia" w:ascii="Times New Roman" w:hAnsi="Times New Roman"/>
                  <w:vertAlign w:val="baseline"/>
                  <w:lang w:val="en-US" w:eastAsia="zh-CN"/>
                </w:rPr>
                <w:t>8</w:t>
              </w:r>
            </w:ins>
            <w:ins w:id="4443" w:author="LKY" w:date="2026-05-22T16:04:17Z">
              <w:r>
                <w:rPr>
                  <w:rFonts w:hint="eastAsia" w:ascii="Times New Roman" w:hAnsi="Times New Roman"/>
                  <w:vertAlign w:val="baseline"/>
                  <w:lang w:val="en-US" w:eastAsia="zh-CN"/>
                </w:rPr>
                <w:t>-</w:t>
              </w:r>
            </w:ins>
          </w:p>
        </w:tc>
        <w:tc>
          <w:tcPr>
            <w:tcW w:w="412" w:type="pct"/>
            <w:noWrap w:val="0"/>
            <w:vAlign w:val="top"/>
          </w:tcPr>
          <w:p w14:paraId="571BD37D">
            <w:pPr>
              <w:jc w:val="center"/>
              <w:rPr>
                <w:ins w:id="4444" w:author="LKY" w:date="2026-05-22T16:01:25Z"/>
                <w:rFonts w:hint="default" w:ascii="Times New Roman" w:hAnsi="Times New Roman"/>
                <w:vertAlign w:val="baseline"/>
                <w:lang w:val="en-US" w:eastAsia="zh-CN"/>
              </w:rPr>
            </w:pPr>
            <w:ins w:id="4445" w:author="LKY" w:date="2026-05-22T16:01:25Z">
              <w:r>
                <w:rPr>
                  <w:rFonts w:hint="eastAsia" w:ascii="Times New Roman" w:hAnsi="Times New Roman"/>
                  <w:vertAlign w:val="baseline"/>
                  <w:lang w:val="en-US" w:eastAsia="zh-CN"/>
                </w:rPr>
                <w:t>PE</w:t>
              </w:r>
            </w:ins>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46" w:author="LKY" w:date="2026-05-22T16:01:25Z"/>
        </w:trPr>
        <w:tc>
          <w:tcPr>
            <w:tcW w:w="639" w:type="pct"/>
            <w:noWrap w:val="0"/>
            <w:vAlign w:val="top"/>
          </w:tcPr>
          <w:p w14:paraId="3C372320">
            <w:pPr>
              <w:jc w:val="center"/>
              <w:rPr>
                <w:ins w:id="4447" w:author="LKY" w:date="2026-05-22T16:01:25Z"/>
                <w:rFonts w:hint="default" w:ascii="Times New Roman" w:hAnsi="Times New Roman"/>
                <w:vertAlign w:val="baseline"/>
                <w:lang w:val="en-US" w:eastAsia="zh-CN"/>
              </w:rPr>
            </w:pPr>
            <w:ins w:id="4448" w:author="LKY" w:date="2026-05-22T16:01:25Z">
              <w:r>
                <w:rPr>
                  <w:rFonts w:hint="eastAsia" w:ascii="Times New Roman" w:hAnsi="Times New Roman"/>
                  <w:vertAlign w:val="baseline"/>
                  <w:lang w:val="en-US" w:eastAsia="zh-CN"/>
                </w:rPr>
                <w:t>端口号</w:t>
              </w:r>
            </w:ins>
          </w:p>
        </w:tc>
        <w:tc>
          <w:tcPr>
            <w:tcW w:w="489" w:type="pct"/>
            <w:noWrap w:val="0"/>
            <w:vAlign w:val="top"/>
          </w:tcPr>
          <w:p w14:paraId="23F243B0">
            <w:pPr>
              <w:jc w:val="center"/>
              <w:rPr>
                <w:ins w:id="4449" w:author="LKY" w:date="2026-05-22T16:01:25Z"/>
                <w:rFonts w:hint="default" w:ascii="Times New Roman" w:hAnsi="Times New Roman"/>
                <w:vertAlign w:val="baseline"/>
                <w:lang w:val="en-US" w:eastAsia="zh-CN"/>
              </w:rPr>
            </w:pPr>
            <w:ins w:id="4450" w:author="LKY" w:date="2026-05-22T16:01:25Z">
              <w:r>
                <w:rPr>
                  <w:rFonts w:hint="eastAsia" w:ascii="Times New Roman" w:hAnsi="Times New Roman"/>
                  <w:vertAlign w:val="baseline"/>
                  <w:lang w:val="en-US" w:eastAsia="zh-CN"/>
                </w:rPr>
                <w:t>A1</w:t>
              </w:r>
            </w:ins>
          </w:p>
        </w:tc>
        <w:tc>
          <w:tcPr>
            <w:tcW w:w="483" w:type="pct"/>
            <w:noWrap w:val="0"/>
            <w:vAlign w:val="top"/>
          </w:tcPr>
          <w:p w14:paraId="4C746411">
            <w:pPr>
              <w:jc w:val="center"/>
              <w:rPr>
                <w:ins w:id="4451" w:author="LKY" w:date="2026-05-22T16:01:25Z"/>
                <w:rFonts w:hint="default" w:ascii="Times New Roman" w:hAnsi="Times New Roman"/>
                <w:vertAlign w:val="baseline"/>
                <w:lang w:val="en-US" w:eastAsia="zh-CN"/>
              </w:rPr>
            </w:pPr>
            <w:ins w:id="4452" w:author="LKY" w:date="2026-05-22T16:01:25Z">
              <w:r>
                <w:rPr>
                  <w:rFonts w:hint="eastAsia" w:ascii="Times New Roman" w:hAnsi="Times New Roman"/>
                  <w:vertAlign w:val="baseline"/>
                  <w:lang w:val="en-US" w:eastAsia="zh-CN"/>
                </w:rPr>
                <w:t>A2</w:t>
              </w:r>
            </w:ins>
          </w:p>
        </w:tc>
        <w:tc>
          <w:tcPr>
            <w:tcW w:w="489" w:type="pct"/>
            <w:noWrap w:val="0"/>
            <w:vAlign w:val="top"/>
          </w:tcPr>
          <w:p w14:paraId="0EA3E057">
            <w:pPr>
              <w:jc w:val="center"/>
              <w:rPr>
                <w:ins w:id="4453" w:author="LKY" w:date="2026-05-22T16:01:25Z"/>
                <w:rFonts w:hint="default" w:ascii="Times New Roman" w:hAnsi="Times New Roman"/>
                <w:vertAlign w:val="baseline"/>
                <w:lang w:val="en-US" w:eastAsia="zh-CN"/>
              </w:rPr>
            </w:pPr>
            <w:ins w:id="4454" w:author="LKY" w:date="2026-05-22T16:01:25Z">
              <w:r>
                <w:rPr>
                  <w:rFonts w:hint="eastAsia" w:ascii="Times New Roman" w:hAnsi="Times New Roman"/>
                  <w:vertAlign w:val="baseline"/>
                  <w:lang w:val="en-US" w:eastAsia="zh-CN"/>
                </w:rPr>
                <w:t>A3</w:t>
              </w:r>
            </w:ins>
          </w:p>
        </w:tc>
        <w:tc>
          <w:tcPr>
            <w:tcW w:w="489" w:type="pct"/>
            <w:noWrap w:val="0"/>
            <w:vAlign w:val="top"/>
          </w:tcPr>
          <w:p w14:paraId="20AFE8E6">
            <w:pPr>
              <w:jc w:val="center"/>
              <w:rPr>
                <w:ins w:id="4455" w:author="LKY" w:date="2026-05-22T16:01:25Z"/>
                <w:rFonts w:hint="default" w:ascii="Times New Roman" w:hAnsi="Times New Roman"/>
                <w:vertAlign w:val="baseline"/>
                <w:lang w:val="en-US" w:eastAsia="zh-CN"/>
              </w:rPr>
            </w:pPr>
            <w:ins w:id="4456" w:author="LKY" w:date="2026-05-22T16:01:25Z">
              <w:r>
                <w:rPr>
                  <w:rFonts w:hint="eastAsia" w:ascii="Times New Roman" w:hAnsi="Times New Roman"/>
                  <w:vertAlign w:val="baseline"/>
                  <w:lang w:val="en-US" w:eastAsia="zh-CN"/>
                </w:rPr>
                <w:t>A4</w:t>
              </w:r>
            </w:ins>
          </w:p>
        </w:tc>
        <w:tc>
          <w:tcPr>
            <w:tcW w:w="489" w:type="pct"/>
            <w:noWrap w:val="0"/>
            <w:vAlign w:val="top"/>
          </w:tcPr>
          <w:p w14:paraId="3E0657E4">
            <w:pPr>
              <w:jc w:val="center"/>
              <w:rPr>
                <w:ins w:id="4457" w:author="LKY" w:date="2026-05-22T16:01:25Z"/>
                <w:rFonts w:hint="default" w:ascii="Times New Roman" w:hAnsi="Times New Roman"/>
                <w:vertAlign w:val="baseline"/>
                <w:lang w:val="en-US" w:eastAsia="zh-CN"/>
              </w:rPr>
            </w:pPr>
            <w:ins w:id="4458" w:author="LKY" w:date="2026-05-22T16:01:25Z">
              <w:r>
                <w:rPr>
                  <w:rFonts w:hint="eastAsia" w:ascii="Times New Roman" w:hAnsi="Times New Roman"/>
                  <w:vertAlign w:val="baseline"/>
                  <w:lang w:val="en-US" w:eastAsia="zh-CN"/>
                </w:rPr>
                <w:t>A5</w:t>
              </w:r>
            </w:ins>
          </w:p>
        </w:tc>
        <w:tc>
          <w:tcPr>
            <w:tcW w:w="489" w:type="pct"/>
            <w:noWrap w:val="0"/>
            <w:vAlign w:val="top"/>
          </w:tcPr>
          <w:p w14:paraId="53C85695">
            <w:pPr>
              <w:jc w:val="center"/>
              <w:rPr>
                <w:ins w:id="4459" w:author="LKY" w:date="2026-05-22T16:01:25Z"/>
                <w:rFonts w:hint="default" w:ascii="Times New Roman" w:hAnsi="Times New Roman"/>
                <w:vertAlign w:val="baseline"/>
                <w:lang w:val="en-US" w:eastAsia="zh-CN"/>
              </w:rPr>
            </w:pPr>
            <w:ins w:id="4460" w:author="LKY" w:date="2026-05-22T16:01:25Z">
              <w:r>
                <w:rPr>
                  <w:rFonts w:hint="eastAsia" w:ascii="Times New Roman" w:hAnsi="Times New Roman"/>
                  <w:vertAlign w:val="baseline"/>
                  <w:lang w:val="en-US" w:eastAsia="zh-CN"/>
                </w:rPr>
                <w:t>A6</w:t>
              </w:r>
            </w:ins>
          </w:p>
        </w:tc>
        <w:tc>
          <w:tcPr>
            <w:tcW w:w="489" w:type="pct"/>
            <w:noWrap w:val="0"/>
            <w:vAlign w:val="top"/>
          </w:tcPr>
          <w:p w14:paraId="23047F9E">
            <w:pPr>
              <w:jc w:val="center"/>
              <w:rPr>
                <w:ins w:id="4461" w:author="LKY" w:date="2026-05-22T16:01:25Z"/>
                <w:rFonts w:hint="default" w:ascii="Times New Roman" w:hAnsi="Times New Roman"/>
                <w:vertAlign w:val="baseline"/>
                <w:lang w:val="en-US" w:eastAsia="zh-CN"/>
              </w:rPr>
            </w:pPr>
            <w:ins w:id="4462" w:author="LKY" w:date="2026-05-22T16:01:25Z">
              <w:r>
                <w:rPr>
                  <w:rFonts w:hint="eastAsia" w:ascii="Times New Roman" w:hAnsi="Times New Roman"/>
                  <w:vertAlign w:val="baseline"/>
                  <w:lang w:val="en-US" w:eastAsia="zh-CN"/>
                </w:rPr>
                <w:t>A7</w:t>
              </w:r>
            </w:ins>
          </w:p>
        </w:tc>
        <w:tc>
          <w:tcPr>
            <w:tcW w:w="525" w:type="pct"/>
            <w:noWrap w:val="0"/>
            <w:vAlign w:val="top"/>
          </w:tcPr>
          <w:p w14:paraId="668B1CDD">
            <w:pPr>
              <w:jc w:val="center"/>
              <w:rPr>
                <w:ins w:id="4463" w:author="LKY" w:date="2026-05-22T16:01:25Z"/>
                <w:rFonts w:hint="default" w:ascii="Times New Roman" w:hAnsi="Times New Roman"/>
                <w:vertAlign w:val="baseline"/>
                <w:lang w:val="en-US" w:eastAsia="zh-CN"/>
              </w:rPr>
            </w:pPr>
            <w:ins w:id="4464" w:author="LKY" w:date="2026-05-22T16:01:25Z">
              <w:r>
                <w:rPr>
                  <w:rFonts w:hint="eastAsia" w:ascii="Times New Roman" w:hAnsi="Times New Roman"/>
                  <w:vertAlign w:val="baseline"/>
                  <w:lang w:val="en-US" w:eastAsia="zh-CN"/>
                </w:rPr>
                <w:t>A8</w:t>
              </w:r>
            </w:ins>
          </w:p>
        </w:tc>
        <w:tc>
          <w:tcPr>
            <w:tcW w:w="412" w:type="pct"/>
            <w:noWrap w:val="0"/>
            <w:vAlign w:val="top"/>
          </w:tcPr>
          <w:p w14:paraId="36D06A67">
            <w:pPr>
              <w:jc w:val="center"/>
              <w:rPr>
                <w:ins w:id="4465" w:author="LKY" w:date="2026-05-22T16:01:25Z"/>
                <w:rFonts w:hint="default" w:ascii="Times New Roman" w:hAnsi="Times New Roman"/>
                <w:vertAlign w:val="baseline"/>
                <w:lang w:val="en-US" w:eastAsia="zh-CN"/>
              </w:rPr>
            </w:pPr>
            <w:ins w:id="4466" w:author="LKY" w:date="2026-05-22T16:01:25Z">
              <w:r>
                <w:rPr>
                  <w:rFonts w:hint="eastAsia" w:ascii="Times New Roman" w:hAnsi="Times New Roman"/>
                  <w:vertAlign w:val="baseline"/>
                  <w:lang w:val="en-US" w:eastAsia="zh-CN"/>
                </w:rPr>
                <w:t>A9</w:t>
              </w:r>
            </w:ins>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467" w:author="LKY" w:date="2026-05-22T16:01:25Z"/>
        </w:trPr>
        <w:tc>
          <w:tcPr>
            <w:tcW w:w="639" w:type="pct"/>
            <w:noWrap w:val="0"/>
            <w:vAlign w:val="top"/>
          </w:tcPr>
          <w:p w14:paraId="3A9D7ABD">
            <w:pPr>
              <w:jc w:val="center"/>
              <w:rPr>
                <w:ins w:id="4468" w:author="LKY" w:date="2026-05-22T16:01:25Z"/>
                <w:rFonts w:hint="default" w:ascii="Times New Roman" w:hAnsi="Times New Roman"/>
                <w:vertAlign w:val="baseline"/>
                <w:lang w:val="en-US" w:eastAsia="zh-CN"/>
              </w:rPr>
            </w:pPr>
            <w:ins w:id="4469" w:author="LKY" w:date="2026-05-22T16:01:25Z">
              <w:r>
                <w:rPr>
                  <w:rFonts w:hint="eastAsia" w:ascii="Times New Roman" w:hAnsi="Times New Roman"/>
                  <w:vertAlign w:val="baseline"/>
                  <w:lang w:val="en-US" w:eastAsia="zh-CN"/>
                </w:rPr>
                <w:t>名称</w:t>
              </w:r>
            </w:ins>
          </w:p>
        </w:tc>
        <w:tc>
          <w:tcPr>
            <w:tcW w:w="489" w:type="pct"/>
            <w:noWrap w:val="0"/>
            <w:vAlign w:val="top"/>
          </w:tcPr>
          <w:p w14:paraId="0FF5479C">
            <w:pPr>
              <w:jc w:val="center"/>
              <w:rPr>
                <w:ins w:id="4470" w:author="LKY" w:date="2026-05-22T16:01:25Z"/>
                <w:rFonts w:hint="default" w:ascii="Times New Roman" w:hAnsi="Times New Roman"/>
                <w:vertAlign w:val="baseline"/>
                <w:lang w:val="en-US" w:eastAsia="zh-CN"/>
              </w:rPr>
            </w:pPr>
            <w:ins w:id="4471" w:author="LKY" w:date="2026-05-22T16:02:20Z">
              <w:r>
                <w:rPr>
                  <w:rFonts w:hint="eastAsia" w:ascii="Times New Roman" w:hAnsi="Times New Roman"/>
                  <w:vertAlign w:val="baseline"/>
                  <w:lang w:val="en-US" w:eastAsia="zh-CN"/>
                </w:rPr>
                <w:t>AI</w:t>
              </w:r>
            </w:ins>
            <w:ins w:id="4472" w:author="LKY" w:date="2026-05-22T16:01:25Z">
              <w:r>
                <w:rPr>
                  <w:rFonts w:hint="eastAsia" w:ascii="Times New Roman" w:hAnsi="Times New Roman"/>
                  <w:vertAlign w:val="baseline"/>
                  <w:lang w:val="en-US" w:eastAsia="zh-CN"/>
                </w:rPr>
                <w:t>1</w:t>
              </w:r>
            </w:ins>
            <w:ins w:id="4473" w:author="LKY" w:date="2026-05-22T16:03:30Z">
              <w:r>
                <w:rPr>
                  <w:rFonts w:hint="eastAsia" w:ascii="Times New Roman" w:hAnsi="Times New Roman"/>
                  <w:vertAlign w:val="baseline"/>
                  <w:lang w:val="en-US" w:eastAsia="zh-CN"/>
                </w:rPr>
                <w:t>+</w:t>
              </w:r>
            </w:ins>
          </w:p>
        </w:tc>
        <w:tc>
          <w:tcPr>
            <w:tcW w:w="483" w:type="pct"/>
            <w:noWrap w:val="0"/>
            <w:vAlign w:val="top"/>
          </w:tcPr>
          <w:p w14:paraId="18D055E4">
            <w:pPr>
              <w:jc w:val="center"/>
              <w:rPr>
                <w:ins w:id="4474" w:author="LKY" w:date="2026-05-22T16:01:25Z"/>
                <w:rFonts w:hint="default" w:ascii="Times New Roman" w:hAnsi="Times New Roman"/>
                <w:vertAlign w:val="baseline"/>
                <w:lang w:val="en-US" w:eastAsia="zh-CN"/>
              </w:rPr>
            </w:pPr>
            <w:ins w:id="4475" w:author="LKY" w:date="2026-05-22T16:02:26Z">
              <w:r>
                <w:rPr>
                  <w:rFonts w:hint="eastAsia" w:ascii="Times New Roman" w:hAnsi="Times New Roman"/>
                  <w:vertAlign w:val="baseline"/>
                  <w:lang w:val="en-US" w:eastAsia="zh-CN"/>
                </w:rPr>
                <w:t>AI</w:t>
              </w:r>
            </w:ins>
            <w:ins w:id="4476" w:author="LKY" w:date="2026-05-22T16:03:43Z">
              <w:r>
                <w:rPr>
                  <w:rFonts w:hint="eastAsia" w:ascii="Times New Roman" w:hAnsi="Times New Roman"/>
                  <w:vertAlign w:val="baseline"/>
                  <w:lang w:val="en-US" w:eastAsia="zh-CN"/>
                </w:rPr>
                <w:t>2</w:t>
              </w:r>
            </w:ins>
            <w:ins w:id="4477" w:author="LKY" w:date="2026-05-22T16:03:44Z">
              <w:r>
                <w:rPr>
                  <w:rFonts w:hint="eastAsia" w:ascii="Times New Roman" w:hAnsi="Times New Roman"/>
                  <w:vertAlign w:val="baseline"/>
                  <w:lang w:val="en-US" w:eastAsia="zh-CN"/>
                </w:rPr>
                <w:t>+</w:t>
              </w:r>
            </w:ins>
          </w:p>
        </w:tc>
        <w:tc>
          <w:tcPr>
            <w:tcW w:w="489" w:type="pct"/>
            <w:noWrap w:val="0"/>
            <w:vAlign w:val="top"/>
          </w:tcPr>
          <w:p w14:paraId="6B85F452">
            <w:pPr>
              <w:jc w:val="center"/>
              <w:rPr>
                <w:ins w:id="4478" w:author="LKY" w:date="2026-05-22T16:01:25Z"/>
                <w:rFonts w:hint="default" w:ascii="Times New Roman" w:hAnsi="Times New Roman"/>
                <w:vertAlign w:val="baseline"/>
                <w:lang w:val="en-US" w:eastAsia="zh-CN"/>
              </w:rPr>
            </w:pPr>
            <w:ins w:id="4479" w:author="LKY" w:date="2026-05-22T16:02:28Z">
              <w:r>
                <w:rPr>
                  <w:rFonts w:hint="eastAsia" w:ascii="Times New Roman" w:hAnsi="Times New Roman"/>
                  <w:vertAlign w:val="baseline"/>
                  <w:lang w:val="en-US" w:eastAsia="zh-CN"/>
                </w:rPr>
                <w:t>AI</w:t>
              </w:r>
            </w:ins>
            <w:ins w:id="4480" w:author="LKY" w:date="2026-05-22T16:03:48Z">
              <w:r>
                <w:rPr>
                  <w:rFonts w:hint="eastAsia" w:ascii="Times New Roman" w:hAnsi="Times New Roman"/>
                  <w:vertAlign w:val="baseline"/>
                  <w:lang w:val="en-US" w:eastAsia="zh-CN"/>
                </w:rPr>
                <w:t>3</w:t>
              </w:r>
            </w:ins>
            <w:ins w:id="4481" w:author="LKY" w:date="2026-05-22T16:03:49Z">
              <w:r>
                <w:rPr>
                  <w:rFonts w:hint="eastAsia" w:ascii="Times New Roman" w:hAnsi="Times New Roman"/>
                  <w:vertAlign w:val="baseline"/>
                  <w:lang w:val="en-US" w:eastAsia="zh-CN"/>
                </w:rPr>
                <w:t>+</w:t>
              </w:r>
            </w:ins>
          </w:p>
        </w:tc>
        <w:tc>
          <w:tcPr>
            <w:tcW w:w="489" w:type="pct"/>
            <w:noWrap w:val="0"/>
            <w:vAlign w:val="top"/>
          </w:tcPr>
          <w:p w14:paraId="495410E9">
            <w:pPr>
              <w:jc w:val="center"/>
              <w:rPr>
                <w:ins w:id="4482" w:author="LKY" w:date="2026-05-22T16:01:25Z"/>
                <w:rFonts w:hint="default" w:ascii="Times New Roman" w:hAnsi="Times New Roman"/>
                <w:vertAlign w:val="baseline"/>
                <w:lang w:val="en-US" w:eastAsia="zh-CN"/>
              </w:rPr>
            </w:pPr>
            <w:ins w:id="4483" w:author="LKY" w:date="2026-05-22T16:02:29Z">
              <w:r>
                <w:rPr>
                  <w:rFonts w:hint="eastAsia" w:ascii="Times New Roman" w:hAnsi="Times New Roman"/>
                  <w:vertAlign w:val="baseline"/>
                  <w:lang w:val="en-US" w:eastAsia="zh-CN"/>
                </w:rPr>
                <w:t>AI</w:t>
              </w:r>
            </w:ins>
            <w:ins w:id="4484" w:author="LKY" w:date="2026-05-22T16:03:55Z">
              <w:r>
                <w:rPr>
                  <w:rFonts w:hint="eastAsia" w:ascii="Times New Roman" w:hAnsi="Times New Roman"/>
                  <w:vertAlign w:val="baseline"/>
                  <w:lang w:val="en-US" w:eastAsia="zh-CN"/>
                </w:rPr>
                <w:t>4</w:t>
              </w:r>
            </w:ins>
            <w:ins w:id="4485" w:author="LKY" w:date="2026-05-22T16:03:56Z">
              <w:r>
                <w:rPr>
                  <w:rFonts w:hint="eastAsia" w:ascii="Times New Roman" w:hAnsi="Times New Roman"/>
                  <w:vertAlign w:val="baseline"/>
                  <w:lang w:val="en-US" w:eastAsia="zh-CN"/>
                </w:rPr>
                <w:t>+</w:t>
              </w:r>
            </w:ins>
          </w:p>
        </w:tc>
        <w:tc>
          <w:tcPr>
            <w:tcW w:w="489" w:type="pct"/>
            <w:noWrap w:val="0"/>
            <w:vAlign w:val="top"/>
          </w:tcPr>
          <w:p w14:paraId="6B3EF711">
            <w:pPr>
              <w:jc w:val="center"/>
              <w:rPr>
                <w:ins w:id="4486" w:author="LKY" w:date="2026-05-22T16:01:25Z"/>
                <w:rFonts w:hint="default" w:ascii="Times New Roman" w:hAnsi="Times New Roman"/>
                <w:vertAlign w:val="baseline"/>
                <w:lang w:val="en-US" w:eastAsia="zh-CN"/>
              </w:rPr>
            </w:pPr>
            <w:ins w:id="4487" w:author="LKY" w:date="2026-05-22T16:02:30Z">
              <w:r>
                <w:rPr>
                  <w:rFonts w:hint="eastAsia" w:ascii="Times New Roman" w:hAnsi="Times New Roman"/>
                  <w:vertAlign w:val="baseline"/>
                  <w:lang w:val="en-US" w:eastAsia="zh-CN"/>
                </w:rPr>
                <w:t>AI</w:t>
              </w:r>
            </w:ins>
            <w:ins w:id="4488" w:author="LKY" w:date="2026-05-22T16:03:59Z">
              <w:r>
                <w:rPr>
                  <w:rFonts w:hint="eastAsia" w:ascii="Times New Roman" w:hAnsi="Times New Roman"/>
                  <w:vertAlign w:val="baseline"/>
                  <w:lang w:val="en-US" w:eastAsia="zh-CN"/>
                </w:rPr>
                <w:t>5+</w:t>
              </w:r>
            </w:ins>
          </w:p>
        </w:tc>
        <w:tc>
          <w:tcPr>
            <w:tcW w:w="489" w:type="pct"/>
            <w:noWrap w:val="0"/>
            <w:vAlign w:val="top"/>
          </w:tcPr>
          <w:p w14:paraId="16609771">
            <w:pPr>
              <w:jc w:val="center"/>
              <w:rPr>
                <w:ins w:id="4489" w:author="LKY" w:date="2026-05-22T16:01:25Z"/>
                <w:rFonts w:hint="default" w:ascii="Times New Roman" w:hAnsi="Times New Roman"/>
                <w:vertAlign w:val="baseline"/>
                <w:lang w:val="en-US" w:eastAsia="zh-CN"/>
              </w:rPr>
            </w:pPr>
            <w:ins w:id="4490" w:author="LKY" w:date="2026-05-22T16:02:31Z">
              <w:r>
                <w:rPr>
                  <w:rFonts w:hint="eastAsia" w:ascii="Times New Roman" w:hAnsi="Times New Roman"/>
                  <w:vertAlign w:val="baseline"/>
                  <w:lang w:val="en-US" w:eastAsia="zh-CN"/>
                </w:rPr>
                <w:t>AI</w:t>
              </w:r>
            </w:ins>
            <w:ins w:id="4491" w:author="LKY" w:date="2026-05-22T16:04:02Z">
              <w:r>
                <w:rPr>
                  <w:rFonts w:hint="eastAsia" w:ascii="Times New Roman" w:hAnsi="Times New Roman"/>
                  <w:vertAlign w:val="baseline"/>
                  <w:lang w:val="en-US" w:eastAsia="zh-CN"/>
                </w:rPr>
                <w:t>6</w:t>
              </w:r>
            </w:ins>
            <w:ins w:id="4492" w:author="LKY" w:date="2026-05-22T16:04:03Z">
              <w:r>
                <w:rPr>
                  <w:rFonts w:hint="eastAsia" w:ascii="Times New Roman" w:hAnsi="Times New Roman"/>
                  <w:vertAlign w:val="baseline"/>
                  <w:lang w:val="en-US" w:eastAsia="zh-CN"/>
                </w:rPr>
                <w:t>+</w:t>
              </w:r>
            </w:ins>
          </w:p>
        </w:tc>
        <w:tc>
          <w:tcPr>
            <w:tcW w:w="489" w:type="pct"/>
            <w:noWrap w:val="0"/>
            <w:vAlign w:val="top"/>
          </w:tcPr>
          <w:p w14:paraId="7D52EF50">
            <w:pPr>
              <w:jc w:val="center"/>
              <w:rPr>
                <w:ins w:id="4493" w:author="LKY" w:date="2026-05-22T16:01:25Z"/>
                <w:rFonts w:hint="default" w:ascii="Times New Roman" w:hAnsi="Times New Roman"/>
                <w:vertAlign w:val="baseline"/>
                <w:lang w:val="en-US" w:eastAsia="zh-CN"/>
              </w:rPr>
            </w:pPr>
            <w:ins w:id="4494" w:author="LKY" w:date="2026-05-22T16:02:35Z">
              <w:r>
                <w:rPr>
                  <w:rFonts w:hint="eastAsia" w:ascii="Times New Roman" w:hAnsi="Times New Roman"/>
                  <w:vertAlign w:val="baseline"/>
                  <w:lang w:val="en-US" w:eastAsia="zh-CN"/>
                </w:rPr>
                <w:t>AI</w:t>
              </w:r>
            </w:ins>
            <w:ins w:id="4495" w:author="LKY" w:date="2026-05-22T16:04:06Z">
              <w:r>
                <w:rPr>
                  <w:rFonts w:hint="eastAsia" w:ascii="Times New Roman" w:hAnsi="Times New Roman"/>
                  <w:vertAlign w:val="baseline"/>
                  <w:lang w:val="en-US" w:eastAsia="zh-CN"/>
                </w:rPr>
                <w:t>7+</w:t>
              </w:r>
            </w:ins>
          </w:p>
        </w:tc>
        <w:tc>
          <w:tcPr>
            <w:tcW w:w="525" w:type="pct"/>
            <w:noWrap w:val="0"/>
            <w:vAlign w:val="top"/>
          </w:tcPr>
          <w:p w14:paraId="58AF95EB">
            <w:pPr>
              <w:jc w:val="center"/>
              <w:rPr>
                <w:ins w:id="4496" w:author="LKY" w:date="2026-05-22T16:01:25Z"/>
                <w:rFonts w:hint="default" w:ascii="Times New Roman" w:hAnsi="Times New Roman"/>
                <w:vertAlign w:val="baseline"/>
                <w:lang w:val="en-US" w:eastAsia="zh-CN"/>
              </w:rPr>
            </w:pPr>
            <w:ins w:id="4497" w:author="LKY" w:date="2026-05-22T16:02:38Z">
              <w:r>
                <w:rPr>
                  <w:rFonts w:hint="eastAsia" w:ascii="Times New Roman" w:hAnsi="Times New Roman"/>
                  <w:vertAlign w:val="baseline"/>
                  <w:lang w:val="en-US" w:eastAsia="zh-CN"/>
                </w:rPr>
                <w:t>AI</w:t>
              </w:r>
            </w:ins>
            <w:ins w:id="4498" w:author="LKY" w:date="2026-05-22T16:04:09Z">
              <w:r>
                <w:rPr>
                  <w:rFonts w:hint="eastAsia" w:ascii="Times New Roman" w:hAnsi="Times New Roman"/>
                  <w:vertAlign w:val="baseline"/>
                  <w:lang w:val="en-US" w:eastAsia="zh-CN"/>
                </w:rPr>
                <w:t>8+</w:t>
              </w:r>
            </w:ins>
          </w:p>
        </w:tc>
        <w:tc>
          <w:tcPr>
            <w:tcW w:w="412" w:type="pct"/>
            <w:noWrap w:val="0"/>
            <w:vAlign w:val="top"/>
          </w:tcPr>
          <w:p w14:paraId="49D6F3E1">
            <w:pPr>
              <w:jc w:val="center"/>
              <w:rPr>
                <w:ins w:id="4499" w:author="LKY" w:date="2026-05-22T16:01:25Z"/>
                <w:rFonts w:hint="default" w:ascii="Times New Roman" w:hAnsi="Times New Roman"/>
                <w:vertAlign w:val="baseline"/>
                <w:lang w:val="en-US" w:eastAsia="zh-CN"/>
              </w:rPr>
            </w:pPr>
            <w:ins w:id="4500" w:author="LKY" w:date="2026-05-22T16:05:11Z">
              <w:r>
                <w:rPr>
                  <w:rFonts w:hint="eastAsia" w:ascii="Times New Roman" w:hAnsi="Times New Roman"/>
                  <w:vertAlign w:val="baseline"/>
                  <w:lang w:val="en-US" w:eastAsia="zh-CN"/>
                </w:rPr>
                <w:t>PE</w:t>
              </w:r>
            </w:ins>
          </w:p>
        </w:tc>
      </w:tr>
    </w:tbl>
    <w:p w14:paraId="4B3D096F">
      <w:pPr>
        <w:rPr>
          <w:rFonts w:hint="default" w:asciiTheme="minorHAnsi" w:hAnsiTheme="minorHAnsi" w:cstheme="minorBidi"/>
          <w:b w:val="0"/>
          <w:bCs w:val="0"/>
          <w:kern w:val="2"/>
          <w:sz w:val="21"/>
          <w:szCs w:val="24"/>
          <w:lang w:val="en-US" w:eastAsia="zh-CN" w:bidi="ar-SA"/>
        </w:rPr>
      </w:pPr>
    </w:p>
    <w:p w14:paraId="35390357">
      <w:pPr>
        <w:rPr>
          <w:rFonts w:hint="default"/>
          <w:lang w:val="en-US" w:eastAsia="zh-CN"/>
        </w:rPr>
      </w:pPr>
    </w:p>
    <w:p w14:paraId="296DA4C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id="4501" w:author="L" w:date="2026-07-03T18:19:44Z">
        <w:r>
          <w:rPr>
            <w:rFonts w:hint="eastAsia" w:ascii="Times New Roman" w:hAnsi="Times New Roman" w:eastAsia="宋体" w:cs="宋体"/>
            <w:b w:val="0"/>
            <w:bCs w:val="0"/>
            <w:iCs/>
            <w:color w:val="FF0000"/>
            <w:kern w:val="2"/>
            <w:sz w:val="24"/>
            <w:szCs w:val="24"/>
            <w:lang w:val="en-US" w:eastAsia="zh-CN" w:bidi="ar-SA"/>
          </w:rPr>
          <w:t>，</w:t>
        </w:r>
      </w:ins>
      <w:ins w:id="4502" w:author="L" w:date="2026-07-03T18:19:47Z">
        <w:r>
          <w:rPr>
            <w:rFonts w:hint="eastAsia" w:ascii="Times New Roman" w:hAnsi="Times New Roman" w:eastAsia="宋体" w:cs="宋体"/>
            <w:b w:val="0"/>
            <w:bCs w:val="0"/>
            <w:iCs/>
            <w:color w:val="FF0000"/>
            <w:kern w:val="2"/>
            <w:sz w:val="24"/>
            <w:szCs w:val="24"/>
            <w:lang w:val="en-US" w:eastAsia="zh-CN" w:bidi="ar-SA"/>
          </w:rPr>
          <w:t>采用 24V DC 直流电源供电。</w:t>
        </w:r>
      </w:ins>
      <w:del w:id="4503" w:author="LKY" w:date="2026-05-22T13:43:36Z">
        <w:r>
          <w:rPr>
            <w:rFonts w:hint="eastAsia" w:ascii="Times New Roman" w:hAnsi="Times New Roman" w:eastAsia="宋体" w:cs="宋体"/>
            <w:b w:val="0"/>
            <w:bCs w:val="0"/>
            <w:iCs/>
            <w:color w:val="FF0000"/>
            <w:kern w:val="2"/>
            <w:sz w:val="24"/>
            <w:szCs w:val="24"/>
            <w:lang w:val="en-US" w:eastAsia="zh-CN" w:bidi="ar-SA"/>
          </w:rPr>
          <w:delText>、</w:delText>
        </w:r>
      </w:del>
      <w:del w:id="4504" w:author="LKY" w:date="2026-05-22T13:43:35Z">
        <w:r>
          <w:rPr>
            <w:rFonts w:hint="eastAsia" w:ascii="Times New Roman" w:hAnsi="Times New Roman" w:eastAsia="宋体" w:cs="宋体"/>
            <w:b w:val="0"/>
            <w:bCs w:val="0"/>
            <w:iCs/>
            <w:color w:val="FF0000"/>
            <w:kern w:val="2"/>
            <w:sz w:val="24"/>
            <w:szCs w:val="24"/>
            <w:lang w:val="en-US" w:eastAsia="zh-CN" w:bidi="ar-SA"/>
          </w:rPr>
          <w:delText>差分输入0~5V/10V、±5V/±10V。</w:delText>
        </w:r>
      </w:del>
    </w:p>
    <w:p w14:paraId="074AC6A4">
      <w:pPr>
        <w:rPr>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05" w:author="LKY" w:date="2026-05-22T19:56:21Z"/>
        </w:trPr>
        <w:tc>
          <w:tcPr>
            <w:tcW w:w="5000" w:type="pct"/>
            <w:gridSpan w:val="6"/>
            <w:tcBorders>
              <w:top w:val="single" w:color="auto" w:sz="4" w:space="0"/>
            </w:tcBorders>
            <w:noWrap w:val="0"/>
            <w:vAlign w:val="top"/>
          </w:tcPr>
          <w:p w14:paraId="485ECFD0">
            <w:pPr>
              <w:jc w:val="center"/>
              <w:rPr>
                <w:ins w:id="4506" w:author="LKY" w:date="2026-05-22T19:56:21Z"/>
                <w:rFonts w:hint="default" w:ascii="Times New Roman" w:hAnsi="Times New Roman"/>
                <w:vertAlign w:val="baseline"/>
                <w:lang w:val="en-US" w:eastAsia="zh-CN"/>
              </w:rPr>
            </w:pPr>
            <w:ins w:id="4507" w:author="LKY" w:date="2026-05-22T20:01:59Z">
              <w:r>
                <w:rPr>
                  <w:rFonts w:hint="eastAsia" w:ascii="Times New Roman" w:hAnsi="Times New Roman"/>
                  <w:vertAlign w:val="baseline"/>
                  <w:lang w:val="en-US" w:eastAsia="zh-CN"/>
                </w:rPr>
                <w:t>N</w:t>
              </w:r>
            </w:ins>
            <w:ins w:id="4508" w:author="LKY" w:date="2026-05-22T20:02:12Z">
              <w:r>
                <w:rPr>
                  <w:rFonts w:hint="eastAsia" w:ascii="Times New Roman" w:hAnsi="Times New Roman"/>
                  <w:vertAlign w:val="baseline"/>
                  <w:lang w:val="en-US" w:eastAsia="zh-CN"/>
                </w:rPr>
                <w:t>3</w:t>
              </w:r>
            </w:ins>
            <w:ins w:id="4509" w:author="LKY" w:date="2026-05-22T20:02:13Z">
              <w:r>
                <w:rPr>
                  <w:rFonts w:hint="eastAsia" w:ascii="Times New Roman" w:hAnsi="Times New Roman"/>
                  <w:vertAlign w:val="baseline"/>
                  <w:lang w:val="en-US" w:eastAsia="zh-CN"/>
                </w:rPr>
                <w:t>04</w:t>
              </w:r>
            </w:ins>
            <w:ins w:id="4510" w:author="LKY" w:date="2026-05-22T20:02:20Z">
              <w:r>
                <w:rPr>
                  <w:rFonts w:hint="eastAsia" w:ascii="Times New Roman" w:hAnsi="Times New Roman"/>
                  <w:vertAlign w:val="baseline"/>
                  <w:lang w:val="en-US" w:eastAsia="zh-CN"/>
                </w:rPr>
                <w:t>6</w:t>
              </w:r>
            </w:ins>
            <w:ins w:id="4511" w:author="LKY" w:date="2026-05-22T20:02:24Z">
              <w:r>
                <w:rPr>
                  <w:rFonts w:hint="eastAsia" w:ascii="Times New Roman" w:hAnsi="Times New Roman"/>
                  <w:vertAlign w:val="baseline"/>
                  <w:lang w:val="en-US" w:eastAsia="zh-CN"/>
                </w:rPr>
                <w:t>模块</w:t>
              </w:r>
            </w:ins>
            <w:ins w:id="4512" w:author="LKY" w:date="2026-05-22T20:20:59Z">
              <w:r>
                <w:rPr>
                  <w:rFonts w:hint="eastAsia" w:ascii="Times New Roman" w:hAnsi="Times New Roman"/>
                  <w:vertAlign w:val="baseline"/>
                  <w:lang w:val="en-US" w:eastAsia="zh-CN"/>
                </w:rPr>
                <w:t>（</w:t>
              </w:r>
            </w:ins>
            <w:ins w:id="4513" w:author="LKY" w:date="2026-05-22T20:21:38Z">
              <w:r>
                <w:rPr>
                  <w:rFonts w:hint="eastAsia" w:ascii="Times New Roman" w:hAnsi="Times New Roman"/>
                  <w:vertAlign w:val="baseline"/>
                  <w:lang w:val="en-US" w:eastAsia="zh-CN"/>
                </w:rPr>
                <w:t>±</w:t>
              </w:r>
            </w:ins>
            <w:ins w:id="4514" w:author="LKY" w:date="2026-05-22T20:21:17Z">
              <w:r>
                <w:rPr>
                  <w:rFonts w:hint="eastAsia" w:ascii="Times New Roman" w:hAnsi="Times New Roman"/>
                  <w:vertAlign w:val="baseline"/>
                  <w:lang w:val="en-US" w:eastAsia="zh-CN"/>
                </w:rPr>
                <w:t>5</w:t>
              </w:r>
            </w:ins>
            <w:ins w:id="4515" w:author="LKY" w:date="2026-05-22T20:21:19Z">
              <w:r>
                <w:rPr>
                  <w:rFonts w:hint="eastAsia" w:ascii="Times New Roman" w:hAnsi="Times New Roman"/>
                  <w:vertAlign w:val="baseline"/>
                  <w:lang w:val="en-US" w:eastAsia="zh-CN"/>
                </w:rPr>
                <w:t>V</w:t>
              </w:r>
            </w:ins>
            <w:ins w:id="4516" w:author="LKY" w:date="2026-05-22T20:21:23Z">
              <w:r>
                <w:rPr>
                  <w:rFonts w:hint="eastAsia" w:ascii="Times New Roman" w:hAnsi="Times New Roman"/>
                  <w:vertAlign w:val="baseline"/>
                  <w:lang w:val="en-US" w:eastAsia="zh-CN"/>
                </w:rPr>
                <w:t>/</w:t>
              </w:r>
            </w:ins>
            <w:ins w:id="4517" w:author="LKY" w:date="2026-05-22T20:21:41Z">
              <w:r>
                <w:rPr>
                  <w:rFonts w:hint="eastAsia" w:ascii="Times New Roman" w:hAnsi="Times New Roman"/>
                  <w:vertAlign w:val="baseline"/>
                  <w:lang w:val="en-US" w:eastAsia="zh-CN"/>
                </w:rPr>
                <w:t>±</w:t>
              </w:r>
            </w:ins>
            <w:ins w:id="4518" w:author="LKY" w:date="2026-05-22T20:21:45Z">
              <w:r>
                <w:rPr>
                  <w:rFonts w:hint="eastAsia" w:ascii="Times New Roman" w:hAnsi="Times New Roman"/>
                  <w:vertAlign w:val="baseline"/>
                  <w:lang w:val="en-US" w:eastAsia="zh-CN"/>
                </w:rPr>
                <w:t>10</w:t>
              </w:r>
            </w:ins>
            <w:ins w:id="4519" w:author="LKY" w:date="2026-05-22T20:21:46Z">
              <w:r>
                <w:rPr>
                  <w:rFonts w:hint="eastAsia" w:ascii="Times New Roman" w:hAnsi="Times New Roman"/>
                  <w:vertAlign w:val="baseline"/>
                  <w:lang w:val="en-US" w:eastAsia="zh-CN"/>
                </w:rPr>
                <w:t>V</w:t>
              </w:r>
            </w:ins>
            <w:ins w:id="4520" w:author="LKY" w:date="2026-05-22T20:20:59Z">
              <w:r>
                <w:rPr>
                  <w:rFonts w:hint="eastAsia" w:ascii="Times New Roman" w:hAnsi="Times New Roman"/>
                  <w:vertAlign w:val="baseline"/>
                  <w:lang w:val="en-US" w:eastAsia="zh-CN"/>
                </w:rPr>
                <w:t>）</w:t>
              </w:r>
            </w:ins>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21" w:author="LKY" w:date="2026-05-22T19:56:21Z"/>
        </w:trPr>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ins w:id="4522" w:author="LKY" w:date="2026-05-22T19:56:21Z"/>
                <w:rFonts w:hint="default" w:ascii="Times New Roman" w:hAnsi="Times New Roman"/>
                <w:vertAlign w:val="baseline"/>
                <w:lang w:val="en-US" w:eastAsia="zh-CN"/>
              </w:rPr>
            </w:pPr>
            <w:ins w:id="4523" w:author="LKY" w:date="2026-05-22T19:56:21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ins w:id="4524" w:author="LKY" w:date="2026-05-22T19:56:21Z"/>
                <w:rFonts w:hint="default" w:ascii="Times New Roman" w:hAnsi="Times New Roman" w:eastAsiaTheme="minorEastAsia" w:cstheme="minorBidi"/>
                <w:kern w:val="2"/>
                <w:sz w:val="21"/>
                <w:szCs w:val="24"/>
                <w:vertAlign w:val="baseline"/>
                <w:lang w:val="en-US" w:eastAsia="zh-CN" w:bidi="ar-SA"/>
              </w:rPr>
            </w:pPr>
            <w:ins w:id="4525" w:author="LKY" w:date="2026-05-22T19:56:21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ins w:id="4526" w:author="LKY" w:date="2026-05-22T19:56:21Z"/>
                <w:rFonts w:hint="default" w:ascii="Times New Roman" w:hAnsi="Times New Roman" w:eastAsiaTheme="minorEastAsia" w:cstheme="minorBidi"/>
                <w:kern w:val="2"/>
                <w:sz w:val="21"/>
                <w:szCs w:val="24"/>
                <w:vertAlign w:val="baseline"/>
                <w:lang w:val="en-US" w:eastAsia="zh-CN" w:bidi="ar-SA"/>
              </w:rPr>
            </w:pPr>
            <w:ins w:id="4527" w:author="LKY" w:date="2026-05-22T19:56:21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ins w:id="4528" w:author="LKY" w:date="2026-05-22T19:56:21Z"/>
                <w:rFonts w:hint="default" w:ascii="Times New Roman" w:hAnsi="Times New Roman" w:eastAsiaTheme="minorEastAsia" w:cstheme="minorBidi"/>
                <w:kern w:val="2"/>
                <w:sz w:val="21"/>
                <w:szCs w:val="24"/>
                <w:vertAlign w:val="baseline"/>
                <w:lang w:val="en-US" w:eastAsia="zh-CN" w:bidi="ar-SA"/>
              </w:rPr>
            </w:pPr>
            <w:ins w:id="4529" w:author="LKY" w:date="2026-05-22T19:56:21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ins w:id="4530" w:author="LKY" w:date="2026-05-22T19:56:21Z"/>
                <w:rFonts w:hint="default" w:ascii="Times New Roman" w:hAnsi="Times New Roman" w:eastAsiaTheme="minorEastAsia" w:cstheme="minorBidi"/>
                <w:kern w:val="2"/>
                <w:sz w:val="21"/>
                <w:szCs w:val="24"/>
                <w:vertAlign w:val="baseline"/>
                <w:lang w:val="en-US" w:eastAsia="zh-CN" w:bidi="ar-SA"/>
              </w:rPr>
            </w:pPr>
            <w:ins w:id="4531" w:author="LKY" w:date="2026-05-22T19:56:21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ins w:id="4532" w:author="LKY" w:date="2026-05-22T19:56:21Z"/>
                <w:rFonts w:hint="default" w:ascii="Times New Roman" w:hAnsi="Times New Roman"/>
                <w:vertAlign w:val="baseline"/>
                <w:lang w:val="en-US" w:eastAsia="zh-CN"/>
              </w:rPr>
            </w:pPr>
            <w:ins w:id="4533" w:author="LKY" w:date="2026-05-22T19:56:21Z">
              <w:r>
                <w:rPr>
                  <w:rFonts w:hint="eastAsia" w:ascii="Times New Roman" w:hAnsi="Times New Roman"/>
                  <w:vertAlign w:val="baseline"/>
                  <w:lang w:val="en-US" w:eastAsia="zh-CN"/>
                </w:rPr>
                <w:t>B9</w:t>
              </w:r>
            </w:ins>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34" w:author="LKY" w:date="2026-05-22T19:56:21Z"/>
        </w:trPr>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ins w:id="4535" w:author="LKY" w:date="2026-05-22T19:56:21Z"/>
                <w:rFonts w:hint="default" w:ascii="Times New Roman" w:hAnsi="Times New Roman"/>
                <w:vertAlign w:val="baseline"/>
                <w:lang w:val="en-US" w:eastAsia="zh-CN"/>
              </w:rPr>
            </w:pPr>
            <w:ins w:id="4536" w:author="LKY" w:date="2026-05-22T19:56:21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ins w:id="4537" w:author="LKY" w:date="2026-05-22T19:56:21Z"/>
                <w:rFonts w:hint="default" w:ascii="Times New Roman" w:hAnsi="Times New Roman"/>
                <w:vertAlign w:val="baseline"/>
                <w:lang w:val="en-US" w:eastAsia="zh-CN"/>
              </w:rPr>
            </w:pPr>
            <w:ins w:id="4538" w:author="LKY" w:date="2026-05-22T19:56:21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ins w:id="4539" w:author="LKY" w:date="2026-05-22T19:56:21Z"/>
                <w:rFonts w:hint="default" w:ascii="Times New Roman" w:hAnsi="Times New Roman"/>
                <w:vertAlign w:val="baseline"/>
                <w:lang w:val="en-US" w:eastAsia="zh-CN"/>
              </w:rPr>
            </w:pPr>
            <w:ins w:id="4540" w:author="LKY" w:date="2026-05-22T19:56:21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ins w:id="4541" w:author="LKY" w:date="2026-05-22T19:56:21Z"/>
                <w:rFonts w:hint="default" w:ascii="Times New Roman" w:hAnsi="Times New Roman" w:eastAsiaTheme="minorEastAsia" w:cstheme="minorBidi"/>
                <w:kern w:val="2"/>
                <w:sz w:val="21"/>
                <w:szCs w:val="24"/>
                <w:vertAlign w:val="baseline"/>
                <w:lang w:val="en-US" w:eastAsia="zh-CN" w:bidi="ar-SA"/>
              </w:rPr>
            </w:pPr>
            <w:ins w:id="4542" w:author="LKY" w:date="2026-05-22T19:56:21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ins w:id="4543" w:author="LKY" w:date="2026-05-22T19:56:21Z"/>
                <w:rFonts w:hint="default" w:ascii="Times New Roman" w:hAnsi="Times New Roman" w:eastAsiaTheme="minorEastAsia" w:cstheme="minorBidi"/>
                <w:kern w:val="2"/>
                <w:sz w:val="21"/>
                <w:szCs w:val="24"/>
                <w:vertAlign w:val="baseline"/>
                <w:lang w:val="en-US" w:eastAsia="zh-CN" w:bidi="ar-SA"/>
              </w:rPr>
            </w:pPr>
            <w:ins w:id="4544" w:author="LKY" w:date="2026-05-22T19:56:21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ins w:id="4545" w:author="LKY" w:date="2026-05-22T19:56:21Z"/>
                <w:rFonts w:hint="default" w:ascii="Times New Roman" w:hAnsi="Times New Roman"/>
                <w:vertAlign w:val="baseline"/>
                <w:lang w:val="en-US" w:eastAsia="zh-CN"/>
              </w:rPr>
            </w:pPr>
            <w:ins w:id="4546" w:author="LKY" w:date="2026-05-22T19:56:21Z">
              <w:r>
                <w:rPr>
                  <w:rFonts w:hint="eastAsia" w:ascii="Times New Roman" w:hAnsi="Times New Roman"/>
                  <w:vertAlign w:val="baseline"/>
                  <w:lang w:val="en-US" w:eastAsia="zh-CN"/>
                </w:rPr>
                <w:t>PE</w:t>
              </w:r>
            </w:ins>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47" w:author="LKY" w:date="2026-05-22T19:56:21Z"/>
        </w:trPr>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ins w:id="4548" w:author="LKY" w:date="2026-05-22T19:56:21Z"/>
                <w:rFonts w:hint="default" w:ascii="Times New Roman" w:hAnsi="Times New Roman"/>
                <w:vertAlign w:val="baseline"/>
                <w:lang w:val="en-US" w:eastAsia="zh-CN"/>
              </w:rPr>
            </w:pPr>
            <w:ins w:id="4549" w:author="LKY" w:date="2026-05-22T19:56:21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ins w:id="4550" w:author="LKY" w:date="2026-05-22T19:56:21Z"/>
                <w:rFonts w:hint="default" w:ascii="Times New Roman" w:hAnsi="Times New Roman"/>
                <w:vertAlign w:val="baseline"/>
                <w:lang w:val="en-US" w:eastAsia="zh-CN"/>
              </w:rPr>
            </w:pPr>
            <w:ins w:id="4551" w:author="LKY" w:date="2026-05-22T19:56:21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ins w:id="4552" w:author="LKY" w:date="2026-05-22T19:56:21Z"/>
                <w:rFonts w:hint="default" w:ascii="Times New Roman" w:hAnsi="Times New Roman"/>
                <w:vertAlign w:val="baseline"/>
                <w:lang w:val="en-US" w:eastAsia="zh-CN"/>
              </w:rPr>
            </w:pPr>
            <w:ins w:id="4553" w:author="LKY" w:date="2026-05-22T19:56:21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ins w:id="4554" w:author="LKY" w:date="2026-05-22T19:56:21Z"/>
                <w:rFonts w:hint="default" w:ascii="Times New Roman" w:hAnsi="Times New Roman"/>
                <w:vertAlign w:val="baseline"/>
                <w:lang w:val="en-US" w:eastAsia="zh-CN"/>
              </w:rPr>
            </w:pPr>
            <w:ins w:id="4555" w:author="LKY" w:date="2026-05-22T19:56:21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ins w:id="4556" w:author="LKY" w:date="2026-05-22T19:56:21Z"/>
                <w:rFonts w:hint="default" w:ascii="Times New Roman" w:hAnsi="Times New Roman"/>
                <w:vertAlign w:val="baseline"/>
                <w:lang w:val="en-US" w:eastAsia="zh-CN"/>
              </w:rPr>
            </w:pPr>
            <w:ins w:id="4557" w:author="LKY" w:date="2026-05-22T19:56:21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ins w:id="4558" w:author="LKY" w:date="2026-05-22T19:56:21Z"/>
                <w:rFonts w:hint="default" w:ascii="Times New Roman" w:hAnsi="Times New Roman"/>
                <w:vertAlign w:val="baseline"/>
                <w:lang w:val="en-US" w:eastAsia="zh-CN"/>
              </w:rPr>
            </w:pPr>
            <w:ins w:id="4559" w:author="LKY" w:date="2026-05-22T19:56:21Z">
              <w:r>
                <w:rPr>
                  <w:rFonts w:hint="eastAsia" w:ascii="Times New Roman" w:hAnsi="Times New Roman"/>
                  <w:vertAlign w:val="baseline"/>
                  <w:lang w:val="en-US" w:eastAsia="zh-CN"/>
                </w:rPr>
                <w:t>A9</w:t>
              </w:r>
            </w:ins>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ins w:id="4560" w:author="LKY" w:date="2026-05-22T19:56:21Z"/>
                <w:rFonts w:hint="default" w:ascii="Times New Roman" w:hAnsi="Times New Roman"/>
                <w:vertAlign w:val="baseline"/>
                <w:lang w:val="en-US" w:eastAsia="zh-CN"/>
              </w:rPr>
            </w:pPr>
            <w:ins w:id="4561" w:author="LKY" w:date="2026-05-22T19:56:21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ins w:id="4562" w:author="LKY" w:date="2026-05-22T19:56:21Z"/>
                <w:rFonts w:hint="default" w:ascii="Times New Roman" w:hAnsi="Times New Roman"/>
                <w:vertAlign w:val="baseline"/>
                <w:lang w:val="en-US" w:eastAsia="zh-CN"/>
              </w:rPr>
            </w:pPr>
            <w:ins w:id="4563" w:author="LKY" w:date="2026-05-22T19:56:21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ins w:id="4564" w:author="LKY" w:date="2026-05-22T19:56:21Z"/>
                <w:rFonts w:hint="default" w:ascii="Times New Roman" w:hAnsi="Times New Roman"/>
                <w:vertAlign w:val="baseline"/>
                <w:lang w:val="en-US" w:eastAsia="zh-CN"/>
              </w:rPr>
            </w:pPr>
            <w:ins w:id="4565" w:author="LKY" w:date="2026-05-22T19:56:21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ins w:id="4566" w:author="LKY" w:date="2026-05-22T19:56:21Z"/>
                <w:rFonts w:hint="default" w:ascii="Times New Roman" w:hAnsi="Times New Roman"/>
                <w:vertAlign w:val="baseline"/>
                <w:lang w:val="en-US" w:eastAsia="zh-CN"/>
              </w:rPr>
            </w:pPr>
            <w:ins w:id="4567" w:author="LKY" w:date="2026-05-22T19:56:21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ins w:id="4568" w:author="LKY" w:date="2026-05-22T19:56:21Z"/>
                <w:rFonts w:hint="default" w:ascii="Times New Roman" w:hAnsi="Times New Roman"/>
                <w:vertAlign w:val="baseline"/>
                <w:lang w:val="en-US" w:eastAsia="zh-CN"/>
              </w:rPr>
            </w:pPr>
            <w:ins w:id="4569" w:author="LKY" w:date="2026-05-22T19:56:21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ins w:id="4570" w:author="LKY" w:date="2026-05-22T19:56:21Z"/>
                <w:rFonts w:hint="default" w:ascii="Times New Roman" w:hAnsi="Times New Roman"/>
                <w:vertAlign w:val="baseline"/>
                <w:lang w:val="en-US" w:eastAsia="zh-CN"/>
              </w:rPr>
            </w:pPr>
            <w:ins w:id="4571" w:author="LKY" w:date="2026-05-22T19:56:21Z">
              <w:r>
                <w:rPr>
                  <w:rFonts w:hint="eastAsia" w:ascii="Times New Roman" w:hAnsi="Times New Roman"/>
                  <w:vertAlign w:val="baseline"/>
                  <w:lang w:val="en-US" w:eastAsia="zh-CN"/>
                </w:rPr>
                <w:t>PE</w:t>
              </w:r>
            </w:ins>
          </w:p>
        </w:tc>
      </w:tr>
    </w:tbl>
    <w:p w14:paraId="08B62573">
      <w:pPr>
        <w:rPr>
          <w:rFonts w:hint="default"/>
          <w:lang w:val="en-US" w:eastAsia="zh-CN"/>
        </w:rPr>
      </w:pPr>
    </w:p>
    <w:p w14:paraId="6FB008FA">
      <w:pPr>
        <w:pStyle w:val="12"/>
        <w:ind w:left="0" w:leftChars="0" w:firstLine="0" w:firstLineChars="0"/>
        <w:outlineLvl w:val="2"/>
        <w:rPr>
          <w:rFonts w:hint="eastAsia" w:ascii="Times New Roman" w:hAnsi="Times New Roman"/>
          <w:b/>
          <w:bCs/>
          <w:sz w:val="28"/>
          <w:szCs w:val="28"/>
          <w:lang w:val="en-US" w:eastAsia="zh-CN"/>
        </w:rPr>
      </w:pPr>
      <w:bookmarkStart w:id="100" w:name="_Toc15492"/>
      <w:bookmarkStart w:id="101" w:name="_Toc26916"/>
      <w:bookmarkStart w:id="102" w:name="_Toc26820"/>
      <w:bookmarkStart w:id="103" w:name="_Toc26592"/>
      <w:bookmarkStart w:id="104" w:name="_Toc18374"/>
      <w:r>
        <w:rPr>
          <w:rFonts w:hint="eastAsia" w:ascii="Times New Roman" w:hAnsi="Times New Roman"/>
          <w:b/>
          <w:bCs/>
          <w:sz w:val="28"/>
          <w:szCs w:val="28"/>
          <w:lang w:val="en-US" w:eastAsia="zh-CN"/>
        </w:rPr>
        <w:t>2.3.</w:t>
      </w:r>
      <w:ins w:id="4572" w:author="L" w:date="2026-08-28T17:13:22Z">
        <w:r>
          <w:rPr>
            <w:rFonts w:hint="eastAsia" w:ascii="Times New Roman" w:hAnsi="Times New Roman"/>
            <w:b/>
            <w:bCs/>
            <w:sz w:val="28"/>
            <w:szCs w:val="28"/>
            <w:lang w:val="en-US" w:eastAsia="zh-CN"/>
          </w:rPr>
          <w:t>7</w:t>
        </w:r>
      </w:ins>
      <w:del w:id="4573" w:author="L" w:date="2026-08-28T17:13:22Z">
        <w:r>
          <w:rPr>
            <w:rFonts w:hint="eastAsia" w:ascii="Times New Roman" w:hAnsi="Times New Roman"/>
            <w:b/>
            <w:bCs/>
            <w:sz w:val="28"/>
            <w:szCs w:val="28"/>
            <w:lang w:val="en-US" w:eastAsia="zh-CN"/>
          </w:rPr>
          <w:delText>6</w:delText>
        </w:r>
      </w:del>
      <w:r>
        <w:rPr>
          <w:rFonts w:hint="eastAsia" w:ascii="Times New Roman" w:hAnsi="Times New Roman"/>
          <w:b/>
          <w:bCs/>
          <w:sz w:val="28"/>
          <w:szCs w:val="28"/>
          <w:lang w:val="en-US" w:eastAsia="zh-CN"/>
        </w:rPr>
        <w:t xml:space="preserve">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100"/>
      <w:bookmarkEnd w:id="101"/>
      <w:bookmarkEnd w:id="102"/>
      <w:bookmarkEnd w:id="103"/>
      <w:bookmarkEnd w:id="104"/>
    </w:p>
    <w:p w14:paraId="4E54CA41">
      <w:pPr>
        <w:rPr>
          <w:ins w:id="4574" w:author="LKY" w:date="2026-05-22T20:12:32Z"/>
          <w:rFonts w:hint="default"/>
          <w:lang w:val="en-US" w:eastAsia="zh-CN"/>
        </w:rPr>
      </w:pPr>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75" w:author="LKY" w:date="2026-05-22T20:12:41Z"/>
        </w:trPr>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ins w:id="4576" w:author="LKY" w:date="2026-05-22T20:12:41Z"/>
                <w:rFonts w:hint="eastAsia" w:ascii="Times New Roman" w:hAnsi="Times New Roman"/>
                <w:vertAlign w:val="baseline"/>
                <w:lang w:val="en-US" w:eastAsia="zh-CN"/>
              </w:rPr>
            </w:pPr>
            <w:ins w:id="4577" w:author="LKY" w:date="2026-05-22T20:12:41Z">
              <w:r>
                <w:rPr>
                  <w:rFonts w:hint="eastAsia" w:ascii="Times New Roman" w:hAnsi="Times New Roman"/>
                  <w:vertAlign w:val="baseline"/>
                  <w:lang w:val="en-US" w:eastAsia="zh-CN"/>
                </w:rPr>
                <w:t>N5041/N5042/N5043/N5044模块</w:t>
              </w:r>
            </w:ins>
            <w:ins w:id="4578" w:author="L" w:date="2026-07-03T18:30:58Z">
              <w:r>
                <w:rPr>
                  <w:rFonts w:hint="eastAsia" w:ascii="Times New Roman" w:hAnsi="Times New Roman"/>
                  <w:vertAlign w:val="baseline"/>
                  <w:lang w:val="en-US" w:eastAsia="zh-CN"/>
                </w:rPr>
                <w:t>（±0.5误差）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579" w:author="LKY" w:date="2026-05-22T20:12:41Z"/>
        </w:trPr>
        <w:tc>
          <w:tcPr>
            <w:tcW w:w="497" w:type="pct"/>
            <w:tcBorders>
              <w:top w:val="single" w:color="auto" w:sz="4" w:space="0"/>
            </w:tcBorders>
            <w:noWrap w:val="0"/>
            <w:vAlign w:val="top"/>
          </w:tcPr>
          <w:p w14:paraId="69275ECC">
            <w:pPr>
              <w:jc w:val="center"/>
              <w:rPr>
                <w:ins w:id="4580" w:author="LKY" w:date="2026-05-22T20:12:41Z"/>
                <w:rFonts w:hint="default" w:ascii="Times New Roman" w:hAnsi="Times New Roman"/>
                <w:vertAlign w:val="baseline"/>
                <w:lang w:val="en-US" w:eastAsia="zh-CN"/>
              </w:rPr>
            </w:pPr>
            <w:ins w:id="4581" w:author="LKY" w:date="2026-05-22T20:13:06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5C15A8CC">
            <w:pPr>
              <w:jc w:val="center"/>
              <w:rPr>
                <w:ins w:id="4582" w:author="LKY" w:date="2026-05-22T20:12:41Z"/>
                <w:rFonts w:hint="default" w:ascii="Times New Roman" w:hAnsi="Times New Roman" w:eastAsiaTheme="minorEastAsia" w:cstheme="minorBidi"/>
                <w:kern w:val="2"/>
                <w:sz w:val="21"/>
                <w:szCs w:val="24"/>
                <w:vertAlign w:val="baseline"/>
                <w:lang w:val="en-US" w:eastAsia="zh-CN" w:bidi="ar-SA"/>
              </w:rPr>
            </w:pPr>
            <w:ins w:id="4583" w:author="LKY" w:date="2026-05-22T20:14:11Z">
              <w:r>
                <w:rPr>
                  <w:rFonts w:hint="eastAsia" w:ascii="Times New Roman" w:hAnsi="Times New Roman" w:cstheme="minorBidi"/>
                  <w:kern w:val="2"/>
                  <w:sz w:val="21"/>
                  <w:szCs w:val="24"/>
                  <w:vertAlign w:val="baseline"/>
                  <w:lang w:val="en-US" w:eastAsia="zh-CN" w:bidi="ar-SA"/>
                </w:rPr>
                <w:t>B</w:t>
              </w:r>
            </w:ins>
            <w:ins w:id="4584" w:author="LKY" w:date="2026-05-22T20:14:14Z">
              <w:r>
                <w:rPr>
                  <w:rFonts w:hint="eastAsia" w:ascii="Times New Roman" w:hAnsi="Times New Roman" w:cstheme="minorBidi"/>
                  <w:kern w:val="2"/>
                  <w:sz w:val="21"/>
                  <w:szCs w:val="24"/>
                  <w:vertAlign w:val="baseline"/>
                  <w:lang w:val="en-US" w:eastAsia="zh-CN" w:bidi="ar-SA"/>
                </w:rPr>
                <w:t>1</w:t>
              </w:r>
            </w:ins>
          </w:p>
        </w:tc>
        <w:tc>
          <w:tcPr>
            <w:tcW w:w="499" w:type="pct"/>
            <w:tcBorders>
              <w:top w:val="single" w:color="auto" w:sz="4" w:space="0"/>
            </w:tcBorders>
            <w:noWrap w:val="0"/>
            <w:vAlign w:val="top"/>
          </w:tcPr>
          <w:p w14:paraId="0DAED4AE">
            <w:pPr>
              <w:jc w:val="center"/>
              <w:rPr>
                <w:ins w:id="4585" w:author="LKY" w:date="2026-05-22T20:12:41Z"/>
                <w:rFonts w:hint="default" w:ascii="Times New Roman" w:hAnsi="Times New Roman" w:eastAsiaTheme="minorEastAsia" w:cstheme="minorBidi"/>
                <w:kern w:val="2"/>
                <w:sz w:val="21"/>
                <w:szCs w:val="24"/>
                <w:vertAlign w:val="baseline"/>
                <w:lang w:val="en-US" w:eastAsia="zh-CN" w:bidi="ar-SA"/>
              </w:rPr>
            </w:pPr>
            <w:ins w:id="4586" w:author="LKY" w:date="2026-05-22T20:12:41Z">
              <w:r>
                <w:rPr>
                  <w:rFonts w:hint="eastAsia" w:ascii="Times New Roman" w:hAnsi="Times New Roman" w:cstheme="minorBidi"/>
                  <w:kern w:val="2"/>
                  <w:sz w:val="21"/>
                  <w:szCs w:val="24"/>
                  <w:vertAlign w:val="baseline"/>
                  <w:lang w:val="en-US" w:eastAsia="zh-CN" w:bidi="ar-SA"/>
                </w:rPr>
                <w:t>B</w:t>
              </w:r>
            </w:ins>
            <w:ins w:id="4587" w:author="LKY" w:date="2026-05-22T20:14:16Z">
              <w:r>
                <w:rPr>
                  <w:rFonts w:hint="eastAsia" w:ascii="Times New Roman" w:hAnsi="Times New Roman" w:cstheme="minorBidi"/>
                  <w:kern w:val="2"/>
                  <w:sz w:val="21"/>
                  <w:szCs w:val="24"/>
                  <w:vertAlign w:val="baseline"/>
                  <w:lang w:val="en-US" w:eastAsia="zh-CN" w:bidi="ar-SA"/>
                </w:rPr>
                <w:t>2</w:t>
              </w:r>
            </w:ins>
          </w:p>
        </w:tc>
        <w:tc>
          <w:tcPr>
            <w:tcW w:w="500" w:type="pct"/>
            <w:tcBorders>
              <w:top w:val="single" w:color="auto" w:sz="4" w:space="0"/>
            </w:tcBorders>
            <w:noWrap w:val="0"/>
            <w:vAlign w:val="top"/>
          </w:tcPr>
          <w:p w14:paraId="6B7BBF4E">
            <w:pPr>
              <w:jc w:val="center"/>
              <w:rPr>
                <w:ins w:id="4588" w:author="LKY" w:date="2026-05-22T20:12:41Z"/>
                <w:rFonts w:hint="default" w:ascii="Times New Roman" w:hAnsi="Times New Roman" w:eastAsiaTheme="minorEastAsia" w:cstheme="minorBidi"/>
                <w:kern w:val="2"/>
                <w:sz w:val="21"/>
                <w:szCs w:val="24"/>
                <w:vertAlign w:val="baseline"/>
                <w:lang w:val="en-US" w:eastAsia="zh-CN" w:bidi="ar-SA"/>
              </w:rPr>
            </w:pPr>
            <w:ins w:id="4589" w:author="LKY" w:date="2026-05-22T20:14:18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55AFB239">
            <w:pPr>
              <w:jc w:val="center"/>
              <w:rPr>
                <w:ins w:id="4590" w:author="LKY" w:date="2026-05-22T20:12:41Z"/>
                <w:rFonts w:hint="default" w:ascii="Times New Roman" w:hAnsi="Times New Roman" w:eastAsiaTheme="minorEastAsia" w:cstheme="minorBidi"/>
                <w:kern w:val="2"/>
                <w:sz w:val="21"/>
                <w:szCs w:val="24"/>
                <w:vertAlign w:val="baseline"/>
                <w:lang w:val="en-US" w:eastAsia="zh-CN" w:bidi="ar-SA"/>
              </w:rPr>
            </w:pPr>
            <w:ins w:id="4591" w:author="LKY" w:date="2026-05-22T20:12:41Z">
              <w:r>
                <w:rPr>
                  <w:rFonts w:hint="eastAsia" w:ascii="Times New Roman" w:hAnsi="Times New Roman" w:cstheme="minorBidi"/>
                  <w:kern w:val="2"/>
                  <w:sz w:val="21"/>
                  <w:szCs w:val="24"/>
                  <w:vertAlign w:val="baseline"/>
                  <w:lang w:val="en-US" w:eastAsia="zh-CN" w:bidi="ar-SA"/>
                </w:rPr>
                <w:t>B</w:t>
              </w:r>
            </w:ins>
            <w:ins w:id="4592" w:author="LKY" w:date="2026-05-22T20:14:20Z">
              <w:r>
                <w:rPr>
                  <w:rFonts w:hint="eastAsia" w:ascii="Times New Roman" w:hAnsi="Times New Roman" w:cstheme="minorBidi"/>
                  <w:kern w:val="2"/>
                  <w:sz w:val="21"/>
                  <w:szCs w:val="24"/>
                  <w:vertAlign w:val="baseline"/>
                  <w:lang w:val="en-US" w:eastAsia="zh-CN" w:bidi="ar-SA"/>
                </w:rPr>
                <w:t>4</w:t>
              </w:r>
            </w:ins>
          </w:p>
        </w:tc>
        <w:tc>
          <w:tcPr>
            <w:tcW w:w="500" w:type="pct"/>
            <w:tcBorders>
              <w:top w:val="single" w:color="auto" w:sz="4" w:space="0"/>
            </w:tcBorders>
            <w:noWrap w:val="0"/>
            <w:vAlign w:val="top"/>
          </w:tcPr>
          <w:p w14:paraId="764E7063">
            <w:pPr>
              <w:jc w:val="center"/>
              <w:rPr>
                <w:ins w:id="4593" w:author="LKY" w:date="2026-05-22T20:12:41Z"/>
                <w:rFonts w:hint="default" w:ascii="Times New Roman" w:hAnsi="Times New Roman" w:eastAsiaTheme="minorEastAsia" w:cstheme="minorBidi"/>
                <w:kern w:val="2"/>
                <w:sz w:val="21"/>
                <w:szCs w:val="24"/>
                <w:vertAlign w:val="baseline"/>
                <w:lang w:val="en-US" w:eastAsia="zh-CN" w:bidi="ar-SA"/>
              </w:rPr>
            </w:pPr>
            <w:ins w:id="4594" w:author="LKY" w:date="2026-05-22T20:14:22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4D36270F">
            <w:pPr>
              <w:jc w:val="center"/>
              <w:rPr>
                <w:ins w:id="4595" w:author="LKY" w:date="2026-05-22T20:12:41Z"/>
                <w:rFonts w:hint="default" w:ascii="Times New Roman" w:hAnsi="Times New Roman" w:eastAsiaTheme="minorEastAsia" w:cstheme="minorBidi"/>
                <w:kern w:val="2"/>
                <w:sz w:val="21"/>
                <w:szCs w:val="24"/>
                <w:vertAlign w:val="baseline"/>
                <w:lang w:val="en-US" w:eastAsia="zh-CN" w:bidi="ar-SA"/>
              </w:rPr>
            </w:pPr>
            <w:ins w:id="4596" w:author="LKY" w:date="2026-05-22T20:12:41Z">
              <w:r>
                <w:rPr>
                  <w:rFonts w:hint="eastAsia" w:ascii="Times New Roman" w:hAnsi="Times New Roman" w:cstheme="minorBidi"/>
                  <w:kern w:val="2"/>
                  <w:sz w:val="21"/>
                  <w:szCs w:val="24"/>
                  <w:vertAlign w:val="baseline"/>
                  <w:lang w:val="en-US" w:eastAsia="zh-CN" w:bidi="ar-SA"/>
                </w:rPr>
                <w:t>B</w:t>
              </w:r>
            </w:ins>
            <w:ins w:id="4597" w:author="LKY" w:date="2026-05-22T20:14:24Z">
              <w:r>
                <w:rPr>
                  <w:rFonts w:hint="eastAsia" w:ascii="Times New Roman" w:hAnsi="Times New Roman" w:cstheme="minorBidi"/>
                  <w:kern w:val="2"/>
                  <w:sz w:val="21"/>
                  <w:szCs w:val="24"/>
                  <w:vertAlign w:val="baseline"/>
                  <w:lang w:val="en-US" w:eastAsia="zh-CN" w:bidi="ar-SA"/>
                </w:rPr>
                <w:t>6</w:t>
              </w:r>
            </w:ins>
          </w:p>
        </w:tc>
        <w:tc>
          <w:tcPr>
            <w:tcW w:w="500" w:type="pct"/>
            <w:tcBorders>
              <w:top w:val="single" w:color="auto" w:sz="4" w:space="0"/>
            </w:tcBorders>
            <w:noWrap w:val="0"/>
            <w:vAlign w:val="top"/>
          </w:tcPr>
          <w:p w14:paraId="3174620F">
            <w:pPr>
              <w:jc w:val="center"/>
              <w:rPr>
                <w:ins w:id="4598" w:author="LKY" w:date="2026-05-22T20:12:41Z"/>
                <w:rFonts w:hint="default" w:ascii="Times New Roman" w:hAnsi="Times New Roman"/>
                <w:vertAlign w:val="baseline"/>
                <w:lang w:val="en-US" w:eastAsia="zh-CN"/>
              </w:rPr>
            </w:pPr>
            <w:ins w:id="4599" w:author="LKY" w:date="2026-05-22T20:14:26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461429D">
            <w:pPr>
              <w:jc w:val="center"/>
              <w:rPr>
                <w:ins w:id="4600" w:author="LKY" w:date="2026-05-22T20:12:41Z"/>
                <w:rFonts w:hint="default" w:ascii="Times New Roman" w:hAnsi="Times New Roman"/>
                <w:vertAlign w:val="baseline"/>
                <w:lang w:val="en-US" w:eastAsia="zh-CN"/>
              </w:rPr>
            </w:pPr>
            <w:ins w:id="4601" w:author="LKY" w:date="2026-05-22T20:12:41Z">
              <w:r>
                <w:rPr>
                  <w:rFonts w:hint="eastAsia" w:ascii="Times New Roman" w:hAnsi="Times New Roman"/>
                  <w:vertAlign w:val="baseline"/>
                  <w:lang w:val="en-US" w:eastAsia="zh-CN"/>
                </w:rPr>
                <w:t>B</w:t>
              </w:r>
            </w:ins>
            <w:ins w:id="4602" w:author="LKY" w:date="2026-05-22T20:14:28Z">
              <w:r>
                <w:rPr>
                  <w:rFonts w:hint="eastAsia" w:ascii="Times New Roman" w:hAnsi="Times New Roman"/>
                  <w:vertAlign w:val="baseline"/>
                  <w:lang w:val="en-US" w:eastAsia="zh-CN"/>
                </w:rPr>
                <w:t>8</w:t>
              </w:r>
            </w:ins>
          </w:p>
        </w:tc>
        <w:tc>
          <w:tcPr>
            <w:tcW w:w="499" w:type="pct"/>
            <w:tcBorders>
              <w:top w:val="single" w:color="auto" w:sz="4" w:space="0"/>
            </w:tcBorders>
            <w:noWrap w:val="0"/>
            <w:vAlign w:val="top"/>
          </w:tcPr>
          <w:p w14:paraId="60BFA092">
            <w:pPr>
              <w:jc w:val="center"/>
              <w:rPr>
                <w:ins w:id="4603" w:author="LKY" w:date="2026-05-22T20:12:41Z"/>
                <w:rFonts w:hint="default" w:ascii="Times New Roman" w:hAnsi="Times New Roman"/>
                <w:vertAlign w:val="baseline"/>
                <w:lang w:val="en-US" w:eastAsia="zh-CN"/>
              </w:rPr>
            </w:pPr>
            <w:ins w:id="4604" w:author="LKY" w:date="2026-05-22T20:14:30Z">
              <w:r>
                <w:rPr>
                  <w:rFonts w:hint="eastAsia" w:ascii="Times New Roman" w:hAnsi="Times New Roman"/>
                  <w:vertAlign w:val="baseline"/>
                  <w:lang w:val="en-US" w:eastAsia="zh-CN"/>
                </w:rPr>
                <w:t>B9</w:t>
              </w:r>
            </w:ins>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05" w:author="LKY" w:date="2026-05-22T20:12:41Z"/>
        </w:trPr>
        <w:tc>
          <w:tcPr>
            <w:tcW w:w="497" w:type="pct"/>
            <w:noWrap w:val="0"/>
            <w:vAlign w:val="top"/>
          </w:tcPr>
          <w:p w14:paraId="19E4D193">
            <w:pPr>
              <w:jc w:val="center"/>
              <w:rPr>
                <w:ins w:id="4606" w:author="LKY" w:date="2026-05-22T20:12:41Z"/>
                <w:rFonts w:hint="default" w:ascii="Times New Roman" w:hAnsi="Times New Roman"/>
                <w:vertAlign w:val="baseline"/>
                <w:lang w:val="en-US" w:eastAsia="zh-CN"/>
              </w:rPr>
            </w:pPr>
            <w:ins w:id="4607" w:author="LKY" w:date="2026-05-22T20:13:11Z">
              <w:r>
                <w:rPr>
                  <w:rFonts w:hint="eastAsia" w:ascii="Times New Roman" w:hAnsi="Times New Roman"/>
                  <w:vertAlign w:val="baseline"/>
                  <w:lang w:val="en-US" w:eastAsia="zh-CN"/>
                </w:rPr>
                <w:t>名称</w:t>
              </w:r>
            </w:ins>
          </w:p>
        </w:tc>
        <w:tc>
          <w:tcPr>
            <w:tcW w:w="497" w:type="pct"/>
            <w:noWrap w:val="0"/>
            <w:vAlign w:val="top"/>
          </w:tcPr>
          <w:p w14:paraId="51D058E1">
            <w:pPr>
              <w:jc w:val="center"/>
              <w:rPr>
                <w:ins w:id="4608" w:author="LKY" w:date="2026-05-22T20:12:41Z"/>
                <w:rFonts w:hint="default" w:ascii="Times New Roman" w:hAnsi="Times New Roman"/>
                <w:vertAlign w:val="baseline"/>
                <w:lang w:val="en-US" w:eastAsia="zh-CN"/>
              </w:rPr>
            </w:pPr>
            <w:ins w:id="4609" w:author="LKY" w:date="2026-05-22T20:12:41Z">
              <w:r>
                <w:rPr>
                  <w:rFonts w:hint="eastAsia" w:ascii="Times New Roman" w:hAnsi="Times New Roman"/>
                  <w:vertAlign w:val="baseline"/>
                  <w:lang w:val="en-US" w:eastAsia="zh-CN"/>
                </w:rPr>
                <w:t>RTD</w:t>
              </w:r>
            </w:ins>
            <w:ins w:id="4610" w:author="LKY" w:date="2026-05-22T20:14:59Z">
              <w:r>
                <w:rPr>
                  <w:rFonts w:hint="eastAsia" w:ascii="Times New Roman" w:hAnsi="Times New Roman"/>
                  <w:vertAlign w:val="baseline"/>
                  <w:lang w:val="en-US" w:eastAsia="zh-CN"/>
                </w:rPr>
                <w:t>1</w:t>
              </w:r>
            </w:ins>
            <w:ins w:id="4611" w:author="LKY" w:date="2026-05-22T20:12:41Z">
              <w:r>
                <w:rPr>
                  <w:rFonts w:hint="eastAsia" w:ascii="Times New Roman" w:hAnsi="Times New Roman"/>
                  <w:vertAlign w:val="baseline"/>
                  <w:lang w:val="en-US" w:eastAsia="zh-CN"/>
                </w:rPr>
                <w:t>+</w:t>
              </w:r>
            </w:ins>
          </w:p>
        </w:tc>
        <w:tc>
          <w:tcPr>
            <w:tcW w:w="499" w:type="pct"/>
            <w:noWrap w:val="0"/>
            <w:vAlign w:val="top"/>
          </w:tcPr>
          <w:p w14:paraId="7E863234">
            <w:pPr>
              <w:jc w:val="center"/>
              <w:rPr>
                <w:ins w:id="4612" w:author="LKY" w:date="2026-05-22T20:12:41Z"/>
                <w:rFonts w:hint="default" w:ascii="Times New Roman" w:hAnsi="Times New Roman"/>
                <w:vertAlign w:val="baseline"/>
                <w:lang w:val="en-US" w:eastAsia="zh-CN"/>
              </w:rPr>
            </w:pPr>
            <w:ins w:id="4613" w:author="LKY" w:date="2026-05-22T20:12:41Z">
              <w:r>
                <w:rPr>
                  <w:rFonts w:hint="eastAsia" w:ascii="Times New Roman" w:hAnsi="Times New Roman"/>
                  <w:vertAlign w:val="baseline"/>
                  <w:lang w:val="en-US" w:eastAsia="zh-CN"/>
                </w:rPr>
                <w:t>1+</w:t>
              </w:r>
            </w:ins>
          </w:p>
        </w:tc>
        <w:tc>
          <w:tcPr>
            <w:tcW w:w="500" w:type="pct"/>
            <w:noWrap w:val="0"/>
            <w:vAlign w:val="top"/>
          </w:tcPr>
          <w:p w14:paraId="00AA7849">
            <w:pPr>
              <w:jc w:val="center"/>
              <w:rPr>
                <w:ins w:id="4614" w:author="LKY" w:date="2026-05-22T20:12:41Z"/>
                <w:rFonts w:hint="default" w:ascii="Times New Roman" w:hAnsi="Times New Roman" w:eastAsiaTheme="minorEastAsia" w:cstheme="minorBidi"/>
                <w:kern w:val="2"/>
                <w:sz w:val="21"/>
                <w:szCs w:val="24"/>
                <w:vertAlign w:val="baseline"/>
                <w:lang w:val="en-US" w:eastAsia="zh-CN" w:bidi="ar-SA"/>
              </w:rPr>
            </w:pPr>
            <w:ins w:id="4615" w:author="LKY" w:date="2026-05-22T20:15:21Z">
              <w:r>
                <w:rPr>
                  <w:rFonts w:hint="eastAsia" w:ascii="Times New Roman" w:hAnsi="Times New Roman" w:cstheme="minorBidi"/>
                  <w:kern w:val="2"/>
                  <w:sz w:val="21"/>
                  <w:szCs w:val="24"/>
                  <w:vertAlign w:val="baseline"/>
                  <w:lang w:val="en-US" w:eastAsia="zh-CN" w:bidi="ar-SA"/>
                </w:rPr>
                <w:t>1</w:t>
              </w:r>
            </w:ins>
            <w:ins w:id="4616" w:author="LKY" w:date="2026-05-22T20:15:22Z">
              <w:r>
                <w:rPr>
                  <w:rFonts w:hint="eastAsia" w:ascii="Times New Roman" w:hAnsi="Times New Roman" w:cstheme="minorBidi"/>
                  <w:kern w:val="2"/>
                  <w:sz w:val="21"/>
                  <w:szCs w:val="24"/>
                  <w:vertAlign w:val="baseline"/>
                  <w:lang w:val="en-US" w:eastAsia="zh-CN" w:bidi="ar-SA"/>
                </w:rPr>
                <w:t>-</w:t>
              </w:r>
            </w:ins>
          </w:p>
        </w:tc>
        <w:tc>
          <w:tcPr>
            <w:tcW w:w="500" w:type="pct"/>
            <w:noWrap w:val="0"/>
            <w:vAlign w:val="top"/>
          </w:tcPr>
          <w:p w14:paraId="4B051A94">
            <w:pPr>
              <w:jc w:val="center"/>
              <w:rPr>
                <w:ins w:id="4617" w:author="LKY" w:date="2026-05-22T20:12:41Z"/>
                <w:rFonts w:hint="default" w:ascii="Times New Roman" w:hAnsi="Times New Roman" w:eastAsiaTheme="minorEastAsia" w:cstheme="minorBidi"/>
                <w:kern w:val="2"/>
                <w:sz w:val="21"/>
                <w:szCs w:val="24"/>
                <w:vertAlign w:val="baseline"/>
                <w:lang w:val="en-US" w:eastAsia="zh-CN" w:bidi="ar-SA"/>
              </w:rPr>
            </w:pPr>
            <w:ins w:id="4618" w:author="LKY" w:date="2026-05-22T20:15:46Z">
              <w:r>
                <w:rPr>
                  <w:rFonts w:hint="eastAsia" w:ascii="Times New Roman" w:hAnsi="Times New Roman" w:cstheme="minorBidi"/>
                  <w:kern w:val="2"/>
                  <w:sz w:val="21"/>
                  <w:szCs w:val="24"/>
                  <w:vertAlign w:val="baseline"/>
                  <w:lang w:val="en-US" w:eastAsia="zh-CN" w:bidi="ar-SA"/>
                </w:rPr>
                <w:t>R</w:t>
              </w:r>
            </w:ins>
            <w:ins w:id="4619" w:author="LKY" w:date="2026-05-22T20:15:47Z">
              <w:r>
                <w:rPr>
                  <w:rFonts w:hint="eastAsia" w:ascii="Times New Roman" w:hAnsi="Times New Roman" w:cstheme="minorBidi"/>
                  <w:kern w:val="2"/>
                  <w:sz w:val="21"/>
                  <w:szCs w:val="24"/>
                  <w:vertAlign w:val="baseline"/>
                  <w:lang w:val="en-US" w:eastAsia="zh-CN" w:bidi="ar-SA"/>
                </w:rPr>
                <w:t>T</w:t>
              </w:r>
            </w:ins>
            <w:ins w:id="4620" w:author="LKY" w:date="2026-05-22T20:15:48Z">
              <w:r>
                <w:rPr>
                  <w:rFonts w:hint="eastAsia" w:ascii="Times New Roman" w:hAnsi="Times New Roman" w:cstheme="minorBidi"/>
                  <w:kern w:val="2"/>
                  <w:sz w:val="21"/>
                  <w:szCs w:val="24"/>
                  <w:vertAlign w:val="baseline"/>
                  <w:lang w:val="en-US" w:eastAsia="zh-CN" w:bidi="ar-SA"/>
                </w:rPr>
                <w:t>D1</w:t>
              </w:r>
            </w:ins>
            <w:ins w:id="4621" w:author="LKY" w:date="2026-05-22T20:15:50Z">
              <w:r>
                <w:rPr>
                  <w:rFonts w:hint="eastAsia" w:ascii="Times New Roman" w:hAnsi="Times New Roman" w:cstheme="minorBidi"/>
                  <w:kern w:val="2"/>
                  <w:sz w:val="21"/>
                  <w:szCs w:val="24"/>
                  <w:vertAlign w:val="baseline"/>
                  <w:lang w:val="en-US" w:eastAsia="zh-CN" w:bidi="ar-SA"/>
                </w:rPr>
                <w:t>-</w:t>
              </w:r>
            </w:ins>
          </w:p>
        </w:tc>
        <w:tc>
          <w:tcPr>
            <w:tcW w:w="500" w:type="pct"/>
            <w:noWrap w:val="0"/>
            <w:vAlign w:val="top"/>
          </w:tcPr>
          <w:p w14:paraId="16E1BDB2">
            <w:pPr>
              <w:jc w:val="center"/>
              <w:rPr>
                <w:ins w:id="4622" w:author="LKY" w:date="2026-05-22T20:12:41Z"/>
                <w:rFonts w:hint="default" w:ascii="Times New Roman" w:hAnsi="Times New Roman"/>
                <w:vertAlign w:val="baseline"/>
                <w:lang w:val="en-US" w:eastAsia="zh-CN"/>
              </w:rPr>
            </w:pPr>
            <w:ins w:id="4623" w:author="LKY" w:date="2026-05-22T20:16:19Z">
              <w:r>
                <w:rPr>
                  <w:rFonts w:hint="eastAsia" w:ascii="Times New Roman" w:hAnsi="Times New Roman"/>
                  <w:vertAlign w:val="baseline"/>
                  <w:lang w:val="en-US" w:eastAsia="zh-CN"/>
                </w:rPr>
                <w:t>RT</w:t>
              </w:r>
            </w:ins>
            <w:ins w:id="4624" w:author="LKY" w:date="2026-05-22T20:16:20Z">
              <w:r>
                <w:rPr>
                  <w:rFonts w:hint="eastAsia" w:ascii="Times New Roman" w:hAnsi="Times New Roman"/>
                  <w:vertAlign w:val="baseline"/>
                  <w:lang w:val="en-US" w:eastAsia="zh-CN"/>
                </w:rPr>
                <w:t>D</w:t>
              </w:r>
            </w:ins>
            <w:ins w:id="4625" w:author="LKY" w:date="2026-05-22T20:16:21Z">
              <w:r>
                <w:rPr>
                  <w:rFonts w:hint="eastAsia" w:ascii="Times New Roman" w:hAnsi="Times New Roman"/>
                  <w:vertAlign w:val="baseline"/>
                  <w:lang w:val="en-US" w:eastAsia="zh-CN"/>
                </w:rPr>
                <w:t>3+</w:t>
              </w:r>
            </w:ins>
          </w:p>
        </w:tc>
        <w:tc>
          <w:tcPr>
            <w:tcW w:w="500" w:type="pct"/>
            <w:noWrap w:val="0"/>
            <w:vAlign w:val="top"/>
          </w:tcPr>
          <w:p w14:paraId="219548A5">
            <w:pPr>
              <w:jc w:val="center"/>
              <w:rPr>
                <w:ins w:id="4626" w:author="LKY" w:date="2026-05-22T20:12:41Z"/>
                <w:rFonts w:hint="default" w:ascii="Times New Roman" w:hAnsi="Times New Roman"/>
                <w:vertAlign w:val="baseline"/>
                <w:lang w:val="en-US" w:eastAsia="zh-CN"/>
              </w:rPr>
            </w:pPr>
            <w:ins w:id="4627" w:author="LKY" w:date="2026-05-22T20:16:41Z">
              <w:r>
                <w:rPr>
                  <w:rFonts w:hint="eastAsia" w:ascii="Times New Roman" w:hAnsi="Times New Roman"/>
                  <w:vertAlign w:val="baseline"/>
                  <w:lang w:val="en-US" w:eastAsia="zh-CN"/>
                </w:rPr>
                <w:t>3</w:t>
              </w:r>
            </w:ins>
            <w:ins w:id="4628" w:author="LKY" w:date="2026-05-22T20:16:42Z">
              <w:r>
                <w:rPr>
                  <w:rFonts w:hint="eastAsia" w:ascii="Times New Roman" w:hAnsi="Times New Roman"/>
                  <w:vertAlign w:val="baseline"/>
                  <w:lang w:val="en-US" w:eastAsia="zh-CN"/>
                </w:rPr>
                <w:t>+</w:t>
              </w:r>
            </w:ins>
          </w:p>
        </w:tc>
        <w:tc>
          <w:tcPr>
            <w:tcW w:w="500" w:type="pct"/>
            <w:noWrap w:val="0"/>
            <w:vAlign w:val="top"/>
          </w:tcPr>
          <w:p w14:paraId="0A308FBB">
            <w:pPr>
              <w:jc w:val="center"/>
              <w:rPr>
                <w:ins w:id="4629" w:author="LKY" w:date="2026-05-22T20:12:41Z"/>
                <w:rFonts w:hint="default" w:ascii="Times New Roman" w:hAnsi="Times New Roman"/>
                <w:vertAlign w:val="baseline"/>
                <w:lang w:val="en-US" w:eastAsia="zh-CN"/>
              </w:rPr>
            </w:pPr>
            <w:ins w:id="4630" w:author="LKY" w:date="2026-05-22T20:17:00Z">
              <w:r>
                <w:rPr>
                  <w:rFonts w:hint="eastAsia" w:ascii="Times New Roman" w:hAnsi="Times New Roman"/>
                  <w:vertAlign w:val="baseline"/>
                  <w:lang w:val="en-US" w:eastAsia="zh-CN"/>
                </w:rPr>
                <w:t>3-</w:t>
              </w:r>
            </w:ins>
          </w:p>
        </w:tc>
        <w:tc>
          <w:tcPr>
            <w:tcW w:w="500" w:type="pct"/>
            <w:noWrap w:val="0"/>
            <w:vAlign w:val="top"/>
          </w:tcPr>
          <w:p w14:paraId="58186FDB">
            <w:pPr>
              <w:jc w:val="center"/>
              <w:rPr>
                <w:ins w:id="4631" w:author="LKY" w:date="2026-05-22T20:12:41Z"/>
                <w:rFonts w:hint="default" w:ascii="Times New Roman" w:hAnsi="Times New Roman"/>
                <w:vertAlign w:val="baseline"/>
                <w:lang w:val="en-US" w:eastAsia="zh-CN"/>
              </w:rPr>
            </w:pPr>
            <w:ins w:id="4632" w:author="LKY" w:date="2026-05-22T20:12:41Z">
              <w:r>
                <w:rPr>
                  <w:rFonts w:hint="eastAsia" w:ascii="Times New Roman" w:hAnsi="Times New Roman"/>
                  <w:vertAlign w:val="baseline"/>
                  <w:lang w:val="en-US" w:eastAsia="zh-CN"/>
                </w:rPr>
                <w:t>RTD</w:t>
              </w:r>
            </w:ins>
            <w:ins w:id="4633" w:author="LKY" w:date="2026-05-22T20:17:17Z">
              <w:r>
                <w:rPr>
                  <w:rFonts w:hint="eastAsia" w:ascii="Times New Roman" w:hAnsi="Times New Roman"/>
                  <w:vertAlign w:val="baseline"/>
                  <w:lang w:val="en-US" w:eastAsia="zh-CN"/>
                </w:rPr>
                <w:t>3</w:t>
              </w:r>
            </w:ins>
            <w:ins w:id="4634" w:author="LKY" w:date="2026-05-22T20:17:19Z">
              <w:r>
                <w:rPr>
                  <w:rFonts w:hint="eastAsia" w:ascii="Times New Roman" w:hAnsi="Times New Roman"/>
                  <w:vertAlign w:val="baseline"/>
                  <w:lang w:val="en-US" w:eastAsia="zh-CN"/>
                </w:rPr>
                <w:t>-</w:t>
              </w:r>
            </w:ins>
          </w:p>
        </w:tc>
        <w:tc>
          <w:tcPr>
            <w:tcW w:w="499" w:type="pct"/>
            <w:noWrap w:val="0"/>
            <w:vAlign w:val="top"/>
          </w:tcPr>
          <w:p w14:paraId="1F16889B">
            <w:pPr>
              <w:jc w:val="center"/>
              <w:rPr>
                <w:ins w:id="4635" w:author="LKY" w:date="2026-05-22T20:12:41Z"/>
                <w:rFonts w:hint="default" w:ascii="Times New Roman" w:hAnsi="Times New Roman"/>
                <w:vertAlign w:val="baseline"/>
                <w:lang w:val="en-US" w:eastAsia="zh-CN"/>
              </w:rPr>
            </w:pPr>
            <w:ins w:id="4636" w:author="LKY" w:date="2026-05-22T20:17:25Z">
              <w:r>
                <w:rPr>
                  <w:rFonts w:hint="eastAsia" w:ascii="Times New Roman" w:hAnsi="Times New Roman"/>
                  <w:vertAlign w:val="baseline"/>
                  <w:lang w:val="en-US" w:eastAsia="zh-CN"/>
                </w:rPr>
                <w:t>PE</w:t>
              </w:r>
            </w:ins>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37" w:author="LKY" w:date="2026-05-22T20:12:41Z"/>
        </w:trPr>
        <w:tc>
          <w:tcPr>
            <w:tcW w:w="497" w:type="pct"/>
            <w:noWrap w:val="0"/>
            <w:vAlign w:val="top"/>
          </w:tcPr>
          <w:p w14:paraId="1F0FF0AE">
            <w:pPr>
              <w:jc w:val="center"/>
              <w:rPr>
                <w:ins w:id="4638" w:author="LKY" w:date="2026-05-22T20:12:41Z"/>
                <w:rFonts w:hint="default" w:ascii="Times New Roman" w:hAnsi="Times New Roman"/>
                <w:vertAlign w:val="baseline"/>
                <w:lang w:val="en-US" w:eastAsia="zh-CN"/>
              </w:rPr>
            </w:pPr>
            <w:ins w:id="4639" w:author="LKY" w:date="2026-05-22T20:13:14Z">
              <w:r>
                <w:rPr>
                  <w:rFonts w:hint="eastAsia" w:ascii="Times New Roman" w:hAnsi="Times New Roman"/>
                  <w:vertAlign w:val="baseline"/>
                  <w:lang w:val="en-US" w:eastAsia="zh-CN"/>
                </w:rPr>
                <w:t>端口号</w:t>
              </w:r>
            </w:ins>
          </w:p>
        </w:tc>
        <w:tc>
          <w:tcPr>
            <w:tcW w:w="497" w:type="pct"/>
            <w:noWrap w:val="0"/>
            <w:vAlign w:val="top"/>
          </w:tcPr>
          <w:p w14:paraId="25F4A1A2">
            <w:pPr>
              <w:jc w:val="center"/>
              <w:rPr>
                <w:ins w:id="4640" w:author="LKY" w:date="2026-05-22T20:12:41Z"/>
                <w:rFonts w:hint="default" w:ascii="Times New Roman" w:hAnsi="Times New Roman"/>
                <w:vertAlign w:val="baseline"/>
                <w:lang w:val="en-US" w:eastAsia="zh-CN"/>
              </w:rPr>
            </w:pPr>
            <w:ins w:id="4641" w:author="LKY" w:date="2026-05-22T20:13:30Z">
              <w:r>
                <w:rPr>
                  <w:rFonts w:hint="eastAsia" w:ascii="Times New Roman" w:hAnsi="Times New Roman"/>
                  <w:vertAlign w:val="baseline"/>
                  <w:lang w:val="en-US" w:eastAsia="zh-CN"/>
                </w:rPr>
                <w:t>A</w:t>
              </w:r>
            </w:ins>
            <w:ins w:id="4642" w:author="LKY" w:date="2026-05-22T20:13:32Z">
              <w:r>
                <w:rPr>
                  <w:rFonts w:hint="eastAsia" w:ascii="Times New Roman" w:hAnsi="Times New Roman"/>
                  <w:vertAlign w:val="baseline"/>
                  <w:lang w:val="en-US" w:eastAsia="zh-CN"/>
                </w:rPr>
                <w:t>1</w:t>
              </w:r>
            </w:ins>
          </w:p>
        </w:tc>
        <w:tc>
          <w:tcPr>
            <w:tcW w:w="499" w:type="pct"/>
            <w:noWrap w:val="0"/>
            <w:vAlign w:val="top"/>
          </w:tcPr>
          <w:p w14:paraId="733F6DFA">
            <w:pPr>
              <w:jc w:val="center"/>
              <w:rPr>
                <w:ins w:id="4643" w:author="LKY" w:date="2026-05-22T20:12:41Z"/>
                <w:rFonts w:hint="default" w:ascii="Times New Roman" w:hAnsi="Times New Roman"/>
                <w:vertAlign w:val="baseline"/>
                <w:lang w:val="en-US" w:eastAsia="zh-CN"/>
              </w:rPr>
            </w:pPr>
            <w:ins w:id="4644" w:author="LKY" w:date="2026-05-22T20:12:41Z">
              <w:r>
                <w:rPr>
                  <w:rFonts w:hint="eastAsia" w:ascii="Times New Roman" w:hAnsi="Times New Roman"/>
                  <w:vertAlign w:val="baseline"/>
                  <w:lang w:val="en-US" w:eastAsia="zh-CN"/>
                </w:rPr>
                <w:t>A</w:t>
              </w:r>
            </w:ins>
            <w:ins w:id="4645" w:author="LKY" w:date="2026-05-22T20:13:39Z">
              <w:r>
                <w:rPr>
                  <w:rFonts w:hint="eastAsia" w:ascii="Times New Roman" w:hAnsi="Times New Roman"/>
                  <w:vertAlign w:val="baseline"/>
                  <w:lang w:val="en-US" w:eastAsia="zh-CN"/>
                </w:rPr>
                <w:t>2</w:t>
              </w:r>
            </w:ins>
          </w:p>
        </w:tc>
        <w:tc>
          <w:tcPr>
            <w:tcW w:w="500" w:type="pct"/>
            <w:noWrap w:val="0"/>
            <w:vAlign w:val="top"/>
          </w:tcPr>
          <w:p w14:paraId="355C612D">
            <w:pPr>
              <w:jc w:val="center"/>
              <w:rPr>
                <w:ins w:id="4646" w:author="LKY" w:date="2026-05-22T20:12:41Z"/>
                <w:rFonts w:hint="default" w:ascii="Times New Roman" w:hAnsi="Times New Roman"/>
                <w:vertAlign w:val="baseline"/>
                <w:lang w:val="en-US" w:eastAsia="zh-CN"/>
              </w:rPr>
            </w:pPr>
            <w:ins w:id="4647" w:author="LKY" w:date="2026-05-22T20:13:42Z">
              <w:r>
                <w:rPr>
                  <w:rFonts w:hint="eastAsia" w:ascii="Times New Roman" w:hAnsi="Times New Roman"/>
                  <w:vertAlign w:val="baseline"/>
                  <w:lang w:val="en-US" w:eastAsia="zh-CN"/>
                </w:rPr>
                <w:t>A</w:t>
              </w:r>
            </w:ins>
            <w:ins w:id="4648" w:author="LKY" w:date="2026-05-22T20:13:43Z">
              <w:r>
                <w:rPr>
                  <w:rFonts w:hint="eastAsia" w:ascii="Times New Roman" w:hAnsi="Times New Roman"/>
                  <w:vertAlign w:val="baseline"/>
                  <w:lang w:val="en-US" w:eastAsia="zh-CN"/>
                </w:rPr>
                <w:t>3</w:t>
              </w:r>
            </w:ins>
          </w:p>
        </w:tc>
        <w:tc>
          <w:tcPr>
            <w:tcW w:w="500" w:type="pct"/>
            <w:noWrap w:val="0"/>
            <w:vAlign w:val="top"/>
          </w:tcPr>
          <w:p w14:paraId="4E36B0FF">
            <w:pPr>
              <w:jc w:val="center"/>
              <w:rPr>
                <w:ins w:id="4649" w:author="LKY" w:date="2026-05-22T20:12:41Z"/>
                <w:rFonts w:hint="default" w:ascii="Times New Roman" w:hAnsi="Times New Roman"/>
                <w:vertAlign w:val="baseline"/>
                <w:lang w:val="en-US" w:eastAsia="zh-CN"/>
              </w:rPr>
            </w:pPr>
            <w:ins w:id="4650" w:author="LKY" w:date="2026-05-22T20:12:41Z">
              <w:r>
                <w:rPr>
                  <w:rFonts w:hint="eastAsia" w:ascii="Times New Roman" w:hAnsi="Times New Roman"/>
                  <w:vertAlign w:val="baseline"/>
                  <w:lang w:val="en-US" w:eastAsia="zh-CN"/>
                </w:rPr>
                <w:t>A</w:t>
              </w:r>
            </w:ins>
            <w:ins w:id="4651" w:author="LKY" w:date="2026-05-22T20:13:45Z">
              <w:r>
                <w:rPr>
                  <w:rFonts w:hint="eastAsia" w:ascii="Times New Roman" w:hAnsi="Times New Roman"/>
                  <w:vertAlign w:val="baseline"/>
                  <w:lang w:val="en-US" w:eastAsia="zh-CN"/>
                </w:rPr>
                <w:t>4</w:t>
              </w:r>
            </w:ins>
          </w:p>
        </w:tc>
        <w:tc>
          <w:tcPr>
            <w:tcW w:w="500" w:type="pct"/>
            <w:noWrap w:val="0"/>
            <w:vAlign w:val="top"/>
          </w:tcPr>
          <w:p w14:paraId="160DE9B2">
            <w:pPr>
              <w:jc w:val="center"/>
              <w:rPr>
                <w:ins w:id="4652" w:author="LKY" w:date="2026-05-22T20:12:41Z"/>
                <w:rFonts w:hint="default" w:ascii="Times New Roman" w:hAnsi="Times New Roman"/>
                <w:vertAlign w:val="baseline"/>
                <w:lang w:val="en-US" w:eastAsia="zh-CN"/>
              </w:rPr>
            </w:pPr>
            <w:ins w:id="4653" w:author="LKY" w:date="2026-05-22T20:13:48Z">
              <w:r>
                <w:rPr>
                  <w:rFonts w:hint="eastAsia" w:ascii="Times New Roman" w:hAnsi="Times New Roman"/>
                  <w:vertAlign w:val="baseline"/>
                  <w:lang w:val="en-US" w:eastAsia="zh-CN"/>
                </w:rPr>
                <w:t>A5</w:t>
              </w:r>
            </w:ins>
          </w:p>
        </w:tc>
        <w:tc>
          <w:tcPr>
            <w:tcW w:w="500" w:type="pct"/>
            <w:noWrap w:val="0"/>
            <w:vAlign w:val="top"/>
          </w:tcPr>
          <w:p w14:paraId="43463DC7">
            <w:pPr>
              <w:jc w:val="center"/>
              <w:rPr>
                <w:ins w:id="4654" w:author="LKY" w:date="2026-05-22T20:12:41Z"/>
                <w:rFonts w:hint="default" w:ascii="Times New Roman" w:hAnsi="Times New Roman"/>
                <w:vertAlign w:val="baseline"/>
                <w:lang w:val="en-US" w:eastAsia="zh-CN"/>
              </w:rPr>
            </w:pPr>
            <w:ins w:id="4655" w:author="LKY" w:date="2026-05-22T20:12:41Z">
              <w:r>
                <w:rPr>
                  <w:rFonts w:hint="eastAsia" w:ascii="Times New Roman" w:hAnsi="Times New Roman"/>
                  <w:vertAlign w:val="baseline"/>
                  <w:lang w:val="en-US" w:eastAsia="zh-CN"/>
                </w:rPr>
                <w:t>A</w:t>
              </w:r>
            </w:ins>
            <w:ins w:id="4656" w:author="LKY" w:date="2026-05-22T20:13:50Z">
              <w:r>
                <w:rPr>
                  <w:rFonts w:hint="eastAsia" w:ascii="Times New Roman" w:hAnsi="Times New Roman"/>
                  <w:vertAlign w:val="baseline"/>
                  <w:lang w:val="en-US" w:eastAsia="zh-CN"/>
                </w:rPr>
                <w:t>6</w:t>
              </w:r>
            </w:ins>
          </w:p>
        </w:tc>
        <w:tc>
          <w:tcPr>
            <w:tcW w:w="500" w:type="pct"/>
            <w:noWrap w:val="0"/>
            <w:vAlign w:val="top"/>
          </w:tcPr>
          <w:p w14:paraId="042751BD">
            <w:pPr>
              <w:jc w:val="center"/>
              <w:rPr>
                <w:ins w:id="4657" w:author="LKY" w:date="2026-05-22T20:12:41Z"/>
                <w:rFonts w:hint="default" w:ascii="Times New Roman" w:hAnsi="Times New Roman"/>
                <w:vertAlign w:val="baseline"/>
                <w:lang w:val="en-US" w:eastAsia="zh-CN"/>
              </w:rPr>
            </w:pPr>
            <w:ins w:id="4658" w:author="LKY" w:date="2026-05-22T20:13:52Z">
              <w:r>
                <w:rPr>
                  <w:rFonts w:hint="eastAsia" w:ascii="Times New Roman" w:hAnsi="Times New Roman"/>
                  <w:vertAlign w:val="baseline"/>
                  <w:lang w:val="en-US" w:eastAsia="zh-CN"/>
                </w:rPr>
                <w:t>A</w:t>
              </w:r>
            </w:ins>
            <w:ins w:id="4659" w:author="LKY" w:date="2026-05-22T20:13:53Z">
              <w:r>
                <w:rPr>
                  <w:rFonts w:hint="eastAsia" w:ascii="Times New Roman" w:hAnsi="Times New Roman"/>
                  <w:vertAlign w:val="baseline"/>
                  <w:lang w:val="en-US" w:eastAsia="zh-CN"/>
                </w:rPr>
                <w:t>7</w:t>
              </w:r>
            </w:ins>
          </w:p>
        </w:tc>
        <w:tc>
          <w:tcPr>
            <w:tcW w:w="500" w:type="pct"/>
            <w:noWrap w:val="0"/>
            <w:vAlign w:val="top"/>
          </w:tcPr>
          <w:p w14:paraId="1A345D3F">
            <w:pPr>
              <w:jc w:val="center"/>
              <w:rPr>
                <w:ins w:id="4660" w:author="LKY" w:date="2026-05-22T20:12:41Z"/>
                <w:rFonts w:hint="default" w:ascii="Times New Roman" w:hAnsi="Times New Roman"/>
                <w:vertAlign w:val="baseline"/>
                <w:lang w:val="en-US" w:eastAsia="zh-CN"/>
              </w:rPr>
            </w:pPr>
            <w:ins w:id="4661" w:author="LKY" w:date="2026-05-22T20:12:41Z">
              <w:r>
                <w:rPr>
                  <w:rFonts w:hint="eastAsia" w:ascii="Times New Roman" w:hAnsi="Times New Roman"/>
                  <w:vertAlign w:val="baseline"/>
                  <w:lang w:val="en-US" w:eastAsia="zh-CN"/>
                </w:rPr>
                <w:t>A</w:t>
              </w:r>
            </w:ins>
            <w:ins w:id="4662" w:author="LKY" w:date="2026-05-22T20:13:56Z">
              <w:r>
                <w:rPr>
                  <w:rFonts w:hint="eastAsia" w:ascii="Times New Roman" w:hAnsi="Times New Roman"/>
                  <w:vertAlign w:val="baseline"/>
                  <w:lang w:val="en-US" w:eastAsia="zh-CN"/>
                </w:rPr>
                <w:t>8</w:t>
              </w:r>
            </w:ins>
          </w:p>
        </w:tc>
        <w:tc>
          <w:tcPr>
            <w:tcW w:w="499" w:type="pct"/>
            <w:noWrap w:val="0"/>
            <w:vAlign w:val="top"/>
          </w:tcPr>
          <w:p w14:paraId="382F6617">
            <w:pPr>
              <w:jc w:val="center"/>
              <w:rPr>
                <w:ins w:id="4663" w:author="LKY" w:date="2026-05-22T20:12:41Z"/>
                <w:rFonts w:hint="default" w:ascii="Times New Roman" w:hAnsi="Times New Roman"/>
                <w:vertAlign w:val="baseline"/>
                <w:lang w:val="en-US" w:eastAsia="zh-CN"/>
              </w:rPr>
            </w:pPr>
            <w:ins w:id="4664" w:author="LKY" w:date="2026-05-22T20:13:59Z">
              <w:r>
                <w:rPr>
                  <w:rFonts w:hint="eastAsia" w:ascii="Times New Roman" w:hAnsi="Times New Roman"/>
                  <w:vertAlign w:val="baseline"/>
                  <w:lang w:val="en-US" w:eastAsia="zh-CN"/>
                </w:rPr>
                <w:t>A9</w:t>
              </w:r>
            </w:ins>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65" w:author="LKY" w:date="2026-05-22T20:12:41Z"/>
        </w:trPr>
        <w:tc>
          <w:tcPr>
            <w:tcW w:w="497" w:type="pct"/>
            <w:noWrap w:val="0"/>
            <w:vAlign w:val="top"/>
          </w:tcPr>
          <w:p w14:paraId="4D67745C">
            <w:pPr>
              <w:jc w:val="center"/>
              <w:rPr>
                <w:ins w:id="4666" w:author="LKY" w:date="2026-05-22T20:12:41Z"/>
                <w:rFonts w:hint="default" w:ascii="Times New Roman" w:hAnsi="Times New Roman"/>
                <w:vertAlign w:val="baseline"/>
                <w:lang w:val="en-US" w:eastAsia="zh-CN"/>
              </w:rPr>
            </w:pPr>
            <w:ins w:id="4667" w:author="LKY" w:date="2026-05-22T20:13:17Z">
              <w:r>
                <w:rPr>
                  <w:rFonts w:hint="eastAsia" w:ascii="Times New Roman" w:hAnsi="Times New Roman"/>
                  <w:vertAlign w:val="baseline"/>
                  <w:lang w:val="en-US" w:eastAsia="zh-CN"/>
                </w:rPr>
                <w:t>名称</w:t>
              </w:r>
            </w:ins>
          </w:p>
        </w:tc>
        <w:tc>
          <w:tcPr>
            <w:tcW w:w="497" w:type="pct"/>
            <w:noWrap w:val="0"/>
            <w:vAlign w:val="top"/>
          </w:tcPr>
          <w:p w14:paraId="2745C6D6">
            <w:pPr>
              <w:jc w:val="center"/>
              <w:rPr>
                <w:ins w:id="4668" w:author="LKY" w:date="2026-05-22T20:12:41Z"/>
                <w:rFonts w:hint="default" w:ascii="Times New Roman" w:hAnsi="Times New Roman"/>
                <w:vertAlign w:val="baseline"/>
                <w:lang w:val="en-US" w:eastAsia="zh-CN"/>
              </w:rPr>
            </w:pPr>
            <w:ins w:id="4669" w:author="LKY" w:date="2026-05-22T20:12:41Z">
              <w:r>
                <w:rPr>
                  <w:rFonts w:hint="eastAsia" w:ascii="Times New Roman" w:hAnsi="Times New Roman"/>
                  <w:vertAlign w:val="baseline"/>
                  <w:lang w:val="en-US" w:eastAsia="zh-CN"/>
                </w:rPr>
                <w:t>RTD</w:t>
              </w:r>
            </w:ins>
            <w:ins w:id="4670" w:author="LKY" w:date="2026-05-22T20:14:53Z">
              <w:r>
                <w:rPr>
                  <w:rFonts w:hint="eastAsia" w:ascii="Times New Roman" w:hAnsi="Times New Roman"/>
                  <w:vertAlign w:val="baseline"/>
                  <w:lang w:val="en-US" w:eastAsia="zh-CN"/>
                </w:rPr>
                <w:t>2</w:t>
              </w:r>
            </w:ins>
            <w:ins w:id="4671" w:author="LKY" w:date="2026-05-22T20:12:41Z">
              <w:r>
                <w:rPr>
                  <w:rFonts w:hint="eastAsia" w:ascii="Times New Roman" w:hAnsi="Times New Roman"/>
                  <w:vertAlign w:val="baseline"/>
                  <w:lang w:val="en-US" w:eastAsia="zh-CN"/>
                </w:rPr>
                <w:t>+</w:t>
              </w:r>
            </w:ins>
          </w:p>
        </w:tc>
        <w:tc>
          <w:tcPr>
            <w:tcW w:w="499" w:type="pct"/>
            <w:noWrap w:val="0"/>
            <w:vAlign w:val="top"/>
          </w:tcPr>
          <w:p w14:paraId="363E9E81">
            <w:pPr>
              <w:jc w:val="center"/>
              <w:rPr>
                <w:ins w:id="4672" w:author="LKY" w:date="2026-05-22T20:12:41Z"/>
                <w:rFonts w:hint="default" w:ascii="Times New Roman" w:hAnsi="Times New Roman"/>
                <w:vertAlign w:val="baseline"/>
                <w:lang w:val="en-US" w:eastAsia="zh-CN"/>
              </w:rPr>
            </w:pPr>
            <w:ins w:id="4673" w:author="LKY" w:date="2026-05-22T20:15:05Z">
              <w:r>
                <w:rPr>
                  <w:rFonts w:hint="eastAsia" w:ascii="Times New Roman" w:hAnsi="Times New Roman"/>
                  <w:vertAlign w:val="baseline"/>
                  <w:lang w:val="en-US" w:eastAsia="zh-CN"/>
                </w:rPr>
                <w:t>2</w:t>
              </w:r>
            </w:ins>
            <w:ins w:id="4674" w:author="LKY" w:date="2026-05-22T20:12:41Z">
              <w:r>
                <w:rPr>
                  <w:rFonts w:hint="eastAsia" w:ascii="Times New Roman" w:hAnsi="Times New Roman"/>
                  <w:vertAlign w:val="baseline"/>
                  <w:lang w:val="en-US" w:eastAsia="zh-CN"/>
                </w:rPr>
                <w:t>+</w:t>
              </w:r>
            </w:ins>
          </w:p>
        </w:tc>
        <w:tc>
          <w:tcPr>
            <w:tcW w:w="500" w:type="pct"/>
            <w:noWrap w:val="0"/>
            <w:vAlign w:val="top"/>
          </w:tcPr>
          <w:p w14:paraId="5FD851CD">
            <w:pPr>
              <w:jc w:val="center"/>
              <w:rPr>
                <w:ins w:id="4675" w:author="LKY" w:date="2026-05-22T20:12:41Z"/>
                <w:rFonts w:hint="default" w:ascii="Times New Roman" w:hAnsi="Times New Roman"/>
                <w:vertAlign w:val="baseline"/>
                <w:lang w:val="en-US" w:eastAsia="zh-CN"/>
              </w:rPr>
            </w:pPr>
            <w:ins w:id="4676" w:author="LKY" w:date="2026-05-22T20:15:15Z">
              <w:r>
                <w:rPr>
                  <w:rFonts w:hint="eastAsia" w:ascii="Times New Roman" w:hAnsi="Times New Roman"/>
                  <w:vertAlign w:val="baseline"/>
                  <w:lang w:val="en-US" w:eastAsia="zh-CN"/>
                </w:rPr>
                <w:t>2</w:t>
              </w:r>
            </w:ins>
            <w:ins w:id="4677" w:author="LKY" w:date="2026-05-22T20:15:16Z">
              <w:r>
                <w:rPr>
                  <w:rFonts w:hint="eastAsia" w:ascii="Times New Roman" w:hAnsi="Times New Roman"/>
                  <w:vertAlign w:val="baseline"/>
                  <w:lang w:val="en-US" w:eastAsia="zh-CN"/>
                </w:rPr>
                <w:t>-</w:t>
              </w:r>
            </w:ins>
          </w:p>
        </w:tc>
        <w:tc>
          <w:tcPr>
            <w:tcW w:w="500" w:type="pct"/>
            <w:noWrap w:val="0"/>
            <w:vAlign w:val="top"/>
          </w:tcPr>
          <w:p w14:paraId="38905132">
            <w:pPr>
              <w:jc w:val="center"/>
              <w:rPr>
                <w:ins w:id="4678" w:author="LKY" w:date="2026-05-22T20:12:41Z"/>
                <w:rFonts w:hint="default" w:ascii="Times New Roman" w:hAnsi="Times New Roman"/>
                <w:vertAlign w:val="baseline"/>
                <w:lang w:val="en-US" w:eastAsia="zh-CN"/>
              </w:rPr>
            </w:pPr>
            <w:ins w:id="4679" w:author="LKY" w:date="2026-05-22T20:15:36Z">
              <w:r>
                <w:rPr>
                  <w:rFonts w:hint="eastAsia" w:ascii="Times New Roman" w:hAnsi="Times New Roman"/>
                  <w:vertAlign w:val="baseline"/>
                  <w:lang w:val="en-US" w:eastAsia="zh-CN"/>
                </w:rPr>
                <w:t>RTD2-</w:t>
              </w:r>
            </w:ins>
          </w:p>
        </w:tc>
        <w:tc>
          <w:tcPr>
            <w:tcW w:w="500" w:type="pct"/>
            <w:noWrap w:val="0"/>
            <w:vAlign w:val="top"/>
          </w:tcPr>
          <w:p w14:paraId="3042CF53">
            <w:pPr>
              <w:jc w:val="center"/>
              <w:rPr>
                <w:ins w:id="4680" w:author="LKY" w:date="2026-05-22T20:12:41Z"/>
                <w:rFonts w:hint="default" w:ascii="Times New Roman" w:hAnsi="Times New Roman"/>
                <w:vertAlign w:val="baseline"/>
                <w:lang w:val="en-US" w:eastAsia="zh-CN"/>
              </w:rPr>
            </w:pPr>
            <w:ins w:id="4681" w:author="LKY" w:date="2026-05-22T20:16:13Z">
              <w:r>
                <w:rPr>
                  <w:rFonts w:hint="eastAsia" w:ascii="Times New Roman" w:hAnsi="Times New Roman"/>
                  <w:vertAlign w:val="baseline"/>
                  <w:lang w:val="en-US" w:eastAsia="zh-CN"/>
                </w:rPr>
                <w:t>RTD4+</w:t>
              </w:r>
            </w:ins>
          </w:p>
        </w:tc>
        <w:tc>
          <w:tcPr>
            <w:tcW w:w="500" w:type="pct"/>
            <w:noWrap w:val="0"/>
            <w:vAlign w:val="top"/>
          </w:tcPr>
          <w:p w14:paraId="7054BEF6">
            <w:pPr>
              <w:jc w:val="center"/>
              <w:rPr>
                <w:ins w:id="4682" w:author="LKY" w:date="2026-05-22T20:12:41Z"/>
                <w:rFonts w:hint="default" w:ascii="Times New Roman" w:hAnsi="Times New Roman"/>
                <w:vertAlign w:val="baseline"/>
                <w:lang w:val="en-US" w:eastAsia="zh-CN"/>
              </w:rPr>
            </w:pPr>
            <w:ins w:id="4683" w:author="LKY" w:date="2026-05-22T20:16:34Z">
              <w:r>
                <w:rPr>
                  <w:rFonts w:hint="eastAsia" w:ascii="Times New Roman" w:hAnsi="Times New Roman"/>
                  <w:vertAlign w:val="baseline"/>
                  <w:lang w:val="en-US" w:eastAsia="zh-CN"/>
                </w:rPr>
                <w:t>4</w:t>
              </w:r>
            </w:ins>
            <w:ins w:id="4684" w:author="LKY" w:date="2026-05-22T20:16:35Z">
              <w:r>
                <w:rPr>
                  <w:rFonts w:hint="eastAsia" w:ascii="Times New Roman" w:hAnsi="Times New Roman"/>
                  <w:vertAlign w:val="baseline"/>
                  <w:lang w:val="en-US" w:eastAsia="zh-CN"/>
                </w:rPr>
                <w:t>+</w:t>
              </w:r>
            </w:ins>
          </w:p>
        </w:tc>
        <w:tc>
          <w:tcPr>
            <w:tcW w:w="500" w:type="pct"/>
            <w:noWrap w:val="0"/>
            <w:vAlign w:val="top"/>
          </w:tcPr>
          <w:p w14:paraId="254F786F">
            <w:pPr>
              <w:jc w:val="center"/>
              <w:rPr>
                <w:ins w:id="4685" w:author="LKY" w:date="2026-05-22T20:12:41Z"/>
                <w:rFonts w:hint="default" w:ascii="Times New Roman" w:hAnsi="Times New Roman"/>
                <w:vertAlign w:val="baseline"/>
                <w:lang w:val="en-US" w:eastAsia="zh-CN"/>
              </w:rPr>
            </w:pPr>
            <w:ins w:id="4686" w:author="LKY" w:date="2026-05-22T20:16:51Z">
              <w:r>
                <w:rPr>
                  <w:rFonts w:hint="eastAsia" w:ascii="Times New Roman" w:hAnsi="Times New Roman"/>
                  <w:vertAlign w:val="baseline"/>
                  <w:lang w:val="en-US" w:eastAsia="zh-CN"/>
                </w:rPr>
                <w:t>4</w:t>
              </w:r>
            </w:ins>
            <w:ins w:id="4687" w:author="LKY" w:date="2026-05-22T20:16:56Z">
              <w:r>
                <w:rPr>
                  <w:rFonts w:hint="eastAsia" w:ascii="Times New Roman" w:hAnsi="Times New Roman"/>
                  <w:vertAlign w:val="baseline"/>
                  <w:lang w:val="en-US" w:eastAsia="zh-CN"/>
                </w:rPr>
                <w:t>-</w:t>
              </w:r>
            </w:ins>
          </w:p>
        </w:tc>
        <w:tc>
          <w:tcPr>
            <w:tcW w:w="500" w:type="pct"/>
            <w:noWrap w:val="0"/>
            <w:vAlign w:val="top"/>
          </w:tcPr>
          <w:p w14:paraId="07ECCE98">
            <w:pPr>
              <w:jc w:val="center"/>
              <w:rPr>
                <w:ins w:id="4688" w:author="LKY" w:date="2026-05-22T20:12:41Z"/>
                <w:rFonts w:hint="default" w:ascii="Times New Roman" w:hAnsi="Times New Roman"/>
                <w:vertAlign w:val="baseline"/>
                <w:lang w:val="en-US" w:eastAsia="zh-CN"/>
              </w:rPr>
            </w:pPr>
            <w:ins w:id="4689" w:author="LKY" w:date="2026-05-22T20:17:08Z">
              <w:r>
                <w:rPr>
                  <w:rFonts w:hint="eastAsia" w:ascii="Times New Roman" w:hAnsi="Times New Roman"/>
                  <w:vertAlign w:val="baseline"/>
                  <w:lang w:val="en-US" w:eastAsia="zh-CN"/>
                </w:rPr>
                <w:t>RTD</w:t>
              </w:r>
            </w:ins>
            <w:ins w:id="4690" w:author="LKY" w:date="2026-05-22T20:17:12Z">
              <w:r>
                <w:rPr>
                  <w:rFonts w:hint="eastAsia" w:ascii="Times New Roman" w:hAnsi="Times New Roman"/>
                  <w:vertAlign w:val="baseline"/>
                  <w:lang w:val="en-US" w:eastAsia="zh-CN"/>
                </w:rPr>
                <w:t>4</w:t>
              </w:r>
            </w:ins>
            <w:ins w:id="4691" w:author="LKY" w:date="2026-05-22T20:17:13Z">
              <w:r>
                <w:rPr>
                  <w:rFonts w:hint="eastAsia" w:ascii="Times New Roman" w:hAnsi="Times New Roman"/>
                  <w:vertAlign w:val="baseline"/>
                  <w:lang w:val="en-US" w:eastAsia="zh-CN"/>
                </w:rPr>
                <w:t>-</w:t>
              </w:r>
            </w:ins>
          </w:p>
        </w:tc>
        <w:tc>
          <w:tcPr>
            <w:tcW w:w="499" w:type="pct"/>
            <w:noWrap w:val="0"/>
            <w:vAlign w:val="top"/>
          </w:tcPr>
          <w:p w14:paraId="139997CD">
            <w:pPr>
              <w:jc w:val="center"/>
              <w:rPr>
                <w:ins w:id="4692" w:author="LKY" w:date="2026-05-22T20:12:41Z"/>
                <w:rFonts w:hint="default" w:ascii="Times New Roman" w:hAnsi="Times New Roman"/>
                <w:vertAlign w:val="baseline"/>
                <w:lang w:val="en-US" w:eastAsia="zh-CN"/>
              </w:rPr>
            </w:pPr>
            <w:ins w:id="4693" w:author="LKY" w:date="2026-05-22T20:12:41Z">
              <w:r>
                <w:rPr>
                  <w:rFonts w:hint="eastAsia" w:ascii="Times New Roman" w:hAnsi="Times New Roman"/>
                  <w:vertAlign w:val="baseline"/>
                  <w:lang w:val="en-US" w:eastAsia="zh-CN"/>
                </w:rPr>
                <w:t>PE</w:t>
              </w:r>
            </w:ins>
          </w:p>
        </w:tc>
      </w:tr>
    </w:tbl>
    <w:p w14:paraId="46D3567B">
      <w:pPr>
        <w:rPr>
          <w:ins w:id="4694" w:author="LKY" w:date="2026-05-22T20:12:33Z"/>
          <w:rFonts w:hint="default"/>
          <w:lang w:val="en-US" w:eastAsia="zh-CN"/>
        </w:rPr>
      </w:pPr>
    </w:p>
    <w:p w14:paraId="79A211B2">
      <w:pPr>
        <w:rPr>
          <w:rFonts w:hint="default"/>
          <w:lang w:val="en-US" w:eastAsia="zh-CN"/>
        </w:rPr>
      </w:pPr>
    </w:p>
    <w:p w14:paraId="6495CF9B">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p>
    <w:p w14:paraId="7F912702">
      <w:pPr>
        <w:rPr>
          <w:rFonts w:hint="default"/>
          <w:lang w:val="en-US" w:eastAsia="zh-CN"/>
        </w:rPr>
      </w:pPr>
    </w:p>
    <w:p w14:paraId="54CB14EB">
      <w:pPr>
        <w:pStyle w:val="12"/>
        <w:ind w:left="0" w:leftChars="0" w:firstLine="0" w:firstLineChars="0"/>
        <w:outlineLvl w:val="2"/>
        <w:rPr>
          <w:rFonts w:hint="eastAsia" w:ascii="Times New Roman" w:hAnsi="Times New Roman"/>
          <w:b/>
          <w:bCs/>
          <w:sz w:val="28"/>
          <w:szCs w:val="28"/>
          <w:lang w:val="en-US" w:eastAsia="zh-CN"/>
        </w:rPr>
      </w:pPr>
      <w:bookmarkStart w:id="105" w:name="_Toc6177"/>
      <w:bookmarkStart w:id="106" w:name="_Toc17755"/>
      <w:bookmarkStart w:id="107" w:name="_Toc30276"/>
      <w:bookmarkStart w:id="108" w:name="_Toc22621"/>
      <w:bookmarkStart w:id="109" w:name="_Toc22884"/>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w:t>
      </w:r>
      <w:ins w:id="4695" w:author="L" w:date="2026-08-28T17:13:25Z">
        <w:r>
          <w:rPr>
            <w:rFonts w:hint="eastAsia" w:ascii="Times New Roman" w:hAnsi="Times New Roman"/>
            <w:b/>
            <w:bCs/>
            <w:sz w:val="28"/>
            <w:szCs w:val="28"/>
            <w:lang w:val="en-US" w:eastAsia="zh-CN"/>
          </w:rPr>
          <w:t>8</w:t>
        </w:r>
      </w:ins>
      <w:del w:id="4696" w:author="L" w:date="2026-08-28T17:13:24Z">
        <w:r>
          <w:rPr>
            <w:rFonts w:hint="default" w:ascii="Times New Roman" w:hAnsi="Times New Roman"/>
            <w:b/>
            <w:bCs/>
            <w:sz w:val="28"/>
            <w:szCs w:val="28"/>
            <w:lang w:val="en-US" w:eastAsia="zh-CN"/>
          </w:rPr>
          <w:delText>7</w:delText>
        </w:r>
      </w:del>
      <w:r>
        <w:rPr>
          <w:rFonts w:hint="eastAsia" w:ascii="Times New Roman" w:hAnsi="Times New Roman"/>
          <w:b/>
          <w:bCs/>
          <w:sz w:val="28"/>
          <w:szCs w:val="28"/>
          <w:lang w:val="en-US" w:eastAsia="zh-CN"/>
        </w:rPr>
        <w:t xml:space="preserve"> TC模块</w:t>
      </w:r>
      <w:bookmarkEnd w:id="105"/>
      <w:bookmarkEnd w:id="106"/>
      <w:bookmarkEnd w:id="107"/>
      <w:bookmarkEnd w:id="108"/>
      <w:bookmarkEnd w:id="109"/>
    </w:p>
    <w:p w14:paraId="35435834">
      <w:pPr>
        <w:rPr>
          <w:ins w:id="4697" w:author="LKY" w:date="2026-05-22T20:22:13Z"/>
          <w:rFonts w:hint="default"/>
          <w:lang w:val="en-US" w:eastAsia="zh-CN"/>
        </w:rPr>
      </w:pPr>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398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698" w:author="LKY" w:date="2026-05-22T20:22:35Z"/>
        </w:trPr>
        <w:tc>
          <w:tcPr>
            <w:tcW w:w="5000" w:type="pct"/>
            <w:gridSpan w:val="10"/>
            <w:tcBorders>
              <w:top w:val="single" w:color="auto" w:sz="4" w:space="0"/>
            </w:tcBorders>
            <w:noWrap w:val="0"/>
            <w:vAlign w:val="top"/>
          </w:tcPr>
          <w:p w14:paraId="18657F2C">
            <w:pPr>
              <w:pBdr>
                <w:top w:val="none" w:color="auto" w:sz="0" w:space="0"/>
                <w:left w:val="none" w:color="auto" w:sz="0" w:space="0"/>
                <w:bottom w:val="none" w:color="auto" w:sz="0" w:space="0"/>
                <w:right w:val="none" w:color="auto" w:sz="0" w:space="0"/>
                <w:between w:val="none" w:color="auto" w:sz="0" w:space="0"/>
              </w:pBdr>
              <w:jc w:val="center"/>
              <w:rPr>
                <w:ins w:id="4699" w:author="LKY" w:date="2026-05-22T20:22:35Z"/>
                <w:rFonts w:hint="default" w:ascii="Times New Roman" w:hAnsi="Times New Roman"/>
                <w:vertAlign w:val="baseline"/>
                <w:lang w:val="en-US" w:eastAsia="zh-CN"/>
              </w:rPr>
            </w:pPr>
            <w:ins w:id="4700" w:author="LKY" w:date="2026-05-22T20:22:35Z">
              <w:r>
                <w:rPr>
                  <w:rFonts w:hint="eastAsia" w:ascii="Times New Roman" w:hAnsi="Times New Roman"/>
                  <w:vertAlign w:val="baseline"/>
                  <w:lang w:val="en-US" w:eastAsia="zh-CN"/>
                </w:rPr>
                <w:t>N50</w:t>
              </w:r>
            </w:ins>
            <w:ins w:id="4701" w:author="LKY" w:date="2026-05-22T20:22:43Z">
              <w:r>
                <w:rPr>
                  <w:rFonts w:hint="eastAsia" w:ascii="Times New Roman" w:hAnsi="Times New Roman"/>
                  <w:vertAlign w:val="baseline"/>
                  <w:lang w:val="en-US" w:eastAsia="zh-CN"/>
                </w:rPr>
                <w:t>88</w:t>
              </w:r>
            </w:ins>
            <w:ins w:id="4702" w:author="LKY" w:date="2026-05-22T20:22:45Z">
              <w:r>
                <w:rPr>
                  <w:rFonts w:hint="eastAsia" w:ascii="Times New Roman" w:hAnsi="Times New Roman"/>
                  <w:vertAlign w:val="baseline"/>
                  <w:lang w:val="en-US" w:eastAsia="zh-CN"/>
                </w:rPr>
                <w:t>模块</w:t>
              </w:r>
            </w:ins>
          </w:p>
        </w:tc>
      </w:tr>
      <w:tr w14:paraId="10A0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703" w:author="LKY" w:date="2026-05-22T20:22:35Z"/>
        </w:trPr>
        <w:tc>
          <w:tcPr>
            <w:tcW w:w="497" w:type="pct"/>
            <w:tcBorders>
              <w:top w:val="single" w:color="auto" w:sz="4" w:space="0"/>
            </w:tcBorders>
            <w:noWrap w:val="0"/>
            <w:vAlign w:val="top"/>
          </w:tcPr>
          <w:p w14:paraId="0830306C">
            <w:pPr>
              <w:jc w:val="center"/>
              <w:rPr>
                <w:ins w:id="4704" w:author="LKY" w:date="2026-05-22T20:22:35Z"/>
                <w:rFonts w:hint="default" w:ascii="Times New Roman" w:hAnsi="Times New Roman"/>
                <w:vertAlign w:val="baseline"/>
                <w:lang w:val="en-US" w:eastAsia="zh-CN"/>
              </w:rPr>
            </w:pPr>
            <w:ins w:id="4705" w:author="LKY" w:date="2026-05-22T20:22:35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77146291">
            <w:pPr>
              <w:jc w:val="center"/>
              <w:rPr>
                <w:ins w:id="4706" w:author="LKY" w:date="2026-05-22T20:22:35Z"/>
                <w:rFonts w:hint="default" w:ascii="Times New Roman" w:hAnsi="Times New Roman" w:eastAsiaTheme="minorEastAsia" w:cstheme="minorBidi"/>
                <w:kern w:val="2"/>
                <w:sz w:val="21"/>
                <w:szCs w:val="24"/>
                <w:vertAlign w:val="baseline"/>
                <w:lang w:val="en-US" w:eastAsia="zh-CN" w:bidi="ar-SA"/>
              </w:rPr>
            </w:pPr>
            <w:ins w:id="4707" w:author="LKY" w:date="2026-05-22T20:22:35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575B9076">
            <w:pPr>
              <w:jc w:val="center"/>
              <w:rPr>
                <w:ins w:id="4708" w:author="LKY" w:date="2026-05-22T20:22:35Z"/>
                <w:rFonts w:hint="default" w:ascii="Times New Roman" w:hAnsi="Times New Roman" w:eastAsiaTheme="minorEastAsia" w:cstheme="minorBidi"/>
                <w:kern w:val="2"/>
                <w:sz w:val="21"/>
                <w:szCs w:val="24"/>
                <w:vertAlign w:val="baseline"/>
                <w:lang w:val="en-US" w:eastAsia="zh-CN" w:bidi="ar-SA"/>
              </w:rPr>
            </w:pPr>
            <w:ins w:id="4709" w:author="LKY" w:date="2026-05-22T20:22:35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4CAB2197">
            <w:pPr>
              <w:jc w:val="center"/>
              <w:rPr>
                <w:ins w:id="4710" w:author="LKY" w:date="2026-05-22T20:22:35Z"/>
                <w:rFonts w:hint="default" w:ascii="Times New Roman" w:hAnsi="Times New Roman" w:eastAsiaTheme="minorEastAsia" w:cstheme="minorBidi"/>
                <w:kern w:val="2"/>
                <w:sz w:val="21"/>
                <w:szCs w:val="24"/>
                <w:vertAlign w:val="baseline"/>
                <w:lang w:val="en-US" w:eastAsia="zh-CN" w:bidi="ar-SA"/>
              </w:rPr>
            </w:pPr>
            <w:ins w:id="4711" w:author="LKY" w:date="2026-05-22T20:22:35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770DAB9D">
            <w:pPr>
              <w:jc w:val="center"/>
              <w:rPr>
                <w:ins w:id="4712" w:author="LKY" w:date="2026-05-22T20:22:35Z"/>
                <w:rFonts w:hint="default" w:ascii="Times New Roman" w:hAnsi="Times New Roman" w:eastAsiaTheme="minorEastAsia" w:cstheme="minorBidi"/>
                <w:kern w:val="2"/>
                <w:sz w:val="21"/>
                <w:szCs w:val="24"/>
                <w:vertAlign w:val="baseline"/>
                <w:lang w:val="en-US" w:eastAsia="zh-CN" w:bidi="ar-SA"/>
              </w:rPr>
            </w:pPr>
            <w:ins w:id="4713" w:author="LKY" w:date="2026-05-22T20:22:35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824F6A8">
            <w:pPr>
              <w:jc w:val="center"/>
              <w:rPr>
                <w:ins w:id="4714" w:author="LKY" w:date="2026-05-22T20:22:35Z"/>
                <w:rFonts w:hint="default" w:ascii="Times New Roman" w:hAnsi="Times New Roman" w:eastAsiaTheme="minorEastAsia" w:cstheme="minorBidi"/>
                <w:kern w:val="2"/>
                <w:sz w:val="21"/>
                <w:szCs w:val="24"/>
                <w:vertAlign w:val="baseline"/>
                <w:lang w:val="en-US" w:eastAsia="zh-CN" w:bidi="ar-SA"/>
              </w:rPr>
            </w:pPr>
            <w:ins w:id="4715" w:author="LKY" w:date="2026-05-22T20:22:35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57771B65">
            <w:pPr>
              <w:jc w:val="center"/>
              <w:rPr>
                <w:ins w:id="4716" w:author="LKY" w:date="2026-05-22T20:22:35Z"/>
                <w:rFonts w:hint="default" w:ascii="Times New Roman" w:hAnsi="Times New Roman" w:eastAsiaTheme="minorEastAsia" w:cstheme="minorBidi"/>
                <w:kern w:val="2"/>
                <w:sz w:val="21"/>
                <w:szCs w:val="24"/>
                <w:vertAlign w:val="baseline"/>
                <w:lang w:val="en-US" w:eastAsia="zh-CN" w:bidi="ar-SA"/>
              </w:rPr>
            </w:pPr>
            <w:ins w:id="4717" w:author="LKY" w:date="2026-05-22T20:22:35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5CD44631">
            <w:pPr>
              <w:jc w:val="center"/>
              <w:rPr>
                <w:ins w:id="4718" w:author="LKY" w:date="2026-05-22T20:22:35Z"/>
                <w:rFonts w:hint="default" w:ascii="Times New Roman" w:hAnsi="Times New Roman"/>
                <w:vertAlign w:val="baseline"/>
                <w:lang w:val="en-US" w:eastAsia="zh-CN"/>
              </w:rPr>
            </w:pPr>
            <w:ins w:id="4719" w:author="LKY" w:date="2026-05-22T20:22:35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10014860">
            <w:pPr>
              <w:jc w:val="center"/>
              <w:rPr>
                <w:ins w:id="4720" w:author="LKY" w:date="2026-05-22T20:22:35Z"/>
                <w:rFonts w:hint="default" w:ascii="Times New Roman" w:hAnsi="Times New Roman"/>
                <w:vertAlign w:val="baseline"/>
                <w:lang w:val="en-US" w:eastAsia="zh-CN"/>
              </w:rPr>
            </w:pPr>
            <w:ins w:id="4721" w:author="LKY" w:date="2026-05-22T20:22:35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7D667B8F">
            <w:pPr>
              <w:jc w:val="center"/>
              <w:rPr>
                <w:ins w:id="4722" w:author="LKY" w:date="2026-05-22T20:22:35Z"/>
                <w:rFonts w:hint="default" w:ascii="Times New Roman" w:hAnsi="Times New Roman"/>
                <w:vertAlign w:val="baseline"/>
                <w:lang w:val="en-US" w:eastAsia="zh-CN"/>
              </w:rPr>
            </w:pPr>
            <w:ins w:id="4723" w:author="LKY" w:date="2026-05-22T20:22:35Z">
              <w:r>
                <w:rPr>
                  <w:rFonts w:hint="eastAsia" w:ascii="Times New Roman" w:hAnsi="Times New Roman"/>
                  <w:vertAlign w:val="baseline"/>
                  <w:lang w:val="en-US" w:eastAsia="zh-CN"/>
                </w:rPr>
                <w:t>B9</w:t>
              </w:r>
            </w:ins>
          </w:p>
        </w:tc>
      </w:tr>
      <w:tr w14:paraId="5DBC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724" w:author="LKY" w:date="2026-05-22T20:22:35Z"/>
        </w:trPr>
        <w:tc>
          <w:tcPr>
            <w:tcW w:w="497" w:type="pct"/>
            <w:noWrap w:val="0"/>
            <w:vAlign w:val="top"/>
          </w:tcPr>
          <w:p w14:paraId="4580FAAA">
            <w:pPr>
              <w:jc w:val="center"/>
              <w:rPr>
                <w:ins w:id="4725" w:author="LKY" w:date="2026-05-22T20:22:35Z"/>
                <w:rFonts w:hint="default" w:ascii="Times New Roman" w:hAnsi="Times New Roman"/>
                <w:vertAlign w:val="baseline"/>
                <w:lang w:val="en-US" w:eastAsia="zh-CN"/>
              </w:rPr>
            </w:pPr>
            <w:ins w:id="4726" w:author="LKY" w:date="2026-05-22T20:22:35Z">
              <w:r>
                <w:rPr>
                  <w:rFonts w:hint="eastAsia" w:ascii="Times New Roman" w:hAnsi="Times New Roman"/>
                  <w:vertAlign w:val="baseline"/>
                  <w:lang w:val="en-US" w:eastAsia="zh-CN"/>
                </w:rPr>
                <w:t>名称</w:t>
              </w:r>
            </w:ins>
          </w:p>
        </w:tc>
        <w:tc>
          <w:tcPr>
            <w:tcW w:w="497" w:type="pct"/>
            <w:noWrap w:val="0"/>
            <w:vAlign w:val="top"/>
          </w:tcPr>
          <w:p w14:paraId="12C0856D">
            <w:pPr>
              <w:jc w:val="center"/>
              <w:rPr>
                <w:ins w:id="4727" w:author="LKY" w:date="2026-05-22T20:22:35Z"/>
                <w:rFonts w:hint="default" w:ascii="Times New Roman" w:hAnsi="Times New Roman"/>
                <w:vertAlign w:val="baseline"/>
                <w:lang w:val="en-US" w:eastAsia="zh-CN"/>
              </w:rPr>
            </w:pPr>
            <w:ins w:id="4728" w:author="LKY" w:date="2026-05-22T20:24:38Z">
              <w:r>
                <w:rPr>
                  <w:rFonts w:hint="eastAsia" w:ascii="Times New Roman" w:hAnsi="Times New Roman"/>
                  <w:vertAlign w:val="baseline"/>
                  <w:lang w:val="en-US" w:eastAsia="zh-CN"/>
                </w:rPr>
                <w:t>T1</w:t>
              </w:r>
            </w:ins>
            <w:ins w:id="4729" w:author="LKY" w:date="2026-05-22T20:24:39Z">
              <w:r>
                <w:rPr>
                  <w:rFonts w:hint="eastAsia" w:ascii="Times New Roman" w:hAnsi="Times New Roman"/>
                  <w:vertAlign w:val="baseline"/>
                  <w:lang w:val="en-US" w:eastAsia="zh-CN"/>
                </w:rPr>
                <w:t>+</w:t>
              </w:r>
            </w:ins>
          </w:p>
        </w:tc>
        <w:tc>
          <w:tcPr>
            <w:tcW w:w="499" w:type="pct"/>
            <w:noWrap w:val="0"/>
            <w:vAlign w:val="top"/>
          </w:tcPr>
          <w:p w14:paraId="4FD627E2">
            <w:pPr>
              <w:jc w:val="center"/>
              <w:rPr>
                <w:ins w:id="4730" w:author="LKY" w:date="2026-05-22T20:22:35Z"/>
                <w:rFonts w:hint="default" w:ascii="Times New Roman" w:hAnsi="Times New Roman"/>
                <w:vertAlign w:val="baseline"/>
                <w:lang w:val="en-US" w:eastAsia="zh-CN"/>
              </w:rPr>
            </w:pPr>
            <w:ins w:id="4731" w:author="LKY" w:date="2026-05-22T20:24:32Z">
              <w:r>
                <w:rPr>
                  <w:rFonts w:hint="eastAsia" w:ascii="Times New Roman" w:hAnsi="Times New Roman"/>
                  <w:vertAlign w:val="baseline"/>
                  <w:lang w:val="en-US" w:eastAsia="zh-CN"/>
                </w:rPr>
                <w:t>T</w:t>
              </w:r>
            </w:ins>
            <w:ins w:id="4732" w:author="LKY" w:date="2026-05-22T20:24:33Z">
              <w:r>
                <w:rPr>
                  <w:rFonts w:hint="eastAsia" w:ascii="Times New Roman" w:hAnsi="Times New Roman"/>
                  <w:vertAlign w:val="baseline"/>
                  <w:lang w:val="en-US" w:eastAsia="zh-CN"/>
                </w:rPr>
                <w:t>2+</w:t>
              </w:r>
            </w:ins>
          </w:p>
        </w:tc>
        <w:tc>
          <w:tcPr>
            <w:tcW w:w="500" w:type="pct"/>
            <w:noWrap w:val="0"/>
            <w:vAlign w:val="top"/>
          </w:tcPr>
          <w:p w14:paraId="388DE300">
            <w:pPr>
              <w:jc w:val="center"/>
              <w:rPr>
                <w:ins w:id="4733" w:author="LKY" w:date="2026-05-22T20:22:35Z"/>
                <w:rFonts w:hint="default" w:ascii="Times New Roman" w:hAnsi="Times New Roman" w:eastAsiaTheme="minorEastAsia" w:cstheme="minorBidi"/>
                <w:kern w:val="2"/>
                <w:sz w:val="21"/>
                <w:szCs w:val="24"/>
                <w:vertAlign w:val="baseline"/>
                <w:lang w:val="en-US" w:eastAsia="zh-CN" w:bidi="ar-SA"/>
              </w:rPr>
            </w:pPr>
            <w:ins w:id="4734" w:author="LKY" w:date="2026-05-22T20:24:28Z">
              <w:r>
                <w:rPr>
                  <w:rFonts w:hint="eastAsia" w:ascii="Times New Roman" w:hAnsi="Times New Roman" w:cstheme="minorBidi"/>
                  <w:kern w:val="2"/>
                  <w:sz w:val="21"/>
                  <w:szCs w:val="24"/>
                  <w:vertAlign w:val="baseline"/>
                  <w:lang w:val="en-US" w:eastAsia="zh-CN" w:bidi="ar-SA"/>
                </w:rPr>
                <w:t>T</w:t>
              </w:r>
            </w:ins>
            <w:ins w:id="4735" w:author="LKY" w:date="2026-05-22T20:24:29Z">
              <w:r>
                <w:rPr>
                  <w:rFonts w:hint="eastAsia" w:ascii="Times New Roman" w:hAnsi="Times New Roman" w:cstheme="minorBidi"/>
                  <w:kern w:val="2"/>
                  <w:sz w:val="21"/>
                  <w:szCs w:val="24"/>
                  <w:vertAlign w:val="baseline"/>
                  <w:lang w:val="en-US" w:eastAsia="zh-CN" w:bidi="ar-SA"/>
                </w:rPr>
                <w:t>3+</w:t>
              </w:r>
            </w:ins>
          </w:p>
        </w:tc>
        <w:tc>
          <w:tcPr>
            <w:tcW w:w="500" w:type="pct"/>
            <w:noWrap w:val="0"/>
            <w:vAlign w:val="top"/>
          </w:tcPr>
          <w:p w14:paraId="7A42AFB2">
            <w:pPr>
              <w:jc w:val="center"/>
              <w:rPr>
                <w:ins w:id="4736" w:author="LKY" w:date="2026-05-22T20:22:35Z"/>
                <w:rFonts w:hint="default" w:ascii="Times New Roman" w:hAnsi="Times New Roman" w:eastAsiaTheme="minorEastAsia" w:cstheme="minorBidi"/>
                <w:kern w:val="2"/>
                <w:sz w:val="21"/>
                <w:szCs w:val="24"/>
                <w:vertAlign w:val="baseline"/>
                <w:lang w:val="en-US" w:eastAsia="zh-CN" w:bidi="ar-SA"/>
              </w:rPr>
            </w:pPr>
            <w:ins w:id="4737" w:author="LKY" w:date="2026-05-22T20:24:24Z">
              <w:r>
                <w:rPr>
                  <w:rFonts w:hint="eastAsia" w:ascii="Times New Roman" w:hAnsi="Times New Roman" w:cstheme="minorBidi"/>
                  <w:kern w:val="2"/>
                  <w:sz w:val="21"/>
                  <w:szCs w:val="24"/>
                  <w:vertAlign w:val="baseline"/>
                  <w:lang w:val="en-US" w:eastAsia="zh-CN" w:bidi="ar-SA"/>
                </w:rPr>
                <w:t>T4</w:t>
              </w:r>
            </w:ins>
            <w:ins w:id="4738" w:author="LKY" w:date="2026-05-22T20:24:25Z">
              <w:r>
                <w:rPr>
                  <w:rFonts w:hint="eastAsia" w:ascii="Times New Roman" w:hAnsi="Times New Roman" w:cstheme="minorBidi"/>
                  <w:kern w:val="2"/>
                  <w:sz w:val="21"/>
                  <w:szCs w:val="24"/>
                  <w:vertAlign w:val="baseline"/>
                  <w:lang w:val="en-US" w:eastAsia="zh-CN" w:bidi="ar-SA"/>
                </w:rPr>
                <w:t>+</w:t>
              </w:r>
            </w:ins>
          </w:p>
        </w:tc>
        <w:tc>
          <w:tcPr>
            <w:tcW w:w="500" w:type="pct"/>
            <w:noWrap w:val="0"/>
            <w:vAlign w:val="top"/>
          </w:tcPr>
          <w:p w14:paraId="07A82078">
            <w:pPr>
              <w:jc w:val="center"/>
              <w:rPr>
                <w:ins w:id="4739" w:author="LKY" w:date="2026-05-22T20:22:35Z"/>
                <w:rFonts w:hint="default" w:ascii="Times New Roman" w:hAnsi="Times New Roman"/>
                <w:vertAlign w:val="baseline"/>
                <w:lang w:val="en-US" w:eastAsia="zh-CN"/>
              </w:rPr>
            </w:pPr>
            <w:ins w:id="4740" w:author="LKY" w:date="2026-05-22T20:24:20Z">
              <w:r>
                <w:rPr>
                  <w:rFonts w:hint="eastAsia" w:ascii="Times New Roman" w:hAnsi="Times New Roman"/>
                  <w:vertAlign w:val="baseline"/>
                  <w:lang w:val="en-US" w:eastAsia="zh-CN"/>
                </w:rPr>
                <w:t>T5</w:t>
              </w:r>
            </w:ins>
            <w:ins w:id="4741" w:author="LKY" w:date="2026-05-22T20:22:35Z">
              <w:r>
                <w:rPr>
                  <w:rFonts w:hint="eastAsia" w:ascii="Times New Roman" w:hAnsi="Times New Roman"/>
                  <w:vertAlign w:val="baseline"/>
                  <w:lang w:val="en-US" w:eastAsia="zh-CN"/>
                </w:rPr>
                <w:t>+</w:t>
              </w:r>
            </w:ins>
          </w:p>
        </w:tc>
        <w:tc>
          <w:tcPr>
            <w:tcW w:w="500" w:type="pct"/>
            <w:noWrap w:val="0"/>
            <w:vAlign w:val="top"/>
          </w:tcPr>
          <w:p w14:paraId="7D6AE0F5">
            <w:pPr>
              <w:jc w:val="center"/>
              <w:rPr>
                <w:ins w:id="4742" w:author="LKY" w:date="2026-05-22T20:22:35Z"/>
                <w:rFonts w:hint="default" w:ascii="Times New Roman" w:hAnsi="Times New Roman"/>
                <w:vertAlign w:val="baseline"/>
                <w:lang w:val="en-US" w:eastAsia="zh-CN"/>
              </w:rPr>
            </w:pPr>
            <w:ins w:id="4743" w:author="LKY" w:date="2026-05-22T20:24:09Z">
              <w:r>
                <w:rPr>
                  <w:rFonts w:hint="eastAsia" w:ascii="Times New Roman" w:hAnsi="Times New Roman"/>
                  <w:vertAlign w:val="baseline"/>
                  <w:lang w:val="en-US" w:eastAsia="zh-CN"/>
                </w:rPr>
                <w:t>T</w:t>
              </w:r>
            </w:ins>
            <w:ins w:id="4744" w:author="LKY" w:date="2026-05-22T20:24:12Z">
              <w:r>
                <w:rPr>
                  <w:rFonts w:hint="eastAsia" w:ascii="Times New Roman" w:hAnsi="Times New Roman"/>
                  <w:vertAlign w:val="baseline"/>
                  <w:lang w:val="en-US" w:eastAsia="zh-CN"/>
                </w:rPr>
                <w:t>6</w:t>
              </w:r>
            </w:ins>
            <w:ins w:id="4745" w:author="LKY" w:date="2026-05-22T20:24:13Z">
              <w:r>
                <w:rPr>
                  <w:rFonts w:hint="eastAsia" w:ascii="Times New Roman" w:hAnsi="Times New Roman"/>
                  <w:vertAlign w:val="baseline"/>
                  <w:lang w:val="en-US" w:eastAsia="zh-CN"/>
                </w:rPr>
                <w:t>+</w:t>
              </w:r>
            </w:ins>
          </w:p>
        </w:tc>
        <w:tc>
          <w:tcPr>
            <w:tcW w:w="500" w:type="pct"/>
            <w:noWrap w:val="0"/>
            <w:vAlign w:val="top"/>
          </w:tcPr>
          <w:p w14:paraId="4AD6168B">
            <w:pPr>
              <w:jc w:val="center"/>
              <w:rPr>
                <w:ins w:id="4746" w:author="LKY" w:date="2026-05-22T20:22:35Z"/>
                <w:rFonts w:hint="default" w:ascii="Times New Roman" w:hAnsi="Times New Roman"/>
                <w:vertAlign w:val="baseline"/>
                <w:lang w:val="en-US" w:eastAsia="zh-CN"/>
              </w:rPr>
            </w:pPr>
            <w:ins w:id="4747" w:author="LKY" w:date="2026-05-22T20:24:01Z">
              <w:r>
                <w:rPr>
                  <w:rFonts w:hint="eastAsia" w:ascii="Times New Roman" w:hAnsi="Times New Roman"/>
                  <w:vertAlign w:val="baseline"/>
                  <w:lang w:val="en-US" w:eastAsia="zh-CN"/>
                </w:rPr>
                <w:t>T</w:t>
              </w:r>
            </w:ins>
            <w:ins w:id="4748" w:author="LKY" w:date="2026-05-22T20:24:15Z">
              <w:r>
                <w:rPr>
                  <w:rFonts w:hint="eastAsia" w:ascii="Times New Roman" w:hAnsi="Times New Roman"/>
                  <w:vertAlign w:val="baseline"/>
                  <w:lang w:val="en-US" w:eastAsia="zh-CN"/>
                </w:rPr>
                <w:t>7</w:t>
              </w:r>
            </w:ins>
            <w:ins w:id="4749" w:author="LKY" w:date="2026-05-22T20:24:02Z">
              <w:r>
                <w:rPr>
                  <w:rFonts w:hint="eastAsia" w:ascii="Times New Roman" w:hAnsi="Times New Roman"/>
                  <w:vertAlign w:val="baseline"/>
                  <w:lang w:val="en-US" w:eastAsia="zh-CN"/>
                </w:rPr>
                <w:t>+</w:t>
              </w:r>
            </w:ins>
          </w:p>
        </w:tc>
        <w:tc>
          <w:tcPr>
            <w:tcW w:w="500" w:type="pct"/>
            <w:noWrap w:val="0"/>
            <w:vAlign w:val="top"/>
          </w:tcPr>
          <w:p w14:paraId="6CDF1756">
            <w:pPr>
              <w:jc w:val="center"/>
              <w:rPr>
                <w:ins w:id="4750" w:author="LKY" w:date="2026-05-22T20:22:35Z"/>
                <w:rFonts w:hint="default" w:ascii="Times New Roman" w:hAnsi="Times New Roman"/>
                <w:vertAlign w:val="baseline"/>
                <w:lang w:val="en-US" w:eastAsia="zh-CN"/>
              </w:rPr>
            </w:pPr>
            <w:ins w:id="4751" w:author="LKY" w:date="2026-05-22T20:23:55Z">
              <w:r>
                <w:rPr>
                  <w:rFonts w:hint="eastAsia" w:ascii="Times New Roman" w:hAnsi="Times New Roman"/>
                  <w:vertAlign w:val="baseline"/>
                  <w:lang w:val="en-US" w:eastAsia="zh-CN"/>
                </w:rPr>
                <w:t>T</w:t>
              </w:r>
            </w:ins>
            <w:ins w:id="4752" w:author="LKY" w:date="2026-05-22T20:23:57Z">
              <w:r>
                <w:rPr>
                  <w:rFonts w:hint="eastAsia" w:ascii="Times New Roman" w:hAnsi="Times New Roman"/>
                  <w:vertAlign w:val="baseline"/>
                  <w:lang w:val="en-US" w:eastAsia="zh-CN"/>
                </w:rPr>
                <w:t>8</w:t>
              </w:r>
            </w:ins>
            <w:ins w:id="4753" w:author="LKY" w:date="2026-05-22T20:23:58Z">
              <w:r>
                <w:rPr>
                  <w:rFonts w:hint="eastAsia" w:ascii="Times New Roman" w:hAnsi="Times New Roman"/>
                  <w:vertAlign w:val="baseline"/>
                  <w:lang w:val="en-US" w:eastAsia="zh-CN"/>
                </w:rPr>
                <w:t>+</w:t>
              </w:r>
            </w:ins>
          </w:p>
        </w:tc>
        <w:tc>
          <w:tcPr>
            <w:tcW w:w="499" w:type="pct"/>
            <w:noWrap w:val="0"/>
            <w:vAlign w:val="top"/>
          </w:tcPr>
          <w:p w14:paraId="7FBB29ED">
            <w:pPr>
              <w:jc w:val="center"/>
              <w:rPr>
                <w:ins w:id="4754" w:author="LKY" w:date="2026-05-22T20:22:35Z"/>
                <w:rFonts w:hint="default" w:ascii="Times New Roman" w:hAnsi="Times New Roman"/>
                <w:vertAlign w:val="baseline"/>
                <w:lang w:val="en-US" w:eastAsia="zh-CN"/>
              </w:rPr>
            </w:pPr>
            <w:ins w:id="4755" w:author="LKY" w:date="2026-05-22T20:22:35Z">
              <w:r>
                <w:rPr>
                  <w:rFonts w:hint="eastAsia" w:ascii="Times New Roman" w:hAnsi="Times New Roman"/>
                  <w:vertAlign w:val="baseline"/>
                  <w:lang w:val="en-US" w:eastAsia="zh-CN"/>
                </w:rPr>
                <w:t>PE</w:t>
              </w:r>
            </w:ins>
          </w:p>
        </w:tc>
      </w:tr>
      <w:tr w14:paraId="1C4F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756" w:author="LKY" w:date="2026-05-22T20:22:35Z"/>
        </w:trPr>
        <w:tc>
          <w:tcPr>
            <w:tcW w:w="497" w:type="pct"/>
            <w:noWrap w:val="0"/>
            <w:vAlign w:val="top"/>
          </w:tcPr>
          <w:p w14:paraId="6B9A8FBD">
            <w:pPr>
              <w:jc w:val="center"/>
              <w:rPr>
                <w:ins w:id="4757" w:author="LKY" w:date="2026-05-22T20:22:35Z"/>
                <w:rFonts w:hint="default" w:ascii="Times New Roman" w:hAnsi="Times New Roman"/>
                <w:vertAlign w:val="baseline"/>
                <w:lang w:val="en-US" w:eastAsia="zh-CN"/>
              </w:rPr>
            </w:pPr>
            <w:ins w:id="4758" w:author="LKY" w:date="2026-05-22T20:22:35Z">
              <w:r>
                <w:rPr>
                  <w:rFonts w:hint="eastAsia" w:ascii="Times New Roman" w:hAnsi="Times New Roman"/>
                  <w:vertAlign w:val="baseline"/>
                  <w:lang w:val="en-US" w:eastAsia="zh-CN"/>
                </w:rPr>
                <w:t>端口号</w:t>
              </w:r>
            </w:ins>
          </w:p>
        </w:tc>
        <w:tc>
          <w:tcPr>
            <w:tcW w:w="497" w:type="pct"/>
            <w:noWrap w:val="0"/>
            <w:vAlign w:val="top"/>
          </w:tcPr>
          <w:p w14:paraId="6A30A726">
            <w:pPr>
              <w:jc w:val="center"/>
              <w:rPr>
                <w:ins w:id="4759" w:author="LKY" w:date="2026-05-22T20:22:35Z"/>
                <w:rFonts w:hint="default" w:ascii="Times New Roman" w:hAnsi="Times New Roman"/>
                <w:vertAlign w:val="baseline"/>
                <w:lang w:val="en-US" w:eastAsia="zh-CN"/>
              </w:rPr>
            </w:pPr>
            <w:ins w:id="4760" w:author="LKY" w:date="2026-05-22T20:22:35Z">
              <w:r>
                <w:rPr>
                  <w:rFonts w:hint="eastAsia" w:ascii="Times New Roman" w:hAnsi="Times New Roman"/>
                  <w:vertAlign w:val="baseline"/>
                  <w:lang w:val="en-US" w:eastAsia="zh-CN"/>
                </w:rPr>
                <w:t>A1</w:t>
              </w:r>
            </w:ins>
          </w:p>
        </w:tc>
        <w:tc>
          <w:tcPr>
            <w:tcW w:w="499" w:type="pct"/>
            <w:noWrap w:val="0"/>
            <w:vAlign w:val="top"/>
          </w:tcPr>
          <w:p w14:paraId="0CC227B4">
            <w:pPr>
              <w:jc w:val="center"/>
              <w:rPr>
                <w:ins w:id="4761" w:author="LKY" w:date="2026-05-22T20:22:35Z"/>
                <w:rFonts w:hint="default" w:ascii="Times New Roman" w:hAnsi="Times New Roman"/>
                <w:vertAlign w:val="baseline"/>
                <w:lang w:val="en-US" w:eastAsia="zh-CN"/>
              </w:rPr>
            </w:pPr>
            <w:ins w:id="4762" w:author="LKY" w:date="2026-05-22T20:22:35Z">
              <w:r>
                <w:rPr>
                  <w:rFonts w:hint="eastAsia" w:ascii="Times New Roman" w:hAnsi="Times New Roman"/>
                  <w:vertAlign w:val="baseline"/>
                  <w:lang w:val="en-US" w:eastAsia="zh-CN"/>
                </w:rPr>
                <w:t>A2</w:t>
              </w:r>
            </w:ins>
          </w:p>
        </w:tc>
        <w:tc>
          <w:tcPr>
            <w:tcW w:w="500" w:type="pct"/>
            <w:noWrap w:val="0"/>
            <w:vAlign w:val="top"/>
          </w:tcPr>
          <w:p w14:paraId="6322BE90">
            <w:pPr>
              <w:jc w:val="center"/>
              <w:rPr>
                <w:ins w:id="4763" w:author="LKY" w:date="2026-05-22T20:22:35Z"/>
                <w:rFonts w:hint="default" w:ascii="Times New Roman" w:hAnsi="Times New Roman"/>
                <w:vertAlign w:val="baseline"/>
                <w:lang w:val="en-US" w:eastAsia="zh-CN"/>
              </w:rPr>
            </w:pPr>
            <w:ins w:id="4764" w:author="LKY" w:date="2026-05-22T20:22:35Z">
              <w:r>
                <w:rPr>
                  <w:rFonts w:hint="eastAsia" w:ascii="Times New Roman" w:hAnsi="Times New Roman"/>
                  <w:vertAlign w:val="baseline"/>
                  <w:lang w:val="en-US" w:eastAsia="zh-CN"/>
                </w:rPr>
                <w:t>A3</w:t>
              </w:r>
            </w:ins>
          </w:p>
        </w:tc>
        <w:tc>
          <w:tcPr>
            <w:tcW w:w="500" w:type="pct"/>
            <w:noWrap w:val="0"/>
            <w:vAlign w:val="top"/>
          </w:tcPr>
          <w:p w14:paraId="093D703C">
            <w:pPr>
              <w:jc w:val="center"/>
              <w:rPr>
                <w:ins w:id="4765" w:author="LKY" w:date="2026-05-22T20:22:35Z"/>
                <w:rFonts w:hint="default" w:ascii="Times New Roman" w:hAnsi="Times New Roman"/>
                <w:vertAlign w:val="baseline"/>
                <w:lang w:val="en-US" w:eastAsia="zh-CN"/>
              </w:rPr>
            </w:pPr>
            <w:ins w:id="4766" w:author="LKY" w:date="2026-05-22T20:22:35Z">
              <w:r>
                <w:rPr>
                  <w:rFonts w:hint="eastAsia" w:ascii="Times New Roman" w:hAnsi="Times New Roman"/>
                  <w:vertAlign w:val="baseline"/>
                  <w:lang w:val="en-US" w:eastAsia="zh-CN"/>
                </w:rPr>
                <w:t>A4</w:t>
              </w:r>
            </w:ins>
          </w:p>
        </w:tc>
        <w:tc>
          <w:tcPr>
            <w:tcW w:w="500" w:type="pct"/>
            <w:noWrap w:val="0"/>
            <w:vAlign w:val="top"/>
          </w:tcPr>
          <w:p w14:paraId="00CBCB61">
            <w:pPr>
              <w:jc w:val="center"/>
              <w:rPr>
                <w:ins w:id="4767" w:author="LKY" w:date="2026-05-22T20:22:35Z"/>
                <w:rFonts w:hint="default" w:ascii="Times New Roman" w:hAnsi="Times New Roman"/>
                <w:vertAlign w:val="baseline"/>
                <w:lang w:val="en-US" w:eastAsia="zh-CN"/>
              </w:rPr>
            </w:pPr>
            <w:ins w:id="4768" w:author="LKY" w:date="2026-05-22T20:22:35Z">
              <w:r>
                <w:rPr>
                  <w:rFonts w:hint="eastAsia" w:ascii="Times New Roman" w:hAnsi="Times New Roman"/>
                  <w:vertAlign w:val="baseline"/>
                  <w:lang w:val="en-US" w:eastAsia="zh-CN"/>
                </w:rPr>
                <w:t>A5</w:t>
              </w:r>
            </w:ins>
          </w:p>
        </w:tc>
        <w:tc>
          <w:tcPr>
            <w:tcW w:w="500" w:type="pct"/>
            <w:noWrap w:val="0"/>
            <w:vAlign w:val="top"/>
          </w:tcPr>
          <w:p w14:paraId="7E26C15E">
            <w:pPr>
              <w:jc w:val="center"/>
              <w:rPr>
                <w:ins w:id="4769" w:author="LKY" w:date="2026-05-22T20:22:35Z"/>
                <w:rFonts w:hint="default" w:ascii="Times New Roman" w:hAnsi="Times New Roman"/>
                <w:vertAlign w:val="baseline"/>
                <w:lang w:val="en-US" w:eastAsia="zh-CN"/>
              </w:rPr>
            </w:pPr>
            <w:ins w:id="4770" w:author="LKY" w:date="2026-05-22T20:22:35Z">
              <w:r>
                <w:rPr>
                  <w:rFonts w:hint="eastAsia" w:ascii="Times New Roman" w:hAnsi="Times New Roman"/>
                  <w:vertAlign w:val="baseline"/>
                  <w:lang w:val="en-US" w:eastAsia="zh-CN"/>
                </w:rPr>
                <w:t>A6</w:t>
              </w:r>
            </w:ins>
          </w:p>
        </w:tc>
        <w:tc>
          <w:tcPr>
            <w:tcW w:w="500" w:type="pct"/>
            <w:noWrap w:val="0"/>
            <w:vAlign w:val="top"/>
          </w:tcPr>
          <w:p w14:paraId="080D83BC">
            <w:pPr>
              <w:jc w:val="center"/>
              <w:rPr>
                <w:ins w:id="4771" w:author="LKY" w:date="2026-05-22T20:22:35Z"/>
                <w:rFonts w:hint="default" w:ascii="Times New Roman" w:hAnsi="Times New Roman"/>
                <w:vertAlign w:val="baseline"/>
                <w:lang w:val="en-US" w:eastAsia="zh-CN"/>
              </w:rPr>
            </w:pPr>
            <w:ins w:id="4772" w:author="LKY" w:date="2026-05-22T20:22:35Z">
              <w:r>
                <w:rPr>
                  <w:rFonts w:hint="eastAsia" w:ascii="Times New Roman" w:hAnsi="Times New Roman"/>
                  <w:vertAlign w:val="baseline"/>
                  <w:lang w:val="en-US" w:eastAsia="zh-CN"/>
                </w:rPr>
                <w:t>A7</w:t>
              </w:r>
            </w:ins>
          </w:p>
        </w:tc>
        <w:tc>
          <w:tcPr>
            <w:tcW w:w="500" w:type="pct"/>
            <w:noWrap w:val="0"/>
            <w:vAlign w:val="top"/>
          </w:tcPr>
          <w:p w14:paraId="41D0F547">
            <w:pPr>
              <w:jc w:val="center"/>
              <w:rPr>
                <w:ins w:id="4773" w:author="LKY" w:date="2026-05-22T20:22:35Z"/>
                <w:rFonts w:hint="default" w:ascii="Times New Roman" w:hAnsi="Times New Roman"/>
                <w:vertAlign w:val="baseline"/>
                <w:lang w:val="en-US" w:eastAsia="zh-CN"/>
              </w:rPr>
            </w:pPr>
            <w:ins w:id="4774" w:author="LKY" w:date="2026-05-22T20:22:35Z">
              <w:r>
                <w:rPr>
                  <w:rFonts w:hint="eastAsia" w:ascii="Times New Roman" w:hAnsi="Times New Roman"/>
                  <w:vertAlign w:val="baseline"/>
                  <w:lang w:val="en-US" w:eastAsia="zh-CN"/>
                </w:rPr>
                <w:t>A8</w:t>
              </w:r>
            </w:ins>
          </w:p>
        </w:tc>
        <w:tc>
          <w:tcPr>
            <w:tcW w:w="499" w:type="pct"/>
            <w:noWrap w:val="0"/>
            <w:vAlign w:val="top"/>
          </w:tcPr>
          <w:p w14:paraId="1B700CCF">
            <w:pPr>
              <w:jc w:val="center"/>
              <w:rPr>
                <w:ins w:id="4775" w:author="LKY" w:date="2026-05-22T20:22:35Z"/>
                <w:rFonts w:hint="default" w:ascii="Times New Roman" w:hAnsi="Times New Roman"/>
                <w:vertAlign w:val="baseline"/>
                <w:lang w:val="en-US" w:eastAsia="zh-CN"/>
              </w:rPr>
            </w:pPr>
            <w:ins w:id="4776" w:author="LKY" w:date="2026-05-22T20:22:35Z">
              <w:r>
                <w:rPr>
                  <w:rFonts w:hint="eastAsia" w:ascii="Times New Roman" w:hAnsi="Times New Roman"/>
                  <w:vertAlign w:val="baseline"/>
                  <w:lang w:val="en-US" w:eastAsia="zh-CN"/>
                </w:rPr>
                <w:t>A9</w:t>
              </w:r>
            </w:ins>
          </w:p>
        </w:tc>
      </w:tr>
      <w:tr w14:paraId="0B6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777" w:author="LKY" w:date="2026-05-22T20:22:35Z"/>
        </w:trPr>
        <w:tc>
          <w:tcPr>
            <w:tcW w:w="497" w:type="pct"/>
            <w:noWrap w:val="0"/>
            <w:vAlign w:val="top"/>
          </w:tcPr>
          <w:p w14:paraId="7F95FC49">
            <w:pPr>
              <w:jc w:val="center"/>
              <w:rPr>
                <w:ins w:id="4778" w:author="LKY" w:date="2026-05-22T20:22:35Z"/>
                <w:rFonts w:hint="default" w:ascii="Times New Roman" w:hAnsi="Times New Roman"/>
                <w:vertAlign w:val="baseline"/>
                <w:lang w:val="en-US" w:eastAsia="zh-CN"/>
              </w:rPr>
            </w:pPr>
            <w:ins w:id="4779" w:author="LKY" w:date="2026-05-22T20:22:35Z">
              <w:r>
                <w:rPr>
                  <w:rFonts w:hint="eastAsia" w:ascii="Times New Roman" w:hAnsi="Times New Roman"/>
                  <w:vertAlign w:val="baseline"/>
                  <w:lang w:val="en-US" w:eastAsia="zh-CN"/>
                </w:rPr>
                <w:t>名称</w:t>
              </w:r>
            </w:ins>
          </w:p>
        </w:tc>
        <w:tc>
          <w:tcPr>
            <w:tcW w:w="497" w:type="pct"/>
            <w:noWrap w:val="0"/>
            <w:vAlign w:val="top"/>
          </w:tcPr>
          <w:p w14:paraId="08BB8A49">
            <w:pPr>
              <w:jc w:val="center"/>
              <w:rPr>
                <w:ins w:id="4780" w:author="LKY" w:date="2026-05-22T20:22:35Z"/>
                <w:rFonts w:hint="default" w:ascii="Times New Roman" w:hAnsi="Times New Roman"/>
                <w:vertAlign w:val="baseline"/>
                <w:lang w:val="en-US" w:eastAsia="zh-CN"/>
              </w:rPr>
            </w:pPr>
            <w:ins w:id="4781" w:author="LKY" w:date="2026-05-22T20:23:01Z">
              <w:r>
                <w:rPr>
                  <w:rFonts w:hint="eastAsia" w:ascii="Times New Roman" w:hAnsi="Times New Roman"/>
                  <w:vertAlign w:val="baseline"/>
                  <w:lang w:val="en-US" w:eastAsia="zh-CN"/>
                </w:rPr>
                <w:t>T</w:t>
              </w:r>
            </w:ins>
            <w:ins w:id="4782" w:author="LKY" w:date="2026-05-22T20:23:05Z">
              <w:r>
                <w:rPr>
                  <w:rFonts w:hint="eastAsia" w:ascii="Times New Roman" w:hAnsi="Times New Roman"/>
                  <w:vertAlign w:val="baseline"/>
                  <w:lang w:val="en-US" w:eastAsia="zh-CN"/>
                </w:rPr>
                <w:t>1</w:t>
              </w:r>
            </w:ins>
            <w:ins w:id="4783" w:author="LKY" w:date="2026-05-22T20:23:06Z">
              <w:r>
                <w:rPr>
                  <w:rFonts w:hint="eastAsia" w:ascii="Times New Roman" w:hAnsi="Times New Roman"/>
                  <w:vertAlign w:val="baseline"/>
                  <w:lang w:val="en-US" w:eastAsia="zh-CN"/>
                </w:rPr>
                <w:t>-</w:t>
              </w:r>
            </w:ins>
          </w:p>
        </w:tc>
        <w:tc>
          <w:tcPr>
            <w:tcW w:w="499" w:type="pct"/>
            <w:noWrap w:val="0"/>
            <w:vAlign w:val="top"/>
          </w:tcPr>
          <w:p w14:paraId="5BB577D1">
            <w:pPr>
              <w:jc w:val="center"/>
              <w:rPr>
                <w:ins w:id="4784" w:author="LKY" w:date="2026-05-22T20:22:35Z"/>
                <w:rFonts w:hint="default" w:ascii="Times New Roman" w:hAnsi="Times New Roman"/>
                <w:vertAlign w:val="baseline"/>
                <w:lang w:val="en-US" w:eastAsia="zh-CN"/>
              </w:rPr>
            </w:pPr>
            <w:ins w:id="4785" w:author="LKY" w:date="2026-05-22T20:23:14Z">
              <w:r>
                <w:rPr>
                  <w:rFonts w:hint="eastAsia" w:ascii="Times New Roman" w:hAnsi="Times New Roman"/>
                  <w:vertAlign w:val="baseline"/>
                  <w:lang w:val="en-US" w:eastAsia="zh-CN"/>
                </w:rPr>
                <w:t>T</w:t>
              </w:r>
            </w:ins>
            <w:ins w:id="4786" w:author="LKY" w:date="2026-05-22T20:23:15Z">
              <w:r>
                <w:rPr>
                  <w:rFonts w:hint="eastAsia" w:ascii="Times New Roman" w:hAnsi="Times New Roman"/>
                  <w:vertAlign w:val="baseline"/>
                  <w:lang w:val="en-US" w:eastAsia="zh-CN"/>
                </w:rPr>
                <w:t>2</w:t>
              </w:r>
            </w:ins>
            <w:ins w:id="4787" w:author="LKY" w:date="2026-05-22T20:23:16Z">
              <w:r>
                <w:rPr>
                  <w:rFonts w:hint="eastAsia" w:ascii="Times New Roman" w:hAnsi="Times New Roman"/>
                  <w:vertAlign w:val="baseline"/>
                  <w:lang w:val="en-US" w:eastAsia="zh-CN"/>
                </w:rPr>
                <w:t>-</w:t>
              </w:r>
            </w:ins>
          </w:p>
        </w:tc>
        <w:tc>
          <w:tcPr>
            <w:tcW w:w="500" w:type="pct"/>
            <w:noWrap w:val="0"/>
            <w:vAlign w:val="top"/>
          </w:tcPr>
          <w:p w14:paraId="57593FC5">
            <w:pPr>
              <w:jc w:val="center"/>
              <w:rPr>
                <w:ins w:id="4788" w:author="LKY" w:date="2026-05-22T20:22:35Z"/>
                <w:rFonts w:hint="default" w:ascii="Times New Roman" w:hAnsi="Times New Roman"/>
                <w:vertAlign w:val="baseline"/>
                <w:lang w:val="en-US" w:eastAsia="zh-CN"/>
              </w:rPr>
            </w:pPr>
            <w:ins w:id="4789" w:author="LKY" w:date="2026-05-22T20:23:23Z">
              <w:r>
                <w:rPr>
                  <w:rFonts w:hint="eastAsia" w:ascii="Times New Roman" w:hAnsi="Times New Roman"/>
                  <w:vertAlign w:val="baseline"/>
                  <w:lang w:val="en-US" w:eastAsia="zh-CN"/>
                </w:rPr>
                <w:t>T</w:t>
              </w:r>
            </w:ins>
            <w:ins w:id="4790" w:author="LKY" w:date="2026-05-22T20:23:24Z">
              <w:r>
                <w:rPr>
                  <w:rFonts w:hint="eastAsia" w:ascii="Times New Roman" w:hAnsi="Times New Roman"/>
                  <w:vertAlign w:val="baseline"/>
                  <w:lang w:val="en-US" w:eastAsia="zh-CN"/>
                </w:rPr>
                <w:t>3-</w:t>
              </w:r>
            </w:ins>
          </w:p>
        </w:tc>
        <w:tc>
          <w:tcPr>
            <w:tcW w:w="500" w:type="pct"/>
            <w:noWrap w:val="0"/>
            <w:vAlign w:val="top"/>
          </w:tcPr>
          <w:p w14:paraId="56AA72DD">
            <w:pPr>
              <w:jc w:val="center"/>
              <w:rPr>
                <w:ins w:id="4791" w:author="LKY" w:date="2026-05-22T20:22:35Z"/>
                <w:rFonts w:hint="default" w:ascii="Times New Roman" w:hAnsi="Times New Roman"/>
                <w:vertAlign w:val="baseline"/>
                <w:lang w:val="en-US" w:eastAsia="zh-CN"/>
              </w:rPr>
            </w:pPr>
            <w:ins w:id="4792" w:author="LKY" w:date="2026-05-22T20:23:28Z">
              <w:r>
                <w:rPr>
                  <w:rFonts w:hint="eastAsia" w:ascii="Times New Roman" w:hAnsi="Times New Roman"/>
                  <w:vertAlign w:val="baseline"/>
                  <w:lang w:val="en-US" w:eastAsia="zh-CN"/>
                </w:rPr>
                <w:t>T</w:t>
              </w:r>
            </w:ins>
            <w:ins w:id="4793" w:author="LKY" w:date="2026-05-22T20:23:29Z">
              <w:r>
                <w:rPr>
                  <w:rFonts w:hint="eastAsia" w:ascii="Times New Roman" w:hAnsi="Times New Roman"/>
                  <w:vertAlign w:val="baseline"/>
                  <w:lang w:val="en-US" w:eastAsia="zh-CN"/>
                </w:rPr>
                <w:t>4-</w:t>
              </w:r>
            </w:ins>
          </w:p>
        </w:tc>
        <w:tc>
          <w:tcPr>
            <w:tcW w:w="500" w:type="pct"/>
            <w:noWrap w:val="0"/>
            <w:vAlign w:val="top"/>
          </w:tcPr>
          <w:p w14:paraId="61A31495">
            <w:pPr>
              <w:jc w:val="center"/>
              <w:rPr>
                <w:ins w:id="4794" w:author="LKY" w:date="2026-05-22T20:22:35Z"/>
                <w:rFonts w:hint="default" w:ascii="Times New Roman" w:hAnsi="Times New Roman"/>
                <w:vertAlign w:val="baseline"/>
                <w:lang w:val="en-US" w:eastAsia="zh-CN"/>
              </w:rPr>
            </w:pPr>
            <w:ins w:id="4795" w:author="LKY" w:date="2026-05-22T20:23:33Z">
              <w:r>
                <w:rPr>
                  <w:rFonts w:hint="eastAsia" w:ascii="Times New Roman" w:hAnsi="Times New Roman"/>
                  <w:vertAlign w:val="baseline"/>
                  <w:lang w:val="en-US" w:eastAsia="zh-CN"/>
                </w:rPr>
                <w:t>T</w:t>
              </w:r>
            </w:ins>
            <w:ins w:id="4796" w:author="LKY" w:date="2026-05-22T20:23:34Z">
              <w:r>
                <w:rPr>
                  <w:rFonts w:hint="eastAsia" w:ascii="Times New Roman" w:hAnsi="Times New Roman"/>
                  <w:vertAlign w:val="baseline"/>
                  <w:lang w:val="en-US" w:eastAsia="zh-CN"/>
                </w:rPr>
                <w:t>5-</w:t>
              </w:r>
            </w:ins>
          </w:p>
        </w:tc>
        <w:tc>
          <w:tcPr>
            <w:tcW w:w="500" w:type="pct"/>
            <w:noWrap w:val="0"/>
            <w:vAlign w:val="top"/>
          </w:tcPr>
          <w:p w14:paraId="273CD34F">
            <w:pPr>
              <w:jc w:val="center"/>
              <w:rPr>
                <w:ins w:id="4797" w:author="LKY" w:date="2026-05-22T20:22:35Z"/>
                <w:rFonts w:hint="default" w:ascii="Times New Roman" w:hAnsi="Times New Roman"/>
                <w:vertAlign w:val="baseline"/>
                <w:lang w:val="en-US" w:eastAsia="zh-CN"/>
              </w:rPr>
            </w:pPr>
            <w:ins w:id="4798" w:author="LKY" w:date="2026-05-22T20:23:36Z">
              <w:r>
                <w:rPr>
                  <w:rFonts w:hint="eastAsia" w:ascii="Times New Roman" w:hAnsi="Times New Roman"/>
                  <w:vertAlign w:val="baseline"/>
                  <w:lang w:val="en-US" w:eastAsia="zh-CN"/>
                </w:rPr>
                <w:t>T</w:t>
              </w:r>
            </w:ins>
            <w:ins w:id="4799" w:author="LKY" w:date="2026-05-22T20:23:37Z">
              <w:r>
                <w:rPr>
                  <w:rFonts w:hint="eastAsia" w:ascii="Times New Roman" w:hAnsi="Times New Roman"/>
                  <w:vertAlign w:val="baseline"/>
                  <w:lang w:val="en-US" w:eastAsia="zh-CN"/>
                </w:rPr>
                <w:t>6-</w:t>
              </w:r>
            </w:ins>
          </w:p>
        </w:tc>
        <w:tc>
          <w:tcPr>
            <w:tcW w:w="500" w:type="pct"/>
            <w:noWrap w:val="0"/>
            <w:vAlign w:val="top"/>
          </w:tcPr>
          <w:p w14:paraId="2AB2183A">
            <w:pPr>
              <w:jc w:val="center"/>
              <w:rPr>
                <w:ins w:id="4800" w:author="LKY" w:date="2026-05-22T20:22:35Z"/>
                <w:rFonts w:hint="default" w:ascii="Times New Roman" w:hAnsi="Times New Roman"/>
                <w:vertAlign w:val="baseline"/>
                <w:lang w:val="en-US" w:eastAsia="zh-CN"/>
              </w:rPr>
            </w:pPr>
            <w:ins w:id="4801" w:author="LKY" w:date="2026-05-22T20:23:39Z">
              <w:r>
                <w:rPr>
                  <w:rFonts w:hint="eastAsia" w:ascii="Times New Roman" w:hAnsi="Times New Roman"/>
                  <w:vertAlign w:val="baseline"/>
                  <w:lang w:val="en-US" w:eastAsia="zh-CN"/>
                </w:rPr>
                <w:t>T7</w:t>
              </w:r>
            </w:ins>
            <w:ins w:id="4802" w:author="LKY" w:date="2026-05-22T20:23:40Z">
              <w:r>
                <w:rPr>
                  <w:rFonts w:hint="eastAsia" w:ascii="Times New Roman" w:hAnsi="Times New Roman"/>
                  <w:vertAlign w:val="baseline"/>
                  <w:lang w:val="en-US" w:eastAsia="zh-CN"/>
                </w:rPr>
                <w:t>-</w:t>
              </w:r>
            </w:ins>
          </w:p>
        </w:tc>
        <w:tc>
          <w:tcPr>
            <w:tcW w:w="500" w:type="pct"/>
            <w:noWrap w:val="0"/>
            <w:vAlign w:val="top"/>
          </w:tcPr>
          <w:p w14:paraId="4239111E">
            <w:pPr>
              <w:jc w:val="center"/>
              <w:rPr>
                <w:ins w:id="4803" w:author="LKY" w:date="2026-05-22T20:22:35Z"/>
                <w:rFonts w:hint="default" w:ascii="Times New Roman" w:hAnsi="Times New Roman"/>
                <w:vertAlign w:val="baseline"/>
                <w:lang w:val="en-US" w:eastAsia="zh-CN"/>
              </w:rPr>
            </w:pPr>
            <w:ins w:id="4804" w:author="LKY" w:date="2026-05-22T20:23:44Z">
              <w:r>
                <w:rPr>
                  <w:rFonts w:hint="eastAsia" w:ascii="Times New Roman" w:hAnsi="Times New Roman"/>
                  <w:vertAlign w:val="baseline"/>
                  <w:lang w:val="en-US" w:eastAsia="zh-CN"/>
                </w:rPr>
                <w:t>T</w:t>
              </w:r>
            </w:ins>
            <w:ins w:id="4805" w:author="LKY" w:date="2026-05-22T20:23:45Z">
              <w:r>
                <w:rPr>
                  <w:rFonts w:hint="eastAsia" w:ascii="Times New Roman" w:hAnsi="Times New Roman"/>
                  <w:vertAlign w:val="baseline"/>
                  <w:lang w:val="en-US" w:eastAsia="zh-CN"/>
                </w:rPr>
                <w:t>8-</w:t>
              </w:r>
            </w:ins>
          </w:p>
        </w:tc>
        <w:tc>
          <w:tcPr>
            <w:tcW w:w="499" w:type="pct"/>
            <w:noWrap w:val="0"/>
            <w:vAlign w:val="top"/>
          </w:tcPr>
          <w:p w14:paraId="66033C94">
            <w:pPr>
              <w:jc w:val="center"/>
              <w:rPr>
                <w:ins w:id="4806" w:author="LKY" w:date="2026-05-22T20:22:35Z"/>
                <w:rFonts w:hint="default" w:ascii="Times New Roman" w:hAnsi="Times New Roman"/>
                <w:vertAlign w:val="baseline"/>
                <w:lang w:val="en-US" w:eastAsia="zh-CN"/>
              </w:rPr>
            </w:pPr>
            <w:ins w:id="4807" w:author="LKY" w:date="2026-05-22T20:22:35Z">
              <w:r>
                <w:rPr>
                  <w:rFonts w:hint="eastAsia" w:ascii="Times New Roman" w:hAnsi="Times New Roman"/>
                  <w:vertAlign w:val="baseline"/>
                  <w:lang w:val="en-US" w:eastAsia="zh-CN"/>
                </w:rPr>
                <w:t>PE</w:t>
              </w:r>
            </w:ins>
          </w:p>
        </w:tc>
      </w:tr>
    </w:tbl>
    <w:p w14:paraId="7F17059C">
      <w:pPr>
        <w:rPr>
          <w:ins w:id="4808" w:author="LKY" w:date="2026-09-15T17:06:21Z"/>
          <w:rFonts w:hint="default"/>
          <w:lang w:val="en-US" w:eastAsia="zh-CN"/>
        </w:rPr>
      </w:pPr>
    </w:p>
    <w:p w14:paraId="7F17FD04">
      <w:pPr>
        <w:pStyle w:val="4"/>
        <w:ind w:left="720" w:leftChars="0" w:hanging="720" w:firstLineChars="0"/>
        <w:outlineLvl w:val="2"/>
        <w:rPr>
          <w:ins w:id="4809" w:author="LKY" w:date="2026-09-15T17:06:24Z"/>
          <w:rFonts w:hint="eastAsia"/>
          <w:lang w:val="en-US" w:eastAsia="zh-CN"/>
        </w:rPr>
      </w:pPr>
      <w:ins w:id="4810" w:author="LKY" w:date="2026-09-15T17:06:32Z">
        <w:bookmarkStart w:id="110" w:name="_Toc12501"/>
        <w:bookmarkStart w:id="111" w:name="_Toc7225"/>
        <w:r>
          <w:rPr>
            <w:rFonts w:hint="default" w:ascii="Times New Roman" w:hAnsi="Times New Roman"/>
            <w:b/>
            <w:bCs/>
            <w:sz w:val="28"/>
            <w:szCs w:val="28"/>
            <w:lang w:val="en-US" w:eastAsia="zh-CN"/>
          </w:rPr>
          <w:t>2.</w:t>
        </w:r>
      </w:ins>
      <w:ins w:id="4811" w:author="LKY" w:date="2026-09-15T17:06:32Z">
        <w:r>
          <w:rPr>
            <w:rFonts w:hint="eastAsia" w:ascii="Times New Roman" w:hAnsi="Times New Roman"/>
            <w:b/>
            <w:bCs/>
            <w:sz w:val="28"/>
            <w:szCs w:val="28"/>
            <w:lang w:val="en-US" w:eastAsia="zh-CN"/>
          </w:rPr>
          <w:t>3</w:t>
        </w:r>
      </w:ins>
      <w:ins w:id="4812" w:author="LKY" w:date="2026-09-15T17:06:32Z">
        <w:r>
          <w:rPr>
            <w:rFonts w:hint="default" w:ascii="Times New Roman" w:hAnsi="Times New Roman"/>
            <w:b/>
            <w:bCs/>
            <w:sz w:val="28"/>
            <w:szCs w:val="28"/>
            <w:lang w:val="en-US" w:eastAsia="zh-CN"/>
          </w:rPr>
          <w:t>.</w:t>
        </w:r>
      </w:ins>
      <w:ins w:id="4813" w:author="LKY" w:date="2026-09-15T17:06:34Z">
        <w:r>
          <w:rPr>
            <w:rFonts w:hint="eastAsia" w:ascii="Times New Roman" w:hAnsi="Times New Roman"/>
            <w:b/>
            <w:bCs/>
            <w:sz w:val="28"/>
            <w:szCs w:val="28"/>
            <w:lang w:val="en-US" w:eastAsia="zh-CN"/>
          </w:rPr>
          <w:t>9</w:t>
        </w:r>
      </w:ins>
      <w:ins w:id="4814" w:author="LKY" w:date="2026-09-15T17:06:35Z">
        <w:r>
          <w:rPr>
            <w:rFonts w:hint="eastAsia" w:ascii="Times New Roman" w:hAnsi="Times New Roman"/>
            <w:b/>
            <w:bCs/>
            <w:sz w:val="28"/>
            <w:szCs w:val="28"/>
            <w:lang w:val="en-US" w:eastAsia="zh-CN"/>
          </w:rPr>
          <w:t xml:space="preserve"> </w:t>
        </w:r>
      </w:ins>
      <w:ins w:id="4815" w:author="LKY" w:date="2026-09-15T17:06:24Z">
        <w:r>
          <w:rPr>
            <w:rFonts w:hint="default" w:ascii="Times New Roman" w:hAnsi="Times New Roman" w:cs="Times New Roman"/>
            <w:sz w:val="28"/>
            <w:szCs w:val="28"/>
            <w:lang w:val="en-US" w:eastAsia="zh-CN"/>
            <w:rPrChange w:id="4816" w:author="LKY" w:date="2026-09-15T17:06:51Z">
              <w:rPr>
                <w:rFonts w:hint="eastAsia"/>
                <w:lang w:val="en-US" w:eastAsia="zh-CN"/>
              </w:rPr>
            </w:rPrChange>
          </w:rPr>
          <w:t>NTC</w:t>
        </w:r>
      </w:ins>
      <w:ins w:id="4818" w:author="LKY" w:date="2026-09-15T17:06:24Z">
        <w:r>
          <w:rPr>
            <w:rFonts w:hint="eastAsia"/>
            <w:sz w:val="28"/>
            <w:szCs w:val="28"/>
            <w:lang w:val="en-US" w:eastAsia="zh-CN"/>
            <w:rPrChange w:id="4819" w:author="LKY" w:date="2026-09-15T17:06:43Z">
              <w:rPr>
                <w:rFonts w:hint="eastAsia"/>
                <w:lang w:val="en-US" w:eastAsia="zh-CN"/>
              </w:rPr>
            </w:rPrChange>
          </w:rPr>
          <w:t>模块</w:t>
        </w:r>
        <w:bookmarkEnd w:id="110"/>
        <w:bookmarkEnd w:id="111"/>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821" w:author="LKY" w:date="2026-09-15T17:06:24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4822" w:author="LKY" w:date="2026-09-15T17:06:24Z"/>
                <w:rFonts w:hint="default" w:ascii="Times New Roman" w:hAnsi="Times New Roman"/>
                <w:vertAlign w:val="baseline"/>
                <w:lang w:val="en-US" w:eastAsia="zh-CN"/>
              </w:rPr>
            </w:pPr>
            <w:ins w:id="4823" w:author="LKY" w:date="2026-09-15T17:06:24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824" w:author="LKY" w:date="2026-09-15T17:06:24Z"/>
        </w:trPr>
        <w:tc>
          <w:tcPr>
            <w:tcW w:w="515" w:type="pct"/>
            <w:tcBorders>
              <w:top w:val="single" w:color="auto" w:sz="4" w:space="0"/>
            </w:tcBorders>
            <w:noWrap w:val="0"/>
            <w:vAlign w:val="top"/>
          </w:tcPr>
          <w:p w14:paraId="4ECF0876">
            <w:pPr>
              <w:jc w:val="center"/>
              <w:rPr>
                <w:ins w:id="4825" w:author="LKY" w:date="2026-09-15T17:06:24Z"/>
                <w:rFonts w:hint="default" w:ascii="Times New Roman" w:hAnsi="Times New Roman"/>
                <w:vertAlign w:val="baseline"/>
                <w:lang w:val="en-US" w:eastAsia="zh-CN"/>
              </w:rPr>
            </w:pPr>
            <w:ins w:id="4826" w:author="LKY" w:date="2026-09-15T17:06:24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4827" w:author="LKY" w:date="2026-09-15T17:06:24Z"/>
                <w:rFonts w:hint="default" w:ascii="Times New Roman" w:hAnsi="Times New Roman" w:eastAsiaTheme="minorEastAsia" w:cstheme="minorBidi"/>
                <w:kern w:val="2"/>
                <w:sz w:val="21"/>
                <w:szCs w:val="24"/>
                <w:vertAlign w:val="baseline"/>
                <w:lang w:val="en-US" w:eastAsia="zh-CN" w:bidi="ar-SA"/>
              </w:rPr>
            </w:pPr>
            <w:ins w:id="4828" w:author="LKY" w:date="2026-09-15T17:06:24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4829" w:author="LKY" w:date="2026-09-15T17:06:24Z"/>
                <w:rFonts w:hint="default" w:ascii="Times New Roman" w:hAnsi="Times New Roman" w:eastAsiaTheme="minorEastAsia" w:cstheme="minorBidi"/>
                <w:kern w:val="2"/>
                <w:sz w:val="21"/>
                <w:szCs w:val="24"/>
                <w:vertAlign w:val="baseline"/>
                <w:lang w:val="en-US" w:eastAsia="zh-CN" w:bidi="ar-SA"/>
              </w:rPr>
            </w:pPr>
            <w:ins w:id="4830" w:author="LKY" w:date="2026-09-15T17:06:24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4831" w:author="LKY" w:date="2026-09-15T17:06:24Z"/>
                <w:rFonts w:hint="default" w:ascii="Times New Roman" w:hAnsi="Times New Roman" w:eastAsiaTheme="minorEastAsia" w:cstheme="minorBidi"/>
                <w:kern w:val="2"/>
                <w:sz w:val="21"/>
                <w:szCs w:val="24"/>
                <w:vertAlign w:val="baseline"/>
                <w:lang w:val="en-US" w:eastAsia="zh-CN" w:bidi="ar-SA"/>
              </w:rPr>
            </w:pPr>
            <w:ins w:id="4832" w:author="LKY" w:date="2026-09-15T17:06:24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4833" w:author="LKY" w:date="2026-09-15T17:06:24Z"/>
                <w:rFonts w:hint="default" w:ascii="Times New Roman" w:hAnsi="Times New Roman" w:eastAsiaTheme="minorEastAsia" w:cstheme="minorBidi"/>
                <w:kern w:val="2"/>
                <w:sz w:val="21"/>
                <w:szCs w:val="24"/>
                <w:vertAlign w:val="baseline"/>
                <w:lang w:val="en-US" w:eastAsia="zh-CN" w:bidi="ar-SA"/>
              </w:rPr>
            </w:pPr>
            <w:ins w:id="4834" w:author="LKY" w:date="2026-09-15T17:06:24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4835" w:author="LKY" w:date="2026-09-15T17:06:24Z"/>
                <w:rFonts w:hint="default" w:ascii="Times New Roman" w:hAnsi="Times New Roman" w:eastAsiaTheme="minorEastAsia" w:cstheme="minorBidi"/>
                <w:kern w:val="2"/>
                <w:sz w:val="21"/>
                <w:szCs w:val="24"/>
                <w:vertAlign w:val="baseline"/>
                <w:lang w:val="en-US" w:eastAsia="zh-CN" w:bidi="ar-SA"/>
              </w:rPr>
            </w:pPr>
            <w:ins w:id="4836" w:author="LKY" w:date="2026-09-15T17:06:24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4837" w:author="LKY" w:date="2026-09-15T17:06:24Z"/>
                <w:rFonts w:hint="default" w:ascii="Times New Roman" w:hAnsi="Times New Roman" w:eastAsiaTheme="minorEastAsia" w:cstheme="minorBidi"/>
                <w:kern w:val="2"/>
                <w:sz w:val="21"/>
                <w:szCs w:val="24"/>
                <w:vertAlign w:val="baseline"/>
                <w:lang w:val="en-US" w:eastAsia="zh-CN" w:bidi="ar-SA"/>
              </w:rPr>
            </w:pPr>
            <w:ins w:id="4838" w:author="LKY" w:date="2026-09-15T17:06:24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4839" w:author="LKY" w:date="2026-09-15T17:06:24Z"/>
                <w:rFonts w:hint="default" w:ascii="Times New Roman" w:hAnsi="Times New Roman"/>
                <w:vertAlign w:val="baseline"/>
                <w:lang w:val="en-US" w:eastAsia="zh-CN"/>
              </w:rPr>
            </w:pPr>
            <w:ins w:id="4840" w:author="LKY" w:date="2026-09-15T17:06:24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4841" w:author="LKY" w:date="2026-09-15T17:06:24Z"/>
                <w:rFonts w:hint="default" w:ascii="Times New Roman" w:hAnsi="Times New Roman"/>
                <w:vertAlign w:val="baseline"/>
                <w:lang w:val="en-US" w:eastAsia="zh-CN"/>
              </w:rPr>
            </w:pPr>
            <w:ins w:id="4842" w:author="LKY" w:date="2026-09-15T17:06:24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4843" w:author="LKY" w:date="2026-09-15T17:06:24Z"/>
                <w:rFonts w:hint="default" w:ascii="Times New Roman" w:hAnsi="Times New Roman"/>
                <w:vertAlign w:val="baseline"/>
                <w:lang w:val="en-US" w:eastAsia="zh-CN"/>
              </w:rPr>
            </w:pPr>
            <w:ins w:id="4844" w:author="LKY" w:date="2026-09-15T17:06:24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845" w:author="LKY" w:date="2026-09-15T17:06:24Z"/>
        </w:trPr>
        <w:tc>
          <w:tcPr>
            <w:tcW w:w="515" w:type="pct"/>
            <w:noWrap w:val="0"/>
            <w:vAlign w:val="top"/>
          </w:tcPr>
          <w:p w14:paraId="58919F7F">
            <w:pPr>
              <w:jc w:val="center"/>
              <w:rPr>
                <w:ins w:id="4846" w:author="LKY" w:date="2026-09-15T17:06:24Z"/>
                <w:rFonts w:hint="default" w:ascii="Times New Roman" w:hAnsi="Times New Roman"/>
                <w:vertAlign w:val="baseline"/>
                <w:lang w:val="en-US" w:eastAsia="zh-CN"/>
              </w:rPr>
            </w:pPr>
            <w:ins w:id="4847" w:author="LKY" w:date="2026-09-15T17:06:24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4848" w:author="LKY" w:date="2026-09-15T17:06:24Z"/>
                <w:rFonts w:hint="default" w:ascii="Times New Roman" w:hAnsi="Times New Roman"/>
                <w:vertAlign w:val="baseline"/>
                <w:lang w:val="en-US" w:eastAsia="zh-CN"/>
              </w:rPr>
            </w:pPr>
            <w:ins w:id="4849" w:author="LKY" w:date="2026-09-15T17:06:24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4850" w:author="LKY" w:date="2026-09-15T17:06:24Z"/>
                <w:rFonts w:hint="default" w:ascii="Times New Roman" w:hAnsi="Times New Roman" w:eastAsiaTheme="minorEastAsia" w:cstheme="minorBidi"/>
                <w:kern w:val="2"/>
                <w:sz w:val="21"/>
                <w:szCs w:val="24"/>
                <w:vertAlign w:val="baseline"/>
                <w:lang w:val="en-US" w:eastAsia="zh-CN" w:bidi="ar-SA"/>
              </w:rPr>
            </w:pPr>
            <w:ins w:id="4851" w:author="LKY" w:date="2026-09-15T17:06:24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4852" w:author="LKY" w:date="2026-09-15T17:06:24Z"/>
                <w:rFonts w:hint="default" w:ascii="Times New Roman" w:hAnsi="Times New Roman" w:eastAsiaTheme="minorEastAsia" w:cstheme="minorBidi"/>
                <w:kern w:val="2"/>
                <w:sz w:val="21"/>
                <w:szCs w:val="24"/>
                <w:vertAlign w:val="baseline"/>
                <w:lang w:val="en-US" w:eastAsia="zh-CN" w:bidi="ar-SA"/>
              </w:rPr>
            </w:pPr>
            <w:ins w:id="4853" w:author="LKY" w:date="2026-09-15T17:06:24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4854" w:author="LKY" w:date="2026-09-15T17:06:24Z"/>
                <w:rFonts w:hint="default" w:ascii="Times New Roman" w:hAnsi="Times New Roman" w:eastAsiaTheme="minorEastAsia" w:cstheme="minorBidi"/>
                <w:kern w:val="2"/>
                <w:sz w:val="21"/>
                <w:szCs w:val="24"/>
                <w:vertAlign w:val="baseline"/>
                <w:lang w:val="en-US" w:eastAsia="zh-CN" w:bidi="ar-SA"/>
              </w:rPr>
            </w:pPr>
            <w:ins w:id="4855" w:author="LKY" w:date="2026-09-15T17:06:24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4856" w:author="LKY" w:date="2026-09-15T17:06:24Z"/>
                <w:rFonts w:hint="default" w:ascii="Times New Roman" w:hAnsi="Times New Roman" w:eastAsiaTheme="minorEastAsia" w:cstheme="minorBidi"/>
                <w:kern w:val="2"/>
                <w:sz w:val="21"/>
                <w:szCs w:val="24"/>
                <w:vertAlign w:val="baseline"/>
                <w:lang w:val="en-US" w:eastAsia="zh-CN" w:bidi="ar-SA"/>
              </w:rPr>
            </w:pPr>
            <w:ins w:id="4857" w:author="LKY" w:date="2026-09-15T17:06:24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4858" w:author="LKY" w:date="2026-09-15T17:06:24Z"/>
                <w:rFonts w:hint="default" w:ascii="Times New Roman" w:hAnsi="Times New Roman" w:eastAsiaTheme="minorEastAsia" w:cstheme="minorBidi"/>
                <w:kern w:val="2"/>
                <w:sz w:val="21"/>
                <w:szCs w:val="24"/>
                <w:vertAlign w:val="baseline"/>
                <w:lang w:val="en-US" w:eastAsia="zh-CN" w:bidi="ar-SA"/>
              </w:rPr>
            </w:pPr>
            <w:ins w:id="4859" w:author="LKY" w:date="2026-09-15T17:06:24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4860" w:author="LKY" w:date="2026-09-15T17:06:24Z"/>
                <w:rFonts w:hint="default" w:ascii="Times New Roman" w:hAnsi="Times New Roman" w:eastAsiaTheme="minorEastAsia" w:cstheme="minorBidi"/>
                <w:kern w:val="2"/>
                <w:sz w:val="21"/>
                <w:szCs w:val="24"/>
                <w:vertAlign w:val="baseline"/>
                <w:lang w:val="en-US" w:eastAsia="zh-CN" w:bidi="ar-SA"/>
              </w:rPr>
            </w:pPr>
            <w:ins w:id="4861" w:author="LKY" w:date="2026-09-15T17:06:24Z">
              <w:r>
                <w:rPr>
                  <w:rFonts w:hint="eastAsia" w:ascii="Times New Roman" w:hAnsi="Times New Roman"/>
                  <w:vertAlign w:val="baseline"/>
                  <w:lang w:val="en-US" w:eastAsia="zh-CN"/>
                </w:rPr>
                <w:t>NTC7-</w:t>
              </w:r>
            </w:ins>
          </w:p>
        </w:tc>
        <w:tc>
          <w:tcPr>
            <w:tcW w:w="523" w:type="pct"/>
            <w:noWrap w:val="0"/>
            <w:vAlign w:val="top"/>
          </w:tcPr>
          <w:p w14:paraId="1A01D49F">
            <w:pPr>
              <w:jc w:val="center"/>
              <w:rPr>
                <w:ins w:id="4862" w:author="LKY" w:date="2026-09-15T17:06:24Z"/>
                <w:rFonts w:hint="default" w:ascii="Times New Roman" w:hAnsi="Times New Roman"/>
                <w:vertAlign w:val="baseline"/>
                <w:lang w:val="en-US" w:eastAsia="zh-CN"/>
              </w:rPr>
            </w:pPr>
            <w:ins w:id="4863" w:author="LKY" w:date="2026-09-15T17:06:24Z">
              <w:r>
                <w:rPr>
                  <w:rFonts w:hint="eastAsia" w:ascii="Times New Roman" w:hAnsi="Times New Roman"/>
                  <w:vertAlign w:val="baseline"/>
                  <w:lang w:val="en-US" w:eastAsia="zh-CN"/>
                </w:rPr>
                <w:t>NTC8-</w:t>
              </w:r>
            </w:ins>
          </w:p>
        </w:tc>
        <w:tc>
          <w:tcPr>
            <w:tcW w:w="292" w:type="pct"/>
            <w:noWrap w:val="0"/>
            <w:vAlign w:val="top"/>
          </w:tcPr>
          <w:p w14:paraId="4B3BA7F9">
            <w:pPr>
              <w:jc w:val="center"/>
              <w:rPr>
                <w:ins w:id="4864" w:author="LKY" w:date="2026-09-15T17:06:24Z"/>
                <w:rFonts w:hint="default" w:ascii="Times New Roman" w:hAnsi="Times New Roman"/>
                <w:vertAlign w:val="baseline"/>
                <w:lang w:val="en-US" w:eastAsia="zh-CN"/>
              </w:rPr>
            </w:pPr>
            <w:ins w:id="4865" w:author="LKY" w:date="2026-09-15T17:06:24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866" w:author="LKY" w:date="2026-09-15T17:06:24Z"/>
        </w:trPr>
        <w:tc>
          <w:tcPr>
            <w:tcW w:w="515" w:type="pct"/>
            <w:noWrap w:val="0"/>
            <w:vAlign w:val="top"/>
          </w:tcPr>
          <w:p w14:paraId="16CF5943">
            <w:pPr>
              <w:jc w:val="center"/>
              <w:rPr>
                <w:ins w:id="4867" w:author="LKY" w:date="2026-09-15T17:06:24Z"/>
                <w:rFonts w:hint="default" w:ascii="Times New Roman" w:hAnsi="Times New Roman"/>
                <w:vertAlign w:val="baseline"/>
                <w:lang w:val="en-US" w:eastAsia="zh-CN"/>
              </w:rPr>
            </w:pPr>
            <w:ins w:id="4868" w:author="LKY" w:date="2026-09-15T17:06:24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4869" w:author="LKY" w:date="2026-09-15T17:06:24Z"/>
                <w:rFonts w:hint="default" w:ascii="Times New Roman" w:hAnsi="Times New Roman"/>
                <w:vertAlign w:val="baseline"/>
                <w:lang w:val="en-US" w:eastAsia="zh-CN"/>
              </w:rPr>
            </w:pPr>
            <w:ins w:id="4870" w:author="LKY" w:date="2026-09-15T17:06:24Z">
              <w:r>
                <w:rPr>
                  <w:rFonts w:hint="eastAsia" w:ascii="Times New Roman" w:hAnsi="Times New Roman"/>
                  <w:vertAlign w:val="baseline"/>
                  <w:lang w:val="en-US" w:eastAsia="zh-CN"/>
                </w:rPr>
                <w:t>A1</w:t>
              </w:r>
            </w:ins>
          </w:p>
        </w:tc>
        <w:tc>
          <w:tcPr>
            <w:tcW w:w="523" w:type="pct"/>
            <w:noWrap w:val="0"/>
            <w:vAlign w:val="top"/>
          </w:tcPr>
          <w:p w14:paraId="11E613B3">
            <w:pPr>
              <w:jc w:val="center"/>
              <w:rPr>
                <w:ins w:id="4871" w:author="LKY" w:date="2026-09-15T17:06:24Z"/>
                <w:rFonts w:hint="default" w:ascii="Times New Roman" w:hAnsi="Times New Roman"/>
                <w:vertAlign w:val="baseline"/>
                <w:lang w:val="en-US" w:eastAsia="zh-CN"/>
              </w:rPr>
            </w:pPr>
            <w:ins w:id="4872" w:author="LKY" w:date="2026-09-15T17:06:24Z">
              <w:r>
                <w:rPr>
                  <w:rFonts w:hint="eastAsia" w:ascii="Times New Roman" w:hAnsi="Times New Roman"/>
                  <w:vertAlign w:val="baseline"/>
                  <w:lang w:val="en-US" w:eastAsia="zh-CN"/>
                </w:rPr>
                <w:t>A2</w:t>
              </w:r>
            </w:ins>
          </w:p>
        </w:tc>
        <w:tc>
          <w:tcPr>
            <w:tcW w:w="523" w:type="pct"/>
            <w:noWrap w:val="0"/>
            <w:vAlign w:val="top"/>
          </w:tcPr>
          <w:p w14:paraId="018EDDB2">
            <w:pPr>
              <w:jc w:val="center"/>
              <w:rPr>
                <w:ins w:id="4873" w:author="LKY" w:date="2026-09-15T17:06:24Z"/>
                <w:rFonts w:hint="default" w:ascii="Times New Roman" w:hAnsi="Times New Roman"/>
                <w:vertAlign w:val="baseline"/>
                <w:lang w:val="en-US" w:eastAsia="zh-CN"/>
              </w:rPr>
            </w:pPr>
            <w:ins w:id="4874" w:author="LKY" w:date="2026-09-15T17:06:24Z">
              <w:r>
                <w:rPr>
                  <w:rFonts w:hint="eastAsia" w:ascii="Times New Roman" w:hAnsi="Times New Roman"/>
                  <w:vertAlign w:val="baseline"/>
                  <w:lang w:val="en-US" w:eastAsia="zh-CN"/>
                </w:rPr>
                <w:t>A3</w:t>
              </w:r>
            </w:ins>
          </w:p>
        </w:tc>
        <w:tc>
          <w:tcPr>
            <w:tcW w:w="523" w:type="pct"/>
            <w:noWrap w:val="0"/>
            <w:vAlign w:val="top"/>
          </w:tcPr>
          <w:p w14:paraId="000D695D">
            <w:pPr>
              <w:jc w:val="center"/>
              <w:rPr>
                <w:ins w:id="4875" w:author="LKY" w:date="2026-09-15T17:06:24Z"/>
                <w:rFonts w:hint="default" w:ascii="Times New Roman" w:hAnsi="Times New Roman"/>
                <w:vertAlign w:val="baseline"/>
                <w:lang w:val="en-US" w:eastAsia="zh-CN"/>
              </w:rPr>
            </w:pPr>
            <w:ins w:id="4876" w:author="LKY" w:date="2026-09-15T17:06:24Z">
              <w:r>
                <w:rPr>
                  <w:rFonts w:hint="eastAsia" w:ascii="Times New Roman" w:hAnsi="Times New Roman"/>
                  <w:vertAlign w:val="baseline"/>
                  <w:lang w:val="en-US" w:eastAsia="zh-CN"/>
                </w:rPr>
                <w:t>A4</w:t>
              </w:r>
            </w:ins>
          </w:p>
        </w:tc>
        <w:tc>
          <w:tcPr>
            <w:tcW w:w="523" w:type="pct"/>
            <w:noWrap w:val="0"/>
            <w:vAlign w:val="top"/>
          </w:tcPr>
          <w:p w14:paraId="4105107E">
            <w:pPr>
              <w:jc w:val="center"/>
              <w:rPr>
                <w:ins w:id="4877" w:author="LKY" w:date="2026-09-15T17:06:24Z"/>
                <w:rFonts w:hint="default" w:ascii="Times New Roman" w:hAnsi="Times New Roman"/>
                <w:vertAlign w:val="baseline"/>
                <w:lang w:val="en-US" w:eastAsia="zh-CN"/>
              </w:rPr>
            </w:pPr>
            <w:ins w:id="4878" w:author="LKY" w:date="2026-09-15T17:06:24Z">
              <w:r>
                <w:rPr>
                  <w:rFonts w:hint="eastAsia" w:ascii="Times New Roman" w:hAnsi="Times New Roman"/>
                  <w:vertAlign w:val="baseline"/>
                  <w:lang w:val="en-US" w:eastAsia="zh-CN"/>
                </w:rPr>
                <w:t>A5</w:t>
              </w:r>
            </w:ins>
          </w:p>
        </w:tc>
        <w:tc>
          <w:tcPr>
            <w:tcW w:w="523" w:type="pct"/>
            <w:noWrap w:val="0"/>
            <w:vAlign w:val="top"/>
          </w:tcPr>
          <w:p w14:paraId="7D3EC3B3">
            <w:pPr>
              <w:jc w:val="center"/>
              <w:rPr>
                <w:ins w:id="4879" w:author="LKY" w:date="2026-09-15T17:06:24Z"/>
                <w:rFonts w:hint="default" w:ascii="Times New Roman" w:hAnsi="Times New Roman"/>
                <w:vertAlign w:val="baseline"/>
                <w:lang w:val="en-US" w:eastAsia="zh-CN"/>
              </w:rPr>
            </w:pPr>
            <w:ins w:id="4880" w:author="LKY" w:date="2026-09-15T17:06:24Z">
              <w:r>
                <w:rPr>
                  <w:rFonts w:hint="eastAsia" w:ascii="Times New Roman" w:hAnsi="Times New Roman"/>
                  <w:vertAlign w:val="baseline"/>
                  <w:lang w:val="en-US" w:eastAsia="zh-CN"/>
                </w:rPr>
                <w:t>A6</w:t>
              </w:r>
            </w:ins>
          </w:p>
        </w:tc>
        <w:tc>
          <w:tcPr>
            <w:tcW w:w="523" w:type="pct"/>
            <w:noWrap w:val="0"/>
            <w:vAlign w:val="top"/>
          </w:tcPr>
          <w:p w14:paraId="331A0D42">
            <w:pPr>
              <w:jc w:val="center"/>
              <w:rPr>
                <w:ins w:id="4881" w:author="LKY" w:date="2026-09-15T17:06:24Z"/>
                <w:rFonts w:hint="default" w:ascii="Times New Roman" w:hAnsi="Times New Roman"/>
                <w:vertAlign w:val="baseline"/>
                <w:lang w:val="en-US" w:eastAsia="zh-CN"/>
              </w:rPr>
            </w:pPr>
            <w:ins w:id="4882" w:author="LKY" w:date="2026-09-15T17:06:24Z">
              <w:r>
                <w:rPr>
                  <w:rFonts w:hint="eastAsia" w:ascii="Times New Roman" w:hAnsi="Times New Roman"/>
                  <w:vertAlign w:val="baseline"/>
                  <w:lang w:val="en-US" w:eastAsia="zh-CN"/>
                </w:rPr>
                <w:t>A7</w:t>
              </w:r>
            </w:ins>
          </w:p>
        </w:tc>
        <w:tc>
          <w:tcPr>
            <w:tcW w:w="523" w:type="pct"/>
            <w:noWrap w:val="0"/>
            <w:vAlign w:val="top"/>
          </w:tcPr>
          <w:p w14:paraId="4F705AA5">
            <w:pPr>
              <w:jc w:val="center"/>
              <w:rPr>
                <w:ins w:id="4883" w:author="LKY" w:date="2026-09-15T17:06:24Z"/>
                <w:rFonts w:hint="default" w:ascii="Times New Roman" w:hAnsi="Times New Roman"/>
                <w:vertAlign w:val="baseline"/>
                <w:lang w:val="en-US" w:eastAsia="zh-CN"/>
              </w:rPr>
            </w:pPr>
            <w:ins w:id="4884" w:author="LKY" w:date="2026-09-15T17:06:24Z">
              <w:r>
                <w:rPr>
                  <w:rFonts w:hint="eastAsia" w:ascii="Times New Roman" w:hAnsi="Times New Roman"/>
                  <w:vertAlign w:val="baseline"/>
                  <w:lang w:val="en-US" w:eastAsia="zh-CN"/>
                </w:rPr>
                <w:t>A8</w:t>
              </w:r>
            </w:ins>
          </w:p>
        </w:tc>
        <w:tc>
          <w:tcPr>
            <w:tcW w:w="292" w:type="pct"/>
            <w:noWrap w:val="0"/>
            <w:vAlign w:val="top"/>
          </w:tcPr>
          <w:p w14:paraId="00CE1CBA">
            <w:pPr>
              <w:jc w:val="center"/>
              <w:rPr>
                <w:ins w:id="4885" w:author="LKY" w:date="2026-09-15T17:06:24Z"/>
                <w:rFonts w:hint="default" w:ascii="Times New Roman" w:hAnsi="Times New Roman"/>
                <w:vertAlign w:val="baseline"/>
                <w:lang w:val="en-US" w:eastAsia="zh-CN"/>
              </w:rPr>
            </w:pPr>
            <w:ins w:id="4886" w:author="LKY" w:date="2026-09-15T17:06:24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887" w:author="LKY" w:date="2026-09-15T17:06:24Z"/>
        </w:trPr>
        <w:tc>
          <w:tcPr>
            <w:tcW w:w="515" w:type="pct"/>
            <w:noWrap w:val="0"/>
            <w:vAlign w:val="top"/>
          </w:tcPr>
          <w:p w14:paraId="2BCB1935">
            <w:pPr>
              <w:jc w:val="center"/>
              <w:rPr>
                <w:ins w:id="4888" w:author="LKY" w:date="2026-09-15T17:06:24Z"/>
                <w:rFonts w:hint="default" w:ascii="Times New Roman" w:hAnsi="Times New Roman"/>
                <w:vertAlign w:val="baseline"/>
                <w:lang w:val="en-US" w:eastAsia="zh-CN"/>
              </w:rPr>
            </w:pPr>
            <w:ins w:id="4889" w:author="LKY" w:date="2026-09-15T17:06:24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4890" w:author="LKY" w:date="2026-09-15T17:06:24Z"/>
                <w:rFonts w:hint="default" w:ascii="Times New Roman" w:hAnsi="Times New Roman"/>
                <w:vertAlign w:val="baseline"/>
                <w:lang w:val="en-US" w:eastAsia="zh-CN"/>
              </w:rPr>
            </w:pPr>
            <w:ins w:id="4891" w:author="LKY" w:date="2026-09-15T17:06:24Z">
              <w:r>
                <w:rPr>
                  <w:rFonts w:hint="eastAsia" w:ascii="Times New Roman" w:hAnsi="Times New Roman"/>
                  <w:vertAlign w:val="baseline"/>
                  <w:lang w:val="en-US" w:eastAsia="zh-CN"/>
                </w:rPr>
                <w:t>NTC1+</w:t>
              </w:r>
            </w:ins>
          </w:p>
        </w:tc>
        <w:tc>
          <w:tcPr>
            <w:tcW w:w="523" w:type="pct"/>
            <w:noWrap w:val="0"/>
            <w:vAlign w:val="top"/>
          </w:tcPr>
          <w:p w14:paraId="01C6CA23">
            <w:pPr>
              <w:jc w:val="center"/>
              <w:rPr>
                <w:ins w:id="4892" w:author="LKY" w:date="2026-09-15T17:06:24Z"/>
                <w:rFonts w:hint="default" w:ascii="Times New Roman" w:hAnsi="Times New Roman"/>
                <w:vertAlign w:val="baseline"/>
                <w:lang w:val="en-US" w:eastAsia="zh-CN"/>
              </w:rPr>
            </w:pPr>
            <w:ins w:id="4893" w:author="LKY" w:date="2026-09-15T17:06:24Z">
              <w:r>
                <w:rPr>
                  <w:rFonts w:hint="eastAsia" w:ascii="Times New Roman" w:hAnsi="Times New Roman"/>
                  <w:vertAlign w:val="baseline"/>
                  <w:lang w:val="en-US" w:eastAsia="zh-CN"/>
                </w:rPr>
                <w:t>NTC2+</w:t>
              </w:r>
            </w:ins>
          </w:p>
        </w:tc>
        <w:tc>
          <w:tcPr>
            <w:tcW w:w="523" w:type="pct"/>
            <w:noWrap w:val="0"/>
            <w:vAlign w:val="top"/>
          </w:tcPr>
          <w:p w14:paraId="5D4518C0">
            <w:pPr>
              <w:jc w:val="center"/>
              <w:rPr>
                <w:ins w:id="4894" w:author="LKY" w:date="2026-09-15T17:06:24Z"/>
                <w:rFonts w:hint="default" w:ascii="Times New Roman" w:hAnsi="Times New Roman"/>
                <w:vertAlign w:val="baseline"/>
                <w:lang w:val="en-US" w:eastAsia="zh-CN"/>
              </w:rPr>
            </w:pPr>
            <w:ins w:id="4895" w:author="LKY" w:date="2026-09-15T17:06:24Z">
              <w:r>
                <w:rPr>
                  <w:rFonts w:hint="eastAsia" w:ascii="Times New Roman" w:hAnsi="Times New Roman"/>
                  <w:vertAlign w:val="baseline"/>
                  <w:lang w:val="en-US" w:eastAsia="zh-CN"/>
                </w:rPr>
                <w:t>NTC3+</w:t>
              </w:r>
            </w:ins>
          </w:p>
        </w:tc>
        <w:tc>
          <w:tcPr>
            <w:tcW w:w="523" w:type="pct"/>
            <w:noWrap w:val="0"/>
            <w:vAlign w:val="top"/>
          </w:tcPr>
          <w:p w14:paraId="42355023">
            <w:pPr>
              <w:jc w:val="center"/>
              <w:rPr>
                <w:ins w:id="4896" w:author="LKY" w:date="2026-09-15T17:06:24Z"/>
                <w:rFonts w:hint="default" w:ascii="Times New Roman" w:hAnsi="Times New Roman"/>
                <w:vertAlign w:val="baseline"/>
                <w:lang w:val="en-US" w:eastAsia="zh-CN"/>
              </w:rPr>
            </w:pPr>
            <w:ins w:id="4897" w:author="LKY" w:date="2026-09-15T17:06:24Z">
              <w:r>
                <w:rPr>
                  <w:rFonts w:hint="eastAsia" w:ascii="Times New Roman" w:hAnsi="Times New Roman"/>
                  <w:vertAlign w:val="baseline"/>
                  <w:lang w:val="en-US" w:eastAsia="zh-CN"/>
                </w:rPr>
                <w:t>NTC4+</w:t>
              </w:r>
            </w:ins>
          </w:p>
        </w:tc>
        <w:tc>
          <w:tcPr>
            <w:tcW w:w="523" w:type="pct"/>
            <w:noWrap w:val="0"/>
            <w:vAlign w:val="top"/>
          </w:tcPr>
          <w:p w14:paraId="7C42CE04">
            <w:pPr>
              <w:jc w:val="center"/>
              <w:rPr>
                <w:ins w:id="4898" w:author="LKY" w:date="2026-09-15T17:06:24Z"/>
                <w:rFonts w:hint="default" w:ascii="Times New Roman" w:hAnsi="Times New Roman"/>
                <w:vertAlign w:val="baseline"/>
                <w:lang w:val="en-US" w:eastAsia="zh-CN"/>
              </w:rPr>
            </w:pPr>
            <w:ins w:id="4899" w:author="LKY" w:date="2026-09-15T17:06:24Z">
              <w:r>
                <w:rPr>
                  <w:rFonts w:hint="eastAsia" w:ascii="Times New Roman" w:hAnsi="Times New Roman"/>
                  <w:vertAlign w:val="baseline"/>
                  <w:lang w:val="en-US" w:eastAsia="zh-CN"/>
                </w:rPr>
                <w:t>NTC5+</w:t>
              </w:r>
            </w:ins>
          </w:p>
        </w:tc>
        <w:tc>
          <w:tcPr>
            <w:tcW w:w="523" w:type="pct"/>
            <w:noWrap w:val="0"/>
            <w:vAlign w:val="top"/>
          </w:tcPr>
          <w:p w14:paraId="30CEA0BC">
            <w:pPr>
              <w:jc w:val="center"/>
              <w:rPr>
                <w:ins w:id="4900" w:author="LKY" w:date="2026-09-15T17:06:24Z"/>
                <w:rFonts w:hint="default" w:ascii="Times New Roman" w:hAnsi="Times New Roman"/>
                <w:vertAlign w:val="baseline"/>
                <w:lang w:val="en-US" w:eastAsia="zh-CN"/>
              </w:rPr>
            </w:pPr>
            <w:ins w:id="4901" w:author="LKY" w:date="2026-09-15T17:06:24Z">
              <w:r>
                <w:rPr>
                  <w:rFonts w:hint="eastAsia" w:ascii="Times New Roman" w:hAnsi="Times New Roman"/>
                  <w:vertAlign w:val="baseline"/>
                  <w:lang w:val="en-US" w:eastAsia="zh-CN"/>
                </w:rPr>
                <w:t>NTC6+</w:t>
              </w:r>
            </w:ins>
          </w:p>
        </w:tc>
        <w:tc>
          <w:tcPr>
            <w:tcW w:w="523" w:type="pct"/>
            <w:noWrap w:val="0"/>
            <w:vAlign w:val="top"/>
          </w:tcPr>
          <w:p w14:paraId="588C0EF7">
            <w:pPr>
              <w:jc w:val="center"/>
              <w:rPr>
                <w:ins w:id="4902" w:author="LKY" w:date="2026-09-15T17:06:24Z"/>
                <w:rFonts w:hint="default" w:ascii="Times New Roman" w:hAnsi="Times New Roman"/>
                <w:vertAlign w:val="baseline"/>
                <w:lang w:val="en-US" w:eastAsia="zh-CN"/>
              </w:rPr>
            </w:pPr>
            <w:ins w:id="4903" w:author="LKY" w:date="2026-09-15T17:06:24Z">
              <w:r>
                <w:rPr>
                  <w:rFonts w:hint="eastAsia" w:ascii="Times New Roman" w:hAnsi="Times New Roman"/>
                  <w:vertAlign w:val="baseline"/>
                  <w:lang w:val="en-US" w:eastAsia="zh-CN"/>
                </w:rPr>
                <w:t>NTC7+</w:t>
              </w:r>
            </w:ins>
          </w:p>
        </w:tc>
        <w:tc>
          <w:tcPr>
            <w:tcW w:w="523" w:type="pct"/>
            <w:noWrap w:val="0"/>
            <w:vAlign w:val="top"/>
          </w:tcPr>
          <w:p w14:paraId="76AF9B35">
            <w:pPr>
              <w:jc w:val="center"/>
              <w:rPr>
                <w:ins w:id="4904" w:author="LKY" w:date="2026-09-15T17:06:24Z"/>
                <w:rFonts w:hint="default" w:ascii="Times New Roman" w:hAnsi="Times New Roman"/>
                <w:vertAlign w:val="baseline"/>
                <w:lang w:val="en-US" w:eastAsia="zh-CN"/>
              </w:rPr>
            </w:pPr>
            <w:ins w:id="4905" w:author="LKY" w:date="2026-09-15T17:06:24Z">
              <w:r>
                <w:rPr>
                  <w:rFonts w:hint="eastAsia" w:ascii="Times New Roman" w:hAnsi="Times New Roman"/>
                  <w:vertAlign w:val="baseline"/>
                  <w:lang w:val="en-US" w:eastAsia="zh-CN"/>
                </w:rPr>
                <w:t>NTC8+</w:t>
              </w:r>
            </w:ins>
          </w:p>
        </w:tc>
        <w:tc>
          <w:tcPr>
            <w:tcW w:w="292" w:type="pct"/>
            <w:noWrap w:val="0"/>
            <w:vAlign w:val="top"/>
          </w:tcPr>
          <w:p w14:paraId="5C047491">
            <w:pPr>
              <w:jc w:val="center"/>
              <w:rPr>
                <w:ins w:id="4906" w:author="LKY" w:date="2026-09-15T17:06:24Z"/>
                <w:rFonts w:hint="default" w:ascii="Times New Roman" w:hAnsi="Times New Roman"/>
                <w:vertAlign w:val="baseline"/>
                <w:lang w:val="en-US" w:eastAsia="zh-CN"/>
              </w:rPr>
            </w:pPr>
            <w:ins w:id="4907" w:author="LKY" w:date="2026-09-15T17:06:24Z">
              <w:r>
                <w:rPr>
                  <w:rFonts w:hint="eastAsia" w:ascii="Times New Roman" w:hAnsi="Times New Roman"/>
                  <w:vertAlign w:val="baseline"/>
                  <w:lang w:val="en-US" w:eastAsia="zh-CN"/>
                </w:rPr>
                <w:t>PE</w:t>
              </w:r>
            </w:ins>
          </w:p>
        </w:tc>
      </w:tr>
    </w:tbl>
    <w:p w14:paraId="3CF1D2FB">
      <w:pPr>
        <w:rPr>
          <w:rFonts w:hint="default"/>
          <w:lang w:val="en-US" w:eastAsia="zh-CN"/>
        </w:rPr>
      </w:pPr>
    </w:p>
    <w:p w14:paraId="23F2B585">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112" w:name="_Toc1566"/>
      <w:bookmarkStart w:id="113" w:name="_Toc3632"/>
      <w:bookmarkStart w:id="114" w:name="_Toc17216"/>
      <w:bookmarkStart w:id="115" w:name="_Toc21094"/>
      <w:bookmarkStart w:id="116" w:name="_Toc26839"/>
      <w:r>
        <w:rPr>
          <w:rFonts w:hint="eastAsia" w:ascii="Times New Roman" w:hAnsi="Times New Roman"/>
          <w:b/>
          <w:bCs/>
          <w:sz w:val="28"/>
          <w:szCs w:val="28"/>
          <w:lang w:val="en-US" w:eastAsia="zh-CN"/>
        </w:rPr>
        <w:t>2.3.</w:t>
      </w:r>
      <w:ins w:id="4908" w:author="LKY" w:date="2026-09-15T17:07:11Z">
        <w:r>
          <w:rPr>
            <w:rFonts w:hint="eastAsia" w:ascii="Times New Roman" w:hAnsi="Times New Roman"/>
            <w:b/>
            <w:bCs/>
            <w:sz w:val="28"/>
            <w:szCs w:val="28"/>
            <w:lang w:val="en-US" w:eastAsia="zh-CN"/>
          </w:rPr>
          <w:t>10</w:t>
        </w:r>
      </w:ins>
      <w:ins w:id="4909" w:author="L" w:date="2026-08-28T17:13:27Z">
        <w:del w:id="4910" w:author="LKY" w:date="2026-09-15T17:07:11Z">
          <w:r>
            <w:rPr>
              <w:rFonts w:hint="eastAsia" w:ascii="Times New Roman" w:hAnsi="Times New Roman"/>
              <w:b/>
              <w:bCs/>
              <w:sz w:val="28"/>
              <w:szCs w:val="28"/>
              <w:lang w:val="en-US" w:eastAsia="zh-CN"/>
            </w:rPr>
            <w:delText>9</w:delText>
          </w:r>
        </w:del>
      </w:ins>
      <w:del w:id="4911" w:author="L" w:date="2026-08-28T17:13:26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112"/>
      <w:bookmarkEnd w:id="113"/>
      <w:bookmarkEnd w:id="114"/>
      <w:bookmarkEnd w:id="115"/>
      <w:bookmarkEnd w:id="116"/>
    </w:p>
    <w:p w14:paraId="0966B3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18C91A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w:t>
      </w:r>
      <w:del w:id="4912" w:author="L" w:date="2026-08-28T17:14:58Z">
        <w:r>
          <w:rPr>
            <w:rFonts w:hint="eastAsia" w:ascii="Times New Roman" w:hAnsi="Times New Roman"/>
            <w:b w:val="0"/>
            <w:bCs w:val="0"/>
            <w:sz w:val="24"/>
            <w:szCs w:val="24"/>
            <w:lang w:val="en-US" w:eastAsia="zh-CN"/>
          </w:rPr>
          <w:delText>232</w:delText>
        </w:r>
      </w:del>
      <w:del w:id="4913" w:author="L" w:date="2026-08-28T17:14:57Z">
        <w:r>
          <w:rPr>
            <w:rFonts w:hint="eastAsia" w:ascii="Times New Roman" w:hAnsi="Times New Roman"/>
            <w:b w:val="0"/>
            <w:bCs w:val="0"/>
            <w:sz w:val="24"/>
            <w:szCs w:val="24"/>
            <w:lang w:val="en-US" w:eastAsia="zh-CN"/>
          </w:rPr>
          <w:delText>/</w:delText>
        </w:r>
      </w:del>
      <w:r>
        <w:rPr>
          <w:rFonts w:hint="eastAsia" w:ascii="Times New Roman" w:hAnsi="Times New Roman"/>
          <w:b w:val="0"/>
          <w:bCs w:val="0"/>
          <w:sz w:val="24"/>
          <w:szCs w:val="24"/>
          <w:lang w:val="en-US" w:eastAsia="zh-CN"/>
        </w:rPr>
        <w:t>485传输</w:t>
      </w:r>
    </w:p>
    <w:p w14:paraId="11C082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w:t>
      </w:r>
      <w:del w:id="4914" w:author="L" w:date="2026-08-28T17:14:55Z">
        <w:r>
          <w:rPr>
            <w:rFonts w:hint="eastAsia" w:ascii="Times New Roman" w:hAnsi="Times New Roman" w:eastAsia="宋体" w:cs="宋体"/>
            <w:b w:val="0"/>
            <w:bCs/>
            <w:color w:val="auto"/>
            <w:kern w:val="0"/>
            <w:sz w:val="24"/>
            <w:szCs w:val="24"/>
            <w:lang w:val="en-US" w:eastAsia="zh-CN" w:bidi="en-US"/>
          </w:rPr>
          <w:delText>232/</w:delText>
        </w:r>
      </w:del>
      <w:r>
        <w:rPr>
          <w:rFonts w:hint="eastAsia" w:ascii="Times New Roman" w:hAnsi="Times New Roman" w:eastAsia="宋体" w:cs="宋体"/>
          <w:b w:val="0"/>
          <w:bCs/>
          <w:color w:val="auto"/>
          <w:kern w:val="0"/>
          <w:sz w:val="24"/>
          <w:szCs w:val="24"/>
          <w:lang w:val="en-US" w:eastAsia="zh-CN" w:bidi="en-US"/>
        </w:rPr>
        <w:t>485串口时，将RS</w:t>
      </w:r>
      <w:del w:id="4915" w:author="L" w:date="2026-08-28T17:14:52Z">
        <w:r>
          <w:rPr>
            <w:rFonts w:hint="eastAsia" w:ascii="Times New Roman" w:hAnsi="Times New Roman" w:eastAsia="宋体" w:cs="宋体"/>
            <w:b w:val="0"/>
            <w:bCs/>
            <w:color w:val="auto"/>
            <w:kern w:val="0"/>
            <w:sz w:val="24"/>
            <w:szCs w:val="24"/>
            <w:lang w:val="en-US" w:eastAsia="zh-CN" w:bidi="en-US"/>
          </w:rPr>
          <w:delText>23</w:delText>
        </w:r>
      </w:del>
      <w:del w:id="4916" w:author="L" w:date="2026-08-28T17:14:51Z">
        <w:r>
          <w:rPr>
            <w:rFonts w:hint="eastAsia" w:ascii="Times New Roman" w:hAnsi="Times New Roman" w:eastAsia="宋体" w:cs="宋体"/>
            <w:b w:val="0"/>
            <w:bCs/>
            <w:color w:val="auto"/>
            <w:kern w:val="0"/>
            <w:sz w:val="24"/>
            <w:szCs w:val="24"/>
            <w:lang w:val="en-US" w:eastAsia="zh-CN" w:bidi="en-US"/>
          </w:rPr>
          <w:delText>2/</w:delText>
        </w:r>
      </w:del>
      <w:r>
        <w:rPr>
          <w:rFonts w:hint="eastAsia" w:ascii="Times New Roman" w:hAnsi="Times New Roman" w:eastAsia="宋体" w:cs="宋体"/>
          <w:b w:val="0"/>
          <w:bCs/>
          <w:color w:val="auto"/>
          <w:kern w:val="0"/>
          <w:sz w:val="24"/>
          <w:szCs w:val="24"/>
          <w:lang w:val="en-US" w:eastAsia="zh-CN" w:bidi="en-US"/>
        </w:rPr>
        <w:t>485线接至端口上（ttl转485），打开sscom5和mobaxterm对接收发，如RS485-2端口（x90模块），其设备文件为/dev/ttyAS3；设置其波特率设为 115200，8N1，无校验位。</w:t>
      </w:r>
    </w:p>
    <w:p w14:paraId="4A89CAF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w:t>
      </w:r>
      <w:r>
        <w:rPr>
          <w:rFonts w:hint="eastAsia" w:ascii="Times New Roman" w:hAnsi="Times New Roman" w:eastAsia="宋体" w:cs="宋体"/>
          <w:color w:val="0000FF"/>
          <w:kern w:val="2"/>
          <w:sz w:val="24"/>
          <w:szCs w:val="32"/>
          <w:lang w:val="en-US" w:eastAsia="zh-CN" w:bidi="ar-SA"/>
        </w:rPr>
        <w:t>AS3</w:t>
      </w:r>
      <w:r>
        <w:rPr>
          <w:rFonts w:hint="default" w:ascii="Times New Roman" w:hAnsi="Times New Roman" w:eastAsia="宋体" w:cs="宋体"/>
          <w:color w:val="0000FF"/>
          <w:kern w:val="2"/>
          <w:sz w:val="24"/>
          <w:szCs w:val="32"/>
          <w:lang w:val="en-US" w:eastAsia="zh-CN" w:bidi="ar-SA"/>
        </w:rPr>
        <w:t xml:space="preserve"> ispeed 115200 ospeed 115200 cs8</w:t>
      </w:r>
    </w:p>
    <w:p w14:paraId="6D99113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/dev/ttyAS3     </w:t>
      </w:r>
      <w:r>
        <w:rPr>
          <w:rFonts w:hint="eastAsia" w:ascii="Times New Roman" w:hAnsi="Times New Roman" w:eastAsia="宋体" w:cs="宋体"/>
          <w:color w:val="auto"/>
          <w:kern w:val="2"/>
          <w:sz w:val="24"/>
          <w:szCs w:val="32"/>
          <w:lang w:val="en-US" w:eastAsia="zh-CN" w:bidi="ar-SA"/>
        </w:rPr>
        <w:t>//通过RS485-2端口发送数据</w:t>
      </w:r>
    </w:p>
    <w:p w14:paraId="3BA77AA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/dev/ttyAS3</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default" w:eastAsia="宋体"/>
          <w:sz w:val="24"/>
          <w:szCs w:val="24"/>
          <w:lang w:val="en-US" w:eastAsia="zh-CN"/>
        </w:rPr>
      </w:pPr>
      <w:r>
        <w:rPr>
          <w:rFonts w:hint="eastAsia"/>
          <w:sz w:val="24"/>
          <w:szCs w:val="24"/>
          <w:lang w:val="en-US" w:eastAsia="zh-CN"/>
        </w:rPr>
        <w:t>串口助手收到数据</w:t>
      </w:r>
    </w:p>
    <w:p w14:paraId="437C19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184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eastAsia"/>
          <w:sz w:val="24"/>
          <w:szCs w:val="24"/>
          <w:lang w:val="en-US" w:eastAsia="zh-CN"/>
        </w:rPr>
      </w:pPr>
      <w:r>
        <w:rPr>
          <w:rFonts w:hint="eastAsia"/>
          <w:sz w:val="24"/>
          <w:szCs w:val="24"/>
          <w:lang w:val="en-US" w:eastAsia="zh-CN"/>
        </w:rPr>
        <w:t>串口助手发送数据</w:t>
      </w:r>
    </w:p>
    <w:p w14:paraId="5C90D2A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18415" b="1079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sz w:val="24"/>
          <w:szCs w:val="24"/>
        </w:rPr>
      </w:pPr>
      <w:r>
        <w:rPr>
          <w:rFonts w:hint="eastAsia"/>
          <w:sz w:val="24"/>
          <w:szCs w:val="24"/>
          <w:lang w:val="en-US" w:eastAsia="zh-CN"/>
        </w:rPr>
        <w:t>终端界面收到数据</w:t>
      </w:r>
    </w:p>
    <w:p w14:paraId="7C9D81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r>
        <w:drawing>
          <wp:inline distT="0" distB="0" distL="114300" distR="114300">
            <wp:extent cx="5269230" cy="441325"/>
            <wp:effectExtent l="0" t="0" r="7620" b="15875"/>
            <wp:docPr id="9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3"/>
                    <pic:cNvPicPr>
                      <a:picLocks noChangeAspect="1"/>
                    </pic:cNvPicPr>
                  </pic:nvPicPr>
                  <pic:blipFill>
                    <a:blip r:embed="rId16"/>
                    <a:stretch>
                      <a:fillRect/>
                    </a:stretch>
                  </pic:blipFill>
                  <pic:spPr>
                    <a:xfrm>
                      <a:off x="0" y="0"/>
                      <a:ext cx="5269230" cy="441325"/>
                    </a:xfrm>
                    <a:prstGeom prst="rect">
                      <a:avLst/>
                    </a:prstGeom>
                    <a:noFill/>
                    <a:ln>
                      <a:noFill/>
                    </a:ln>
                  </pic:spPr>
                </pic:pic>
              </a:graphicData>
            </a:graphic>
          </wp:inline>
        </w:drawing>
      </w:r>
    </w:p>
    <w:p w14:paraId="18D76BA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6A28435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917" w:author="L" w:date="2026-08-28T16:21:08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然后更换x90另外一个ttyAS4口继续测试。</w:t>
      </w:r>
    </w:p>
    <w:p w14:paraId="2B95445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918" w:author="L" w:date="2026-08-28T16:21:09Z"/>
          <w:rFonts w:hint="eastAsia" w:ascii="Times New Roman" w:hAnsi="Times New Roman"/>
          <w:b w:val="0"/>
          <w:bCs w:val="0"/>
          <w:sz w:val="24"/>
          <w:szCs w:val="24"/>
          <w:lang w:val="en-US" w:eastAsia="zh-CN"/>
        </w:rPr>
      </w:pPr>
    </w:p>
    <w:p w14:paraId="2D281F7D">
      <w:pPr>
        <w:pStyle w:val="12"/>
        <w:ind w:left="0" w:leftChars="0" w:firstLine="0" w:firstLineChars="0"/>
        <w:outlineLvl w:val="2"/>
        <w:rPr>
          <w:ins w:id="4919" w:author="L" w:date="2026-08-28T16:21:23Z"/>
          <w:rFonts w:ascii="宋体" w:hAnsi="宋体" w:eastAsia="宋体" w:cs="宋体"/>
          <w:sz w:val="24"/>
          <w:szCs w:val="24"/>
        </w:rPr>
      </w:pPr>
      <w:ins w:id="4920" w:author="L" w:date="2026-08-28T16:21:23Z">
        <w:bookmarkStart w:id="117" w:name="_Toc16182"/>
        <w:bookmarkStart w:id="118" w:name="_Toc3324"/>
        <w:bookmarkStart w:id="119" w:name="_Toc3867"/>
        <w:r>
          <w:rPr>
            <w:rFonts w:hint="eastAsia" w:ascii="Times New Roman" w:hAnsi="Times New Roman"/>
            <w:b/>
            <w:bCs/>
            <w:sz w:val="28"/>
            <w:szCs w:val="28"/>
            <w:lang w:val="en-US" w:eastAsia="zh-CN"/>
          </w:rPr>
          <w:t>2.3.</w:t>
        </w:r>
      </w:ins>
      <w:ins w:id="4921" w:author="L" w:date="2026-08-28T17:13:30Z">
        <w:r>
          <w:rPr>
            <w:rFonts w:hint="eastAsia" w:ascii="Times New Roman" w:hAnsi="Times New Roman"/>
            <w:b/>
            <w:bCs/>
            <w:sz w:val="28"/>
            <w:szCs w:val="28"/>
            <w:lang w:val="en-US" w:eastAsia="zh-CN"/>
          </w:rPr>
          <w:t>1</w:t>
        </w:r>
      </w:ins>
      <w:ins w:id="4922" w:author="LKY" w:date="2026-09-15T17:07:15Z">
        <w:r>
          <w:rPr>
            <w:rFonts w:hint="eastAsia" w:ascii="Times New Roman" w:hAnsi="Times New Roman"/>
            <w:b/>
            <w:bCs/>
            <w:sz w:val="28"/>
            <w:szCs w:val="28"/>
            <w:lang w:val="en-US" w:eastAsia="zh-CN"/>
          </w:rPr>
          <w:t>1</w:t>
        </w:r>
      </w:ins>
      <w:ins w:id="4923" w:author="L" w:date="2026-08-28T17:13:31Z">
        <w:del w:id="4924" w:author="LKY" w:date="2026-09-15T17:07:15Z">
          <w:r>
            <w:rPr>
              <w:rFonts w:hint="eastAsia" w:ascii="Times New Roman" w:hAnsi="Times New Roman"/>
              <w:b/>
              <w:bCs/>
              <w:sz w:val="28"/>
              <w:szCs w:val="28"/>
              <w:lang w:val="en-US" w:eastAsia="zh-CN"/>
            </w:rPr>
            <w:delText>0</w:delText>
          </w:r>
        </w:del>
      </w:ins>
      <w:ins w:id="4925" w:author="L" w:date="2026-08-28T16:21:23Z">
        <w:r>
          <w:rPr>
            <w:rFonts w:hint="eastAsia" w:ascii="Times New Roman" w:hAnsi="Times New Roman"/>
            <w:b/>
            <w:bCs/>
            <w:sz w:val="28"/>
            <w:szCs w:val="28"/>
            <w:lang w:val="en-US" w:eastAsia="zh-CN"/>
          </w:rPr>
          <w:t xml:space="preserve"> </w:t>
        </w:r>
      </w:ins>
      <w:ins w:id="4926" w:author="L" w:date="2026-08-28T16:22:17Z">
        <w:r>
          <w:rPr>
            <w:rFonts w:hint="eastAsia" w:ascii="Times New Roman" w:hAnsi="Times New Roman"/>
            <w:b/>
            <w:bCs/>
            <w:sz w:val="28"/>
            <w:szCs w:val="28"/>
            <w:lang w:val="en-US" w:eastAsia="zh-CN"/>
          </w:rPr>
          <w:t>CAN</w:t>
        </w:r>
      </w:ins>
      <w:ins w:id="4927" w:author="L" w:date="2026-08-28T16:21:23Z">
        <w:r>
          <w:rPr>
            <w:rFonts w:hint="eastAsia" w:ascii="Times New Roman" w:hAnsi="Times New Roman"/>
            <w:b/>
            <w:bCs/>
            <w:sz w:val="28"/>
            <w:szCs w:val="28"/>
            <w:lang w:val="en-US" w:eastAsia="zh-CN"/>
          </w:rPr>
          <w:t>使用</w:t>
        </w:r>
        <w:bookmarkEnd w:id="117"/>
        <w:bookmarkEnd w:id="118"/>
        <w:bookmarkEnd w:id="119"/>
      </w:ins>
    </w:p>
    <w:p w14:paraId="79C43E7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928" w:author="L" w:date="2026-08-28T16:49:06Z"/>
          <w:rFonts w:hint="eastAsia" w:ascii="Times New Roman" w:hAnsi="Times New Roman"/>
          <w:b w:val="0"/>
          <w:bCs w:val="0"/>
          <w:sz w:val="24"/>
          <w:szCs w:val="24"/>
          <w:lang w:val="en-US" w:eastAsia="zh-CN"/>
        </w:rPr>
      </w:pPr>
      <w:ins w:id="4929" w:author="L" w:date="2026-08-28T16:49:08Z">
        <w:r>
          <w:rPr>
            <w:rFonts w:hint="eastAsia" w:ascii="Times New Roman" w:hAnsi="Times New Roman"/>
            <w:b w:val="0"/>
            <w:bCs w:val="0"/>
            <w:sz w:val="24"/>
            <w:szCs w:val="24"/>
            <w:lang w:val="en-US" w:eastAsia="zh-CN"/>
          </w:rPr>
          <w:t>在进行 CAN 通信测试前，需先关闭目标接口，配置目标比特率，随后重新启动接口。以配置 CAN0 总线比特率为 1Mbps 为例，请在终端依次执行以下命令：</w:t>
        </w:r>
      </w:ins>
    </w:p>
    <w:p w14:paraId="41BBC26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30" w:author="L" w:date="2026-08-28T16:23:01Z"/>
          <w:rFonts w:hint="default" w:ascii="Times New Roman" w:hAnsi="Times New Roman"/>
          <w:b w:val="0"/>
          <w:bCs w:val="0"/>
          <w:sz w:val="24"/>
          <w:szCs w:val="24"/>
          <w:lang w:val="en-US" w:eastAsia="zh-CN"/>
        </w:rPr>
      </w:pPr>
      <w:ins w:id="4931" w:author="L" w:date="2026-08-28T16:23:01Z">
        <w:r>
          <w:rPr>
            <w:rFonts w:hint="default" w:ascii="Times New Roman" w:hAnsi="Times New Roman"/>
            <w:b w:val="0"/>
            <w:bCs w:val="0"/>
            <w:sz w:val="24"/>
            <w:szCs w:val="24"/>
            <w:lang w:val="en-US" w:eastAsia="zh-CN"/>
          </w:rPr>
          <w:t xml:space="preserve">root@bliiot:~# </w:t>
        </w:r>
      </w:ins>
      <w:ins w:id="4932" w:author="L" w:date="2026-08-28T16:23:01Z">
        <w:r>
          <w:rPr>
            <w:rFonts w:hint="default" w:ascii="Times New Roman" w:hAnsi="Times New Roman"/>
            <w:b w:val="0"/>
            <w:bCs w:val="0"/>
            <w:color w:val="0000FF"/>
            <w:sz w:val="24"/>
            <w:szCs w:val="24"/>
            <w:lang w:val="en-US" w:eastAsia="zh-CN"/>
          </w:rPr>
          <w:t>ifconfig can0 down</w:t>
        </w:r>
      </w:ins>
    </w:p>
    <w:p w14:paraId="4DAFEA9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33" w:author="L" w:date="2026-08-28T16:23:01Z"/>
          <w:rFonts w:hint="default" w:ascii="Times New Roman" w:hAnsi="Times New Roman"/>
          <w:b w:val="0"/>
          <w:bCs w:val="0"/>
          <w:color w:val="0000FF"/>
          <w:sz w:val="24"/>
          <w:szCs w:val="24"/>
          <w:lang w:val="en-US" w:eastAsia="zh-CN"/>
        </w:rPr>
      </w:pPr>
      <w:ins w:id="4934" w:author="L" w:date="2026-08-28T16:23:01Z">
        <w:r>
          <w:rPr>
            <w:rFonts w:hint="default" w:ascii="Times New Roman" w:hAnsi="Times New Roman"/>
            <w:b w:val="0"/>
            <w:bCs w:val="0"/>
            <w:sz w:val="24"/>
            <w:szCs w:val="24"/>
            <w:lang w:val="en-US" w:eastAsia="zh-CN"/>
          </w:rPr>
          <w:t xml:space="preserve">root@bliiot:~# </w:t>
        </w:r>
      </w:ins>
      <w:ins w:id="4935" w:author="L" w:date="2026-08-28T16:23:01Z">
        <w:r>
          <w:rPr>
            <w:rFonts w:hint="default" w:ascii="Times New Roman" w:hAnsi="Times New Roman"/>
            <w:b w:val="0"/>
            <w:bCs w:val="0"/>
            <w:color w:val="0000FF"/>
            <w:sz w:val="24"/>
            <w:szCs w:val="24"/>
            <w:lang w:val="en-US" w:eastAsia="zh-CN"/>
          </w:rPr>
          <w:t>ip link set can0 type can bitrate 1000000</w:t>
        </w:r>
      </w:ins>
    </w:p>
    <w:p w14:paraId="586716A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36" w:author="L" w:date="2026-08-28T16:43:55Z"/>
          <w:rFonts w:hint="default" w:ascii="Times New Roman" w:hAnsi="Times New Roman"/>
          <w:b w:val="0"/>
          <w:bCs w:val="0"/>
          <w:color w:val="0000FF"/>
          <w:sz w:val="24"/>
          <w:szCs w:val="24"/>
          <w:lang w:val="en-US" w:eastAsia="zh-CN"/>
        </w:rPr>
      </w:pPr>
      <w:ins w:id="4937" w:author="L" w:date="2026-08-28T16:23:01Z">
        <w:r>
          <w:rPr>
            <w:rFonts w:hint="default" w:ascii="Times New Roman" w:hAnsi="Times New Roman"/>
            <w:b w:val="0"/>
            <w:bCs w:val="0"/>
            <w:sz w:val="24"/>
            <w:szCs w:val="24"/>
            <w:lang w:val="en-US" w:eastAsia="zh-CN"/>
          </w:rPr>
          <w:t xml:space="preserve">root@bliiot:~# </w:t>
        </w:r>
      </w:ins>
      <w:ins w:id="4938" w:author="L" w:date="2026-08-28T16:23:01Z">
        <w:r>
          <w:rPr>
            <w:rFonts w:hint="default" w:ascii="Times New Roman" w:hAnsi="Times New Roman"/>
            <w:b w:val="0"/>
            <w:bCs w:val="0"/>
            <w:color w:val="0000FF"/>
            <w:sz w:val="24"/>
            <w:szCs w:val="24"/>
            <w:lang w:val="en-US" w:eastAsia="zh-CN"/>
          </w:rPr>
          <w:t>ifconfig can0 up</w:t>
        </w:r>
      </w:ins>
    </w:p>
    <w:p w14:paraId="04705EBD">
      <w:pPr>
        <w:rPr>
          <w:ins w:id="4939" w:author="L" w:date="2026-08-28T16:23:01Z"/>
          <w:rFonts w:hint="default" w:asciiTheme="minorHAnsi" w:hAnsiTheme="minorHAnsi"/>
          <w:b w:val="0"/>
          <w:bCs w:val="0"/>
          <w:sz w:val="21"/>
          <w:szCs w:val="24"/>
          <w:lang w:val="en-US" w:eastAsia="zh-CN"/>
        </w:rPr>
      </w:pPr>
      <w:ins w:id="4940" w:author="L" w:date="2026-08-28T16:45:21Z">
        <w:r>
          <w:rPr/>
          <w:drawing>
            <wp:inline distT="0" distB="0" distL="114300" distR="114300">
              <wp:extent cx="5271770" cy="1464945"/>
              <wp:effectExtent l="0" t="0" r="5080" b="1905"/>
              <wp:docPr id="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pic:cNvPicPr>
                        <a:picLocks noChangeAspect="1"/>
                      </pic:cNvPicPr>
                    </pic:nvPicPr>
                    <pic:blipFill>
                      <a:blip r:embed="rId17"/>
                      <a:stretch>
                        <a:fillRect/>
                      </a:stretch>
                    </pic:blipFill>
                    <pic:spPr>
                      <a:xfrm>
                        <a:off x="0" y="0"/>
                        <a:ext cx="5271770" cy="1464945"/>
                      </a:xfrm>
                      <a:prstGeom prst="rect">
                        <a:avLst/>
                      </a:prstGeom>
                      <a:noFill/>
                      <a:ln>
                        <a:noFill/>
                      </a:ln>
                    </pic:spPr>
                  </pic:pic>
                </a:graphicData>
              </a:graphic>
            </wp:inline>
          </w:drawing>
        </w:r>
      </w:ins>
    </w:p>
    <w:p w14:paraId="48D8B6F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942" w:author="L" w:date="2026-08-28T16:49:34Z"/>
          <w:rFonts w:hint="eastAsia" w:ascii="Times New Roman" w:hAnsi="Times New Roman"/>
          <w:b w:val="0"/>
          <w:bCs w:val="0"/>
          <w:sz w:val="24"/>
          <w:szCs w:val="24"/>
          <w:lang w:val="en-US" w:eastAsia="zh-CN"/>
        </w:rPr>
      </w:pPr>
      <w:ins w:id="4943" w:author="L" w:date="2026-08-28T16:49:39Z">
        <w:r>
          <w:rPr>
            <w:rFonts w:hint="eastAsia" w:ascii="Times New Roman" w:hAnsi="Times New Roman"/>
            <w:b w:val="0"/>
            <w:bCs w:val="0"/>
            <w:sz w:val="24"/>
            <w:szCs w:val="24"/>
            <w:lang w:val="en-US" w:eastAsia="zh-CN"/>
          </w:rPr>
          <w:t>接口启动后，可使用 cansend 工具向 CAN 总线发送测试数据帧。以下命令将发送 ID 为 123、数据长度为 8 字节的标准帧：</w:t>
        </w:r>
      </w:ins>
    </w:p>
    <w:p w14:paraId="22D2112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44" w:author="L" w:date="2026-08-28T16:45:35Z"/>
          <w:rFonts w:hint="default" w:ascii="Times New Roman" w:hAnsi="Times New Roman"/>
          <w:b w:val="0"/>
          <w:bCs w:val="0"/>
          <w:sz w:val="24"/>
          <w:szCs w:val="24"/>
          <w:lang w:val="en-US" w:eastAsia="zh-CN"/>
        </w:rPr>
      </w:pPr>
      <w:ins w:id="4945" w:author="L" w:date="2026-08-28T16:23:01Z">
        <w:r>
          <w:rPr>
            <w:rFonts w:hint="default" w:ascii="Times New Roman" w:hAnsi="Times New Roman"/>
            <w:b w:val="0"/>
            <w:bCs w:val="0"/>
            <w:sz w:val="24"/>
            <w:szCs w:val="24"/>
            <w:lang w:val="en-US" w:eastAsia="zh-CN"/>
          </w:rPr>
          <w:t xml:space="preserve">root@bliiot:~# </w:t>
        </w:r>
      </w:ins>
      <w:ins w:id="4946" w:author="L" w:date="2026-08-28T16:23:01Z">
        <w:r>
          <w:rPr>
            <w:rFonts w:hint="default" w:ascii="Times New Roman" w:hAnsi="Times New Roman"/>
            <w:b w:val="0"/>
            <w:bCs w:val="0"/>
            <w:color w:val="0000FF"/>
            <w:sz w:val="24"/>
            <w:szCs w:val="24"/>
            <w:lang w:val="en-US" w:eastAsia="zh-CN"/>
            <w:rPrChange w:id="4947" w:author="L" w:date="2026-09-01T16:35:11Z">
              <w:rPr>
                <w:rFonts w:hint="default" w:ascii="Times New Roman" w:hAnsi="Times New Roman"/>
                <w:b w:val="0"/>
                <w:bCs w:val="0"/>
                <w:sz w:val="24"/>
                <w:szCs w:val="24"/>
                <w:lang w:val="en-US" w:eastAsia="zh-CN"/>
              </w:rPr>
            </w:rPrChange>
          </w:rPr>
          <w:t>cansend can0 123#1122334455667788</w:t>
        </w:r>
      </w:ins>
    </w:p>
    <w:p w14:paraId="576BB22D">
      <w:pPr>
        <w:pStyle w:val="12"/>
        <w:spacing w:after="0" w:line="360" w:lineRule="auto"/>
        <w:ind w:left="0" w:leftChars="0" w:firstLine="0" w:firstLineChars="0"/>
        <w:outlineLvl w:val="9"/>
        <w:rPr>
          <w:ins w:id="4948" w:author="L" w:date="2026-08-28T16:59:46Z"/>
          <w:rFonts w:hint="eastAsia" w:ascii="Times New Roman" w:hAnsi="Times New Roman"/>
          <w:b w:val="0"/>
          <w:bCs w:val="0"/>
          <w:sz w:val="24"/>
          <w:szCs w:val="24"/>
          <w:lang w:val="en-US" w:eastAsia="zh-CN"/>
        </w:rPr>
      </w:pPr>
      <w:ins w:id="4949" w:author="L" w:date="2026-08-28T17:00:20Z">
        <w:r>
          <w:rPr/>
          <w:drawing>
            <wp:inline distT="0" distB="0" distL="114300" distR="114300">
              <wp:extent cx="5270500" cy="291465"/>
              <wp:effectExtent l="0" t="0" r="6350" b="13335"/>
              <wp:docPr id="1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
                      <pic:cNvPicPr>
                        <a:picLocks noChangeAspect="1"/>
                      </pic:cNvPicPr>
                    </pic:nvPicPr>
                    <pic:blipFill>
                      <a:blip r:embed="rId18"/>
                      <a:stretch>
                        <a:fillRect/>
                      </a:stretch>
                    </pic:blipFill>
                    <pic:spPr>
                      <a:xfrm>
                        <a:off x="0" y="0"/>
                        <a:ext cx="5270500" cy="291465"/>
                      </a:xfrm>
                      <a:prstGeom prst="rect">
                        <a:avLst/>
                      </a:prstGeom>
                      <a:noFill/>
                      <a:ln>
                        <a:noFill/>
                      </a:ln>
                    </pic:spPr>
                  </pic:pic>
                </a:graphicData>
              </a:graphic>
            </wp:inline>
          </w:drawing>
        </w:r>
      </w:ins>
    </w:p>
    <w:p w14:paraId="2B2A77FF">
      <w:pPr>
        <w:pStyle w:val="12"/>
        <w:spacing w:after="0" w:line="360" w:lineRule="auto"/>
        <w:ind w:left="0" w:leftChars="0" w:firstLine="480" w:firstLineChars="200"/>
        <w:outlineLvl w:val="9"/>
        <w:rPr>
          <w:ins w:id="4951" w:author="L" w:date="2026-08-28T17:06:16Z"/>
          <w:rFonts w:hint="eastAsia" w:ascii="Times New Roman" w:hAnsi="Times New Roman" w:eastAsiaTheme="minorEastAsia"/>
          <w:sz w:val="24"/>
          <w:lang w:val="en-US" w:eastAsia="zh-CN"/>
          <w:rPrChange w:id="4952" w:author="L" w:date="2026-08-28T17:12:02Z">
            <w:rPr>
              <w:ins w:id="4953" w:author="L" w:date="2026-08-28T17:06:16Z"/>
              <w:rFonts w:hint="default" w:eastAsiaTheme="minorEastAsia"/>
              <w:lang w:val="en-US" w:eastAsia="zh-CN"/>
            </w:rPr>
          </w:rPrChange>
        </w:rPr>
      </w:pPr>
      <w:ins w:id="4954" w:author="L" w:date="2026-08-28T17:07:28Z">
        <w:r>
          <w:rPr>
            <w:rFonts w:hint="eastAsia" w:ascii="Times New Roman" w:hAnsi="Times New Roman"/>
            <w:sz w:val="24"/>
            <w:rPrChange w:id="4955" w:author="L" w:date="2026-08-28T17:12:02Z">
              <w:rPr>
                <w:rFonts w:hint="eastAsia"/>
              </w:rPr>
            </w:rPrChange>
          </w:rPr>
          <w:t>Cangaroo</w:t>
        </w:r>
      </w:ins>
      <w:ins w:id="4956" w:author="L" w:date="2026-08-28T17:07:35Z">
        <w:r>
          <w:rPr>
            <w:rFonts w:hint="eastAsia" w:ascii="Times New Roman" w:hAnsi="Times New Roman"/>
            <w:sz w:val="24"/>
            <w:lang w:val="en-US" w:eastAsia="zh-CN"/>
            <w:rPrChange w:id="4957" w:author="L" w:date="2026-08-28T17:12:02Z">
              <w:rPr>
                <w:rFonts w:hint="eastAsia"/>
                <w:lang w:val="en-US" w:eastAsia="zh-CN"/>
              </w:rPr>
            </w:rPrChange>
          </w:rPr>
          <w:t>工具</w:t>
        </w:r>
      </w:ins>
      <w:ins w:id="4958" w:author="L" w:date="2026-08-28T17:07:37Z">
        <w:r>
          <w:rPr>
            <w:rFonts w:hint="eastAsia" w:ascii="Times New Roman" w:hAnsi="Times New Roman"/>
            <w:sz w:val="24"/>
            <w:lang w:val="en-US" w:eastAsia="zh-CN"/>
            <w:rPrChange w:id="4959" w:author="L" w:date="2026-08-28T17:12:02Z">
              <w:rPr>
                <w:rFonts w:hint="eastAsia"/>
                <w:lang w:val="en-US" w:eastAsia="zh-CN"/>
              </w:rPr>
            </w:rPrChange>
          </w:rPr>
          <w:t>收到</w:t>
        </w:r>
      </w:ins>
      <w:ins w:id="4960" w:author="L" w:date="2026-08-28T17:07:40Z">
        <w:r>
          <w:rPr>
            <w:rFonts w:hint="eastAsia" w:ascii="Times New Roman" w:hAnsi="Times New Roman"/>
            <w:sz w:val="24"/>
            <w:lang w:val="en-US" w:eastAsia="zh-CN"/>
            <w:rPrChange w:id="4961" w:author="L" w:date="2026-08-28T17:12:02Z">
              <w:rPr>
                <w:rFonts w:hint="eastAsia"/>
                <w:lang w:val="en-US" w:eastAsia="zh-CN"/>
              </w:rPr>
            </w:rPrChange>
          </w:rPr>
          <w:t>数据</w:t>
        </w:r>
      </w:ins>
    </w:p>
    <w:p w14:paraId="29E0B253">
      <w:pPr>
        <w:pStyle w:val="12"/>
        <w:spacing w:after="0" w:line="360" w:lineRule="auto"/>
        <w:ind w:left="0" w:leftChars="0" w:firstLine="0" w:firstLineChars="0"/>
        <w:outlineLvl w:val="9"/>
        <w:rPr>
          <w:ins w:id="4963" w:author="L" w:date="2026-08-28T17:05:58Z"/>
          <w:rFonts w:hint="eastAsia" w:ascii="Times New Roman" w:hAnsi="Times New Roman"/>
          <w:b w:val="0"/>
          <w:bCs w:val="0"/>
          <w:sz w:val="24"/>
          <w:szCs w:val="24"/>
          <w:lang w:val="en-US" w:eastAsia="zh-CN"/>
        </w:rPr>
        <w:pPrChange w:id="4962" w:author="L" w:date="2026-08-28T17:06:00Z">
          <w:pPr>
            <w:pStyle w:val="12"/>
            <w:spacing w:after="0" w:line="360" w:lineRule="auto"/>
            <w:ind w:left="0" w:leftChars="0" w:firstLine="480" w:firstLineChars="200"/>
            <w:outlineLvl w:val="9"/>
          </w:pPr>
        </w:pPrChange>
      </w:pPr>
      <w:ins w:id="4964" w:author="L" w:date="2026-08-28T17:06:01Z">
        <w:r>
          <w:rPr/>
          <w:drawing>
            <wp:inline distT="0" distB="0" distL="114300" distR="114300">
              <wp:extent cx="5269230" cy="262255"/>
              <wp:effectExtent l="0" t="0" r="7620" b="4445"/>
              <wp:docPr id="1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3"/>
                      <pic:cNvPicPr>
                        <a:picLocks noChangeAspect="1"/>
                      </pic:cNvPicPr>
                    </pic:nvPicPr>
                    <pic:blipFill>
                      <a:blip r:embed="rId19"/>
                      <a:stretch>
                        <a:fillRect/>
                      </a:stretch>
                    </pic:blipFill>
                    <pic:spPr>
                      <a:xfrm>
                        <a:off x="0" y="0"/>
                        <a:ext cx="5269230" cy="262255"/>
                      </a:xfrm>
                      <a:prstGeom prst="rect">
                        <a:avLst/>
                      </a:prstGeom>
                      <a:noFill/>
                      <a:ln>
                        <a:noFill/>
                      </a:ln>
                    </pic:spPr>
                  </pic:pic>
                </a:graphicData>
              </a:graphic>
            </wp:inline>
          </w:drawing>
        </w:r>
      </w:ins>
    </w:p>
    <w:p w14:paraId="55BE26D2">
      <w:pPr>
        <w:pStyle w:val="12"/>
        <w:spacing w:after="0" w:line="360" w:lineRule="auto"/>
        <w:ind w:left="0" w:leftChars="0" w:firstLine="480" w:firstLineChars="200"/>
        <w:outlineLvl w:val="9"/>
        <w:rPr>
          <w:ins w:id="4966" w:author="L" w:date="2026-08-28T16:23:01Z"/>
          <w:rFonts w:hint="eastAsia" w:ascii="Times New Roman" w:hAnsi="Times New Roman"/>
          <w:b w:val="0"/>
          <w:bCs w:val="0"/>
          <w:sz w:val="24"/>
          <w:szCs w:val="24"/>
          <w:lang w:val="en-US" w:eastAsia="zh-CN"/>
        </w:rPr>
      </w:pPr>
      <w:ins w:id="4967" w:author="L" w:date="2026-08-28T16:49:58Z">
        <w:r>
          <w:rPr>
            <w:rFonts w:hint="eastAsia" w:ascii="Times New Roman" w:hAnsi="Times New Roman"/>
            <w:b w:val="0"/>
            <w:bCs w:val="0"/>
            <w:sz w:val="24"/>
            <w:szCs w:val="24"/>
            <w:lang w:val="en-US" w:eastAsia="zh-CN"/>
          </w:rPr>
          <w:t>使用 candump 工具可实时监听并显示 CAN 总线上的接收数据。</w:t>
        </w:r>
      </w:ins>
    </w:p>
    <w:p w14:paraId="1F94FDE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68" w:author="L" w:date="2026-08-28T16:23:01Z"/>
          <w:rFonts w:hint="default" w:ascii="Times New Roman" w:hAnsi="Times New Roman"/>
          <w:b w:val="0"/>
          <w:bCs w:val="0"/>
          <w:sz w:val="24"/>
          <w:szCs w:val="24"/>
          <w:lang w:val="en-US" w:eastAsia="zh-CN"/>
        </w:rPr>
      </w:pPr>
      <w:ins w:id="4969" w:author="L" w:date="2026-08-28T16:23:01Z">
        <w:r>
          <w:rPr>
            <w:rFonts w:hint="default" w:ascii="Times New Roman" w:hAnsi="Times New Roman"/>
            <w:b w:val="0"/>
            <w:bCs w:val="0"/>
            <w:sz w:val="24"/>
            <w:szCs w:val="24"/>
            <w:lang w:val="en-US" w:eastAsia="zh-CN"/>
          </w:rPr>
          <w:t xml:space="preserve">root@bliiot:~# </w:t>
        </w:r>
      </w:ins>
      <w:ins w:id="4970" w:author="L" w:date="2026-08-28T16:23:01Z">
        <w:r>
          <w:rPr>
            <w:rFonts w:hint="default" w:ascii="Times New Roman" w:hAnsi="Times New Roman"/>
            <w:b w:val="0"/>
            <w:bCs w:val="0"/>
            <w:color w:val="0000FF"/>
            <w:sz w:val="24"/>
            <w:szCs w:val="24"/>
            <w:lang w:val="en-US" w:eastAsia="zh-CN"/>
            <w:rPrChange w:id="4971" w:author="L" w:date="2026-09-01T16:35:14Z">
              <w:rPr>
                <w:rFonts w:hint="default" w:ascii="Times New Roman" w:hAnsi="Times New Roman"/>
                <w:b w:val="0"/>
                <w:bCs w:val="0"/>
                <w:sz w:val="24"/>
                <w:szCs w:val="24"/>
                <w:lang w:val="en-US" w:eastAsia="zh-CN"/>
              </w:rPr>
            </w:rPrChange>
          </w:rPr>
          <w:t>candump can0</w:t>
        </w:r>
      </w:ins>
    </w:p>
    <w:p w14:paraId="4AE70EE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973" w:author="L" w:date="2026-08-28T17:09:51Z"/>
          <w:rFonts w:hint="eastAsia" w:ascii="Times New Roman" w:hAnsi="Times New Roman"/>
          <w:b w:val="0"/>
          <w:bCs w:val="0"/>
          <w:sz w:val="24"/>
          <w:szCs w:val="24"/>
          <w:lang w:val="en-US" w:eastAsia="zh-CN"/>
        </w:rPr>
        <w:pPrChange w:id="4972" w:author="L" w:date="2026-08-28T17:11:53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974" w:author="L" w:date="2026-08-28T17:11:50Z">
        <w:r>
          <w:rPr/>
          <w:drawing>
            <wp:inline distT="0" distB="0" distL="114300" distR="114300">
              <wp:extent cx="5268595" cy="154305"/>
              <wp:effectExtent l="0" t="0" r="8255" b="17145"/>
              <wp:docPr id="1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5"/>
                      <pic:cNvPicPr>
                        <a:picLocks noChangeAspect="1"/>
                      </pic:cNvPicPr>
                    </pic:nvPicPr>
                    <pic:blipFill>
                      <a:blip r:embed="rId20"/>
                      <a:stretch>
                        <a:fillRect/>
                      </a:stretch>
                    </pic:blipFill>
                    <pic:spPr>
                      <a:xfrm>
                        <a:off x="0" y="0"/>
                        <a:ext cx="5268595" cy="154305"/>
                      </a:xfrm>
                      <a:prstGeom prst="rect">
                        <a:avLst/>
                      </a:prstGeom>
                      <a:noFill/>
                      <a:ln>
                        <a:noFill/>
                      </a:ln>
                    </pic:spPr>
                  </pic:pic>
                </a:graphicData>
              </a:graphic>
            </wp:inline>
          </w:drawing>
        </w:r>
      </w:ins>
    </w:p>
    <w:p w14:paraId="49F94F7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977" w:author="L" w:date="2026-08-28T16:23:01Z"/>
          <w:rFonts w:hint="default" w:ascii="Times New Roman" w:hAnsi="Times New Roman"/>
          <w:b w:val="0"/>
          <w:bCs w:val="0"/>
          <w:sz w:val="24"/>
          <w:szCs w:val="24"/>
          <w:lang w:val="en-US" w:eastAsia="zh-CN"/>
        </w:rPr>
        <w:pPrChange w:id="4976" w:author="L" w:date="2026-08-28T16:54:38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978" w:author="L" w:date="2026-08-28T16:23:01Z">
        <w:r>
          <w:rPr>
            <w:rFonts w:hint="eastAsia" w:ascii="Times New Roman" w:hAnsi="Times New Roman"/>
            <w:b w:val="0"/>
            <w:bCs w:val="0"/>
            <w:sz w:val="24"/>
            <w:szCs w:val="24"/>
            <w:lang w:val="en-US" w:eastAsia="zh-CN"/>
          </w:rPr>
          <w:t>若CAN0接收正常，用其它设备发送该数据则应收到</w:t>
        </w:r>
      </w:ins>
    </w:p>
    <w:p w14:paraId="0B4E3004">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79" w:author="L" w:date="2026-08-28T16:23:01Z"/>
          <w:rFonts w:hint="default" w:ascii="Times New Roman" w:hAnsi="Times New Roman"/>
          <w:b w:val="0"/>
          <w:bCs w:val="0"/>
          <w:sz w:val="24"/>
          <w:szCs w:val="24"/>
          <w:lang w:val="en-US" w:eastAsia="zh-CN"/>
        </w:rPr>
      </w:pPr>
      <w:ins w:id="4980" w:author="L" w:date="2026-08-28T16:23:01Z">
        <w:r>
          <w:rPr>
            <w:rFonts w:hint="default" w:ascii="Times New Roman" w:hAnsi="Times New Roman"/>
            <w:b w:val="0"/>
            <w:bCs w:val="0"/>
            <w:sz w:val="24"/>
            <w:szCs w:val="24"/>
            <w:lang w:val="en-US" w:eastAsia="zh-CN"/>
          </w:rPr>
          <w:t>root@bliiot:~#</w:t>
        </w:r>
      </w:ins>
      <w:ins w:id="4981" w:author="L" w:date="2026-08-28T16:23:01Z">
        <w:r>
          <w:rPr>
            <w:rFonts w:hint="default" w:ascii="Times New Roman" w:hAnsi="Times New Roman"/>
            <w:b w:val="0"/>
            <w:bCs w:val="0"/>
            <w:color w:val="0000FF"/>
            <w:sz w:val="24"/>
            <w:szCs w:val="24"/>
            <w:lang w:val="en-US" w:eastAsia="zh-CN"/>
            <w:rPrChange w:id="4982" w:author="L" w:date="2026-09-01T16:35:16Z">
              <w:rPr>
                <w:rFonts w:hint="default" w:ascii="Times New Roman" w:hAnsi="Times New Roman"/>
                <w:b w:val="0"/>
                <w:bCs w:val="0"/>
                <w:sz w:val="24"/>
                <w:szCs w:val="24"/>
                <w:lang w:val="en-US" w:eastAsia="zh-CN"/>
              </w:rPr>
            </w:rPrChange>
          </w:rPr>
          <w:t xml:space="preserve"> candump can0</w:t>
        </w:r>
      </w:ins>
    </w:p>
    <w:p w14:paraId="4C7D24D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983" w:author="L" w:date="2026-08-28T16:23:01Z"/>
          <w:rFonts w:hint="default" w:ascii="Times New Roman" w:hAnsi="Times New Roman"/>
          <w:b w:val="0"/>
          <w:bCs w:val="0"/>
          <w:sz w:val="24"/>
          <w:szCs w:val="24"/>
          <w:lang w:val="en-US" w:eastAsia="zh-CN"/>
        </w:rPr>
      </w:pPr>
      <w:ins w:id="4984" w:author="L" w:date="2026-08-28T16:23:01Z">
        <w:r>
          <w:rPr>
            <w:rFonts w:hint="default" w:ascii="Times New Roman" w:hAnsi="Times New Roman"/>
            <w:b w:val="0"/>
            <w:bCs w:val="0"/>
            <w:sz w:val="24"/>
            <w:szCs w:val="24"/>
            <w:lang w:val="en-US" w:eastAsia="zh-CN"/>
          </w:rPr>
          <w:t xml:space="preserve">  can0  123   [8]  11 22 33 44 55 66 77 88</w:t>
        </w:r>
      </w:ins>
    </w:p>
    <w:p w14:paraId="220D78E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ascii="Times New Roman" w:hAnsi="Times New Roman"/>
          <w:b w:val="0"/>
          <w:bCs w:val="0"/>
          <w:sz w:val="24"/>
          <w:szCs w:val="24"/>
          <w:lang w:val="en-US" w:eastAsia="zh-CN"/>
        </w:rPr>
        <w:pPrChange w:id="4985" w:author="L" w:date="2026-08-28T17:11:18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986" w:author="L" w:date="2026-08-28T17:11:17Z">
        <w:r>
          <w:rPr/>
          <w:drawing>
            <wp:inline distT="0" distB="0" distL="114300" distR="114300">
              <wp:extent cx="5267960" cy="451485"/>
              <wp:effectExtent l="0" t="0" r="8890" b="5715"/>
              <wp:docPr id="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4"/>
                      <pic:cNvPicPr>
                        <a:picLocks noChangeAspect="1"/>
                      </pic:cNvPicPr>
                    </pic:nvPicPr>
                    <pic:blipFill>
                      <a:blip r:embed="rId21"/>
                      <a:stretch>
                        <a:fillRect/>
                      </a:stretch>
                    </pic:blipFill>
                    <pic:spPr>
                      <a:xfrm>
                        <a:off x="0" y="0"/>
                        <a:ext cx="5267960" cy="451485"/>
                      </a:xfrm>
                      <a:prstGeom prst="rect">
                        <a:avLst/>
                      </a:prstGeom>
                      <a:noFill/>
                      <a:ln>
                        <a:noFill/>
                      </a:ln>
                    </pic:spPr>
                  </pic:pic>
                </a:graphicData>
              </a:graphic>
            </wp:inline>
          </w:drawing>
        </w:r>
      </w:ins>
    </w:p>
    <w:p w14:paraId="6EA4DE9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120" w:name="_Toc23998"/>
      <w:bookmarkStart w:id="121" w:name="_Toc366"/>
      <w:bookmarkStart w:id="122" w:name="_Toc28379"/>
      <w:bookmarkStart w:id="123" w:name="_Toc28909"/>
      <w:bookmarkStart w:id="124" w:name="_Toc21931"/>
      <w:r>
        <w:rPr>
          <w:rFonts w:hint="eastAsia" w:ascii="Times New Roman" w:hAnsi="Times New Roman" w:cstheme="minorBidi"/>
          <w:b/>
          <w:bCs/>
          <w:kern w:val="2"/>
          <w:sz w:val="28"/>
          <w:szCs w:val="28"/>
          <w:lang w:val="en-US" w:eastAsia="zh-CN" w:bidi="ar-SA"/>
        </w:rPr>
        <w:t>2.3.</w:t>
      </w:r>
      <w:ins w:id="4988" w:author="L" w:date="2026-08-28T16:21:57Z">
        <w:r>
          <w:rPr>
            <w:rFonts w:hint="eastAsia" w:ascii="Times New Roman" w:hAnsi="Times New Roman" w:cstheme="minorBidi"/>
            <w:b/>
            <w:bCs/>
            <w:kern w:val="2"/>
            <w:sz w:val="28"/>
            <w:szCs w:val="28"/>
            <w:lang w:val="en-US" w:eastAsia="zh-CN" w:bidi="ar-SA"/>
          </w:rPr>
          <w:t>1</w:t>
        </w:r>
      </w:ins>
      <w:ins w:id="4989" w:author="LKY" w:date="2026-09-15T17:07:19Z">
        <w:r>
          <w:rPr>
            <w:rFonts w:hint="eastAsia" w:ascii="Times New Roman" w:hAnsi="Times New Roman" w:cstheme="minorBidi"/>
            <w:b/>
            <w:bCs/>
            <w:kern w:val="2"/>
            <w:sz w:val="28"/>
            <w:szCs w:val="28"/>
            <w:lang w:val="en-US" w:eastAsia="zh-CN" w:bidi="ar-SA"/>
          </w:rPr>
          <w:t>2</w:t>
        </w:r>
      </w:ins>
      <w:ins w:id="4990" w:author="L" w:date="2026-08-28T17:13:37Z">
        <w:del w:id="4991" w:author="LKY" w:date="2026-09-15T17:07:19Z">
          <w:r>
            <w:rPr>
              <w:rFonts w:hint="eastAsia" w:ascii="Times New Roman" w:hAnsi="Times New Roman" w:cstheme="minorBidi"/>
              <w:b/>
              <w:bCs/>
              <w:kern w:val="2"/>
              <w:sz w:val="28"/>
              <w:szCs w:val="28"/>
              <w:lang w:val="en-US" w:eastAsia="zh-CN" w:bidi="ar-SA"/>
            </w:rPr>
            <w:delText>1</w:delText>
          </w:r>
        </w:del>
      </w:ins>
      <w:r>
        <w:rPr>
          <w:rFonts w:hint="eastAsia" w:ascii="Times New Roman" w:hAnsi="Times New Roman" w:cstheme="minorBidi"/>
          <w:b/>
          <w:bCs/>
          <w:kern w:val="2"/>
          <w:sz w:val="28"/>
          <w:szCs w:val="28"/>
          <w:lang w:val="en-US" w:eastAsia="zh-CN" w:bidi="ar-SA"/>
        </w:rPr>
        <w:t xml:space="preserve"> N板端口使用</w:t>
      </w:r>
      <w:bookmarkEnd w:id="120"/>
      <w:bookmarkEnd w:id="121"/>
      <w:bookmarkEnd w:id="122"/>
      <w:bookmarkEnd w:id="123"/>
      <w:bookmarkEnd w:id="124"/>
    </w:p>
    <w:p w14:paraId="05B885B7">
      <w:pPr>
        <w:pStyle w:val="12"/>
        <w:widowControl/>
        <w:numPr>
          <w:ilvl w:val="0"/>
          <w:numId w:val="3"/>
          <w:ins w:id="4993" w:author="LKY" w:date="2026-07-01T17:11:01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994" w:author="LKY" w:date="2026-07-01T17:11:01Z">
            <w:rPr>
              <w:rFonts w:hint="eastAsia" w:ascii="Times New Roman" w:hAnsi="Times New Roman" w:cstheme="minorBidi"/>
              <w:b/>
              <w:bCs/>
              <w:kern w:val="2"/>
              <w:sz w:val="28"/>
              <w:szCs w:val="28"/>
              <w:lang w:val="en-US" w:eastAsia="zh-CN" w:bidi="ar-SA"/>
            </w:rPr>
          </w:rPrChange>
        </w:rPr>
        <w:pPrChange w:id="4992" w:author="LKY" w:date="2026-07-01T17:11:01Z">
          <w:pPr>
            <w:pStyle w:val="12"/>
            <w:ind w:left="0" w:leftChars="0" w:firstLine="0" w:firstLineChars="0"/>
            <w:outlineLvl w:val="9"/>
          </w:pPr>
        </w:pPrChange>
      </w:pPr>
      <w:del w:id="4995" w:author="LKY" w:date="2026-07-01T17:10:35Z">
        <w:r>
          <w:rPr>
            <w:rFonts w:hint="eastAsia" w:ascii="Times New Roman" w:hAnsi="Times New Roman" w:eastAsia="宋体" w:cs="宋体"/>
            <w:b/>
            <w:bCs w:val="0"/>
            <w:color w:val="auto"/>
            <w:kern w:val="2"/>
            <w:sz w:val="24"/>
            <w:szCs w:val="24"/>
            <w:lang w:val="en-US" w:eastAsia="zh-CN" w:bidi="en-US"/>
            <w:rPrChange w:id="4996" w:author="LKY" w:date="2026-07-01T17:10:17Z">
              <w:rPr>
                <w:rFonts w:hint="eastAsia" w:ascii="Times New Roman" w:hAnsi="Times New Roman" w:cstheme="minorBidi"/>
                <w:b/>
                <w:bCs/>
                <w:kern w:val="2"/>
                <w:sz w:val="28"/>
                <w:szCs w:val="28"/>
                <w:lang w:val="en-US" w:eastAsia="zh-CN" w:bidi="ar-SA"/>
              </w:rPr>
            </w:rPrChange>
          </w:rPr>
          <w:delText>（</w:delText>
        </w:r>
      </w:del>
      <w:del w:id="4997" w:author="LKY" w:date="2026-07-01T17:10:35Z">
        <w:r>
          <w:rPr>
            <w:rFonts w:hint="eastAsia" w:ascii="Times New Roman" w:hAnsi="Times New Roman" w:eastAsia="宋体" w:cs="宋体"/>
            <w:b/>
            <w:bCs w:val="0"/>
            <w:color w:val="auto"/>
            <w:kern w:val="2"/>
            <w:sz w:val="24"/>
            <w:szCs w:val="24"/>
            <w:lang w:val="en-US" w:eastAsia="zh-CN" w:bidi="en-US"/>
            <w:rPrChange w:id="4998" w:author="LKY" w:date="2026-07-01T17:10:17Z">
              <w:rPr>
                <w:rFonts w:hint="eastAsia" w:ascii="Times New Roman" w:hAnsi="Times New Roman" w:cstheme="minorBidi"/>
                <w:b/>
                <w:bCs/>
                <w:kern w:val="2"/>
                <w:sz w:val="28"/>
                <w:szCs w:val="28"/>
                <w:lang w:val="en-US" w:eastAsia="zh-CN" w:bidi="ar-SA"/>
              </w:rPr>
            </w:rPrChange>
          </w:rPr>
          <w:delText>1</w:delText>
        </w:r>
      </w:del>
      <w:del w:id="4999" w:author="LKY" w:date="2026-07-01T17:10:35Z">
        <w:r>
          <w:rPr>
            <w:rFonts w:hint="eastAsia" w:ascii="Times New Roman" w:hAnsi="Times New Roman" w:eastAsia="宋体" w:cs="宋体"/>
            <w:b/>
            <w:bCs w:val="0"/>
            <w:color w:val="auto"/>
            <w:kern w:val="2"/>
            <w:sz w:val="24"/>
            <w:szCs w:val="24"/>
            <w:lang w:val="en-US" w:eastAsia="zh-CN" w:bidi="en-US"/>
            <w:rPrChange w:id="5000" w:author="LKY" w:date="2026-07-01T17:10:17Z">
              <w:rPr>
                <w:rFonts w:hint="eastAsia" w:ascii="Times New Roman" w:hAnsi="Times New Roman" w:cstheme="minorBidi"/>
                <w:b/>
                <w:bCs/>
                <w:kern w:val="2"/>
                <w:sz w:val="28"/>
                <w:szCs w:val="28"/>
                <w:lang w:val="en-US" w:eastAsia="zh-CN" w:bidi="ar-SA"/>
              </w:rPr>
            </w:rPrChange>
          </w:rPr>
          <w:delText>）</w:delText>
        </w:r>
      </w:del>
      <w:r>
        <w:rPr>
          <w:rFonts w:hint="eastAsia" w:ascii="Times New Roman" w:hAnsi="Times New Roman" w:eastAsia="宋体" w:cs="宋体"/>
          <w:b/>
          <w:bCs w:val="0"/>
          <w:color w:val="auto"/>
          <w:kern w:val="2"/>
          <w:sz w:val="24"/>
          <w:szCs w:val="24"/>
          <w:lang w:val="en-US" w:eastAsia="zh-CN" w:bidi="en-US"/>
          <w:rPrChange w:id="5001" w:author="LKY" w:date="2026-07-01T17:10:17Z">
            <w:rPr>
              <w:rFonts w:hint="eastAsia" w:ascii="Times New Roman" w:hAnsi="Times New Roman" w:cstheme="minorBidi"/>
              <w:b/>
              <w:bCs/>
              <w:kern w:val="2"/>
              <w:sz w:val="28"/>
              <w:szCs w:val="28"/>
              <w:lang w:val="en-US" w:eastAsia="zh-CN" w:bidi="ar-SA"/>
            </w:rPr>
          </w:rPrChange>
        </w:rPr>
        <w:t>软件安装</w:t>
      </w:r>
    </w:p>
    <w:p w14:paraId="7D6CF33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del w:id="5002" w:author="L" w:date="2026-05-20T14:02:41Z">
        <w:r>
          <w:rPr>
            <w:rFonts w:hint="eastAsia" w:ascii="Times New Roman" w:hAnsi="Times New Roman"/>
            <w:b w:val="0"/>
            <w:bCs w:val="0"/>
            <w:sz w:val="24"/>
            <w:szCs w:val="24"/>
            <w:lang w:val="en-US" w:eastAsia="zh-CN"/>
          </w:rPr>
          <w:delText>根</w:delText>
        </w:r>
      </w:del>
      <w:r>
        <w:rPr>
          <w:rFonts w:hint="eastAsia" w:ascii="Times New Roman" w:hAnsi="Times New Roman"/>
          <w:b w:val="0"/>
          <w:bCs w:val="0"/>
          <w:sz w:val="24"/>
          <w:szCs w:val="24"/>
          <w:lang w:val="en-US" w:eastAsia="zh-CN"/>
        </w:rPr>
        <w:t>目录</w:t>
      </w:r>
      <w:ins w:id="5003" w:author="L" w:date="2026-05-20T14:02:39Z">
        <w:r>
          <w:rPr>
            <w:rFonts w:hint="eastAsia" w:ascii="Times New Roman" w:hAnsi="Times New Roman"/>
            <w:b w:val="0"/>
            <w:bCs w:val="0"/>
            <w:sz w:val="24"/>
            <w:szCs w:val="24"/>
            <w:lang w:val="en-US" w:eastAsia="zh-CN"/>
          </w:rPr>
          <w:t>ion</w:t>
        </w:r>
      </w:ins>
      <w:del w:id="5004" w:author="L" w:date="2026-05-20T14:02:38Z">
        <w:r>
          <w:rPr>
            <w:rFonts w:hint="eastAsia" w:ascii="Times New Roman" w:hAnsi="Times New Roman"/>
            <w:b w:val="0"/>
            <w:bCs w:val="0"/>
            <w:sz w:val="24"/>
            <w:szCs w:val="24"/>
            <w:lang w:val="en-US" w:eastAsia="zh-CN"/>
          </w:rPr>
          <w:delText>r</w:delText>
        </w:r>
      </w:del>
      <w:del w:id="5005" w:author="L" w:date="2026-05-20T14:02:37Z">
        <w:r>
          <w:rPr>
            <w:rFonts w:hint="eastAsia" w:ascii="Times New Roman" w:hAnsi="Times New Roman"/>
            <w:b w:val="0"/>
            <w:bCs w:val="0"/>
            <w:sz w:val="24"/>
            <w:szCs w:val="24"/>
            <w:lang w:val="en-US" w:eastAsia="zh-CN"/>
          </w:rPr>
          <w:delText>oot</w:delText>
        </w:r>
      </w:del>
      <w:r>
        <w:rPr>
          <w:rFonts w:hint="eastAsia" w:ascii="Times New Roman" w:hAnsi="Times New Roman"/>
          <w:b w:val="0"/>
          <w:bCs w:val="0"/>
          <w:sz w:val="24"/>
          <w:szCs w:val="24"/>
          <w:lang w:val="en-US" w:eastAsia="zh-CN"/>
        </w:rPr>
        <w:t>文件夹下,实际</w:t>
      </w:r>
      <w:ins w:id="5006" w:author="L" w:date="2026-05-21T18:53:08Z">
        <w:r>
          <w:rPr>
            <w:rFonts w:hint="eastAsia" w:ascii="Times New Roman" w:hAnsi="Times New Roman"/>
            <w:b w:val="0"/>
            <w:bCs w:val="0"/>
            <w:sz w:val="24"/>
            <w:szCs w:val="24"/>
            <w:lang w:val="en-US" w:eastAsia="zh-CN"/>
          </w:rPr>
          <w:t>目录</w:t>
        </w:r>
      </w:ins>
      <w:del w:id="5007" w:author="L" w:date="2026-05-21T18:53:05Z">
        <w:r>
          <w:rPr>
            <w:rFonts w:hint="eastAsia" w:ascii="Times New Roman" w:hAnsi="Times New Roman"/>
            <w:b w:val="0"/>
            <w:bCs w:val="0"/>
            <w:sz w:val="24"/>
            <w:szCs w:val="24"/>
            <w:lang w:val="en-US" w:eastAsia="zh-CN"/>
          </w:rPr>
          <w:delText>名称</w:delText>
        </w:r>
      </w:del>
      <w:r>
        <w:rPr>
          <w:rFonts w:hint="eastAsia" w:ascii="Times New Roman" w:hAnsi="Times New Roman"/>
          <w:b w:val="0"/>
          <w:bCs w:val="0"/>
          <w:sz w:val="24"/>
          <w:szCs w:val="24"/>
          <w:lang w:val="en-US" w:eastAsia="zh-CN"/>
        </w:rPr>
        <w:t>请以文件为准。</w:t>
      </w:r>
    </w:p>
    <w:p w14:paraId="58220F5F">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插上网线写入</w:t>
      </w:r>
      <w:r>
        <w:rPr>
          <w:rFonts w:hint="eastAsia" w:ascii="Times New Roman" w:hAnsi="Times New Roman"/>
          <w:b w:val="0"/>
          <w:bCs w:val="0"/>
          <w:color w:val="0000FF"/>
          <w:sz w:val="24"/>
          <w:szCs w:val="24"/>
          <w:lang w:val="en-US" w:eastAsia="zh-CN"/>
        </w:rPr>
        <w:t>ifconfig</w:t>
      </w:r>
      <w:r>
        <w:rPr>
          <w:rFonts w:hint="eastAsia" w:ascii="Times New Roman" w:hAnsi="Times New Roman"/>
          <w:b w:val="0"/>
          <w:bCs w:val="0"/>
          <w:sz w:val="24"/>
          <w:szCs w:val="24"/>
          <w:lang w:val="en-US" w:eastAsia="zh-CN"/>
        </w:rPr>
        <w:t>指令获取IP，通过SSH登录</w:t>
      </w:r>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ascii="Times New Roman" w:hAnsi="Times New Roman"/>
          <w:b w:val="0"/>
          <w:bCs w:val="0"/>
          <w:sz w:val="24"/>
          <w:szCs w:val="24"/>
          <w:lang w:val="en-US" w:eastAsia="zh-CN"/>
        </w:rPr>
      </w:pPr>
      <w:ins w:id="5008" w:author="L" w:date="2026-05-20T14:01:52Z">
        <w:r>
          <w:rPr/>
          <w:drawing>
            <wp:inline distT="0" distB="0" distL="114300" distR="114300">
              <wp:extent cx="5268595" cy="410210"/>
              <wp:effectExtent l="0" t="0" r="8255" b="889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22"/>
                      <a:stretch>
                        <a:fillRect/>
                      </a:stretch>
                    </pic:blipFill>
                    <pic:spPr>
                      <a:xfrm>
                        <a:off x="0" y="0"/>
                        <a:ext cx="5268595" cy="410210"/>
                      </a:xfrm>
                      <a:prstGeom prst="rect">
                        <a:avLst/>
                      </a:prstGeom>
                      <a:noFill/>
                      <a:ln>
                        <a:noFill/>
                      </a:ln>
                    </pic:spPr>
                  </pic:pic>
                </a:graphicData>
              </a:graphic>
            </wp:inline>
          </w:drawing>
        </w:r>
      </w:ins>
      <w:del w:id="5010" w:author="L" w:date="2026-05-20T14:01:51Z">
        <w:r>
          <w:rPr/>
          <w:drawing>
            <wp:inline distT="0" distB="0" distL="114300" distR="114300">
              <wp:extent cx="5269865" cy="1064895"/>
              <wp:effectExtent l="0" t="0" r="6985" b="19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23"/>
                      <a:stretch>
                        <a:fillRect/>
                      </a:stretch>
                    </pic:blipFill>
                    <pic:spPr>
                      <a:xfrm>
                        <a:off x="0" y="0"/>
                        <a:ext cx="5269865" cy="1064895"/>
                      </a:xfrm>
                      <a:prstGeom prst="rect">
                        <a:avLst/>
                      </a:prstGeom>
                      <a:noFill/>
                      <a:ln>
                        <a:noFill/>
                      </a:ln>
                    </pic:spPr>
                  </pic:pic>
                </a:graphicData>
              </a:graphic>
            </wp:inline>
          </w:drawing>
        </w:r>
      </w:del>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b w:val="0"/>
          <w:bCs w:val="0"/>
          <w:sz w:val="24"/>
          <w:szCs w:val="24"/>
          <w:lang w:val="en-US" w:eastAsia="zh-CN"/>
        </w:rPr>
      </w:pPr>
      <w:ins w:id="5012" w:author="L" w:date="2026-05-20T14:02:20Z">
        <w:r>
          <w:rPr/>
          <w:drawing>
            <wp:inline distT="0" distB="0" distL="114300" distR="114300">
              <wp:extent cx="5268595" cy="3512185"/>
              <wp:effectExtent l="0" t="0" r="8255" b="12065"/>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24"/>
                      <a:stretch>
                        <a:fillRect/>
                      </a:stretch>
                    </pic:blipFill>
                    <pic:spPr>
                      <a:xfrm>
                        <a:off x="0" y="0"/>
                        <a:ext cx="5268595" cy="3512185"/>
                      </a:xfrm>
                      <a:prstGeom prst="rect">
                        <a:avLst/>
                      </a:prstGeom>
                      <a:noFill/>
                      <a:ln>
                        <a:noFill/>
                      </a:ln>
                    </pic:spPr>
                  </pic:pic>
                </a:graphicData>
              </a:graphic>
            </wp:inline>
          </w:drawing>
        </w:r>
      </w:ins>
      <w:del w:id="5014" w:author="L" w:date="2026-05-20T14:02:19Z">
        <w:r>
          <w:rPr/>
          <w:drawing>
            <wp:inline distT="0" distB="0" distL="114300" distR="114300">
              <wp:extent cx="5267325" cy="3225165"/>
              <wp:effectExtent l="0" t="0" r="9525" b="133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5"/>
                      <a:stretch>
                        <a:fillRect/>
                      </a:stretch>
                    </pic:blipFill>
                    <pic:spPr>
                      <a:xfrm>
                        <a:off x="0" y="0"/>
                        <a:ext cx="5267325" cy="3225165"/>
                      </a:xfrm>
                      <a:prstGeom prst="rect">
                        <a:avLst/>
                      </a:prstGeom>
                      <a:noFill/>
                      <a:ln>
                        <a:noFill/>
                      </a:ln>
                    </pic:spPr>
                  </pic:pic>
                </a:graphicData>
              </a:graphic>
            </wp:inline>
          </w:drawing>
        </w:r>
      </w:del>
    </w:p>
    <w:p w14:paraId="22ABCA6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cstheme="minorBidi"/>
          <w:i w:val="0"/>
          <w:iCs w:val="0"/>
          <w:caps w:val="0"/>
          <w:spacing w:val="0"/>
          <w:sz w:val="24"/>
          <w:szCs w:val="24"/>
          <w:lang w:val="en-US" w:eastAsia="zh-CN"/>
        </w:rPr>
      </w:pPr>
      <w:r>
        <w:rPr>
          <w:rFonts w:hint="eastAsia" w:ascii="Times New Roman" w:hAnsi="Times New Roman"/>
          <w:b w:val="0"/>
          <w:bCs w:val="0"/>
          <w:sz w:val="24"/>
          <w:szCs w:val="24"/>
          <w:lang w:val="en-US" w:eastAsia="zh-CN"/>
        </w:rPr>
        <w:t>通过左边文件夹页面在</w:t>
      </w:r>
      <w:ins w:id="5016" w:author="L" w:date="2026-05-20T14:02:58Z">
        <w:r>
          <w:rPr>
            <w:rFonts w:hint="eastAsia" w:ascii="Times New Roman" w:hAnsi="Times New Roman"/>
            <w:b w:val="0"/>
            <w:bCs w:val="0"/>
            <w:sz w:val="24"/>
            <w:szCs w:val="24"/>
            <w:lang w:val="en-US" w:eastAsia="zh-CN"/>
          </w:rPr>
          <w:t>usr/demo/</w:t>
        </w:r>
      </w:ins>
      <w:del w:id="5017" w:author="L" w:date="2026-05-20T14:02:58Z">
        <w:r>
          <w:rPr>
            <w:rFonts w:hint="eastAsia" w:ascii="Times New Roman" w:hAnsi="Times New Roman"/>
            <w:b w:val="0"/>
            <w:bCs w:val="0"/>
            <w:sz w:val="24"/>
            <w:szCs w:val="24"/>
            <w:lang w:val="en-US" w:eastAsia="zh-CN"/>
          </w:rPr>
          <w:delText>root</w:delText>
        </w:r>
      </w:del>
      <w:r>
        <w:rPr>
          <w:rFonts w:hint="eastAsia" w:ascii="Times New Roman" w:hAnsi="Times New Roman"/>
          <w:b w:val="0"/>
          <w:bCs w:val="0"/>
          <w:sz w:val="24"/>
          <w:szCs w:val="24"/>
          <w:lang w:val="en-US" w:eastAsia="zh-CN"/>
        </w:rPr>
        <w:t>文件夹下，</w:t>
      </w:r>
      <w:ins w:id="5018" w:author="L" w:date="2026-05-20T14:03:11Z">
        <w:r>
          <w:rPr>
            <w:rFonts w:hint="eastAsia" w:ascii="Times New Roman" w:hAnsi="Times New Roman"/>
            <w:b w:val="0"/>
            <w:bCs w:val="0"/>
            <w:sz w:val="24"/>
            <w:szCs w:val="24"/>
            <w:lang w:val="en-US" w:eastAsia="zh-CN"/>
          </w:rPr>
          <w:t>新建ion文件夹，</w:t>
        </w:r>
      </w:ins>
      <w:r>
        <w:rPr>
          <w:rFonts w:hint="eastAsia" w:ascii="Times New Roman" w:hAnsi="Times New Roman" w:cstheme="minorBidi"/>
          <w:i w:val="0"/>
          <w:iCs w:val="0"/>
          <w:caps w:val="0"/>
          <w:spacing w:val="0"/>
          <w:sz w:val="24"/>
          <w:szCs w:val="24"/>
          <w:lang w:val="en-US" w:eastAsia="zh-CN"/>
        </w:rPr>
        <w:t>把N板识别文件复制进去</w:t>
      </w:r>
    </w:p>
    <w:p w14:paraId="6427618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cstheme="minorBidi"/>
          <w:i w:val="0"/>
          <w:iCs w:val="0"/>
          <w:caps w:val="0"/>
          <w:spacing w:val="0"/>
          <w:sz w:val="24"/>
          <w:szCs w:val="24"/>
          <w:lang w:val="en-US" w:eastAsia="zh-CN"/>
        </w:rPr>
      </w:pPr>
      <w:ins w:id="5019" w:author="L" w:date="2026-05-20T14:05:34Z">
        <w:r>
          <w:rPr/>
          <w:drawing>
            <wp:inline distT="0" distB="0" distL="114300" distR="114300">
              <wp:extent cx="5268595" cy="1967230"/>
              <wp:effectExtent l="0" t="0" r="8255" b="1397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26"/>
                      <a:stretch>
                        <a:fillRect/>
                      </a:stretch>
                    </pic:blipFill>
                    <pic:spPr>
                      <a:xfrm>
                        <a:off x="0" y="0"/>
                        <a:ext cx="5268595" cy="1967230"/>
                      </a:xfrm>
                      <a:prstGeom prst="rect">
                        <a:avLst/>
                      </a:prstGeom>
                      <a:noFill/>
                      <a:ln>
                        <a:noFill/>
                      </a:ln>
                    </pic:spPr>
                  </pic:pic>
                </a:graphicData>
              </a:graphic>
            </wp:inline>
          </w:drawing>
        </w:r>
      </w:ins>
      <w:del w:id="5021" w:author="L" w:date="2026-05-20T14:05:33Z">
        <w:r>
          <w:rPr/>
          <w:drawing>
            <wp:inline distT="0" distB="0" distL="114300" distR="114300">
              <wp:extent cx="5268595" cy="1394460"/>
              <wp:effectExtent l="0" t="0" r="8255" b="152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5268595" cy="1394460"/>
                      </a:xfrm>
                      <a:prstGeom prst="rect">
                        <a:avLst/>
                      </a:prstGeom>
                      <a:noFill/>
                      <a:ln>
                        <a:noFill/>
                      </a:ln>
                    </pic:spPr>
                  </pic:pic>
                </a:graphicData>
              </a:graphic>
            </wp:inline>
          </w:drawing>
        </w:r>
      </w:del>
    </w:p>
    <w:p w14:paraId="4FEB0FCE">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w:t>
      </w:r>
      <w:ins w:id="5023" w:author="L" w:date="2026-05-20T14:04:35Z">
        <w:r>
          <w:rPr>
            <w:rFonts w:hint="eastAsia" w:ascii="Times New Roman" w:hAnsi="Times New Roman"/>
            <w:b w:val="0"/>
            <w:bCs w:val="0"/>
            <w:sz w:val="24"/>
            <w:szCs w:val="24"/>
            <w:lang w:val="en-US" w:eastAsia="zh-CN"/>
          </w:rPr>
          <w:t>BEILAI_N_PLC_233_V1.0_20260520</w:t>
        </w:r>
      </w:ins>
      <w:del w:id="5024" w:author="L" w:date="2026-05-20T14:04:35Z">
        <w:r>
          <w:rPr>
            <w:rFonts w:hint="eastAsia" w:ascii="Times New Roman" w:hAnsi="Times New Roman"/>
            <w:b w:val="0"/>
            <w:bCs w:val="0"/>
            <w:sz w:val="24"/>
            <w:szCs w:val="24"/>
            <w:lang w:val="en-US" w:eastAsia="zh-CN"/>
          </w:rPr>
          <w:delText>BEILAI_N_PLC_233_V1.0_20260511</w:delText>
        </w:r>
      </w:del>
      <w:r>
        <w:rPr>
          <w:rFonts w:hint="eastAsia" w:ascii="Times New Roman" w:hAnsi="Times New Roman"/>
          <w:b w:val="0"/>
          <w:bCs w:val="0"/>
          <w:sz w:val="24"/>
          <w:szCs w:val="24"/>
          <w:lang w:val="en-US" w:eastAsia="zh-CN"/>
        </w:rPr>
        <w:t xml:space="preserve">.bin执行chmod +x  </w:t>
      </w:r>
      <w:ins w:id="5025" w:author="L" w:date="2026-05-20T14:04:40Z">
        <w:r>
          <w:rPr>
            <w:rFonts w:hint="eastAsia" w:ascii="Times New Roman" w:hAnsi="Times New Roman"/>
            <w:b w:val="0"/>
            <w:bCs w:val="0"/>
            <w:sz w:val="24"/>
            <w:szCs w:val="24"/>
            <w:lang w:val="en-US" w:eastAsia="zh-CN"/>
          </w:rPr>
          <w:t>BEILAI_N_PLC_233_V1.0_20260520</w:t>
        </w:r>
      </w:ins>
      <w:del w:id="5026" w:author="L" w:date="2026-05-20T14:04:40Z">
        <w:r>
          <w:rPr>
            <w:rFonts w:hint="eastAsia" w:ascii="Times New Roman" w:hAnsi="Times New Roman"/>
            <w:b w:val="0"/>
            <w:bCs w:val="0"/>
            <w:sz w:val="24"/>
            <w:szCs w:val="24"/>
            <w:lang w:val="en-US" w:eastAsia="zh-CN"/>
          </w:rPr>
          <w:delText>BEILAI_N_PLC_233_V1.0_20260511</w:delText>
        </w:r>
      </w:del>
      <w:r>
        <w:rPr>
          <w:rFonts w:hint="eastAsia" w:ascii="Times New Roman" w:hAnsi="Times New Roman"/>
          <w:b w:val="0"/>
          <w:bCs w:val="0"/>
          <w:sz w:val="24"/>
          <w:szCs w:val="24"/>
          <w:lang w:val="en-US" w:eastAsia="zh-CN"/>
        </w:rPr>
        <w:t>.bin。然后安装软件。</w:t>
      </w:r>
    </w:p>
    <w:p w14:paraId="71C8BD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5028" w:author="L" w:date="2026-05-20T14:05:44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Change w:id="5027" w:author="L" w:date="2026-05-20T14:05:58Z">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pPrChange>
      </w:pPr>
      <w:ins w:id="5029" w:author="L" w:date="2026-05-20T14:05:56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ins>
      <w:ins w:id="5030" w:author="L" w:date="2026-05-20T14:05:56Z">
        <w:r>
          <w:rPr>
            <w:rFonts w:hint="eastAsia" w:ascii="Times New Roman" w:hAnsi="Times New Roman" w:eastAsia="宋体" w:cs="宋体"/>
            <w:color w:val="0000FF"/>
            <w:kern w:val="2"/>
            <w:sz w:val="24"/>
            <w:szCs w:val="32"/>
            <w:lang w:val="en-US" w:eastAsia="zh-CN" w:bidi="ar-SA"/>
          </w:rPr>
          <w:t xml:space="preserve"> </w:t>
        </w:r>
      </w:ins>
      <w:ins w:id="5031" w:author="L" w:date="2026-05-20T14:05:56Z">
        <w:r>
          <w:rPr>
            <w:rFonts w:hint="eastAsia" w:ascii="Times New Roman" w:hAnsi="Times New Roman" w:eastAsia="宋体" w:cs="宋体"/>
            <w:color w:val="0000FF"/>
            <w:kern w:val="2"/>
            <w:sz w:val="24"/>
            <w:szCs w:val="24"/>
            <w:lang w:val="en-US" w:eastAsia="zh-CN" w:bidi="ar-SA"/>
          </w:rPr>
          <w:t>cd /usr/demo/ion</w:t>
        </w:r>
      </w:ins>
    </w:p>
    <w:p w14:paraId="0ACD874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chmod +x </w:t>
      </w:r>
      <w:ins w:id="5032" w:author="L" w:date="2026-05-20T14:04:51Z">
        <w:r>
          <w:rPr>
            <w:rFonts w:hint="eastAsia" w:ascii="Times New Roman" w:hAnsi="Times New Roman" w:eastAsia="宋体" w:cs="宋体"/>
            <w:color w:val="0000FF"/>
            <w:kern w:val="2"/>
            <w:sz w:val="24"/>
            <w:szCs w:val="32"/>
            <w:lang w:val="en-US" w:eastAsia="zh-CN" w:bidi="ar-SA"/>
          </w:rPr>
          <w:t>BEILAI_N_PLC_233_V1.0_20260520</w:t>
        </w:r>
      </w:ins>
      <w:del w:id="5033" w:author="L" w:date="2026-05-20T14:04:51Z">
        <w:r>
          <w:rPr>
            <w:rFonts w:hint="eastAsia" w:ascii="Times New Roman" w:hAnsi="Times New Roman" w:eastAsia="宋体" w:cs="宋体"/>
            <w:color w:val="0000FF"/>
            <w:kern w:val="2"/>
            <w:sz w:val="24"/>
            <w:szCs w:val="32"/>
            <w:lang w:val="en-US" w:eastAsia="zh-CN" w:bidi="ar-SA"/>
          </w:rPr>
          <w:delText>BEILAI_N_PLC_233_V1.0_20260511</w:delText>
        </w:r>
      </w:del>
      <w:r>
        <w:rPr>
          <w:rFonts w:hint="eastAsia" w:ascii="Times New Roman" w:hAnsi="Times New Roman" w:eastAsia="宋体" w:cs="宋体"/>
          <w:color w:val="0000FF"/>
          <w:kern w:val="2"/>
          <w:sz w:val="24"/>
          <w:szCs w:val="32"/>
          <w:lang w:val="en-US" w:eastAsia="zh-CN" w:bidi="ar-SA"/>
        </w:rPr>
        <w:t xml:space="preserve">.bin </w:t>
      </w:r>
    </w:p>
    <w:p w14:paraId="626CD7B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r>
        <w:rPr>
          <w:rFonts w:hint="eastAsia" w:ascii="Times New Roman" w:hAnsi="Times New Roman" w:eastAsia="宋体" w:cs="宋体"/>
          <w:color w:val="0000FF"/>
          <w:kern w:val="2"/>
          <w:sz w:val="24"/>
          <w:szCs w:val="32"/>
          <w:lang w:val="en-US" w:eastAsia="zh-CN" w:bidi="ar-SA"/>
        </w:rPr>
        <w:t>./</w:t>
      </w:r>
      <w:ins w:id="5034" w:author="L" w:date="2026-05-20T14:04:46Z">
        <w:r>
          <w:rPr>
            <w:rFonts w:hint="eastAsia" w:ascii="Times New Roman" w:hAnsi="Times New Roman" w:eastAsia="宋体" w:cs="宋体"/>
            <w:color w:val="0000FF"/>
            <w:kern w:val="2"/>
            <w:sz w:val="24"/>
            <w:szCs w:val="32"/>
            <w:lang w:val="en-US" w:eastAsia="zh-CN" w:bidi="ar-SA"/>
          </w:rPr>
          <w:t>BEILAI_N_PLC_233_V1.0_20260520</w:t>
        </w:r>
      </w:ins>
      <w:del w:id="5035" w:author="L" w:date="2026-05-20T14:04:46Z">
        <w:r>
          <w:rPr>
            <w:rFonts w:hint="eastAsia" w:ascii="Times New Roman" w:hAnsi="Times New Roman" w:eastAsia="宋体" w:cs="宋体"/>
            <w:color w:val="0000FF"/>
            <w:kern w:val="2"/>
            <w:sz w:val="24"/>
            <w:szCs w:val="32"/>
            <w:lang w:val="en-US" w:eastAsia="zh-CN" w:bidi="ar-SA"/>
          </w:rPr>
          <w:delText>BEILAI_N_PLC_233_V1.0_20260511</w:delText>
        </w:r>
      </w:del>
      <w:r>
        <w:rPr>
          <w:rFonts w:hint="eastAsia" w:ascii="Times New Roman" w:hAnsi="Times New Roman" w:eastAsia="宋体" w:cs="宋体"/>
          <w:color w:val="0000FF"/>
          <w:kern w:val="2"/>
          <w:sz w:val="24"/>
          <w:szCs w:val="32"/>
          <w:lang w:val="en-US" w:eastAsia="zh-CN" w:bidi="ar-SA"/>
        </w:rPr>
        <w:t xml:space="preserve">.bin </w:t>
      </w:r>
    </w:p>
    <w:p w14:paraId="3415A22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p>
    <w:p w14:paraId="0EA9466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p>
    <w:p w14:paraId="1A13229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p>
    <w:p w14:paraId="7106C9A2">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widowControl/>
        <w:numPr>
          <w:ilvl w:val="0"/>
          <w:numId w:val="3"/>
          <w:ins w:id="5037" w:author="LKY" w:date="2026-07-01T17:10:26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5038" w:author="LKY" w:date="2026-07-01T17:10:26Z">
            <w:rPr>
              <w:rFonts w:hint="eastAsia" w:ascii="Times New Roman" w:hAnsi="Times New Roman" w:cstheme="minorBidi"/>
              <w:b/>
              <w:bCs/>
              <w:kern w:val="2"/>
              <w:sz w:val="28"/>
              <w:szCs w:val="28"/>
              <w:lang w:val="en-US" w:eastAsia="zh-CN" w:bidi="ar-SA"/>
            </w:rPr>
          </w:rPrChange>
        </w:rPr>
        <w:pPrChange w:id="5036" w:author="LKY" w:date="2026-07-01T17:10:26Z">
          <w:pPr>
            <w:pStyle w:val="12"/>
            <w:numPr>
              <w:ilvl w:val="0"/>
              <w:numId w:val="4"/>
            </w:numPr>
            <w:ind w:left="0" w:leftChars="0" w:firstLine="0" w:firstLineChars="0"/>
            <w:outlineLvl w:val="9"/>
          </w:pPr>
        </w:pPrChange>
      </w:pPr>
      <w:r>
        <w:rPr>
          <w:rFonts w:hint="eastAsia" w:ascii="Times New Roman" w:hAnsi="Times New Roman" w:eastAsia="宋体" w:cs="宋体"/>
          <w:b/>
          <w:bCs w:val="0"/>
          <w:color w:val="auto"/>
          <w:kern w:val="2"/>
          <w:sz w:val="24"/>
          <w:szCs w:val="24"/>
          <w:lang w:val="en-US" w:eastAsia="zh-CN" w:bidi="en-US"/>
          <w:rPrChange w:id="5039" w:author="LKY" w:date="2026-07-01T17:10:26Z">
            <w:rPr>
              <w:rFonts w:hint="eastAsia" w:ascii="Times New Roman" w:hAnsi="Times New Roman" w:cstheme="minorBidi"/>
              <w:b/>
              <w:bCs/>
              <w:kern w:val="2"/>
              <w:sz w:val="28"/>
              <w:szCs w:val="28"/>
              <w:lang w:val="en-US" w:eastAsia="zh-CN" w:bidi="ar-SA"/>
            </w:rPr>
          </w:rPrChange>
        </w:rPr>
        <w:t>端口使用</w:t>
      </w:r>
    </w:p>
    <w:p w14:paraId="3FBA02E1">
      <w:pPr>
        <w:pStyle w:val="12"/>
        <w:widowControl/>
        <w:numPr>
          <w:ilvl w:val="0"/>
          <w:numId w:val="5"/>
          <w:ins w:id="5041" w:author="LKY" w:date="2026-07-01T17:11:28Z"/>
        </w:numPr>
        <w:spacing w:after="0"/>
        <w:ind w:left="425" w:leftChars="0" w:hanging="425" w:firstLineChars="0"/>
        <w:jc w:val="left"/>
        <w:outlineLvl w:val="4"/>
        <w:rPr>
          <w:rFonts w:hint="eastAsia" w:ascii="Times New Roman" w:hAnsi="Times New Roman" w:cstheme="minorBidi"/>
          <w:b/>
          <w:bCs/>
          <w:kern w:val="2"/>
          <w:sz w:val="24"/>
          <w:szCs w:val="24"/>
          <w:lang w:val="en-US" w:eastAsia="zh-CN" w:bidi="ar-SA"/>
          <w:rPrChange w:id="5042" w:author="LKY" w:date="2026-07-01T17:11:28Z">
            <w:rPr>
              <w:rFonts w:hint="default" w:ascii="Times New Roman" w:hAnsi="Times New Roman" w:cstheme="minorBidi"/>
              <w:b/>
              <w:bCs/>
              <w:kern w:val="2"/>
              <w:sz w:val="28"/>
              <w:szCs w:val="28"/>
              <w:lang w:val="en-US" w:eastAsia="zh-CN" w:bidi="ar-SA"/>
            </w:rPr>
          </w:rPrChange>
        </w:rPr>
        <w:pPrChange w:id="5040" w:author="LKY" w:date="2026-07-01T17:11:28Z">
          <w:pPr>
            <w:pStyle w:val="12"/>
            <w:numPr>
              <w:ilvl w:val="0"/>
              <w:numId w:val="0"/>
            </w:numPr>
            <w:ind w:leftChars="0"/>
            <w:outlineLvl w:val="9"/>
          </w:pPr>
        </w:pPrChange>
      </w:pPr>
      <w:del w:id="5043" w:author="LKY" w:date="2026-07-01T17:11:42Z">
        <w:r>
          <w:rPr>
            <w:rFonts w:hint="eastAsia" w:ascii="Times New Roman" w:hAnsi="Times New Roman" w:cstheme="minorBidi"/>
            <w:b/>
            <w:bCs/>
            <w:kern w:val="2"/>
            <w:sz w:val="24"/>
            <w:szCs w:val="24"/>
            <w:lang w:val="en-US" w:eastAsia="zh-CN" w:bidi="ar-SA"/>
            <w:rPrChange w:id="5044" w:author="LKY" w:date="2026-07-01T17:11:28Z">
              <w:rPr>
                <w:rFonts w:hint="eastAsia" w:ascii="Times New Roman" w:hAnsi="Times New Roman" w:cstheme="minorBidi"/>
                <w:b/>
                <w:bCs/>
                <w:kern w:val="2"/>
                <w:sz w:val="28"/>
                <w:szCs w:val="28"/>
                <w:lang w:val="en-US" w:eastAsia="zh-CN" w:bidi="ar-SA"/>
              </w:rPr>
            </w:rPrChange>
          </w:rPr>
          <w:delText xml:space="preserve"> </w:delText>
        </w:r>
      </w:del>
      <w:del w:id="5045" w:author="LKY" w:date="2026-07-01T17:11:41Z">
        <w:r>
          <w:rPr>
            <w:rFonts w:hint="eastAsia" w:ascii="Times New Roman" w:hAnsi="Times New Roman" w:cstheme="minorBidi"/>
            <w:b/>
            <w:bCs/>
            <w:kern w:val="2"/>
            <w:sz w:val="24"/>
            <w:szCs w:val="24"/>
            <w:lang w:val="en-US" w:eastAsia="zh-CN" w:bidi="ar-SA"/>
            <w:rPrChange w:id="5046" w:author="LKY" w:date="2026-07-01T17:11:28Z">
              <w:rPr>
                <w:rFonts w:hint="eastAsia" w:ascii="Times New Roman" w:hAnsi="Times New Roman" w:cstheme="minorBidi"/>
                <w:b/>
                <w:bCs/>
                <w:kern w:val="2"/>
                <w:sz w:val="28"/>
                <w:szCs w:val="28"/>
                <w:lang w:val="en-US" w:eastAsia="zh-CN" w:bidi="ar-SA"/>
              </w:rPr>
            </w:rPrChange>
          </w:rPr>
          <w:delText xml:space="preserve"> </w:delText>
        </w:r>
      </w:del>
      <w:del w:id="5047" w:author="LKY" w:date="2026-07-01T17:11:40Z">
        <w:r>
          <w:rPr>
            <w:rFonts w:hint="eastAsia" w:ascii="Times New Roman" w:hAnsi="Times New Roman" w:cstheme="minorBidi"/>
            <w:b/>
            <w:bCs/>
            <w:kern w:val="2"/>
            <w:sz w:val="24"/>
            <w:szCs w:val="24"/>
            <w:lang w:val="en-US" w:eastAsia="zh-CN" w:bidi="ar-SA"/>
            <w:rPrChange w:id="5048" w:author="LKY" w:date="2026-07-01T17:11:28Z">
              <w:rPr>
                <w:rFonts w:hint="eastAsia" w:ascii="Times New Roman" w:hAnsi="Times New Roman" w:cstheme="minorBidi"/>
                <w:b/>
                <w:bCs/>
                <w:kern w:val="2"/>
                <w:sz w:val="28"/>
                <w:szCs w:val="28"/>
                <w:lang w:val="en-US" w:eastAsia="zh-CN" w:bidi="ar-SA"/>
              </w:rPr>
            </w:rPrChange>
          </w:rPr>
          <w:delText xml:space="preserve"> </w:delText>
        </w:r>
      </w:del>
      <w:r>
        <w:rPr>
          <w:rFonts w:hint="eastAsia" w:ascii="Times New Roman" w:hAnsi="Times New Roman" w:cstheme="minorBidi"/>
          <w:b/>
          <w:bCs/>
          <w:kern w:val="2"/>
          <w:sz w:val="24"/>
          <w:szCs w:val="24"/>
          <w:lang w:val="en-US" w:eastAsia="zh-CN" w:bidi="ar-SA"/>
          <w:rPrChange w:id="5049" w:author="LKY" w:date="2026-07-01T17:11:26Z">
            <w:rPr>
              <w:rFonts w:hint="eastAsia" w:ascii="Times New Roman" w:hAnsi="Times New Roman" w:cstheme="minorBidi"/>
              <w:b/>
              <w:bCs/>
              <w:kern w:val="2"/>
              <w:sz w:val="28"/>
              <w:szCs w:val="28"/>
              <w:lang w:val="en-US" w:eastAsia="zh-CN" w:bidi="ar-SA"/>
            </w:rPr>
          </w:rPrChange>
        </w:rPr>
        <w:t>DO使用</w:t>
      </w:r>
      <w:del w:id="5050" w:author="LKY" w:date="2026-07-01T17:11:39Z">
        <w:r>
          <w:rPr>
            <w:rFonts w:hint="eastAsia" w:ascii="Times New Roman" w:hAnsi="Times New Roman" w:cstheme="minorBidi"/>
            <w:b/>
            <w:bCs/>
            <w:kern w:val="2"/>
            <w:sz w:val="24"/>
            <w:szCs w:val="24"/>
            <w:lang w:val="en-US" w:eastAsia="zh-CN" w:bidi="ar-SA"/>
            <w:rPrChange w:id="5051" w:author="LKY" w:date="2026-07-01T17:11:26Z">
              <w:rPr>
                <w:rFonts w:hint="eastAsia" w:ascii="Times New Roman" w:hAnsi="Times New Roman" w:cstheme="minorBidi"/>
                <w:b/>
                <w:bCs/>
                <w:kern w:val="2"/>
                <w:sz w:val="28"/>
                <w:szCs w:val="28"/>
                <w:lang w:val="en-US" w:eastAsia="zh-CN" w:bidi="ar-SA"/>
              </w:rPr>
            </w:rPrChange>
          </w:rPr>
          <w:delText>：</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w:t>
      </w:r>
      <w:ins w:id="5052" w:author="L" w:date="2026-05-20T14:14:29Z">
        <w:r>
          <w:rPr>
            <w:rFonts w:hint="eastAsia" w:ascii="Times New Roman" w:hAnsi="Times New Roman"/>
            <w:b w:val="0"/>
            <w:bCs w:val="0"/>
            <w:color w:val="000000" w:themeColor="text1"/>
            <w:sz w:val="24"/>
            <w:szCs w:val="24"/>
            <w:lang w:val="en-US" w:eastAsia="zh-CN"/>
            <w14:textFill>
              <w14:solidFill>
                <w14:schemeClr w14:val="tx1"/>
              </w14:solidFill>
            </w14:textFill>
          </w:rPr>
          <w:t>322</w:t>
        </w:r>
      </w:ins>
      <w:del w:id="5053" w:author="L" w:date="2026-05-20T14:14:28Z">
        <w:r>
          <w:rPr>
            <w:rFonts w:hint="eastAsia" w:ascii="Times New Roman" w:hAnsi="Times New Roman"/>
            <w:b w:val="0"/>
            <w:bCs w:val="0"/>
            <w:color w:val="000000" w:themeColor="text1"/>
            <w:sz w:val="24"/>
            <w:szCs w:val="24"/>
            <w:lang w:val="en-US" w:eastAsia="zh-CN"/>
            <w14:textFill>
              <w14:solidFill>
                <w14:schemeClr w14:val="tx1"/>
              </w14:solidFill>
            </w14:textFill>
          </w:rPr>
          <w:delText>16</w:delText>
        </w:r>
      </w:del>
      <w:del w:id="5054" w:author="L" w:date="2026-05-20T14:14:27Z">
        <w:r>
          <w:rPr>
            <w:rFonts w:hint="eastAsia" w:ascii="Times New Roman" w:hAnsi="Times New Roman"/>
            <w:b w:val="0"/>
            <w:bCs w:val="0"/>
            <w:color w:val="000000" w:themeColor="text1"/>
            <w:sz w:val="24"/>
            <w:szCs w:val="24"/>
            <w:lang w:val="en-US" w:eastAsia="zh-CN"/>
            <w14:textFill>
              <w14:solidFill>
                <w14:schemeClr w14:val="tx1"/>
              </w14:solidFill>
            </w14:textFill>
          </w:rPr>
          <w:delText>1</w:delText>
        </w:r>
      </w:del>
      <w:r>
        <w:rPr>
          <w:rFonts w:hint="eastAsia" w:ascii="Times New Roman" w:hAnsi="Times New Roman"/>
          <w:b w:val="0"/>
          <w:bCs w:val="0"/>
          <w:color w:val="000000" w:themeColor="text1"/>
          <w:sz w:val="24"/>
          <w:szCs w:val="24"/>
          <w:lang w:val="en-US" w:eastAsia="zh-CN"/>
          <w14:textFill>
            <w14:solidFill>
              <w14:schemeClr w14:val="tx1"/>
            </w14:solidFill>
          </w14:textFill>
        </w:rPr>
        <w:t>为准（</w:t>
      </w:r>
      <w:ins w:id="5055" w:author="L" w:date="2026-05-20T14:14:25Z">
        <w:r>
          <w:rPr>
            <w:rFonts w:hint="eastAsia" w:ascii="Times New Roman" w:hAnsi="Times New Roman"/>
            <w:b w:val="0"/>
            <w:bCs w:val="0"/>
            <w:color w:val="000000" w:themeColor="text1"/>
            <w:sz w:val="24"/>
            <w:szCs w:val="24"/>
            <w:lang w:val="en-US" w:eastAsia="zh-CN"/>
            <w14:textFill>
              <w14:solidFill>
                <w14:schemeClr w14:val="tx1"/>
              </w14:solidFill>
            </w14:textFill>
          </w:rPr>
          <w:t>32</w:t>
        </w:r>
      </w:ins>
      <w:del w:id="5056" w:author="L" w:date="2026-05-20T14:14:24Z">
        <w:r>
          <w:rPr>
            <w:rFonts w:hint="eastAsia" w:ascii="Times New Roman" w:hAnsi="Times New Roman"/>
            <w:b w:val="0"/>
            <w:bCs w:val="0"/>
            <w:color w:val="000000" w:themeColor="text1"/>
            <w:sz w:val="24"/>
            <w:szCs w:val="24"/>
            <w:lang w:val="en-US" w:eastAsia="zh-CN"/>
            <w14:textFill>
              <w14:solidFill>
                <w14:schemeClr w14:val="tx1"/>
              </w14:solidFill>
            </w14:textFill>
          </w:rPr>
          <w:delText>1</w:delText>
        </w:r>
      </w:del>
      <w:del w:id="5057" w:author="L" w:date="2026-05-20T14:14:23Z">
        <w:r>
          <w:rPr>
            <w:rFonts w:hint="eastAsia" w:ascii="Times New Roman" w:hAnsi="Times New Roman"/>
            <w:b w:val="0"/>
            <w:bCs w:val="0"/>
            <w:color w:val="000000" w:themeColor="text1"/>
            <w:sz w:val="24"/>
            <w:szCs w:val="24"/>
            <w:lang w:val="en-US" w:eastAsia="zh-CN"/>
            <w14:textFill>
              <w14:solidFill>
                <w14:schemeClr w14:val="tx1"/>
              </w14:solidFill>
            </w14:textFill>
          </w:rPr>
          <w:delText>6</w:delText>
        </w:r>
      </w:del>
      <w:r>
        <w:rPr>
          <w:rFonts w:hint="eastAsia" w:ascii="Times New Roman" w:hAnsi="Times New Roman"/>
          <w:b w:val="0"/>
          <w:bCs w:val="0"/>
          <w:color w:val="000000" w:themeColor="text1"/>
          <w:sz w:val="24"/>
          <w:szCs w:val="24"/>
          <w:lang w:val="en-US" w:eastAsia="zh-CN"/>
          <w14:textFill>
            <w14:solidFill>
              <w14:schemeClr w14:val="tx1"/>
            </w14:solidFill>
          </w14:textFill>
        </w:rPr>
        <w:t>路DO模块</w:t>
      </w:r>
      <w:ins w:id="5058" w:author="L" w:date="2026-05-20T14:58:36Z">
        <w:r>
          <w:rPr>
            <w:rFonts w:hint="eastAsia" w:ascii="Times New Roman" w:hAnsi="Times New Roman"/>
            <w:b w:val="0"/>
            <w:bCs w:val="0"/>
            <w:color w:val="000000" w:themeColor="text1"/>
            <w:sz w:val="24"/>
            <w:szCs w:val="24"/>
            <w:lang w:val="en-US" w:eastAsia="zh-CN"/>
            <w14:textFill>
              <w14:solidFill>
                <w14:schemeClr w14:val="tx1"/>
              </w14:solidFill>
            </w14:textFill>
          </w:rPr>
          <w:t>npn</w:t>
        </w:r>
      </w:ins>
      <w:del w:id="5059" w:author="L" w:date="2026-05-20T14:58:33Z">
        <w:r>
          <w:rPr>
            <w:rFonts w:hint="eastAsia" w:ascii="Times New Roman" w:hAnsi="Times New Roman"/>
            <w:b w:val="0"/>
            <w:bCs w:val="0"/>
            <w:color w:val="000000" w:themeColor="text1"/>
            <w:sz w:val="24"/>
            <w:szCs w:val="24"/>
            <w:lang w:val="en-US" w:eastAsia="zh-CN"/>
            <w14:textFill>
              <w14:solidFill>
                <w14:schemeClr w14:val="tx1"/>
              </w14:solidFill>
            </w14:textFill>
          </w:rPr>
          <w:delText>pnp</w:delText>
        </w:r>
      </w:del>
      <w:r>
        <w:rPr>
          <w:rFonts w:hint="eastAsia" w:ascii="Times New Roman" w:hAnsi="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5060" w:author="L" w:date="2026-05-20T15:00:33Z">
        <w:r>
          <w:rPr/>
          <w:drawing>
            <wp:inline distT="0" distB="0" distL="114300" distR="114300">
              <wp:extent cx="5269230" cy="954405"/>
              <wp:effectExtent l="0" t="0" r="7620" b="17145"/>
              <wp:docPr id="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
                      <pic:cNvPicPr>
                        <a:picLocks noChangeAspect="1"/>
                      </pic:cNvPicPr>
                    </pic:nvPicPr>
                    <pic:blipFill>
                      <a:blip r:embed="rId28"/>
                      <a:stretch>
                        <a:fillRect/>
                      </a:stretch>
                    </pic:blipFill>
                    <pic:spPr>
                      <a:xfrm>
                        <a:off x="0" y="0"/>
                        <a:ext cx="5269230" cy="954405"/>
                      </a:xfrm>
                      <a:prstGeom prst="rect">
                        <a:avLst/>
                      </a:prstGeom>
                      <a:noFill/>
                      <a:ln>
                        <a:noFill/>
                      </a:ln>
                    </pic:spPr>
                  </pic:pic>
                </a:graphicData>
              </a:graphic>
            </wp:inline>
          </w:drawing>
        </w:r>
      </w:ins>
      <w:del w:id="5062" w:author="L" w:date="2026-05-20T15:00:32Z">
        <w:r>
          <w:rPr/>
          <w:drawing>
            <wp:inline distT="0" distB="0" distL="114300" distR="114300">
              <wp:extent cx="5270500" cy="1101090"/>
              <wp:effectExtent l="0" t="0" r="6350" b="381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9"/>
                      <a:stretch>
                        <a:fillRect/>
                      </a:stretch>
                    </pic:blipFill>
                    <pic:spPr>
                      <a:xfrm>
                        <a:off x="0" y="0"/>
                        <a:ext cx="5270500" cy="1101090"/>
                      </a:xfrm>
                      <a:prstGeom prst="rect">
                        <a:avLst/>
                      </a:prstGeom>
                      <a:noFill/>
                      <a:ln>
                        <a:noFill/>
                      </a:ln>
                    </pic:spPr>
                  </pic:pic>
                </a:graphicData>
              </a:graphic>
            </wp:inline>
          </w:drawing>
        </w:r>
      </w:del>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5064" w:author="L" w:date="2026-05-20T15:00:51Z">
        <w:r>
          <w:rPr/>
          <w:drawing>
            <wp:inline distT="0" distB="0" distL="114300" distR="114300">
              <wp:extent cx="5271135" cy="4189095"/>
              <wp:effectExtent l="0" t="0" r="5715" b="1905"/>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30"/>
                      <a:stretch>
                        <a:fillRect/>
                      </a:stretch>
                    </pic:blipFill>
                    <pic:spPr>
                      <a:xfrm>
                        <a:off x="0" y="0"/>
                        <a:ext cx="5271135" cy="4189095"/>
                      </a:xfrm>
                      <a:prstGeom prst="rect">
                        <a:avLst/>
                      </a:prstGeom>
                      <a:noFill/>
                      <a:ln>
                        <a:noFill/>
                      </a:ln>
                    </pic:spPr>
                  </pic:pic>
                </a:graphicData>
              </a:graphic>
            </wp:inline>
          </w:drawing>
        </w:r>
      </w:ins>
      <w:del w:id="5066" w:author="L" w:date="2026-05-20T15:00:51Z">
        <w:r>
          <w:rPr/>
          <w:drawing>
            <wp:inline distT="0" distB="0" distL="114300" distR="114300">
              <wp:extent cx="5273675" cy="2371725"/>
              <wp:effectExtent l="0" t="0" r="3175" b="952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1"/>
                      <a:stretch>
                        <a:fillRect/>
                      </a:stretch>
                    </pic:blipFill>
                    <pic:spPr>
                      <a:xfrm>
                        <a:off x="0" y="0"/>
                        <a:ext cx="5273675" cy="2371725"/>
                      </a:xfrm>
                      <a:prstGeom prst="rect">
                        <a:avLst/>
                      </a:prstGeom>
                      <a:noFill/>
                      <a:ln>
                        <a:noFill/>
                      </a:ln>
                    </pic:spPr>
                  </pic:pic>
                </a:graphicData>
              </a:graphic>
            </wp:inline>
          </w:drawing>
        </w:r>
      </w:del>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default" w:ascii="Times New Roman" w:hAnsi="Times New Roman"/>
          <w:b w:val="0"/>
          <w:bCs w:val="0"/>
          <w:color w:val="0000FF"/>
          <w:sz w:val="24"/>
          <w:szCs w:val="24"/>
          <w:lang w:val="en-US" w:eastAsia="zh-CN"/>
        </w:rPr>
        <w:t>io</w:t>
      </w:r>
      <w:r>
        <w:rPr>
          <w:rFonts w:hint="eastAsia" w:ascii="Times New Roman" w:hAnsi="Times New Roman"/>
          <w:b w:val="0"/>
          <w:bCs w:val="0"/>
          <w:color w:val="0000FF"/>
          <w:sz w:val="24"/>
          <w:szCs w:val="24"/>
          <w:lang w:val="en-US" w:eastAsia="zh-CN"/>
        </w:rPr>
        <w:t>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w:t>
      </w:r>
      <w:ins w:id="5068" w:author="L" w:date="2026-05-20T14:57:58Z">
        <w:r>
          <w:rPr>
            <w:rFonts w:hint="eastAsia" w:ascii="Times New Roman" w:hAnsi="Times New Roman"/>
            <w:b w:val="0"/>
            <w:bCs w:val="0"/>
            <w:color w:val="0000FF"/>
            <w:sz w:val="24"/>
            <w:szCs w:val="24"/>
            <w:lang w:val="en-US" w:eastAsia="zh-CN"/>
          </w:rPr>
          <w:t>6</w:t>
        </w:r>
      </w:ins>
      <w:del w:id="5069" w:author="L" w:date="2026-05-20T14:57:58Z">
        <w:r>
          <w:rPr>
            <w:rFonts w:hint="eastAsia" w:ascii="Times New Roman" w:hAnsi="Times New Roman"/>
            <w:b w:val="0"/>
            <w:bCs w:val="0"/>
            <w:color w:val="0000FF"/>
            <w:sz w:val="24"/>
            <w:szCs w:val="24"/>
            <w:lang w:val="en-US" w:eastAsia="zh-CN"/>
          </w:rPr>
          <w:delText>4</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w:t>
      </w:r>
      <w:ins w:id="5070" w:author="L" w:date="2026-05-20T14:58:03Z">
        <w:r>
          <w:rPr>
            <w:rFonts w:hint="eastAsia" w:ascii="Times New Roman" w:hAnsi="Times New Roman"/>
            <w:b w:val="0"/>
            <w:bCs w:val="0"/>
            <w:sz w:val="24"/>
            <w:szCs w:val="24"/>
            <w:lang w:val="en-US" w:eastAsia="zh-CN"/>
          </w:rPr>
          <w:t>6</w:t>
        </w:r>
      </w:ins>
      <w:del w:id="5071" w:author="L" w:date="2026-05-20T14:58:00Z">
        <w:r>
          <w:rPr>
            <w:rFonts w:hint="eastAsia" w:ascii="Times New Roman" w:hAnsi="Times New Roman"/>
            <w:b w:val="0"/>
            <w:bCs w:val="0"/>
            <w:sz w:val="24"/>
            <w:szCs w:val="24"/>
            <w:lang w:val="en-US" w:eastAsia="zh-CN"/>
          </w:rPr>
          <w:delText>4</w:delText>
        </w:r>
      </w:del>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5072" w:author="L" w:date="2026-05-20T15:01:30Z">
        <w:r>
          <w:rPr/>
          <w:drawing>
            <wp:inline distT="0" distB="0" distL="114300" distR="114300">
              <wp:extent cx="5269230" cy="276860"/>
              <wp:effectExtent l="0" t="0" r="7620" b="889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32"/>
                      <a:stretch>
                        <a:fillRect/>
                      </a:stretch>
                    </pic:blipFill>
                    <pic:spPr>
                      <a:xfrm>
                        <a:off x="0" y="0"/>
                        <a:ext cx="5269230" cy="276860"/>
                      </a:xfrm>
                      <a:prstGeom prst="rect">
                        <a:avLst/>
                      </a:prstGeom>
                      <a:noFill/>
                      <a:ln>
                        <a:noFill/>
                      </a:ln>
                    </pic:spPr>
                  </pic:pic>
                </a:graphicData>
              </a:graphic>
            </wp:inline>
          </w:drawing>
        </w:r>
      </w:ins>
      <w:del w:id="5074" w:author="L" w:date="2026-05-20T15:01:30Z">
        <w:r>
          <w:rPr/>
          <w:drawing>
            <wp:inline distT="0" distB="0" distL="114300" distR="114300">
              <wp:extent cx="5271770" cy="370205"/>
              <wp:effectExtent l="0" t="0" r="5080" b="1079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3"/>
                      <a:stretch>
                        <a:fillRect/>
                      </a:stretch>
                    </pic:blipFill>
                    <pic:spPr>
                      <a:xfrm>
                        <a:off x="0" y="0"/>
                        <a:ext cx="5271770" cy="370205"/>
                      </a:xfrm>
                      <a:prstGeom prst="rect">
                        <a:avLst/>
                      </a:prstGeom>
                      <a:noFill/>
                      <a:ln>
                        <a:noFill/>
                      </a:ln>
                    </pic:spPr>
                  </pic:pic>
                </a:graphicData>
              </a:graphic>
            </wp:inline>
          </w:drawing>
        </w:r>
      </w:del>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w:t>
      </w:r>
      <w:ins w:id="5076" w:author="L" w:date="2026-05-20T14:58:08Z">
        <w:r>
          <w:rPr>
            <w:rFonts w:hint="eastAsia" w:ascii="Times New Roman" w:hAnsi="Times New Roman"/>
            <w:b w:val="0"/>
            <w:bCs w:val="0"/>
            <w:color w:val="0000FF"/>
            <w:sz w:val="24"/>
            <w:szCs w:val="24"/>
            <w:lang w:val="en-US" w:eastAsia="zh-CN"/>
          </w:rPr>
          <w:t>16</w:t>
        </w:r>
      </w:ins>
      <w:del w:id="5077" w:author="L" w:date="2026-05-20T14:58:07Z">
        <w:r>
          <w:rPr>
            <w:rFonts w:hint="eastAsia" w:ascii="Times New Roman" w:hAnsi="Times New Roman"/>
            <w:b w:val="0"/>
            <w:bCs w:val="0"/>
            <w:color w:val="0000FF"/>
            <w:sz w:val="24"/>
            <w:szCs w:val="24"/>
            <w:lang w:val="en-US" w:eastAsia="zh-CN"/>
          </w:rPr>
          <w:delText>00</w:delText>
        </w:r>
      </w:del>
      <w:r>
        <w:rPr>
          <w:rFonts w:hint="eastAsia" w:ascii="Times New Roman" w:hAnsi="Times New Roman"/>
          <w:b w:val="0"/>
          <w:bCs w:val="0"/>
          <w:color w:val="0000FF"/>
          <w:sz w:val="24"/>
          <w:szCs w:val="24"/>
          <w:lang w:val="en-US" w:eastAsia="zh-CN"/>
        </w:rPr>
        <w:t xml:space="preserve"> 1</w:t>
      </w:r>
      <w:del w:id="5078" w:author="L" w:date="2026-05-20T14:58:10Z">
        <w:r>
          <w:rPr>
            <w:rFonts w:hint="eastAsia" w:ascii="Times New Roman" w:hAnsi="Times New Roman"/>
            <w:b w:val="0"/>
            <w:bCs w:val="0"/>
            <w:color w:val="0000FF"/>
            <w:sz w:val="24"/>
            <w:szCs w:val="24"/>
            <w:lang w:val="en-US" w:eastAsia="zh-CN"/>
          </w:rPr>
          <w:delText xml:space="preserve">0 </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通过address设置输出1</w:t>
      </w:r>
      <w:del w:id="5079" w:author="LKY" w:date="2026-09-08T17:13:03Z">
        <w:r>
          <w:rPr>
            <w:rFonts w:hint="eastAsia" w:ascii="Times New Roman" w:hAnsi="Times New Roman"/>
            <w:b w:val="0"/>
            <w:bCs w:val="0"/>
            <w:color w:val="auto"/>
            <w:sz w:val="24"/>
            <w:szCs w:val="24"/>
            <w:lang w:val="en-US" w:eastAsia="zh-CN"/>
          </w:rPr>
          <w:delText>0mA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w:t>
      </w:r>
      <w:ins w:id="5080" w:author="L" w:date="2026-05-20T14:58:14Z">
        <w:r>
          <w:rPr>
            <w:rFonts w:hint="eastAsia" w:ascii="Times New Roman" w:hAnsi="Times New Roman"/>
            <w:b w:val="0"/>
            <w:bCs w:val="0"/>
            <w:color w:val="0000FF"/>
            <w:sz w:val="24"/>
            <w:szCs w:val="24"/>
            <w:lang w:val="en-US" w:eastAsia="zh-CN"/>
          </w:rPr>
          <w:t>16</w:t>
        </w:r>
      </w:ins>
      <w:del w:id="5081" w:author="L" w:date="2026-05-20T14:58:13Z">
        <w:r>
          <w:rPr>
            <w:rFonts w:hint="eastAsia" w:ascii="Times New Roman" w:hAnsi="Times New Roman"/>
            <w:b w:val="0"/>
            <w:bCs w:val="0"/>
            <w:color w:val="0000FF"/>
            <w:sz w:val="24"/>
            <w:szCs w:val="24"/>
            <w:lang w:val="en-US" w:eastAsia="zh-CN"/>
          </w:rPr>
          <w:delText>0</w:delText>
        </w:r>
      </w:del>
      <w:del w:id="5082" w:author="L" w:date="2026-05-20T14:58:12Z">
        <w:r>
          <w:rPr>
            <w:rFonts w:hint="eastAsia" w:ascii="Times New Roman" w:hAnsi="Times New Roman"/>
            <w:b w:val="0"/>
            <w:bCs w:val="0"/>
            <w:color w:val="0000FF"/>
            <w:sz w:val="24"/>
            <w:szCs w:val="24"/>
            <w:lang w:val="en-US" w:eastAsia="zh-CN"/>
          </w:rPr>
          <w:delText>0</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ins w:id="5083" w:author="L" w:date="2026-05-20T15:01:46Z">
        <w:r>
          <w:rPr/>
          <w:drawing>
            <wp:inline distT="0" distB="0" distL="114300" distR="114300">
              <wp:extent cx="5269230" cy="408940"/>
              <wp:effectExtent l="0" t="0" r="7620" b="10160"/>
              <wp:docPr id="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pic:cNvPicPr>
                        <a:picLocks noChangeAspect="1"/>
                      </pic:cNvPicPr>
                    </pic:nvPicPr>
                    <pic:blipFill>
                      <a:blip r:embed="rId34"/>
                      <a:stretch>
                        <a:fillRect/>
                      </a:stretch>
                    </pic:blipFill>
                    <pic:spPr>
                      <a:xfrm>
                        <a:off x="0" y="0"/>
                        <a:ext cx="5269230" cy="408940"/>
                      </a:xfrm>
                      <a:prstGeom prst="rect">
                        <a:avLst/>
                      </a:prstGeom>
                      <a:noFill/>
                      <a:ln>
                        <a:noFill/>
                      </a:ln>
                    </pic:spPr>
                  </pic:pic>
                </a:graphicData>
              </a:graphic>
            </wp:inline>
          </w:drawing>
        </w:r>
      </w:ins>
      <w:del w:id="5085" w:author="L" w:date="2026-05-20T15:01:45Z">
        <w:r>
          <w:rPr/>
          <w:drawing>
            <wp:inline distT="0" distB="0" distL="114300" distR="114300">
              <wp:extent cx="5271770" cy="652145"/>
              <wp:effectExtent l="0" t="0" r="5080" b="146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5"/>
                      <a:stretch>
                        <a:fillRect/>
                      </a:stretch>
                    </pic:blipFill>
                    <pic:spPr>
                      <a:xfrm>
                        <a:off x="0" y="0"/>
                        <a:ext cx="5271770" cy="652145"/>
                      </a:xfrm>
                      <a:prstGeom prst="rect">
                        <a:avLst/>
                      </a:prstGeom>
                      <a:noFill/>
                      <a:ln>
                        <a:noFill/>
                      </a:ln>
                    </pic:spPr>
                  </pic:pic>
                </a:graphicData>
              </a:graphic>
            </wp:inline>
          </w:drawing>
        </w:r>
      </w:del>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087" w:author="LKY" w:date="2026-07-01T17:11:48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w:t>
      </w:r>
      <w:ins w:id="5088" w:author="L" w:date="2026-05-20T14:14:48Z">
        <w:r>
          <w:rPr>
            <w:rFonts w:hint="eastAsia" w:ascii="Times New Roman" w:hAnsi="Times New Roman"/>
            <w:b w:val="0"/>
            <w:bCs w:val="0"/>
            <w:sz w:val="24"/>
            <w:szCs w:val="24"/>
            <w:lang w:val="en-US" w:eastAsia="zh-CN"/>
          </w:rPr>
          <w:t>216</w:t>
        </w:r>
      </w:ins>
      <w:ins w:id="5089" w:author="L" w:date="2026-05-20T14:14:49Z">
        <w:r>
          <w:rPr>
            <w:rFonts w:hint="eastAsia" w:ascii="Times New Roman" w:hAnsi="Times New Roman"/>
            <w:b w:val="0"/>
            <w:bCs w:val="0"/>
            <w:sz w:val="24"/>
            <w:szCs w:val="24"/>
            <w:lang w:val="en-US" w:eastAsia="zh-CN"/>
          </w:rPr>
          <w:t>1</w:t>
        </w:r>
      </w:ins>
      <w:del w:id="5090" w:author="L" w:date="2026-05-20T14:14:47Z">
        <w:r>
          <w:rPr>
            <w:rFonts w:hint="eastAsia" w:ascii="Times New Roman" w:hAnsi="Times New Roman"/>
            <w:b w:val="0"/>
            <w:bCs w:val="0"/>
            <w:sz w:val="24"/>
            <w:szCs w:val="24"/>
            <w:lang w:val="en-US" w:eastAsia="zh-CN"/>
          </w:rPr>
          <w:delText>23</w:delText>
        </w:r>
      </w:del>
      <w:del w:id="5091" w:author="L" w:date="2026-05-20T14:14:46Z">
        <w:r>
          <w:rPr>
            <w:rFonts w:hint="eastAsia" w:ascii="Times New Roman" w:hAnsi="Times New Roman"/>
            <w:b w:val="0"/>
            <w:bCs w:val="0"/>
            <w:sz w:val="24"/>
            <w:szCs w:val="24"/>
            <w:lang w:val="en-US" w:eastAsia="zh-CN"/>
          </w:rPr>
          <w:delText>22</w:delText>
        </w:r>
      </w:del>
      <w:ins w:id="5092" w:author="L" w:date="2026-05-20T14:14:40Z">
        <w:r>
          <w:rPr>
            <w:rFonts w:hint="eastAsia" w:ascii="Times New Roman" w:hAnsi="Times New Roman"/>
            <w:b w:val="0"/>
            <w:bCs w:val="0"/>
            <w:sz w:val="24"/>
            <w:szCs w:val="24"/>
            <w:lang w:val="en-US" w:eastAsia="zh-CN"/>
          </w:rPr>
          <w:t>、</w:t>
        </w:r>
      </w:ins>
      <w:ins w:id="5093" w:author="L" w:date="2026-05-20T14:14:42Z">
        <w:r>
          <w:rPr>
            <w:rFonts w:hint="eastAsia" w:ascii="Times New Roman" w:hAnsi="Times New Roman"/>
            <w:b w:val="0"/>
            <w:bCs w:val="0"/>
            <w:sz w:val="24"/>
            <w:szCs w:val="24"/>
            <w:lang w:val="en-US" w:eastAsia="zh-CN"/>
          </w:rPr>
          <w:t>N</w:t>
        </w:r>
      </w:ins>
      <w:ins w:id="5094" w:author="L" w:date="2026-05-20T14:14:51Z">
        <w:r>
          <w:rPr>
            <w:rFonts w:hint="eastAsia" w:ascii="Times New Roman" w:hAnsi="Times New Roman"/>
            <w:b w:val="0"/>
            <w:bCs w:val="0"/>
            <w:sz w:val="24"/>
            <w:szCs w:val="24"/>
            <w:lang w:val="en-US" w:eastAsia="zh-CN"/>
          </w:rPr>
          <w:t>2162</w:t>
        </w:r>
      </w:ins>
      <w:ins w:id="5095" w:author="L" w:date="2026-07-03T18:31:19Z">
        <w:r>
          <w:rPr>
            <w:rFonts w:hint="eastAsia" w:ascii="Times New Roman" w:hAnsi="Times New Roman"/>
            <w:b w:val="0"/>
            <w:bCs w:val="0"/>
            <w:sz w:val="24"/>
            <w:szCs w:val="24"/>
            <w:lang w:val="en-US" w:eastAsia="zh-CN"/>
          </w:rPr>
          <w:t>、</w:t>
        </w:r>
      </w:ins>
      <w:ins w:id="5096" w:author="L" w:date="2026-07-03T18:31:32Z">
        <w:r>
          <w:rPr>
            <w:rFonts w:hint="eastAsia" w:ascii="Times New Roman" w:hAnsi="Times New Roman"/>
            <w:b w:val="0"/>
            <w:bCs w:val="0"/>
            <w:sz w:val="24"/>
            <w:szCs w:val="24"/>
            <w:lang w:val="en-US" w:eastAsia="zh-CN"/>
          </w:rPr>
          <w:t>N</w:t>
        </w:r>
      </w:ins>
      <w:ins w:id="5097" w:author="L" w:date="2026-07-03T18:31:33Z">
        <w:r>
          <w:rPr>
            <w:rFonts w:hint="eastAsia" w:ascii="Times New Roman" w:hAnsi="Times New Roman"/>
            <w:b w:val="0"/>
            <w:bCs w:val="0"/>
            <w:sz w:val="24"/>
            <w:szCs w:val="24"/>
            <w:lang w:val="en-US" w:eastAsia="zh-CN"/>
          </w:rPr>
          <w:t>2</w:t>
        </w:r>
      </w:ins>
      <w:ins w:id="5098" w:author="L" w:date="2026-07-03T18:31:34Z">
        <w:r>
          <w:rPr>
            <w:rFonts w:hint="eastAsia" w:ascii="Times New Roman" w:hAnsi="Times New Roman"/>
            <w:b w:val="0"/>
            <w:bCs w:val="0"/>
            <w:sz w:val="24"/>
            <w:szCs w:val="24"/>
            <w:lang w:val="en-US" w:eastAsia="zh-CN"/>
          </w:rPr>
          <w:t>08</w:t>
        </w:r>
      </w:ins>
      <w:ins w:id="5099" w:author="L" w:date="2026-07-03T18:31:35Z">
        <w:r>
          <w:rPr>
            <w:rFonts w:hint="eastAsia" w:ascii="Times New Roman" w:hAnsi="Times New Roman"/>
            <w:b w:val="0"/>
            <w:bCs w:val="0"/>
            <w:sz w:val="24"/>
            <w:szCs w:val="24"/>
            <w:lang w:val="en-US" w:eastAsia="zh-CN"/>
          </w:rPr>
          <w:t>4</w:t>
        </w:r>
      </w:ins>
      <w:r>
        <w:rPr>
          <w:rFonts w:hint="eastAsia" w:ascii="Times New Roman" w:hAnsi="Times New Roman"/>
          <w:b w:val="0"/>
          <w:bCs w:val="0"/>
          <w:sz w:val="24"/>
          <w:szCs w:val="24"/>
          <w:lang w:val="en-US" w:eastAsia="zh-CN"/>
        </w:rPr>
        <w:t>类似。</w:t>
      </w:r>
    </w:p>
    <w:p w14:paraId="1459FE9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p>
    <w:p w14:paraId="6307D4FF">
      <w:pPr>
        <w:pStyle w:val="12"/>
        <w:keepNext w:val="0"/>
        <w:keepLines w:val="0"/>
        <w:pageBreakBefore w:val="0"/>
        <w:widowControl/>
        <w:numPr>
          <w:ilvl w:val="0"/>
          <w:numId w:val="5"/>
          <w:ins w:id="5101" w:author="LKY" w:date="2026-07-01T17:11:33Z"/>
        </w:numPr>
        <w:kinsoku/>
        <w:wordWrap/>
        <w:overflowPunct/>
        <w:topLinePunct w:val="0"/>
        <w:autoSpaceDE/>
        <w:autoSpaceDN/>
        <w:bidi w:val="0"/>
        <w:adjustRightInd/>
        <w:snapToGrid/>
        <w:spacing w:after="0"/>
        <w:ind w:left="425" w:leftChars="0" w:hanging="425" w:firstLineChars="0"/>
        <w:jc w:val="left"/>
        <w:textAlignment w:val="auto"/>
        <w:outlineLvl w:val="4"/>
        <w:rPr>
          <w:rFonts w:hint="eastAsia" w:ascii="Times New Roman" w:hAnsi="Times New Roman" w:eastAsiaTheme="minorEastAsia" w:cstheme="minorBidi"/>
          <w:b/>
          <w:bCs/>
          <w:sz w:val="24"/>
          <w:szCs w:val="24"/>
          <w:lang w:val="en-US" w:eastAsia="zh-CN"/>
          <w:rPrChange w:id="5102" w:author="LKY" w:date="2026-07-01T17:11:33Z">
            <w:rPr>
              <w:rFonts w:hint="eastAsia" w:ascii="宋体" w:hAnsi="宋体" w:eastAsia="宋体" w:cs="宋体"/>
              <w:b/>
              <w:bCs/>
              <w:sz w:val="28"/>
              <w:szCs w:val="28"/>
              <w:lang w:val="en-US" w:eastAsia="zh-CN"/>
            </w:rPr>
          </w:rPrChange>
        </w:rPr>
        <w:pPrChange w:id="5100" w:author="LKY" w:date="2026-07-01T17:11:33Z">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pPr>
        </w:pPrChange>
      </w:pPr>
      <w:r>
        <w:rPr>
          <w:rFonts w:hint="eastAsia" w:ascii="Times New Roman" w:hAnsi="Times New Roman" w:eastAsiaTheme="minorEastAsia" w:cstheme="minorBidi"/>
          <w:b/>
          <w:bCs/>
          <w:sz w:val="24"/>
          <w:szCs w:val="24"/>
          <w:lang w:val="en-US" w:eastAsia="zh-CN"/>
          <w:rPrChange w:id="5103" w:author="LKY" w:date="2026-07-01T17:11:33Z">
            <w:rPr>
              <w:rFonts w:hint="eastAsia" w:ascii="宋体" w:hAnsi="宋体" w:eastAsia="宋体" w:cs="宋体"/>
              <w:b/>
              <w:bCs/>
              <w:sz w:val="28"/>
              <w:szCs w:val="28"/>
              <w:lang w:val="en-US" w:eastAsia="zh-CN"/>
            </w:rPr>
          </w:rPrChange>
        </w:rPr>
        <w:t>DI使用</w:t>
      </w:r>
      <w:del w:id="5104" w:author="LKY" w:date="2026-07-01T17:11:46Z">
        <w:r>
          <w:rPr>
            <w:rFonts w:hint="eastAsia" w:ascii="Times New Roman" w:hAnsi="Times New Roman" w:eastAsiaTheme="minorEastAsia" w:cstheme="minorBidi"/>
            <w:b/>
            <w:bCs/>
            <w:sz w:val="24"/>
            <w:szCs w:val="24"/>
            <w:lang w:val="en-US" w:eastAsia="zh-CN"/>
            <w:rPrChange w:id="5105" w:author="LKY" w:date="2026-07-01T17:11:33Z">
              <w:rPr>
                <w:rFonts w:hint="eastAsia" w:ascii="宋体" w:hAnsi="宋体" w:eastAsia="宋体" w:cs="宋体"/>
                <w:b/>
                <w:bCs/>
                <w:sz w:val="28"/>
                <w:szCs w:val="28"/>
                <w:lang w:val="en-US" w:eastAsia="zh-CN"/>
              </w:rPr>
            </w:rPrChange>
          </w:rPr>
          <w:delText>:</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w:t>
      </w:r>
      <w:ins w:id="5106" w:author="L" w:date="2026-05-20T14:14:58Z">
        <w:r>
          <w:rPr>
            <w:rFonts w:hint="eastAsia" w:ascii="Times New Roman" w:hAnsi="Times New Roman"/>
            <w:b w:val="0"/>
            <w:bCs w:val="0"/>
            <w:sz w:val="24"/>
            <w:szCs w:val="24"/>
            <w:lang w:val="en-US" w:eastAsia="zh-CN"/>
          </w:rPr>
          <w:t>32</w:t>
        </w:r>
      </w:ins>
      <w:del w:id="5107" w:author="L" w:date="2026-05-20T14:14:57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1为例（</w:t>
      </w:r>
      <w:ins w:id="5108" w:author="L" w:date="2026-05-20T14:15:02Z">
        <w:r>
          <w:rPr>
            <w:rFonts w:hint="eastAsia" w:ascii="Times New Roman" w:hAnsi="Times New Roman"/>
            <w:b w:val="0"/>
            <w:bCs w:val="0"/>
            <w:sz w:val="24"/>
            <w:szCs w:val="24"/>
            <w:lang w:val="en-US" w:eastAsia="zh-CN"/>
          </w:rPr>
          <w:t>32</w:t>
        </w:r>
      </w:ins>
      <w:del w:id="5109" w:author="L" w:date="2026-05-20T14:15:01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路DI模块湿节点），DI模块为例，输入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w:t>
      </w:r>
      <w:ins w:id="5110" w:author="L" w:date="2026-05-20T14:15:47Z">
        <w:r>
          <w:rPr>
            <w:rFonts w:hint="eastAsia" w:ascii="Times New Roman" w:hAnsi="Times New Roman" w:cs="Times New Roman"/>
            <w:sz w:val="24"/>
            <w:szCs w:val="24"/>
            <w:lang w:val="en-US" w:eastAsia="zh-CN"/>
          </w:rPr>
          <w:t>3</w:t>
        </w:r>
      </w:ins>
      <w:ins w:id="5111" w:author="L" w:date="2026-05-20T14:15:48Z">
        <w:r>
          <w:rPr>
            <w:rFonts w:hint="eastAsia" w:ascii="Times New Roman" w:hAnsi="Times New Roman" w:cs="Times New Roman"/>
            <w:sz w:val="24"/>
            <w:szCs w:val="24"/>
            <w:lang w:val="en-US" w:eastAsia="zh-CN"/>
          </w:rPr>
          <w:t>21</w:t>
        </w:r>
      </w:ins>
      <w:del w:id="5112" w:author="L" w:date="2026-05-20T14:15:46Z">
        <w:r>
          <w:rPr>
            <w:rFonts w:hint="default" w:ascii="Times New Roman" w:hAnsi="Times New Roman" w:cs="Times New Roman" w:eastAsiaTheme="minorEastAsia"/>
            <w:sz w:val="24"/>
            <w:szCs w:val="24"/>
            <w:lang w:val="en-US" w:eastAsia="zh-CN"/>
          </w:rPr>
          <w:delText>161</w:delText>
        </w:r>
      </w:del>
      <w:r>
        <w:rPr>
          <w:rFonts w:hint="eastAsia" w:asciiTheme="minorEastAsia" w:hAnsiTheme="minorEastAsia" w:eastAsiaTheme="minorEastAsia" w:cstheme="minorEastAsia"/>
          <w:sz w:val="24"/>
          <w:szCs w:val="24"/>
          <w:lang w:val="en-US" w:eastAsia="zh-CN"/>
        </w:rPr>
        <w:t>为例（</w:t>
      </w:r>
      <w:ins w:id="5113" w:author="LKY" w:date="2026-07-14T14:21:07Z">
        <w:r>
          <w:rPr>
            <w:rFonts w:hint="eastAsia" w:asciiTheme="minorEastAsia" w:hAnsiTheme="minorEastAsia" w:cstheme="minorEastAsia"/>
            <w:sz w:val="24"/>
            <w:szCs w:val="24"/>
            <w:lang w:val="en-US" w:eastAsia="zh-CN"/>
          </w:rPr>
          <w:t>N</w:t>
        </w:r>
      </w:ins>
      <w:ins w:id="5114" w:author="LKY" w:date="2026-07-14T14:21:08Z">
        <w:r>
          <w:rPr>
            <w:rFonts w:hint="eastAsia" w:asciiTheme="minorEastAsia" w:hAnsiTheme="minorEastAsia" w:cstheme="minorEastAsia"/>
            <w:sz w:val="24"/>
            <w:szCs w:val="24"/>
            <w:lang w:val="en-US" w:eastAsia="zh-CN"/>
          </w:rPr>
          <w:t>PN</w:t>
        </w:r>
      </w:ins>
      <w:del w:id="5115" w:author="LKY" w:date="2026-07-14T14:21:03Z">
        <w:r>
          <w:rPr>
            <w:rFonts w:hint="default" w:ascii="Times New Roman" w:hAnsi="Times New Roman" w:cs="Times New Roman"/>
            <w:sz w:val="24"/>
            <w:szCs w:val="24"/>
            <w:lang w:val="en-US" w:eastAsia="zh-CN"/>
          </w:rPr>
          <w:delText>PNP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6A607ECD">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1、外接电源：将外接电源的正负极接到电源两端，以通道</w:t>
      </w:r>
      <w:ins w:id="5116" w:author="L" w:date="2026-05-20T14:15:07Z">
        <w:r>
          <w:rPr>
            <w:rFonts w:hint="eastAsia" w:asciiTheme="minorEastAsia" w:hAnsiTheme="minorEastAsia" w:cstheme="minorEastAsia"/>
            <w:sz w:val="24"/>
            <w:szCs w:val="24"/>
            <w:lang w:val="en-US" w:eastAsia="zh-CN"/>
          </w:rPr>
          <w:t>3</w:t>
        </w:r>
      </w:ins>
      <w:ins w:id="5117" w:author="L" w:date="2026-05-20T14:15:41Z">
        <w:r>
          <w:rPr>
            <w:rFonts w:hint="eastAsia" w:asciiTheme="minorEastAsia" w:hAnsiTheme="minorEastAsia" w:cstheme="minorEastAsia"/>
            <w:sz w:val="24"/>
            <w:szCs w:val="24"/>
            <w:lang w:val="en-US" w:eastAsia="zh-CN"/>
          </w:rPr>
          <w:t>1</w:t>
        </w:r>
      </w:ins>
      <w:del w:id="5118" w:author="L" w:date="2026-05-20T14:15:06Z">
        <w:r>
          <w:rPr>
            <w:rFonts w:hint="default" w:ascii="Times New Roman" w:hAnsi="Times New Roman" w:cs="Times New Roman" w:eastAsiaTheme="minorEastAsia"/>
            <w:sz w:val="24"/>
            <w:szCs w:val="24"/>
            <w:lang w:val="en-US" w:eastAsia="zh-CN"/>
          </w:rPr>
          <w:delText>15</w:delText>
        </w:r>
      </w:del>
      <w:r>
        <w:rPr>
          <w:rFonts w:hint="eastAsia" w:asciiTheme="minorEastAsia" w:hAnsiTheme="minorEastAsia" w:eastAsiaTheme="minorEastAsia" w:cstheme="minorEastAsia"/>
          <w:sz w:val="24"/>
          <w:szCs w:val="24"/>
          <w:lang w:val="en-US" w:eastAsia="zh-CN"/>
        </w:rPr>
        <w:t>为例，电源的</w:t>
      </w:r>
      <w:ins w:id="5119" w:author="LKY" w:date="2026-07-14T14:22:42Z">
        <w:r>
          <w:rPr>
            <w:rFonts w:hint="eastAsia" w:asciiTheme="minorEastAsia" w:hAnsiTheme="minorEastAsia" w:cstheme="minorEastAsia"/>
            <w:sz w:val="24"/>
            <w:szCs w:val="24"/>
            <w:lang w:val="en-US" w:eastAsia="zh-CN"/>
          </w:rPr>
          <w:t>正极</w:t>
        </w:r>
      </w:ins>
      <w:del w:id="5120" w:author="LKY" w:date="2026-07-14T14:22:40Z">
        <w:r>
          <w:rPr>
            <w:rFonts w:hint="eastAsia" w:asciiTheme="minorEastAsia" w:hAnsiTheme="minorEastAsia" w:eastAsiaTheme="minorEastAsia" w:cstheme="minorEastAsia"/>
            <w:sz w:val="24"/>
            <w:szCs w:val="24"/>
            <w:lang w:val="en-US" w:eastAsia="zh-CN"/>
          </w:rPr>
          <w:delText>负</w:delText>
        </w:r>
      </w:del>
      <w:del w:id="5121" w:author="LKY" w:date="2026-07-14T14:22:39Z">
        <w:r>
          <w:rPr>
            <w:rFonts w:hint="eastAsia" w:asciiTheme="minorEastAsia" w:hAnsiTheme="minorEastAsia" w:eastAsiaTheme="minorEastAsia" w:cstheme="minorEastAsia"/>
            <w:sz w:val="24"/>
            <w:szCs w:val="24"/>
            <w:lang w:val="en-US" w:eastAsia="zh-CN"/>
          </w:rPr>
          <w:delText>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5122" w:author="LKY" w:date="2026-07-14T14:22:37Z">
        <w:r>
          <w:rPr>
            <w:rFonts w:hint="eastAsia" w:asciiTheme="minorEastAsia" w:hAnsiTheme="minorEastAsia" w:cstheme="minorEastAsia"/>
            <w:sz w:val="24"/>
            <w:szCs w:val="24"/>
            <w:lang w:val="en-US" w:eastAsia="zh-CN"/>
          </w:rPr>
          <w:t>负极</w:t>
        </w:r>
      </w:ins>
      <w:del w:id="5123" w:author="LKY" w:date="2026-07-14T14:22:35Z">
        <w:r>
          <w:rPr>
            <w:rFonts w:hint="eastAsia" w:asciiTheme="minorEastAsia" w:hAnsi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6ADC155B">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default" w:ascii="Times New Roman" w:hAnsi="Times New Roman" w:eastAsiaTheme="minorEastAsia" w:cstheme="minorBidi"/>
          <w:b w:val="0"/>
          <w:bCs w:val="0"/>
          <w:color w:val="0000FF"/>
          <w:kern w:val="2"/>
          <w:sz w:val="24"/>
          <w:szCs w:val="24"/>
          <w:lang w:val="en-US" w:eastAsia="zh-CN" w:bidi="ar-SA"/>
        </w:rPr>
        <w:t>io</w:t>
      </w:r>
      <w:r>
        <w:rPr>
          <w:rFonts w:hint="eastAsia" w:ascii="Times New Roman" w:hAnsi="Times New Roman" w:cstheme="minorBidi"/>
          <w:b w:val="0"/>
          <w:bCs w:val="0"/>
          <w:color w:val="0000FF"/>
          <w:kern w:val="2"/>
          <w:sz w:val="24"/>
          <w:szCs w:val="24"/>
          <w:lang w:val="en-US" w:eastAsia="zh-CN" w:bidi="ar-SA"/>
        </w:rPr>
        <w:t>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lang w:val="en-US" w:eastAsia="zh-CN"/>
        </w:rPr>
      </w:pPr>
      <w:ins w:id="5124" w:author="LKY" w:date="2026-07-14T14:24:41Z">
        <w:r>
          <w:rPr>
            <w:rFonts w:hint="eastAsia" w:ascii="Times New Roman" w:hAnsi="Times New Roman" w:cs="Times New Roman"/>
            <w:sz w:val="24"/>
            <w:szCs w:val="24"/>
            <w:lang w:val="en-US" w:eastAsia="zh-CN"/>
          </w:rPr>
          <w:t>PNP</w:t>
        </w:r>
      </w:ins>
      <w:del w:id="5125" w:author="LKY" w:date="2026-07-14T14:24:40Z">
        <w:r>
          <w:rPr>
            <w:rFonts w:hint="eastAsia" w:ascii="Times New Roman" w:hAnsi="Times New Roman" w:cs="Times New Roman"/>
            <w:sz w:val="24"/>
            <w:szCs w:val="24"/>
            <w:lang w:val="en-US" w:eastAsia="zh-CN"/>
          </w:rPr>
          <w:delText>NP</w:delText>
        </w:r>
      </w:del>
      <w:del w:id="5126" w:author="LKY" w:date="2026-07-14T14:24:39Z">
        <w:r>
          <w:rPr>
            <w:rFonts w:hint="eastAsia" w:ascii="Times New Roman" w:hAnsi="Times New Roman" w:cs="Times New Roman"/>
            <w:sz w:val="24"/>
            <w:szCs w:val="24"/>
            <w:lang w:val="en-US" w:eastAsia="zh-CN"/>
          </w:rPr>
          <w:delText>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5127" w:author="LKY" w:date="2026-07-14T14:22:27Z">
        <w:r>
          <w:rPr>
            <w:rFonts w:hint="eastAsia" w:asciiTheme="minorEastAsia" w:hAnsiTheme="minorEastAsia" w:cstheme="minorEastAsia"/>
            <w:sz w:val="24"/>
            <w:szCs w:val="24"/>
            <w:lang w:val="en-US" w:eastAsia="zh-CN"/>
          </w:rPr>
          <w:t>负极</w:t>
        </w:r>
      </w:ins>
      <w:del w:id="5128" w:author="LKY" w:date="2026-07-14T14:22:23Z">
        <w:r>
          <w:rPr>
            <w:rFonts w:hint="eastAsia" w:asciiTheme="minorEastAsia" w:hAnsiTheme="minorEastAsia" w:eastAsia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5129" w:author="LKY" w:date="2026-07-14T14:22:31Z">
        <w:r>
          <w:rPr>
            <w:rFonts w:hint="eastAsia" w:asciiTheme="minorEastAsia" w:hAnsiTheme="minorEastAsia" w:cstheme="minorEastAsia"/>
            <w:sz w:val="24"/>
            <w:szCs w:val="24"/>
            <w:lang w:val="en-US" w:eastAsia="zh-CN"/>
          </w:rPr>
          <w:t>正极</w:t>
        </w:r>
      </w:ins>
      <w:del w:id="5130" w:author="LKY" w:date="2026-07-14T14:22:29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5131" w:author="L" w:date="2026-05-20T15:08:12Z">
        <w:r>
          <w:rPr/>
          <w:drawing>
            <wp:inline distT="0" distB="0" distL="114300" distR="114300">
              <wp:extent cx="5269865" cy="4097020"/>
              <wp:effectExtent l="0" t="0" r="6985" b="17780"/>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36"/>
                      <a:stretch>
                        <a:fillRect/>
                      </a:stretch>
                    </pic:blipFill>
                    <pic:spPr>
                      <a:xfrm>
                        <a:off x="0" y="0"/>
                        <a:ext cx="5269865" cy="4097020"/>
                      </a:xfrm>
                      <a:prstGeom prst="rect">
                        <a:avLst/>
                      </a:prstGeom>
                      <a:noFill/>
                      <a:ln>
                        <a:noFill/>
                      </a:ln>
                    </pic:spPr>
                  </pic:pic>
                </a:graphicData>
              </a:graphic>
            </wp:inline>
          </w:drawing>
        </w:r>
      </w:ins>
      <w:del w:id="5133" w:author="L" w:date="2026-05-20T15:08:11Z">
        <w:r>
          <w:rPr/>
          <w:drawing>
            <wp:inline distT="0" distB="0" distL="114300" distR="114300">
              <wp:extent cx="5267325" cy="1793875"/>
              <wp:effectExtent l="0" t="0" r="9525" b="158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7"/>
                      <a:stretch>
                        <a:fillRect/>
                      </a:stretch>
                    </pic:blipFill>
                    <pic:spPr>
                      <a:xfrm>
                        <a:off x="0" y="0"/>
                        <a:ext cx="5267325" cy="1793875"/>
                      </a:xfrm>
                      <a:prstGeom prst="rect">
                        <a:avLst/>
                      </a:prstGeom>
                      <a:noFill/>
                      <a:ln>
                        <a:noFill/>
                      </a:ln>
                    </pic:spPr>
                  </pic:pic>
                </a:graphicData>
              </a:graphic>
            </wp:inline>
          </w:drawing>
        </w:r>
      </w:del>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eastAsiaTheme="minorEastAsia"/>
          <w:lang w:val="en-US" w:eastAsia="zh-CN"/>
        </w:rPr>
      </w:pPr>
      <w:r>
        <w:rPr>
          <w:rFonts w:hint="eastAsia"/>
          <w:lang w:val="en-US" w:eastAsia="zh-CN"/>
        </w:rPr>
        <w:t>使用</w:t>
      </w:r>
      <w:r>
        <w:rPr>
          <w:rFonts w:hint="eastAsia" w:ascii="Times New Roman" w:hAnsi="Times New Roman"/>
          <w:b w:val="0"/>
          <w:bCs w:val="0"/>
          <w:color w:val="0000FF"/>
          <w:sz w:val="24"/>
          <w:szCs w:val="24"/>
          <w:lang w:val="en-US" w:eastAsia="zh-CN"/>
        </w:rPr>
        <w:t>ion help指令，</w:t>
      </w:r>
      <w:r>
        <w:rPr>
          <w:rFonts w:hint="eastAsia" w:ascii="Times New Roman" w:hAnsi="Times New Roman"/>
          <w:b w:val="0"/>
          <w:bCs w:val="0"/>
          <w:sz w:val="24"/>
          <w:szCs w:val="24"/>
          <w:lang w:val="en-US" w:eastAsia="zh-CN"/>
        </w:rPr>
        <w:t>发现量程是不可设置的，和DO类似</w:t>
      </w:r>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w:t>
      </w:r>
      <w:ins w:id="5135" w:author="L" w:date="2026-05-20T14:15:56Z">
        <w:r>
          <w:rPr>
            <w:rFonts w:hint="eastAsia" w:ascii="Times New Roman" w:hAnsi="Times New Roman"/>
            <w:b w:val="0"/>
            <w:bCs w:val="0"/>
            <w:color w:val="0000FF"/>
            <w:sz w:val="24"/>
            <w:szCs w:val="24"/>
            <w:lang w:val="en-US" w:eastAsia="zh-CN"/>
          </w:rPr>
          <w:t>30</w:t>
        </w:r>
      </w:ins>
      <w:del w:id="5136" w:author="L" w:date="2026-05-20T14:15:55Z">
        <w:r>
          <w:rPr>
            <w:rFonts w:hint="eastAsia" w:ascii="Times New Roman" w:hAnsi="Times New Roman"/>
            <w:b w:val="0"/>
            <w:bCs w:val="0"/>
            <w:color w:val="0000FF"/>
            <w:sz w:val="24"/>
            <w:szCs w:val="24"/>
            <w:lang w:val="en-US" w:eastAsia="zh-CN"/>
          </w:rPr>
          <w:delText>14</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ins w:id="5137" w:author="L" w:date="2026-05-20T14:16:02Z">
        <w:r>
          <w:rPr>
            <w:rFonts w:hint="eastAsia" w:ascii="Times New Roman" w:hAnsi="Times New Roman"/>
            <w:b w:val="0"/>
            <w:bCs w:val="0"/>
            <w:sz w:val="24"/>
            <w:szCs w:val="24"/>
            <w:lang w:val="en-US" w:eastAsia="zh-CN"/>
          </w:rPr>
          <w:t>30</w:t>
        </w:r>
      </w:ins>
      <w:del w:id="5138" w:author="L" w:date="2026-05-20T14:16:00Z">
        <w:r>
          <w:rPr>
            <w:rFonts w:hint="eastAsia" w:ascii="Times New Roman" w:hAnsi="Times New Roman"/>
            <w:b w:val="0"/>
            <w:bCs w:val="0"/>
            <w:sz w:val="24"/>
            <w:szCs w:val="24"/>
            <w:lang w:val="en-US" w:eastAsia="zh-CN"/>
          </w:rPr>
          <w:delText>1</w:delText>
        </w:r>
      </w:del>
      <w:del w:id="5139" w:author="L" w:date="2026-05-20T14:15:59Z">
        <w:r>
          <w:rPr>
            <w:rFonts w:hint="eastAsia" w:ascii="Times New Roman" w:hAnsi="Times New Roman"/>
            <w:b w:val="0"/>
            <w:bCs w:val="0"/>
            <w:sz w:val="24"/>
            <w:szCs w:val="24"/>
            <w:lang w:val="en-US" w:eastAsia="zh-CN"/>
          </w:rPr>
          <w:delText>4</w:delText>
        </w:r>
      </w:del>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5140" w:author="L" w:date="2026-05-20T15:08:30Z">
        <w:r>
          <w:rPr/>
          <w:drawing>
            <wp:inline distT="0" distB="0" distL="114300" distR="114300">
              <wp:extent cx="5269865" cy="267970"/>
              <wp:effectExtent l="0" t="0" r="6985" b="17780"/>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38"/>
                      <a:stretch>
                        <a:fillRect/>
                      </a:stretch>
                    </pic:blipFill>
                    <pic:spPr>
                      <a:xfrm>
                        <a:off x="0" y="0"/>
                        <a:ext cx="5269865" cy="267970"/>
                      </a:xfrm>
                      <a:prstGeom prst="rect">
                        <a:avLst/>
                      </a:prstGeom>
                      <a:noFill/>
                      <a:ln>
                        <a:noFill/>
                      </a:ln>
                    </pic:spPr>
                  </pic:pic>
                </a:graphicData>
              </a:graphic>
            </wp:inline>
          </w:drawing>
        </w:r>
      </w:ins>
      <w:del w:id="5142" w:author="L" w:date="2026-05-20T15:08:29Z">
        <w:r>
          <w:rPr/>
          <w:drawing>
            <wp:inline distT="0" distB="0" distL="114300" distR="114300">
              <wp:extent cx="5269865" cy="207645"/>
              <wp:effectExtent l="0" t="0" r="698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9"/>
                      <a:stretch>
                        <a:fillRect/>
                      </a:stretch>
                    </pic:blipFill>
                    <pic:spPr>
                      <a:xfrm>
                        <a:off x="0" y="0"/>
                        <a:ext cx="5269865" cy="207645"/>
                      </a:xfrm>
                      <a:prstGeom prst="rect">
                        <a:avLst/>
                      </a:prstGeom>
                      <a:noFill/>
                      <a:ln>
                        <a:noFill/>
                      </a:ln>
                    </pic:spPr>
                  </pic:pic>
                </a:graphicData>
              </a:graphic>
            </wp:inline>
          </w:drawing>
        </w:r>
      </w:del>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w:t>
      </w:r>
      <w:ins w:id="5144" w:author="L" w:date="2026-05-20T14:16:20Z">
        <w:r>
          <w:rPr>
            <w:rFonts w:hint="eastAsia" w:ascii="Times New Roman" w:hAnsi="Times New Roman"/>
            <w:b w:val="0"/>
            <w:bCs w:val="0"/>
            <w:sz w:val="24"/>
            <w:szCs w:val="24"/>
            <w:lang w:val="en-US" w:eastAsia="zh-CN"/>
          </w:rPr>
          <w:t>31</w:t>
        </w:r>
      </w:ins>
      <w:del w:id="5145" w:author="L" w:date="2026-05-20T14:16:19Z">
        <w:r>
          <w:rPr>
            <w:rFonts w:hint="eastAsia" w:ascii="Times New Roman" w:hAnsi="Times New Roman"/>
            <w:b w:val="0"/>
            <w:bCs w:val="0"/>
            <w:sz w:val="24"/>
            <w:szCs w:val="24"/>
            <w:lang w:val="en-US" w:eastAsia="zh-CN"/>
          </w:rPr>
          <w:delText>15</w:delText>
        </w:r>
      </w:del>
      <w:r>
        <w:rPr>
          <w:rFonts w:hint="eastAsia" w:ascii="Times New Roman" w:hAnsi="Times New Roman"/>
          <w:b w:val="0"/>
          <w:bCs w:val="0"/>
          <w:sz w:val="24"/>
          <w:szCs w:val="24"/>
          <w:lang w:val="en-US" w:eastAsia="zh-CN"/>
        </w:rPr>
        <w:t>（即为</w:t>
      </w:r>
      <w:ins w:id="5146" w:author="L" w:date="2026-05-20T14:16:14Z">
        <w:r>
          <w:rPr>
            <w:rFonts w:hint="eastAsia" w:ascii="Times New Roman" w:hAnsi="Times New Roman"/>
            <w:b w:val="0"/>
            <w:bCs w:val="0"/>
            <w:sz w:val="24"/>
            <w:szCs w:val="24"/>
            <w:lang w:val="en-US" w:eastAsia="zh-CN"/>
          </w:rPr>
          <w:t>31</w:t>
        </w:r>
      </w:ins>
      <w:del w:id="5147" w:author="L" w:date="2026-05-20T14:16:14Z">
        <w:r>
          <w:rPr>
            <w:rFonts w:hint="eastAsia" w:ascii="Times New Roman" w:hAnsi="Times New Roman"/>
            <w:b w:val="0"/>
            <w:bCs w:val="0"/>
            <w:sz w:val="24"/>
            <w:szCs w:val="24"/>
            <w:lang w:val="en-US" w:eastAsia="zh-CN"/>
          </w:rPr>
          <w:delText>15</w:delText>
        </w:r>
      </w:del>
      <w:r>
        <w:rPr>
          <w:rFonts w:hint="eastAsia" w:ascii="Times New Roman" w:hAnsi="Times New Roman"/>
          <w:b w:val="0"/>
          <w:bCs w:val="0"/>
          <w:sz w:val="24"/>
          <w:szCs w:val="24"/>
          <w:lang w:val="en-US" w:eastAsia="zh-CN"/>
        </w:rPr>
        <w:t>通道）短接</w:t>
      </w:r>
    </w:p>
    <w:p w14:paraId="7E2CD052">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5148" w:author="L" w:date="2026-05-20T15:08:54Z">
        <w:r>
          <w:rPr/>
          <w:drawing>
            <wp:inline distT="0" distB="0" distL="114300" distR="114300">
              <wp:extent cx="5270500" cy="4250690"/>
              <wp:effectExtent l="0" t="0" r="6350" b="16510"/>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pic:cNvPicPr>
                        <a:picLocks noChangeAspect="1"/>
                      </pic:cNvPicPr>
                    </pic:nvPicPr>
                    <pic:blipFill>
                      <a:blip r:embed="rId40"/>
                      <a:stretch>
                        <a:fillRect/>
                      </a:stretch>
                    </pic:blipFill>
                    <pic:spPr>
                      <a:xfrm>
                        <a:off x="0" y="0"/>
                        <a:ext cx="5270500" cy="4250690"/>
                      </a:xfrm>
                      <a:prstGeom prst="rect">
                        <a:avLst/>
                      </a:prstGeom>
                      <a:noFill/>
                      <a:ln>
                        <a:noFill/>
                      </a:ln>
                    </pic:spPr>
                  </pic:pic>
                </a:graphicData>
              </a:graphic>
            </wp:inline>
          </w:drawing>
        </w:r>
      </w:ins>
      <w:del w:id="5150" w:author="L" w:date="2026-05-20T15:08:53Z">
        <w:r>
          <w:rPr/>
          <w:drawing>
            <wp:inline distT="0" distB="0" distL="114300" distR="114300">
              <wp:extent cx="5270500" cy="1935480"/>
              <wp:effectExtent l="0" t="0" r="6350"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41"/>
                      <a:stretch>
                        <a:fillRect/>
                      </a:stretch>
                    </pic:blipFill>
                    <pic:spPr>
                      <a:xfrm>
                        <a:off x="0" y="0"/>
                        <a:ext cx="5270500" cy="1935480"/>
                      </a:xfrm>
                      <a:prstGeom prst="rect">
                        <a:avLst/>
                      </a:prstGeom>
                      <a:noFill/>
                      <a:ln>
                        <a:noFill/>
                      </a:ln>
                    </pic:spPr>
                  </pic:pic>
                </a:graphicData>
              </a:graphic>
            </wp:inline>
          </w:drawing>
        </w:r>
      </w:del>
    </w:p>
    <w:p w14:paraId="6BC0375D">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rFonts w:hint="default"/>
          <w:lang w:val="en-US" w:eastAsia="zh-CN"/>
        </w:rPr>
      </w:pPr>
    </w:p>
    <w:p w14:paraId="753B81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152" w:author="L" w:date="2026-05-20T14:16:48Z"/>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w:t>
      </w:r>
      <w:ins w:id="5153" w:author="L" w:date="2026-05-20T14:16:48Z">
        <w:r>
          <w:rPr>
            <w:rFonts w:hint="eastAsia" w:asciiTheme="minorEastAsia" w:hAnsiTheme="minorEastAsia" w:eastAsiaTheme="minorEastAsia" w:cstheme="minorEastAsia"/>
            <w:sz w:val="24"/>
            <w:szCs w:val="24"/>
            <w:lang w:val="en-US" w:eastAsia="zh-CN"/>
          </w:rPr>
          <w:t>对应的N116</w:t>
        </w:r>
      </w:ins>
      <w:ins w:id="5154" w:author="L" w:date="2026-05-20T14:16:48Z">
        <w:r>
          <w:rPr>
            <w:rFonts w:hint="eastAsia" w:asciiTheme="minorEastAsia" w:hAnsiTheme="minorEastAsia" w:cstheme="minorEastAsia"/>
            <w:sz w:val="24"/>
            <w:szCs w:val="24"/>
            <w:lang w:val="en-US" w:eastAsia="zh-CN"/>
          </w:rPr>
          <w:t>2、N1161、1322</w:t>
        </w:r>
      </w:ins>
      <w:ins w:id="5155" w:author="L" w:date="2026-05-20T14:16:48Z">
        <w:r>
          <w:rPr>
            <w:rFonts w:hint="eastAsia" w:asciiTheme="minorEastAsia" w:hAnsiTheme="minorEastAsia" w:eastAsiaTheme="minorEastAsia" w:cstheme="minorEastAsia"/>
            <w:sz w:val="24"/>
            <w:szCs w:val="24"/>
            <w:lang w:val="en-US" w:eastAsia="zh-CN"/>
          </w:rPr>
          <w:t>类似。</w:t>
        </w:r>
      </w:ins>
    </w:p>
    <w:p w14:paraId="47DBE976">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156" w:author="LKY" w:date="2026-07-01T17:11:55Z"/>
          <w:rFonts w:hint="eastAsia" w:asciiTheme="minorEastAsia" w:hAnsiTheme="minorEastAsia" w:cstheme="minorEastAsia"/>
          <w:sz w:val="24"/>
          <w:szCs w:val="24"/>
          <w:lang w:val="en-US" w:eastAsia="zh-CN"/>
        </w:rPr>
      </w:pPr>
      <w:ins w:id="5157" w:author="L" w:date="2026-05-20T14:16:48Z">
        <w:r>
          <w:rPr>
            <w:rFonts w:hint="eastAsia" w:asciiTheme="minorEastAsia" w:hAnsiTheme="minorEastAsia" w:cstheme="minorEastAsia"/>
            <w:sz w:val="24"/>
            <w:szCs w:val="24"/>
            <w:lang w:val="en-US" w:eastAsia="zh-CN"/>
          </w:rPr>
          <w:t>干接点以N1163、N1323为例，短接即可和上述类似。</w:t>
        </w:r>
      </w:ins>
    </w:p>
    <w:p w14:paraId="3AE0DB0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158" w:author="LKY" w:date="2026-07-01T17:11:55Z"/>
          <w:rFonts w:hint="eastAsia" w:asciiTheme="minorEastAsia" w:hAnsiTheme="minorEastAsia" w:cstheme="minorEastAsia"/>
          <w:sz w:val="24"/>
          <w:szCs w:val="24"/>
          <w:lang w:val="en-US" w:eastAsia="zh-CN"/>
        </w:rPr>
      </w:pP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del w:id="5159" w:author="L" w:date="2026-05-20T14:16:48Z"/>
          <w:rFonts w:hint="eastAsia" w:asciiTheme="minorEastAsia" w:hAnsiTheme="minorEastAsia" w:eastAsiaTheme="minorEastAsia" w:cstheme="minorEastAsia"/>
          <w:sz w:val="24"/>
          <w:szCs w:val="24"/>
          <w:lang w:val="en-US" w:eastAsia="zh-CN"/>
        </w:rPr>
      </w:pPr>
      <w:del w:id="5160" w:author="L" w:date="2026-05-20T14:16:48Z">
        <w:r>
          <w:rPr>
            <w:rFonts w:hint="eastAsia" w:asciiTheme="minorEastAsia" w:hAnsiTheme="minorEastAsia" w:eastAsiaTheme="minorEastAsia" w:cstheme="minorEastAsia"/>
            <w:sz w:val="24"/>
            <w:szCs w:val="24"/>
            <w:lang w:val="en-US" w:eastAsia="zh-CN"/>
          </w:rPr>
          <w:delText>对应的N116</w:delText>
        </w:r>
      </w:del>
      <w:del w:id="5161" w:author="L" w:date="2026-05-20T14:16:48Z">
        <w:r>
          <w:rPr>
            <w:rFonts w:hint="eastAsia" w:asciiTheme="minorEastAsia" w:hAnsiTheme="minorEastAsia" w:cstheme="minorEastAsia"/>
            <w:sz w:val="24"/>
            <w:szCs w:val="24"/>
            <w:lang w:val="en-US" w:eastAsia="zh-CN"/>
          </w:rPr>
          <w:delText>2、1321、1322</w:delText>
        </w:r>
      </w:del>
      <w:del w:id="5162" w:author="L" w:date="2026-05-20T14:16:48Z">
        <w:r>
          <w:rPr>
            <w:rFonts w:hint="eastAsia" w:asciiTheme="minorEastAsia" w:hAnsiTheme="minorEastAsia" w:eastAsiaTheme="minorEastAsia" w:cstheme="minorEastAsia"/>
            <w:sz w:val="24"/>
            <w:szCs w:val="24"/>
            <w:lang w:val="en-US" w:eastAsia="zh-CN"/>
          </w:rPr>
          <w:delText>类似。</w:delText>
        </w:r>
      </w:del>
    </w:p>
    <w:p w14:paraId="6C667EF1">
      <w:pPr>
        <w:pStyle w:val="12"/>
        <w:numPr>
          <w:ilvl w:val="0"/>
          <w:numId w:val="5"/>
        </w:numPr>
        <w:wordWrap w:val="0"/>
        <w:ind w:left="425" w:leftChars="0" w:hanging="425" w:firstLineChars="0"/>
        <w:jc w:val="left"/>
        <w:outlineLvl w:val="4"/>
        <w:rPr>
          <w:ins w:id="5163" w:author="LKY" w:date="2026-07-01T17:12:15Z"/>
          <w:rFonts w:hint="default" w:ascii="Times New Roman" w:hAnsi="Times New Roman" w:eastAsia="宋体" w:cs="Times New Roman"/>
          <w:b/>
          <w:bCs/>
          <w:sz w:val="24"/>
          <w:szCs w:val="24"/>
          <w:lang w:val="en-US" w:eastAsia="zh-CN"/>
        </w:rPr>
      </w:pPr>
      <w:ins w:id="5164" w:author="LKY" w:date="2026-07-01T17:12:15Z">
        <w:r>
          <w:rPr>
            <w:rFonts w:hint="default" w:ascii="Times New Roman" w:hAnsi="Times New Roman" w:eastAsia="宋体" w:cs="Times New Roman"/>
            <w:b/>
            <w:bCs/>
            <w:sz w:val="24"/>
            <w:szCs w:val="24"/>
            <w:lang w:val="en-US" w:eastAsia="zh-CN"/>
          </w:rPr>
          <w:t>AO使用</w:t>
        </w:r>
      </w:ins>
    </w:p>
    <w:p w14:paraId="1CB3F74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65" w:author="LKY" w:date="2026-07-01T17:12:15Z"/>
          <w:rFonts w:hint="eastAsia" w:ascii="Times New Roman" w:hAnsi="Times New Roman"/>
          <w:b w:val="0"/>
          <w:bCs w:val="0"/>
          <w:sz w:val="24"/>
          <w:szCs w:val="24"/>
          <w:lang w:val="en-US" w:eastAsia="zh-CN"/>
        </w:rPr>
      </w:pPr>
      <w:ins w:id="5166" w:author="LKY" w:date="2026-07-01T17:12:15Z">
        <w:r>
          <w:rPr>
            <w:rFonts w:hint="eastAsia" w:ascii="Times New Roman" w:hAnsi="Times New Roman"/>
            <w:b w:val="0"/>
            <w:bCs w:val="0"/>
            <w:sz w:val="24"/>
            <w:szCs w:val="24"/>
            <w:lang w:val="en-US" w:eastAsia="zh-CN"/>
          </w:rPr>
          <w:t>以N4081为例（8路输出模块单端电流），量程设为0-20mA，输入</w:t>
        </w:r>
      </w:ins>
      <w:ins w:id="5167" w:author="LKY" w:date="2026-07-01T17:12:15Z">
        <w:r>
          <w:rPr>
            <w:rFonts w:hint="eastAsia" w:ascii="Times New Roman" w:hAnsi="Times New Roman"/>
            <w:b w:val="0"/>
            <w:bCs w:val="0"/>
            <w:color w:val="0000FF"/>
            <w:sz w:val="24"/>
            <w:szCs w:val="24"/>
            <w:lang w:val="en-US" w:eastAsia="zh-CN"/>
          </w:rPr>
          <w:t>ion show</w:t>
        </w:r>
      </w:ins>
      <w:ins w:id="5168" w:author="LKY" w:date="2026-07-01T17:12:15Z">
        <w:r>
          <w:rPr>
            <w:rFonts w:hint="eastAsia" w:ascii="Times New Roman" w:hAnsi="Times New Roman"/>
            <w:b w:val="0"/>
            <w:bCs w:val="0"/>
            <w:sz w:val="24"/>
            <w:szCs w:val="24"/>
            <w:lang w:val="en-US" w:eastAsia="zh-CN"/>
          </w:rPr>
          <w:t>查看信息。</w:t>
        </w:r>
      </w:ins>
    </w:p>
    <w:p w14:paraId="2734C85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69" w:author="LKY" w:date="2026-07-01T17:12:15Z"/>
          <w:rFonts w:hint="default" w:ascii="Times New Roman" w:hAnsi="Times New Roman"/>
          <w:b w:val="0"/>
          <w:bCs w:val="0"/>
          <w:sz w:val="24"/>
          <w:szCs w:val="24"/>
          <w:lang w:val="en-US" w:eastAsia="zh-CN"/>
        </w:rPr>
      </w:pPr>
      <w:ins w:id="5170" w:author="LKY" w:date="2026-07-01T17:12:15Z">
        <w:r>
          <w:rPr>
            <w:rFonts w:hint="default" w:ascii="Times New Roman" w:hAnsi="Times New Roman"/>
            <w:b w:val="0"/>
            <w:bCs w:val="0"/>
            <w:sz w:val="24"/>
            <w:szCs w:val="24"/>
            <w:shd w:val="clear" w:color="auto" w:fill="auto"/>
            <w:lang w:val="en-US" w:eastAsia="zh-CN"/>
          </w:rPr>
          <w:t>root@</w:t>
        </w:r>
      </w:ins>
      <w:ins w:id="5171" w:author="LKY" w:date="2026-07-01T17:12:15Z">
        <w:r>
          <w:rPr>
            <w:rFonts w:hint="eastAsia" w:ascii="Times New Roman" w:hAnsi="Times New Roman"/>
            <w:b w:val="0"/>
            <w:bCs w:val="0"/>
            <w:sz w:val="24"/>
            <w:szCs w:val="24"/>
            <w:shd w:val="clear" w:color="auto" w:fill="auto"/>
            <w:lang w:val="en-US" w:eastAsia="zh-CN"/>
          </w:rPr>
          <w:t>bliiot</w:t>
        </w:r>
      </w:ins>
      <w:ins w:id="5172" w:author="LKY" w:date="2026-07-01T17:12:15Z">
        <w:r>
          <w:rPr>
            <w:rFonts w:hint="default" w:ascii="Times New Roman" w:hAnsi="Times New Roman"/>
            <w:b w:val="0"/>
            <w:bCs w:val="0"/>
            <w:sz w:val="24"/>
            <w:szCs w:val="24"/>
            <w:shd w:val="clear" w:color="auto" w:fill="auto"/>
            <w:lang w:val="en-US" w:eastAsia="zh-CN"/>
          </w:rPr>
          <w:t xml:space="preserve">:/# </w:t>
        </w:r>
      </w:ins>
      <w:ins w:id="5173" w:author="LKY" w:date="2026-07-01T17:12:15Z">
        <w:r>
          <w:rPr>
            <w:rFonts w:hint="eastAsia" w:ascii="Times New Roman" w:hAnsi="Times New Roman"/>
            <w:b w:val="0"/>
            <w:bCs w:val="0"/>
            <w:color w:val="0000FF"/>
            <w:sz w:val="24"/>
            <w:szCs w:val="24"/>
            <w:shd w:val="clear" w:color="auto" w:fill="auto"/>
            <w:lang w:val="en-US" w:eastAsia="zh-CN"/>
          </w:rPr>
          <w:t xml:space="preserve">ion show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174" w:author="LKY" w:date="2026-07-01T17:12:15Z"/>
        </w:rPr>
      </w:pPr>
      <w:r>
        <w:drawing>
          <wp:inline distT="0" distB="0" distL="114300" distR="114300">
            <wp:extent cx="5267960" cy="1142365"/>
            <wp:effectExtent l="0" t="0" r="8890" b="635"/>
            <wp:docPr id="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pic:cNvPicPr>
                      <a:picLocks noChangeAspect="1"/>
                    </pic:cNvPicPr>
                  </pic:nvPicPr>
                  <pic:blipFill>
                    <a:blip r:embed="rId42"/>
                    <a:stretch>
                      <a:fillRect/>
                    </a:stretch>
                  </pic:blipFill>
                  <pic:spPr>
                    <a:xfrm>
                      <a:off x="0" y="0"/>
                      <a:ext cx="5267960" cy="1142365"/>
                    </a:xfrm>
                    <a:prstGeom prst="rect">
                      <a:avLst/>
                    </a:prstGeom>
                    <a:noFill/>
                    <a:ln>
                      <a:noFill/>
                    </a:ln>
                  </pic:spPr>
                </pic:pic>
              </a:graphicData>
            </a:graphic>
          </wp:inline>
        </w:drawing>
      </w:r>
    </w:p>
    <w:p w14:paraId="37E3F7D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75" w:author="LKY" w:date="2026-07-01T17:12:15Z"/>
          <w:rFonts w:hint="eastAsia" w:ascii="Times New Roman" w:hAnsi="Times New Roman"/>
          <w:b w:val="0"/>
          <w:bCs w:val="0"/>
          <w:sz w:val="24"/>
          <w:szCs w:val="24"/>
          <w:lang w:val="en-US" w:eastAsia="zh-CN"/>
        </w:rPr>
      </w:pPr>
      <w:ins w:id="5176" w:author="LKY" w:date="2026-07-01T17:12:15Z">
        <w:r>
          <w:rPr>
            <w:rFonts w:hint="eastAsia" w:ascii="Times New Roman" w:hAnsi="Times New Roman"/>
            <w:b w:val="0"/>
            <w:bCs w:val="0"/>
            <w:sz w:val="24"/>
            <w:szCs w:val="24"/>
            <w:lang w:val="en-US" w:eastAsia="zh-CN"/>
          </w:rPr>
          <w:t>也可通过get命令获取通道值：</w:t>
        </w:r>
      </w:ins>
    </w:p>
    <w:p w14:paraId="68070D0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77" w:author="LKY" w:date="2026-07-01T17:12:15Z"/>
          <w:rFonts w:hint="default" w:ascii="Times New Roman" w:hAnsi="Times New Roman"/>
          <w:b w:val="0"/>
          <w:bCs w:val="0"/>
          <w:sz w:val="24"/>
          <w:szCs w:val="24"/>
          <w:lang w:val="en-US" w:eastAsia="zh-CN"/>
        </w:rPr>
      </w:pPr>
      <w:ins w:id="5178" w:author="LKY" w:date="2026-07-01T17:12:15Z">
        <w:r>
          <w:rPr>
            <w:rFonts w:hint="default" w:ascii="Times New Roman" w:hAnsi="Times New Roman"/>
            <w:b w:val="0"/>
            <w:bCs w:val="0"/>
            <w:sz w:val="24"/>
            <w:szCs w:val="24"/>
            <w:lang w:val="en-US" w:eastAsia="zh-CN"/>
          </w:rPr>
          <w:t>root@</w:t>
        </w:r>
      </w:ins>
      <w:ins w:id="5179" w:author="LKY" w:date="2026-07-01T17:12:15Z">
        <w:r>
          <w:rPr>
            <w:rFonts w:hint="eastAsia" w:ascii="Times New Roman" w:hAnsi="Times New Roman"/>
            <w:b w:val="0"/>
            <w:bCs w:val="0"/>
            <w:sz w:val="24"/>
            <w:szCs w:val="24"/>
            <w:lang w:val="en-US" w:eastAsia="zh-CN"/>
          </w:rPr>
          <w:t>bliiot</w:t>
        </w:r>
      </w:ins>
      <w:ins w:id="5180" w:author="LKY" w:date="2026-07-01T17:12:15Z">
        <w:r>
          <w:rPr>
            <w:rFonts w:hint="default" w:ascii="Times New Roman" w:hAnsi="Times New Roman"/>
            <w:b w:val="0"/>
            <w:bCs w:val="0"/>
            <w:sz w:val="24"/>
            <w:szCs w:val="24"/>
            <w:lang w:val="en-US" w:eastAsia="zh-CN"/>
          </w:rPr>
          <w:t xml:space="preserve">:/# </w:t>
        </w:r>
      </w:ins>
      <w:ins w:id="5181" w:author="LKY" w:date="2026-07-01T17:12:15Z">
        <w:r>
          <w:rPr>
            <w:rFonts w:hint="eastAsia" w:ascii="Times New Roman" w:hAnsi="Times New Roman"/>
            <w:b w:val="0"/>
            <w:bCs w:val="0"/>
            <w:color w:val="0000FF"/>
            <w:sz w:val="24"/>
            <w:szCs w:val="24"/>
            <w:lang w:val="en-US" w:eastAsia="zh-CN"/>
          </w:rPr>
          <w:t>ion</w:t>
        </w:r>
      </w:ins>
      <w:ins w:id="5182" w:author="LKY" w:date="2026-07-01T17:12:15Z">
        <w:r>
          <w:rPr>
            <w:rFonts w:hint="default" w:ascii="Times New Roman" w:hAnsi="Times New Roman"/>
            <w:b w:val="0"/>
            <w:bCs w:val="0"/>
            <w:color w:val="0000FF"/>
            <w:sz w:val="24"/>
            <w:szCs w:val="24"/>
            <w:lang w:val="en-US" w:eastAsia="zh-CN"/>
          </w:rPr>
          <w:t xml:space="preserve"> get </w:t>
        </w:r>
      </w:ins>
      <w:ins w:id="5183" w:author="LKY" w:date="2026-07-01T17:12:15Z">
        <w:r>
          <w:rPr>
            <w:rFonts w:hint="eastAsia" w:ascii="Times New Roman" w:hAnsi="Times New Roman"/>
            <w:b w:val="0"/>
            <w:bCs w:val="0"/>
            <w:color w:val="0000FF"/>
            <w:sz w:val="24"/>
            <w:szCs w:val="24"/>
            <w:lang w:val="en-US" w:eastAsia="zh-CN"/>
          </w:rPr>
          <w:t>4000    //</w:t>
        </w:r>
      </w:ins>
      <w:ins w:id="5184" w:author="LKY" w:date="2026-07-01T17:12:15Z">
        <w:r>
          <w:rPr>
            <w:rFonts w:hint="eastAsia" w:ascii="Times New Roman" w:hAnsi="Times New Roman"/>
            <w:b w:val="0"/>
            <w:bCs w:val="0"/>
            <w:color w:val="auto"/>
            <w:sz w:val="24"/>
            <w:szCs w:val="24"/>
            <w:lang w:val="en-US" w:eastAsia="zh-CN"/>
          </w:rPr>
          <w:t>通过address查看</w:t>
        </w:r>
      </w:ins>
    </w:p>
    <w:p w14:paraId="5CCD1368">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85" w:author="LKY" w:date="2026-07-01T17:12:15Z"/>
          <w:rFonts w:hint="eastAsia" w:ascii="Times New Roman" w:hAnsi="Times New Roman"/>
          <w:b w:val="0"/>
          <w:bCs w:val="0"/>
          <w:sz w:val="24"/>
          <w:szCs w:val="24"/>
          <w:lang w:val="en-US" w:eastAsia="zh-CN"/>
        </w:rPr>
      </w:pPr>
      <w:ins w:id="5186" w:author="LKY" w:date="2026-07-01T17:12:15Z">
        <w:r>
          <w:rPr>
            <w:rFonts w:hint="default" w:ascii="Times New Roman" w:hAnsi="Times New Roman"/>
            <w:b w:val="0"/>
            <w:bCs w:val="0"/>
            <w:sz w:val="24"/>
            <w:szCs w:val="24"/>
            <w:lang w:val="en-US" w:eastAsia="zh-CN"/>
          </w:rPr>
          <w:t xml:space="preserve">address </w:t>
        </w:r>
      </w:ins>
      <w:ins w:id="5187" w:author="LKY" w:date="2026-07-01T17:12:15Z">
        <w:r>
          <w:rPr>
            <w:rFonts w:hint="eastAsia" w:ascii="Times New Roman" w:hAnsi="Times New Roman"/>
            <w:b w:val="0"/>
            <w:bCs w:val="0"/>
            <w:sz w:val="24"/>
            <w:szCs w:val="24"/>
            <w:lang w:val="en-US" w:eastAsia="zh-CN"/>
          </w:rPr>
          <w:t>4000</w:t>
        </w:r>
      </w:ins>
      <w:ins w:id="5188" w:author="LKY" w:date="2026-07-01T17:12:15Z">
        <w:r>
          <w:rPr>
            <w:rFonts w:hint="default" w:ascii="Times New Roman" w:hAnsi="Times New Roman"/>
            <w:b w:val="0"/>
            <w:bCs w:val="0"/>
            <w:sz w:val="24"/>
            <w:szCs w:val="24"/>
            <w:lang w:val="en-US" w:eastAsia="zh-CN"/>
          </w:rPr>
          <w:t xml:space="preserve"> value </w:t>
        </w:r>
      </w:ins>
      <w:ins w:id="5189" w:author="LKY" w:date="2026-07-01T17:12:15Z">
        <w:r>
          <w:rPr>
            <w:rFonts w:hint="eastAsia" w:ascii="Times New Roman" w:hAnsi="Times New Roman"/>
            <w:b w:val="0"/>
            <w:bCs w:val="0"/>
            <w:sz w:val="24"/>
            <w:szCs w:val="24"/>
            <w:lang w:val="en-US" w:eastAsia="zh-CN"/>
          </w:rPr>
          <w:t>0</w:t>
        </w:r>
      </w:ins>
    </w:p>
    <w:p w14:paraId="5AB1E6E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5190" w:author="LKY" w:date="2026-07-01T17:12:15Z"/>
        </w:rPr>
      </w:pPr>
      <w:r>
        <w:drawing>
          <wp:inline distT="0" distB="0" distL="114300" distR="114300">
            <wp:extent cx="5274310" cy="234315"/>
            <wp:effectExtent l="0" t="0" r="2540" b="13335"/>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43"/>
                    <a:stretch>
                      <a:fillRect/>
                    </a:stretch>
                  </pic:blipFill>
                  <pic:spPr>
                    <a:xfrm>
                      <a:off x="0" y="0"/>
                      <a:ext cx="5274310" cy="234315"/>
                    </a:xfrm>
                    <a:prstGeom prst="rect">
                      <a:avLst/>
                    </a:prstGeom>
                    <a:noFill/>
                    <a:ln>
                      <a:noFill/>
                    </a:ln>
                  </pic:spPr>
                </pic:pic>
              </a:graphicData>
            </a:graphic>
          </wp:inline>
        </w:drawing>
      </w:r>
    </w:p>
    <w:p w14:paraId="667E52C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191" w:author="LKY" w:date="2026-07-01T17:12:15Z"/>
          <w:rFonts w:hint="eastAsia" w:ascii="Times New Roman" w:hAnsi="Times New Roman"/>
          <w:b w:val="0"/>
          <w:bCs w:val="0"/>
          <w:color w:val="auto"/>
          <w:sz w:val="24"/>
          <w:szCs w:val="24"/>
          <w:lang w:val="en-US" w:eastAsia="zh-CN"/>
        </w:rPr>
      </w:pPr>
      <w:ins w:id="5192" w:author="LKY" w:date="2026-07-01T17:12:15Z">
        <w:r>
          <w:rPr>
            <w:rFonts w:hint="default" w:ascii="Times New Roman" w:hAnsi="Times New Roman"/>
            <w:b w:val="0"/>
            <w:bCs w:val="0"/>
            <w:sz w:val="24"/>
            <w:szCs w:val="24"/>
            <w:lang w:val="en-US" w:eastAsia="zh-CN"/>
          </w:rPr>
          <w:t>root@</w:t>
        </w:r>
      </w:ins>
      <w:ins w:id="5193" w:author="LKY" w:date="2026-07-01T17:12:15Z">
        <w:r>
          <w:rPr>
            <w:rFonts w:hint="eastAsia" w:ascii="Times New Roman" w:hAnsi="Times New Roman"/>
            <w:b w:val="0"/>
            <w:bCs w:val="0"/>
            <w:sz w:val="24"/>
            <w:szCs w:val="24"/>
            <w:lang w:val="en-US" w:eastAsia="zh-CN"/>
          </w:rPr>
          <w:t>bliiot</w:t>
        </w:r>
      </w:ins>
      <w:ins w:id="5194" w:author="LKY" w:date="2026-07-01T17:12:15Z">
        <w:r>
          <w:rPr>
            <w:rFonts w:hint="default" w:ascii="Times New Roman" w:hAnsi="Times New Roman"/>
            <w:b w:val="0"/>
            <w:bCs w:val="0"/>
            <w:sz w:val="24"/>
            <w:szCs w:val="24"/>
            <w:lang w:val="en-US" w:eastAsia="zh-CN"/>
          </w:rPr>
          <w:t xml:space="preserve">:/# </w:t>
        </w:r>
      </w:ins>
      <w:ins w:id="5195" w:author="LKY" w:date="2026-07-01T17:12:15Z">
        <w:r>
          <w:rPr>
            <w:rFonts w:hint="eastAsia" w:ascii="Times New Roman" w:hAnsi="Times New Roman"/>
            <w:b w:val="0"/>
            <w:bCs w:val="0"/>
            <w:color w:val="0000FF"/>
            <w:sz w:val="24"/>
            <w:szCs w:val="24"/>
            <w:lang w:val="en-US" w:eastAsia="zh-CN"/>
          </w:rPr>
          <w:t>ion</w:t>
        </w:r>
      </w:ins>
      <w:ins w:id="5196" w:author="LKY" w:date="2026-07-01T17:12:15Z">
        <w:r>
          <w:rPr>
            <w:rFonts w:hint="default" w:ascii="Times New Roman" w:hAnsi="Times New Roman"/>
            <w:b w:val="0"/>
            <w:bCs w:val="0"/>
            <w:color w:val="0000FF"/>
            <w:sz w:val="24"/>
            <w:szCs w:val="24"/>
            <w:lang w:val="en-US" w:eastAsia="zh-CN"/>
          </w:rPr>
          <w:t xml:space="preserve"> </w:t>
        </w:r>
      </w:ins>
      <w:ins w:id="5197" w:author="LKY" w:date="2026-07-01T17:12:15Z">
        <w:r>
          <w:rPr>
            <w:rFonts w:hint="eastAsia" w:ascii="Times New Roman" w:hAnsi="Times New Roman"/>
            <w:b w:val="0"/>
            <w:bCs w:val="0"/>
            <w:color w:val="0000FF"/>
            <w:sz w:val="24"/>
            <w:szCs w:val="24"/>
            <w:lang w:val="en-US" w:eastAsia="zh-CN"/>
          </w:rPr>
          <w:t>s</w:t>
        </w:r>
      </w:ins>
      <w:ins w:id="5198" w:author="LKY" w:date="2026-07-01T17:12:15Z">
        <w:r>
          <w:rPr>
            <w:rFonts w:hint="default" w:ascii="Times New Roman" w:hAnsi="Times New Roman"/>
            <w:b w:val="0"/>
            <w:bCs w:val="0"/>
            <w:color w:val="0000FF"/>
            <w:sz w:val="24"/>
            <w:szCs w:val="24"/>
            <w:lang w:val="en-US" w:eastAsia="zh-CN"/>
          </w:rPr>
          <w:t xml:space="preserve">et </w:t>
        </w:r>
      </w:ins>
      <w:ins w:id="5199" w:author="LKY" w:date="2026-07-01T17:12:15Z">
        <w:r>
          <w:rPr>
            <w:rFonts w:hint="eastAsia" w:ascii="Times New Roman" w:hAnsi="Times New Roman"/>
            <w:b w:val="0"/>
            <w:bCs w:val="0"/>
            <w:color w:val="0000FF"/>
            <w:sz w:val="24"/>
            <w:szCs w:val="24"/>
            <w:lang w:val="en-US" w:eastAsia="zh-CN"/>
          </w:rPr>
          <w:t>4000 10    //</w:t>
        </w:r>
      </w:ins>
      <w:ins w:id="5200" w:author="LKY" w:date="2026-07-01T17:12:15Z">
        <w:r>
          <w:rPr>
            <w:rFonts w:hint="eastAsia" w:ascii="Times New Roman" w:hAnsi="Times New Roman"/>
            <w:b w:val="0"/>
            <w:bCs w:val="0"/>
            <w:color w:val="auto"/>
            <w:sz w:val="24"/>
            <w:szCs w:val="24"/>
            <w:lang w:val="en-US" w:eastAsia="zh-CN"/>
          </w:rPr>
          <w:t>通过address设置输出10mA</w:t>
        </w:r>
      </w:ins>
    </w:p>
    <w:p w14:paraId="046B278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201" w:author="LKY" w:date="2026-07-01T17:12:15Z"/>
          <w:rFonts w:hint="default" w:ascii="Times New Roman" w:hAnsi="Times New Roman"/>
          <w:b w:val="0"/>
          <w:bCs w:val="0"/>
          <w:color w:val="auto"/>
          <w:sz w:val="24"/>
          <w:szCs w:val="24"/>
          <w:lang w:val="en-US" w:eastAsia="zh-CN"/>
        </w:rPr>
      </w:pPr>
      <w:ins w:id="5202" w:author="LKY" w:date="2026-07-01T17:12:15Z">
        <w:r>
          <w:rPr>
            <w:rFonts w:hint="default" w:ascii="Times New Roman" w:hAnsi="Times New Roman"/>
            <w:b w:val="0"/>
            <w:bCs w:val="0"/>
            <w:sz w:val="24"/>
            <w:szCs w:val="24"/>
            <w:lang w:val="en-US" w:eastAsia="zh-CN"/>
          </w:rPr>
          <w:t>root@</w:t>
        </w:r>
      </w:ins>
      <w:ins w:id="5203" w:author="LKY" w:date="2026-07-01T17:12:15Z">
        <w:r>
          <w:rPr>
            <w:rFonts w:hint="eastAsia" w:ascii="Times New Roman" w:hAnsi="Times New Roman"/>
            <w:b w:val="0"/>
            <w:bCs w:val="0"/>
            <w:sz w:val="24"/>
            <w:szCs w:val="24"/>
            <w:lang w:val="en-US" w:eastAsia="zh-CN"/>
          </w:rPr>
          <w:t>bliiot</w:t>
        </w:r>
      </w:ins>
      <w:ins w:id="5204" w:author="LKY" w:date="2026-07-01T17:12:15Z">
        <w:r>
          <w:rPr>
            <w:rFonts w:hint="default" w:ascii="Times New Roman" w:hAnsi="Times New Roman"/>
            <w:b w:val="0"/>
            <w:bCs w:val="0"/>
            <w:sz w:val="24"/>
            <w:szCs w:val="24"/>
            <w:lang w:val="en-US" w:eastAsia="zh-CN"/>
          </w:rPr>
          <w:t xml:space="preserve">:/# </w:t>
        </w:r>
      </w:ins>
      <w:ins w:id="5205" w:author="LKY" w:date="2026-07-01T17:12:15Z">
        <w:r>
          <w:rPr>
            <w:rFonts w:hint="eastAsia" w:ascii="Times New Roman" w:hAnsi="Times New Roman"/>
            <w:b w:val="0"/>
            <w:bCs w:val="0"/>
            <w:color w:val="0000FF"/>
            <w:sz w:val="24"/>
            <w:szCs w:val="24"/>
            <w:lang w:val="en-US" w:eastAsia="zh-CN"/>
          </w:rPr>
          <w:t>ion</w:t>
        </w:r>
      </w:ins>
      <w:ins w:id="5206" w:author="LKY" w:date="2026-07-01T17:12:15Z">
        <w:r>
          <w:rPr>
            <w:rFonts w:hint="default" w:ascii="Times New Roman" w:hAnsi="Times New Roman"/>
            <w:b w:val="0"/>
            <w:bCs w:val="0"/>
            <w:color w:val="0000FF"/>
            <w:sz w:val="24"/>
            <w:szCs w:val="24"/>
            <w:lang w:val="en-US" w:eastAsia="zh-CN"/>
          </w:rPr>
          <w:t xml:space="preserve"> get </w:t>
        </w:r>
      </w:ins>
      <w:ins w:id="5207" w:author="LKY" w:date="2026-07-01T17:12:15Z">
        <w:r>
          <w:rPr>
            <w:rFonts w:hint="eastAsia" w:ascii="Times New Roman" w:hAnsi="Times New Roman"/>
            <w:b w:val="0"/>
            <w:bCs w:val="0"/>
            <w:color w:val="0000FF"/>
            <w:sz w:val="24"/>
            <w:szCs w:val="24"/>
            <w:lang w:val="en-US" w:eastAsia="zh-CN"/>
          </w:rPr>
          <w:t>4000    //</w:t>
        </w:r>
      </w:ins>
      <w:ins w:id="5208" w:author="LKY" w:date="2026-07-01T17:12:15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09" w:author="LKY" w:date="2026-07-01T17:12:15Z"/>
        </w:rPr>
      </w:pPr>
      <w:r>
        <w:drawing>
          <wp:inline distT="0" distB="0" distL="114300" distR="114300">
            <wp:extent cx="5272405" cy="338455"/>
            <wp:effectExtent l="0" t="0" r="4445" b="4445"/>
            <wp:docPr id="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
                    <pic:cNvPicPr>
                      <a:picLocks noChangeAspect="1"/>
                    </pic:cNvPicPr>
                  </pic:nvPicPr>
                  <pic:blipFill>
                    <a:blip r:embed="rId44"/>
                    <a:stretch>
                      <a:fillRect/>
                    </a:stretch>
                  </pic:blipFill>
                  <pic:spPr>
                    <a:xfrm>
                      <a:off x="0" y="0"/>
                      <a:ext cx="5272405" cy="338455"/>
                    </a:xfrm>
                    <a:prstGeom prst="rect">
                      <a:avLst/>
                    </a:prstGeom>
                    <a:noFill/>
                    <a:ln>
                      <a:noFill/>
                    </a:ln>
                  </pic:spPr>
                </pic:pic>
              </a:graphicData>
            </a:graphic>
          </wp:inline>
        </w:drawing>
      </w:r>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210" w:author="LKY" w:date="2026-07-01T17:12:15Z"/>
          <w:rFonts w:hint="default"/>
          <w:sz w:val="24"/>
          <w:lang w:val="en-US" w:eastAsia="zh-CN"/>
        </w:rPr>
      </w:pPr>
      <w:ins w:id="5211" w:author="LKY" w:date="2026-07-01T17:12:15Z">
        <w:r>
          <w:rPr>
            <w:rFonts w:hint="eastAsia"/>
            <w:sz w:val="24"/>
            <w:lang w:val="en-US" w:eastAsia="zh-CN"/>
          </w:rPr>
          <w:t>通过高精度万用表直流电流档查看实际值与设置值是否相符,若显示值与理论值的偏差在允许误差范围内，即视为校准通过。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5212" w:author="LKY" w:date="2026-07-01T17:12:15Z"/>
          <w:rFonts w:hint="eastAsia"/>
          <w:sz w:val="24"/>
          <w:lang w:val="en-US" w:eastAsia="zh-CN"/>
        </w:rPr>
      </w:pPr>
      <w:ins w:id="5213" w:author="LKY" w:date="2026-07-01T17:12:15Z">
        <w:r>
          <w:rPr>
            <w:rFonts w:hint="eastAsia"/>
            <w:sz w:val="24"/>
            <w:lang w:val="en-US" w:eastAsia="zh-CN"/>
          </w:rPr>
          <w:t>对应的N4086差分输出电压类似。</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14" w:author="LKY" w:date="2026-07-01T17:12:15Z"/>
          <w:rFonts w:hint="default"/>
          <w:sz w:val="24"/>
          <w:lang w:val="en-US" w:eastAsia="zh-CN"/>
        </w:rPr>
      </w:pPr>
      <w:r>
        <w:drawing>
          <wp:inline distT="0" distB="0" distL="114300" distR="114300">
            <wp:extent cx="5267960" cy="1224280"/>
            <wp:effectExtent l="0" t="0" r="8890" b="13970"/>
            <wp:docPr id="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
                    <pic:cNvPicPr>
                      <a:picLocks noChangeAspect="1"/>
                    </pic:cNvPicPr>
                  </pic:nvPicPr>
                  <pic:blipFill>
                    <a:blip r:embed="rId45"/>
                    <a:stretch>
                      <a:fillRect/>
                    </a:stretch>
                  </pic:blipFill>
                  <pic:spPr>
                    <a:xfrm>
                      <a:off x="0" y="0"/>
                      <a:ext cx="5267960" cy="1224280"/>
                    </a:xfrm>
                    <a:prstGeom prst="rect">
                      <a:avLst/>
                    </a:prstGeom>
                    <a:noFill/>
                    <a:ln>
                      <a:noFill/>
                    </a:ln>
                  </pic:spPr>
                </pic:pic>
              </a:graphicData>
            </a:graphic>
          </wp:inline>
        </w:drawing>
      </w:r>
    </w:p>
    <w:p w14:paraId="76DBB666">
      <w:pPr>
        <w:pStyle w:val="12"/>
        <w:numPr>
          <w:ilvl w:val="0"/>
          <w:numId w:val="5"/>
        </w:numPr>
        <w:wordWrap w:val="0"/>
        <w:ind w:left="425" w:leftChars="0" w:hanging="425" w:firstLineChars="0"/>
        <w:jc w:val="left"/>
        <w:outlineLvl w:val="4"/>
        <w:rPr>
          <w:ins w:id="5215" w:author="LKY" w:date="2026-07-01T17:12:15Z"/>
          <w:rFonts w:hint="default" w:ascii="Times New Roman" w:hAnsi="Times New Roman" w:eastAsia="宋体" w:cs="Times New Roman"/>
          <w:b/>
          <w:bCs/>
          <w:sz w:val="24"/>
          <w:szCs w:val="24"/>
          <w:lang w:val="en-US" w:eastAsia="zh-CN"/>
        </w:rPr>
      </w:pPr>
      <w:ins w:id="5216" w:author="LKY" w:date="2026-07-01T17:12:15Z">
        <w:r>
          <w:rPr>
            <w:rFonts w:hint="default" w:ascii="Times New Roman" w:hAnsi="Times New Roman" w:eastAsia="宋体" w:cs="Times New Roman"/>
            <w:b/>
            <w:bCs/>
            <w:sz w:val="24"/>
            <w:szCs w:val="24"/>
            <w:lang w:val="en-US" w:eastAsia="zh-CN"/>
          </w:rPr>
          <w:t>AI使用</w:t>
        </w:r>
      </w:ins>
    </w:p>
    <w:p w14:paraId="124B9D0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217" w:author="LKY" w:date="2026-07-01T17:12:15Z"/>
          <w:rFonts w:hint="eastAsia" w:ascii="Times New Roman" w:hAnsi="Times New Roman"/>
          <w:b w:val="0"/>
          <w:bCs w:val="0"/>
          <w:sz w:val="24"/>
          <w:szCs w:val="24"/>
          <w:lang w:val="en-US" w:eastAsia="zh-CN"/>
        </w:rPr>
      </w:pPr>
      <w:ins w:id="5218" w:author="LKY" w:date="2026-07-01T17:12:15Z">
        <w:r>
          <w:rPr>
            <w:rFonts w:hint="eastAsia" w:ascii="Times New Roman" w:hAnsi="Times New Roman"/>
            <w:b w:val="0"/>
            <w:bCs w:val="0"/>
            <w:sz w:val="24"/>
            <w:szCs w:val="24"/>
            <w:lang w:val="en-US" w:eastAsia="zh-CN"/>
          </w:rPr>
          <w:t>以N3081为例（8路输入模块单端电流），量程设为0-20mA，输入</w:t>
        </w:r>
      </w:ins>
      <w:ins w:id="5219" w:author="LKY" w:date="2026-07-01T17:12:15Z">
        <w:r>
          <w:rPr>
            <w:rFonts w:hint="eastAsia" w:ascii="Times New Roman" w:hAnsi="Times New Roman"/>
            <w:b w:val="0"/>
            <w:bCs w:val="0"/>
            <w:color w:val="0000FF"/>
            <w:sz w:val="24"/>
            <w:szCs w:val="24"/>
            <w:lang w:val="en-US" w:eastAsia="zh-CN"/>
          </w:rPr>
          <w:t>ion show</w:t>
        </w:r>
      </w:ins>
      <w:ins w:id="5220" w:author="LKY" w:date="2026-07-01T17:12:15Z">
        <w:r>
          <w:rPr>
            <w:rFonts w:hint="eastAsia" w:ascii="Times New Roman" w:hAnsi="Times New Roman"/>
            <w:b w:val="0"/>
            <w:bCs w:val="0"/>
            <w:sz w:val="24"/>
            <w:szCs w:val="24"/>
            <w:lang w:val="en-US" w:eastAsia="zh-CN"/>
          </w:rPr>
          <w:t>查看信息。</w:t>
        </w:r>
      </w:ins>
    </w:p>
    <w:p w14:paraId="1074B0E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221" w:author="LKY" w:date="2026-07-01T17:12:15Z"/>
          <w:rFonts w:hint="default" w:ascii="Times New Roman" w:hAnsi="Times New Roman"/>
          <w:b w:val="0"/>
          <w:bCs w:val="0"/>
          <w:sz w:val="24"/>
          <w:szCs w:val="24"/>
          <w:lang w:val="en-US" w:eastAsia="zh-CN"/>
        </w:rPr>
      </w:pPr>
      <w:ins w:id="5222" w:author="LKY" w:date="2026-07-01T17:12:15Z">
        <w:r>
          <w:rPr>
            <w:rFonts w:hint="default" w:ascii="Times New Roman" w:hAnsi="Times New Roman"/>
            <w:b w:val="0"/>
            <w:bCs w:val="0"/>
            <w:sz w:val="24"/>
            <w:szCs w:val="24"/>
            <w:shd w:val="clear" w:color="auto" w:fill="auto"/>
            <w:lang w:val="en-US" w:eastAsia="zh-CN"/>
          </w:rPr>
          <w:t>root@</w:t>
        </w:r>
      </w:ins>
      <w:ins w:id="5223" w:author="LKY" w:date="2026-07-01T17:12:15Z">
        <w:r>
          <w:rPr>
            <w:rFonts w:hint="eastAsia" w:ascii="Times New Roman" w:hAnsi="Times New Roman"/>
            <w:b w:val="0"/>
            <w:bCs w:val="0"/>
            <w:sz w:val="24"/>
            <w:szCs w:val="24"/>
            <w:shd w:val="clear" w:color="auto" w:fill="auto"/>
            <w:lang w:val="en-US" w:eastAsia="zh-CN"/>
          </w:rPr>
          <w:t>bliiot</w:t>
        </w:r>
      </w:ins>
      <w:ins w:id="5224" w:author="LKY" w:date="2026-07-01T17:12:15Z">
        <w:r>
          <w:rPr>
            <w:rFonts w:hint="default" w:ascii="Times New Roman" w:hAnsi="Times New Roman"/>
            <w:b w:val="0"/>
            <w:bCs w:val="0"/>
            <w:sz w:val="24"/>
            <w:szCs w:val="24"/>
            <w:shd w:val="clear" w:color="auto" w:fill="auto"/>
            <w:lang w:val="en-US" w:eastAsia="zh-CN"/>
          </w:rPr>
          <w:t xml:space="preserve">:/# </w:t>
        </w:r>
      </w:ins>
      <w:ins w:id="5225" w:author="LKY" w:date="2026-07-01T17:12:15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26" w:author="LKY" w:date="2026-07-01T17:12:15Z"/>
        </w:rPr>
      </w:pPr>
      <w:ins w:id="5227" w:author="L" w:date="2026-07-03T18:03:15Z">
        <w:r>
          <w:rPr/>
          <w:drawing>
            <wp:inline distT="0" distB="0" distL="114300" distR="114300">
              <wp:extent cx="5267960" cy="1412875"/>
              <wp:effectExtent l="0" t="0" r="8890" b="15875"/>
              <wp:docPr id="8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
                      <pic:cNvPicPr>
                        <a:picLocks noChangeAspect="1"/>
                      </pic:cNvPicPr>
                    </pic:nvPicPr>
                    <pic:blipFill>
                      <a:blip r:embed="rId46"/>
                      <a:stretch>
                        <a:fillRect/>
                      </a:stretch>
                    </pic:blipFill>
                    <pic:spPr>
                      <a:xfrm>
                        <a:off x="0" y="0"/>
                        <a:ext cx="5267960" cy="1412875"/>
                      </a:xfrm>
                      <a:prstGeom prst="rect">
                        <a:avLst/>
                      </a:prstGeom>
                      <a:noFill/>
                      <a:ln>
                        <a:noFill/>
                      </a:ln>
                    </pic:spPr>
                  </pic:pic>
                </a:graphicData>
              </a:graphic>
            </wp:inline>
          </w:drawing>
        </w:r>
      </w:ins>
      <w:ins w:id="5229" w:author="LKY" w:date="2026-07-01T17:12:15Z">
        <w:del w:id="5230" w:author="L" w:date="2026-07-03T18:03:14Z">
          <w:r>
            <w:rPr/>
            <w:drawing>
              <wp:inline distT="0" distB="0" distL="114300" distR="114300">
                <wp:extent cx="5273675" cy="1098550"/>
                <wp:effectExtent l="0" t="0" r="3175" b="6350"/>
                <wp:docPr id="1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
                        <pic:cNvPicPr>
                          <a:picLocks noChangeAspect="1"/>
                        </pic:cNvPicPr>
                      </pic:nvPicPr>
                      <pic:blipFill>
                        <a:blip r:embed="rId47"/>
                        <a:stretch>
                          <a:fillRect/>
                        </a:stretch>
                      </pic:blipFill>
                      <pic:spPr>
                        <a:xfrm>
                          <a:off x="0" y="0"/>
                          <a:ext cx="5273675" cy="1098550"/>
                        </a:xfrm>
                        <a:prstGeom prst="rect">
                          <a:avLst/>
                        </a:prstGeom>
                        <a:noFill/>
                        <a:ln>
                          <a:noFill/>
                        </a:ln>
                      </pic:spPr>
                    </pic:pic>
                  </a:graphicData>
                </a:graphic>
              </wp:inline>
            </w:drawing>
          </w:r>
        </w:del>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233" w:author="LKY" w:date="2026-07-01T17:12:15Z"/>
          <w:rFonts w:hint="eastAsia" w:ascii="Times New Roman" w:hAnsi="Times New Roman"/>
          <w:sz w:val="24"/>
          <w:lang w:val="en-US" w:eastAsia="zh-CN"/>
        </w:rPr>
      </w:pPr>
      <w:ins w:id="5234" w:author="LKY" w:date="2026-07-01T17:12:15Z">
        <w:r>
          <w:rPr>
            <w:rFonts w:hint="eastAsia" w:ascii="Times New Roman" w:hAnsi="Times New Roman"/>
            <w:sz w:val="24"/>
            <w:lang w:val="en-US" w:eastAsia="zh-CN"/>
          </w:rPr>
          <w:t>使用信号发生器输出目标电流值，观察实际值是否与输入值保持一致，如对第一个通道输出20mA,通过ion show查看数值，若显示值与理论值的偏差在允许误差范围内，即视为校准通过。</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235" w:author="LKY" w:date="2026-07-01T17:12:15Z"/>
          <w:rFonts w:hint="default" w:ascii="Times New Roman" w:hAnsi="Times New Roman"/>
          <w:sz w:val="24"/>
          <w:lang w:val="en-US" w:eastAsia="zh-CN"/>
        </w:rPr>
      </w:pPr>
      <w:ins w:id="5236" w:author="LKY" w:date="2026-07-01T17:12:15Z">
        <w:r>
          <w:rPr>
            <w:rFonts w:hint="eastAsia" w:ascii="Times New Roman" w:hAnsi="Times New Roman"/>
            <w:sz w:val="24"/>
            <w:lang w:val="en-US" w:eastAsia="zh-CN"/>
          </w:rPr>
          <w:t>以第一通道为例，设定输出20mA，界面显示的数值即为该通道的实际输出值。</w:t>
        </w:r>
      </w:ins>
    </w:p>
    <w:p w14:paraId="554BD69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237" w:author="LKY" w:date="2026-07-01T17:12:15Z"/>
          <w:rFonts w:hint="default" w:ascii="Times New Roman" w:hAnsi="Times New Roman"/>
          <w:b w:val="0"/>
          <w:bCs w:val="0"/>
          <w:sz w:val="24"/>
          <w:szCs w:val="24"/>
          <w:lang w:val="en-US" w:eastAsia="zh-CN"/>
        </w:rPr>
      </w:pPr>
      <w:ins w:id="5238" w:author="LKY" w:date="2026-07-01T17:12:15Z">
        <w:r>
          <w:rPr>
            <w:rFonts w:hint="default" w:ascii="Times New Roman" w:hAnsi="Times New Roman"/>
            <w:b w:val="0"/>
            <w:bCs w:val="0"/>
            <w:sz w:val="24"/>
            <w:szCs w:val="24"/>
            <w:shd w:val="clear" w:color="auto" w:fill="auto"/>
            <w:lang w:val="en-US" w:eastAsia="zh-CN"/>
          </w:rPr>
          <w:t>root@</w:t>
        </w:r>
      </w:ins>
      <w:ins w:id="5239" w:author="LKY" w:date="2026-07-01T17:12:15Z">
        <w:r>
          <w:rPr>
            <w:rFonts w:hint="eastAsia" w:ascii="Times New Roman" w:hAnsi="Times New Roman"/>
            <w:b w:val="0"/>
            <w:bCs w:val="0"/>
            <w:sz w:val="24"/>
            <w:szCs w:val="24"/>
            <w:shd w:val="clear" w:color="auto" w:fill="auto"/>
            <w:lang w:val="en-US" w:eastAsia="zh-CN"/>
          </w:rPr>
          <w:t>bliiot</w:t>
        </w:r>
      </w:ins>
      <w:ins w:id="5240" w:author="LKY" w:date="2026-07-01T17:12:15Z">
        <w:r>
          <w:rPr>
            <w:rFonts w:hint="default" w:ascii="Times New Roman" w:hAnsi="Times New Roman"/>
            <w:b w:val="0"/>
            <w:bCs w:val="0"/>
            <w:sz w:val="24"/>
            <w:szCs w:val="24"/>
            <w:shd w:val="clear" w:color="auto" w:fill="auto"/>
            <w:lang w:val="en-US" w:eastAsia="zh-CN"/>
          </w:rPr>
          <w:t xml:space="preserve">:/# </w:t>
        </w:r>
      </w:ins>
      <w:ins w:id="5241" w:author="LKY" w:date="2026-07-01T17:12:15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42" w:author="LKY" w:date="2026-07-01T17:12:15Z"/>
          <w:rFonts w:hint="default"/>
          <w:sz w:val="24"/>
          <w:lang w:val="en-US" w:eastAsia="zh-CN"/>
        </w:rPr>
      </w:pPr>
      <w:ins w:id="5243" w:author="L" w:date="2026-07-03T18:04:06Z">
        <w:r>
          <w:rPr/>
          <w:drawing>
            <wp:inline distT="0" distB="0" distL="114300" distR="114300">
              <wp:extent cx="5267960" cy="1371600"/>
              <wp:effectExtent l="0" t="0" r="8890" b="0"/>
              <wp:docPr id="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
                      <pic:cNvPicPr>
                        <a:picLocks noChangeAspect="1"/>
                      </pic:cNvPicPr>
                    </pic:nvPicPr>
                    <pic:blipFill>
                      <a:blip r:embed="rId48"/>
                      <a:stretch>
                        <a:fillRect/>
                      </a:stretch>
                    </pic:blipFill>
                    <pic:spPr>
                      <a:xfrm>
                        <a:off x="0" y="0"/>
                        <a:ext cx="5267960" cy="1371600"/>
                      </a:xfrm>
                      <a:prstGeom prst="rect">
                        <a:avLst/>
                      </a:prstGeom>
                      <a:noFill/>
                      <a:ln>
                        <a:noFill/>
                      </a:ln>
                    </pic:spPr>
                  </pic:pic>
                </a:graphicData>
              </a:graphic>
            </wp:inline>
          </w:drawing>
        </w:r>
      </w:ins>
      <w:ins w:id="5245" w:author="LKY" w:date="2026-07-01T17:12:15Z">
        <w:del w:id="5246" w:author="L" w:date="2026-07-03T18:04:05Z">
          <w:r>
            <w:rPr/>
            <w:drawing>
              <wp:inline distT="0" distB="0" distL="114300" distR="114300">
                <wp:extent cx="5271770" cy="1242695"/>
                <wp:effectExtent l="0" t="0" r="5080" b="14605"/>
                <wp:docPr id="1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
                        <pic:cNvPicPr>
                          <a:picLocks noChangeAspect="1"/>
                        </pic:cNvPicPr>
                      </pic:nvPicPr>
                      <pic:blipFill>
                        <a:blip r:embed="rId49"/>
                        <a:stretch>
                          <a:fillRect/>
                        </a:stretch>
                      </pic:blipFill>
                      <pic:spPr>
                        <a:xfrm>
                          <a:off x="0" y="0"/>
                          <a:ext cx="5271770" cy="1242695"/>
                        </a:xfrm>
                        <a:prstGeom prst="rect">
                          <a:avLst/>
                        </a:prstGeom>
                        <a:noFill/>
                        <a:ln>
                          <a:noFill/>
                        </a:ln>
                      </pic:spPr>
                    </pic:pic>
                  </a:graphicData>
                </a:graphic>
              </wp:inline>
            </w:drawing>
          </w:r>
        </w:del>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249" w:author="LKY" w:date="2026-07-01T17:12:15Z"/>
          <w:rFonts w:hint="eastAsia"/>
          <w:sz w:val="24"/>
          <w:lang w:val="en-US" w:eastAsia="zh-CN"/>
        </w:rPr>
      </w:pPr>
      <w:ins w:id="5250" w:author="LKY" w:date="2026-07-01T17:12:15Z">
        <w:r>
          <w:rPr>
            <w:rFonts w:hint="eastAsia"/>
            <w:sz w:val="24"/>
            <w:lang w:val="en-US" w:eastAsia="zh-CN"/>
          </w:rPr>
          <w:t>对应的</w:t>
        </w:r>
      </w:ins>
      <w:ins w:id="5251" w:author="LKY" w:date="2026-07-01T17:12:15Z">
        <w:r>
          <w:rPr>
            <w:rFonts w:hint="default" w:ascii="Times New Roman" w:hAnsi="Times New Roman" w:cs="Times New Roman"/>
            <w:sz w:val="24"/>
            <w:lang w:val="en-US" w:eastAsia="zh-CN"/>
          </w:rPr>
          <w:t>N3083</w:t>
        </w:r>
      </w:ins>
      <w:ins w:id="5252" w:author="LKY" w:date="2026-07-01T17:12:15Z">
        <w:r>
          <w:rPr>
            <w:rFonts w:hint="eastAsia"/>
            <w:sz w:val="24"/>
            <w:lang w:val="en-US" w:eastAsia="zh-CN"/>
          </w:rPr>
          <w:t>单端输入电压类似。</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53" w:author="LKY" w:date="2026-07-01T17:12:15Z"/>
          <w:rFonts w:hint="eastAsia"/>
          <w:sz w:val="24"/>
          <w:lang w:val="en-US" w:eastAsia="zh-CN"/>
        </w:rPr>
      </w:pPr>
      <w:ins w:id="5254" w:author="L" w:date="2026-07-03T16:19:48Z">
        <w:r>
          <w:rPr/>
          <w:drawing>
            <wp:inline distT="0" distB="0" distL="114300" distR="114300">
              <wp:extent cx="5273040" cy="1240790"/>
              <wp:effectExtent l="0" t="0" r="3810" b="16510"/>
              <wp:docPr id="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
                      <pic:cNvPicPr>
                        <a:picLocks noChangeAspect="1"/>
                      </pic:cNvPicPr>
                    </pic:nvPicPr>
                    <pic:blipFill>
                      <a:blip r:embed="rId50"/>
                      <a:stretch>
                        <a:fillRect/>
                      </a:stretch>
                    </pic:blipFill>
                    <pic:spPr>
                      <a:xfrm>
                        <a:off x="0" y="0"/>
                        <a:ext cx="5273040" cy="1240790"/>
                      </a:xfrm>
                      <a:prstGeom prst="rect">
                        <a:avLst/>
                      </a:prstGeom>
                      <a:noFill/>
                      <a:ln>
                        <a:noFill/>
                      </a:ln>
                    </pic:spPr>
                  </pic:pic>
                </a:graphicData>
              </a:graphic>
            </wp:inline>
          </w:drawing>
        </w:r>
      </w:ins>
      <w:ins w:id="5256" w:author="LKY" w:date="2026-07-01T17:12:15Z">
        <w:del w:id="5257" w:author="L" w:date="2026-07-03T16:19:47Z">
          <w:r>
            <w:rPr/>
            <w:drawing>
              <wp:inline distT="0" distB="0" distL="114300" distR="114300">
                <wp:extent cx="5271135" cy="895985"/>
                <wp:effectExtent l="0" t="0" r="5715" b="1841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51"/>
                        <a:stretch>
                          <a:fillRect/>
                        </a:stretch>
                      </pic:blipFill>
                      <pic:spPr>
                        <a:xfrm>
                          <a:off x="0" y="0"/>
                          <a:ext cx="5271135" cy="895985"/>
                        </a:xfrm>
                        <a:prstGeom prst="rect">
                          <a:avLst/>
                        </a:prstGeom>
                        <a:noFill/>
                        <a:ln>
                          <a:noFill/>
                        </a:ln>
                      </pic:spPr>
                    </pic:pic>
                  </a:graphicData>
                </a:graphic>
              </wp:inline>
            </w:drawing>
          </w:r>
        </w:del>
      </w:ins>
    </w:p>
    <w:p w14:paraId="6C2D1CA4">
      <w:pPr>
        <w:pStyle w:val="12"/>
        <w:keepNext w:val="0"/>
        <w:keepLines w:val="0"/>
        <w:pageBreakBefore w:val="0"/>
        <w:widowControl w:val="0"/>
        <w:numPr>
          <w:ilvl w:val="0"/>
          <w:numId w:val="5"/>
        </w:numPr>
        <w:kinsoku/>
        <w:wordWrap w:val="0"/>
        <w:overflowPunct/>
        <w:topLinePunct w:val="0"/>
        <w:autoSpaceDE/>
        <w:autoSpaceDN/>
        <w:bidi w:val="0"/>
        <w:adjustRightInd/>
        <w:snapToGrid/>
        <w:ind w:left="425" w:hanging="425" w:firstLineChars="0"/>
        <w:jc w:val="left"/>
        <w:textAlignment w:val="auto"/>
        <w:outlineLvl w:val="4"/>
        <w:rPr>
          <w:ins w:id="5260" w:author="LKY" w:date="2026-07-01T17:12:15Z"/>
          <w:rFonts w:hint="default" w:ascii="Times New Roman" w:hAnsi="Times New Roman" w:eastAsia="宋体" w:cs="Times New Roman"/>
          <w:b/>
          <w:bCs/>
          <w:sz w:val="24"/>
          <w:lang w:val="en-US" w:eastAsia="zh-CN"/>
        </w:rPr>
      </w:pPr>
      <w:ins w:id="5261" w:author="LKY" w:date="2026-07-01T17:12:15Z">
        <w:r>
          <w:rPr>
            <w:rFonts w:hint="default" w:ascii="Times New Roman" w:hAnsi="Times New Roman" w:eastAsia="宋体" w:cs="Times New Roman"/>
            <w:b/>
            <w:bCs/>
            <w:sz w:val="24"/>
            <w:lang w:val="en-US" w:eastAsia="zh-CN"/>
          </w:rPr>
          <w:t>RTD使用</w:t>
        </w:r>
      </w:ins>
    </w:p>
    <w:p w14:paraId="2C18544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262" w:author="LKY" w:date="2026-07-01T17:12:15Z"/>
          <w:rFonts w:hint="eastAsia" w:ascii="Times New Roman" w:hAnsi="Times New Roman"/>
          <w:b w:val="0"/>
          <w:bCs w:val="0"/>
          <w:sz w:val="24"/>
          <w:szCs w:val="24"/>
          <w:lang w:val="en-US" w:eastAsia="zh-CN"/>
        </w:rPr>
      </w:pPr>
      <w:ins w:id="5263" w:author="LKY" w:date="2026-07-01T17:12:15Z">
        <w:r>
          <w:rPr>
            <w:rFonts w:hint="eastAsia" w:ascii="Times New Roman" w:hAnsi="Times New Roman"/>
            <w:b w:val="0"/>
            <w:bCs w:val="0"/>
            <w:sz w:val="24"/>
            <w:szCs w:val="24"/>
            <w:lang w:val="en-US" w:eastAsia="zh-CN"/>
          </w:rPr>
          <w:t>以N5041为例（4路RTD模块三线PT100），量程设为-200-850</w:t>
        </w:r>
      </w:ins>
      <w:ins w:id="5264" w:author="LKY" w:date="2026-07-01T17:12:15Z">
        <w:r>
          <w:rPr>
            <w:rFonts w:hint="eastAsia" w:ascii="宋体" w:hAnsi="宋体" w:eastAsia="宋体" w:cs="宋体"/>
            <w:b w:val="0"/>
            <w:bCs w:val="0"/>
            <w:sz w:val="24"/>
            <w:szCs w:val="24"/>
            <w:lang w:val="en-US" w:eastAsia="zh-CN"/>
          </w:rPr>
          <w:t>℃</w:t>
        </w:r>
      </w:ins>
      <w:ins w:id="5265" w:author="LKY" w:date="2026-07-01T17:12:15Z">
        <w:r>
          <w:rPr>
            <w:rFonts w:hint="eastAsia" w:ascii="Times New Roman" w:hAnsi="Times New Roman"/>
            <w:b w:val="0"/>
            <w:bCs w:val="0"/>
            <w:sz w:val="24"/>
            <w:szCs w:val="24"/>
            <w:lang w:val="en-US" w:eastAsia="zh-CN"/>
          </w:rPr>
          <w:t>，输入</w:t>
        </w:r>
      </w:ins>
      <w:ins w:id="5266" w:author="LKY" w:date="2026-07-01T17:12:15Z">
        <w:r>
          <w:rPr>
            <w:rFonts w:hint="eastAsia" w:ascii="Times New Roman" w:hAnsi="Times New Roman"/>
            <w:b w:val="0"/>
            <w:bCs w:val="0"/>
            <w:color w:val="0000FF"/>
            <w:sz w:val="24"/>
            <w:szCs w:val="24"/>
            <w:lang w:val="en-US" w:eastAsia="zh-CN"/>
          </w:rPr>
          <w:t>ion show</w:t>
        </w:r>
      </w:ins>
      <w:ins w:id="5267" w:author="LKY" w:date="2026-07-01T17:12:15Z">
        <w:r>
          <w:rPr>
            <w:rFonts w:hint="eastAsia" w:ascii="Times New Roman" w:hAnsi="Times New Roman"/>
            <w:b w:val="0"/>
            <w:bCs w:val="0"/>
            <w:sz w:val="24"/>
            <w:szCs w:val="24"/>
            <w:lang w:val="en-US" w:eastAsia="zh-CN"/>
          </w:rPr>
          <w:t>查看信息。</w:t>
        </w:r>
      </w:ins>
    </w:p>
    <w:p w14:paraId="03F7D584">
      <w:pPr>
        <w:pStyle w:val="12"/>
        <w:shd w:val="clear" w:fill="E7E6E6" w:themeFill="background2"/>
        <w:wordWrap w:val="0"/>
        <w:spacing w:line="360" w:lineRule="auto"/>
        <w:ind w:left="0" w:leftChars="0" w:firstLine="0" w:firstLineChars="0"/>
        <w:jc w:val="left"/>
        <w:outlineLvl w:val="9"/>
        <w:rPr>
          <w:ins w:id="5268" w:author="LKY" w:date="2026-07-01T17:12:15Z"/>
        </w:rPr>
      </w:pPr>
      <w:ins w:id="5269" w:author="LKY" w:date="2026-07-01T17:12:15Z">
        <w:r>
          <w:rPr>
            <w:rFonts w:hint="default" w:ascii="Times New Roman" w:hAnsi="Times New Roman"/>
            <w:b w:val="0"/>
            <w:bCs w:val="0"/>
            <w:sz w:val="24"/>
            <w:szCs w:val="24"/>
            <w:shd w:val="clear" w:color="auto" w:fill="auto"/>
            <w:lang w:val="en-US" w:eastAsia="zh-CN"/>
          </w:rPr>
          <w:t>root@</w:t>
        </w:r>
      </w:ins>
      <w:ins w:id="5270" w:author="LKY" w:date="2026-07-01T17:12:15Z">
        <w:r>
          <w:rPr>
            <w:rFonts w:hint="eastAsia" w:ascii="Times New Roman" w:hAnsi="Times New Roman"/>
            <w:b w:val="0"/>
            <w:bCs w:val="0"/>
            <w:sz w:val="24"/>
            <w:szCs w:val="24"/>
            <w:shd w:val="clear" w:color="auto" w:fill="auto"/>
            <w:lang w:val="en-US" w:eastAsia="zh-CN"/>
          </w:rPr>
          <w:t>bliiot</w:t>
        </w:r>
      </w:ins>
      <w:ins w:id="5271" w:author="LKY" w:date="2026-07-01T17:12:15Z">
        <w:r>
          <w:rPr>
            <w:rFonts w:hint="default" w:ascii="Times New Roman" w:hAnsi="Times New Roman"/>
            <w:b w:val="0"/>
            <w:bCs w:val="0"/>
            <w:sz w:val="24"/>
            <w:szCs w:val="24"/>
            <w:shd w:val="clear" w:color="auto" w:fill="auto"/>
            <w:lang w:val="en-US" w:eastAsia="zh-CN"/>
          </w:rPr>
          <w:t xml:space="preserve">:/# </w:t>
        </w:r>
      </w:ins>
      <w:ins w:id="5272" w:author="LKY" w:date="2026-07-01T17:12:15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5273" w:author="LKY" w:date="2026-07-01T17:12:15Z"/>
          <w:rFonts w:hint="default"/>
          <w:sz w:val="21"/>
          <w:lang w:val="en-US" w:eastAsia="zh-CN"/>
        </w:rPr>
      </w:pPr>
      <w:r>
        <w:drawing>
          <wp:inline distT="0" distB="0" distL="114300" distR="114300">
            <wp:extent cx="5270500" cy="812165"/>
            <wp:effectExtent l="0" t="0" r="6350" b="698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52"/>
                    <a:stretch>
                      <a:fillRect/>
                    </a:stretch>
                  </pic:blipFill>
                  <pic:spPr>
                    <a:xfrm>
                      <a:off x="0" y="0"/>
                      <a:ext cx="5270500" cy="812165"/>
                    </a:xfrm>
                    <a:prstGeom prst="rect">
                      <a:avLst/>
                    </a:prstGeom>
                    <a:noFill/>
                    <a:ln>
                      <a:noFill/>
                    </a:ln>
                  </pic:spPr>
                </pic:pic>
              </a:graphicData>
            </a:graphic>
          </wp:inline>
        </w:drawing>
      </w:r>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274" w:author="LKY" w:date="2026-07-01T17:12:15Z"/>
          <w:rFonts w:hint="eastAsia" w:ascii="Times New Roman" w:hAnsi="Times New Roman"/>
          <w:sz w:val="24"/>
          <w:lang w:val="en-US" w:eastAsia="zh-CN"/>
        </w:rPr>
      </w:pPr>
      <w:ins w:id="5275" w:author="LKY" w:date="2026-07-01T17:12:15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5276" w:author="LKY" w:date="2026-07-31T11:39:29Z"/>
          <w:rFonts w:hint="eastAsia"/>
          <w:sz w:val="24"/>
          <w:lang w:val="en-US" w:eastAsia="zh-CN"/>
        </w:rPr>
      </w:pPr>
      <w:ins w:id="5277" w:author="LKY" w:date="2026-07-01T17:12:15Z">
        <w:r>
          <w:rPr>
            <w:rFonts w:hint="eastAsia"/>
            <w:sz w:val="24"/>
            <w:lang w:val="en-US" w:eastAsia="zh-CN"/>
          </w:rPr>
          <w:t>对应的</w:t>
        </w:r>
      </w:ins>
      <w:ins w:id="5278" w:author="LKY" w:date="2026-07-01T17:12:15Z">
        <w:r>
          <w:rPr>
            <w:rFonts w:hint="default" w:ascii="Times New Roman" w:hAnsi="Times New Roman" w:cs="Times New Roman"/>
            <w:sz w:val="24"/>
            <w:lang w:val="en-US" w:eastAsia="zh-CN"/>
          </w:rPr>
          <w:t>N</w:t>
        </w:r>
      </w:ins>
      <w:ins w:id="5279" w:author="LKY" w:date="2026-07-01T17:12:15Z">
        <w:r>
          <w:rPr>
            <w:rFonts w:hint="eastAsia" w:ascii="Times New Roman" w:hAnsi="Times New Roman" w:cs="Times New Roman"/>
            <w:sz w:val="24"/>
            <w:lang w:val="en-US" w:eastAsia="zh-CN"/>
          </w:rPr>
          <w:t>5042、N5043、 N5044</w:t>
        </w:r>
      </w:ins>
      <w:ins w:id="5280" w:author="LKY" w:date="2026-07-01T17:12:15Z">
        <w:r>
          <w:rPr>
            <w:rFonts w:hint="eastAsia"/>
            <w:sz w:val="24"/>
            <w:lang w:val="en-US" w:eastAsia="zh-CN"/>
          </w:rPr>
          <w:t>类似。</w:t>
        </w:r>
      </w:ins>
    </w:p>
    <w:p w14:paraId="3171D53E">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82" w:author="LKY" w:date="2026-07-01T17:12:15Z"/>
          <w:rFonts w:hint="eastAsia"/>
          <w:sz w:val="24"/>
          <w:lang w:val="en-US" w:eastAsia="zh-CN"/>
        </w:rPr>
        <w:pPrChange w:id="5281" w:author="LKY" w:date="2026-07-31T11:56:58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5283" w:author="LKY" w:date="2026-07-31T11:56:56Z">
        <w:r>
          <w:rPr/>
          <w:drawing>
            <wp:inline distT="0" distB="0" distL="114300" distR="114300">
              <wp:extent cx="5269230" cy="887730"/>
              <wp:effectExtent l="0" t="0" r="7620" b="762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3"/>
                      <a:stretch>
                        <a:fillRect/>
                      </a:stretch>
                    </pic:blipFill>
                    <pic:spPr>
                      <a:xfrm>
                        <a:off x="0" y="0"/>
                        <a:ext cx="5269230" cy="887730"/>
                      </a:xfrm>
                      <a:prstGeom prst="rect">
                        <a:avLst/>
                      </a:prstGeom>
                      <a:noFill/>
                      <a:ln>
                        <a:noFill/>
                      </a:ln>
                    </pic:spPr>
                  </pic:pic>
                </a:graphicData>
              </a:graphic>
            </wp:inline>
          </w:drawing>
        </w:r>
      </w:ins>
    </w:p>
    <w:p w14:paraId="456F886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286" w:author="L" w:date="2026-08-04T16:39:44Z"/>
        </w:rPr>
        <w:pPrChange w:id="5285" w:author="LKY" w:date="2026-07-31T11:39:1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5287" w:author="LKY" w:date="2026-07-31T11:39:07Z">
        <w:r>
          <w:rPr/>
          <w:drawing>
            <wp:inline distT="0" distB="0" distL="114300" distR="114300">
              <wp:extent cx="5271135" cy="723900"/>
              <wp:effectExtent l="0" t="0" r="5715"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54"/>
                      <a:stretch>
                        <a:fillRect/>
                      </a:stretch>
                    </pic:blipFill>
                    <pic:spPr>
                      <a:xfrm>
                        <a:off x="0" y="0"/>
                        <a:ext cx="5271135" cy="723900"/>
                      </a:xfrm>
                      <a:prstGeom prst="rect">
                        <a:avLst/>
                      </a:prstGeom>
                      <a:noFill/>
                      <a:ln>
                        <a:noFill/>
                      </a:ln>
                    </pic:spPr>
                  </pic:pic>
                </a:graphicData>
              </a:graphic>
            </wp:inline>
          </w:drawing>
        </w:r>
      </w:ins>
    </w:p>
    <w:p w14:paraId="5814C539">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pPrChange w:id="5289" w:author="LKY" w:date="2026-07-31T11:39:1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5290" w:author="L" w:date="2026-08-04T16:40:02Z">
        <w:r>
          <w:rPr/>
          <w:drawing>
            <wp:inline distT="0" distB="0" distL="114300" distR="114300">
              <wp:extent cx="5272405" cy="865505"/>
              <wp:effectExtent l="0" t="0" r="4445" b="10795"/>
              <wp:docPr id="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
                      <pic:cNvPicPr>
                        <a:picLocks noChangeAspect="1"/>
                      </pic:cNvPicPr>
                    </pic:nvPicPr>
                    <pic:blipFill>
                      <a:blip r:embed="rId55"/>
                      <a:stretch>
                        <a:fillRect/>
                      </a:stretch>
                    </pic:blipFill>
                    <pic:spPr>
                      <a:xfrm>
                        <a:off x="0" y="0"/>
                        <a:ext cx="5272405" cy="865505"/>
                      </a:xfrm>
                      <a:prstGeom prst="rect">
                        <a:avLst/>
                      </a:prstGeom>
                      <a:noFill/>
                      <a:ln>
                        <a:noFill/>
                      </a:ln>
                    </pic:spPr>
                  </pic:pic>
                </a:graphicData>
              </a:graphic>
            </wp:inline>
          </w:drawing>
        </w:r>
      </w:ins>
    </w:p>
    <w:p w14:paraId="5F1FA75D">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pPrChange w:id="5292" w:author="LKY" w:date="2026-07-31T11:39:1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79EE161F">
      <w:pPr>
        <w:pStyle w:val="12"/>
        <w:keepNext w:val="0"/>
        <w:keepLines w:val="0"/>
        <w:pageBreakBefore w:val="0"/>
        <w:widowControl w:val="0"/>
        <w:numPr>
          <w:ilvl w:val="0"/>
          <w:numId w:val="5"/>
        </w:numPr>
        <w:kinsoku/>
        <w:wordWrap w:val="0"/>
        <w:overflowPunct/>
        <w:topLinePunct w:val="0"/>
        <w:autoSpaceDE/>
        <w:autoSpaceDN/>
        <w:bidi w:val="0"/>
        <w:adjustRightInd/>
        <w:snapToGrid/>
        <w:ind w:left="425" w:leftChars="0" w:hanging="425" w:firstLineChars="0"/>
        <w:jc w:val="left"/>
        <w:textAlignment w:val="auto"/>
        <w:outlineLvl w:val="4"/>
        <w:rPr>
          <w:ins w:id="5293" w:author="LKY" w:date="2026-08-25T19:47:30Z"/>
          <w:rFonts w:hint="default" w:ascii="Times New Roman" w:hAnsi="Times New Roman" w:eastAsia="宋体" w:cs="Times New Roman"/>
          <w:b/>
          <w:bCs/>
          <w:sz w:val="24"/>
          <w:lang w:val="en-US" w:eastAsia="zh-CN"/>
        </w:rPr>
      </w:pPr>
      <w:ins w:id="5294" w:author="LKY" w:date="2026-08-25T19:47:30Z">
        <w:r>
          <w:rPr>
            <w:rFonts w:hint="eastAsia" w:ascii="Times New Roman" w:hAnsi="Times New Roman" w:eastAsia="宋体" w:cs="Times New Roman"/>
            <w:b/>
            <w:bCs/>
            <w:sz w:val="24"/>
            <w:lang w:val="en-US" w:eastAsia="zh-CN"/>
          </w:rPr>
          <w:t>NTC使用</w:t>
        </w:r>
      </w:ins>
    </w:p>
    <w:p w14:paraId="0592A89F">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5295" w:author="LKY" w:date="2026-08-25T19:47:30Z"/>
          <w:rFonts w:hint="eastAsia" w:ascii="Times New Roman" w:hAnsi="Times New Roman"/>
          <w:b w:val="0"/>
          <w:bCs w:val="0"/>
          <w:sz w:val="24"/>
          <w:szCs w:val="24"/>
          <w:lang w:val="en-US" w:eastAsia="zh-CN"/>
        </w:rPr>
      </w:pPr>
      <w:ins w:id="5296" w:author="LKY" w:date="2026-08-25T19:47:30Z">
        <w:r>
          <w:rPr>
            <w:rFonts w:hint="eastAsia" w:ascii="Times New Roman" w:hAnsi="Times New Roman"/>
            <w:b w:val="0"/>
            <w:bCs w:val="0"/>
            <w:sz w:val="24"/>
            <w:szCs w:val="24"/>
            <w:lang w:val="en-US" w:eastAsia="zh-CN"/>
          </w:rPr>
          <w:t>以N3087为例（8路NTC模块10K3A1），量程为184</w:t>
        </w:r>
      </w:ins>
      <w:ins w:id="5297" w:author="LKY" w:date="2026-09-14T14:46:47Z">
        <w:r>
          <w:rPr>
            <w:rFonts w:hint="eastAsia" w:ascii="Times New Roman" w:hAnsi="Times New Roman"/>
            <w:b w:val="0"/>
            <w:bCs w:val="0"/>
            <w:sz w:val="24"/>
            <w:szCs w:val="24"/>
            <w:lang w:val="en-US" w:eastAsia="zh-CN"/>
          </w:rPr>
          <w:t>.</w:t>
        </w:r>
      </w:ins>
      <w:ins w:id="5298" w:author="LKY" w:date="2026-09-14T14:46:48Z">
        <w:r>
          <w:rPr>
            <w:rFonts w:hint="eastAsia" w:ascii="Times New Roman" w:hAnsi="Times New Roman"/>
            <w:b w:val="0"/>
            <w:bCs w:val="0"/>
            <w:sz w:val="24"/>
            <w:szCs w:val="24"/>
            <w:lang w:val="en-US" w:eastAsia="zh-CN"/>
          </w:rPr>
          <w:t>8</w:t>
        </w:r>
      </w:ins>
      <w:ins w:id="5299" w:author="LKY" w:date="2026-08-25T19:47:30Z">
        <w:r>
          <w:rPr>
            <w:rFonts w:hint="eastAsia" w:ascii="Times New Roman" w:hAnsi="Times New Roman"/>
            <w:b w:val="0"/>
            <w:bCs w:val="0"/>
            <w:sz w:val="24"/>
            <w:szCs w:val="24"/>
            <w:lang w:val="en-US" w:eastAsia="zh-CN"/>
          </w:rPr>
          <w:t>-66782</w:t>
        </w:r>
      </w:ins>
      <w:ins w:id="5300" w:author="LKY" w:date="2026-09-14T14:46:53Z">
        <w:r>
          <w:rPr>
            <w:rFonts w:hint="eastAsia" w:ascii="Times New Roman" w:hAnsi="Times New Roman"/>
            <w:b w:val="0"/>
            <w:bCs w:val="0"/>
            <w:sz w:val="24"/>
            <w:szCs w:val="24"/>
            <w:lang w:val="en-US" w:eastAsia="zh-CN"/>
          </w:rPr>
          <w:t>8</w:t>
        </w:r>
      </w:ins>
      <w:ins w:id="5301" w:author="LKY" w:date="2026-08-25T19:47:30Z">
        <w:r>
          <w:rPr>
            <w:rFonts w:hint="eastAsia" w:ascii="Times New Roman" w:hAnsi="Times New Roman"/>
            <w:b w:val="0"/>
            <w:bCs w:val="0"/>
            <w:sz w:val="24"/>
            <w:szCs w:val="24"/>
            <w:lang w:val="en-US" w:eastAsia="zh-CN"/>
          </w:rPr>
          <w:t>，输入</w:t>
        </w:r>
      </w:ins>
      <w:ins w:id="5302" w:author="LKY" w:date="2026-08-25T19:47:30Z">
        <w:r>
          <w:rPr>
            <w:rFonts w:hint="eastAsia" w:ascii="Times New Roman" w:hAnsi="Times New Roman"/>
            <w:b w:val="0"/>
            <w:bCs w:val="0"/>
            <w:color w:val="0000FF"/>
            <w:sz w:val="24"/>
            <w:szCs w:val="24"/>
            <w:lang w:val="en-US" w:eastAsia="zh-CN"/>
          </w:rPr>
          <w:t>ion show</w:t>
        </w:r>
      </w:ins>
      <w:ins w:id="5303" w:author="LKY" w:date="2026-08-25T19:47:30Z">
        <w:r>
          <w:rPr>
            <w:rFonts w:hint="eastAsia" w:ascii="Times New Roman" w:hAnsi="Times New Roman"/>
            <w:b w:val="0"/>
            <w:bCs w:val="0"/>
            <w:sz w:val="24"/>
            <w:szCs w:val="24"/>
            <w:lang w:val="en-US" w:eastAsia="zh-CN"/>
          </w:rPr>
          <w:t>查看信息。</w:t>
        </w:r>
      </w:ins>
    </w:p>
    <w:p w14:paraId="5334D7D7">
      <w:pPr>
        <w:pStyle w:val="12"/>
        <w:shd w:val="clear" w:fill="E7E6E6" w:themeFill="background2"/>
        <w:wordWrap w:val="0"/>
        <w:spacing w:line="360" w:lineRule="auto"/>
        <w:ind w:left="0" w:leftChars="0" w:firstLine="0" w:firstLineChars="0"/>
        <w:jc w:val="left"/>
        <w:outlineLvl w:val="9"/>
        <w:rPr>
          <w:ins w:id="5304" w:author="LKY" w:date="2026-08-25T19:47:30Z"/>
        </w:rPr>
      </w:pPr>
      <w:ins w:id="5305" w:author="LKY" w:date="2026-08-25T19:47:30Z">
        <w:r>
          <w:rPr>
            <w:rFonts w:hint="default" w:ascii="Times New Roman" w:hAnsi="Times New Roman"/>
            <w:b w:val="0"/>
            <w:bCs w:val="0"/>
            <w:sz w:val="24"/>
            <w:szCs w:val="24"/>
            <w:shd w:val="clear" w:color="auto" w:fill="auto"/>
            <w:lang w:val="en-US" w:eastAsia="zh-CN"/>
          </w:rPr>
          <w:t>root@</w:t>
        </w:r>
      </w:ins>
      <w:ins w:id="5306" w:author="LKY" w:date="2026-08-25T19:47:30Z">
        <w:r>
          <w:rPr>
            <w:rFonts w:hint="eastAsia" w:ascii="Times New Roman" w:hAnsi="Times New Roman"/>
            <w:b w:val="0"/>
            <w:bCs w:val="0"/>
            <w:sz w:val="24"/>
            <w:szCs w:val="24"/>
            <w:shd w:val="clear" w:color="auto" w:fill="auto"/>
            <w:lang w:val="en-US" w:eastAsia="zh-CN"/>
          </w:rPr>
          <w:t>bliiot</w:t>
        </w:r>
      </w:ins>
      <w:ins w:id="5307" w:author="LKY" w:date="2026-08-25T19:47:30Z">
        <w:r>
          <w:rPr>
            <w:rFonts w:hint="default" w:ascii="Times New Roman" w:hAnsi="Times New Roman"/>
            <w:b w:val="0"/>
            <w:bCs w:val="0"/>
            <w:sz w:val="24"/>
            <w:szCs w:val="24"/>
            <w:shd w:val="clear" w:color="auto" w:fill="auto"/>
            <w:lang w:val="en-US" w:eastAsia="zh-CN"/>
          </w:rPr>
          <w:t xml:space="preserve">:/# </w:t>
        </w:r>
      </w:ins>
      <w:ins w:id="5308" w:author="LKY" w:date="2026-08-25T19:47:30Z">
        <w:r>
          <w:rPr>
            <w:rFonts w:hint="eastAsia" w:ascii="Times New Roman" w:hAnsi="Times New Roman"/>
            <w:b w:val="0"/>
            <w:bCs w:val="0"/>
            <w:color w:val="0000FF"/>
            <w:sz w:val="24"/>
            <w:szCs w:val="24"/>
            <w:shd w:val="clear" w:color="auto" w:fill="auto"/>
            <w:lang w:val="en-US" w:eastAsia="zh-CN"/>
          </w:rPr>
          <w:t xml:space="preserve">ion show  </w:t>
        </w:r>
      </w:ins>
    </w:p>
    <w:p w14:paraId="00FAD597">
      <w:pPr>
        <w:rPr>
          <w:ins w:id="5309" w:author="LKY" w:date="2026-08-25T19:47:30Z"/>
          <w:rFonts w:hint="eastAsia"/>
          <w:lang w:val="en-US" w:eastAsia="zh-CN"/>
        </w:rPr>
      </w:pPr>
    </w:p>
    <w:p w14:paraId="3B6DB641">
      <w:pPr>
        <w:pStyle w:val="12"/>
        <w:widowControl w:val="0"/>
        <w:wordWrap w:val="0"/>
        <w:spacing w:after="0" w:line="360" w:lineRule="auto"/>
        <w:ind w:left="0" w:leftChars="0" w:firstLine="420" w:firstLineChars="0"/>
        <w:jc w:val="left"/>
        <w:outlineLvl w:val="9"/>
        <w:rPr>
          <w:ins w:id="5310" w:author="LKY" w:date="2026-08-25T19:47:30Z"/>
          <w:rFonts w:hint="eastAsia" w:ascii="Times New Roman" w:hAnsi="Times New Roman"/>
          <w:sz w:val="24"/>
          <w:lang w:val="en-US" w:eastAsia="zh-CN"/>
        </w:rPr>
      </w:pPr>
      <w:ins w:id="5311" w:author="LKY" w:date="2026-08-25T19:47:30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6DE78B99">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312" w:author="LKY" w:date="2026-08-25T19:47:30Z"/>
        </w:rPr>
      </w:pPr>
      <w:ins w:id="5313" w:author="LKY" w:date="2026-08-25T19:54:46Z">
        <w:r>
          <w:rPr/>
          <w:drawing>
            <wp:inline distT="0" distB="0" distL="114300" distR="114300">
              <wp:extent cx="5273040" cy="1395730"/>
              <wp:effectExtent l="0" t="0" r="3810" b="13970"/>
              <wp:docPr id="1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
                      <pic:cNvPicPr>
                        <a:picLocks noChangeAspect="1"/>
                      </pic:cNvPicPr>
                    </pic:nvPicPr>
                    <pic:blipFill>
                      <a:blip r:embed="rId56"/>
                      <a:stretch>
                        <a:fillRect/>
                      </a:stretch>
                    </pic:blipFill>
                    <pic:spPr>
                      <a:xfrm>
                        <a:off x="0" y="0"/>
                        <a:ext cx="5273040" cy="1395730"/>
                      </a:xfrm>
                      <a:prstGeom prst="rect">
                        <a:avLst/>
                      </a:prstGeom>
                      <a:noFill/>
                      <a:ln>
                        <a:noFill/>
                      </a:ln>
                    </pic:spPr>
                  </pic:pic>
                </a:graphicData>
              </a:graphic>
            </wp:inline>
          </w:drawing>
        </w:r>
      </w:ins>
    </w:p>
    <w:p w14:paraId="0180067E">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5315" w:author="LKY" w:date="2026-08-25T19:47:30Z"/>
        </w:rPr>
      </w:pPr>
    </w:p>
    <w:p w14:paraId="11DD49DC">
      <w:pPr>
        <w:pStyle w:val="12"/>
        <w:widowControl/>
        <w:numPr>
          <w:ilvl w:val="0"/>
          <w:numId w:val="3"/>
        </w:numPr>
        <w:ind w:left="425" w:leftChars="0" w:hanging="425" w:firstLineChars="0"/>
        <w:outlineLvl w:val="3"/>
        <w:rPr>
          <w:ins w:id="5316" w:author="LKY" w:date="2026-08-25T19:47:30Z"/>
          <w:rFonts w:hint="eastAsia" w:ascii="Times New Roman" w:hAnsi="Times New Roman" w:eastAsia="宋体" w:cs="宋体"/>
          <w:b/>
          <w:color w:val="auto"/>
          <w:sz w:val="24"/>
          <w:lang w:val="en-US" w:eastAsia="zh-CN" w:bidi="en-US"/>
        </w:rPr>
      </w:pPr>
      <w:ins w:id="5317" w:author="LKY" w:date="2026-08-25T19:47:30Z">
        <w:r>
          <w:rPr>
            <w:rFonts w:hint="eastAsia" w:ascii="Times New Roman" w:hAnsi="Times New Roman" w:eastAsia="宋体" w:cs="宋体"/>
            <w:b/>
            <w:color w:val="auto"/>
            <w:sz w:val="24"/>
            <w:lang w:val="en-US" w:eastAsia="zh-CN" w:bidi="en-US"/>
          </w:rPr>
          <w:t>量程模式修改</w:t>
        </w:r>
      </w:ins>
    </w:p>
    <w:p w14:paraId="4C106CC9">
      <w:pPr>
        <w:pStyle w:val="12"/>
        <w:wordWrap w:val="0"/>
        <w:spacing w:after="0" w:line="360" w:lineRule="auto"/>
        <w:ind w:left="0" w:leftChars="0" w:firstLine="420" w:firstLineChars="0"/>
        <w:jc w:val="left"/>
        <w:outlineLvl w:val="9"/>
        <w:rPr>
          <w:ins w:id="5318" w:author="LKY" w:date="2026-08-25T19:47:30Z"/>
          <w:rFonts w:hint="default" w:ascii="Times New Roman" w:hAnsi="Times New Roman" w:cstheme="minorBidi"/>
          <w:b w:val="0"/>
          <w:bCs w:val="0"/>
          <w:kern w:val="2"/>
          <w:sz w:val="24"/>
          <w:szCs w:val="24"/>
          <w:lang w:val="en-US" w:eastAsia="zh-CN" w:bidi="ar-SA"/>
        </w:rPr>
      </w:pPr>
      <w:ins w:id="5319" w:author="LKY" w:date="2026-08-25T19:47:30Z">
        <w:r>
          <w:rPr>
            <w:rFonts w:hint="eastAsia" w:ascii="Times New Roman" w:hAnsi="Times New Roman" w:cstheme="minorBidi"/>
            <w:b w:val="0"/>
            <w:bCs w:val="0"/>
            <w:kern w:val="2"/>
            <w:sz w:val="24"/>
            <w:szCs w:val="24"/>
            <w:lang w:val="en-US" w:eastAsia="zh-CN" w:bidi="ar-SA"/>
          </w:rPr>
          <w:t>通过ion help命令，可以看到config的命令格式。</w:t>
        </w:r>
      </w:ins>
    </w:p>
    <w:p w14:paraId="4D12D5CE">
      <w:pPr>
        <w:rPr>
          <w:ins w:id="5320" w:author="LKY" w:date="2026-08-25T19:47:30Z"/>
        </w:rPr>
      </w:pPr>
      <w:ins w:id="5321" w:author="LKY" w:date="2026-08-25T19:47:30Z">
        <w:r>
          <w:rPr/>
          <w:drawing>
            <wp:inline distT="0" distB="0" distL="114300" distR="114300">
              <wp:extent cx="5269230" cy="757555"/>
              <wp:effectExtent l="0" t="0" r="7620" b="4445"/>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3"/>
                      <pic:cNvPicPr>
                        <a:picLocks noChangeAspect="1"/>
                      </pic:cNvPicPr>
                    </pic:nvPicPr>
                    <pic:blipFill>
                      <a:blip r:embed="rId57"/>
                      <a:stretch>
                        <a:fillRect/>
                      </a:stretch>
                    </pic:blipFill>
                    <pic:spPr>
                      <a:xfrm>
                        <a:off x="0" y="0"/>
                        <a:ext cx="5269230" cy="757555"/>
                      </a:xfrm>
                      <a:prstGeom prst="rect">
                        <a:avLst/>
                      </a:prstGeom>
                      <a:noFill/>
                      <a:ln>
                        <a:noFill/>
                      </a:ln>
                    </pic:spPr>
                  </pic:pic>
                </a:graphicData>
              </a:graphic>
            </wp:inline>
          </w:drawing>
        </w:r>
      </w:ins>
    </w:p>
    <w:p w14:paraId="5B60656E">
      <w:pPr>
        <w:pStyle w:val="12"/>
        <w:wordWrap w:val="0"/>
        <w:spacing w:after="0" w:line="360" w:lineRule="auto"/>
        <w:ind w:left="0" w:leftChars="0" w:firstLine="420" w:firstLineChars="0"/>
        <w:jc w:val="left"/>
        <w:outlineLvl w:val="9"/>
        <w:rPr>
          <w:ins w:id="5323" w:author="LKY" w:date="2026-08-25T19:47:30Z"/>
          <w:rFonts w:hint="eastAsia" w:ascii="Times New Roman" w:hAnsi="Times New Roman"/>
          <w:sz w:val="24"/>
          <w:lang w:val="en-US" w:eastAsia="zh-CN"/>
        </w:rPr>
      </w:pPr>
      <w:ins w:id="5324" w:author="LKY" w:date="2026-08-25T19:47:30Z">
        <w:r>
          <w:rPr>
            <w:rFonts w:hint="eastAsia" w:ascii="Times New Roman" w:hAnsi="Times New Roman"/>
            <w:sz w:val="24"/>
            <w:lang w:val="en-US" w:eastAsia="zh-CN"/>
          </w:rPr>
          <w:t>在终端中执行以下命令，以获取设备当前的运行状态及模式设置指令：</w:t>
        </w:r>
      </w:ins>
    </w:p>
    <w:p w14:paraId="6E31C716">
      <w:pPr>
        <w:pStyle w:val="12"/>
        <w:shd w:val="clear" w:fill="E7E6E6" w:themeFill="background2"/>
        <w:wordWrap w:val="0"/>
        <w:spacing w:line="360" w:lineRule="auto"/>
        <w:ind w:left="0" w:leftChars="0" w:firstLine="0" w:firstLineChars="0"/>
        <w:jc w:val="left"/>
        <w:outlineLvl w:val="9"/>
        <w:rPr>
          <w:ins w:id="5325" w:author="LKY" w:date="2026-08-25T19:47:30Z"/>
          <w:rFonts w:hint="default" w:ascii="Times New Roman" w:hAnsi="Times New Roman"/>
          <w:sz w:val="24"/>
          <w:shd w:val="clear" w:color="auto" w:fill="auto"/>
          <w:lang w:val="en-US" w:eastAsia="zh-CN"/>
        </w:rPr>
      </w:pPr>
      <w:ins w:id="5326" w:author="LKY" w:date="2026-08-25T19:47:30Z">
        <w:r>
          <w:rPr>
            <w:rFonts w:hint="default" w:ascii="Times New Roman" w:hAnsi="Times New Roman"/>
            <w:b w:val="0"/>
            <w:bCs w:val="0"/>
            <w:sz w:val="24"/>
            <w:szCs w:val="24"/>
            <w:shd w:val="clear" w:color="auto" w:fill="auto"/>
            <w:lang w:val="en-US" w:eastAsia="zh-CN"/>
          </w:rPr>
          <w:t>root@</w:t>
        </w:r>
      </w:ins>
      <w:ins w:id="5327" w:author="LKY" w:date="2026-08-25T19:47:30Z">
        <w:r>
          <w:rPr>
            <w:rFonts w:hint="eastAsia" w:ascii="Times New Roman" w:hAnsi="Times New Roman"/>
            <w:b w:val="0"/>
            <w:bCs w:val="0"/>
            <w:sz w:val="24"/>
            <w:szCs w:val="24"/>
            <w:shd w:val="clear" w:color="auto" w:fill="auto"/>
            <w:lang w:val="en-US" w:eastAsia="zh-CN"/>
          </w:rPr>
          <w:t>bliiot</w:t>
        </w:r>
      </w:ins>
      <w:ins w:id="5328" w:author="LKY" w:date="2026-08-25T19:47:30Z">
        <w:r>
          <w:rPr>
            <w:rFonts w:hint="default" w:ascii="Times New Roman" w:hAnsi="Times New Roman"/>
            <w:b w:val="0"/>
            <w:bCs w:val="0"/>
            <w:sz w:val="24"/>
            <w:szCs w:val="24"/>
            <w:shd w:val="clear" w:color="auto" w:fill="auto"/>
            <w:lang w:val="en-US" w:eastAsia="zh-CN"/>
          </w:rPr>
          <w:t xml:space="preserve">:/# </w:t>
        </w:r>
      </w:ins>
      <w:ins w:id="5329" w:author="LKY" w:date="2026-08-25T19:47:30Z">
        <w:r>
          <w:rPr>
            <w:rFonts w:ascii="Times New Roman" w:hAnsi="Times New Roman" w:eastAsiaTheme="minorEastAsia" w:cstheme="minorBidi"/>
            <w:i w:val="0"/>
            <w:iCs w:val="0"/>
            <w:caps w:val="0"/>
            <w:color w:val="0000FF"/>
            <w:spacing w:val="0"/>
            <w:sz w:val="24"/>
            <w:szCs w:val="24"/>
            <w:shd w:val="clear" w:color="auto" w:fill="auto"/>
            <w:rPrChange w:id="5330" w:author="L" w:date="2026-09-01T16:35:24Z">
              <w:rPr>
                <w:rFonts w:ascii="Times New Roman" w:hAnsi="Times New Roman" w:eastAsiaTheme="minorEastAsia" w:cstheme="minorBidi"/>
                <w:i w:val="0"/>
                <w:iCs w:val="0"/>
                <w:caps w:val="0"/>
                <w:spacing w:val="0"/>
                <w:sz w:val="24"/>
                <w:szCs w:val="24"/>
                <w:shd w:val="clear" w:color="auto" w:fill="auto"/>
              </w:rPr>
            </w:rPrChange>
          </w:rPr>
          <w:t>ion getmode</w:t>
        </w:r>
      </w:ins>
    </w:p>
    <w:p w14:paraId="0F7B4783">
      <w:pPr>
        <w:rPr>
          <w:ins w:id="5331" w:author="LKY" w:date="2026-08-25T19:47:30Z"/>
        </w:rPr>
      </w:pPr>
      <w:ins w:id="5332" w:author="LKY" w:date="2026-08-25T19:47:30Z">
        <w:r>
          <w:rPr/>
          <w:drawing>
            <wp:inline distT="0" distB="0" distL="114300" distR="114300">
              <wp:extent cx="5269865" cy="612140"/>
              <wp:effectExtent l="0" t="0" r="6985" b="16510"/>
              <wp:docPr id="1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
                      <pic:cNvPicPr>
                        <a:picLocks noChangeAspect="1"/>
                      </pic:cNvPicPr>
                    </pic:nvPicPr>
                    <pic:blipFill>
                      <a:blip r:embed="rId58"/>
                      <a:stretch>
                        <a:fillRect/>
                      </a:stretch>
                    </pic:blipFill>
                    <pic:spPr>
                      <a:xfrm>
                        <a:off x="0" y="0"/>
                        <a:ext cx="5269865" cy="612140"/>
                      </a:xfrm>
                      <a:prstGeom prst="rect">
                        <a:avLst/>
                      </a:prstGeom>
                      <a:noFill/>
                      <a:ln>
                        <a:noFill/>
                      </a:ln>
                    </pic:spPr>
                  </pic:pic>
                </a:graphicData>
              </a:graphic>
            </wp:inline>
          </w:drawing>
        </w:r>
      </w:ins>
    </w:p>
    <w:p w14:paraId="20ADCCAC">
      <w:pPr>
        <w:pStyle w:val="12"/>
        <w:wordWrap w:val="0"/>
        <w:spacing w:after="0" w:line="360" w:lineRule="auto"/>
        <w:ind w:left="0" w:leftChars="0" w:firstLine="420" w:firstLineChars="0"/>
        <w:jc w:val="left"/>
        <w:outlineLvl w:val="9"/>
        <w:rPr>
          <w:ins w:id="5334" w:author="LKY" w:date="2026-08-25T19:47:30Z"/>
          <w:rFonts w:hint="default" w:ascii="Times New Roman" w:hAnsi="Times New Roman" w:eastAsiaTheme="minorEastAsia"/>
          <w:sz w:val="24"/>
          <w:lang w:val="en-US" w:eastAsia="zh-CN"/>
        </w:rPr>
      </w:pPr>
      <w:ins w:id="5335" w:author="LKY" w:date="2026-08-25T19:47:30Z">
        <w:r>
          <w:rPr>
            <w:rFonts w:hint="eastAsia" w:ascii="Times New Roman" w:hAnsi="Times New Roman" w:eastAsiaTheme="minorEastAsia"/>
            <w:sz w:val="24"/>
            <w:lang w:val="en-US" w:eastAsia="zh-CN"/>
          </w:rPr>
          <w:t>确认目标模式对应的数值后，使用以下命令进行模式切换：</w:t>
        </w:r>
      </w:ins>
      <w:ins w:id="5336" w:author="LKY" w:date="2026-08-25T19:47:30Z">
        <w:r>
          <w:rPr>
            <w:rFonts w:hint="eastAsia" w:ascii="Times New Roman" w:hAnsi="Times New Roman"/>
            <w:sz w:val="24"/>
            <w:lang w:val="en-US" w:eastAsia="zh-CN"/>
          </w:rPr>
          <w:t>例如将N4081的量程设置为4~20MA。</w:t>
        </w:r>
      </w:ins>
    </w:p>
    <w:p w14:paraId="0D002340">
      <w:pPr>
        <w:pStyle w:val="12"/>
        <w:shd w:val="clear" w:fill="E7E6E6" w:themeFill="background2"/>
        <w:wordWrap w:val="0"/>
        <w:spacing w:line="360" w:lineRule="auto"/>
        <w:ind w:left="0" w:leftChars="0" w:firstLine="0" w:firstLineChars="0"/>
        <w:jc w:val="left"/>
        <w:outlineLvl w:val="9"/>
        <w:rPr>
          <w:ins w:id="5337" w:author="LKY" w:date="2026-08-25T19:47:30Z"/>
          <w:rFonts w:hint="eastAsia" w:ascii="Times New Roman" w:hAnsi="Times New Roman" w:cstheme="minorBidi"/>
          <w:i w:val="0"/>
          <w:iCs w:val="0"/>
          <w:caps w:val="0"/>
          <w:spacing w:val="0"/>
          <w:sz w:val="24"/>
          <w:szCs w:val="24"/>
          <w:shd w:val="clear" w:color="auto" w:fill="auto"/>
          <w:lang w:val="en-US" w:eastAsia="zh-CN"/>
        </w:rPr>
      </w:pPr>
      <w:ins w:id="5338" w:author="LKY" w:date="2026-08-25T19:47:30Z">
        <w:r>
          <w:rPr>
            <w:rFonts w:hint="default" w:ascii="Times New Roman" w:hAnsi="Times New Roman"/>
            <w:b w:val="0"/>
            <w:bCs w:val="0"/>
            <w:sz w:val="24"/>
            <w:szCs w:val="24"/>
            <w:shd w:val="clear" w:color="auto" w:fill="auto"/>
            <w:lang w:val="en-US" w:eastAsia="zh-CN"/>
          </w:rPr>
          <w:t>root@</w:t>
        </w:r>
      </w:ins>
      <w:ins w:id="5339" w:author="LKY" w:date="2026-08-25T19:47:30Z">
        <w:r>
          <w:rPr>
            <w:rFonts w:hint="eastAsia" w:ascii="Times New Roman" w:hAnsi="Times New Roman"/>
            <w:b w:val="0"/>
            <w:bCs w:val="0"/>
            <w:sz w:val="24"/>
            <w:szCs w:val="24"/>
            <w:shd w:val="clear" w:color="auto" w:fill="auto"/>
            <w:lang w:val="en-US" w:eastAsia="zh-CN"/>
          </w:rPr>
          <w:t>bliiot</w:t>
        </w:r>
      </w:ins>
      <w:ins w:id="5340" w:author="LKY" w:date="2026-08-25T19:47:30Z">
        <w:r>
          <w:rPr>
            <w:rFonts w:hint="default" w:ascii="Times New Roman" w:hAnsi="Times New Roman"/>
            <w:b w:val="0"/>
            <w:bCs w:val="0"/>
            <w:sz w:val="24"/>
            <w:szCs w:val="24"/>
            <w:shd w:val="clear" w:color="auto" w:fill="auto"/>
            <w:lang w:val="en-US" w:eastAsia="zh-CN"/>
          </w:rPr>
          <w:t xml:space="preserve">:/# </w:t>
        </w:r>
      </w:ins>
      <w:ins w:id="5341" w:author="LKY" w:date="2026-08-25T19:47:30Z">
        <w:r>
          <w:rPr>
            <w:rFonts w:ascii="Times New Roman" w:hAnsi="Times New Roman" w:eastAsiaTheme="minorEastAsia" w:cstheme="minorBidi"/>
            <w:i w:val="0"/>
            <w:iCs w:val="0"/>
            <w:caps w:val="0"/>
            <w:color w:val="0000FF"/>
            <w:spacing w:val="0"/>
            <w:sz w:val="24"/>
            <w:szCs w:val="24"/>
            <w:shd w:val="clear" w:color="auto" w:fill="auto"/>
            <w:rPrChange w:id="5342" w:author="L" w:date="2026-09-01T16:35:31Z">
              <w:rPr>
                <w:rFonts w:ascii="Times New Roman" w:hAnsi="Times New Roman" w:eastAsiaTheme="minorEastAsia" w:cstheme="minorBidi"/>
                <w:i w:val="0"/>
                <w:iCs w:val="0"/>
                <w:caps w:val="0"/>
                <w:spacing w:val="0"/>
                <w:sz w:val="24"/>
                <w:szCs w:val="24"/>
                <w:shd w:val="clear" w:color="auto" w:fill="auto"/>
              </w:rPr>
            </w:rPrChange>
          </w:rPr>
          <w:t xml:space="preserve">ion </w:t>
        </w:r>
      </w:ins>
      <w:ins w:id="5343" w:author="LKY" w:date="2026-08-25T19:47:30Z">
        <w:r>
          <w:rPr>
            <w:rFonts w:hint="eastAsia" w:ascii="Times New Roman" w:hAnsi="Times New Roman" w:cstheme="minorBidi"/>
            <w:i w:val="0"/>
            <w:iCs w:val="0"/>
            <w:caps w:val="0"/>
            <w:color w:val="0000FF"/>
            <w:spacing w:val="0"/>
            <w:sz w:val="24"/>
            <w:szCs w:val="24"/>
            <w:shd w:val="clear" w:color="auto" w:fill="auto"/>
            <w:lang w:val="en-US" w:eastAsia="zh-CN"/>
            <w:rPrChange w:id="5344" w:author="L" w:date="2026-09-01T16:35:31Z">
              <w:rPr>
                <w:rFonts w:hint="eastAsia" w:ascii="Times New Roman" w:hAnsi="Times New Roman" w:cstheme="minorBidi"/>
                <w:i w:val="0"/>
                <w:iCs w:val="0"/>
                <w:caps w:val="0"/>
                <w:spacing w:val="0"/>
                <w:sz w:val="24"/>
                <w:szCs w:val="24"/>
                <w:shd w:val="clear" w:color="auto" w:fill="auto"/>
                <w:lang w:val="en-US" w:eastAsia="zh-CN"/>
              </w:rPr>
            </w:rPrChange>
          </w:rPr>
          <w:t>s</w:t>
        </w:r>
      </w:ins>
      <w:ins w:id="5345" w:author="LKY" w:date="2026-08-25T19:47:30Z">
        <w:r>
          <w:rPr>
            <w:rFonts w:ascii="Times New Roman" w:hAnsi="Times New Roman" w:eastAsiaTheme="minorEastAsia" w:cstheme="minorBidi"/>
            <w:i w:val="0"/>
            <w:iCs w:val="0"/>
            <w:caps w:val="0"/>
            <w:color w:val="0000FF"/>
            <w:spacing w:val="0"/>
            <w:sz w:val="24"/>
            <w:szCs w:val="24"/>
            <w:shd w:val="clear" w:color="auto" w:fill="auto"/>
            <w:rPrChange w:id="5346" w:author="L" w:date="2026-09-01T16:35:31Z">
              <w:rPr>
                <w:rFonts w:ascii="Times New Roman" w:hAnsi="Times New Roman" w:eastAsiaTheme="minorEastAsia" w:cstheme="minorBidi"/>
                <w:i w:val="0"/>
                <w:iCs w:val="0"/>
                <w:caps w:val="0"/>
                <w:spacing w:val="0"/>
                <w:sz w:val="24"/>
                <w:szCs w:val="24"/>
                <w:shd w:val="clear" w:color="auto" w:fill="auto"/>
              </w:rPr>
            </w:rPrChange>
          </w:rPr>
          <w:t>etmode</w:t>
        </w:r>
      </w:ins>
      <w:ins w:id="5347" w:author="LKY" w:date="2026-08-25T19:47:30Z">
        <w:r>
          <w:rPr>
            <w:rFonts w:hint="eastAsia" w:ascii="Times New Roman" w:hAnsi="Times New Roman" w:cstheme="minorBidi"/>
            <w:i w:val="0"/>
            <w:iCs w:val="0"/>
            <w:caps w:val="0"/>
            <w:color w:val="0000FF"/>
            <w:spacing w:val="0"/>
            <w:sz w:val="24"/>
            <w:szCs w:val="24"/>
            <w:shd w:val="clear" w:color="auto" w:fill="auto"/>
            <w:lang w:val="en-US" w:eastAsia="zh-CN"/>
            <w:rPrChange w:id="5348" w:author="L" w:date="2026-09-01T16:35:31Z">
              <w:rPr>
                <w:rFonts w:hint="eastAsia" w:ascii="Times New Roman" w:hAnsi="Times New Roman" w:cstheme="minorBidi"/>
                <w:i w:val="0"/>
                <w:iCs w:val="0"/>
                <w:caps w:val="0"/>
                <w:spacing w:val="0"/>
                <w:sz w:val="24"/>
                <w:szCs w:val="24"/>
                <w:shd w:val="clear" w:color="auto" w:fill="auto"/>
                <w:lang w:val="en-US" w:eastAsia="zh-CN"/>
              </w:rPr>
            </w:rPrChange>
          </w:rPr>
          <w:t xml:space="preserve"> &lt;slot&gt; &lt;mode&gt;</w:t>
        </w:r>
      </w:ins>
    </w:p>
    <w:p w14:paraId="1287A0EA">
      <w:pPr>
        <w:pStyle w:val="12"/>
        <w:shd w:val="clear" w:fill="E7E6E6" w:themeFill="background2"/>
        <w:wordWrap w:val="0"/>
        <w:spacing w:line="360" w:lineRule="auto"/>
        <w:ind w:left="0" w:leftChars="0" w:firstLine="0" w:firstLineChars="0"/>
        <w:jc w:val="left"/>
        <w:outlineLvl w:val="9"/>
        <w:rPr>
          <w:ins w:id="5349" w:author="LKY" w:date="2026-08-25T19:47:30Z"/>
          <w:rFonts w:hint="default" w:ascii="Times New Roman" w:hAnsi="Times New Roman" w:cstheme="minorBidi"/>
          <w:i w:val="0"/>
          <w:iCs w:val="0"/>
          <w:caps w:val="0"/>
          <w:spacing w:val="0"/>
          <w:sz w:val="24"/>
          <w:szCs w:val="24"/>
          <w:shd w:val="clear" w:color="auto" w:fill="auto"/>
          <w:lang w:val="en-US" w:eastAsia="zh-CN"/>
        </w:rPr>
      </w:pPr>
      <w:ins w:id="5350" w:author="LKY" w:date="2026-08-25T19:47:30Z">
        <w:r>
          <w:rPr>
            <w:rFonts w:hint="default" w:ascii="Times New Roman" w:hAnsi="Times New Roman"/>
            <w:b w:val="0"/>
            <w:bCs w:val="0"/>
            <w:sz w:val="24"/>
            <w:szCs w:val="24"/>
            <w:shd w:val="clear" w:color="auto" w:fill="auto"/>
            <w:lang w:val="en-US" w:eastAsia="zh-CN"/>
          </w:rPr>
          <w:t>root@</w:t>
        </w:r>
      </w:ins>
      <w:ins w:id="5351" w:author="LKY" w:date="2026-08-25T19:47:30Z">
        <w:r>
          <w:rPr>
            <w:rFonts w:hint="eastAsia" w:ascii="Times New Roman" w:hAnsi="Times New Roman"/>
            <w:b w:val="0"/>
            <w:bCs w:val="0"/>
            <w:sz w:val="24"/>
            <w:szCs w:val="24"/>
            <w:shd w:val="clear" w:color="auto" w:fill="auto"/>
            <w:lang w:val="en-US" w:eastAsia="zh-CN"/>
          </w:rPr>
          <w:t>bliiot</w:t>
        </w:r>
      </w:ins>
      <w:ins w:id="5352" w:author="LKY" w:date="2026-08-25T19:47:30Z">
        <w:r>
          <w:rPr>
            <w:rFonts w:hint="default" w:ascii="Times New Roman" w:hAnsi="Times New Roman"/>
            <w:b w:val="0"/>
            <w:bCs w:val="0"/>
            <w:sz w:val="24"/>
            <w:szCs w:val="24"/>
            <w:shd w:val="clear" w:color="auto" w:fill="auto"/>
            <w:lang w:val="en-US" w:eastAsia="zh-CN"/>
          </w:rPr>
          <w:t xml:space="preserve">:/# </w:t>
        </w:r>
      </w:ins>
      <w:ins w:id="5353" w:author="LKY" w:date="2026-08-25T19:47:30Z">
        <w:r>
          <w:rPr>
            <w:rFonts w:ascii="Times New Roman" w:hAnsi="Times New Roman" w:eastAsiaTheme="minorEastAsia" w:cstheme="minorBidi"/>
            <w:i w:val="0"/>
            <w:iCs w:val="0"/>
            <w:caps w:val="0"/>
            <w:color w:val="0000FF"/>
            <w:spacing w:val="0"/>
            <w:sz w:val="24"/>
            <w:szCs w:val="24"/>
            <w:shd w:val="clear" w:color="auto" w:fill="auto"/>
            <w:rPrChange w:id="5354" w:author="L" w:date="2026-09-01T16:35:28Z">
              <w:rPr>
                <w:rFonts w:ascii="Times New Roman" w:hAnsi="Times New Roman" w:eastAsiaTheme="minorEastAsia" w:cstheme="minorBidi"/>
                <w:i w:val="0"/>
                <w:iCs w:val="0"/>
                <w:caps w:val="0"/>
                <w:spacing w:val="0"/>
                <w:sz w:val="24"/>
                <w:szCs w:val="24"/>
                <w:shd w:val="clear" w:color="auto" w:fill="auto"/>
              </w:rPr>
            </w:rPrChange>
          </w:rPr>
          <w:t xml:space="preserve">ion </w:t>
        </w:r>
      </w:ins>
      <w:ins w:id="5355" w:author="LKY" w:date="2026-08-25T19:47:30Z">
        <w:r>
          <w:rPr>
            <w:rFonts w:hint="eastAsia" w:ascii="Times New Roman" w:hAnsi="Times New Roman" w:cstheme="minorBidi"/>
            <w:i w:val="0"/>
            <w:iCs w:val="0"/>
            <w:caps w:val="0"/>
            <w:color w:val="0000FF"/>
            <w:spacing w:val="0"/>
            <w:sz w:val="24"/>
            <w:szCs w:val="24"/>
            <w:shd w:val="clear" w:color="auto" w:fill="auto"/>
            <w:lang w:val="en-US" w:eastAsia="zh-CN"/>
            <w:rPrChange w:id="5356" w:author="L" w:date="2026-09-01T16:35:28Z">
              <w:rPr>
                <w:rFonts w:hint="eastAsia" w:ascii="Times New Roman" w:hAnsi="Times New Roman" w:cstheme="minorBidi"/>
                <w:i w:val="0"/>
                <w:iCs w:val="0"/>
                <w:caps w:val="0"/>
                <w:spacing w:val="0"/>
                <w:sz w:val="24"/>
                <w:szCs w:val="24"/>
                <w:shd w:val="clear" w:color="auto" w:fill="auto"/>
                <w:lang w:val="en-US" w:eastAsia="zh-CN"/>
              </w:rPr>
            </w:rPrChange>
          </w:rPr>
          <w:t>s</w:t>
        </w:r>
      </w:ins>
      <w:ins w:id="5357" w:author="LKY" w:date="2026-08-25T19:47:30Z">
        <w:r>
          <w:rPr>
            <w:rFonts w:ascii="Times New Roman" w:hAnsi="Times New Roman" w:eastAsiaTheme="minorEastAsia" w:cstheme="minorBidi"/>
            <w:i w:val="0"/>
            <w:iCs w:val="0"/>
            <w:caps w:val="0"/>
            <w:color w:val="0000FF"/>
            <w:spacing w:val="0"/>
            <w:sz w:val="24"/>
            <w:szCs w:val="24"/>
            <w:shd w:val="clear" w:color="auto" w:fill="auto"/>
            <w:rPrChange w:id="5358" w:author="L" w:date="2026-09-01T16:35:28Z">
              <w:rPr>
                <w:rFonts w:ascii="Times New Roman" w:hAnsi="Times New Roman" w:eastAsiaTheme="minorEastAsia" w:cstheme="minorBidi"/>
                <w:i w:val="0"/>
                <w:iCs w:val="0"/>
                <w:caps w:val="0"/>
                <w:spacing w:val="0"/>
                <w:sz w:val="24"/>
                <w:szCs w:val="24"/>
                <w:shd w:val="clear" w:color="auto" w:fill="auto"/>
              </w:rPr>
            </w:rPrChange>
          </w:rPr>
          <w:t>etmode</w:t>
        </w:r>
      </w:ins>
      <w:ins w:id="5359" w:author="LKY" w:date="2026-08-25T19:47:30Z">
        <w:r>
          <w:rPr>
            <w:rFonts w:hint="eastAsia" w:ascii="Times New Roman" w:hAnsi="Times New Roman" w:cstheme="minorBidi"/>
            <w:i w:val="0"/>
            <w:iCs w:val="0"/>
            <w:caps w:val="0"/>
            <w:color w:val="0000FF"/>
            <w:spacing w:val="0"/>
            <w:sz w:val="24"/>
            <w:szCs w:val="24"/>
            <w:shd w:val="clear" w:color="auto" w:fill="auto"/>
            <w:lang w:val="en-US" w:eastAsia="zh-CN"/>
            <w:rPrChange w:id="5360" w:author="L" w:date="2026-09-01T16:35:28Z">
              <w:rPr>
                <w:rFonts w:hint="eastAsia" w:ascii="Times New Roman" w:hAnsi="Times New Roman" w:cstheme="minorBidi"/>
                <w:i w:val="0"/>
                <w:iCs w:val="0"/>
                <w:caps w:val="0"/>
                <w:spacing w:val="0"/>
                <w:sz w:val="24"/>
                <w:szCs w:val="24"/>
                <w:shd w:val="clear" w:color="auto" w:fill="auto"/>
                <w:lang w:val="en-US" w:eastAsia="zh-CN"/>
              </w:rPr>
            </w:rPrChange>
          </w:rPr>
          <w:t xml:space="preserve"> 4 4</w:t>
        </w:r>
      </w:ins>
    </w:p>
    <w:p w14:paraId="5666A699">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rFonts w:hint="eastAsia"/>
          <w:lang w:val="en-US" w:eastAsia="zh-CN"/>
        </w:rPr>
        <w:pPrChange w:id="5361" w:author="LKY" w:date="2026-07-31T11:39:1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125" w:name="_Toc2741"/>
      <w:bookmarkStart w:id="126" w:name="_Toc15125"/>
      <w:bookmarkStart w:id="127" w:name="_Toc12616"/>
      <w:bookmarkStart w:id="128" w:name="_Toc12488"/>
      <w:bookmarkStart w:id="129" w:name="_Toc31956"/>
      <w:r>
        <w:rPr>
          <w:rFonts w:hint="eastAsia" w:ascii="Times New Roman" w:hAnsi="Times New Roman" w:eastAsia="宋体" w:cs="宋体"/>
          <w:b/>
          <w:bCs/>
          <w:sz w:val="32"/>
          <w:szCs w:val="32"/>
          <w:lang w:val="en-US" w:eastAsia="zh-CN"/>
        </w:rPr>
        <w:t>2.4 LED</w:t>
      </w:r>
      <w:bookmarkEnd w:id="125"/>
      <w:bookmarkEnd w:id="126"/>
      <w:bookmarkEnd w:id="127"/>
      <w:bookmarkEnd w:id="128"/>
      <w:bookmarkEnd w:id="129"/>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59"/>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09AB6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62FFA35E">
      <w:pPr>
        <w:pStyle w:val="12"/>
        <w:ind w:left="0" w:leftChars="0" w:firstLine="0" w:firstLineChars="0"/>
        <w:outlineLvl w:val="1"/>
        <w:rPr>
          <w:rFonts w:hint="default" w:ascii="Times New Roman" w:hAnsi="Times New Roman"/>
          <w:b/>
          <w:bCs/>
          <w:sz w:val="32"/>
          <w:szCs w:val="32"/>
          <w:lang w:val="en-US" w:eastAsia="zh-CN"/>
        </w:rPr>
      </w:pPr>
      <w:bookmarkStart w:id="130" w:name="_Toc6935"/>
      <w:bookmarkStart w:id="131" w:name="_Toc1315"/>
      <w:bookmarkStart w:id="132" w:name="_Toc8566"/>
      <w:bookmarkStart w:id="133" w:name="_Toc18120"/>
      <w:bookmarkStart w:id="134" w:name="_Toc25085"/>
      <w:r>
        <w:rPr>
          <w:rFonts w:hint="eastAsia" w:ascii="Times New Roman" w:hAnsi="Times New Roman"/>
          <w:b/>
          <w:bCs/>
          <w:sz w:val="32"/>
          <w:szCs w:val="32"/>
          <w:lang w:val="en-US" w:eastAsia="zh-CN"/>
        </w:rPr>
        <w:t>2.5网络接口</w:t>
      </w:r>
      <w:bookmarkEnd w:id="130"/>
      <w:bookmarkEnd w:id="131"/>
      <w:bookmarkEnd w:id="132"/>
      <w:bookmarkEnd w:id="133"/>
      <w:bookmarkEnd w:id="134"/>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60"/>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如图所示，设备配备了三个百兆网口ETH1、ETH2、ETH3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将网线插入ETH3，输入命令：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root@BL233:~# </w:t>
      </w:r>
      <w:r>
        <w:rPr>
          <w:rFonts w:hint="eastAsia" w:ascii="Times New Roman" w:hAnsi="Times New Roman" w:cs="宋体"/>
          <w:color w:val="0000FF"/>
          <w:kern w:val="2"/>
          <w:sz w:val="24"/>
          <w:szCs w:val="32"/>
          <w:lang w:val="en-US" w:eastAsia="zh-CN" w:bidi="ar-SA"/>
        </w:rPr>
        <w:t>ifconfig</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7960" cy="3482975"/>
            <wp:effectExtent l="0" t="0" r="8890" b="317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61"/>
                    <a:stretch>
                      <a:fillRect/>
                    </a:stretch>
                  </pic:blipFill>
                  <pic:spPr>
                    <a:xfrm>
                      <a:off x="0" y="0"/>
                      <a:ext cx="5267960" cy="3482975"/>
                    </a:xfrm>
                    <a:prstGeom prst="rect">
                      <a:avLst/>
                    </a:prstGeom>
                    <a:noFill/>
                    <a:ln>
                      <a:noFill/>
                    </a:ln>
                  </pic:spPr>
                </pic:pic>
              </a:graphicData>
            </a:graphic>
          </wp:inline>
        </w:drawing>
      </w:r>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3</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70</w:t>
      </w:r>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关闭网口1：</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w:t>
      </w:r>
      <w:r>
        <w:rPr>
          <w:rFonts w:hint="eastAsia" w:ascii="Times New Roman" w:hAnsi="Times New Roman" w:cs="宋体"/>
          <w:color w:val="000000" w:themeColor="text1"/>
          <w:kern w:val="2"/>
          <w:sz w:val="24"/>
          <w:szCs w:val="32"/>
          <w:lang w:val="en-US" w:eastAsia="zh-CN" w:bidi="ar-SA"/>
          <w14:textFill>
            <w14:solidFill>
              <w14:schemeClr w14:val="tx1"/>
            </w14:solidFill>
          </w14:textFill>
        </w:rPr>
        <w:t>2</w:t>
      </w: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2</w:t>
      </w:r>
      <w:r>
        <w:rPr>
          <w:rFonts w:hint="eastAsia" w:ascii="Times New Roman" w:hAnsi="Times New Roman" w:cs="宋体" w:eastAsiaTheme="minorEastAsia"/>
          <w:color w:val="0000FF"/>
          <w:kern w:val="2"/>
          <w:sz w:val="24"/>
          <w:szCs w:val="32"/>
          <w:lang w:val="en-US" w:eastAsia="zh-CN" w:bidi="ar-SA"/>
        </w:rPr>
        <w:t xml:space="preserve"> down</w:t>
      </w:r>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 xml:space="preserve">ping </w:t>
      </w:r>
      <w:r>
        <w:rPr>
          <w:rFonts w:hint="eastAsia" w:ascii="Times New Roman" w:hAnsi="Times New Roman" w:cs="宋体"/>
          <w:color w:val="0000FF"/>
          <w:sz w:val="24"/>
          <w:szCs w:val="32"/>
          <w:lang w:val="en-US" w:eastAsia="zh-CN"/>
        </w:rPr>
        <w:fldChar w:fldCharType="begin"/>
      </w:r>
      <w:r>
        <w:rPr>
          <w:rFonts w:hint="eastAsia" w:ascii="Times New Roman" w:hAnsi="Times New Roman" w:cs="宋体"/>
          <w:color w:val="0000FF"/>
          <w:sz w:val="24"/>
          <w:szCs w:val="32"/>
          <w:lang w:val="en-US" w:eastAsia="zh-CN"/>
        </w:rPr>
        <w:instrText xml:space="preserve"> HYPERLINK "http://www.baidu.com" </w:instrText>
      </w:r>
      <w:r>
        <w:rPr>
          <w:rFonts w:hint="eastAsia" w:ascii="Times New Roman" w:hAnsi="Times New Roman" w:cs="宋体"/>
          <w:color w:val="0000FF"/>
          <w:sz w:val="24"/>
          <w:szCs w:val="32"/>
          <w:lang w:val="en-US" w:eastAsia="zh-CN"/>
        </w:rPr>
        <w:fldChar w:fldCharType="separate"/>
      </w:r>
      <w:r>
        <w:rPr>
          <w:rFonts w:hint="eastAsia" w:ascii="Times New Roman" w:hAnsi="Times New Roman" w:cs="宋体"/>
          <w:color w:val="0000FF"/>
          <w:sz w:val="24"/>
          <w:szCs w:val="32"/>
          <w:lang w:val="en-US" w:eastAsia="zh-CN"/>
        </w:rPr>
        <w:t>www.baidu.com</w:t>
      </w:r>
      <w:r>
        <w:rPr>
          <w:rFonts w:hint="eastAsia" w:ascii="Times New Roman" w:hAnsi="Times New Roman" w:cs="宋体"/>
          <w:color w:val="0000FF"/>
          <w:sz w:val="24"/>
          <w:szCs w:val="32"/>
          <w:lang w:val="en-US" w:eastAsia="zh-CN"/>
        </w:rPr>
        <w:fldChar w:fldCharType="end"/>
      </w:r>
      <w:r>
        <w:rPr>
          <w:rFonts w:hint="eastAsia" w:ascii="Times New Roman" w:hAnsi="Times New Roman" w:cs="宋体"/>
          <w:color w:val="0000FF"/>
          <w:sz w:val="24"/>
          <w:szCs w:val="32"/>
          <w:lang w:val="en-US" w:eastAsia="zh-CN"/>
        </w:rPr>
        <w:t xml:space="preserve">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r>
        <w:drawing>
          <wp:inline distT="0" distB="0" distL="114300" distR="114300">
            <wp:extent cx="5269865" cy="1078230"/>
            <wp:effectExtent l="0" t="0" r="6985" b="762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62"/>
                    <a:stretch>
                      <a:fillRect/>
                    </a:stretch>
                  </pic:blipFill>
                  <pic:spPr>
                    <a:xfrm>
                      <a:off x="0" y="0"/>
                      <a:ext cx="5269865" cy="1078230"/>
                    </a:xfrm>
                    <a:prstGeom prst="rect">
                      <a:avLst/>
                    </a:prstGeom>
                    <a:noFill/>
                    <a:ln>
                      <a:noFill/>
                    </a:ln>
                  </pic:spPr>
                </pic:pic>
              </a:graphicData>
            </a:graphic>
          </wp:inline>
        </w:drawing>
      </w:r>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135" w:name="_Toc28923"/>
      <w:bookmarkStart w:id="136" w:name="_Toc1896"/>
      <w:bookmarkStart w:id="137" w:name="_Toc28153"/>
      <w:bookmarkStart w:id="138" w:name="_Toc20184"/>
      <w:bookmarkStart w:id="139" w:name="_Toc260"/>
      <w:r>
        <w:rPr>
          <w:rFonts w:hint="eastAsia" w:ascii="Times New Roman" w:hAnsi="Times New Roman" w:cs="宋体"/>
          <w:b/>
          <w:color w:val="000000"/>
          <w:sz w:val="32"/>
          <w:szCs w:val="32"/>
          <w:lang w:val="en-US" w:eastAsia="zh-CN" w:bidi="en-US"/>
        </w:rPr>
        <w:t>2.6 USB接口</w:t>
      </w:r>
      <w:bookmarkEnd w:id="135"/>
      <w:bookmarkEnd w:id="136"/>
      <w:bookmarkEnd w:id="137"/>
      <w:bookmarkEnd w:id="138"/>
      <w:bookmarkEnd w:id="139"/>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63"/>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如图，设备带有2个USB2.0 HOST接口。支持FAT32格式U盘。</w:t>
      </w:r>
    </w:p>
    <w:p w14:paraId="37386AA9">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pPr>
      <w:r>
        <w:drawing>
          <wp:inline distT="0" distB="0" distL="114300" distR="114300">
            <wp:extent cx="5269865" cy="415290"/>
            <wp:effectExtent l="0" t="0" r="6985" b="3810"/>
            <wp:docPr id="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4"/>
                    <pic:cNvPicPr>
                      <a:picLocks noChangeAspect="1"/>
                    </pic:cNvPicPr>
                  </pic:nvPicPr>
                  <pic:blipFill>
                    <a:blip r:embed="rId64"/>
                    <a:stretch>
                      <a:fillRect/>
                    </a:stretch>
                  </pic:blipFill>
                  <pic:spPr>
                    <a:xfrm>
                      <a:off x="0" y="0"/>
                      <a:ext cx="5269865" cy="415290"/>
                    </a:xfrm>
                    <a:prstGeom prst="rect">
                      <a:avLst/>
                    </a:prstGeom>
                    <a:noFill/>
                    <a:ln>
                      <a:noFill/>
                    </a:ln>
                  </pic:spPr>
                </pic:pic>
              </a:graphicData>
            </a:graphic>
          </wp:inline>
        </w:drawing>
      </w:r>
    </w:p>
    <w:p w14:paraId="627A0AD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sz w:val="24"/>
          <w:szCs w:val="24"/>
          <w:lang w:val="en-US" w:eastAsia="zh-CN"/>
        </w:rPr>
        <w:t>安装</w:t>
      </w:r>
      <w:r>
        <w:rPr>
          <w:rFonts w:hint="default" w:ascii="Times New Roman" w:hAnsi="Times New Roman" w:cs="Times New Roman"/>
          <w:sz w:val="24"/>
          <w:szCs w:val="24"/>
          <w:lang w:val="en-US" w:eastAsia="zh-CN"/>
        </w:rPr>
        <w:t>fio</w:t>
      </w:r>
      <w:r>
        <w:rPr>
          <w:rFonts w:hint="eastAsia"/>
          <w:sz w:val="24"/>
          <w:szCs w:val="24"/>
          <w:lang w:val="en-US" w:eastAsia="zh-CN"/>
        </w:rPr>
        <w:t>工具</w:t>
      </w:r>
    </w:p>
    <w:p w14:paraId="1A4478E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update </w:t>
      </w:r>
    </w:p>
    <w:p w14:paraId="3754B0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apt install fio -y</w:t>
      </w:r>
    </w:p>
    <w:p w14:paraId="48AB0BD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67960" cy="607695"/>
            <wp:effectExtent l="0" t="0" r="8890" b="1905"/>
            <wp:docPr id="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
                    <pic:cNvPicPr>
                      <a:picLocks noChangeAspect="1"/>
                    </pic:cNvPicPr>
                  </pic:nvPicPr>
                  <pic:blipFill>
                    <a:blip r:embed="rId65"/>
                    <a:stretch>
                      <a:fillRect/>
                    </a:stretch>
                  </pic:blipFill>
                  <pic:spPr>
                    <a:xfrm>
                      <a:off x="0" y="0"/>
                      <a:ext cx="5267960" cy="607695"/>
                    </a:xfrm>
                    <a:prstGeom prst="rect">
                      <a:avLst/>
                    </a:prstGeom>
                    <a:noFill/>
                    <a:ln>
                      <a:noFill/>
                    </a:ln>
                  </pic:spPr>
                </pic:pic>
              </a:graphicData>
            </a:graphic>
          </wp:inline>
        </w:drawing>
      </w:r>
    </w:p>
    <w:p w14:paraId="26C91A4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72405" cy="618490"/>
            <wp:effectExtent l="0" t="0" r="4445" b="10160"/>
            <wp:docPr id="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
                    <pic:cNvPicPr>
                      <a:picLocks noChangeAspect="1"/>
                    </pic:cNvPicPr>
                  </pic:nvPicPr>
                  <pic:blipFill>
                    <a:blip r:embed="rId66"/>
                    <a:stretch>
                      <a:fillRect/>
                    </a:stretch>
                  </pic:blipFill>
                  <pic:spPr>
                    <a:xfrm>
                      <a:off x="0" y="0"/>
                      <a:ext cx="5272405" cy="618490"/>
                    </a:xfrm>
                    <a:prstGeom prst="rect">
                      <a:avLst/>
                    </a:prstGeom>
                    <a:noFill/>
                    <a:ln>
                      <a:noFill/>
                    </a:ln>
                  </pic:spPr>
                </pic:pic>
              </a:graphicData>
            </a:graphic>
          </wp:inline>
        </w:drawing>
      </w:r>
    </w:p>
    <w:p w14:paraId="3B566AE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45D4AC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4CB85BB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4310" cy="407035"/>
            <wp:effectExtent l="0" t="0" r="2540" b="12065"/>
            <wp:docPr id="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7"/>
                    <pic:cNvPicPr>
                      <a:picLocks noChangeAspect="1"/>
                    </pic:cNvPicPr>
                  </pic:nvPicPr>
                  <pic:blipFill>
                    <a:blip r:embed="rId67"/>
                    <a:stretch>
                      <a:fillRect/>
                    </a:stretch>
                  </pic:blipFill>
                  <pic:spPr>
                    <a:xfrm>
                      <a:off x="0" y="0"/>
                      <a:ext cx="5274310" cy="407035"/>
                    </a:xfrm>
                    <a:prstGeom prst="rect">
                      <a:avLst/>
                    </a:prstGeom>
                    <a:noFill/>
                    <a:ln>
                      <a:noFill/>
                    </a:ln>
                  </pic:spPr>
                </pic:pic>
              </a:graphicData>
            </a:graphic>
          </wp:inline>
        </w:drawing>
      </w:r>
    </w:p>
    <w:p w14:paraId="1806836A">
      <w:pPr>
        <w:pStyle w:val="12"/>
        <w:rPr>
          <w:rFonts w:hint="default"/>
          <w:lang w:val="en-US" w:eastAsia="zh-CN"/>
        </w:rPr>
      </w:pPr>
    </w:p>
    <w:p w14:paraId="372EE46C">
      <w:pPr>
        <w:pStyle w:val="4"/>
        <w:bidi w:val="0"/>
        <w:outlineLvl w:val="1"/>
        <w:rPr>
          <w:rFonts w:hint="default" w:ascii="Times New Roman" w:hAnsi="Times New Roman"/>
          <w:sz w:val="32"/>
          <w:szCs w:val="32"/>
          <w:lang w:val="en-US"/>
        </w:rPr>
      </w:pPr>
      <w:bookmarkStart w:id="140" w:name="_Toc23750"/>
      <w:bookmarkStart w:id="141" w:name="_Toc4798"/>
      <w:bookmarkStart w:id="142" w:name="_Toc12623"/>
      <w:bookmarkStart w:id="143" w:name="_Toc16624"/>
      <w:bookmarkStart w:id="144" w:name="_Toc23836"/>
      <w:r>
        <w:rPr>
          <w:rFonts w:hint="eastAsia" w:ascii="Times New Roman" w:hAnsi="Times New Roman" w:cs="宋体"/>
          <w:b/>
          <w:color w:val="000000"/>
          <w:sz w:val="32"/>
          <w:szCs w:val="32"/>
          <w:lang w:val="en-US" w:eastAsia="zh-CN" w:bidi="en-US"/>
        </w:rPr>
        <w:t>2.7 HDMI接口</w:t>
      </w:r>
      <w:bookmarkEnd w:id="140"/>
      <w:bookmarkEnd w:id="141"/>
      <w:bookmarkEnd w:id="142"/>
      <w:bookmarkEnd w:id="143"/>
      <w:bookmarkEnd w:id="144"/>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68"/>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r>
        <w:rPr>
          <w:rFonts w:hint="eastAsia" w:ascii="Times New Roman" w:hAnsi="Times New Roman" w:cs="宋体"/>
          <w:kern w:val="2"/>
          <w:sz w:val="24"/>
          <w:szCs w:val="32"/>
          <w:lang w:val="en-US" w:eastAsia="zh-CN" w:bidi="ar-SA"/>
        </w:rPr>
        <w:t>T113</w:t>
      </w:r>
      <w:r>
        <w:rPr>
          <w:rFonts w:hint="eastAsia" w:ascii="Times New Roman" w:hAnsi="Times New Roman" w:cs="宋体" w:eastAsiaTheme="minorEastAsia"/>
          <w:kern w:val="2"/>
          <w:sz w:val="24"/>
          <w:szCs w:val="32"/>
          <w:lang w:val="en-US" w:eastAsia="zh-CN" w:bidi="ar-SA"/>
        </w:rPr>
        <w:t>的图标。若没有显示可尝试重启设备。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0ECD5ED2">
      <w:pPr>
        <w:pStyle w:val="4"/>
        <w:bidi w:val="0"/>
        <w:outlineLvl w:val="1"/>
        <w:rPr>
          <w:rFonts w:hint="eastAsia" w:ascii="Times New Roman" w:hAnsi="Times New Roman" w:cs="宋体"/>
          <w:b/>
          <w:color w:val="000000"/>
          <w:kern w:val="2"/>
          <w:sz w:val="32"/>
          <w:szCs w:val="32"/>
          <w:lang w:val="en-US" w:eastAsia="zh-CN" w:bidi="en-US"/>
        </w:rPr>
      </w:pPr>
      <w:bookmarkStart w:id="145" w:name="_Toc27514"/>
      <w:bookmarkStart w:id="146" w:name="_Toc27640"/>
      <w:bookmarkStart w:id="147" w:name="_Toc20863"/>
      <w:bookmarkStart w:id="148" w:name="_Toc16229"/>
      <w:bookmarkStart w:id="149" w:name="_Toc28480"/>
      <w:r>
        <w:rPr>
          <w:rFonts w:hint="eastAsia" w:ascii="Times New Roman" w:hAnsi="Times New Roman" w:cs="宋体"/>
          <w:b/>
          <w:color w:val="000000"/>
          <w:kern w:val="2"/>
          <w:sz w:val="32"/>
          <w:szCs w:val="32"/>
          <w:lang w:val="en-US" w:eastAsia="zh-CN" w:bidi="en-US"/>
        </w:rPr>
        <w:t>2.8调试串口</w:t>
      </w:r>
      <w:bookmarkEnd w:id="145"/>
      <w:bookmarkEnd w:id="146"/>
      <w:bookmarkEnd w:id="147"/>
      <w:bookmarkEnd w:id="148"/>
      <w:bookmarkEnd w:id="149"/>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69"/>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bookmarkStart w:id="150" w:name="_Toc25543"/>
      <w:bookmarkStart w:id="151" w:name="_Toc18854"/>
      <w:bookmarkStart w:id="152" w:name="_Toc22232"/>
      <w:bookmarkStart w:id="153" w:name="_Toc15888"/>
      <w:bookmarkStart w:id="154" w:name="_Toc4029"/>
      <w:r>
        <w:rPr>
          <w:rFonts w:hint="eastAsia" w:ascii="Times New Roman" w:hAnsi="Times New Roman" w:cs="宋体"/>
          <w:b/>
          <w:color w:val="000000"/>
          <w:kern w:val="2"/>
          <w:sz w:val="32"/>
          <w:szCs w:val="32"/>
          <w:lang w:val="en-US" w:eastAsia="zh-CN" w:bidi="en-US"/>
        </w:rPr>
        <w:t>2.9 SIM卡插槽</w:t>
      </w:r>
      <w:bookmarkEnd w:id="150"/>
      <w:bookmarkEnd w:id="151"/>
      <w:bookmarkEnd w:id="152"/>
      <w:bookmarkEnd w:id="153"/>
      <w:bookmarkEnd w:id="154"/>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70"/>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5" w:name="_Toc5880"/>
      <w:bookmarkStart w:id="156" w:name="_Toc23613"/>
      <w:bookmarkStart w:id="157" w:name="_Toc23334"/>
      <w:bookmarkStart w:id="158" w:name="_Toc25938"/>
      <w:bookmarkStart w:id="159" w:name="_Toc2808"/>
      <w:r>
        <w:rPr>
          <w:rFonts w:hint="eastAsia" w:ascii="Times New Roman" w:hAnsi="Times New Roman" w:cs="宋体"/>
          <w:b/>
          <w:color w:val="000000"/>
          <w:kern w:val="2"/>
          <w:sz w:val="32"/>
          <w:szCs w:val="32"/>
          <w:lang w:val="en-US" w:eastAsia="zh-CN" w:bidi="en-US"/>
        </w:rPr>
        <w:t>2.10 SD卡插槽</w:t>
      </w:r>
      <w:bookmarkEnd w:id="155"/>
      <w:bookmarkEnd w:id="156"/>
      <w:bookmarkEnd w:id="157"/>
      <w:bookmarkEnd w:id="158"/>
      <w:bookmarkEnd w:id="159"/>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71"/>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SD卡槽如图所示，支持FAT32格式SD卡，以emmc烧录为例。</w:t>
      </w:r>
    </w:p>
    <w:p w14:paraId="74EF714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接入空白SD卡，工作状态下，输入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r>
        <w:drawing>
          <wp:inline distT="0" distB="0" distL="114300" distR="114300">
            <wp:extent cx="5267325" cy="2053590"/>
            <wp:effectExtent l="0" t="0" r="9525" b="3810"/>
            <wp:docPr id="9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9"/>
                    <pic:cNvPicPr>
                      <a:picLocks noChangeAspect="1"/>
                    </pic:cNvPicPr>
                  </pic:nvPicPr>
                  <pic:blipFill>
                    <a:blip r:embed="rId72"/>
                    <a:stretch>
                      <a:fillRect/>
                    </a:stretch>
                  </pic:blipFill>
                  <pic:spPr>
                    <a:xfrm>
                      <a:off x="0" y="0"/>
                      <a:ext cx="5267325" cy="2053590"/>
                    </a:xfrm>
                    <a:prstGeom prst="rect">
                      <a:avLst/>
                    </a:prstGeom>
                    <a:noFill/>
                    <a:ln>
                      <a:noFill/>
                    </a:ln>
                  </pic:spPr>
                </pic:pic>
              </a:graphicData>
            </a:graphic>
          </wp:inline>
        </w:drawing>
      </w:r>
    </w:p>
    <w:p w14:paraId="734F825C">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系统识别到存储介质包含两个有效大分区，后续读写性能测试将限定在SD卡路径下进行”，并且可直观读取到该存储设备的实际物理容量。</w:t>
      </w:r>
    </w:p>
    <w:p w14:paraId="0DD2F6F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--filename=/dev/mmcblk1p1 --ioengine=psync --rw=write --bs=1024k --size=1G --numjobs=1 --thread --group_reporting --name=write_job --ramp_time=1 --direct=1</w:t>
      </w:r>
    </w:p>
    <w:p w14:paraId="7D099FA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2405" cy="658495"/>
            <wp:effectExtent l="0" t="0" r="4445" b="8255"/>
            <wp:docPr id="9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0"/>
                    <pic:cNvPicPr>
                      <a:picLocks noChangeAspect="1"/>
                    </pic:cNvPicPr>
                  </pic:nvPicPr>
                  <pic:blipFill>
                    <a:blip r:embed="rId73"/>
                    <a:stretch>
                      <a:fillRect/>
                    </a:stretch>
                  </pic:blipFill>
                  <pic:spPr>
                    <a:xfrm>
                      <a:off x="0" y="0"/>
                      <a:ext cx="5272405" cy="658495"/>
                    </a:xfrm>
                    <a:prstGeom prst="rect">
                      <a:avLst/>
                    </a:prstGeom>
                    <a:noFill/>
                    <a:ln>
                      <a:noFill/>
                    </a:ln>
                  </pic:spPr>
                </pic:pic>
              </a:graphicData>
            </a:graphic>
          </wp:inline>
        </w:drawing>
      </w:r>
    </w:p>
    <w:p w14:paraId="00BDF1C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0BEAD6F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--filename=/dev/mmcblk1p1 --ioengine=psync --rw=read --bs=1024k --size=1G --numjobs=1 --thread --group_reporting --name=read_job --ramp_time=1 --direct=1</w:t>
      </w:r>
    </w:p>
    <w:p w14:paraId="01079CE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2405" cy="412115"/>
            <wp:effectExtent l="0" t="0" r="4445" b="6985"/>
            <wp:docPr id="9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
                    <pic:cNvPicPr>
                      <a:picLocks noChangeAspect="1"/>
                    </pic:cNvPicPr>
                  </pic:nvPicPr>
                  <pic:blipFill>
                    <a:blip r:embed="rId74"/>
                    <a:stretch>
                      <a:fillRect/>
                    </a:stretch>
                  </pic:blipFill>
                  <pic:spPr>
                    <a:xfrm>
                      <a:off x="0" y="0"/>
                      <a:ext cx="5272405" cy="412115"/>
                    </a:xfrm>
                    <a:prstGeom prst="rect">
                      <a:avLst/>
                    </a:prstGeom>
                    <a:noFill/>
                    <a:ln>
                      <a:noFill/>
                    </a:ln>
                  </pic:spPr>
                </pic:pic>
              </a:graphicData>
            </a:graphic>
          </wp:inline>
        </w:drawing>
      </w:r>
    </w:p>
    <w:p w14:paraId="0205963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w:t>
      </w:r>
    </w:p>
    <w:p w14:paraId="08A8D4B0">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60" w:name="_Toc9070"/>
      <w:bookmarkStart w:id="161" w:name="_Toc7221"/>
      <w:bookmarkStart w:id="162" w:name="_Toc5666"/>
      <w:bookmarkStart w:id="163" w:name="_Toc12888"/>
      <w:bookmarkStart w:id="164" w:name="_Toc7902"/>
      <w:r>
        <w:rPr>
          <w:rFonts w:hint="eastAsia" w:ascii="Times New Roman" w:hAnsi="Times New Roman" w:cs="宋体"/>
          <w:b/>
          <w:color w:val="000000"/>
          <w:kern w:val="2"/>
          <w:sz w:val="32"/>
          <w:szCs w:val="32"/>
          <w:lang w:val="en-US" w:eastAsia="zh-CN" w:bidi="en-US"/>
        </w:rPr>
        <w:t>2.11重启按钮</w:t>
      </w:r>
      <w:bookmarkEnd w:id="160"/>
      <w:bookmarkEnd w:id="161"/>
      <w:bookmarkEnd w:id="162"/>
      <w:bookmarkEnd w:id="163"/>
      <w:bookmarkEnd w:id="164"/>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75"/>
                    <a:stretch>
                      <a:fillRect/>
                    </a:stretch>
                  </pic:blipFill>
                  <pic:spPr>
                    <a:xfrm>
                      <a:off x="0" y="0"/>
                      <a:ext cx="3188335" cy="1189990"/>
                    </a:xfrm>
                    <a:prstGeom prst="rect">
                      <a:avLst/>
                    </a:prstGeom>
                  </pic:spPr>
                </pic:pic>
              </a:graphicData>
            </a:graphic>
          </wp:inline>
        </w:drawing>
      </w:r>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5362" w:author="LKY" w:date="2026-07-07T11:26:19Z"/>
          <w:rFonts w:hint="eastAsia"/>
          <w:sz w:val="24"/>
          <w:szCs w:val="24"/>
          <w:lang w:val="en-US" w:eastAsia="zh-CN"/>
        </w:rPr>
      </w:pPr>
      <w:r>
        <w:rPr>
          <w:rFonts w:hint="eastAsia"/>
          <w:sz w:val="24"/>
          <w:szCs w:val="24"/>
          <w:lang w:val="en-US" w:eastAsia="zh-CN"/>
        </w:rPr>
        <w:t>重启按钮如图所示。按下松开后设备重启。</w:t>
      </w:r>
    </w:p>
    <w:p w14:paraId="18F33A3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sz w:val="24"/>
          <w:szCs w:val="24"/>
          <w:lang w:val="en-US" w:eastAsia="zh-CN"/>
        </w:rPr>
      </w:pPr>
      <w:ins w:id="5363" w:author="LKY" w:date="2026-07-07T11:26:41Z">
        <w:r>
          <w:rPr>
            <w:rFonts w:hint="eastAsia" w:ascii="Times New Roman" w:hAnsi="Times New Roman" w:eastAsia="宋体" w:cs="宋体"/>
            <w:bCs w:val="0"/>
            <w:color w:val="FF0000"/>
            <w:sz w:val="24"/>
            <w:szCs w:val="24"/>
            <w:lang w:val="en-US" w:eastAsia="zh-CN" w:bidi="en-US"/>
          </w:rPr>
          <w:t>注意：</w:t>
        </w:r>
      </w:ins>
      <w:ins w:id="5364" w:author="LKY" w:date="2026-07-07T11:26:41Z">
        <w:r>
          <w:rPr>
            <w:rFonts w:hint="eastAsia" w:ascii="Times New Roman" w:hAnsi="Times New Roman" w:eastAsia="宋体" w:cs="宋体"/>
            <w:bCs w:val="0"/>
            <w:color w:val="FF0000"/>
            <w:sz w:val="24"/>
            <w:szCs w:val="24"/>
            <w:lang w:bidi="en-US"/>
          </w:rPr>
          <w:t>如需自定义RST按钮，请于下单前联系业务人员，默认配置为硬件复位</w:t>
        </w:r>
      </w:ins>
      <w:ins w:id="5365" w:author="LKY" w:date="2026-07-07T11:26:41Z">
        <w:r>
          <w:rPr>
            <w:rFonts w:hint="eastAsia" w:ascii="Times New Roman" w:hAnsi="Times New Roman" w:eastAsia="宋体" w:cs="宋体"/>
            <w:bCs w:val="0"/>
            <w:color w:val="000000"/>
            <w:sz w:val="24"/>
            <w:szCs w:val="24"/>
            <w:lang w:bidi="en-US"/>
          </w:rPr>
          <w:t>。</w:t>
        </w:r>
      </w:ins>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65" w:name="_Toc9682"/>
      <w:bookmarkStart w:id="166" w:name="_Toc31764"/>
      <w:bookmarkStart w:id="167" w:name="_Toc17735"/>
      <w:bookmarkStart w:id="168" w:name="_Toc14007"/>
      <w:bookmarkStart w:id="169" w:name="_Toc16219"/>
      <w:r>
        <w:rPr>
          <w:rFonts w:hint="eastAsia" w:ascii="Times New Roman" w:hAnsi="Times New Roman" w:cs="宋体"/>
          <w:b/>
          <w:color w:val="000000"/>
          <w:kern w:val="2"/>
          <w:sz w:val="32"/>
          <w:szCs w:val="32"/>
          <w:lang w:val="en-US" w:eastAsia="zh-CN" w:bidi="en-US"/>
        </w:rPr>
        <w:t>2.12 PCIE接口</w:t>
      </w:r>
      <w:bookmarkEnd w:id="165"/>
      <w:bookmarkEnd w:id="166"/>
      <w:bookmarkEnd w:id="167"/>
      <w:bookmarkEnd w:id="168"/>
      <w:bookmarkEnd w:id="169"/>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34B5261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70" w:name="_Toc26906"/>
      <w:bookmarkStart w:id="171" w:name="_Toc17109"/>
      <w:bookmarkStart w:id="172" w:name="_Toc22269"/>
      <w:bookmarkStart w:id="173" w:name="_Toc20751"/>
      <w:bookmarkStart w:id="174" w:name="_Toc4850"/>
      <w:bookmarkStart w:id="175" w:name="_Toc17038"/>
      <w:r>
        <w:rPr>
          <w:rFonts w:hint="eastAsia" w:ascii="Times New Roman" w:hAnsi="Times New Roman" w:eastAsia="宋体" w:cs="宋体"/>
          <w:b/>
          <w:bCs w:val="0"/>
          <w:color w:val="000000"/>
          <w:sz w:val="28"/>
          <w:szCs w:val="28"/>
          <w:lang w:val="en-US" w:eastAsia="zh-CN" w:bidi="en-US"/>
        </w:rPr>
        <w:t>2.12.1 4G模块</w:t>
      </w:r>
      <w:bookmarkEnd w:id="170"/>
      <w:bookmarkEnd w:id="171"/>
      <w:bookmarkEnd w:id="172"/>
      <w:bookmarkEnd w:id="173"/>
      <w:bookmarkEnd w:id="174"/>
      <w:bookmarkEnd w:id="175"/>
    </w:p>
    <w:p w14:paraId="1989D2E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2DD90D3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58A06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drawing>
          <wp:inline distT="0" distB="0" distL="114300" distR="114300">
            <wp:extent cx="5267960" cy="1922780"/>
            <wp:effectExtent l="0" t="0" r="8890" b="1270"/>
            <wp:docPr id="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2"/>
                    <pic:cNvPicPr>
                      <a:picLocks noChangeAspect="1"/>
                    </pic:cNvPicPr>
                  </pic:nvPicPr>
                  <pic:blipFill>
                    <a:blip r:embed="rId76"/>
                    <a:stretch>
                      <a:fillRect/>
                    </a:stretch>
                  </pic:blipFill>
                  <pic:spPr>
                    <a:xfrm>
                      <a:off x="0" y="0"/>
                      <a:ext cx="5267960" cy="1922780"/>
                    </a:xfrm>
                    <a:prstGeom prst="rect">
                      <a:avLst/>
                    </a:prstGeom>
                    <a:noFill/>
                    <a:ln>
                      <a:noFill/>
                    </a:ln>
                  </pic:spPr>
                </pic:pic>
              </a:graphicData>
            </a:graphic>
          </wp:inline>
        </w:drawing>
      </w:r>
    </w:p>
    <w:p w14:paraId="050D0D5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drawing>
          <wp:inline distT="0" distB="0" distL="114300" distR="114300">
            <wp:extent cx="5274310" cy="247015"/>
            <wp:effectExtent l="0" t="0" r="2540" b="635"/>
            <wp:docPr id="8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3"/>
                    <pic:cNvPicPr>
                      <a:picLocks noChangeAspect="1"/>
                    </pic:cNvPicPr>
                  </pic:nvPicPr>
                  <pic:blipFill>
                    <a:blip r:embed="rId77"/>
                    <a:stretch>
                      <a:fillRect/>
                    </a:stretch>
                  </pic:blipFill>
                  <pic:spPr>
                    <a:xfrm>
                      <a:off x="0" y="0"/>
                      <a:ext cx="5274310" cy="247015"/>
                    </a:xfrm>
                    <a:prstGeom prst="rect">
                      <a:avLst/>
                    </a:prstGeom>
                    <a:noFill/>
                    <a:ln>
                      <a:noFill/>
                    </a:ln>
                  </pic:spPr>
                </pic:pic>
              </a:graphicData>
            </a:graphic>
          </wp:inline>
        </w:drawing>
      </w:r>
    </w:p>
    <w:p w14:paraId="4130BEE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（输入两遍）</w:t>
      </w:r>
    </w:p>
    <w:p w14:paraId="2CAAA4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3675" cy="802640"/>
            <wp:effectExtent l="0" t="0" r="3175" b="16510"/>
            <wp:docPr id="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4"/>
                    <pic:cNvPicPr>
                      <a:picLocks noChangeAspect="1"/>
                    </pic:cNvPicPr>
                  </pic:nvPicPr>
                  <pic:blipFill>
                    <a:blip r:embed="rId78"/>
                    <a:stretch>
                      <a:fillRect/>
                    </a:stretch>
                  </pic:blipFill>
                  <pic:spPr>
                    <a:xfrm>
                      <a:off x="0" y="0"/>
                      <a:ext cx="5273675" cy="802640"/>
                    </a:xfrm>
                    <a:prstGeom prst="rect">
                      <a:avLst/>
                    </a:prstGeom>
                    <a:noFill/>
                    <a:ln>
                      <a:noFill/>
                    </a:ln>
                  </pic:spPr>
                </pic:pic>
              </a:graphicData>
            </a:graphic>
          </wp:inline>
        </w:drawing>
      </w:r>
    </w:p>
    <w:p w14:paraId="18B31DB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70500" cy="489585"/>
            <wp:effectExtent l="0" t="0" r="6350" b="5715"/>
            <wp:docPr id="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5"/>
                    <pic:cNvPicPr>
                      <a:picLocks noChangeAspect="1"/>
                    </pic:cNvPicPr>
                  </pic:nvPicPr>
                  <pic:blipFill>
                    <a:blip r:embed="rId79"/>
                    <a:stretch>
                      <a:fillRect/>
                    </a:stretch>
                  </pic:blipFill>
                  <pic:spPr>
                    <a:xfrm>
                      <a:off x="0" y="0"/>
                      <a:ext cx="5270500" cy="489585"/>
                    </a:xfrm>
                    <a:prstGeom prst="rect">
                      <a:avLst/>
                    </a:prstGeom>
                    <a:noFill/>
                    <a:ln>
                      <a:noFill/>
                    </a:ln>
                  </pic:spPr>
                </pic:pic>
              </a:graphicData>
            </a:graphic>
          </wp:inline>
        </w:drawing>
      </w:r>
    </w:p>
    <w:p w14:paraId="35149ED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7B5454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73675" cy="512445"/>
            <wp:effectExtent l="0" t="0" r="3175" b="1905"/>
            <wp:docPr id="9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6"/>
                    <pic:cNvPicPr>
                      <a:picLocks noChangeAspect="1"/>
                    </pic:cNvPicPr>
                  </pic:nvPicPr>
                  <pic:blipFill>
                    <a:blip r:embed="rId80"/>
                    <a:stretch>
                      <a:fillRect/>
                    </a:stretch>
                  </pic:blipFill>
                  <pic:spPr>
                    <a:xfrm>
                      <a:off x="0" y="0"/>
                      <a:ext cx="5273675" cy="512445"/>
                    </a:xfrm>
                    <a:prstGeom prst="rect">
                      <a:avLst/>
                    </a:prstGeom>
                    <a:noFill/>
                    <a:ln>
                      <a:noFill/>
                    </a:ln>
                  </pic:spPr>
                </pic:pic>
              </a:graphicData>
            </a:graphic>
          </wp:inline>
        </w:drawing>
      </w:r>
    </w:p>
    <w:p w14:paraId="056918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67325" cy="620395"/>
            <wp:effectExtent l="0" t="0" r="9525" b="8255"/>
            <wp:docPr id="9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39"/>
                    <pic:cNvPicPr>
                      <a:picLocks noChangeAspect="1"/>
                    </pic:cNvPicPr>
                  </pic:nvPicPr>
                  <pic:blipFill>
                    <a:blip r:embed="rId81"/>
                    <a:stretch>
                      <a:fillRect/>
                    </a:stretch>
                  </pic:blipFill>
                  <pic:spPr>
                    <a:xfrm>
                      <a:off x="0" y="0"/>
                      <a:ext cx="5267325" cy="620395"/>
                    </a:xfrm>
                    <a:prstGeom prst="rect">
                      <a:avLst/>
                    </a:prstGeom>
                    <a:noFill/>
                    <a:ln>
                      <a:noFill/>
                    </a:ln>
                  </pic:spPr>
                </pic:pic>
              </a:graphicData>
            </a:graphic>
          </wp:inline>
        </w:drawing>
      </w:r>
    </w:p>
    <w:p w14:paraId="7F3953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280E68E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cs="Times New Roman"/>
          <w:b w:val="0"/>
          <w:bCs w:val="0"/>
          <w:color w:val="auto"/>
          <w:sz w:val="24"/>
          <w:szCs w:val="24"/>
          <w:lang w:val="en-US" w:eastAsia="zh-CN"/>
        </w:rPr>
      </w:pPr>
      <w:r>
        <w:rPr>
          <w:rFonts w:hint="default" w:ascii="Times New Roman" w:hAnsi="Times New Roman" w:eastAsia="宋体" w:cs="宋体"/>
          <w:b w:val="0"/>
          <w:bCs/>
          <w:color w:val="0000FF"/>
          <w:sz w:val="24"/>
          <w:szCs w:val="24"/>
          <w:lang w:val="en-US" w:eastAsia="zh-CN" w:bidi="en-US"/>
        </w:rPr>
        <w:t>echo "nameserver 8.8.8.8" &gt; /etc/resolv.conf</w:t>
      </w:r>
    </w:p>
    <w:p w14:paraId="2C2F4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drawing>
          <wp:inline distT="0" distB="0" distL="114300" distR="114300">
            <wp:extent cx="5269865" cy="890270"/>
            <wp:effectExtent l="0" t="0" r="6985" b="5080"/>
            <wp:docPr id="9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7"/>
                    <pic:cNvPicPr>
                      <a:picLocks noChangeAspect="1"/>
                    </pic:cNvPicPr>
                  </pic:nvPicPr>
                  <pic:blipFill>
                    <a:blip r:embed="rId82"/>
                    <a:stretch>
                      <a:fillRect/>
                    </a:stretch>
                  </pic:blipFill>
                  <pic:spPr>
                    <a:xfrm>
                      <a:off x="0" y="0"/>
                      <a:ext cx="5269865" cy="890270"/>
                    </a:xfrm>
                    <a:prstGeom prst="rect">
                      <a:avLst/>
                    </a:prstGeom>
                    <a:noFill/>
                    <a:ln>
                      <a:noFill/>
                    </a:ln>
                  </pic:spPr>
                </pic:pic>
              </a:graphicData>
            </a:graphic>
          </wp:inline>
        </w:drawing>
      </w:r>
    </w:p>
    <w:p w14:paraId="3335D320">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53D608F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79EE150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7D300F7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0F7D621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505029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0FA08F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406F7BE9">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77F04EC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2C7CB4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352A733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5B88984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7AEF9F9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2E82B9F2">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CB7B282">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078527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0CA370BD">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6F5E9A9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27B6ACA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47211A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4EC42B46">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76" w:name="_Toc22151"/>
      <w:bookmarkStart w:id="177" w:name="_Toc19167"/>
      <w:bookmarkStart w:id="178" w:name="_Toc27572"/>
      <w:bookmarkStart w:id="179" w:name="_Toc1229"/>
      <w:bookmarkStart w:id="180" w:name="_Toc12127"/>
      <w:bookmarkStart w:id="181" w:name="_Toc24421"/>
      <w:r>
        <w:rPr>
          <w:rFonts w:hint="eastAsia" w:ascii="Times New Roman" w:hAnsi="Times New Roman" w:eastAsia="宋体" w:cs="宋体"/>
          <w:b/>
          <w:bCs w:val="0"/>
          <w:color w:val="000000"/>
          <w:sz w:val="28"/>
          <w:szCs w:val="28"/>
          <w:lang w:val="en-US" w:eastAsia="zh-CN" w:bidi="en-US"/>
        </w:rPr>
        <w:t>2.12.2 Wi-Fi模块</w:t>
      </w:r>
      <w:bookmarkEnd w:id="176"/>
      <w:bookmarkEnd w:id="177"/>
      <w:bookmarkEnd w:id="178"/>
      <w:bookmarkEnd w:id="179"/>
      <w:bookmarkEnd w:id="180"/>
      <w:bookmarkEnd w:id="181"/>
    </w:p>
    <w:p w14:paraId="1A0CCC4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驱动：</w:t>
      </w:r>
    </w:p>
    <w:p w14:paraId="4A0FA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lsmod </w:t>
      </w:r>
    </w:p>
    <w:p w14:paraId="4B10D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0500" cy="402590"/>
            <wp:effectExtent l="0" t="0" r="6350" b="16510"/>
            <wp:docPr id="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
                    <pic:cNvPicPr>
                      <a:picLocks noChangeAspect="1"/>
                    </pic:cNvPicPr>
                  </pic:nvPicPr>
                  <pic:blipFill>
                    <a:blip r:embed="rId83"/>
                    <a:stretch>
                      <a:fillRect/>
                    </a:stretch>
                  </pic:blipFill>
                  <pic:spPr>
                    <a:xfrm>
                      <a:off x="0" y="0"/>
                      <a:ext cx="5270500" cy="402590"/>
                    </a:xfrm>
                    <a:prstGeom prst="rect">
                      <a:avLst/>
                    </a:prstGeom>
                    <a:noFill/>
                    <a:ln>
                      <a:noFill/>
                    </a:ln>
                  </pic:spPr>
                </pic:pic>
              </a:graphicData>
            </a:graphic>
          </wp:inline>
        </w:drawing>
      </w:r>
    </w:p>
    <w:p w14:paraId="33FB76DA">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ABA92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9865" cy="1520190"/>
            <wp:effectExtent l="0" t="0" r="6985" b="3810"/>
            <wp:docPr id="8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9"/>
                    <pic:cNvPicPr>
                      <a:picLocks noChangeAspect="1"/>
                    </pic:cNvPicPr>
                  </pic:nvPicPr>
                  <pic:blipFill>
                    <a:blip r:embed="rId84"/>
                    <a:stretch>
                      <a:fillRect/>
                    </a:stretch>
                  </pic:blipFill>
                  <pic:spPr>
                    <a:xfrm>
                      <a:off x="0" y="0"/>
                      <a:ext cx="5269865" cy="1520190"/>
                    </a:xfrm>
                    <a:prstGeom prst="rect">
                      <a:avLst/>
                    </a:prstGeom>
                    <a:noFill/>
                    <a:ln>
                      <a:noFill/>
                    </a:ln>
                  </pic:spPr>
                </pic:pic>
              </a:graphicData>
            </a:graphic>
          </wp:inline>
        </w:drawing>
      </w:r>
    </w:p>
    <w:p w14:paraId="5D60E64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0500" cy="921385"/>
            <wp:effectExtent l="0" t="0" r="6350" b="12065"/>
            <wp:docPr id="8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0"/>
                    <pic:cNvPicPr>
                      <a:picLocks noChangeAspect="1"/>
                    </pic:cNvPicPr>
                  </pic:nvPicPr>
                  <pic:blipFill>
                    <a:blip r:embed="rId85"/>
                    <a:stretch>
                      <a:fillRect/>
                    </a:stretch>
                  </pic:blipFill>
                  <pic:spPr>
                    <a:xfrm>
                      <a:off x="0" y="0"/>
                      <a:ext cx="5270500" cy="921385"/>
                    </a:xfrm>
                    <a:prstGeom prst="rect">
                      <a:avLst/>
                    </a:prstGeom>
                    <a:noFill/>
                    <a:ln>
                      <a:noFill/>
                    </a:ln>
                  </pic:spPr>
                </pic:pic>
              </a:graphicData>
            </a:graphic>
          </wp:inline>
        </w:drawing>
      </w:r>
    </w:p>
    <w:p w14:paraId="390BDF00">
      <w:pPr>
        <w:pStyle w:val="12"/>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 xml:space="preserve">ping 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67960" cy="1054735"/>
            <wp:effectExtent l="0" t="0" r="8890" b="12065"/>
            <wp:docPr id="8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1"/>
                    <pic:cNvPicPr>
                      <a:picLocks noChangeAspect="1"/>
                    </pic:cNvPicPr>
                  </pic:nvPicPr>
                  <pic:blipFill>
                    <a:blip r:embed="rId86"/>
                    <a:stretch>
                      <a:fillRect/>
                    </a:stretch>
                  </pic:blipFill>
                  <pic:spPr>
                    <a:xfrm>
                      <a:off x="0" y="0"/>
                      <a:ext cx="5267960" cy="1054735"/>
                    </a:xfrm>
                    <a:prstGeom prst="rect">
                      <a:avLst/>
                    </a:prstGeom>
                    <a:noFill/>
                    <a:ln>
                      <a:noFill/>
                    </a:ln>
                  </pic:spPr>
                </pic:pic>
              </a:graphicData>
            </a:graphic>
          </wp:inline>
        </w:drawing>
      </w:r>
    </w:p>
    <w:p w14:paraId="786C81F3">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2"/>
        <w:keepNext w:val="0"/>
        <w:keepLines w:val="0"/>
        <w:pageBreakBefore w:val="0"/>
        <w:widowControl w:val="0"/>
        <w:shd w:val="clear" w:fill="E7E6E6" w:themeFill="background2"/>
        <w:kinsoku/>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./ap_setup.sh</w:t>
      </w:r>
    </w:p>
    <w:p w14:paraId="5AD19AFA">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36A456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68E12FE8">
      <w:pPr>
        <w:rPr>
          <w:rFonts w:hint="default"/>
          <w:lang w:val="en-US" w:eastAsia="zh-CN"/>
        </w:rPr>
      </w:pPr>
    </w:p>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82" w:name="_Toc24622"/>
      <w:bookmarkStart w:id="183" w:name="_Toc16226"/>
      <w:bookmarkStart w:id="184" w:name="_Toc29335"/>
      <w:bookmarkStart w:id="185" w:name="_Toc6697"/>
      <w:bookmarkStart w:id="186" w:name="_Toc22588"/>
      <w:r>
        <w:rPr>
          <w:rFonts w:hint="eastAsia" w:ascii="Times New Roman" w:hAnsi="Times New Roman" w:cs="宋体"/>
          <w:b/>
          <w:color w:val="000000"/>
          <w:kern w:val="2"/>
          <w:sz w:val="32"/>
          <w:szCs w:val="32"/>
          <w:lang w:val="en-US" w:eastAsia="zh-CN" w:bidi="en-US"/>
        </w:rPr>
        <w:t>2.13硬件看门狗</w:t>
      </w:r>
      <w:bookmarkEnd w:id="182"/>
      <w:bookmarkEnd w:id="183"/>
      <w:bookmarkEnd w:id="184"/>
      <w:bookmarkEnd w:id="185"/>
      <w:bookmarkEnd w:id="186"/>
    </w:p>
    <w:p w14:paraId="442021C9">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87" w:name="_Toc28007"/>
      <w:bookmarkStart w:id="188" w:name="_Toc13985"/>
      <w:bookmarkStart w:id="189" w:name="_Toc11496"/>
      <w:bookmarkStart w:id="190" w:name="_Toc29231"/>
      <w:bookmarkStart w:id="191" w:name="_Toc30607"/>
      <w:r>
        <w:rPr>
          <w:rFonts w:hint="eastAsia" w:ascii="Times New Roman" w:hAnsi="Times New Roman" w:cs="宋体"/>
          <w:b/>
          <w:color w:val="000000"/>
          <w:kern w:val="2"/>
          <w:sz w:val="32"/>
          <w:szCs w:val="32"/>
          <w:lang w:val="en-US" w:eastAsia="zh-CN" w:bidi="en-US"/>
        </w:rPr>
        <w:t>2.14外部RTC</w:t>
      </w:r>
      <w:bookmarkEnd w:id="187"/>
      <w:bookmarkEnd w:id="188"/>
      <w:bookmarkEnd w:id="189"/>
      <w:bookmarkEnd w:id="190"/>
      <w:bookmarkEnd w:id="191"/>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root@BL233-bliiot:~#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root@BL233-bliiot:~#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root@BL233-bliiot:~#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root@BL233-bliiot:~#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root@BL233-bliiot:~#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root@BL233-bliiot:~#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root@BL233-bliiot:~#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root@BL233-bliiot:~#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92" w:name="_Toc24410"/>
      <w:bookmarkStart w:id="193" w:name="_Toc22200"/>
      <w:bookmarkStart w:id="194" w:name="_Toc21557"/>
      <w:bookmarkStart w:id="195" w:name="_Toc1115"/>
      <w:bookmarkStart w:id="196" w:name="_Toc21566"/>
      <w:r>
        <w:rPr>
          <w:rFonts w:hint="eastAsia" w:ascii="Times New Roman" w:hAnsi="Times New Roman" w:cs="宋体"/>
          <w:b/>
          <w:color w:val="000000"/>
          <w:kern w:val="2"/>
          <w:sz w:val="32"/>
          <w:szCs w:val="32"/>
          <w:lang w:val="en-US" w:eastAsia="zh-CN" w:bidi="en-US"/>
        </w:rPr>
        <w:t>2.15加密芯片</w:t>
      </w:r>
      <w:bookmarkEnd w:id="192"/>
      <w:bookmarkEnd w:id="193"/>
      <w:bookmarkEnd w:id="194"/>
      <w:bookmarkEnd w:id="195"/>
      <w:bookmarkEnd w:id="196"/>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root@BL233:~#usr/demo/rjgt# </w:t>
      </w:r>
      <w:r>
        <w:rPr>
          <w:rFonts w:hint="eastAsia" w:ascii="Times New Roman" w:hAnsi="Times New Roman" w:eastAsia="宋体" w:cs="宋体"/>
          <w:b w:val="0"/>
          <w:bCs/>
          <w:color w:val="0000FF"/>
          <w:sz w:val="24"/>
          <w:szCs w:val="24"/>
          <w:lang w:val="en-US" w:eastAsia="zh-CN" w:bidi="en-US"/>
        </w:rPr>
        <w:t>./rigt102</w:t>
      </w:r>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root@BL233:~#usr/demo/rjgt#</w:t>
      </w:r>
      <w:r>
        <w:rPr>
          <w:rFonts w:hint="eastAsia" w:ascii="Times New Roman" w:hAnsi="Times New Roman" w:eastAsia="宋体" w:cs="宋体"/>
          <w:b w:val="0"/>
          <w:bCs/>
          <w:color w:val="0000FF"/>
          <w:sz w:val="24"/>
          <w:szCs w:val="24"/>
          <w:lang w:val="en-US" w:eastAsia="zh-CN" w:bidi="en-US"/>
        </w:rPr>
        <w:t xml:space="preserve">./rigt102 </w:t>
      </w:r>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197" w:name="_Toc18287"/>
      <w:bookmarkStart w:id="198" w:name="_Toc18599"/>
      <w:bookmarkStart w:id="199" w:name="_Toc29136"/>
      <w:bookmarkStart w:id="200" w:name="_Toc4846"/>
      <w:bookmarkStart w:id="201" w:name="_Toc17837"/>
      <w:r>
        <w:rPr>
          <w:rFonts w:hint="eastAsia"/>
          <w:lang w:val="en-US" w:eastAsia="zh-CN"/>
        </w:rPr>
        <w:t>3.设备登录</w:t>
      </w:r>
      <w:bookmarkEnd w:id="197"/>
      <w:bookmarkEnd w:id="198"/>
      <w:bookmarkEnd w:id="199"/>
      <w:bookmarkEnd w:id="200"/>
      <w:bookmarkEnd w:id="201"/>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202" w:name="_Toc13301"/>
      <w:bookmarkStart w:id="203" w:name="_Toc9111"/>
      <w:bookmarkStart w:id="204" w:name="_Toc9588"/>
      <w:bookmarkStart w:id="205" w:name="_Toc392"/>
      <w:bookmarkStart w:id="206" w:name="_Toc29855"/>
      <w:r>
        <w:rPr>
          <w:rFonts w:hint="eastAsia" w:ascii="Times New Roman" w:hAnsi="Times New Roman" w:eastAsia="宋体" w:cs="宋体"/>
          <w:b/>
          <w:bCs/>
          <w:iCs/>
          <w:color w:val="000000"/>
          <w:sz w:val="32"/>
          <w:szCs w:val="32"/>
          <w:lang w:val="en-US" w:eastAsia="zh-CN"/>
        </w:rPr>
        <w:t>3.1 USB登录</w:t>
      </w:r>
      <w:bookmarkEnd w:id="202"/>
      <w:bookmarkEnd w:id="203"/>
      <w:bookmarkEnd w:id="204"/>
      <w:bookmarkEnd w:id="205"/>
      <w:bookmarkEnd w:id="206"/>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7"/>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88"/>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207" w:name="_Toc7853"/>
      <w:bookmarkStart w:id="208" w:name="_Toc22620"/>
      <w:bookmarkStart w:id="209" w:name="_Toc27251"/>
      <w:bookmarkStart w:id="210" w:name="_Toc18315"/>
      <w:bookmarkStart w:id="211" w:name="_Toc20730"/>
      <w:r>
        <w:rPr>
          <w:rFonts w:hint="eastAsia" w:ascii="Times New Roman" w:hAnsi="Times New Roman" w:eastAsia="宋体" w:cs="宋体"/>
          <w:b/>
          <w:bCs/>
          <w:iCs/>
          <w:color w:val="000000"/>
          <w:sz w:val="32"/>
          <w:szCs w:val="32"/>
          <w:lang w:val="en-US" w:eastAsia="zh-CN"/>
        </w:rPr>
        <w:t>3.2 SSH2登录</w:t>
      </w:r>
      <w:bookmarkEnd w:id="207"/>
      <w:bookmarkEnd w:id="208"/>
      <w:bookmarkEnd w:id="209"/>
      <w:bookmarkEnd w:id="210"/>
      <w:bookmarkEnd w:id="211"/>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89"/>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90"/>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91"/>
                    <a:stretch>
                      <a:fillRect/>
                    </a:stretch>
                  </pic:blipFill>
                  <pic:spPr>
                    <a:xfrm>
                      <a:off x="0" y="0"/>
                      <a:ext cx="3591560" cy="1521460"/>
                    </a:xfrm>
                    <a:prstGeom prst="rect">
                      <a:avLst/>
                    </a:prstGeom>
                    <a:noFill/>
                    <a:ln>
                      <a:noFill/>
                    </a:ln>
                  </pic:spPr>
                </pic:pic>
              </a:graphicData>
            </a:graphic>
          </wp:inline>
        </w:drawing>
      </w: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212" w:name="_Toc2813"/>
      <w:bookmarkStart w:id="213" w:name="_Toc7687"/>
      <w:bookmarkStart w:id="214" w:name="_Toc30274"/>
      <w:bookmarkStart w:id="215" w:name="_Toc15863"/>
      <w:bookmarkStart w:id="216" w:name="_Toc26504"/>
      <w:r>
        <w:rPr>
          <w:rFonts w:hint="eastAsia" w:ascii="Times New Roman" w:hAnsi="Times New Roman" w:eastAsia="黑体" w:cs="黑体"/>
          <w:b/>
          <w:bCs w:val="0"/>
          <w:color w:val="000000"/>
          <w:sz w:val="44"/>
          <w:szCs w:val="44"/>
          <w:lang w:val="en-US" w:eastAsia="zh-CN" w:bidi="en-US"/>
        </w:rPr>
        <w:t>4.系统烧录</w:t>
      </w:r>
      <w:bookmarkEnd w:id="212"/>
      <w:bookmarkEnd w:id="213"/>
      <w:bookmarkEnd w:id="214"/>
      <w:bookmarkEnd w:id="215"/>
      <w:bookmarkEnd w:id="216"/>
    </w:p>
    <w:p w14:paraId="4F6CFCE5">
      <w:pPr>
        <w:outlineLvl w:val="1"/>
        <w:rPr>
          <w:rFonts w:hint="eastAsia" w:ascii="Times New Roman" w:hAnsi="Times New Roman" w:eastAsia="宋体" w:cs="宋体"/>
          <w:b/>
          <w:bCs w:val="0"/>
          <w:color w:val="000000"/>
          <w:sz w:val="32"/>
          <w:szCs w:val="32"/>
          <w:lang w:val="en-US" w:eastAsia="zh-CN" w:bidi="en-US"/>
        </w:rPr>
      </w:pPr>
      <w:bookmarkStart w:id="217" w:name="_Toc12470"/>
      <w:bookmarkStart w:id="218" w:name="_Toc10391"/>
      <w:bookmarkStart w:id="219" w:name="_Toc29210"/>
      <w:bookmarkStart w:id="220" w:name="_Toc6803"/>
      <w:bookmarkStart w:id="221" w:name="_Toc11118"/>
      <w:r>
        <w:rPr>
          <w:rFonts w:hint="eastAsia" w:ascii="Times New Roman" w:hAnsi="Times New Roman" w:eastAsia="宋体" w:cs="宋体"/>
          <w:b/>
          <w:bCs w:val="0"/>
          <w:color w:val="000000"/>
          <w:sz w:val="32"/>
          <w:szCs w:val="32"/>
          <w:lang w:val="en-US" w:eastAsia="zh-CN" w:bidi="en-US"/>
        </w:rPr>
        <w:t>4.1 Micro SD卡启动</w:t>
      </w:r>
      <w:bookmarkEnd w:id="217"/>
      <w:bookmarkEnd w:id="218"/>
      <w:bookmarkEnd w:id="219"/>
      <w:bookmarkEnd w:id="220"/>
      <w:bookmarkEnd w:id="221"/>
    </w:p>
    <w:p w14:paraId="36A08764">
      <w:pPr>
        <w:pStyle w:val="12"/>
        <w:ind w:left="0" w:leftChars="0" w:firstLine="0" w:firstLineChars="0"/>
        <w:outlineLvl w:val="2"/>
        <w:rPr>
          <w:rFonts w:hint="default" w:ascii="Times New Roman" w:hAnsi="Times New Roman" w:eastAsia="宋体" w:cs="宋体"/>
          <w:b/>
          <w:bCs w:val="0"/>
          <w:color w:val="000000"/>
          <w:sz w:val="28"/>
          <w:szCs w:val="28"/>
          <w:lang w:val="en-US" w:eastAsia="zh-CN" w:bidi="en-US"/>
        </w:rPr>
      </w:pPr>
      <w:bookmarkStart w:id="222" w:name="_Toc17426"/>
      <w:bookmarkStart w:id="223" w:name="_Toc13672"/>
      <w:bookmarkStart w:id="224" w:name="_Toc20143"/>
      <w:bookmarkStart w:id="225" w:name="_Toc20993"/>
      <w:bookmarkStart w:id="226" w:name="_Toc27065"/>
      <w:r>
        <w:rPr>
          <w:rFonts w:hint="eastAsia" w:ascii="Times New Roman" w:hAnsi="Times New Roman" w:eastAsia="宋体" w:cs="宋体"/>
          <w:b/>
          <w:bCs w:val="0"/>
          <w:color w:val="000000"/>
          <w:sz w:val="28"/>
          <w:szCs w:val="28"/>
          <w:lang w:val="en-US" w:eastAsia="zh-CN" w:bidi="en-US"/>
        </w:rPr>
        <w:t>4.1.1启动卡制作</w:t>
      </w:r>
      <w:bookmarkEnd w:id="222"/>
      <w:bookmarkEnd w:id="223"/>
      <w:bookmarkEnd w:id="224"/>
      <w:bookmarkEnd w:id="225"/>
      <w:bookmarkEnd w:id="226"/>
    </w:p>
    <w:p w14:paraId="728776D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SD卡连接至电脑，双击"PhoenixCard.exe"打开系统固化工具。</w:t>
      </w:r>
    </w:p>
    <w:p w14:paraId="6DEC3DEA">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139565" cy="3010535"/>
            <wp:effectExtent l="0" t="0" r="13335" b="1841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92"/>
                    <a:stretch>
                      <a:fillRect/>
                    </a:stretch>
                  </pic:blipFill>
                  <pic:spPr>
                    <a:xfrm>
                      <a:off x="0" y="0"/>
                      <a:ext cx="4139565" cy="3010535"/>
                    </a:xfrm>
                    <a:prstGeom prst="rect">
                      <a:avLst/>
                    </a:prstGeom>
                    <a:noFill/>
                    <a:ln>
                      <a:noFill/>
                    </a:ln>
                  </pic:spPr>
                </pic:pic>
              </a:graphicData>
            </a:graphic>
          </wp:inline>
        </w:drawing>
      </w:r>
    </w:p>
    <w:p w14:paraId="184085C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工具运行后会自动识别接入到PC端的Micro SD卡，如下图所示</w:t>
      </w:r>
      <w:r>
        <w:rPr>
          <w:rFonts w:hint="eastAsia" w:ascii="Times New Roman" w:hAnsi="Times New Roman" w:eastAsia="宋体" w:cs="宋体"/>
          <w:b w:val="0"/>
          <w:bCs/>
          <w:color w:val="000000"/>
          <w:sz w:val="24"/>
          <w:szCs w:val="24"/>
          <w:lang w:val="en-US" w:eastAsia="zh-CN" w:bidi="en-US"/>
        </w:rPr>
        <w:t>。</w:t>
      </w:r>
    </w:p>
    <w:p w14:paraId="6874AFE8">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68470" cy="3341370"/>
            <wp:effectExtent l="0" t="0" r="17780" b="1143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93"/>
                    <a:srcRect r="554" b="1102"/>
                    <a:stretch>
                      <a:fillRect/>
                    </a:stretch>
                  </pic:blipFill>
                  <pic:spPr>
                    <a:xfrm>
                      <a:off x="0" y="0"/>
                      <a:ext cx="4268470" cy="3341370"/>
                    </a:xfrm>
                    <a:prstGeom prst="rect">
                      <a:avLst/>
                    </a:prstGeom>
                    <a:noFill/>
                    <a:ln>
                      <a:noFill/>
                    </a:ln>
                  </pic:spPr>
                </pic:pic>
              </a:graphicData>
            </a:graphic>
          </wp:inline>
        </w:drawing>
      </w:r>
    </w:p>
    <w:p w14:paraId="5196837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将</w:t>
      </w:r>
      <w:r>
        <w:rPr>
          <w:rFonts w:hint="default" w:ascii="Times New Roman" w:hAnsi="Times New Roman"/>
          <w:sz w:val="24"/>
          <w:szCs w:val="32"/>
          <w:lang w:val="en-US" w:eastAsia="zh-CN"/>
        </w:rPr>
        <w:t>系统镜像拷贝至非中文路径的目录下。在PhoenixCard软件上点击“固件”选择目标镜像文件，接着选择“</w:t>
      </w:r>
      <w:r>
        <w:rPr>
          <w:rFonts w:hint="eastAsia" w:ascii="Times New Roman" w:hAnsi="Times New Roman"/>
          <w:sz w:val="24"/>
          <w:szCs w:val="32"/>
          <w:lang w:val="en-US" w:eastAsia="zh-CN"/>
        </w:rPr>
        <w:t>启动卡</w:t>
      </w:r>
      <w:r>
        <w:rPr>
          <w:rFonts w:hint="default" w:ascii="Times New Roman" w:hAnsi="Times New Roman"/>
          <w:sz w:val="24"/>
          <w:szCs w:val="32"/>
          <w:lang w:val="en-US" w:eastAsia="zh-CN"/>
        </w:rPr>
        <w:t>”，最后点击“烧卡”制作“</w:t>
      </w:r>
      <w:r>
        <w:rPr>
          <w:rFonts w:hint="eastAsia" w:ascii="Times New Roman" w:hAnsi="Times New Roman"/>
          <w:sz w:val="24"/>
          <w:szCs w:val="32"/>
          <w:lang w:val="en-US" w:eastAsia="zh-CN"/>
        </w:rPr>
        <w:t>启动卡</w:t>
      </w:r>
      <w:r>
        <w:rPr>
          <w:rFonts w:hint="default" w:ascii="Times New Roman" w:hAnsi="Times New Roman"/>
          <w:sz w:val="24"/>
          <w:szCs w:val="32"/>
          <w:lang w:val="en-US" w:eastAsia="zh-CN"/>
        </w:rPr>
        <w:t>”</w:t>
      </w:r>
    </w:p>
    <w:p w14:paraId="1A4F8615">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97680" cy="3387090"/>
            <wp:effectExtent l="0" t="0" r="7620" b="3810"/>
            <wp:docPr id="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
                    <pic:cNvPicPr>
                      <a:picLocks noChangeAspect="1"/>
                    </pic:cNvPicPr>
                  </pic:nvPicPr>
                  <pic:blipFill>
                    <a:blip r:embed="rId94"/>
                    <a:stretch>
                      <a:fillRect/>
                    </a:stretch>
                  </pic:blipFill>
                  <pic:spPr>
                    <a:xfrm>
                      <a:off x="0" y="0"/>
                      <a:ext cx="4297680" cy="3387090"/>
                    </a:xfrm>
                    <a:prstGeom prst="rect">
                      <a:avLst/>
                    </a:prstGeom>
                    <a:noFill/>
                    <a:ln>
                      <a:noFill/>
                    </a:ln>
                  </pic:spPr>
                </pic:pic>
              </a:graphicData>
            </a:graphic>
          </wp:inline>
        </w:drawing>
      </w:r>
    </w:p>
    <w:p w14:paraId="39C5D2D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ascii="Times New Roman" w:hAnsi="Times New Roman"/>
          <w:sz w:val="24"/>
          <w:szCs w:val="32"/>
        </w:rPr>
      </w:pPr>
      <w:r>
        <w:rPr>
          <w:rFonts w:hint="eastAsia" w:ascii="Times New Roman" w:hAnsi="Times New Roman"/>
          <w:sz w:val="24"/>
          <w:szCs w:val="32"/>
        </w:rPr>
        <w:t>系统启动卡制作完成后，状态栏呈现绿色并打印如下信息。</w:t>
      </w:r>
    </w:p>
    <w:p w14:paraId="3D2F9F25">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322445" cy="3385185"/>
            <wp:effectExtent l="0" t="0" r="1905" b="5715"/>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95"/>
                    <a:stretch>
                      <a:fillRect/>
                    </a:stretch>
                  </pic:blipFill>
                  <pic:spPr>
                    <a:xfrm>
                      <a:off x="0" y="0"/>
                      <a:ext cx="4322445" cy="3385185"/>
                    </a:xfrm>
                    <a:prstGeom prst="rect">
                      <a:avLst/>
                    </a:prstGeom>
                    <a:noFill/>
                    <a:ln>
                      <a:noFill/>
                    </a:ln>
                  </pic:spPr>
                </pic:pic>
              </a:graphicData>
            </a:graphic>
          </wp:inline>
        </w:drawing>
      </w:r>
    </w:p>
    <w:p w14:paraId="54A8F52D">
      <w:pPr>
        <w:pStyle w:val="12"/>
        <w:ind w:left="0" w:leftChars="0" w:firstLine="0" w:firstLineChars="0"/>
        <w:outlineLvl w:val="2"/>
        <w:rPr>
          <w:rFonts w:hint="eastAsia" w:ascii="Times New Roman" w:hAnsi="Times New Roman"/>
          <w:b/>
          <w:bCs/>
          <w:sz w:val="28"/>
          <w:szCs w:val="28"/>
          <w:lang w:val="en-US" w:eastAsia="zh-CN"/>
        </w:rPr>
      </w:pPr>
      <w:bookmarkStart w:id="227" w:name="_Toc4511"/>
      <w:bookmarkStart w:id="228" w:name="_Toc8121"/>
      <w:bookmarkStart w:id="229" w:name="_Toc20583"/>
      <w:bookmarkStart w:id="230" w:name="_Toc31151"/>
      <w:bookmarkStart w:id="231" w:name="_Toc31537"/>
      <w:bookmarkStart w:id="232" w:name="_Toc28364"/>
      <w:r>
        <w:rPr>
          <w:rFonts w:hint="eastAsia" w:ascii="Times New Roman" w:hAnsi="Times New Roman"/>
          <w:b/>
          <w:bCs/>
          <w:sz w:val="28"/>
          <w:szCs w:val="28"/>
          <w:lang w:val="en-US" w:eastAsia="zh-CN"/>
        </w:rPr>
        <w:t>4.1.2从启动卡启动</w:t>
      </w:r>
      <w:bookmarkEnd w:id="227"/>
      <w:bookmarkEnd w:id="228"/>
      <w:bookmarkEnd w:id="229"/>
      <w:bookmarkEnd w:id="230"/>
      <w:bookmarkEnd w:id="231"/>
      <w:bookmarkEnd w:id="232"/>
    </w:p>
    <w:p w14:paraId="1C733A5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将启动卡插至</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Micro SD卡槽，然后将</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上电，系统将从启动卡启动后自动登录root用户，串口调试终端会打印如下类似启动信息。</w:t>
      </w:r>
    </w:p>
    <w:p w14:paraId="38C05C9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"storage type = 1"表示Micro SD模式启动，"storage type = 2"表示eMMC模式启动。</w:t>
      </w:r>
    </w:p>
    <w:p w14:paraId="76E874DC">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lang w:val="en-US" w:eastAsia="zh-CN"/>
        </w:rPr>
      </w:pPr>
      <w:r>
        <w:rPr>
          <w:rFonts w:ascii="Times New Roman" w:hAnsi="Times New Roman"/>
        </w:rPr>
        <w:drawing>
          <wp:inline distT="0" distB="0" distL="114300" distR="114300">
            <wp:extent cx="5269230" cy="2153285"/>
            <wp:effectExtent l="0" t="0" r="7620" b="1841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96"/>
                    <a:stretch>
                      <a:fillRect/>
                    </a:stretch>
                  </pic:blipFill>
                  <pic:spPr>
                    <a:xfrm>
                      <a:off x="0" y="0"/>
                      <a:ext cx="5269230" cy="2153285"/>
                    </a:xfrm>
                    <a:prstGeom prst="rect">
                      <a:avLst/>
                    </a:prstGeom>
                    <a:noFill/>
                    <a:ln>
                      <a:noFill/>
                    </a:ln>
                  </pic:spPr>
                </pic:pic>
              </a:graphicData>
            </a:graphic>
          </wp:inline>
        </w:drawing>
      </w:r>
    </w:p>
    <w:p w14:paraId="555576E8">
      <w:pPr>
        <w:outlineLvl w:val="1"/>
        <w:rPr>
          <w:rFonts w:hint="eastAsia" w:ascii="Times New Roman" w:hAnsi="Times New Roman" w:eastAsia="宋体" w:cs="宋体"/>
          <w:b/>
          <w:bCs w:val="0"/>
          <w:color w:val="000000"/>
          <w:sz w:val="32"/>
          <w:szCs w:val="32"/>
          <w:lang w:val="en-US" w:eastAsia="zh-CN" w:bidi="en-US"/>
        </w:rPr>
      </w:pPr>
      <w:bookmarkStart w:id="233" w:name="_Toc23032"/>
      <w:bookmarkStart w:id="234" w:name="_Toc15755"/>
      <w:bookmarkStart w:id="235" w:name="_Toc10188"/>
      <w:bookmarkStart w:id="236" w:name="_Toc5677"/>
      <w:bookmarkStart w:id="237" w:name="_Toc6563"/>
      <w:bookmarkStart w:id="238" w:name="_Toc17896"/>
      <w:r>
        <w:rPr>
          <w:rFonts w:hint="eastAsia" w:ascii="Times New Roman" w:hAnsi="Times New Roman" w:eastAsia="宋体" w:cs="宋体"/>
          <w:b/>
          <w:bCs w:val="0"/>
          <w:color w:val="000000"/>
          <w:sz w:val="32"/>
          <w:szCs w:val="32"/>
          <w:lang w:val="en-US" w:eastAsia="zh-CN" w:bidi="en-US"/>
        </w:rPr>
        <w:t>4.2 EMMC启动</w:t>
      </w:r>
      <w:bookmarkEnd w:id="233"/>
      <w:bookmarkEnd w:id="234"/>
      <w:bookmarkEnd w:id="235"/>
      <w:bookmarkEnd w:id="236"/>
      <w:bookmarkEnd w:id="237"/>
      <w:bookmarkEnd w:id="238"/>
    </w:p>
    <w:p w14:paraId="7BE7AD02">
      <w:pPr>
        <w:outlineLvl w:val="2"/>
        <w:rPr>
          <w:rFonts w:hint="eastAsia" w:ascii="Times New Roman" w:hAnsi="Times New Roman" w:eastAsia="宋体" w:cs="宋体"/>
          <w:b/>
          <w:bCs w:val="0"/>
          <w:color w:val="000000"/>
          <w:sz w:val="28"/>
          <w:szCs w:val="28"/>
          <w:lang w:val="en-US" w:eastAsia="zh-CN" w:bidi="en-US"/>
        </w:rPr>
      </w:pPr>
      <w:bookmarkStart w:id="239" w:name="_Toc7182"/>
      <w:bookmarkStart w:id="240" w:name="_Toc13609"/>
      <w:bookmarkStart w:id="241" w:name="_Toc12960"/>
      <w:bookmarkStart w:id="242" w:name="_Toc1331"/>
      <w:bookmarkStart w:id="243" w:name="_Toc32177"/>
      <w:bookmarkStart w:id="244" w:name="_Toc23303"/>
      <w:r>
        <w:rPr>
          <w:rFonts w:hint="eastAsia" w:ascii="Times New Roman" w:hAnsi="Times New Roman" w:eastAsia="宋体" w:cs="宋体"/>
          <w:b/>
          <w:bCs w:val="0"/>
          <w:color w:val="000000"/>
          <w:sz w:val="28"/>
          <w:szCs w:val="28"/>
          <w:lang w:val="en-US" w:eastAsia="zh-CN" w:bidi="en-US"/>
        </w:rPr>
        <w:t>4.2.1烧录卡制作</w:t>
      </w:r>
      <w:bookmarkEnd w:id="239"/>
      <w:bookmarkEnd w:id="240"/>
      <w:bookmarkEnd w:id="241"/>
      <w:bookmarkEnd w:id="242"/>
      <w:bookmarkEnd w:id="243"/>
      <w:bookmarkEnd w:id="244"/>
    </w:p>
    <w:p w14:paraId="2E893AA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SD卡连接至电脑，双击"PhoenixCard.exe"打开系统固化工具。</w:t>
      </w:r>
    </w:p>
    <w:p w14:paraId="610C172C">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139565" cy="3010535"/>
            <wp:effectExtent l="0" t="0" r="13335" b="18415"/>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92"/>
                    <a:stretch>
                      <a:fillRect/>
                    </a:stretch>
                  </pic:blipFill>
                  <pic:spPr>
                    <a:xfrm>
                      <a:off x="0" y="0"/>
                      <a:ext cx="4139565" cy="3010535"/>
                    </a:xfrm>
                    <a:prstGeom prst="rect">
                      <a:avLst/>
                    </a:prstGeom>
                    <a:noFill/>
                    <a:ln>
                      <a:noFill/>
                    </a:ln>
                  </pic:spPr>
                </pic:pic>
              </a:graphicData>
            </a:graphic>
          </wp:inline>
        </w:drawing>
      </w:r>
    </w:p>
    <w:p w14:paraId="68E60AE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工具运行后会自动识别接入到PC端的Micro SD卡，如下图所示</w:t>
      </w:r>
      <w:r>
        <w:rPr>
          <w:rFonts w:hint="eastAsia" w:ascii="Times New Roman" w:hAnsi="Times New Roman"/>
          <w:sz w:val="24"/>
          <w:szCs w:val="32"/>
          <w:lang w:val="en-US" w:eastAsia="zh-CN"/>
        </w:rPr>
        <w:t>。</w:t>
      </w:r>
    </w:p>
    <w:p w14:paraId="68F1EFF6">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68470" cy="3341370"/>
            <wp:effectExtent l="0" t="0" r="17780" b="11430"/>
            <wp:docPr id="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5"/>
                    <pic:cNvPicPr>
                      <a:picLocks noChangeAspect="1"/>
                    </pic:cNvPicPr>
                  </pic:nvPicPr>
                  <pic:blipFill>
                    <a:blip r:embed="rId93"/>
                    <a:srcRect r="554" b="1102"/>
                    <a:stretch>
                      <a:fillRect/>
                    </a:stretch>
                  </pic:blipFill>
                  <pic:spPr>
                    <a:xfrm>
                      <a:off x="0" y="0"/>
                      <a:ext cx="4268470" cy="3341370"/>
                    </a:xfrm>
                    <a:prstGeom prst="rect">
                      <a:avLst/>
                    </a:prstGeom>
                    <a:noFill/>
                    <a:ln>
                      <a:noFill/>
                    </a:ln>
                  </pic:spPr>
                </pic:pic>
              </a:graphicData>
            </a:graphic>
          </wp:inline>
        </w:drawing>
      </w:r>
    </w:p>
    <w:p w14:paraId="63FA95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将</w:t>
      </w:r>
      <w:r>
        <w:rPr>
          <w:rFonts w:hint="default" w:ascii="Times New Roman" w:hAnsi="Times New Roman"/>
          <w:sz w:val="24"/>
          <w:szCs w:val="32"/>
          <w:lang w:val="en-US" w:eastAsia="zh-CN"/>
        </w:rPr>
        <w:t>系统镜像拷贝至非中文路径的目录下。在PhoenixCard软件上点击“固件”选择目标镜像文件，接着选择“量产卡”，最后点击“烧卡”制作“量产卡”</w:t>
      </w:r>
      <w:r>
        <w:rPr>
          <w:rFonts w:hint="eastAsia" w:ascii="Times New Roman" w:hAnsi="Times New Roman"/>
          <w:sz w:val="24"/>
          <w:szCs w:val="32"/>
          <w:lang w:val="en-US" w:eastAsia="zh-CN"/>
        </w:rPr>
        <w:t>。</w:t>
      </w:r>
    </w:p>
    <w:p w14:paraId="4F4F6EF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233545" cy="3320415"/>
            <wp:effectExtent l="0" t="0" r="14605" b="13335"/>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97"/>
                    <a:srcRect t="200" r="686"/>
                    <a:stretch>
                      <a:fillRect/>
                    </a:stretch>
                  </pic:blipFill>
                  <pic:spPr>
                    <a:xfrm>
                      <a:off x="0" y="0"/>
                      <a:ext cx="4233545" cy="3320415"/>
                    </a:xfrm>
                    <a:prstGeom prst="rect">
                      <a:avLst/>
                    </a:prstGeom>
                    <a:noFill/>
                    <a:ln>
                      <a:noFill/>
                    </a:ln>
                  </pic:spPr>
                </pic:pic>
              </a:graphicData>
            </a:graphic>
          </wp:inline>
        </w:drawing>
      </w:r>
    </w:p>
    <w:p w14:paraId="7B69FC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left"/>
        <w:textAlignment w:val="auto"/>
        <w:rPr>
          <w:rFonts w:ascii="Times New Roman" w:hAnsi="Times New Roman"/>
          <w:sz w:val="24"/>
          <w:szCs w:val="32"/>
        </w:rPr>
      </w:pPr>
      <w:r>
        <w:rPr>
          <w:rFonts w:hint="eastAsia" w:ascii="Times New Roman" w:hAnsi="Times New Roman"/>
          <w:sz w:val="24"/>
          <w:szCs w:val="32"/>
        </w:rPr>
        <w:t>“量产卡”制作完成后，状态栏将会打印如下信息。</w:t>
      </w:r>
    </w:p>
    <w:p w14:paraId="3863085D">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rPr>
          <w:rFonts w:ascii="Times New Roman" w:hAnsi="Times New Roman"/>
        </w:rPr>
        <w:drawing>
          <wp:inline distT="0" distB="0" distL="114300" distR="114300">
            <wp:extent cx="4871085" cy="3815715"/>
            <wp:effectExtent l="0" t="0" r="5715" b="13335"/>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a:blip r:embed="rId98"/>
                    <a:srcRect t="366" r="506" b="1052"/>
                    <a:stretch>
                      <a:fillRect/>
                    </a:stretch>
                  </pic:blipFill>
                  <pic:spPr>
                    <a:xfrm>
                      <a:off x="0" y="0"/>
                      <a:ext cx="4871085" cy="3815715"/>
                    </a:xfrm>
                    <a:prstGeom prst="rect">
                      <a:avLst/>
                    </a:prstGeom>
                    <a:noFill/>
                    <a:ln>
                      <a:noFill/>
                    </a:ln>
                  </pic:spPr>
                </pic:pic>
              </a:graphicData>
            </a:graphic>
          </wp:inline>
        </w:drawing>
      </w:r>
    </w:p>
    <w:p w14:paraId="12435BF1">
      <w:pPr>
        <w:pStyle w:val="12"/>
        <w:ind w:left="0" w:leftChars="0" w:firstLine="0" w:firstLineChars="0"/>
        <w:jc w:val="both"/>
        <w:outlineLvl w:val="2"/>
        <w:rPr>
          <w:rFonts w:hint="eastAsia" w:ascii="Times New Roman" w:hAnsi="Times New Roman"/>
          <w:b/>
          <w:bCs/>
          <w:sz w:val="28"/>
          <w:szCs w:val="28"/>
          <w:lang w:val="en-US" w:eastAsia="zh-CN"/>
        </w:rPr>
      </w:pPr>
      <w:bookmarkStart w:id="245" w:name="_Toc3936"/>
      <w:bookmarkStart w:id="246" w:name="_Toc18886"/>
      <w:bookmarkStart w:id="247" w:name="_Toc7876"/>
      <w:bookmarkStart w:id="248" w:name="_Toc11048"/>
      <w:bookmarkStart w:id="249" w:name="_Toc25840"/>
      <w:bookmarkStart w:id="250" w:name="_Toc9220"/>
      <w:r>
        <w:rPr>
          <w:rFonts w:hint="eastAsia" w:ascii="Times New Roman" w:hAnsi="Times New Roman"/>
          <w:b/>
          <w:bCs/>
          <w:sz w:val="28"/>
          <w:szCs w:val="28"/>
          <w:lang w:val="en-US" w:eastAsia="zh-CN"/>
        </w:rPr>
        <w:t>4.2.2系统烧录</w:t>
      </w:r>
      <w:bookmarkEnd w:id="245"/>
      <w:bookmarkEnd w:id="246"/>
      <w:bookmarkEnd w:id="247"/>
      <w:bookmarkEnd w:id="248"/>
      <w:bookmarkEnd w:id="249"/>
      <w:bookmarkEnd w:id="250"/>
    </w:p>
    <w:p w14:paraId="11D7975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将</w:t>
      </w:r>
      <w:r>
        <w:rPr>
          <w:rFonts w:hint="eastAsia" w:ascii="Times New Roman" w:hAnsi="Times New Roman"/>
          <w:sz w:val="24"/>
          <w:szCs w:val="32"/>
          <w:lang w:val="en-US" w:eastAsia="zh-CN"/>
        </w:rPr>
        <w:t>制作好的SD卡</w:t>
      </w:r>
      <w:r>
        <w:rPr>
          <w:rFonts w:hint="default" w:ascii="Times New Roman" w:hAnsi="Times New Roman"/>
          <w:sz w:val="24"/>
          <w:szCs w:val="32"/>
          <w:lang w:val="en-US" w:eastAsia="zh-CN"/>
        </w:rPr>
        <w:t>插至</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Micro SD卡槽，上电后将从</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卡启动，并自动固化系统至eMMC中。当系统固化完成后，</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将自动掉电。</w:t>
      </w:r>
      <w:r>
        <w:rPr>
          <w:rFonts w:hint="eastAsia" w:ascii="Times New Roman" w:hAnsi="Times New Roman"/>
          <w:sz w:val="24"/>
          <w:szCs w:val="32"/>
          <w:lang w:val="en-US" w:eastAsia="zh-CN"/>
        </w:rPr>
        <w:t>串口打印如下。</w:t>
      </w:r>
    </w:p>
    <w:p w14:paraId="14ED758D">
      <w:pPr>
        <w:pStyle w:val="12"/>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rPr>
          <w:rFonts w:ascii="Times New Roman" w:hAnsi="Times New Roman"/>
        </w:rPr>
        <w:drawing>
          <wp:inline distT="0" distB="0" distL="114300" distR="114300">
            <wp:extent cx="5271135" cy="3159125"/>
            <wp:effectExtent l="0" t="0" r="5715" b="3175"/>
            <wp:docPr id="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
                    <pic:cNvPicPr>
                      <a:picLocks noChangeAspect="1"/>
                    </pic:cNvPicPr>
                  </pic:nvPicPr>
                  <pic:blipFill>
                    <a:blip r:embed="rId99"/>
                    <a:stretch>
                      <a:fillRect/>
                    </a:stretch>
                  </pic:blipFill>
                  <pic:spPr>
                    <a:xfrm>
                      <a:off x="0" y="0"/>
                      <a:ext cx="5271135" cy="3159125"/>
                    </a:xfrm>
                    <a:prstGeom prst="rect">
                      <a:avLst/>
                    </a:prstGeom>
                    <a:noFill/>
                    <a:ln>
                      <a:noFill/>
                    </a:ln>
                  </pic:spPr>
                </pic:pic>
              </a:graphicData>
            </a:graphic>
          </wp:inline>
        </w:drawing>
      </w:r>
    </w:p>
    <w:p w14:paraId="2F48DF8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请将</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断电，取出</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卡，然后重新上电，</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将从eMMC启动系统，系统启动后自动登录root用户，串口调试终端会打印如下类似启动信息</w:t>
      </w:r>
      <w:r>
        <w:rPr>
          <w:rFonts w:hint="eastAsia" w:ascii="Times New Roman" w:hAnsi="Times New Roman"/>
          <w:sz w:val="24"/>
          <w:szCs w:val="32"/>
          <w:lang w:val="en-US" w:eastAsia="zh-CN"/>
        </w:rPr>
        <w:t>。"storage type = 1"表示Micro SD模式启动，"storage type = 2"表示eMMC模式启动。</w:t>
      </w:r>
    </w:p>
    <w:p w14:paraId="315024EA">
      <w:pPr>
        <w:pStyle w:val="12"/>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rPr>
          <w:rFonts w:ascii="Times New Roman" w:hAnsi="Times New Roman"/>
        </w:rPr>
        <w:drawing>
          <wp:inline distT="0" distB="0" distL="114300" distR="114300">
            <wp:extent cx="5267325" cy="3472180"/>
            <wp:effectExtent l="0" t="0" r="9525" b="13970"/>
            <wp:docPr id="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8"/>
                    <pic:cNvPicPr>
                      <a:picLocks noChangeAspect="1"/>
                    </pic:cNvPicPr>
                  </pic:nvPicPr>
                  <pic:blipFill>
                    <a:blip r:embed="rId100"/>
                    <a:stretch>
                      <a:fillRect/>
                    </a:stretch>
                  </pic:blipFill>
                  <pic:spPr>
                    <a:xfrm>
                      <a:off x="0" y="0"/>
                      <a:ext cx="5267325" cy="3472180"/>
                    </a:xfrm>
                    <a:prstGeom prst="rect">
                      <a:avLst/>
                    </a:prstGeom>
                    <a:noFill/>
                    <a:ln>
                      <a:noFill/>
                    </a:ln>
                  </pic:spPr>
                </pic:pic>
              </a:graphicData>
            </a:graphic>
          </wp:inline>
        </w:drawing>
      </w:r>
    </w:p>
    <w:p w14:paraId="1676D314">
      <w:pPr>
        <w:outlineLvl w:val="1"/>
        <w:rPr>
          <w:rFonts w:hint="eastAsia" w:ascii="Times New Roman" w:hAnsi="Times New Roman" w:eastAsia="宋体" w:cs="宋体"/>
          <w:b/>
          <w:bCs w:val="0"/>
          <w:color w:val="000000"/>
          <w:kern w:val="2"/>
          <w:sz w:val="32"/>
          <w:szCs w:val="32"/>
          <w:lang w:val="en-US" w:eastAsia="zh-CN" w:bidi="en-US"/>
        </w:rPr>
      </w:pPr>
      <w:bookmarkStart w:id="251" w:name="_Toc755"/>
      <w:bookmarkStart w:id="252" w:name="_Toc10595"/>
      <w:bookmarkStart w:id="253" w:name="_Toc4187"/>
      <w:bookmarkStart w:id="254" w:name="_Toc27666"/>
      <w:bookmarkStart w:id="255" w:name="_Toc24773"/>
      <w:bookmarkStart w:id="256" w:name="_Toc26865"/>
      <w:r>
        <w:rPr>
          <w:rFonts w:hint="eastAsia" w:ascii="Times New Roman" w:hAnsi="Times New Roman" w:eastAsia="宋体" w:cs="宋体"/>
          <w:b/>
          <w:bCs w:val="0"/>
          <w:color w:val="000000"/>
          <w:kern w:val="2"/>
          <w:sz w:val="32"/>
          <w:szCs w:val="32"/>
          <w:lang w:val="en-US" w:eastAsia="zh-CN" w:bidi="en-US"/>
        </w:rPr>
        <w:t>4</w:t>
      </w:r>
      <w:r>
        <w:rPr>
          <w:rFonts w:hint="default" w:ascii="Times New Roman" w:hAnsi="Times New Roman" w:eastAsia="宋体" w:cs="宋体"/>
          <w:b/>
          <w:bCs w:val="0"/>
          <w:color w:val="000000"/>
          <w:kern w:val="2"/>
          <w:sz w:val="32"/>
          <w:szCs w:val="32"/>
          <w:lang w:val="en-US" w:eastAsia="zh-CN" w:bidi="en-US"/>
        </w:rPr>
        <w:t>.3</w:t>
      </w:r>
      <w:r>
        <w:rPr>
          <w:rFonts w:hint="eastAsia" w:ascii="Times New Roman" w:hAnsi="Times New Roman" w:eastAsia="宋体" w:cs="宋体"/>
          <w:b/>
          <w:bCs w:val="0"/>
          <w:color w:val="000000"/>
          <w:kern w:val="2"/>
          <w:sz w:val="32"/>
          <w:szCs w:val="32"/>
          <w:lang w:val="en-US" w:eastAsia="zh-CN" w:bidi="en-US"/>
        </w:rPr>
        <w:t>系统分区</w:t>
      </w:r>
      <w:bookmarkEnd w:id="251"/>
      <w:bookmarkEnd w:id="252"/>
      <w:bookmarkEnd w:id="253"/>
      <w:bookmarkEnd w:id="254"/>
      <w:bookmarkEnd w:id="255"/>
      <w:bookmarkEnd w:id="25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1"/>
        <w:gridCol w:w="1888"/>
        <w:gridCol w:w="4653"/>
      </w:tblGrid>
      <w:tr w14:paraId="4153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tcPr>
          <w:p w14:paraId="2DA5F458">
            <w:pPr>
              <w:pStyle w:val="12"/>
              <w:ind w:left="0" w:leftChars="0" w:firstLine="0" w:firstLineChars="0"/>
              <w:jc w:val="center"/>
              <w:rPr>
                <w:rFonts w:hint="default"/>
                <w:b/>
                <w:bCs/>
                <w:vertAlign w:val="baseline"/>
                <w:lang w:val="en-US" w:eastAsia="zh-CN"/>
              </w:rPr>
            </w:pPr>
            <w:r>
              <w:rPr>
                <w:rFonts w:hint="eastAsia"/>
                <w:b/>
                <w:bCs/>
                <w:vertAlign w:val="baseline"/>
                <w:lang w:val="en-US" w:eastAsia="zh-CN"/>
              </w:rPr>
              <w:t>设备名称</w:t>
            </w:r>
          </w:p>
        </w:tc>
        <w:tc>
          <w:tcPr>
            <w:tcW w:w="1888" w:type="dxa"/>
          </w:tcPr>
          <w:p w14:paraId="54D55388">
            <w:pPr>
              <w:pStyle w:val="12"/>
              <w:ind w:left="0" w:leftChars="0" w:firstLine="0" w:firstLineChars="0"/>
              <w:jc w:val="center"/>
              <w:rPr>
                <w:rFonts w:hint="default"/>
                <w:b/>
                <w:bCs/>
                <w:vertAlign w:val="baseline"/>
                <w:lang w:val="en-US" w:eastAsia="zh-CN"/>
              </w:rPr>
            </w:pPr>
            <w:r>
              <w:rPr>
                <w:rFonts w:hint="eastAsia"/>
                <w:b/>
                <w:bCs/>
                <w:vertAlign w:val="baseline"/>
                <w:lang w:val="en-US" w:eastAsia="zh-CN"/>
              </w:rPr>
              <w:t>设备分区</w:t>
            </w:r>
          </w:p>
        </w:tc>
        <w:tc>
          <w:tcPr>
            <w:tcW w:w="4653" w:type="dxa"/>
          </w:tcPr>
          <w:p w14:paraId="22DDFB81">
            <w:pPr>
              <w:pStyle w:val="12"/>
              <w:ind w:left="0" w:leftChars="0" w:firstLine="0" w:firstLineChars="0"/>
              <w:jc w:val="center"/>
              <w:rPr>
                <w:rFonts w:hint="default"/>
                <w:b/>
                <w:bCs/>
                <w:vertAlign w:val="baseline"/>
                <w:lang w:val="en-US" w:eastAsia="zh-CN"/>
              </w:rPr>
            </w:pPr>
            <w:r>
              <w:rPr>
                <w:rFonts w:hint="eastAsia"/>
                <w:b/>
                <w:bCs/>
                <w:vertAlign w:val="baseline"/>
                <w:lang w:val="en-US" w:eastAsia="zh-CN"/>
              </w:rPr>
              <w:t>分区说明</w:t>
            </w:r>
          </w:p>
        </w:tc>
      </w:tr>
      <w:tr w14:paraId="73AD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restart"/>
            <w:vAlign w:val="center"/>
          </w:tcPr>
          <w:p w14:paraId="5338B795">
            <w:pPr>
              <w:pStyle w:val="12"/>
              <w:ind w:left="0" w:leftChars="0" w:firstLine="0" w:firstLineChars="0"/>
              <w:rPr>
                <w:rFonts w:hint="default"/>
                <w:vertAlign w:val="baseline"/>
                <w:lang w:val="en-US" w:eastAsia="zh-CN"/>
              </w:rPr>
            </w:pPr>
            <w:r>
              <w:rPr>
                <w:rFonts w:hint="default"/>
                <w:vertAlign w:val="baseline"/>
                <w:lang w:val="en-US" w:eastAsia="zh-CN"/>
              </w:rPr>
              <w:t>Linux 系统启动卡</w:t>
            </w:r>
          </w:p>
        </w:tc>
        <w:tc>
          <w:tcPr>
            <w:tcW w:w="1888" w:type="dxa"/>
            <w:vAlign w:val="center"/>
          </w:tcPr>
          <w:p w14:paraId="375F8E05">
            <w:pPr>
              <w:pStyle w:val="12"/>
              <w:ind w:left="0" w:leftChars="0" w:firstLine="0" w:firstLineChars="0"/>
              <w:rPr>
                <w:rFonts w:hint="default"/>
                <w:vertAlign w:val="baseline"/>
                <w:lang w:val="en-US" w:eastAsia="zh-CN"/>
              </w:rPr>
            </w:pPr>
            <w:r>
              <w:rPr>
                <w:rFonts w:hint="default"/>
                <w:vertAlign w:val="baseline"/>
                <w:lang w:val="en-US" w:eastAsia="zh-CN"/>
              </w:rPr>
              <w:t>/dev/mmcblk1p1</w:t>
            </w:r>
          </w:p>
        </w:tc>
        <w:tc>
          <w:tcPr>
            <w:tcW w:w="4653" w:type="dxa"/>
            <w:vAlign w:val="center"/>
          </w:tcPr>
          <w:p w14:paraId="2ADBD64B">
            <w:pPr>
              <w:pStyle w:val="12"/>
              <w:ind w:left="0" w:leftChars="0" w:firstLine="0" w:firstLineChars="0"/>
              <w:rPr>
                <w:rFonts w:hint="default"/>
                <w:vertAlign w:val="baseline"/>
                <w:lang w:val="en-US" w:eastAsia="zh-CN"/>
              </w:rPr>
            </w:pPr>
            <w:r>
              <w:rPr>
                <w:rFonts w:hint="default"/>
                <w:vertAlign w:val="baseline"/>
                <w:lang w:val="en-US" w:eastAsia="zh-CN"/>
              </w:rPr>
              <w:t>boot-resource 分区，存放 bootlogo.bmp 等资源</w:t>
            </w:r>
          </w:p>
        </w:tc>
      </w:tr>
      <w:tr w14:paraId="2BE0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6C2A5377">
            <w:pPr>
              <w:pStyle w:val="12"/>
              <w:rPr>
                <w:rFonts w:hint="default"/>
                <w:vertAlign w:val="baseline"/>
                <w:lang w:val="en-US" w:eastAsia="zh-CN"/>
              </w:rPr>
            </w:pPr>
          </w:p>
        </w:tc>
        <w:tc>
          <w:tcPr>
            <w:tcW w:w="1888" w:type="dxa"/>
            <w:vAlign w:val="center"/>
          </w:tcPr>
          <w:p w14:paraId="41A7EC5E">
            <w:pPr>
              <w:pStyle w:val="12"/>
              <w:ind w:left="0" w:leftChars="0" w:firstLine="0" w:firstLineChars="0"/>
              <w:rPr>
                <w:rFonts w:hint="default"/>
                <w:vertAlign w:val="baseline"/>
                <w:lang w:val="en-US" w:eastAsia="zh-CN"/>
              </w:rPr>
            </w:pPr>
            <w:r>
              <w:rPr>
                <w:rFonts w:hint="default"/>
                <w:vertAlign w:val="baseline"/>
                <w:lang w:val="en-US" w:eastAsia="zh-CN"/>
              </w:rPr>
              <w:t>/dev/mmcblk1p2</w:t>
            </w:r>
          </w:p>
        </w:tc>
        <w:tc>
          <w:tcPr>
            <w:tcW w:w="4653" w:type="dxa"/>
            <w:vAlign w:val="center"/>
          </w:tcPr>
          <w:p w14:paraId="79878CF8">
            <w:pPr>
              <w:pStyle w:val="12"/>
              <w:ind w:left="0" w:leftChars="0" w:firstLine="0" w:firstLineChars="0"/>
              <w:rPr>
                <w:rFonts w:hint="default"/>
                <w:vertAlign w:val="baseline"/>
                <w:lang w:val="en-US" w:eastAsia="zh-CN"/>
              </w:rPr>
            </w:pPr>
            <w:r>
              <w:rPr>
                <w:rFonts w:hint="default"/>
                <w:vertAlign w:val="baseline"/>
                <w:lang w:val="en-US" w:eastAsia="zh-CN"/>
              </w:rPr>
              <w:t>env 分区，存放 U-Boot 环境变量</w:t>
            </w:r>
          </w:p>
        </w:tc>
      </w:tr>
      <w:tr w14:paraId="5294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7A446520">
            <w:pPr>
              <w:pStyle w:val="12"/>
              <w:rPr>
                <w:rFonts w:hint="default"/>
                <w:vertAlign w:val="baseline"/>
                <w:lang w:val="en-US" w:eastAsia="zh-CN"/>
              </w:rPr>
            </w:pPr>
          </w:p>
        </w:tc>
        <w:tc>
          <w:tcPr>
            <w:tcW w:w="1888" w:type="dxa"/>
            <w:vAlign w:val="center"/>
          </w:tcPr>
          <w:p w14:paraId="6A609BFC">
            <w:pPr>
              <w:pStyle w:val="12"/>
              <w:ind w:left="0" w:leftChars="0" w:firstLine="0" w:firstLineChars="0"/>
              <w:rPr>
                <w:rFonts w:hint="default"/>
                <w:vertAlign w:val="baseline"/>
                <w:lang w:val="en-US" w:eastAsia="zh-CN"/>
              </w:rPr>
            </w:pPr>
            <w:r>
              <w:rPr>
                <w:rFonts w:hint="default"/>
                <w:vertAlign w:val="baseline"/>
                <w:lang w:val="en-US" w:eastAsia="zh-CN"/>
              </w:rPr>
              <w:t>/dev/mmcblk1p3</w:t>
            </w:r>
          </w:p>
        </w:tc>
        <w:tc>
          <w:tcPr>
            <w:tcW w:w="4653" w:type="dxa"/>
            <w:vAlign w:val="center"/>
          </w:tcPr>
          <w:p w14:paraId="017F5B86">
            <w:pPr>
              <w:pStyle w:val="12"/>
              <w:ind w:left="0" w:leftChars="0" w:firstLine="0" w:firstLineChars="0"/>
              <w:rPr>
                <w:rFonts w:hint="default"/>
                <w:vertAlign w:val="baseline"/>
                <w:lang w:val="en-US" w:eastAsia="zh-CN"/>
              </w:rPr>
            </w:pPr>
            <w:r>
              <w:rPr>
                <w:rFonts w:hint="default"/>
                <w:vertAlign w:val="baseline"/>
                <w:lang w:val="en-US" w:eastAsia="zh-CN"/>
              </w:rPr>
              <w:t>boot 分区，存放内核镜像</w:t>
            </w:r>
          </w:p>
        </w:tc>
      </w:tr>
      <w:tr w14:paraId="0C5B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0851D596">
            <w:pPr>
              <w:pStyle w:val="12"/>
              <w:rPr>
                <w:rFonts w:hint="default"/>
                <w:vertAlign w:val="baseline"/>
                <w:lang w:val="en-US" w:eastAsia="zh-CN"/>
              </w:rPr>
            </w:pPr>
          </w:p>
        </w:tc>
        <w:tc>
          <w:tcPr>
            <w:tcW w:w="1888" w:type="dxa"/>
            <w:vAlign w:val="center"/>
          </w:tcPr>
          <w:p w14:paraId="48946ABC">
            <w:pPr>
              <w:pStyle w:val="12"/>
              <w:ind w:left="0" w:leftChars="0" w:firstLine="0" w:firstLineChars="0"/>
              <w:rPr>
                <w:rFonts w:hint="default"/>
                <w:vertAlign w:val="baseline"/>
                <w:lang w:val="en-US" w:eastAsia="zh-CN"/>
              </w:rPr>
            </w:pPr>
            <w:r>
              <w:rPr>
                <w:rFonts w:hint="default"/>
                <w:vertAlign w:val="baseline"/>
                <w:lang w:val="en-US" w:eastAsia="zh-CN"/>
              </w:rPr>
              <w:t>/dev/mmcblk1p4</w:t>
            </w:r>
          </w:p>
        </w:tc>
        <w:tc>
          <w:tcPr>
            <w:tcW w:w="4653" w:type="dxa"/>
            <w:vAlign w:val="center"/>
          </w:tcPr>
          <w:p w14:paraId="343F35D9">
            <w:pPr>
              <w:pStyle w:val="12"/>
              <w:ind w:left="0" w:leftChars="0" w:firstLine="0" w:firstLineChars="0"/>
              <w:rPr>
                <w:rFonts w:hint="default"/>
                <w:vertAlign w:val="baseline"/>
                <w:lang w:val="en-US" w:eastAsia="zh-CN"/>
              </w:rPr>
            </w:pPr>
            <w:r>
              <w:rPr>
                <w:rFonts w:hint="default"/>
                <w:vertAlign w:val="baseline"/>
                <w:lang w:val="en-US" w:eastAsia="zh-CN"/>
              </w:rPr>
              <w:t>rootfs 分区，存放根文件系统镜像</w:t>
            </w:r>
          </w:p>
        </w:tc>
      </w:tr>
      <w:tr w14:paraId="39FE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266A5161">
            <w:pPr>
              <w:pStyle w:val="12"/>
              <w:rPr>
                <w:rFonts w:hint="default"/>
                <w:vertAlign w:val="baseline"/>
                <w:lang w:val="en-US" w:eastAsia="zh-CN"/>
              </w:rPr>
            </w:pPr>
          </w:p>
        </w:tc>
        <w:tc>
          <w:tcPr>
            <w:tcW w:w="1888" w:type="dxa"/>
            <w:vAlign w:val="center"/>
          </w:tcPr>
          <w:p w14:paraId="5913B976">
            <w:pPr>
              <w:pStyle w:val="12"/>
              <w:ind w:left="0" w:leftChars="0" w:firstLine="0" w:firstLineChars="0"/>
              <w:rPr>
                <w:rFonts w:hint="default"/>
                <w:vertAlign w:val="baseline"/>
                <w:lang w:val="en-US" w:eastAsia="zh-CN"/>
              </w:rPr>
            </w:pPr>
            <w:r>
              <w:rPr>
                <w:rFonts w:hint="default"/>
                <w:vertAlign w:val="baseline"/>
                <w:lang w:val="en-US" w:eastAsia="zh-CN"/>
              </w:rPr>
              <w:t>/dev/mmcblk1p5</w:t>
            </w:r>
          </w:p>
        </w:tc>
        <w:tc>
          <w:tcPr>
            <w:tcW w:w="4653" w:type="dxa"/>
            <w:vAlign w:val="center"/>
          </w:tcPr>
          <w:p w14:paraId="70D94458">
            <w:pPr>
              <w:pStyle w:val="12"/>
              <w:ind w:left="0" w:leftChars="0" w:firstLine="0" w:firstLineChars="0"/>
              <w:rPr>
                <w:rFonts w:hint="default"/>
                <w:vertAlign w:val="baseline"/>
                <w:lang w:val="en-US" w:eastAsia="zh-CN"/>
              </w:rPr>
            </w:pPr>
            <w:r>
              <w:rPr>
                <w:rFonts w:hint="default"/>
                <w:vertAlign w:val="baseline"/>
                <w:lang w:val="en-US" w:eastAsia="zh-CN"/>
              </w:rPr>
              <w:t>私有数据分区，存放私有数据</w:t>
            </w:r>
          </w:p>
        </w:tc>
      </w:tr>
      <w:tr w14:paraId="5DC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vAlign w:val="center"/>
          </w:tcPr>
          <w:p w14:paraId="0DA9072A">
            <w:pPr>
              <w:pStyle w:val="12"/>
              <w:rPr>
                <w:rFonts w:hint="default"/>
                <w:vertAlign w:val="baseline"/>
                <w:lang w:val="en-US" w:eastAsia="zh-CN"/>
              </w:rPr>
            </w:pPr>
          </w:p>
        </w:tc>
        <w:tc>
          <w:tcPr>
            <w:tcW w:w="1888" w:type="dxa"/>
            <w:vAlign w:val="center"/>
          </w:tcPr>
          <w:p w14:paraId="6E74B64D">
            <w:pPr>
              <w:pStyle w:val="12"/>
              <w:ind w:left="0" w:leftChars="0" w:firstLine="0" w:firstLineChars="0"/>
              <w:rPr>
                <w:rFonts w:hint="default"/>
                <w:vertAlign w:val="baseline"/>
                <w:lang w:val="en-US" w:eastAsia="zh-CN"/>
              </w:rPr>
            </w:pPr>
            <w:r>
              <w:rPr>
                <w:rFonts w:hint="default"/>
                <w:vertAlign w:val="baseline"/>
                <w:lang w:val="en-US" w:eastAsia="zh-CN"/>
              </w:rPr>
              <w:t>/dev/mmcblk1p6</w:t>
            </w:r>
          </w:p>
        </w:tc>
        <w:tc>
          <w:tcPr>
            <w:tcW w:w="4653" w:type="dxa"/>
            <w:vAlign w:val="center"/>
          </w:tcPr>
          <w:p w14:paraId="0F482568">
            <w:pPr>
              <w:pStyle w:val="12"/>
              <w:ind w:left="0" w:leftChars="0" w:firstLine="0" w:firstLineChars="0"/>
              <w:rPr>
                <w:rFonts w:hint="default"/>
                <w:vertAlign w:val="baseline"/>
                <w:lang w:val="en-US" w:eastAsia="zh-CN"/>
              </w:rPr>
            </w:pPr>
            <w:r>
              <w:rPr>
                <w:rFonts w:hint="default"/>
                <w:vertAlign w:val="baseline"/>
                <w:lang w:val="en-US" w:eastAsia="zh-CN"/>
              </w:rPr>
              <w:t>用户分区，存放用户数据</w:t>
            </w:r>
          </w:p>
        </w:tc>
      </w:tr>
      <w:tr w14:paraId="1553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restart"/>
          </w:tcPr>
          <w:p w14:paraId="218ACCE7">
            <w:pPr>
              <w:pStyle w:val="12"/>
              <w:rPr>
                <w:rFonts w:hint="default"/>
                <w:vertAlign w:val="baseline"/>
                <w:lang w:val="en-US" w:eastAsia="zh-CN"/>
              </w:rPr>
            </w:pPr>
          </w:p>
          <w:p w14:paraId="249A3D77">
            <w:pPr>
              <w:bidi w:val="0"/>
              <w:rPr>
                <w:rFonts w:hint="default"/>
                <w:lang w:val="en-US" w:eastAsia="zh-CN"/>
              </w:rPr>
            </w:pPr>
          </w:p>
          <w:p w14:paraId="045F8E94">
            <w:pPr>
              <w:bidi w:val="0"/>
              <w:rPr>
                <w:rFonts w:hint="default"/>
                <w:lang w:val="en-US" w:eastAsia="zh-CN"/>
              </w:rPr>
            </w:pPr>
          </w:p>
          <w:p w14:paraId="795C3049">
            <w:pPr>
              <w:bidi w:val="0"/>
              <w:jc w:val="both"/>
              <w:rPr>
                <w:rFonts w:hint="default"/>
                <w:lang w:val="en-US" w:eastAsia="zh-CN"/>
              </w:rPr>
            </w:pPr>
            <w:r>
              <w:rPr>
                <w:rFonts w:hint="default"/>
                <w:lang w:val="en-US" w:eastAsia="zh-CN"/>
              </w:rPr>
              <w:t>eMMC 设备</w:t>
            </w:r>
          </w:p>
        </w:tc>
        <w:tc>
          <w:tcPr>
            <w:tcW w:w="1888" w:type="dxa"/>
          </w:tcPr>
          <w:p w14:paraId="6BDEA786">
            <w:pPr>
              <w:pStyle w:val="12"/>
              <w:ind w:left="0" w:leftChars="0" w:firstLine="0" w:firstLineChars="0"/>
              <w:rPr>
                <w:rFonts w:hint="default"/>
                <w:vertAlign w:val="baseline"/>
                <w:lang w:val="en-US" w:eastAsia="zh-CN"/>
              </w:rPr>
            </w:pPr>
            <w:r>
              <w:rPr>
                <w:rFonts w:hint="default"/>
                <w:vertAlign w:val="baseline"/>
                <w:lang w:val="en-US" w:eastAsia="zh-CN"/>
              </w:rPr>
              <w:t>/dev/mmcblk0p1</w:t>
            </w:r>
          </w:p>
        </w:tc>
        <w:tc>
          <w:tcPr>
            <w:tcW w:w="4653" w:type="dxa"/>
          </w:tcPr>
          <w:p w14:paraId="7D1FD245">
            <w:pPr>
              <w:pStyle w:val="12"/>
              <w:ind w:left="0" w:leftChars="0" w:firstLine="0" w:firstLineChars="0"/>
              <w:rPr>
                <w:rFonts w:hint="default"/>
                <w:vertAlign w:val="baseline"/>
                <w:lang w:val="en-US" w:eastAsia="zh-CN"/>
              </w:rPr>
            </w:pPr>
            <w:r>
              <w:rPr>
                <w:rFonts w:hint="default"/>
                <w:vertAlign w:val="baseline"/>
                <w:lang w:val="en-US" w:eastAsia="zh-CN"/>
              </w:rPr>
              <w:t>boot-resource 分区，存放 bootlogo.bmp 等资源</w:t>
            </w:r>
          </w:p>
        </w:tc>
      </w:tr>
      <w:tr w14:paraId="75BA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589213BD">
            <w:pPr>
              <w:pStyle w:val="12"/>
              <w:rPr>
                <w:rFonts w:hint="default"/>
                <w:vertAlign w:val="baseline"/>
                <w:lang w:val="en-US" w:eastAsia="zh-CN"/>
              </w:rPr>
            </w:pPr>
          </w:p>
        </w:tc>
        <w:tc>
          <w:tcPr>
            <w:tcW w:w="1888" w:type="dxa"/>
          </w:tcPr>
          <w:p w14:paraId="32EE59A4">
            <w:pPr>
              <w:pStyle w:val="12"/>
              <w:ind w:left="0" w:leftChars="0" w:firstLine="0" w:firstLineChars="0"/>
              <w:rPr>
                <w:rFonts w:hint="default"/>
                <w:vertAlign w:val="baseline"/>
                <w:lang w:val="en-US" w:eastAsia="zh-CN"/>
              </w:rPr>
            </w:pPr>
            <w:r>
              <w:rPr>
                <w:rFonts w:hint="default"/>
                <w:vertAlign w:val="baseline"/>
                <w:lang w:val="en-US" w:eastAsia="zh-CN"/>
              </w:rPr>
              <w:t>/dev/mmcblk0p2</w:t>
            </w:r>
          </w:p>
        </w:tc>
        <w:tc>
          <w:tcPr>
            <w:tcW w:w="4653" w:type="dxa"/>
          </w:tcPr>
          <w:p w14:paraId="6890496F">
            <w:pPr>
              <w:pStyle w:val="12"/>
              <w:ind w:left="0" w:leftChars="0" w:firstLine="0" w:firstLineChars="0"/>
              <w:rPr>
                <w:rFonts w:hint="default"/>
                <w:vertAlign w:val="baseline"/>
                <w:lang w:val="en-US" w:eastAsia="zh-CN"/>
              </w:rPr>
            </w:pPr>
            <w:r>
              <w:rPr>
                <w:rFonts w:hint="default"/>
                <w:vertAlign w:val="baseline"/>
                <w:lang w:val="en-US" w:eastAsia="zh-CN"/>
              </w:rPr>
              <w:t>env 分区，存放 U-Boot 环境变量</w:t>
            </w:r>
          </w:p>
        </w:tc>
      </w:tr>
      <w:tr w14:paraId="718A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3EA5A01C">
            <w:pPr>
              <w:pStyle w:val="12"/>
              <w:rPr>
                <w:rFonts w:hint="default"/>
                <w:vertAlign w:val="baseline"/>
                <w:lang w:val="en-US" w:eastAsia="zh-CN"/>
              </w:rPr>
            </w:pPr>
          </w:p>
        </w:tc>
        <w:tc>
          <w:tcPr>
            <w:tcW w:w="1888" w:type="dxa"/>
          </w:tcPr>
          <w:p w14:paraId="7FC30C11">
            <w:pPr>
              <w:pStyle w:val="12"/>
              <w:ind w:left="0" w:leftChars="0" w:firstLine="0" w:firstLineChars="0"/>
              <w:rPr>
                <w:rFonts w:hint="default"/>
                <w:vertAlign w:val="baseline"/>
                <w:lang w:val="en-US" w:eastAsia="zh-CN"/>
              </w:rPr>
            </w:pPr>
            <w:r>
              <w:rPr>
                <w:rFonts w:hint="default"/>
                <w:vertAlign w:val="baseline"/>
                <w:lang w:val="en-US" w:eastAsia="zh-CN"/>
              </w:rPr>
              <w:t>/dev/mmcblk0p3</w:t>
            </w:r>
          </w:p>
        </w:tc>
        <w:tc>
          <w:tcPr>
            <w:tcW w:w="4653" w:type="dxa"/>
          </w:tcPr>
          <w:p w14:paraId="5FFA0BCE">
            <w:pPr>
              <w:pStyle w:val="12"/>
              <w:ind w:left="0" w:leftChars="0" w:firstLine="0" w:firstLineChars="0"/>
              <w:rPr>
                <w:rFonts w:hint="default"/>
                <w:vertAlign w:val="baseline"/>
                <w:lang w:val="en-US" w:eastAsia="zh-CN"/>
              </w:rPr>
            </w:pPr>
            <w:r>
              <w:rPr>
                <w:rFonts w:hint="default"/>
                <w:vertAlign w:val="baseline"/>
                <w:lang w:val="en-US" w:eastAsia="zh-CN"/>
              </w:rPr>
              <w:t>boot 分区，存放内核镜像</w:t>
            </w:r>
          </w:p>
        </w:tc>
      </w:tr>
      <w:tr w14:paraId="4F17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59656675">
            <w:pPr>
              <w:pStyle w:val="12"/>
              <w:rPr>
                <w:rFonts w:hint="default"/>
                <w:vertAlign w:val="baseline"/>
                <w:lang w:val="en-US" w:eastAsia="zh-CN"/>
              </w:rPr>
            </w:pPr>
          </w:p>
        </w:tc>
        <w:tc>
          <w:tcPr>
            <w:tcW w:w="1888" w:type="dxa"/>
          </w:tcPr>
          <w:p w14:paraId="3A17B5A2">
            <w:pPr>
              <w:pStyle w:val="12"/>
              <w:ind w:left="0" w:leftChars="0" w:firstLine="0" w:firstLineChars="0"/>
              <w:rPr>
                <w:rFonts w:hint="default"/>
                <w:vertAlign w:val="baseline"/>
                <w:lang w:val="en-US" w:eastAsia="zh-CN"/>
              </w:rPr>
            </w:pPr>
            <w:r>
              <w:rPr>
                <w:rFonts w:hint="default"/>
                <w:vertAlign w:val="baseline"/>
                <w:lang w:val="en-US" w:eastAsia="zh-CN"/>
              </w:rPr>
              <w:t>/dev/mmcblk0p4</w:t>
            </w:r>
          </w:p>
        </w:tc>
        <w:tc>
          <w:tcPr>
            <w:tcW w:w="4653" w:type="dxa"/>
          </w:tcPr>
          <w:p w14:paraId="652715FE">
            <w:pPr>
              <w:pStyle w:val="12"/>
              <w:ind w:left="0" w:leftChars="0" w:firstLine="0" w:firstLineChars="0"/>
              <w:rPr>
                <w:rFonts w:hint="default"/>
                <w:vertAlign w:val="baseline"/>
                <w:lang w:val="en-US" w:eastAsia="zh-CN"/>
              </w:rPr>
            </w:pPr>
            <w:r>
              <w:rPr>
                <w:rFonts w:hint="default"/>
                <w:vertAlign w:val="baseline"/>
                <w:lang w:val="en-US" w:eastAsia="zh-CN"/>
              </w:rPr>
              <w:t>rootfs 分区，存放根文件系统镜像</w:t>
            </w:r>
          </w:p>
        </w:tc>
      </w:tr>
      <w:tr w14:paraId="7DEB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67BD68B1">
            <w:pPr>
              <w:pStyle w:val="12"/>
              <w:rPr>
                <w:rFonts w:hint="default"/>
                <w:vertAlign w:val="baseline"/>
                <w:lang w:val="en-US" w:eastAsia="zh-CN"/>
              </w:rPr>
            </w:pPr>
          </w:p>
        </w:tc>
        <w:tc>
          <w:tcPr>
            <w:tcW w:w="1888" w:type="dxa"/>
          </w:tcPr>
          <w:p w14:paraId="7C11419F">
            <w:pPr>
              <w:pStyle w:val="12"/>
              <w:ind w:left="0" w:leftChars="0" w:firstLine="0" w:firstLineChars="0"/>
              <w:rPr>
                <w:rFonts w:hint="default"/>
                <w:vertAlign w:val="baseline"/>
                <w:lang w:val="en-US" w:eastAsia="zh-CN"/>
              </w:rPr>
            </w:pPr>
            <w:r>
              <w:rPr>
                <w:rFonts w:hint="default"/>
                <w:vertAlign w:val="baseline"/>
                <w:lang w:val="en-US" w:eastAsia="zh-CN"/>
              </w:rPr>
              <w:t>/dev/mmcblk0p5</w:t>
            </w:r>
          </w:p>
        </w:tc>
        <w:tc>
          <w:tcPr>
            <w:tcW w:w="4653" w:type="dxa"/>
          </w:tcPr>
          <w:p w14:paraId="1A4A567E">
            <w:pPr>
              <w:pStyle w:val="12"/>
              <w:ind w:left="0" w:leftChars="0" w:firstLine="0" w:firstLineChars="0"/>
              <w:rPr>
                <w:rFonts w:hint="default"/>
                <w:vertAlign w:val="baseline"/>
                <w:lang w:val="en-US" w:eastAsia="zh-CN"/>
              </w:rPr>
            </w:pPr>
            <w:r>
              <w:rPr>
                <w:rFonts w:hint="default"/>
                <w:vertAlign w:val="baseline"/>
                <w:lang w:val="en-US" w:eastAsia="zh-CN"/>
              </w:rPr>
              <w:t>私有数据分区，存放私有数据</w:t>
            </w:r>
          </w:p>
        </w:tc>
      </w:tr>
      <w:tr w14:paraId="4374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1" w:type="dxa"/>
            <w:vMerge w:val="continue"/>
          </w:tcPr>
          <w:p w14:paraId="1E918B5A">
            <w:pPr>
              <w:pStyle w:val="12"/>
              <w:rPr>
                <w:rFonts w:hint="default"/>
                <w:vertAlign w:val="baseline"/>
                <w:lang w:val="en-US" w:eastAsia="zh-CN"/>
              </w:rPr>
            </w:pPr>
          </w:p>
        </w:tc>
        <w:tc>
          <w:tcPr>
            <w:tcW w:w="1888" w:type="dxa"/>
          </w:tcPr>
          <w:p w14:paraId="4BE52F0F">
            <w:pPr>
              <w:pStyle w:val="12"/>
              <w:ind w:left="0" w:leftChars="0" w:firstLine="0" w:firstLineChars="0"/>
              <w:rPr>
                <w:rFonts w:hint="default"/>
                <w:vertAlign w:val="baseline"/>
                <w:lang w:val="en-US" w:eastAsia="zh-CN"/>
              </w:rPr>
            </w:pPr>
            <w:r>
              <w:rPr>
                <w:rFonts w:hint="default"/>
                <w:vertAlign w:val="baseline"/>
                <w:lang w:val="en-US" w:eastAsia="zh-CN"/>
              </w:rPr>
              <w:t>/dev/mmcblk0p6</w:t>
            </w:r>
          </w:p>
        </w:tc>
        <w:tc>
          <w:tcPr>
            <w:tcW w:w="4653" w:type="dxa"/>
          </w:tcPr>
          <w:p w14:paraId="3EA66E72">
            <w:pPr>
              <w:pStyle w:val="12"/>
              <w:ind w:left="0" w:leftChars="0" w:firstLine="0" w:firstLineChars="0"/>
              <w:rPr>
                <w:rFonts w:hint="default"/>
                <w:vertAlign w:val="baseline"/>
                <w:lang w:val="en-US" w:eastAsia="zh-CN"/>
              </w:rPr>
            </w:pPr>
            <w:r>
              <w:rPr>
                <w:rFonts w:hint="default"/>
                <w:vertAlign w:val="baseline"/>
                <w:lang w:val="en-US" w:eastAsia="zh-CN"/>
              </w:rPr>
              <w:t>用户分区，存放用户数据</w:t>
            </w:r>
          </w:p>
        </w:tc>
      </w:tr>
    </w:tbl>
    <w:p w14:paraId="192EFC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both"/>
        <w:textAlignment w:val="auto"/>
        <w:outlineLvl w:val="9"/>
        <w:rPr>
          <w:rFonts w:hint="default" w:ascii="Times New Roman" w:hAnsi="Times New Roman"/>
          <w:sz w:val="24"/>
          <w:szCs w:val="32"/>
          <w:lang w:val="en-US" w:eastAsia="zh-CN"/>
        </w:rPr>
      </w:pPr>
      <w:r>
        <w:rPr>
          <w:rFonts w:hint="default" w:ascii="Times New Roman" w:hAnsi="Times New Roman"/>
          <w:sz w:val="24"/>
          <w:szCs w:val="32"/>
          <w:lang w:val="en-US" w:eastAsia="zh-CN"/>
        </w:rPr>
        <w:t>将Linux系统固化至Micro SD或eMMC后，Micro SD或eMMC将会被划分为6个分区，并且在rootfs分区预留一定空间，用于快速测试使用。</w:t>
      </w:r>
    </w:p>
    <w:p w14:paraId="740CECF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both"/>
        <w:textAlignment w:val="auto"/>
        <w:outlineLvl w:val="9"/>
        <w:rPr>
          <w:rFonts w:hint="default" w:ascii="Times New Roman" w:hAnsi="Times New Roman"/>
          <w:sz w:val="24"/>
          <w:szCs w:val="32"/>
          <w:lang w:val="en-US" w:eastAsia="zh-CN"/>
        </w:rPr>
      </w:pPr>
      <w:r>
        <w:rPr>
          <w:rFonts w:hint="default" w:ascii="Times New Roman" w:hAnsi="Times New Roman"/>
          <w:sz w:val="24"/>
          <w:szCs w:val="32"/>
          <w:lang w:val="en-US" w:eastAsia="zh-CN"/>
        </w:rPr>
        <w:t>为保证文件系统的健壮性，一般不推荐使用rootfs分区做频繁的数据读写。推荐使用用户分区"/dev/mmcblk0p6"或"/dev/mmcblk1p6"做日常数据存储，使用前请参考如下方法进行格式化后使用。本次操作以Linux系统启动卡的"/dev/mmcblk1p6"分区为例进行演示。</w:t>
      </w:r>
    </w:p>
    <w:p w14:paraId="04113D0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sz w:val="24"/>
          <w:szCs w:val="32"/>
          <w:lang w:val="en-US" w:eastAsia="zh-CN"/>
        </w:rPr>
      </w:pPr>
      <w:r>
        <w:rPr>
          <w:rFonts w:hint="default" w:ascii="Times New Roman" w:hAnsi="Times New Roman"/>
          <w:sz w:val="24"/>
          <w:szCs w:val="32"/>
          <w:lang w:val="en-US" w:eastAsia="zh-CN"/>
        </w:rPr>
        <w:t>从Linux系统启动卡启动，进入</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文件系统，执行如下命令，将"/dev/mmcblk1p6"分区格式化后，重新挂载。挂载成功后，即可在"/mnt/sdcard/mmcblk1p6/"目录下进行文件读写。</w:t>
      </w:r>
    </w:p>
    <w:p w14:paraId="22E1AFC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mkfs -t fat /dev/mmcblk1p6</w:t>
      </w:r>
    </w:p>
    <w:p w14:paraId="4D21F730">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mkdir -p /mnt/sdcard/mmcblk1p6/</w:t>
      </w:r>
    </w:p>
    <w:p w14:paraId="706C40C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ascii="Times New Roman" w:hAnsi="Times New Roman"/>
          <w:b w:val="0"/>
          <w:bCs w:val="0"/>
          <w:color w:val="0000FF"/>
          <w:sz w:val="24"/>
          <w:szCs w:val="24"/>
          <w:lang w:val="en-US" w:eastAsia="zh-CN"/>
        </w:rPr>
      </w:pPr>
      <w:r>
        <w:rPr>
          <w:rFonts w:hint="default" w:ascii="Times New Roman" w:hAnsi="Times New Roman"/>
          <w:b w:val="0"/>
          <w:bCs w:val="0"/>
          <w:color w:val="0000FF"/>
          <w:sz w:val="24"/>
          <w:szCs w:val="24"/>
          <w:lang w:val="en-US" w:eastAsia="zh-CN"/>
        </w:rPr>
        <w:t>mount /dev/mmcblk</w:t>
      </w:r>
      <w:r>
        <w:rPr>
          <w:rFonts w:hint="eastAsia" w:ascii="Times New Roman" w:hAnsi="Times New Roman"/>
          <w:b w:val="0"/>
          <w:bCs w:val="0"/>
          <w:color w:val="0000FF"/>
          <w:sz w:val="24"/>
          <w:szCs w:val="24"/>
          <w:lang w:val="en-US" w:eastAsia="zh-CN"/>
        </w:rPr>
        <w:t>1</w:t>
      </w:r>
      <w:r>
        <w:rPr>
          <w:rFonts w:hint="default" w:ascii="Times New Roman" w:hAnsi="Times New Roman"/>
          <w:b w:val="0"/>
          <w:bCs w:val="0"/>
          <w:color w:val="0000FF"/>
          <w:sz w:val="24"/>
          <w:szCs w:val="24"/>
          <w:lang w:val="en-US" w:eastAsia="zh-CN"/>
        </w:rPr>
        <w:t>p6 /mnt/sdcard/mmcblk</w:t>
      </w:r>
      <w:r>
        <w:rPr>
          <w:rFonts w:hint="eastAsia" w:ascii="Times New Roman" w:hAnsi="Times New Roman"/>
          <w:b w:val="0"/>
          <w:bCs w:val="0"/>
          <w:color w:val="0000FF"/>
          <w:sz w:val="24"/>
          <w:szCs w:val="24"/>
          <w:lang w:val="en-US" w:eastAsia="zh-CN"/>
        </w:rPr>
        <w:t>1</w:t>
      </w:r>
      <w:r>
        <w:rPr>
          <w:rFonts w:hint="default" w:ascii="Times New Roman" w:hAnsi="Times New Roman"/>
          <w:b w:val="0"/>
          <w:bCs w:val="0"/>
          <w:color w:val="0000FF"/>
          <w:sz w:val="24"/>
          <w:szCs w:val="24"/>
          <w:lang w:val="en-US" w:eastAsia="zh-CN"/>
        </w:rPr>
        <w:t>p6/</w:t>
      </w:r>
    </w:p>
    <w:p w14:paraId="3121CAA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rFonts w:hint="default"/>
          <w:lang w:val="en-US" w:eastAsia="zh-CN"/>
        </w:rPr>
      </w:pPr>
      <w:r>
        <w:rPr>
          <w:rFonts w:hint="default" w:ascii="Times New Roman" w:hAnsi="Times New Roman"/>
          <w:b w:val="0"/>
          <w:bCs w:val="0"/>
          <w:color w:val="0000FF"/>
          <w:sz w:val="24"/>
          <w:szCs w:val="24"/>
          <w:lang w:val="en-US" w:eastAsia="zh-CN"/>
        </w:rPr>
        <w:t>df -h</w:t>
      </w:r>
    </w:p>
    <w:p w14:paraId="670F7DFF">
      <w:pPr>
        <w:pStyle w:val="2"/>
        <w:numPr>
          <w:ilvl w:val="0"/>
          <w:numId w:val="0"/>
        </w:numPr>
        <w:bidi w:val="0"/>
        <w:ind w:leftChars="0"/>
        <w:jc w:val="both"/>
        <w:outlineLvl w:val="0"/>
        <w:rPr>
          <w:rFonts w:hint="eastAsia" w:ascii="Times New Roman" w:hAnsi="Times New Roman"/>
          <w:lang w:val="en-US" w:eastAsia="zh-CN"/>
        </w:rPr>
      </w:pPr>
      <w:bookmarkStart w:id="257" w:name="_Toc32180"/>
      <w:bookmarkStart w:id="258" w:name="_Toc2770"/>
      <w:bookmarkStart w:id="259" w:name="_Toc4417"/>
      <w:bookmarkStart w:id="260" w:name="_Toc24741"/>
      <w:bookmarkStart w:id="261" w:name="_Toc8545"/>
      <w:bookmarkStart w:id="262" w:name="_Toc20398"/>
      <w:r>
        <w:rPr>
          <w:rFonts w:hint="eastAsia" w:ascii="Times New Roman" w:hAnsi="Times New Roman"/>
          <w:lang w:val="en-US" w:eastAsia="zh-CN"/>
        </w:rPr>
        <w:t>5.导轨安装</w:t>
      </w:r>
      <w:bookmarkEnd w:id="257"/>
      <w:bookmarkEnd w:id="258"/>
      <w:bookmarkEnd w:id="259"/>
      <w:bookmarkEnd w:id="260"/>
      <w:bookmarkEnd w:id="261"/>
      <w:bookmarkEnd w:id="262"/>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配备导轨卡扣分为</w:t>
      </w:r>
      <w:del w:id="5366" w:author="LKY" w:date="2026-05-22T20:26:03Z">
        <w:r>
          <w:rPr>
            <w:rFonts w:hint="eastAsia"/>
            <w:sz w:val="24"/>
            <w:szCs w:val="24"/>
            <w:lang w:val="en-US" w:eastAsia="zh-CN"/>
          </w:rPr>
          <w:delText>上</w:delText>
        </w:r>
      </w:del>
      <w:r>
        <w:rPr>
          <w:rFonts w:hint="eastAsia"/>
          <w:sz w:val="24"/>
          <w:szCs w:val="24"/>
          <w:lang w:val="en-US" w:eastAsia="zh-CN"/>
        </w:rPr>
        <w:t>下</w:t>
      </w:r>
      <w:del w:id="5367" w:author="LKY" w:date="2026-05-22T20:26:05Z">
        <w:r>
          <w:rPr>
            <w:rFonts w:hint="eastAsia"/>
            <w:sz w:val="24"/>
            <w:szCs w:val="24"/>
            <w:lang w:val="en-US" w:eastAsia="zh-CN"/>
          </w:rPr>
          <w:delText>两</w:delText>
        </w:r>
      </w:del>
      <w:r>
        <w:rPr>
          <w:rFonts w:hint="eastAsia"/>
          <w:sz w:val="24"/>
          <w:szCs w:val="24"/>
          <w:lang w:val="en-US" w:eastAsia="zh-CN"/>
        </w:rPr>
        <w:t>段式</w:t>
      </w:r>
      <w:del w:id="5368" w:author="LKY" w:date="2026-05-22T20:26:14Z">
        <w:r>
          <w:rPr>
            <w:rFonts w:hint="eastAsia"/>
            <w:sz w:val="24"/>
            <w:szCs w:val="24"/>
            <w:lang w:val="en-US" w:eastAsia="zh-CN"/>
          </w:rPr>
          <w:delText>结构</w:delText>
        </w:r>
      </w:del>
      <w:del w:id="5369" w:author="LKY" w:date="2026-05-22T20:26:11Z">
        <w:r>
          <w:rPr>
            <w:rFonts w:hint="eastAsia"/>
            <w:sz w:val="24"/>
            <w:szCs w:val="24"/>
            <w:lang w:val="en-US" w:eastAsia="zh-CN"/>
          </w:rPr>
          <w:delText>：上段为加长型卡扣，下段为</w:delText>
        </w:r>
      </w:del>
      <w:r>
        <w:rPr>
          <w:rFonts w:hint="eastAsia"/>
          <w:sz w:val="24"/>
          <w:szCs w:val="24"/>
          <w:lang w:val="en-US" w:eastAsia="zh-CN"/>
        </w:rPr>
        <w:t>短款导轨</w:t>
      </w:r>
      <w:ins w:id="5370" w:author="LKY" w:date="2026-05-22T20:26:21Z">
        <w:r>
          <w:rPr>
            <w:rFonts w:hint="eastAsia"/>
            <w:sz w:val="24"/>
            <w:szCs w:val="24"/>
            <w:lang w:val="en-US" w:eastAsia="zh-CN"/>
          </w:rPr>
          <w:t>结构</w:t>
        </w:r>
      </w:ins>
      <w:r>
        <w:rPr>
          <w:rFonts w:hint="eastAsia"/>
          <w:sz w:val="24"/>
          <w:szCs w:val="24"/>
          <w:lang w:val="en-US" w:eastAsia="zh-CN"/>
        </w:rPr>
        <w:t>。此设计预留了充足的螺丝锁付空间，便于用户进行安装操作。</w:t>
      </w: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01"/>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02"/>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03"/>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63" w:name="_Toc4552"/>
      <w:bookmarkStart w:id="264" w:name="_Toc17371"/>
      <w:bookmarkStart w:id="265" w:name="_Toc7218"/>
      <w:bookmarkStart w:id="266" w:name="_Toc6891"/>
      <w:bookmarkStart w:id="267" w:name="_Toc31576"/>
      <w:r>
        <w:rPr>
          <w:rFonts w:hint="eastAsia" w:ascii="Times New Roman" w:hAnsi="Times New Roman"/>
          <w:lang w:val="en-US" w:eastAsia="zh-CN"/>
        </w:rPr>
        <w:t>6.软件支持</w:t>
      </w:r>
      <w:bookmarkEnd w:id="263"/>
      <w:bookmarkEnd w:id="264"/>
      <w:bookmarkEnd w:id="265"/>
      <w:bookmarkEnd w:id="266"/>
      <w:bookmarkEnd w:id="267"/>
    </w:p>
    <w:p w14:paraId="17EA65E2">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5371" w:author="LKY" w:date="2026-07-31T11:27:24Z">
        <w:r>
          <w:rPr>
            <w:rFonts w:hint="eastAsia" w:ascii="Times New Roman" w:hAnsi="Times New Roman" w:eastAsia="宋体" w:cs="Times New Roman"/>
            <w:b w:val="0"/>
            <w:bCs/>
            <w:color w:val="000000"/>
            <w:kern w:val="2"/>
            <w:sz w:val="24"/>
            <w:szCs w:val="24"/>
            <w:lang w:val="en-US" w:eastAsia="zh-CN" w:bidi="ar-SA"/>
          </w:rPr>
          <w:t>R</w:t>
        </w:r>
      </w:ins>
      <w:del w:id="5372" w:author="LKY" w:date="2026-07-31T11:27:20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5373" w:author="LKY" w:date="2026-07-31T11:27:26Z">
        <w:r>
          <w:rPr>
            <w:rFonts w:hint="eastAsia" w:ascii="Times New Roman" w:hAnsi="Times New Roman" w:cs="宋体"/>
            <w:color w:val="0000FF"/>
            <w:kern w:val="2"/>
            <w:sz w:val="24"/>
            <w:szCs w:val="32"/>
            <w:lang w:val="en-US" w:eastAsia="zh-CN" w:bidi="ar-SA"/>
          </w:rPr>
          <w:t>R</w:t>
        </w:r>
      </w:ins>
      <w:del w:id="5374" w:author="LKY" w:date="2026-07-31T11:27:26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del w:id="5375" w:author="LKY" w:date="2026-07-31T10:29:39Z"/>
          <w:rFonts w:hint="eastAsia" w:ascii="Times New Roman" w:hAnsi="Times New Roman" w:eastAsia="宋体" w:cs="Times New Roman"/>
          <w:b w:val="0"/>
          <w:bCs/>
          <w:color w:val="000000"/>
          <w:kern w:val="2"/>
          <w:sz w:val="24"/>
          <w:szCs w:val="24"/>
          <w:lang w:val="en-US" w:eastAsia="zh-CN" w:bidi="ar-SA"/>
        </w:rPr>
      </w:pPr>
      <w:del w:id="5376" w:author="LKY" w:date="2026-07-31T10:29:39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5377" w:author="LKY" w:date="2026-07-31T10:29:39Z"/>
          <w:rFonts w:hint="eastAsia" w:ascii="Times New Roman" w:hAnsi="Times New Roman" w:eastAsia="宋体" w:cs="Times New Roman"/>
          <w:b w:val="0"/>
          <w:bCs/>
          <w:color w:val="000000"/>
          <w:kern w:val="2"/>
          <w:sz w:val="24"/>
          <w:szCs w:val="24"/>
          <w:lang w:val="en-US" w:eastAsia="zh-CN" w:bidi="ar-SA"/>
        </w:rPr>
      </w:pPr>
      <w:del w:id="5378" w:author="LKY" w:date="2026-07-31T10:29:39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5379" w:author="LKY" w:date="2026-07-31T10:29:39Z">
        <w:r>
          <w:rPr>
            <w:rFonts w:hint="eastAsia" w:ascii="Times New Roman" w:hAnsi="Times New Roman" w:cs="宋体" w:eastAsiaTheme="minorEastAsia"/>
            <w:color w:val="0000FF"/>
            <w:kern w:val="2"/>
            <w:sz w:val="24"/>
            <w:szCs w:val="32"/>
            <w:lang w:val="en-US" w:eastAsia="zh-CN" w:bidi="ar-SA"/>
          </w:rPr>
          <w:delText>《BLI</w:delText>
        </w:r>
      </w:del>
      <w:del w:id="5380" w:author="LKY" w:date="2026-07-31T10:29:39Z">
        <w:r>
          <w:rPr>
            <w:rFonts w:hint="eastAsia" w:ascii="Times New Roman" w:hAnsi="Times New Roman" w:cs="宋体"/>
            <w:color w:val="0000FF"/>
            <w:kern w:val="2"/>
            <w:sz w:val="24"/>
            <w:szCs w:val="32"/>
            <w:lang w:val="en-US" w:eastAsia="zh-CN" w:bidi="ar-SA"/>
          </w:rPr>
          <w:delText>o</w:delText>
        </w:r>
      </w:del>
      <w:del w:id="5381" w:author="LKY" w:date="2026-07-31T10:29:39Z">
        <w:r>
          <w:rPr>
            <w:rFonts w:hint="eastAsia" w:ascii="Times New Roman" w:hAnsi="Times New Roman" w:cs="宋体" w:eastAsiaTheme="minorEastAsia"/>
            <w:color w:val="0000FF"/>
            <w:kern w:val="2"/>
            <w:sz w:val="24"/>
            <w:szCs w:val="32"/>
            <w:lang w:val="en-US" w:eastAsia="zh-CN" w:bidi="ar-SA"/>
          </w:rPr>
          <w:delText>TLink</w:delText>
        </w:r>
      </w:del>
      <w:del w:id="5382" w:author="LKY" w:date="2026-07-31T10:29:39Z">
        <w:r>
          <w:rPr>
            <w:rFonts w:hint="default" w:ascii="Times New Roman" w:hAnsi="Times New Roman" w:cs="宋体" w:eastAsiaTheme="minorEastAsia"/>
            <w:color w:val="0000FF"/>
            <w:kern w:val="2"/>
            <w:sz w:val="24"/>
            <w:szCs w:val="32"/>
            <w:lang w:val="en-US" w:eastAsia="zh-CN" w:bidi="ar-SA"/>
          </w:rPr>
          <w:delText>使用说明书</w:delText>
        </w:r>
      </w:del>
      <w:del w:id="5383" w:author="LKY" w:date="2026-07-31T10:29:39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del w:id="5384" w:author="LKY" w:date="2026-07-31T10:26:43Z"/>
          <w:rFonts w:hint="eastAsia" w:ascii="Times New Roman" w:hAnsi="Times New Roman" w:eastAsia="宋体" w:cs="Times New Roman"/>
          <w:b w:val="0"/>
          <w:bCs/>
          <w:color w:val="000000"/>
          <w:kern w:val="2"/>
          <w:sz w:val="24"/>
          <w:szCs w:val="24"/>
          <w:lang w:val="en-US" w:eastAsia="zh-CN" w:bidi="ar-SA"/>
        </w:rPr>
      </w:pPr>
      <w:del w:id="5385" w:author="LKY" w:date="2026-07-31T10:26:43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5386" w:author="LKY" w:date="2026-07-31T10:26:43Z"/>
          <w:rFonts w:hint="eastAsia" w:ascii="Times New Roman" w:hAnsi="Times New Roman" w:cs="宋体" w:eastAsiaTheme="minorEastAsia"/>
          <w:color w:val="0000FF"/>
          <w:kern w:val="2"/>
          <w:sz w:val="24"/>
          <w:szCs w:val="32"/>
          <w:lang w:val="en-US" w:eastAsia="zh-CN" w:bidi="ar-SA"/>
        </w:rPr>
      </w:pPr>
      <w:del w:id="5387" w:author="LKY" w:date="2026-07-31T10:26:43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5388" w:author="LKY" w:date="2026-07-31T10:26:43Z">
        <w:r>
          <w:rPr>
            <w:rFonts w:hint="eastAsia" w:ascii="Times New Roman" w:hAnsi="Times New Roman" w:cs="宋体" w:eastAsiaTheme="minorEastAsia"/>
            <w:color w:val="0000FF"/>
            <w:kern w:val="2"/>
            <w:sz w:val="24"/>
            <w:szCs w:val="32"/>
            <w:lang w:val="en-US" w:eastAsia="zh-CN" w:bidi="ar-SA"/>
          </w:rPr>
          <w:delText>《FUXA</w:delText>
        </w:r>
      </w:del>
      <w:del w:id="5389" w:author="LKY" w:date="2026-07-31T10:26:43Z">
        <w:r>
          <w:rPr>
            <w:rFonts w:hint="default" w:ascii="Times New Roman" w:hAnsi="Times New Roman" w:cs="宋体" w:eastAsiaTheme="minorEastAsia"/>
            <w:color w:val="0000FF"/>
            <w:kern w:val="2"/>
            <w:sz w:val="24"/>
            <w:szCs w:val="32"/>
            <w:lang w:val="en-US" w:eastAsia="zh-CN" w:bidi="ar-SA"/>
          </w:rPr>
          <w:delText>使用说明书</w:delText>
        </w:r>
      </w:del>
      <w:del w:id="5390" w:author="LKY" w:date="2026-07-31T10:26:43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23E0179A">
      <w:pPr>
        <w:spacing w:line="360" w:lineRule="auto"/>
        <w:ind w:firstLine="480" w:firstLineChars="200"/>
        <w:rPr>
          <w:rFonts w:hint="default" w:ascii="Times New Roman" w:hAnsi="Times New Roman" w:eastAsia="宋体" w:cs="Times New Roman"/>
          <w:b w:val="0"/>
          <w:bCs/>
          <w:color w:val="000000"/>
          <w:kern w:val="2"/>
          <w:sz w:val="24"/>
          <w:szCs w:val="24"/>
          <w:lang w:val="en-US" w:eastAsia="zh-CN" w:bidi="ar-SA"/>
        </w:rPr>
        <w:pPrChange w:id="5391" w:author="LKY" w:date="2026-07-31T11:26:12Z">
          <w:pPr>
            <w:ind w:firstLine="480" w:firstLineChars="200"/>
          </w:pPr>
        </w:pPrChange>
      </w:pPr>
    </w:p>
    <w:p w14:paraId="04A16B22">
      <w:pPr>
        <w:spacing w:line="360" w:lineRule="auto"/>
        <w:ind w:firstLine="480" w:firstLineChars="200"/>
        <w:pPrChange w:id="5392" w:author="LKY" w:date="2026-07-31T11:26:12Z">
          <w:pPr>
            <w:ind w:firstLine="480" w:firstLineChars="200"/>
          </w:pPr>
        </w:pPrChange>
      </w:pPr>
      <w:r>
        <w:rPr>
          <w:rFonts w:hint="default" w:ascii="Times New Roman" w:hAnsi="Times New Roman" w:eastAsia="宋体" w:cs="Times New Roman"/>
          <w:b w:val="0"/>
          <w:bCs/>
          <w:color w:val="000000"/>
          <w:kern w:val="2"/>
          <w:sz w:val="24"/>
          <w:szCs w:val="24"/>
          <w:lang w:val="en-US" w:eastAsia="zh-CN" w:bidi="ar-SA"/>
        </w:rPr>
        <w:t>NexPLC</w:t>
      </w:r>
      <w:ins w:id="5393" w:author="LKY" w:date="2026-07-31T10:28:55Z">
        <w:r>
          <w:rPr>
            <w:rFonts w:hint="eastAsia" w:ascii="Times New Roman" w:hAnsi="Times New Roman" w:eastAsia="宋体" w:cs="Times New Roman"/>
            <w:b w:val="0"/>
            <w:bCs/>
            <w:color w:val="000000"/>
            <w:kern w:val="2"/>
            <w:sz w:val="24"/>
            <w:szCs w:val="24"/>
            <w:lang w:val="en-US" w:eastAsia="zh-CN" w:bidi="ar-SA"/>
          </w:rPr>
          <w:t>、</w:t>
        </w:r>
      </w:ins>
      <w:ins w:id="5394" w:author="LKY" w:date="2026-07-31T10:28:51Z">
        <w:r>
          <w:rPr>
            <w:rFonts w:hint="default" w:ascii="Times New Roman" w:hAnsi="Times New Roman" w:eastAsia="宋体" w:cs="Times New Roman"/>
            <w:b w:val="0"/>
            <w:bCs/>
            <w:color w:val="000000"/>
            <w:kern w:val="2"/>
            <w:sz w:val="24"/>
            <w:szCs w:val="24"/>
            <w:lang w:val="en-US" w:eastAsia="zh-CN" w:bidi="ar-SA"/>
          </w:rPr>
          <w:t>BLIoTLink</w:t>
        </w:r>
      </w:ins>
      <w:ins w:id="5395" w:author="LKY" w:date="2026-07-31T10:29:19Z">
        <w:r>
          <w:rPr>
            <w:rFonts w:hint="eastAsia" w:ascii="Times New Roman" w:hAnsi="Times New Roman" w:eastAsia="宋体" w:cs="Times New Roman"/>
            <w:b w:val="0"/>
            <w:bCs/>
            <w:color w:val="000000"/>
            <w:kern w:val="2"/>
            <w:sz w:val="24"/>
            <w:szCs w:val="24"/>
            <w:lang w:val="en-US" w:eastAsia="zh-CN" w:bidi="ar-SA"/>
          </w:rPr>
          <w:t>、</w:t>
        </w:r>
      </w:ins>
      <w:ins w:id="5396" w:author="LKY" w:date="2026-07-31T10:29:29Z">
        <w:r>
          <w:rPr>
            <w:rFonts w:hint="eastAsia" w:ascii="Times New Roman" w:hAnsi="Times New Roman" w:eastAsia="宋体" w:cs="Times New Roman"/>
            <w:b w:val="0"/>
            <w:bCs/>
            <w:color w:val="000000"/>
            <w:kern w:val="2"/>
            <w:sz w:val="24"/>
            <w:szCs w:val="24"/>
            <w:lang w:val="en-US" w:eastAsia="zh-CN" w:bidi="ar-SA"/>
          </w:rPr>
          <w:t>FUX</w:t>
        </w:r>
      </w:ins>
      <w:ins w:id="5397" w:author="LKY" w:date="2026-07-31T10:29:30Z">
        <w:r>
          <w:rPr>
            <w:rFonts w:hint="eastAsia" w:ascii="Times New Roman" w:hAnsi="Times New Roman" w:eastAsia="宋体" w:cs="Times New Roman"/>
            <w:b w:val="0"/>
            <w:bCs/>
            <w:color w:val="000000"/>
            <w:kern w:val="2"/>
            <w:sz w:val="24"/>
            <w:szCs w:val="24"/>
            <w:lang w:val="en-US" w:eastAsia="zh-CN" w:bidi="ar-SA"/>
          </w:rPr>
          <w:t>A</w:t>
        </w:r>
      </w:ins>
      <w:del w:id="5398" w:author="LKY" w:date="2026-05-26T14:01:44Z">
        <w:r>
          <w:rPr>
            <w:rFonts w:hint="default" w:ascii="Times New Roman" w:hAnsi="Times New Roman" w:eastAsia="宋体" w:cs="Times New Roman"/>
            <w:b w:val="0"/>
            <w:bCs/>
            <w:color w:val="000000"/>
            <w:kern w:val="2"/>
            <w:sz w:val="24"/>
            <w:szCs w:val="24"/>
            <w:lang w:val="en-US" w:eastAsia="zh-CN" w:bidi="ar-SA"/>
          </w:rPr>
          <w:delText>、</w:delText>
        </w:r>
      </w:del>
      <w:del w:id="5399" w:author="LKY" w:date="2026-05-26T14:01:43Z">
        <w:r>
          <w:rPr>
            <w:rFonts w:hint="eastAsia" w:ascii="Times New Roman" w:hAnsi="Times New Roman" w:eastAsia="宋体" w:cs="Times New Roman"/>
            <w:b w:val="0"/>
            <w:bCs/>
            <w:color w:val="000000"/>
            <w:kern w:val="2"/>
            <w:sz w:val="24"/>
            <w:szCs w:val="24"/>
            <w:lang w:val="en-US" w:eastAsia="zh-CN" w:bidi="ar-SA"/>
          </w:rPr>
          <w:delText>Codesys</w:delText>
        </w:r>
      </w:del>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p>
    <w:p w14:paraId="10F1FD0D">
      <w:pPr>
        <w:pStyle w:val="2"/>
        <w:bidi w:val="0"/>
        <w:ind w:left="0" w:leftChars="0" w:firstLine="0" w:firstLineChars="0"/>
        <w:jc w:val="both"/>
        <w:outlineLvl w:val="0"/>
        <w:rPr>
          <w:rFonts w:hint="eastAsia" w:ascii="Times New Roman" w:hAnsi="Times New Roman"/>
          <w:lang w:val="en-US" w:eastAsia="zh-CN"/>
        </w:rPr>
      </w:pPr>
      <w:bookmarkStart w:id="268" w:name="_Toc13610"/>
      <w:bookmarkStart w:id="269" w:name="_Toc31798"/>
      <w:bookmarkStart w:id="270" w:name="_Toc18180"/>
      <w:bookmarkStart w:id="271" w:name="_Toc7525"/>
      <w:bookmarkStart w:id="272" w:name="_Toc5995"/>
      <w:r>
        <w:rPr>
          <w:rFonts w:hint="eastAsia" w:ascii="Times New Roman" w:hAnsi="Times New Roman"/>
          <w:lang w:val="en-US" w:eastAsia="zh-CN"/>
        </w:rPr>
        <w:t>7.保修条款</w:t>
      </w:r>
      <w:bookmarkEnd w:id="268"/>
      <w:bookmarkEnd w:id="269"/>
      <w:bookmarkEnd w:id="270"/>
      <w:bookmarkEnd w:id="271"/>
      <w:bookmarkEnd w:id="272"/>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73" w:name="_Toc27588"/>
      <w:bookmarkStart w:id="274" w:name="_Toc1067"/>
      <w:bookmarkStart w:id="275" w:name="_Toc17463"/>
      <w:bookmarkStart w:id="276" w:name="_Toc23572"/>
      <w:bookmarkStart w:id="277" w:name="_Toc27121"/>
      <w:r>
        <w:rPr>
          <w:rFonts w:hint="eastAsia"/>
          <w:lang w:val="en-US" w:eastAsia="zh-CN"/>
        </w:rPr>
        <w:t>8.技术支持</w:t>
      </w:r>
      <w:bookmarkEnd w:id="273"/>
      <w:bookmarkEnd w:id="274"/>
      <w:bookmarkEnd w:id="275"/>
      <w:bookmarkEnd w:id="276"/>
      <w:bookmarkEnd w:id="277"/>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1B3B35EC">
      <w:pPr>
        <w:rPr>
          <w:rFonts w:hint="default"/>
          <w:lang w:val="en-US"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 xml:space="preserve"> 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233</w:t>
    </w:r>
    <w:r>
      <w:rPr>
        <w:rFonts w:hint="eastAsia"/>
        <w:sz w:val="18"/>
        <w:lang w:val="en-US" w:eastAsia="zh-CN"/>
      </w:rPr>
      <w:t>工业边缘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888955DF"/>
    <w:multiLevelType w:val="singleLevel"/>
    <w:tmpl w:val="888955DF"/>
    <w:lvl w:ilvl="0" w:tentative="0">
      <w:start w:val="1"/>
      <w:numFmt w:val="decimal"/>
      <w:suff w:val="nothing"/>
      <w:lvlText w:val="%1、"/>
      <w:lvlJc w:val="left"/>
    </w:lvl>
  </w:abstractNum>
  <w:abstractNum w:abstractNumId="2">
    <w:nsid w:val="B6897FBB"/>
    <w:multiLevelType w:val="singleLevel"/>
    <w:tmpl w:val="B6897FBB"/>
    <w:lvl w:ilvl="0" w:tentative="0">
      <w:start w:val="1"/>
      <w:numFmt w:val="decimal"/>
      <w:lvlText w:val="(%1)"/>
      <w:lvlJc w:val="left"/>
      <w:pPr>
        <w:ind w:left="425" w:hanging="425"/>
      </w:pPr>
      <w:rPr>
        <w:rFonts w:hint="default"/>
      </w:rPr>
    </w:lvl>
  </w:abstractNum>
  <w:abstractNum w:abstractNumId="3">
    <w:nsid w:val="DAAFF0B8"/>
    <w:multiLevelType w:val="singleLevel"/>
    <w:tmpl w:val="DAAFF0B8"/>
    <w:lvl w:ilvl="0" w:tentative="0">
      <w:start w:val="1"/>
      <w:numFmt w:val="decimal"/>
      <w:lvlText w:val="%1."/>
      <w:lvlJc w:val="left"/>
      <w:pPr>
        <w:ind w:left="425" w:hanging="425"/>
      </w:pPr>
      <w:rPr>
        <w:rFonts w:hint="default"/>
      </w:rPr>
    </w:lvl>
  </w:abstractNum>
  <w:abstractNum w:abstractNumId="4">
    <w:nsid w:val="DC79356C"/>
    <w:multiLevelType w:val="singleLevel"/>
    <w:tmpl w:val="DC79356C"/>
    <w:lvl w:ilvl="0" w:tentative="0">
      <w:start w:val="2"/>
      <w:numFmt w:val="decimal"/>
      <w:suff w:val="nothing"/>
      <w:lvlText w:val="（%1）"/>
      <w:lvlJc w:val="left"/>
    </w:lvl>
  </w:abstractNum>
  <w:abstractNum w:abstractNumId="5">
    <w:nsid w:val="399BA0E4"/>
    <w:multiLevelType w:val="singleLevel"/>
    <w:tmpl w:val="399BA0E4"/>
    <w:lvl w:ilvl="0" w:tentative="0">
      <w:start w:val="1"/>
      <w:numFmt w:val="upperLetter"/>
      <w:suff w:val="nothing"/>
      <w:lvlText w:val="%1、"/>
      <w:lvlJc w:val="left"/>
      <w:rPr>
        <w:rFonts w:hint="default" w:ascii="Times New Roman" w:hAnsi="Times New Roman" w:cs="Times New Roman"/>
      </w:rPr>
    </w:lvl>
  </w:abstractNum>
  <w:abstractNum w:abstractNumId="6">
    <w:nsid w:val="5FE05186"/>
    <w:multiLevelType w:val="singleLevel"/>
    <w:tmpl w:val="5FE05186"/>
    <w:lvl w:ilvl="0" w:tentative="0">
      <w:start w:val="1"/>
      <w:numFmt w:val="upperLetter"/>
      <w:suff w:val="nothing"/>
      <w:lvlText w:val="%1、"/>
      <w:lvlJc w:val="left"/>
    </w:lvl>
  </w:abstractNum>
  <w:abstractNum w:abstractNumId="7">
    <w:nsid w:val="6653802A"/>
    <w:multiLevelType w:val="singleLevel"/>
    <w:tmpl w:val="6653802A"/>
    <w:lvl w:ilvl="0" w:tentative="0">
      <w:start w:val="2"/>
      <w:numFmt w:val="decimal"/>
      <w:lvlText w:val="%1."/>
      <w:lvlJc w:val="left"/>
      <w:pPr>
        <w:tabs>
          <w:tab w:val="left" w:pos="312"/>
        </w:tabs>
      </w:pPr>
    </w:lvl>
  </w:abstractNum>
  <w:abstractNum w:abstractNumId="8">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1"/>
  </w:num>
  <w:num w:numId="2">
    <w:abstractNumId w:val="7"/>
  </w:num>
  <w:num w:numId="3">
    <w:abstractNumId w:val="2"/>
  </w:num>
  <w:num w:numId="4">
    <w:abstractNumId w:val="4"/>
  </w:num>
  <w:num w:numId="5">
    <w:abstractNumId w:val="3"/>
  </w:num>
  <w:num w:numId="6">
    <w:abstractNumId w:val="5"/>
  </w:num>
  <w:num w:numId="7">
    <w:abstractNumId w:val="6"/>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7D5EF2"/>
    <w:rsid w:val="00AE718A"/>
    <w:rsid w:val="00DA14AD"/>
    <w:rsid w:val="00DA5ABF"/>
    <w:rsid w:val="015D350A"/>
    <w:rsid w:val="016437E9"/>
    <w:rsid w:val="017253B6"/>
    <w:rsid w:val="01981D96"/>
    <w:rsid w:val="021553FE"/>
    <w:rsid w:val="021B4775"/>
    <w:rsid w:val="024833A8"/>
    <w:rsid w:val="02542D83"/>
    <w:rsid w:val="02B82331"/>
    <w:rsid w:val="02BA78D1"/>
    <w:rsid w:val="02BB1EE5"/>
    <w:rsid w:val="02CD1F73"/>
    <w:rsid w:val="031C5D4C"/>
    <w:rsid w:val="0331568B"/>
    <w:rsid w:val="03916BBB"/>
    <w:rsid w:val="039310ED"/>
    <w:rsid w:val="03E47B2B"/>
    <w:rsid w:val="03EA5256"/>
    <w:rsid w:val="03FB1F86"/>
    <w:rsid w:val="04172ABC"/>
    <w:rsid w:val="04553F6E"/>
    <w:rsid w:val="047D34C5"/>
    <w:rsid w:val="048044C3"/>
    <w:rsid w:val="04CB2483"/>
    <w:rsid w:val="04D87F18"/>
    <w:rsid w:val="04F41D37"/>
    <w:rsid w:val="04F47F7A"/>
    <w:rsid w:val="04FB47EF"/>
    <w:rsid w:val="04FC2D4B"/>
    <w:rsid w:val="05191440"/>
    <w:rsid w:val="052F53F1"/>
    <w:rsid w:val="053E2C54"/>
    <w:rsid w:val="054A15F3"/>
    <w:rsid w:val="055113C4"/>
    <w:rsid w:val="05654685"/>
    <w:rsid w:val="05983F2F"/>
    <w:rsid w:val="06102881"/>
    <w:rsid w:val="061675C6"/>
    <w:rsid w:val="062A142B"/>
    <w:rsid w:val="063264F5"/>
    <w:rsid w:val="063A46B4"/>
    <w:rsid w:val="064D4051"/>
    <w:rsid w:val="06704931"/>
    <w:rsid w:val="069C75D2"/>
    <w:rsid w:val="06B036DE"/>
    <w:rsid w:val="06D33870"/>
    <w:rsid w:val="06D64668"/>
    <w:rsid w:val="06FD66F3"/>
    <w:rsid w:val="07290CAF"/>
    <w:rsid w:val="074F043C"/>
    <w:rsid w:val="07516F1C"/>
    <w:rsid w:val="076014D1"/>
    <w:rsid w:val="079D7363"/>
    <w:rsid w:val="07C872EF"/>
    <w:rsid w:val="082711D7"/>
    <w:rsid w:val="08424ED0"/>
    <w:rsid w:val="086F75C9"/>
    <w:rsid w:val="088C3A7B"/>
    <w:rsid w:val="08EC5D95"/>
    <w:rsid w:val="08FE0607"/>
    <w:rsid w:val="08FF0B7D"/>
    <w:rsid w:val="09173EE8"/>
    <w:rsid w:val="0922463B"/>
    <w:rsid w:val="093E06E6"/>
    <w:rsid w:val="09641372"/>
    <w:rsid w:val="098F597B"/>
    <w:rsid w:val="09CE6D98"/>
    <w:rsid w:val="09DB2B49"/>
    <w:rsid w:val="0A205233"/>
    <w:rsid w:val="0A23066B"/>
    <w:rsid w:val="0A3F2D93"/>
    <w:rsid w:val="0A436D1D"/>
    <w:rsid w:val="0A4D5FB1"/>
    <w:rsid w:val="0A5518C3"/>
    <w:rsid w:val="0A6547CE"/>
    <w:rsid w:val="0A7D7D7B"/>
    <w:rsid w:val="0ACF6927"/>
    <w:rsid w:val="0B184192"/>
    <w:rsid w:val="0B445667"/>
    <w:rsid w:val="0B4A0282"/>
    <w:rsid w:val="0B5F30FA"/>
    <w:rsid w:val="0B7D3DAB"/>
    <w:rsid w:val="0BAD402D"/>
    <w:rsid w:val="0BBB2DB5"/>
    <w:rsid w:val="0BE605A7"/>
    <w:rsid w:val="0BE644E9"/>
    <w:rsid w:val="0C4072B2"/>
    <w:rsid w:val="0C8A5399"/>
    <w:rsid w:val="0CBA2170"/>
    <w:rsid w:val="0CF27FC3"/>
    <w:rsid w:val="0D0A476D"/>
    <w:rsid w:val="0D0D7148"/>
    <w:rsid w:val="0D380DE1"/>
    <w:rsid w:val="0DD14798"/>
    <w:rsid w:val="0DDD7CA3"/>
    <w:rsid w:val="0DE171C1"/>
    <w:rsid w:val="0DF33F6A"/>
    <w:rsid w:val="0E0B1B42"/>
    <w:rsid w:val="0E1F626E"/>
    <w:rsid w:val="0E2A021A"/>
    <w:rsid w:val="0E3E10C3"/>
    <w:rsid w:val="0E4D1C6D"/>
    <w:rsid w:val="0E772D33"/>
    <w:rsid w:val="0E8A4C8C"/>
    <w:rsid w:val="0EC966A2"/>
    <w:rsid w:val="0EDB0E31"/>
    <w:rsid w:val="0EE7191F"/>
    <w:rsid w:val="0EFE3455"/>
    <w:rsid w:val="0F067906"/>
    <w:rsid w:val="0F5A399E"/>
    <w:rsid w:val="0F8E1D7F"/>
    <w:rsid w:val="0FD73D21"/>
    <w:rsid w:val="0FFF7484"/>
    <w:rsid w:val="104A6C13"/>
    <w:rsid w:val="104F5CF5"/>
    <w:rsid w:val="10853E2D"/>
    <w:rsid w:val="10865C7F"/>
    <w:rsid w:val="108F0808"/>
    <w:rsid w:val="10944070"/>
    <w:rsid w:val="10945AF5"/>
    <w:rsid w:val="109D1177"/>
    <w:rsid w:val="10B555D0"/>
    <w:rsid w:val="10BF25DB"/>
    <w:rsid w:val="10E0785E"/>
    <w:rsid w:val="10E17100"/>
    <w:rsid w:val="10E20ECD"/>
    <w:rsid w:val="11427629"/>
    <w:rsid w:val="114C2F95"/>
    <w:rsid w:val="115C699E"/>
    <w:rsid w:val="11717D16"/>
    <w:rsid w:val="11E004F9"/>
    <w:rsid w:val="11E06E41"/>
    <w:rsid w:val="11E8085A"/>
    <w:rsid w:val="123D7C2D"/>
    <w:rsid w:val="123F67C2"/>
    <w:rsid w:val="125220D2"/>
    <w:rsid w:val="12883761"/>
    <w:rsid w:val="12981456"/>
    <w:rsid w:val="12CB0547"/>
    <w:rsid w:val="12E806A4"/>
    <w:rsid w:val="131F00B0"/>
    <w:rsid w:val="132F0080"/>
    <w:rsid w:val="133D279D"/>
    <w:rsid w:val="137410C4"/>
    <w:rsid w:val="137F578F"/>
    <w:rsid w:val="138B4564"/>
    <w:rsid w:val="138B6F0C"/>
    <w:rsid w:val="13977632"/>
    <w:rsid w:val="139A199E"/>
    <w:rsid w:val="13A90240"/>
    <w:rsid w:val="13C101D1"/>
    <w:rsid w:val="13C61546"/>
    <w:rsid w:val="13D801B2"/>
    <w:rsid w:val="13DF1AA7"/>
    <w:rsid w:val="142F2881"/>
    <w:rsid w:val="14423DE3"/>
    <w:rsid w:val="148D6FE1"/>
    <w:rsid w:val="14977C8B"/>
    <w:rsid w:val="149F3BC6"/>
    <w:rsid w:val="14C33DB7"/>
    <w:rsid w:val="14CA1FE3"/>
    <w:rsid w:val="14D64D96"/>
    <w:rsid w:val="14F72E20"/>
    <w:rsid w:val="15202377"/>
    <w:rsid w:val="157D3325"/>
    <w:rsid w:val="15945CB1"/>
    <w:rsid w:val="15B37550"/>
    <w:rsid w:val="15B67ED9"/>
    <w:rsid w:val="15B84C3E"/>
    <w:rsid w:val="15E7771B"/>
    <w:rsid w:val="160F6914"/>
    <w:rsid w:val="162163A6"/>
    <w:rsid w:val="163237EC"/>
    <w:rsid w:val="168406E3"/>
    <w:rsid w:val="169326D4"/>
    <w:rsid w:val="169E5A8B"/>
    <w:rsid w:val="16AF07A6"/>
    <w:rsid w:val="17066FFE"/>
    <w:rsid w:val="17312A70"/>
    <w:rsid w:val="175E2D71"/>
    <w:rsid w:val="17610ABD"/>
    <w:rsid w:val="17AF1355"/>
    <w:rsid w:val="17D9680D"/>
    <w:rsid w:val="17DB4333"/>
    <w:rsid w:val="17DD0A7A"/>
    <w:rsid w:val="181B6E25"/>
    <w:rsid w:val="18261A40"/>
    <w:rsid w:val="183775BA"/>
    <w:rsid w:val="184C3900"/>
    <w:rsid w:val="18616F2E"/>
    <w:rsid w:val="186F79AF"/>
    <w:rsid w:val="188867BD"/>
    <w:rsid w:val="18C13529"/>
    <w:rsid w:val="18E30C2C"/>
    <w:rsid w:val="18E56C99"/>
    <w:rsid w:val="1906049B"/>
    <w:rsid w:val="191044B0"/>
    <w:rsid w:val="1945415A"/>
    <w:rsid w:val="19D7427A"/>
    <w:rsid w:val="19F4792E"/>
    <w:rsid w:val="1A210311"/>
    <w:rsid w:val="1A295829"/>
    <w:rsid w:val="1A5B175B"/>
    <w:rsid w:val="1A727D43"/>
    <w:rsid w:val="1A7F31D5"/>
    <w:rsid w:val="1A943FAE"/>
    <w:rsid w:val="1AD80FFE"/>
    <w:rsid w:val="1ADC0AEE"/>
    <w:rsid w:val="1AE64F17"/>
    <w:rsid w:val="1AEF7B1B"/>
    <w:rsid w:val="1AFA3388"/>
    <w:rsid w:val="1B194186"/>
    <w:rsid w:val="1B1F1D1C"/>
    <w:rsid w:val="1B722D0B"/>
    <w:rsid w:val="1B762CF0"/>
    <w:rsid w:val="1B794F06"/>
    <w:rsid w:val="1B921259"/>
    <w:rsid w:val="1B9568F9"/>
    <w:rsid w:val="1BB72255"/>
    <w:rsid w:val="1BC17CE4"/>
    <w:rsid w:val="1BD428D6"/>
    <w:rsid w:val="1BD810A1"/>
    <w:rsid w:val="1BE17EBA"/>
    <w:rsid w:val="1C221071"/>
    <w:rsid w:val="1C5D1817"/>
    <w:rsid w:val="1C7A05BE"/>
    <w:rsid w:val="1C9A05CC"/>
    <w:rsid w:val="1C9D24FF"/>
    <w:rsid w:val="1C9F489D"/>
    <w:rsid w:val="1CC21F65"/>
    <w:rsid w:val="1CF22560"/>
    <w:rsid w:val="1CFC7EDD"/>
    <w:rsid w:val="1CFE7CD4"/>
    <w:rsid w:val="1D291620"/>
    <w:rsid w:val="1D2F462F"/>
    <w:rsid w:val="1D2F6522"/>
    <w:rsid w:val="1D396991"/>
    <w:rsid w:val="1D4C396F"/>
    <w:rsid w:val="1D525097"/>
    <w:rsid w:val="1DC93517"/>
    <w:rsid w:val="1E1B467E"/>
    <w:rsid w:val="1E210366"/>
    <w:rsid w:val="1E332EB5"/>
    <w:rsid w:val="1E5157EA"/>
    <w:rsid w:val="1E826CD8"/>
    <w:rsid w:val="1E907C8B"/>
    <w:rsid w:val="1EA02FFA"/>
    <w:rsid w:val="1EA23DFC"/>
    <w:rsid w:val="1EC60D44"/>
    <w:rsid w:val="1ECE34CC"/>
    <w:rsid w:val="1ED2694C"/>
    <w:rsid w:val="1EF640FF"/>
    <w:rsid w:val="1FDF783B"/>
    <w:rsid w:val="1FF27451"/>
    <w:rsid w:val="20292D1E"/>
    <w:rsid w:val="2096351C"/>
    <w:rsid w:val="20DB0789"/>
    <w:rsid w:val="21212F05"/>
    <w:rsid w:val="212156C5"/>
    <w:rsid w:val="21265A1F"/>
    <w:rsid w:val="213A05B8"/>
    <w:rsid w:val="214415E4"/>
    <w:rsid w:val="21634C70"/>
    <w:rsid w:val="218074D2"/>
    <w:rsid w:val="21843864"/>
    <w:rsid w:val="218E0668"/>
    <w:rsid w:val="21997E9A"/>
    <w:rsid w:val="21AE2AB8"/>
    <w:rsid w:val="21BA5C46"/>
    <w:rsid w:val="21BF6E93"/>
    <w:rsid w:val="21CE0407"/>
    <w:rsid w:val="21D02A2F"/>
    <w:rsid w:val="21D37566"/>
    <w:rsid w:val="21D778C1"/>
    <w:rsid w:val="21EE6F0D"/>
    <w:rsid w:val="21F9176A"/>
    <w:rsid w:val="21FD7D7B"/>
    <w:rsid w:val="220317DF"/>
    <w:rsid w:val="220B0C83"/>
    <w:rsid w:val="22220937"/>
    <w:rsid w:val="22364561"/>
    <w:rsid w:val="22543660"/>
    <w:rsid w:val="22550BD8"/>
    <w:rsid w:val="225C0911"/>
    <w:rsid w:val="2264625C"/>
    <w:rsid w:val="22647C61"/>
    <w:rsid w:val="22B865D1"/>
    <w:rsid w:val="22E569AE"/>
    <w:rsid w:val="232D55F5"/>
    <w:rsid w:val="234C2589"/>
    <w:rsid w:val="23636BB9"/>
    <w:rsid w:val="237361CD"/>
    <w:rsid w:val="23804929"/>
    <w:rsid w:val="23D31C09"/>
    <w:rsid w:val="23EF5C64"/>
    <w:rsid w:val="24107F2B"/>
    <w:rsid w:val="24CE4F89"/>
    <w:rsid w:val="24CF1A0F"/>
    <w:rsid w:val="251915B4"/>
    <w:rsid w:val="252F1141"/>
    <w:rsid w:val="25382DC5"/>
    <w:rsid w:val="25464CFD"/>
    <w:rsid w:val="25684525"/>
    <w:rsid w:val="25B94ACF"/>
    <w:rsid w:val="25F05570"/>
    <w:rsid w:val="25F1725B"/>
    <w:rsid w:val="260A0F45"/>
    <w:rsid w:val="26121BD5"/>
    <w:rsid w:val="26502390"/>
    <w:rsid w:val="268E17FC"/>
    <w:rsid w:val="26920F50"/>
    <w:rsid w:val="26945107"/>
    <w:rsid w:val="269639E3"/>
    <w:rsid w:val="26987B71"/>
    <w:rsid w:val="26A804A4"/>
    <w:rsid w:val="26E61DD9"/>
    <w:rsid w:val="270C4E2A"/>
    <w:rsid w:val="277D1623"/>
    <w:rsid w:val="277F799A"/>
    <w:rsid w:val="27B5694E"/>
    <w:rsid w:val="280B6733"/>
    <w:rsid w:val="281F026C"/>
    <w:rsid w:val="282A4CD3"/>
    <w:rsid w:val="28372B7F"/>
    <w:rsid w:val="28764C83"/>
    <w:rsid w:val="289C0B4C"/>
    <w:rsid w:val="28AA4E5A"/>
    <w:rsid w:val="28DB772C"/>
    <w:rsid w:val="28E02669"/>
    <w:rsid w:val="29040B1D"/>
    <w:rsid w:val="298D28E5"/>
    <w:rsid w:val="29A25EB5"/>
    <w:rsid w:val="29C462AA"/>
    <w:rsid w:val="29C503D4"/>
    <w:rsid w:val="29D67050"/>
    <w:rsid w:val="29E0237A"/>
    <w:rsid w:val="2A0866DE"/>
    <w:rsid w:val="2A15258A"/>
    <w:rsid w:val="2A175CBD"/>
    <w:rsid w:val="2A7033C3"/>
    <w:rsid w:val="2A750617"/>
    <w:rsid w:val="2A8B2759"/>
    <w:rsid w:val="2ACA7EAC"/>
    <w:rsid w:val="2B1A646B"/>
    <w:rsid w:val="2B2F6A18"/>
    <w:rsid w:val="2B4C2C83"/>
    <w:rsid w:val="2B5F3D96"/>
    <w:rsid w:val="2B8E036D"/>
    <w:rsid w:val="2BAC1E16"/>
    <w:rsid w:val="2BD63337"/>
    <w:rsid w:val="2C3D6F12"/>
    <w:rsid w:val="2CB13019"/>
    <w:rsid w:val="2CC969F8"/>
    <w:rsid w:val="2D075E87"/>
    <w:rsid w:val="2D2533FF"/>
    <w:rsid w:val="2D3227EF"/>
    <w:rsid w:val="2D613652"/>
    <w:rsid w:val="2DA07AB8"/>
    <w:rsid w:val="2DBD5188"/>
    <w:rsid w:val="2DD80E6F"/>
    <w:rsid w:val="2E2B2D7C"/>
    <w:rsid w:val="2E4E59BC"/>
    <w:rsid w:val="2E5B7B24"/>
    <w:rsid w:val="2E5F7614"/>
    <w:rsid w:val="2E9B27E3"/>
    <w:rsid w:val="2EB060C2"/>
    <w:rsid w:val="2EC92CDF"/>
    <w:rsid w:val="2ED5676B"/>
    <w:rsid w:val="2EDD0498"/>
    <w:rsid w:val="2F06615A"/>
    <w:rsid w:val="2F42638C"/>
    <w:rsid w:val="2F462750"/>
    <w:rsid w:val="2FAD1FC1"/>
    <w:rsid w:val="2FCF2577"/>
    <w:rsid w:val="2FEC755F"/>
    <w:rsid w:val="2FF62D3D"/>
    <w:rsid w:val="2FFA3A98"/>
    <w:rsid w:val="301A71DF"/>
    <w:rsid w:val="304B6833"/>
    <w:rsid w:val="306453B6"/>
    <w:rsid w:val="306B6744"/>
    <w:rsid w:val="30986E0D"/>
    <w:rsid w:val="30D04D0B"/>
    <w:rsid w:val="30DB5096"/>
    <w:rsid w:val="30DF67EA"/>
    <w:rsid w:val="30EE696A"/>
    <w:rsid w:val="311C64BD"/>
    <w:rsid w:val="312E7A8C"/>
    <w:rsid w:val="316D3050"/>
    <w:rsid w:val="31712089"/>
    <w:rsid w:val="32117252"/>
    <w:rsid w:val="32122860"/>
    <w:rsid w:val="321F3AA8"/>
    <w:rsid w:val="324072FC"/>
    <w:rsid w:val="3249701F"/>
    <w:rsid w:val="32502792"/>
    <w:rsid w:val="328E0915"/>
    <w:rsid w:val="33142830"/>
    <w:rsid w:val="332553AF"/>
    <w:rsid w:val="333560E6"/>
    <w:rsid w:val="33B075F3"/>
    <w:rsid w:val="3416237E"/>
    <w:rsid w:val="34390907"/>
    <w:rsid w:val="343C483F"/>
    <w:rsid w:val="34711890"/>
    <w:rsid w:val="34744B40"/>
    <w:rsid w:val="347F5C4D"/>
    <w:rsid w:val="34A674CF"/>
    <w:rsid w:val="34AF787B"/>
    <w:rsid w:val="34BE0821"/>
    <w:rsid w:val="34E04562"/>
    <w:rsid w:val="350F4ADD"/>
    <w:rsid w:val="35104720"/>
    <w:rsid w:val="3538226D"/>
    <w:rsid w:val="353D61D5"/>
    <w:rsid w:val="355E71E7"/>
    <w:rsid w:val="356B0CF0"/>
    <w:rsid w:val="358866EC"/>
    <w:rsid w:val="35D7264D"/>
    <w:rsid w:val="35E96F6C"/>
    <w:rsid w:val="35F635F0"/>
    <w:rsid w:val="361219A9"/>
    <w:rsid w:val="361F02B5"/>
    <w:rsid w:val="364F4412"/>
    <w:rsid w:val="365910C3"/>
    <w:rsid w:val="36652662"/>
    <w:rsid w:val="36C82A21"/>
    <w:rsid w:val="370D338F"/>
    <w:rsid w:val="372A30D5"/>
    <w:rsid w:val="372E466D"/>
    <w:rsid w:val="37730553"/>
    <w:rsid w:val="37BF2127"/>
    <w:rsid w:val="37E50F28"/>
    <w:rsid w:val="38115AEF"/>
    <w:rsid w:val="38267FCD"/>
    <w:rsid w:val="38451629"/>
    <w:rsid w:val="38747024"/>
    <w:rsid w:val="389640D2"/>
    <w:rsid w:val="38BE762D"/>
    <w:rsid w:val="38CF689B"/>
    <w:rsid w:val="38D917EC"/>
    <w:rsid w:val="38E25A5A"/>
    <w:rsid w:val="38E332C1"/>
    <w:rsid w:val="38F05F19"/>
    <w:rsid w:val="39092558"/>
    <w:rsid w:val="39236636"/>
    <w:rsid w:val="39554F09"/>
    <w:rsid w:val="39667664"/>
    <w:rsid w:val="39AF7D28"/>
    <w:rsid w:val="39CD30F0"/>
    <w:rsid w:val="39D04118"/>
    <w:rsid w:val="39E5694E"/>
    <w:rsid w:val="39EF4CFB"/>
    <w:rsid w:val="39FD72D4"/>
    <w:rsid w:val="3A1C285D"/>
    <w:rsid w:val="3A2E3668"/>
    <w:rsid w:val="3A331955"/>
    <w:rsid w:val="3A414072"/>
    <w:rsid w:val="3A6E5590"/>
    <w:rsid w:val="3A751F6D"/>
    <w:rsid w:val="3A7804D8"/>
    <w:rsid w:val="3A836438"/>
    <w:rsid w:val="3A88490F"/>
    <w:rsid w:val="3AB35002"/>
    <w:rsid w:val="3ABA00A5"/>
    <w:rsid w:val="3AE813A4"/>
    <w:rsid w:val="3AF235BE"/>
    <w:rsid w:val="3AF847CC"/>
    <w:rsid w:val="3AFB6B7D"/>
    <w:rsid w:val="3AFE5E3E"/>
    <w:rsid w:val="3B716BD9"/>
    <w:rsid w:val="3B731A29"/>
    <w:rsid w:val="3B8205D5"/>
    <w:rsid w:val="3BA5294F"/>
    <w:rsid w:val="3C60131B"/>
    <w:rsid w:val="3C6029F4"/>
    <w:rsid w:val="3C636521"/>
    <w:rsid w:val="3C8A1876"/>
    <w:rsid w:val="3CA9616B"/>
    <w:rsid w:val="3D066DC4"/>
    <w:rsid w:val="3D607F17"/>
    <w:rsid w:val="3D7F417E"/>
    <w:rsid w:val="3DB20418"/>
    <w:rsid w:val="3DEA0C4D"/>
    <w:rsid w:val="3DF053E7"/>
    <w:rsid w:val="3E7316AE"/>
    <w:rsid w:val="3E7A6160"/>
    <w:rsid w:val="3F073ADC"/>
    <w:rsid w:val="3F423BE7"/>
    <w:rsid w:val="3F463191"/>
    <w:rsid w:val="3F510ED8"/>
    <w:rsid w:val="3F591D20"/>
    <w:rsid w:val="3F5D094E"/>
    <w:rsid w:val="3F824E8C"/>
    <w:rsid w:val="3F99324C"/>
    <w:rsid w:val="3FA9685D"/>
    <w:rsid w:val="3FEC558C"/>
    <w:rsid w:val="400367DB"/>
    <w:rsid w:val="400B13AA"/>
    <w:rsid w:val="403B05C4"/>
    <w:rsid w:val="406E1091"/>
    <w:rsid w:val="408803E4"/>
    <w:rsid w:val="408B5797"/>
    <w:rsid w:val="40D10202"/>
    <w:rsid w:val="40E50DFB"/>
    <w:rsid w:val="40EF1CFA"/>
    <w:rsid w:val="411D3738"/>
    <w:rsid w:val="41261DCB"/>
    <w:rsid w:val="415C3A5A"/>
    <w:rsid w:val="415D5C35"/>
    <w:rsid w:val="41696076"/>
    <w:rsid w:val="417C4D58"/>
    <w:rsid w:val="41A44957"/>
    <w:rsid w:val="41BD0482"/>
    <w:rsid w:val="42346A95"/>
    <w:rsid w:val="42827F0E"/>
    <w:rsid w:val="42AA3236"/>
    <w:rsid w:val="42B84FD1"/>
    <w:rsid w:val="42F41792"/>
    <w:rsid w:val="430B16C1"/>
    <w:rsid w:val="431F429C"/>
    <w:rsid w:val="435979DC"/>
    <w:rsid w:val="435B61A4"/>
    <w:rsid w:val="435F01BC"/>
    <w:rsid w:val="43633F24"/>
    <w:rsid w:val="4376597E"/>
    <w:rsid w:val="438621B4"/>
    <w:rsid w:val="438C45B0"/>
    <w:rsid w:val="43A47A68"/>
    <w:rsid w:val="43BE6733"/>
    <w:rsid w:val="43F5435C"/>
    <w:rsid w:val="442A666C"/>
    <w:rsid w:val="44312079"/>
    <w:rsid w:val="44593F7C"/>
    <w:rsid w:val="446217B4"/>
    <w:rsid w:val="44A11F7D"/>
    <w:rsid w:val="44BF7729"/>
    <w:rsid w:val="44C51FA7"/>
    <w:rsid w:val="44D6247E"/>
    <w:rsid w:val="44DA1AA1"/>
    <w:rsid w:val="451B58CA"/>
    <w:rsid w:val="45217F19"/>
    <w:rsid w:val="45244CBC"/>
    <w:rsid w:val="452D591E"/>
    <w:rsid w:val="453B44DF"/>
    <w:rsid w:val="4550160D"/>
    <w:rsid w:val="45667082"/>
    <w:rsid w:val="45674AB8"/>
    <w:rsid w:val="456B4699"/>
    <w:rsid w:val="459229D3"/>
    <w:rsid w:val="45BC6CA2"/>
    <w:rsid w:val="45D603C3"/>
    <w:rsid w:val="45D9084C"/>
    <w:rsid w:val="46130FB8"/>
    <w:rsid w:val="466427D7"/>
    <w:rsid w:val="468A0822"/>
    <w:rsid w:val="46E56B96"/>
    <w:rsid w:val="46E918EB"/>
    <w:rsid w:val="4707219F"/>
    <w:rsid w:val="471A1ED2"/>
    <w:rsid w:val="4772392D"/>
    <w:rsid w:val="478D6B48"/>
    <w:rsid w:val="47943CFE"/>
    <w:rsid w:val="47B64A32"/>
    <w:rsid w:val="47E4786B"/>
    <w:rsid w:val="48056B92"/>
    <w:rsid w:val="480F755D"/>
    <w:rsid w:val="481F481F"/>
    <w:rsid w:val="48487B57"/>
    <w:rsid w:val="48546F5D"/>
    <w:rsid w:val="48581BAE"/>
    <w:rsid w:val="48E0653F"/>
    <w:rsid w:val="491B2179"/>
    <w:rsid w:val="49246DC9"/>
    <w:rsid w:val="49794AF8"/>
    <w:rsid w:val="499E3A8A"/>
    <w:rsid w:val="499E5A90"/>
    <w:rsid w:val="49D26D8A"/>
    <w:rsid w:val="49D35526"/>
    <w:rsid w:val="49FE3D2D"/>
    <w:rsid w:val="4A1D5C97"/>
    <w:rsid w:val="4A404346"/>
    <w:rsid w:val="4A5E2A1E"/>
    <w:rsid w:val="4A902820"/>
    <w:rsid w:val="4AB443EC"/>
    <w:rsid w:val="4B115DA6"/>
    <w:rsid w:val="4B121D62"/>
    <w:rsid w:val="4B32495A"/>
    <w:rsid w:val="4B55074B"/>
    <w:rsid w:val="4B774073"/>
    <w:rsid w:val="4BA3473D"/>
    <w:rsid w:val="4BD31A71"/>
    <w:rsid w:val="4BF32548"/>
    <w:rsid w:val="4BFA0524"/>
    <w:rsid w:val="4C4F0870"/>
    <w:rsid w:val="4C7D779F"/>
    <w:rsid w:val="4C8C7A10"/>
    <w:rsid w:val="4CAC43BE"/>
    <w:rsid w:val="4CB92C72"/>
    <w:rsid w:val="4CCD4902"/>
    <w:rsid w:val="4CD03BE1"/>
    <w:rsid w:val="4CF11FB6"/>
    <w:rsid w:val="4D0D7B68"/>
    <w:rsid w:val="4D0E072B"/>
    <w:rsid w:val="4DA71038"/>
    <w:rsid w:val="4E165AE9"/>
    <w:rsid w:val="4E37700F"/>
    <w:rsid w:val="4E3B5550"/>
    <w:rsid w:val="4E3E0B9C"/>
    <w:rsid w:val="4E695448"/>
    <w:rsid w:val="4EE5726A"/>
    <w:rsid w:val="4EEF00E8"/>
    <w:rsid w:val="4F234ED1"/>
    <w:rsid w:val="4F345540"/>
    <w:rsid w:val="4F3803C7"/>
    <w:rsid w:val="4F3A0EE3"/>
    <w:rsid w:val="4F4C7F38"/>
    <w:rsid w:val="4F535F8D"/>
    <w:rsid w:val="4F722CCD"/>
    <w:rsid w:val="4F727AAC"/>
    <w:rsid w:val="4F763E34"/>
    <w:rsid w:val="4FB05A0F"/>
    <w:rsid w:val="4FD2002D"/>
    <w:rsid w:val="4FE67C5A"/>
    <w:rsid w:val="50175B49"/>
    <w:rsid w:val="502341CC"/>
    <w:rsid w:val="505530AA"/>
    <w:rsid w:val="505676C6"/>
    <w:rsid w:val="505F39C4"/>
    <w:rsid w:val="50B83F61"/>
    <w:rsid w:val="50F17AAA"/>
    <w:rsid w:val="51140C15"/>
    <w:rsid w:val="51543913"/>
    <w:rsid w:val="515B3813"/>
    <w:rsid w:val="515B7CB7"/>
    <w:rsid w:val="5168137A"/>
    <w:rsid w:val="51BA678C"/>
    <w:rsid w:val="51C17EA0"/>
    <w:rsid w:val="51C66645"/>
    <w:rsid w:val="52602B13"/>
    <w:rsid w:val="527B3562"/>
    <w:rsid w:val="52A533C9"/>
    <w:rsid w:val="52AA3675"/>
    <w:rsid w:val="52C9614F"/>
    <w:rsid w:val="52E33975"/>
    <w:rsid w:val="52EB0BC7"/>
    <w:rsid w:val="52F11624"/>
    <w:rsid w:val="52F76A10"/>
    <w:rsid w:val="52FB7A33"/>
    <w:rsid w:val="52FF4A4F"/>
    <w:rsid w:val="531C5EC7"/>
    <w:rsid w:val="53401A54"/>
    <w:rsid w:val="53465B65"/>
    <w:rsid w:val="53486019"/>
    <w:rsid w:val="536203AC"/>
    <w:rsid w:val="539C0FEE"/>
    <w:rsid w:val="53BE4A36"/>
    <w:rsid w:val="53C02053"/>
    <w:rsid w:val="54005A91"/>
    <w:rsid w:val="54100B80"/>
    <w:rsid w:val="541127AF"/>
    <w:rsid w:val="542076D2"/>
    <w:rsid w:val="542F73C3"/>
    <w:rsid w:val="543547EF"/>
    <w:rsid w:val="54874EC4"/>
    <w:rsid w:val="54A8759B"/>
    <w:rsid w:val="54CB6F02"/>
    <w:rsid w:val="54CC5E63"/>
    <w:rsid w:val="54D05D83"/>
    <w:rsid w:val="54DB2AD1"/>
    <w:rsid w:val="551D59AF"/>
    <w:rsid w:val="551E6CEE"/>
    <w:rsid w:val="552C10A0"/>
    <w:rsid w:val="55774994"/>
    <w:rsid w:val="55960311"/>
    <w:rsid w:val="55AD7F99"/>
    <w:rsid w:val="55B059B2"/>
    <w:rsid w:val="55E22755"/>
    <w:rsid w:val="561609D5"/>
    <w:rsid w:val="56286BBA"/>
    <w:rsid w:val="565B0081"/>
    <w:rsid w:val="566D1835"/>
    <w:rsid w:val="56927CD7"/>
    <w:rsid w:val="569752EE"/>
    <w:rsid w:val="56A9624D"/>
    <w:rsid w:val="56D252CE"/>
    <w:rsid w:val="573568B4"/>
    <w:rsid w:val="574B60D8"/>
    <w:rsid w:val="57525C4F"/>
    <w:rsid w:val="57541431"/>
    <w:rsid w:val="57566CFC"/>
    <w:rsid w:val="575B5C43"/>
    <w:rsid w:val="576B58CE"/>
    <w:rsid w:val="578E252E"/>
    <w:rsid w:val="57AD4ADD"/>
    <w:rsid w:val="57BB5821"/>
    <w:rsid w:val="581B20F8"/>
    <w:rsid w:val="582174D0"/>
    <w:rsid w:val="587A4EC7"/>
    <w:rsid w:val="58A429A8"/>
    <w:rsid w:val="58A9117D"/>
    <w:rsid w:val="58ED04EC"/>
    <w:rsid w:val="590269DA"/>
    <w:rsid w:val="591D4504"/>
    <w:rsid w:val="5921146F"/>
    <w:rsid w:val="59372D3D"/>
    <w:rsid w:val="59957B52"/>
    <w:rsid w:val="59B375F7"/>
    <w:rsid w:val="59F97C30"/>
    <w:rsid w:val="59FB08E1"/>
    <w:rsid w:val="5A4424E7"/>
    <w:rsid w:val="5A670EED"/>
    <w:rsid w:val="5AA7161B"/>
    <w:rsid w:val="5ABE74A5"/>
    <w:rsid w:val="5AC70F4B"/>
    <w:rsid w:val="5AF34ABD"/>
    <w:rsid w:val="5B003E56"/>
    <w:rsid w:val="5B13515F"/>
    <w:rsid w:val="5B3E6934"/>
    <w:rsid w:val="5B647718"/>
    <w:rsid w:val="5B775315"/>
    <w:rsid w:val="5BB50481"/>
    <w:rsid w:val="5BFE5E0F"/>
    <w:rsid w:val="5C0D1B30"/>
    <w:rsid w:val="5C2268F0"/>
    <w:rsid w:val="5C2C472A"/>
    <w:rsid w:val="5C7659A5"/>
    <w:rsid w:val="5CCC1A69"/>
    <w:rsid w:val="5CDB057C"/>
    <w:rsid w:val="5CDC2AA8"/>
    <w:rsid w:val="5CE96783"/>
    <w:rsid w:val="5CF54822"/>
    <w:rsid w:val="5D0105D1"/>
    <w:rsid w:val="5D594635"/>
    <w:rsid w:val="5D8C7CE9"/>
    <w:rsid w:val="5D8D5131"/>
    <w:rsid w:val="5DB43D9F"/>
    <w:rsid w:val="5E065D78"/>
    <w:rsid w:val="5E5335F6"/>
    <w:rsid w:val="5E9B13B4"/>
    <w:rsid w:val="5F0306C0"/>
    <w:rsid w:val="5F035084"/>
    <w:rsid w:val="5F0930E2"/>
    <w:rsid w:val="5F3F6522"/>
    <w:rsid w:val="5F675708"/>
    <w:rsid w:val="5FBE00F7"/>
    <w:rsid w:val="5FEF112E"/>
    <w:rsid w:val="5FF3600D"/>
    <w:rsid w:val="600317E9"/>
    <w:rsid w:val="600733B6"/>
    <w:rsid w:val="600C65F7"/>
    <w:rsid w:val="600F7E05"/>
    <w:rsid w:val="60181214"/>
    <w:rsid w:val="60824919"/>
    <w:rsid w:val="609B428E"/>
    <w:rsid w:val="60D42025"/>
    <w:rsid w:val="610012BB"/>
    <w:rsid w:val="61117176"/>
    <w:rsid w:val="6116253A"/>
    <w:rsid w:val="61397B7D"/>
    <w:rsid w:val="61401B67"/>
    <w:rsid w:val="6164625D"/>
    <w:rsid w:val="616A443C"/>
    <w:rsid w:val="619F774C"/>
    <w:rsid w:val="61AD3C17"/>
    <w:rsid w:val="61D24E8C"/>
    <w:rsid w:val="61EB07D2"/>
    <w:rsid w:val="620F0596"/>
    <w:rsid w:val="621A5137"/>
    <w:rsid w:val="621E76E6"/>
    <w:rsid w:val="622540F5"/>
    <w:rsid w:val="624C6FF2"/>
    <w:rsid w:val="62706034"/>
    <w:rsid w:val="627C79A9"/>
    <w:rsid w:val="628250A4"/>
    <w:rsid w:val="6294694F"/>
    <w:rsid w:val="62966DA1"/>
    <w:rsid w:val="62AA7047"/>
    <w:rsid w:val="62C16D24"/>
    <w:rsid w:val="62CA502A"/>
    <w:rsid w:val="630A38AB"/>
    <w:rsid w:val="631873CD"/>
    <w:rsid w:val="631A2C76"/>
    <w:rsid w:val="633D3C3B"/>
    <w:rsid w:val="633F22D2"/>
    <w:rsid w:val="634746E6"/>
    <w:rsid w:val="63501A6A"/>
    <w:rsid w:val="635A7DCF"/>
    <w:rsid w:val="63741FC9"/>
    <w:rsid w:val="63831EB4"/>
    <w:rsid w:val="638D11E5"/>
    <w:rsid w:val="639F7B81"/>
    <w:rsid w:val="63D34AEE"/>
    <w:rsid w:val="63D467B7"/>
    <w:rsid w:val="63DA6451"/>
    <w:rsid w:val="63DD7B5A"/>
    <w:rsid w:val="63EB4B5E"/>
    <w:rsid w:val="63FB71FF"/>
    <w:rsid w:val="64101EA0"/>
    <w:rsid w:val="6410335F"/>
    <w:rsid w:val="6470717E"/>
    <w:rsid w:val="64790728"/>
    <w:rsid w:val="64917820"/>
    <w:rsid w:val="64B800F0"/>
    <w:rsid w:val="64B871F3"/>
    <w:rsid w:val="64C30C0B"/>
    <w:rsid w:val="64E66B52"/>
    <w:rsid w:val="65020980"/>
    <w:rsid w:val="6511628B"/>
    <w:rsid w:val="65694C2E"/>
    <w:rsid w:val="657809E0"/>
    <w:rsid w:val="658F5CDD"/>
    <w:rsid w:val="65F362B8"/>
    <w:rsid w:val="65FC6831"/>
    <w:rsid w:val="663E7534"/>
    <w:rsid w:val="66523EDD"/>
    <w:rsid w:val="665533E3"/>
    <w:rsid w:val="665F56FC"/>
    <w:rsid w:val="66684718"/>
    <w:rsid w:val="668F2B9E"/>
    <w:rsid w:val="66901FF9"/>
    <w:rsid w:val="66A001EE"/>
    <w:rsid w:val="66D032A4"/>
    <w:rsid w:val="67472418"/>
    <w:rsid w:val="67515045"/>
    <w:rsid w:val="677A62FF"/>
    <w:rsid w:val="678C0773"/>
    <w:rsid w:val="67B2516C"/>
    <w:rsid w:val="67BD092C"/>
    <w:rsid w:val="67D67F21"/>
    <w:rsid w:val="67DA7D95"/>
    <w:rsid w:val="67EB5499"/>
    <w:rsid w:val="67F500C6"/>
    <w:rsid w:val="67FC1489"/>
    <w:rsid w:val="680C4DB4"/>
    <w:rsid w:val="680D18B3"/>
    <w:rsid w:val="68151C1E"/>
    <w:rsid w:val="68273FF7"/>
    <w:rsid w:val="68295FC1"/>
    <w:rsid w:val="68BE4BA8"/>
    <w:rsid w:val="68C76C42"/>
    <w:rsid w:val="68CC627F"/>
    <w:rsid w:val="68CF7305"/>
    <w:rsid w:val="68F20AA9"/>
    <w:rsid w:val="691F4460"/>
    <w:rsid w:val="696123E0"/>
    <w:rsid w:val="69670B4F"/>
    <w:rsid w:val="69A00505"/>
    <w:rsid w:val="69B02460"/>
    <w:rsid w:val="69EE1440"/>
    <w:rsid w:val="69F21687"/>
    <w:rsid w:val="69F72FE2"/>
    <w:rsid w:val="6A034B4F"/>
    <w:rsid w:val="6A0D7F1C"/>
    <w:rsid w:val="6A295A16"/>
    <w:rsid w:val="6A38073E"/>
    <w:rsid w:val="6A521800"/>
    <w:rsid w:val="6A537C4E"/>
    <w:rsid w:val="6A5C267E"/>
    <w:rsid w:val="6A672C87"/>
    <w:rsid w:val="6A9260A0"/>
    <w:rsid w:val="6AB45CA2"/>
    <w:rsid w:val="6AF20B7A"/>
    <w:rsid w:val="6B0A3E88"/>
    <w:rsid w:val="6B117EB4"/>
    <w:rsid w:val="6B475596"/>
    <w:rsid w:val="6B797260"/>
    <w:rsid w:val="6BAC3191"/>
    <w:rsid w:val="6C184383"/>
    <w:rsid w:val="6C20148A"/>
    <w:rsid w:val="6C8112B5"/>
    <w:rsid w:val="6C96525A"/>
    <w:rsid w:val="6CA91F70"/>
    <w:rsid w:val="6CB71DEE"/>
    <w:rsid w:val="6CC70020"/>
    <w:rsid w:val="6CC94A75"/>
    <w:rsid w:val="6CCA4083"/>
    <w:rsid w:val="6CF46B9E"/>
    <w:rsid w:val="6CFC2E73"/>
    <w:rsid w:val="6D036287"/>
    <w:rsid w:val="6D0773A5"/>
    <w:rsid w:val="6D13444A"/>
    <w:rsid w:val="6D3561B7"/>
    <w:rsid w:val="6D543AE1"/>
    <w:rsid w:val="6D5A6F18"/>
    <w:rsid w:val="6D6D36DC"/>
    <w:rsid w:val="6D711757"/>
    <w:rsid w:val="6DA76903"/>
    <w:rsid w:val="6E027099"/>
    <w:rsid w:val="6E0341BE"/>
    <w:rsid w:val="6E076DA5"/>
    <w:rsid w:val="6E2642CF"/>
    <w:rsid w:val="6E2A25F5"/>
    <w:rsid w:val="6E3D27C7"/>
    <w:rsid w:val="6E4B0B7C"/>
    <w:rsid w:val="6E4B6C92"/>
    <w:rsid w:val="6E5061A7"/>
    <w:rsid w:val="6E9C129B"/>
    <w:rsid w:val="6ECE0386"/>
    <w:rsid w:val="6EEA46FD"/>
    <w:rsid w:val="6EED1AF7"/>
    <w:rsid w:val="6F252FA2"/>
    <w:rsid w:val="6F824C46"/>
    <w:rsid w:val="6F885777"/>
    <w:rsid w:val="6F911E87"/>
    <w:rsid w:val="6FB91182"/>
    <w:rsid w:val="6FC22F83"/>
    <w:rsid w:val="6FD6444B"/>
    <w:rsid w:val="701C781D"/>
    <w:rsid w:val="70241157"/>
    <w:rsid w:val="70271038"/>
    <w:rsid w:val="70383246"/>
    <w:rsid w:val="706E7E07"/>
    <w:rsid w:val="709D7EA5"/>
    <w:rsid w:val="70BB7448"/>
    <w:rsid w:val="70DF7B65"/>
    <w:rsid w:val="71136DEE"/>
    <w:rsid w:val="7113778C"/>
    <w:rsid w:val="71481C0E"/>
    <w:rsid w:val="718C1A9B"/>
    <w:rsid w:val="719A7BC9"/>
    <w:rsid w:val="71C31DA1"/>
    <w:rsid w:val="71D97602"/>
    <w:rsid w:val="721970A7"/>
    <w:rsid w:val="724E6B61"/>
    <w:rsid w:val="72726D9C"/>
    <w:rsid w:val="72AF1530"/>
    <w:rsid w:val="72B54589"/>
    <w:rsid w:val="72D51220"/>
    <w:rsid w:val="72F13B80"/>
    <w:rsid w:val="73013B4B"/>
    <w:rsid w:val="730B1A40"/>
    <w:rsid w:val="73121E6F"/>
    <w:rsid w:val="73173575"/>
    <w:rsid w:val="732C5C1E"/>
    <w:rsid w:val="73461136"/>
    <w:rsid w:val="735E6385"/>
    <w:rsid w:val="73883219"/>
    <w:rsid w:val="739351FC"/>
    <w:rsid w:val="73B274A0"/>
    <w:rsid w:val="73B47087"/>
    <w:rsid w:val="73B478E6"/>
    <w:rsid w:val="73C420BB"/>
    <w:rsid w:val="74177EF7"/>
    <w:rsid w:val="748A492B"/>
    <w:rsid w:val="74A07A06"/>
    <w:rsid w:val="74A92270"/>
    <w:rsid w:val="74AC2CD5"/>
    <w:rsid w:val="74E110D3"/>
    <w:rsid w:val="74F04DC1"/>
    <w:rsid w:val="74F90F0C"/>
    <w:rsid w:val="750C5C2E"/>
    <w:rsid w:val="75182355"/>
    <w:rsid w:val="751C1388"/>
    <w:rsid w:val="75953D9E"/>
    <w:rsid w:val="75A41B7F"/>
    <w:rsid w:val="75E14953"/>
    <w:rsid w:val="75EE224E"/>
    <w:rsid w:val="75F95225"/>
    <w:rsid w:val="75FB1725"/>
    <w:rsid w:val="76221799"/>
    <w:rsid w:val="766F0AF3"/>
    <w:rsid w:val="7693567A"/>
    <w:rsid w:val="76E25F46"/>
    <w:rsid w:val="76F372C3"/>
    <w:rsid w:val="76F62C17"/>
    <w:rsid w:val="77084C62"/>
    <w:rsid w:val="771A6916"/>
    <w:rsid w:val="771C0118"/>
    <w:rsid w:val="772164A5"/>
    <w:rsid w:val="773B26C2"/>
    <w:rsid w:val="773C06E7"/>
    <w:rsid w:val="77687B79"/>
    <w:rsid w:val="77872B92"/>
    <w:rsid w:val="778D031B"/>
    <w:rsid w:val="782040E6"/>
    <w:rsid w:val="7826607A"/>
    <w:rsid w:val="782B18E2"/>
    <w:rsid w:val="784B7055"/>
    <w:rsid w:val="788C05D2"/>
    <w:rsid w:val="789D79AA"/>
    <w:rsid w:val="78B226C7"/>
    <w:rsid w:val="78CD2248"/>
    <w:rsid w:val="79336CA0"/>
    <w:rsid w:val="7947274B"/>
    <w:rsid w:val="799B0A29"/>
    <w:rsid w:val="79A01693"/>
    <w:rsid w:val="79A84B20"/>
    <w:rsid w:val="79AC409A"/>
    <w:rsid w:val="79BB4E42"/>
    <w:rsid w:val="7A192019"/>
    <w:rsid w:val="7A2B7977"/>
    <w:rsid w:val="7A5A767E"/>
    <w:rsid w:val="7B6825E1"/>
    <w:rsid w:val="7B857274"/>
    <w:rsid w:val="7BB120FE"/>
    <w:rsid w:val="7BDC717B"/>
    <w:rsid w:val="7C3218C6"/>
    <w:rsid w:val="7C663C84"/>
    <w:rsid w:val="7CA26617"/>
    <w:rsid w:val="7CAB0325"/>
    <w:rsid w:val="7CB30FC2"/>
    <w:rsid w:val="7CF17F7C"/>
    <w:rsid w:val="7D434AEA"/>
    <w:rsid w:val="7D836231"/>
    <w:rsid w:val="7D99109C"/>
    <w:rsid w:val="7DD24CD9"/>
    <w:rsid w:val="7DE7402D"/>
    <w:rsid w:val="7DE92023"/>
    <w:rsid w:val="7DF54524"/>
    <w:rsid w:val="7E07040C"/>
    <w:rsid w:val="7E0E1A8A"/>
    <w:rsid w:val="7E44676F"/>
    <w:rsid w:val="7E4A61D0"/>
    <w:rsid w:val="7E5020A2"/>
    <w:rsid w:val="7E5E6806"/>
    <w:rsid w:val="7E70004F"/>
    <w:rsid w:val="7E754DC3"/>
    <w:rsid w:val="7E9604AE"/>
    <w:rsid w:val="7EAF6391"/>
    <w:rsid w:val="7ECC64CE"/>
    <w:rsid w:val="7EE81E27"/>
    <w:rsid w:val="7EFE38AC"/>
    <w:rsid w:val="7F25708B"/>
    <w:rsid w:val="7F2A746E"/>
    <w:rsid w:val="7F44134D"/>
    <w:rsid w:val="7F743B6E"/>
    <w:rsid w:val="7F7D0C75"/>
    <w:rsid w:val="7F867606"/>
    <w:rsid w:val="7FCF4400"/>
    <w:rsid w:val="7FE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4"/>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paragraph" w:styleId="19">
    <w:name w:val="No Spacing"/>
    <w:autoRedefine/>
    <w:qFormat/>
    <w:uiPriority w:val="1"/>
    <w:rPr>
      <w:rFonts w:ascii="Calibri" w:hAnsi="Calibri" w:eastAsia="宋体" w:cs="Times New Roman"/>
      <w:sz w:val="22"/>
      <w:szCs w:val="22"/>
      <w:lang w:val="en-US" w:eastAsia="zh-CN" w:bidi="ar-SA"/>
    </w:r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正文首行缩进 2 Char"/>
    <w:link w:val="1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jpe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7" Type="http://schemas.microsoft.com/office/2011/relationships/people" Target="people.xml"/><Relationship Id="rId106" Type="http://schemas.openxmlformats.org/officeDocument/2006/relationships/fontTable" Target="fontTable.xml"/><Relationship Id="rId105" Type="http://schemas.openxmlformats.org/officeDocument/2006/relationships/numbering" Target="numbering.xml"/><Relationship Id="rId104" Type="http://schemas.openxmlformats.org/officeDocument/2006/relationships/customXml" Target="../customXml/item1.xml"/><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942</Words>
  <Characters>1693</Characters>
  <Lines>0</Lines>
  <Paragraphs>0</Paragraphs>
  <TotalTime>0</TotalTime>
  <ScaleCrop>false</ScaleCrop>
  <LinksUpToDate>false</LinksUpToDate>
  <CharactersWithSpaces>1944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4B85BC83645E4E628D45FABFE2BCB550_13</vt:lpwstr>
  </property>
  <property fmtid="{D5CDD505-2E9C-101B-9397-08002B2CF9AE}" pid="4" name="KSOTemplateDocerSaveRecord">
    <vt:lpwstr>eyJoZGlkIjoiOTA3ZDc1YWY5ZmZkNGI3Y2Q2MGVhM2ZhZmZiMGMzN2EiLCJ1c2VySWQiOiIxMDg3OTg2MjM0In0=</vt:lpwstr>
  </property>
</Properties>
</file>