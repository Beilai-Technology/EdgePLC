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bmp" ContentType="image/bmp"/>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0A7E8">
      <w:pPr>
        <w:pStyle w:val="12"/>
        <w:rPr>
          <w:rFonts w:hint="default" w:ascii="Times New Roman" w:hAnsi="Times New Roman" w:eastAsia="宋体" w:cs="宋体"/>
          <w:b/>
          <w:bCs/>
          <w:iCs/>
          <w:color w:val="000000"/>
          <w:sz w:val="24"/>
          <w:szCs w:val="24"/>
          <w:lang w:val="en-US" w:eastAsia="zh-CN"/>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r>
        <w:rPr>
          <w:rFonts w:hint="eastAsia" w:ascii="Times New Roman" w:hAnsi="Times New Roman" w:cs="宋体"/>
        </w:rPr>
        <mc:AlternateContent>
          <mc:Choice Requires="wps">
            <w:drawing>
              <wp:anchor distT="45720" distB="45720" distL="114300" distR="114300" simplePos="0" relativeHeight="251664384" behindDoc="0" locked="0" layoutInCell="1" allowOverlap="1">
                <wp:simplePos x="0" y="0"/>
                <wp:positionH relativeFrom="page">
                  <wp:posOffset>866140</wp:posOffset>
                </wp:positionH>
                <wp:positionV relativeFrom="paragraph">
                  <wp:posOffset>2362200</wp:posOffset>
                </wp:positionV>
                <wp:extent cx="2949575" cy="3782060"/>
                <wp:effectExtent l="0" t="0" r="0" b="0"/>
                <wp:wrapSquare wrapText="bothSides"/>
                <wp:docPr id="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2949575" cy="3782060"/>
                        </a:xfrm>
                        <a:prstGeom prst="rect">
                          <a:avLst/>
                        </a:prstGeom>
                        <a:noFill/>
                        <a:ln>
                          <a:noFill/>
                        </a:ln>
                        <a:effectLst/>
                      </wps:spPr>
                      <wps:txbx>
                        <w:txbxContent>
                          <w:p w14:paraId="09E9C5D0">
                            <w:pPr>
                              <w:jc w:val="center"/>
                              <w:rPr>
                                <w:rFonts w:hint="eastAsia" w:ascii="黑体" w:hAnsi="黑体" w:eastAsia="黑体"/>
                                <w:color w:val="FFFFFF"/>
                                <w:sz w:val="72"/>
                                <w:szCs w:val="72"/>
                                <w:lang w:eastAsia="zh-CN"/>
                              </w:rPr>
                            </w:pPr>
                            <w:r>
                              <w:rPr>
                                <w:rFonts w:hint="eastAsia" w:ascii="黑体" w:hAnsi="黑体" w:eastAsia="黑体"/>
                                <w:color w:val="FFFFFF"/>
                                <w:sz w:val="72"/>
                                <w:szCs w:val="72"/>
                                <w:lang w:eastAsia="zh-CN"/>
                              </w:rPr>
                              <w:drawing>
                                <wp:inline distT="0" distB="0" distL="114300" distR="114300">
                                  <wp:extent cx="2721610" cy="3639820"/>
                                  <wp:effectExtent l="0" t="0" r="2540" b="17780"/>
                                  <wp:docPr id="74" name="图片 74" descr="EdgePLC A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EdgePLC A款 (2)"/>
                                          <pic:cNvPicPr>
                                            <a:picLocks noChangeAspect="1"/>
                                          </pic:cNvPicPr>
                                        </pic:nvPicPr>
                                        <pic:blipFill>
                                          <a:blip r:embed="rId6"/>
                                          <a:srcRect l="17279" t="12328" r="21918" b="6356"/>
                                          <a:stretch>
                                            <a:fillRect/>
                                          </a:stretch>
                                        </pic:blipFill>
                                        <pic:spPr>
                                          <a:xfrm>
                                            <a:off x="0" y="0"/>
                                            <a:ext cx="2721610" cy="363982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68.2pt;margin-top:186pt;height:297.8pt;width:232.25pt;mso-position-horizontal-relative:page;mso-wrap-distance-bottom:3.6pt;mso-wrap-distance-left:9pt;mso-wrap-distance-right:9pt;mso-wrap-distance-top:3.6pt;z-index:251664384;mso-width-relative:page;mso-height-relative:page;" filled="f" stroked="f" coordsize="21600,21600" o:gfxdata="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VZ4ug2AAA&#10;AAsBAAAPAAAAAAAAAAEAIAAAACIAAABkcnMvZG93bnJldi54bWxQSwECFAAUAAAACACHTuJADWyX&#10;bB4CAAAkBAAADgAAAAAAAAABACAAAAAnAQAAZHJzL2Uyb0RvYy54bWxQSwUGAAAAAAYABgBZAQAA&#10;twUAAAAA&#10;">
                <v:fill on="f" focussize="0,0"/>
                <v:stroke on="f"/>
                <v:imagedata o:title=""/>
                <o:lock v:ext="edit" aspectratio="f"/>
                <v:textbox>
                  <w:txbxContent>
                    <w:p w14:paraId="09E9C5D0">
                      <w:pPr>
                        <w:jc w:val="center"/>
                        <w:rPr>
                          <w:rFonts w:hint="eastAsia" w:ascii="黑体" w:hAnsi="黑体" w:eastAsia="黑体"/>
                          <w:color w:val="FFFFFF"/>
                          <w:sz w:val="72"/>
                          <w:szCs w:val="72"/>
                          <w:lang w:eastAsia="zh-CN"/>
                        </w:rPr>
                      </w:pPr>
                      <w:r>
                        <w:rPr>
                          <w:rFonts w:hint="eastAsia" w:ascii="黑体" w:hAnsi="黑体" w:eastAsia="黑体"/>
                          <w:color w:val="FFFFFF"/>
                          <w:sz w:val="72"/>
                          <w:szCs w:val="72"/>
                          <w:lang w:eastAsia="zh-CN"/>
                        </w:rPr>
                        <w:drawing>
                          <wp:inline distT="0" distB="0" distL="114300" distR="114300">
                            <wp:extent cx="2721610" cy="3639820"/>
                            <wp:effectExtent l="0" t="0" r="2540" b="17780"/>
                            <wp:docPr id="74" name="图片 74" descr="EdgePLC A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EdgePLC A款 (2)"/>
                                    <pic:cNvPicPr>
                                      <a:picLocks noChangeAspect="1"/>
                                    </pic:cNvPicPr>
                                  </pic:nvPicPr>
                                  <pic:blipFill>
                                    <a:blip r:embed="rId6"/>
                                    <a:srcRect l="17279" t="12328" r="21918" b="6356"/>
                                    <a:stretch>
                                      <a:fillRect/>
                                    </a:stretch>
                                  </pic:blipFill>
                                  <pic:spPr>
                                    <a:xfrm>
                                      <a:off x="0" y="0"/>
                                      <a:ext cx="2721610" cy="3639820"/>
                                    </a:xfrm>
                                    <a:prstGeom prst="rect">
                                      <a:avLst/>
                                    </a:prstGeom>
                                  </pic:spPr>
                                </pic:pic>
                              </a:graphicData>
                            </a:graphic>
                          </wp:inline>
                        </w:drawing>
                      </w:r>
                    </w:p>
                  </w:txbxContent>
                </v:textbox>
                <w10:wrap type="square"/>
              </v:shape>
            </w:pict>
          </mc:Fallback>
        </mc:AlternateContent>
      </w:r>
      <w:r>
        <w:rPr>
          <w:rFonts w:ascii="Times New Roman" w:hAnsi="Times New Roman"/>
        </w:rPr>
        <mc:AlternateContent>
          <mc:Choice Requires="wps">
            <w:drawing>
              <wp:anchor distT="0" distB="0" distL="114300" distR="114300" simplePos="0" relativeHeight="251663360" behindDoc="0" locked="0" layoutInCell="1" allowOverlap="1">
                <wp:simplePos x="0" y="0"/>
                <wp:positionH relativeFrom="column">
                  <wp:posOffset>3608705</wp:posOffset>
                </wp:positionH>
                <wp:positionV relativeFrom="paragraph">
                  <wp:posOffset>6026150</wp:posOffset>
                </wp:positionV>
                <wp:extent cx="2866390" cy="2348230"/>
                <wp:effectExtent l="0" t="0" r="0" b="0"/>
                <wp:wrapNone/>
                <wp:docPr id="25" name="文本框 25"/>
                <wp:cNvGraphicFramePr/>
                <a:graphic xmlns:a="http://schemas.openxmlformats.org/drawingml/2006/main">
                  <a:graphicData uri="http://schemas.microsoft.com/office/word/2010/wordprocessingShape">
                    <wps:wsp>
                      <wps:cNvSpPr txBox="1">
                        <a:spLocks noChangeArrowheads="1"/>
                      </wps:cNvSpPr>
                      <wps:spPr bwMode="auto">
                        <a:xfrm>
                          <a:off x="0" y="0"/>
                          <a:ext cx="2866390" cy="2348230"/>
                        </a:xfrm>
                        <a:prstGeom prst="rect">
                          <a:avLst/>
                        </a:prstGeom>
                        <a:noFill/>
                        <a:ln>
                          <a:noFill/>
                        </a:ln>
                        <a:effectLst/>
                      </wps:spPr>
                      <wps:txbx>
                        <w:txbxContent>
                          <w:p w14:paraId="795D2C69">
                            <w:pPr>
                              <w:spacing w:line="720" w:lineRule="auto"/>
                              <w:ind w:left="0" w:leftChars="0" w:firstLine="0" w:firstLineChars="0"/>
                              <w:rPr>
                                <w:rFonts w:ascii="黑体" w:hAnsi="黑体" w:eastAsia="黑体"/>
                                <w:color w:val="FFFFFF"/>
                                <w:sz w:val="30"/>
                                <w:szCs w:val="30"/>
                              </w:rPr>
                            </w:pPr>
                            <w:r>
                              <w:rPr>
                                <w:rFonts w:hint="eastAsia" w:ascii="黑体" w:hAnsi="黑体" w:eastAsia="黑体"/>
                                <w:color w:val="FFFFFF"/>
                                <w:sz w:val="30"/>
                                <w:szCs w:val="30"/>
                              </w:rPr>
                              <w:t>版本：V1.</w:t>
                            </w:r>
                            <w:ins w:id="0" w:author="L" w:date="2026-08-07T17:02:22Z">
                              <w:r>
                                <w:rPr>
                                  <w:rFonts w:hint="eastAsia" w:ascii="黑体" w:hAnsi="黑体" w:eastAsia="黑体"/>
                                  <w:color w:val="FFFFFF"/>
                                  <w:sz w:val="30"/>
                                  <w:szCs w:val="30"/>
                                  <w:lang w:val="en-US" w:eastAsia="zh-CN"/>
                                </w:rPr>
                                <w:t>1</w:t>
                              </w:r>
                            </w:ins>
                            <w:r>
                              <w:rPr>
                                <w:rFonts w:ascii="黑体" w:hAnsi="黑体" w:eastAsia="黑体"/>
                                <w:color w:val="FFFFFF"/>
                                <w:sz w:val="30"/>
                                <w:szCs w:val="30"/>
                              </w:rPr>
                              <w:br w:type="textWrapping"/>
                            </w:r>
                            <w:r>
                              <w:rPr>
                                <w:rFonts w:hint="eastAsia" w:ascii="黑体" w:hAnsi="黑体" w:eastAsia="黑体"/>
                                <w:color w:val="FFFFFF"/>
                                <w:sz w:val="30"/>
                                <w:szCs w:val="30"/>
                              </w:rPr>
                              <w:t>日期：2</w:t>
                            </w:r>
                            <w:r>
                              <w:rPr>
                                <w:rFonts w:ascii="黑体" w:hAnsi="黑体" w:eastAsia="黑体"/>
                                <w:color w:val="FFFFFF"/>
                                <w:sz w:val="30"/>
                                <w:szCs w:val="30"/>
                              </w:rPr>
                              <w:t>02</w:t>
                            </w:r>
                            <w:r>
                              <w:rPr>
                                <w:rFonts w:hint="eastAsia" w:ascii="黑体" w:hAnsi="黑体" w:eastAsia="黑体"/>
                                <w:color w:val="FFFFFF"/>
                                <w:sz w:val="30"/>
                                <w:szCs w:val="30"/>
                                <w:lang w:val="en-US" w:eastAsia="zh-CN"/>
                              </w:rPr>
                              <w:t>6-0</w:t>
                            </w:r>
                            <w:ins w:id="1" w:author="LKY" w:date="2026-09-10T16:52:45Z">
                              <w:r>
                                <w:rPr>
                                  <w:rFonts w:hint="eastAsia" w:ascii="黑体" w:hAnsi="黑体" w:eastAsia="黑体"/>
                                  <w:color w:val="FFFFFF"/>
                                  <w:sz w:val="30"/>
                                  <w:szCs w:val="30"/>
                                  <w:lang w:val="en-US" w:eastAsia="zh-CN"/>
                                </w:rPr>
                                <w:t>9</w:t>
                              </w:r>
                            </w:ins>
                            <w:r>
                              <w:rPr>
                                <w:rFonts w:hint="eastAsia" w:ascii="黑体" w:hAnsi="黑体" w:eastAsia="黑体"/>
                                <w:color w:val="FFFFFF"/>
                                <w:sz w:val="30"/>
                                <w:szCs w:val="30"/>
                                <w:lang w:val="en-US" w:eastAsia="zh-CN"/>
                              </w:rPr>
                              <w:t>-</w:t>
                            </w:r>
                            <w:ins w:id="2" w:author="LKY" w:date="2026-09-10T16:52:43Z">
                              <w:r>
                                <w:rPr>
                                  <w:rFonts w:hint="eastAsia" w:ascii="黑体" w:hAnsi="黑体" w:eastAsia="黑体"/>
                                  <w:color w:val="FFFFFF"/>
                                  <w:sz w:val="30"/>
                                  <w:szCs w:val="30"/>
                                  <w:lang w:val="en-US" w:eastAsia="zh-CN"/>
                                </w:rPr>
                                <w:t>10</w:t>
                              </w:r>
                            </w:ins>
                            <w:r>
                              <w:rPr>
                                <w:rFonts w:ascii="黑体" w:hAnsi="黑体" w:eastAsia="黑体"/>
                                <w:color w:val="FFFFFF"/>
                                <w:sz w:val="30"/>
                                <w:szCs w:val="30"/>
                              </w:rPr>
                              <w:br w:type="textWrapping"/>
                            </w:r>
                            <w:r>
                              <w:rPr>
                                <w:rFonts w:hint="eastAsia" w:ascii="黑体" w:hAnsi="黑体" w:eastAsia="黑体"/>
                                <w:color w:val="FFFFFF"/>
                                <w:sz w:val="30"/>
                                <w:szCs w:val="30"/>
                              </w:rPr>
                              <w:t>版权：</w:t>
                            </w:r>
                            <w:r>
                              <w:rPr>
                                <w:rFonts w:hint="eastAsia" w:ascii="黑体" w:hAnsi="黑体" w:eastAsia="黑体"/>
                                <w:b/>
                                <w:color w:val="FFFFFF"/>
                                <w:sz w:val="30"/>
                                <w:szCs w:val="30"/>
                              </w:rPr>
                              <w:t>深圳市钡铼技术有限公司</w:t>
                            </w:r>
                            <w:r>
                              <w:rPr>
                                <w:rFonts w:ascii="黑体" w:hAnsi="黑体" w:eastAsia="黑体"/>
                                <w:b/>
                                <w:color w:val="FFFFFF"/>
                                <w:sz w:val="30"/>
                                <w:szCs w:val="30"/>
                              </w:rPr>
                              <w:br w:type="textWrapping"/>
                            </w:r>
                            <w:r>
                              <w:rPr>
                                <w:rFonts w:hint="eastAsia" w:ascii="黑体" w:hAnsi="黑体" w:eastAsia="黑体"/>
                                <w:color w:val="FFFFFF"/>
                                <w:sz w:val="30"/>
                                <w:szCs w:val="30"/>
                              </w:rPr>
                              <w:t>网址：</w:t>
                            </w:r>
                            <w:r>
                              <w:fldChar w:fldCharType="begin"/>
                            </w:r>
                            <w:r>
                              <w:instrText xml:space="preserve"> HYPERLINK "http://www.bliiot.cn" </w:instrText>
                            </w:r>
                            <w:r>
                              <w:fldChar w:fldCharType="separate"/>
                            </w:r>
                            <w:r>
                              <w:rPr>
                                <w:rStyle w:val="18"/>
                                <w:rFonts w:cs="Calibri"/>
                                <w:sz w:val="30"/>
                                <w:szCs w:val="30"/>
                              </w:rPr>
                              <w:t>www.bliiot.cn</w:t>
                            </w:r>
                            <w:r>
                              <w:rPr>
                                <w:rStyle w:val="18"/>
                                <w:rFonts w:cs="Calibri"/>
                                <w:sz w:val="30"/>
                                <w:szCs w:val="30"/>
                              </w:rPr>
                              <w:fldChar w:fldCharType="end"/>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84.15pt;margin-top:474.5pt;height:184.9pt;width:225.7pt;z-index:251663360;mso-width-relative:page;mso-height-relative:page;" filled="f" stroked="f" coordsize="21600,21600" o:gfxdata="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muKT/Z&#10;AAAADQEAAA8AAAAAAAAAAQAgAAAAIgAAAGRycy9kb3ducmV2LnhtbFBLAQIUABQAAAAIAIdO4kAo&#10;5aFcHwIAACYEAAAOAAAAAAAAAAEAIAAAACgBAABkcnMvZTJvRG9jLnhtbFBLBQYAAAAABgAGAFkB&#10;AAC5BQAAAAA=&#10;">
                <v:fill on="f" focussize="0,0"/>
                <v:stroke on="f"/>
                <v:imagedata o:title=""/>
                <o:lock v:ext="edit" aspectratio="f"/>
                <v:textbox>
                  <w:txbxContent>
                    <w:p w14:paraId="795D2C69">
                      <w:pPr>
                        <w:spacing w:line="720" w:lineRule="auto"/>
                        <w:ind w:left="0" w:leftChars="0" w:firstLine="0" w:firstLineChars="0"/>
                        <w:rPr>
                          <w:rFonts w:ascii="黑体" w:hAnsi="黑体" w:eastAsia="黑体"/>
                          <w:color w:val="FFFFFF"/>
                          <w:sz w:val="30"/>
                          <w:szCs w:val="30"/>
                        </w:rPr>
                      </w:pPr>
                      <w:r>
                        <w:rPr>
                          <w:rFonts w:hint="eastAsia" w:ascii="黑体" w:hAnsi="黑体" w:eastAsia="黑体"/>
                          <w:color w:val="FFFFFF"/>
                          <w:sz w:val="30"/>
                          <w:szCs w:val="30"/>
                        </w:rPr>
                        <w:t>版本：V1.</w:t>
                      </w:r>
                      <w:ins w:id="3" w:author="L" w:date="2026-08-07T17:02:22Z">
                        <w:r>
                          <w:rPr>
                            <w:rFonts w:hint="eastAsia" w:ascii="黑体" w:hAnsi="黑体" w:eastAsia="黑体"/>
                            <w:color w:val="FFFFFF"/>
                            <w:sz w:val="30"/>
                            <w:szCs w:val="30"/>
                            <w:lang w:val="en-US" w:eastAsia="zh-CN"/>
                          </w:rPr>
                          <w:t>1</w:t>
                        </w:r>
                      </w:ins>
                      <w:r>
                        <w:rPr>
                          <w:rFonts w:ascii="黑体" w:hAnsi="黑体" w:eastAsia="黑体"/>
                          <w:color w:val="FFFFFF"/>
                          <w:sz w:val="30"/>
                          <w:szCs w:val="30"/>
                        </w:rPr>
                        <w:br w:type="textWrapping"/>
                      </w:r>
                      <w:r>
                        <w:rPr>
                          <w:rFonts w:hint="eastAsia" w:ascii="黑体" w:hAnsi="黑体" w:eastAsia="黑体"/>
                          <w:color w:val="FFFFFF"/>
                          <w:sz w:val="30"/>
                          <w:szCs w:val="30"/>
                        </w:rPr>
                        <w:t>日期：2</w:t>
                      </w:r>
                      <w:r>
                        <w:rPr>
                          <w:rFonts w:ascii="黑体" w:hAnsi="黑体" w:eastAsia="黑体"/>
                          <w:color w:val="FFFFFF"/>
                          <w:sz w:val="30"/>
                          <w:szCs w:val="30"/>
                        </w:rPr>
                        <w:t>02</w:t>
                      </w:r>
                      <w:r>
                        <w:rPr>
                          <w:rFonts w:hint="eastAsia" w:ascii="黑体" w:hAnsi="黑体" w:eastAsia="黑体"/>
                          <w:color w:val="FFFFFF"/>
                          <w:sz w:val="30"/>
                          <w:szCs w:val="30"/>
                          <w:lang w:val="en-US" w:eastAsia="zh-CN"/>
                        </w:rPr>
                        <w:t>6-0</w:t>
                      </w:r>
                      <w:ins w:id="4" w:author="LKY" w:date="2026-09-10T16:52:45Z">
                        <w:r>
                          <w:rPr>
                            <w:rFonts w:hint="eastAsia" w:ascii="黑体" w:hAnsi="黑体" w:eastAsia="黑体"/>
                            <w:color w:val="FFFFFF"/>
                            <w:sz w:val="30"/>
                            <w:szCs w:val="30"/>
                            <w:lang w:val="en-US" w:eastAsia="zh-CN"/>
                          </w:rPr>
                          <w:t>9</w:t>
                        </w:r>
                      </w:ins>
                      <w:r>
                        <w:rPr>
                          <w:rFonts w:hint="eastAsia" w:ascii="黑体" w:hAnsi="黑体" w:eastAsia="黑体"/>
                          <w:color w:val="FFFFFF"/>
                          <w:sz w:val="30"/>
                          <w:szCs w:val="30"/>
                          <w:lang w:val="en-US" w:eastAsia="zh-CN"/>
                        </w:rPr>
                        <w:t>-</w:t>
                      </w:r>
                      <w:ins w:id="5" w:author="LKY" w:date="2026-09-10T16:52:43Z">
                        <w:r>
                          <w:rPr>
                            <w:rFonts w:hint="eastAsia" w:ascii="黑体" w:hAnsi="黑体" w:eastAsia="黑体"/>
                            <w:color w:val="FFFFFF"/>
                            <w:sz w:val="30"/>
                            <w:szCs w:val="30"/>
                            <w:lang w:val="en-US" w:eastAsia="zh-CN"/>
                          </w:rPr>
                          <w:t>10</w:t>
                        </w:r>
                      </w:ins>
                      <w:r>
                        <w:rPr>
                          <w:rFonts w:ascii="黑体" w:hAnsi="黑体" w:eastAsia="黑体"/>
                          <w:color w:val="FFFFFF"/>
                          <w:sz w:val="30"/>
                          <w:szCs w:val="30"/>
                        </w:rPr>
                        <w:br w:type="textWrapping"/>
                      </w:r>
                      <w:r>
                        <w:rPr>
                          <w:rFonts w:hint="eastAsia" w:ascii="黑体" w:hAnsi="黑体" w:eastAsia="黑体"/>
                          <w:color w:val="FFFFFF"/>
                          <w:sz w:val="30"/>
                          <w:szCs w:val="30"/>
                        </w:rPr>
                        <w:t>版权：</w:t>
                      </w:r>
                      <w:r>
                        <w:rPr>
                          <w:rFonts w:hint="eastAsia" w:ascii="黑体" w:hAnsi="黑体" w:eastAsia="黑体"/>
                          <w:b/>
                          <w:color w:val="FFFFFF"/>
                          <w:sz w:val="30"/>
                          <w:szCs w:val="30"/>
                        </w:rPr>
                        <w:t>深圳市钡铼技术有限公司</w:t>
                      </w:r>
                      <w:r>
                        <w:rPr>
                          <w:rFonts w:ascii="黑体" w:hAnsi="黑体" w:eastAsia="黑体"/>
                          <w:b/>
                          <w:color w:val="FFFFFF"/>
                          <w:sz w:val="30"/>
                          <w:szCs w:val="30"/>
                        </w:rPr>
                        <w:br w:type="textWrapping"/>
                      </w:r>
                      <w:r>
                        <w:rPr>
                          <w:rFonts w:hint="eastAsia" w:ascii="黑体" w:hAnsi="黑体" w:eastAsia="黑体"/>
                          <w:color w:val="FFFFFF"/>
                          <w:sz w:val="30"/>
                          <w:szCs w:val="30"/>
                        </w:rPr>
                        <w:t>网址：</w:t>
                      </w:r>
                      <w:r>
                        <w:fldChar w:fldCharType="begin"/>
                      </w:r>
                      <w:r>
                        <w:instrText xml:space="preserve"> HYPERLINK "http://www.bliiot.cn" </w:instrText>
                      </w:r>
                      <w:r>
                        <w:fldChar w:fldCharType="separate"/>
                      </w:r>
                      <w:r>
                        <w:rPr>
                          <w:rStyle w:val="18"/>
                          <w:rFonts w:cs="Calibri"/>
                          <w:sz w:val="30"/>
                          <w:szCs w:val="30"/>
                        </w:rPr>
                        <w:t>www.bliiot.cn</w:t>
                      </w:r>
                      <w:r>
                        <w:rPr>
                          <w:rStyle w:val="18"/>
                          <w:rFonts w:cs="Calibri"/>
                          <w:sz w:val="30"/>
                          <w:szCs w:val="30"/>
                        </w:rPr>
                        <w:fldChar w:fldCharType="end"/>
                      </w:r>
                    </w:p>
                  </w:txbxContent>
                </v:textbox>
              </v:shape>
            </w:pict>
          </mc:Fallback>
        </mc:AlternateContent>
      </w:r>
      <w:r>
        <w:rPr>
          <w:rFonts w:hint="eastAsia" w:ascii="Times New Roman" w:hAnsi="Times New Roman" w:cs="宋体"/>
        </w:rPr>
        <mc:AlternateContent>
          <mc:Choice Requires="wps">
            <w:drawing>
              <wp:anchor distT="45720" distB="45720" distL="114300" distR="114300" simplePos="0" relativeHeight="251662336" behindDoc="0" locked="0" layoutInCell="1" allowOverlap="1">
                <wp:simplePos x="0" y="0"/>
                <wp:positionH relativeFrom="page">
                  <wp:posOffset>4687570</wp:posOffset>
                </wp:positionH>
                <wp:positionV relativeFrom="paragraph">
                  <wp:posOffset>4026535</wp:posOffset>
                </wp:positionV>
                <wp:extent cx="2866390" cy="1772285"/>
                <wp:effectExtent l="0" t="0" r="0" b="0"/>
                <wp:wrapSquare wrapText="bothSides"/>
                <wp:docPr id="24" name="文本框 24"/>
                <wp:cNvGraphicFramePr/>
                <a:graphic xmlns:a="http://schemas.openxmlformats.org/drawingml/2006/main">
                  <a:graphicData uri="http://schemas.microsoft.com/office/word/2010/wordprocessingShape">
                    <wps:wsp>
                      <wps:cNvSpPr txBox="1">
                        <a:spLocks noChangeArrowheads="1"/>
                      </wps:cNvSpPr>
                      <wps:spPr bwMode="auto">
                        <a:xfrm>
                          <a:off x="0" y="0"/>
                          <a:ext cx="2866390" cy="1277620"/>
                        </a:xfrm>
                        <a:prstGeom prst="rect">
                          <a:avLst/>
                        </a:prstGeom>
                        <a:noFill/>
                        <a:ln>
                          <a:noFill/>
                        </a:ln>
                        <a:effectLst/>
                      </wps:spPr>
                      <wps:txbx>
                        <w:txbxContent>
                          <w:p w14:paraId="32B4B2FF">
                            <w:pPr>
                              <w:jc w:val="center"/>
                              <w:rPr>
                                <w:rFonts w:hint="default" w:ascii="黑体" w:hAnsi="黑体" w:eastAsia="黑体"/>
                                <w:color w:val="FFFFFF"/>
                                <w:sz w:val="72"/>
                                <w:szCs w:val="72"/>
                                <w:lang w:val="en-US" w:eastAsia="zh-CN"/>
                              </w:rPr>
                            </w:pPr>
                            <w:r>
                              <w:rPr>
                                <w:rFonts w:hint="eastAsia" w:ascii="黑体" w:hAnsi="黑体" w:eastAsia="黑体"/>
                                <w:color w:val="FFFFFF"/>
                                <w:sz w:val="72"/>
                                <w:szCs w:val="72"/>
                                <w:lang w:val="en-US" w:eastAsia="zh-CN"/>
                              </w:rPr>
                              <w:t>EdgePLC BL244系列</w:t>
                            </w:r>
                          </w:p>
                          <w:p w14:paraId="21CD4F04">
                            <w:pPr>
                              <w:jc w:val="center"/>
                              <w:rPr>
                                <w:rFonts w:ascii="黑体" w:hAnsi="黑体" w:eastAsia="黑体"/>
                                <w:color w:val="FFFFFF"/>
                                <w:sz w:val="72"/>
                                <w:szCs w:val="72"/>
                              </w:rPr>
                            </w:pPr>
                            <w:r>
                              <w:rPr>
                                <w:rFonts w:hint="eastAsia" w:ascii="黑体" w:hAnsi="黑体" w:eastAsia="黑体"/>
                                <w:color w:val="FFFFFF"/>
                                <w:sz w:val="72"/>
                                <w:szCs w:val="72"/>
                              </w:rPr>
                              <w:t>说明书</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1pt;margin-top:317.05pt;height:139.55pt;width:225.7pt;mso-position-horizontal-relative:page;mso-wrap-distance-bottom:3.6pt;mso-wrap-distance-left:9pt;mso-wrap-distance-right:9pt;mso-wrap-distance-top:3.6pt;z-index:251662336;mso-width-relative:page;mso-height-relative:margin;mso-height-percent:200;" filled="f" stroked="f" coordsize="21600,21600" o:gfxdata="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Rm9lfa&#10;AAAADAEAAA8AAAAAAAAAAQAgAAAAIgAAAGRycy9kb3ducmV2LnhtbFBLAQIUABQAAAAIAIdO4kB9&#10;+q0EHgIAACYEAAAOAAAAAAAAAAEAIAAAACkBAABkcnMvZTJvRG9jLnhtbFBLBQYAAAAABgAGAFkB&#10;AAC5BQAAAAA=&#10;">
                <v:fill on="f" focussize="0,0"/>
                <v:stroke on="f"/>
                <v:imagedata o:title=""/>
                <o:lock v:ext="edit" aspectratio="f"/>
                <v:textbox style="mso-fit-shape-to-text:t;">
                  <w:txbxContent>
                    <w:p w14:paraId="32B4B2FF">
                      <w:pPr>
                        <w:jc w:val="center"/>
                        <w:rPr>
                          <w:rFonts w:hint="default" w:ascii="黑体" w:hAnsi="黑体" w:eastAsia="黑体"/>
                          <w:color w:val="FFFFFF"/>
                          <w:sz w:val="72"/>
                          <w:szCs w:val="72"/>
                          <w:lang w:val="en-US" w:eastAsia="zh-CN"/>
                        </w:rPr>
                      </w:pPr>
                      <w:r>
                        <w:rPr>
                          <w:rFonts w:hint="eastAsia" w:ascii="黑体" w:hAnsi="黑体" w:eastAsia="黑体"/>
                          <w:color w:val="FFFFFF"/>
                          <w:sz w:val="72"/>
                          <w:szCs w:val="72"/>
                          <w:lang w:val="en-US" w:eastAsia="zh-CN"/>
                        </w:rPr>
                        <w:t>EdgePLC BL244系列</w:t>
                      </w:r>
                    </w:p>
                    <w:p w14:paraId="21CD4F04">
                      <w:pPr>
                        <w:jc w:val="center"/>
                        <w:rPr>
                          <w:rFonts w:ascii="黑体" w:hAnsi="黑体" w:eastAsia="黑体"/>
                          <w:color w:val="FFFFFF"/>
                          <w:sz w:val="72"/>
                          <w:szCs w:val="72"/>
                        </w:rPr>
                      </w:pPr>
                      <w:r>
                        <w:rPr>
                          <w:rFonts w:hint="eastAsia" w:ascii="黑体" w:hAnsi="黑体" w:eastAsia="黑体"/>
                          <w:color w:val="FFFFFF"/>
                          <w:sz w:val="72"/>
                          <w:szCs w:val="72"/>
                        </w:rPr>
                        <w:t>说明书</w:t>
                      </w:r>
                    </w:p>
                  </w:txbxContent>
                </v:textbox>
                <w10:wrap type="square"/>
              </v:shape>
            </w:pict>
          </mc:Fallback>
        </mc:AlternateContent>
      </w:r>
      <w:r>
        <w:rPr>
          <w:rFonts w:hint="eastAsia" w:ascii="Times New Roman" w:hAnsi="Times New Roman" w:cs="宋体"/>
        </w:rPr>
        <w:drawing>
          <wp:anchor distT="0" distB="0" distL="114300" distR="114300" simplePos="0" relativeHeight="251661312" behindDoc="0" locked="0" layoutInCell="1" allowOverlap="1">
            <wp:simplePos x="0" y="0"/>
            <wp:positionH relativeFrom="page">
              <wp:posOffset>4839335</wp:posOffset>
            </wp:positionH>
            <wp:positionV relativeFrom="paragraph">
              <wp:posOffset>2148840</wp:posOffset>
            </wp:positionV>
            <wp:extent cx="2456815" cy="1734185"/>
            <wp:effectExtent l="1905" t="0" r="17780" b="0"/>
            <wp:wrapNone/>
            <wp:docPr id="2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463079" cy="1738463"/>
                    </a:xfrm>
                    <a:prstGeom prst="rect">
                      <a:avLst/>
                    </a:prstGeom>
                    <a:noFill/>
                    <a:ln w="9525">
                      <a:noFill/>
                    </a:ln>
                    <a:effectLst>
                      <a:outerShdw blurRad="1270000" dist="50800" dir="5400000" algn="ctr" rotWithShape="0">
                        <a:srgbClr val="92D050">
                          <a:alpha val="0"/>
                        </a:srgbClr>
                      </a:outerShdw>
                      <a:reflection blurRad="1270000" stA="0" endPos="65000" dist="50800" dir="5400000" sy="-100000" algn="bl" rotWithShape="0"/>
                    </a:effectLst>
                  </pic:spPr>
                </pic:pic>
              </a:graphicData>
            </a:graphic>
          </wp:anchor>
        </w:drawing>
      </w:r>
      <w:r>
        <w:rPr>
          <w:rFonts w:ascii="Times New Roman" w:hAnsi="Times New Roman"/>
        </w:rPr>
        <mc:AlternateContent>
          <mc:Choice Requires="wps">
            <w:drawing>
              <wp:anchor distT="0" distB="0" distL="114300" distR="114300" simplePos="0" relativeHeight="251660288" behindDoc="0" locked="0" layoutInCell="0" allowOverlap="1">
                <wp:simplePos x="0" y="0"/>
                <wp:positionH relativeFrom="page">
                  <wp:posOffset>26035</wp:posOffset>
                </wp:positionH>
                <wp:positionV relativeFrom="page">
                  <wp:posOffset>1267460</wp:posOffset>
                </wp:positionV>
                <wp:extent cx="7557770" cy="1450975"/>
                <wp:effectExtent l="0" t="0" r="5080" b="15875"/>
                <wp:wrapNone/>
                <wp:docPr id="18" name="矩形 18"/>
                <wp:cNvGraphicFramePr/>
                <a:graphic xmlns:a="http://schemas.openxmlformats.org/drawingml/2006/main">
                  <a:graphicData uri="http://schemas.microsoft.com/office/word/2010/wordprocessingShape">
                    <wps:wsp>
                      <wps:cNvSpPr>
                        <a:spLocks noChangeArrowheads="1"/>
                      </wps:cNvSpPr>
                      <wps:spPr bwMode="auto">
                        <a:xfrm>
                          <a:off x="0" y="0"/>
                          <a:ext cx="7557770" cy="1450731"/>
                        </a:xfrm>
                        <a:prstGeom prst="rect">
                          <a:avLst/>
                        </a:prstGeom>
                        <a:solidFill>
                          <a:srgbClr val="4472C4"/>
                        </a:solidFill>
                        <a:ln w="19050">
                          <a:noFill/>
                          <a:miter lim="800000"/>
                        </a:ln>
                        <a:effectLst/>
                      </wps:spPr>
                      <wps:txbx>
                        <w:txbxContent>
                          <w:p w14:paraId="7DE33C2D">
                            <w:pPr>
                              <w:pStyle w:val="20"/>
                              <w:jc w:val="center"/>
                              <w:rPr>
                                <w:rFonts w:hint="default" w:ascii="黑体" w:hAnsi="黑体" w:eastAsia="黑体"/>
                                <w:color w:val="FFFFFF"/>
                                <w:sz w:val="72"/>
                                <w:szCs w:val="72"/>
                                <w:lang w:val="en-US" w:eastAsia="zh-CN"/>
                              </w:rPr>
                            </w:pPr>
                            <w:r>
                              <w:rPr>
                                <w:rFonts w:ascii="黑体" w:hAnsi="黑体" w:eastAsia="黑体"/>
                                <w:color w:val="FFFFFF"/>
                                <w:sz w:val="52"/>
                                <w:szCs w:val="52"/>
                              </w:rPr>
                              <w:t xml:space="preserve">  </w:t>
                            </w:r>
                            <w:r>
                              <w:rPr>
                                <w:rFonts w:hint="eastAsia" w:ascii="黑体" w:hAnsi="黑体" w:eastAsia="黑体"/>
                                <w:color w:val="FFFFFF"/>
                                <w:sz w:val="72"/>
                                <w:szCs w:val="72"/>
                                <w:lang w:val="en-US" w:eastAsia="zh-CN"/>
                              </w:rPr>
                              <w:t>EdgePLC BL244工业AI边缘</w:t>
                            </w:r>
                            <w:r>
                              <w:rPr>
                                <w:rFonts w:hint="eastAsia" w:ascii="黑体" w:hAnsi="黑体" w:eastAsia="黑体"/>
                                <w:color w:val="FFFFFF"/>
                                <w:sz w:val="72"/>
                                <w:szCs w:val="72"/>
                              </w:rPr>
                              <w:t>控制器</w:t>
                            </w:r>
                          </w:p>
                        </w:txbxContent>
                      </wps:txbx>
                      <wps:bodyPr rot="0" vert="horz" wrap="square" lIns="182880" tIns="45720" rIns="182880" bIns="45720" anchor="ctr" anchorCtr="0" upright="1">
                        <a:noAutofit/>
                      </wps:bodyPr>
                    </wps:wsp>
                  </a:graphicData>
                </a:graphic>
              </wp:anchor>
            </w:drawing>
          </mc:Choice>
          <mc:Fallback>
            <w:pict>
              <v:rect id="_x0000_s1026" o:spid="_x0000_s1026" o:spt="1" style="position:absolute;left:0pt;margin-left:2.05pt;margin-top:99.8pt;height:114.25pt;width:595.1pt;mso-position-horizontal-relative:page;mso-position-vertical-relative:page;z-index:251660288;v-text-anchor:middle;mso-width-relative:page;mso-height-relative:page;" fillcolor="#4472C4" filled="t" stroked="f" coordsize="21600,21600" o:allowincell="f" o:gfxdata="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UT+Eu2AAAAAoBAAAPAAAAAAAAAAEAIAAAACIAAABk&#10;cnMvZG93bnJldi54bWxQSwECFAAUAAAACACHTuJAAgCw5z8CAABnBAAADgAAAAAAAAABACAAAAAn&#10;AQAAZHJzL2Uyb0RvYy54bWxQSwUGAAAAAAYABgBZAQAA2AUAAAAA&#10;">
                <v:fill on="t" focussize="0,0"/>
                <v:stroke on="f" weight="1.5pt" miterlimit="8" joinstyle="miter"/>
                <v:imagedata o:title=""/>
                <o:lock v:ext="edit" aspectratio="f"/>
                <v:textbox inset="5.08mm,1.27mm,5.08mm,1.27mm">
                  <w:txbxContent>
                    <w:p w14:paraId="7DE33C2D">
                      <w:pPr>
                        <w:pStyle w:val="20"/>
                        <w:jc w:val="center"/>
                        <w:rPr>
                          <w:rFonts w:hint="default" w:ascii="黑体" w:hAnsi="黑体" w:eastAsia="黑体"/>
                          <w:color w:val="FFFFFF"/>
                          <w:sz w:val="72"/>
                          <w:szCs w:val="72"/>
                          <w:lang w:val="en-US" w:eastAsia="zh-CN"/>
                        </w:rPr>
                      </w:pPr>
                      <w:r>
                        <w:rPr>
                          <w:rFonts w:ascii="黑体" w:hAnsi="黑体" w:eastAsia="黑体"/>
                          <w:color w:val="FFFFFF"/>
                          <w:sz w:val="52"/>
                          <w:szCs w:val="52"/>
                        </w:rPr>
                        <w:t xml:space="preserve">  </w:t>
                      </w:r>
                      <w:r>
                        <w:rPr>
                          <w:rFonts w:hint="eastAsia" w:ascii="黑体" w:hAnsi="黑体" w:eastAsia="黑体"/>
                          <w:color w:val="FFFFFF"/>
                          <w:sz w:val="72"/>
                          <w:szCs w:val="72"/>
                          <w:lang w:val="en-US" w:eastAsia="zh-CN"/>
                        </w:rPr>
                        <w:t>EdgePLC BL244工业AI边缘</w:t>
                      </w:r>
                      <w:r>
                        <w:rPr>
                          <w:rFonts w:hint="eastAsia" w:ascii="黑体" w:hAnsi="黑体" w:eastAsia="黑体"/>
                          <w:color w:val="FFFFFF"/>
                          <w:sz w:val="72"/>
                          <w:szCs w:val="72"/>
                        </w:rPr>
                        <w:t>控制器</w:t>
                      </w:r>
                    </w:p>
                  </w:txbxContent>
                </v:textbox>
              </v:rect>
            </w:pict>
          </mc:Fallback>
        </mc:AlternateContent>
      </w:r>
      <w:r>
        <w:rPr>
          <w:rFonts w:ascii="Times New Roman" w:hAnsi="Times New Roman"/>
        </w:rPr>
        <mc:AlternateContent>
          <mc:Choice Requires="wpg">
            <w:drawing>
              <wp:anchor distT="0" distB="0" distL="114300" distR="114300" simplePos="0" relativeHeight="251659264" behindDoc="0" locked="0" layoutInCell="1" allowOverlap="1">
                <wp:simplePos x="0" y="0"/>
                <wp:positionH relativeFrom="page">
                  <wp:posOffset>4530725</wp:posOffset>
                </wp:positionH>
                <wp:positionV relativeFrom="page">
                  <wp:posOffset>0</wp:posOffset>
                </wp:positionV>
                <wp:extent cx="4168775" cy="10691495"/>
                <wp:effectExtent l="0" t="0" r="3175" b="14605"/>
                <wp:wrapNone/>
                <wp:docPr id="17" name="组合 17"/>
                <wp:cNvGraphicFramePr/>
                <a:graphic xmlns:a="http://schemas.openxmlformats.org/drawingml/2006/main">
                  <a:graphicData uri="http://schemas.microsoft.com/office/word/2010/wordprocessingGroup">
                    <wpg:wgp>
                      <wpg:cNvGrpSpPr/>
                      <wpg:grpSpPr>
                        <a:xfrm>
                          <a:off x="0" y="0"/>
                          <a:ext cx="4168775" cy="10691495"/>
                          <a:chOff x="0" y="0"/>
                          <a:chExt cx="3113670" cy="10058400"/>
                        </a:xfrm>
                      </wpg:grpSpPr>
                      <wps:wsp>
                        <wps:cNvPr id="14" name="矩形 14" descr="Light vertical"/>
                        <wps:cNvSpPr/>
                        <wps:spPr>
                          <a:xfrm>
                            <a:off x="0" y="0"/>
                            <a:ext cx="138545" cy="10058400"/>
                          </a:xfrm>
                          <a:prstGeom prst="rect">
                            <a:avLst/>
                          </a:prstGeom>
                          <a:pattFill prst="dkVert">
                            <a:fgClr>
                              <a:srgbClr val="A9D18E">
                                <a:alpha val="79999"/>
                              </a:srgbClr>
                            </a:fgClr>
                            <a:bgClr>
                              <a:srgbClr val="FFFFFF">
                                <a:alpha val="79999"/>
                              </a:srgbClr>
                            </a:bgClr>
                          </a:pattFill>
                          <a:ln>
                            <a:noFill/>
                          </a:ln>
                        </wps:spPr>
                        <wps:bodyPr anchor="ctr" anchorCtr="0" upright="1"/>
                      </wps:wsp>
                      <wps:wsp>
                        <wps:cNvPr id="15" name="矩形 15"/>
                        <wps:cNvSpPr/>
                        <wps:spPr>
                          <a:xfrm>
                            <a:off x="124691" y="0"/>
                            <a:ext cx="2971800" cy="10058400"/>
                          </a:xfrm>
                          <a:prstGeom prst="rect">
                            <a:avLst/>
                          </a:prstGeom>
                          <a:solidFill>
                            <a:srgbClr val="92D050"/>
                          </a:solidFill>
                          <a:ln>
                            <a:noFill/>
                          </a:ln>
                        </wps:spPr>
                        <wps:bodyPr upright="1"/>
                      </wps:wsp>
                      <wps:wsp>
                        <wps:cNvPr id="16" name="矩形 16"/>
                        <wps:cNvSpPr/>
                        <wps:spPr>
                          <a:xfrm>
                            <a:off x="13854" y="0"/>
                            <a:ext cx="3099816" cy="2377440"/>
                          </a:xfrm>
                          <a:prstGeom prst="rect">
                            <a:avLst/>
                          </a:prstGeom>
                          <a:noFill/>
                          <a:ln>
                            <a:noFill/>
                          </a:ln>
                        </wps:spPr>
                        <wps:txbx>
                          <w:txbxContent>
                            <w:p w14:paraId="225FB2B9">
                              <w:pPr>
                                <w:pStyle w:val="20"/>
                                <w:rPr>
                                  <w:color w:val="FFFFFF"/>
                                  <w:sz w:val="96"/>
                                  <w:szCs w:val="96"/>
                                </w:rPr>
                              </w:pPr>
                            </w:p>
                          </w:txbxContent>
                        </wps:txbx>
                        <wps:bodyPr lIns="365760" tIns="182880" rIns="182880" bIns="182880" anchor="b" anchorCtr="0" upright="1"/>
                      </wps:wsp>
                    </wpg:wgp>
                  </a:graphicData>
                </a:graphic>
                <wp14:sizeRelH relativeFrom="page">
                  <wp14:pctWidth>0</wp14:pctWidth>
                </wp14:sizeRelH>
                <wp14:sizeRelV relativeFrom="page">
                  <wp14:pctHeight>100000</wp14:pctHeight>
                </wp14:sizeRelV>
              </wp:anchor>
            </w:drawing>
          </mc:Choice>
          <mc:Fallback>
            <w:pict>
              <v:group id="_x0000_s1026" o:spid="_x0000_s1026" o:spt="203" style="position:absolute;left:0pt;margin-left:356.75pt;margin-top:0pt;height:841.85pt;width:328.25pt;mso-position-horizontal-relative:page;mso-position-vertical-relative:page;z-index:251659264;mso-width-relative:page;mso-height-relative:page;mso-height-percent:1000;" coordsize="3113670,10058400" o:gfxdata="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NJVj5/aAAAACgEAAA8AAAAA&#10;AAAAAQAgAAAAIgAAAGRycy9kb3ducmV2LnhtbFBLAQIUABQAAAAIAIdO4kDvWxpj9gIAAJsIAAAO&#10;AAAAAAAAAAEAIAAAACkBAABkcnMvZTJvRG9jLnhtbFBLBQYAAAAABgAGAFkBAACRBgAAAAA=&#10;">
                <o:lock v:ext="edit" aspectratio="f"/>
                <v:rect id="_x0000_s1026" o:spid="_x0000_s1026" o:spt="1" alt="Light vertical" style="position:absolute;left:0;top:0;height:10058400;width:138545;v-text-anchor:middle;" fillcolor="#A9D18E" filled="t" stroked="f" coordsize="21600,21600" o:gfxdata="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XUQ72twAAANsAAAAP&#10;AAAAAAAAAAEAIAAAACIAAABkcnMvZG93bnJldi54bWxQSwECFAAUAAAACACHTuJAMy8FnjsAAAA5&#10;AAAAEAAAAAAAAAABACAAAAAGAQAAZHJzL3NoYXBleG1sLnhtbFBLBQYAAAAABgAGAFsBAACwAwAA&#10;AAA=&#10;">
                  <v:fill type="pattern" on="t" color2="#FFFFFF" opacity="52428f" o:opacity2="52428f" o:title="深色竖线" focussize="0,0" r:id="rId8"/>
                  <v:stroke on="f"/>
                  <v:imagedata o:title=""/>
                  <o:lock v:ext="edit" aspectratio="f"/>
                </v:rect>
                <v:rect id="_x0000_s1026" o:spid="_x0000_s1026" o:spt="1" style="position:absolute;left:124691;top:0;height:10058400;width:2971800;" fillcolor="#92D050" filled="t" stroked="f" coordsize="21600,21600" o:gfxdata="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xV7FugAAANsA&#10;AAAPAAAAAAAAAAEAIAAAACIAAABkcnMvZG93bnJldi54bWxQSwECFAAUAAAACACHTuJAMy8FnjsA&#10;AAA5AAAAEAAAAAAAAAABACAAAAAJAQAAZHJzL3NoYXBleG1sLnhtbFBLBQYAAAAABgAGAFsBAACz&#10;AwAAAAA=&#10;">
                  <v:fill on="t" focussize="0,0"/>
                  <v:stroke on="f"/>
                  <v:imagedata o:title=""/>
                  <o:lock v:ext="edit" aspectratio="f"/>
                </v:rect>
                <v:rect id="_x0000_s1026" o:spid="_x0000_s1026" o:spt="1" style="position:absolute;left:13854;top:0;height:2377440;width:3099816;v-text-anchor:bottom;" filled="f" stroked="f" coordsize="21600,21600" o:gfxdata="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X00D25AAAA2wAA&#10;AA8AAAAAAAAAAQAgAAAAIgAAAGRycy9kb3ducmV2LnhtbFBLAQIUABQAAAAIAIdO4kAzLwWeOwAA&#10;ADkAAAAQAAAAAAAAAAEAIAAAAAgBAABkcnMvc2hhcGV4bWwueG1sUEsFBgAAAAAGAAYAWwEAALID&#10;AAAAAA==&#10;">
                  <v:fill on="f" focussize="0,0"/>
                  <v:stroke on="f"/>
                  <v:imagedata o:title=""/>
                  <o:lock v:ext="edit" aspectratio="f"/>
                  <v:textbox inset="10.16mm,5.08mm,5.08mm,5.08mm">
                    <w:txbxContent>
                      <w:p w14:paraId="225FB2B9">
                        <w:pPr>
                          <w:pStyle w:val="20"/>
                          <w:rPr>
                            <w:color w:val="FFFFFF"/>
                            <w:sz w:val="96"/>
                            <w:szCs w:val="96"/>
                          </w:rPr>
                        </w:pPr>
                      </w:p>
                    </w:txbxContent>
                  </v:textbox>
                </v:rect>
              </v:group>
            </w:pict>
          </mc:Fallback>
        </mc:AlternateContent>
      </w:r>
    </w:p>
    <w:sdt>
      <w:sdtPr>
        <w:rPr>
          <w:rFonts w:ascii="宋体" w:hAnsi="宋体" w:eastAsia="宋体" w:cstheme="minorBidi"/>
          <w:b/>
          <w:bCs/>
          <w:kern w:val="2"/>
          <w:sz w:val="36"/>
          <w:szCs w:val="36"/>
          <w:lang w:val="en-US" w:eastAsia="zh-CN" w:bidi="ar-SA"/>
          <w:rPrChange w:id="6" w:author="L" w:date="2026-08-07T16:56:33Z">
            <w:rPr>
              <w:rFonts w:ascii="宋体" w:hAnsi="宋体" w:eastAsia="宋体" w:cstheme="minorBidi"/>
              <w:kern w:val="2"/>
              <w:sz w:val="21"/>
              <w:szCs w:val="24"/>
              <w:lang w:val="en-US" w:eastAsia="zh-CN" w:bidi="ar-SA"/>
            </w:rPr>
          </w:rPrChange>
        </w:rPr>
        <w:id w:val="147462066"/>
        <w15:color w:val="DBDBDB"/>
        <w:docPartObj>
          <w:docPartGallery w:val="Table of Contents"/>
          <w:docPartUnique/>
        </w:docPartObj>
      </w:sdtPr>
      <w:sdtEndPr>
        <w:rPr>
          <w:rFonts w:ascii="宋体" w:hAnsi="宋体" w:eastAsia="宋体" w:cstheme="minorBidi"/>
          <w:b/>
          <w:bCs/>
          <w:kern w:val="2"/>
          <w:sz w:val="36"/>
          <w:szCs w:val="36"/>
          <w:lang w:val="en-US" w:eastAsia="zh-CN" w:bidi="ar-SA"/>
          <w:rPrChange w:id="7" w:author="L" w:date="2026-08-07T16:56:33Z">
            <w:rPr>
              <w:rFonts w:ascii="宋体" w:hAnsi="宋体" w:eastAsia="宋体" w:cstheme="minorBidi"/>
              <w:kern w:val="2"/>
              <w:sz w:val="21"/>
              <w:szCs w:val="24"/>
              <w:lang w:val="en-US" w:eastAsia="zh-CN" w:bidi="ar-SA"/>
            </w:rPr>
          </w:rPrChange>
        </w:rPr>
      </w:sdtEndPr>
      <w:sdtContent>
        <w:p w14:paraId="2D972532">
          <w:pPr>
            <w:spacing w:before="0" w:beforeLines="0" w:after="0" w:afterLines="0" w:line="240" w:lineRule="auto"/>
            <w:ind w:left="0" w:leftChars="0" w:right="0" w:rightChars="0" w:firstLine="0" w:firstLineChars="0"/>
            <w:jc w:val="center"/>
            <w:rPr>
              <w:b/>
              <w:bCs/>
              <w:sz w:val="36"/>
              <w:szCs w:val="36"/>
              <w:rPrChange w:id="8" w:author="L" w:date="2026-08-07T16:56:33Z">
                <w:rPr/>
              </w:rPrChange>
            </w:rPr>
          </w:pPr>
          <w:bookmarkStart w:id="0" w:name="_Toc14040"/>
          <w:bookmarkStart w:id="297" w:name="_GoBack"/>
          <w:bookmarkEnd w:id="297"/>
          <w:r>
            <w:rPr>
              <w:rFonts w:ascii="宋体" w:hAnsi="宋体" w:eastAsia="宋体"/>
              <w:b/>
              <w:bCs/>
              <w:sz w:val="36"/>
              <w:szCs w:val="36"/>
              <w:rPrChange w:id="10" w:author="L" w:date="2026-08-07T16:56:33Z">
                <w:rPr>
                  <w:rFonts w:ascii="宋体" w:hAnsi="宋体" w:eastAsia="宋体"/>
                  <w:sz w:val="21"/>
                </w:rPr>
              </w:rPrChange>
            </w:rPr>
            <w:t>目</w:t>
          </w:r>
          <w:ins w:id="11" w:author="L" w:date="2026-08-07T16:56:34Z">
            <w:r>
              <w:rPr>
                <w:rFonts w:hint="eastAsia" w:ascii="宋体" w:hAnsi="宋体" w:eastAsia="宋体"/>
                <w:b/>
                <w:bCs/>
                <w:sz w:val="36"/>
                <w:szCs w:val="36"/>
                <w:lang w:val="en-US" w:eastAsia="zh-CN"/>
              </w:rPr>
              <w:t xml:space="preserve">  </w:t>
            </w:r>
          </w:ins>
          <w:r>
            <w:rPr>
              <w:rFonts w:ascii="宋体" w:hAnsi="宋体" w:eastAsia="宋体"/>
              <w:b/>
              <w:bCs/>
              <w:sz w:val="36"/>
              <w:szCs w:val="36"/>
              <w:rPrChange w:id="12" w:author="L" w:date="2026-08-07T16:56:33Z">
                <w:rPr>
                  <w:rFonts w:ascii="宋体" w:hAnsi="宋体" w:eastAsia="宋体"/>
                  <w:sz w:val="21"/>
                </w:rPr>
              </w:rPrChange>
            </w:rPr>
            <w:t>录</w:t>
          </w:r>
        </w:p>
        <w:p w14:paraId="7F9AB055">
          <w:pPr>
            <w:pStyle w:val="10"/>
            <w:tabs>
              <w:tab w:val="right" w:leader="dot" w:pos="8306"/>
            </w:tabs>
            <w:rPr>
              <w:del w:id="13" w:author="LKY" w:date="2026-09-15T17:29:07Z"/>
            </w:rPr>
          </w:pPr>
          <w:r>
            <w:fldChar w:fldCharType="begin"/>
          </w:r>
          <w:r>
            <w:instrText xml:space="preserve">TOC \o "1-3" \h \u </w:instrText>
          </w:r>
          <w:r>
            <w:fldChar w:fldCharType="separate"/>
          </w:r>
          <w:del w:id="14" w:author="LKY" w:date="2026-09-15T17:29:07Z">
            <w:r>
              <w:rPr/>
              <w:fldChar w:fldCharType="begin"/>
            </w:r>
          </w:del>
          <w:del w:id="15" w:author="LKY" w:date="2026-09-15T17:29:07Z">
            <w:r>
              <w:rPr/>
              <w:delInstrText xml:space="preserve"> HYPERLINK \l _Toc779 </w:delInstrText>
            </w:r>
          </w:del>
          <w:del w:id="16" w:author="LKY" w:date="2026-09-15T17:29:07Z">
            <w:r>
              <w:rPr/>
              <w:fldChar w:fldCharType="separate"/>
            </w:r>
          </w:del>
          <w:del w:id="17" w:author="LKY" w:date="2026-09-15T17:29:07Z">
            <w:r>
              <w:rPr>
                <w:rFonts w:hint="eastAsia" w:ascii="Times New Roman" w:hAnsi="Times New Roman" w:eastAsia="宋体" w:cs="宋体"/>
                <w:bCs/>
                <w:iCs/>
                <w:szCs w:val="24"/>
                <w:lang w:val="en-US" w:eastAsia="zh-CN"/>
              </w:rPr>
              <w:delText>前言</w:delText>
            </w:r>
          </w:del>
          <w:del w:id="18" w:author="LKY" w:date="2026-09-15T17:29:07Z">
            <w:r>
              <w:rPr/>
              <w:tab/>
            </w:r>
          </w:del>
          <w:del w:id="19" w:author="LKY" w:date="2026-09-15T17:29:07Z">
            <w:r>
              <w:rPr/>
              <w:fldChar w:fldCharType="begin"/>
            </w:r>
          </w:del>
          <w:del w:id="20" w:author="LKY" w:date="2026-09-15T17:29:07Z">
            <w:r>
              <w:rPr/>
              <w:delInstrText xml:space="preserve"> PAGEREF _Toc779 \h </w:delInstrText>
            </w:r>
          </w:del>
          <w:del w:id="21" w:author="LKY" w:date="2026-09-15T17:29:07Z">
            <w:r>
              <w:rPr/>
              <w:fldChar w:fldCharType="separate"/>
            </w:r>
          </w:del>
          <w:del w:id="22" w:author="LKY" w:date="2026-09-15T17:29:07Z">
            <w:r>
              <w:rPr/>
              <w:delText>4</w:delText>
            </w:r>
          </w:del>
          <w:del w:id="23" w:author="LKY" w:date="2026-09-15T17:29:07Z">
            <w:r>
              <w:rPr/>
              <w:fldChar w:fldCharType="end"/>
            </w:r>
          </w:del>
          <w:del w:id="24" w:author="LKY" w:date="2026-09-15T17:29:07Z">
            <w:r>
              <w:rPr/>
              <w:fldChar w:fldCharType="end"/>
            </w:r>
          </w:del>
        </w:p>
        <w:p w14:paraId="700CC4B9">
          <w:pPr>
            <w:pStyle w:val="10"/>
            <w:tabs>
              <w:tab w:val="right" w:leader="dot" w:pos="8306"/>
            </w:tabs>
            <w:rPr>
              <w:del w:id="25" w:author="LKY" w:date="2026-09-15T17:29:07Z"/>
            </w:rPr>
          </w:pPr>
          <w:del w:id="26" w:author="LKY" w:date="2026-09-15T17:29:07Z">
            <w:r>
              <w:rPr/>
              <w:fldChar w:fldCharType="begin"/>
            </w:r>
          </w:del>
          <w:del w:id="27" w:author="LKY" w:date="2026-09-15T17:29:07Z">
            <w:r>
              <w:rPr/>
              <w:delInstrText xml:space="preserve"> HYPERLINK \l _Toc9964 </w:delInstrText>
            </w:r>
          </w:del>
          <w:del w:id="28" w:author="LKY" w:date="2026-09-15T17:29:07Z">
            <w:r>
              <w:rPr/>
              <w:fldChar w:fldCharType="separate"/>
            </w:r>
          </w:del>
          <w:del w:id="29" w:author="LKY" w:date="2026-09-15T17:29:07Z">
            <w:r>
              <w:rPr>
                <w:rFonts w:hint="eastAsia" w:ascii="Times New Roman" w:hAnsi="Times New Roman" w:cstheme="minorEastAsia"/>
                <w:bCs/>
                <w:szCs w:val="44"/>
                <w:lang w:val="en-US" w:eastAsia="zh-CN"/>
              </w:rPr>
              <w:delText>1.产品简介</w:delText>
            </w:r>
          </w:del>
          <w:del w:id="30" w:author="LKY" w:date="2026-09-15T17:29:07Z">
            <w:r>
              <w:rPr/>
              <w:tab/>
            </w:r>
          </w:del>
          <w:del w:id="31" w:author="LKY" w:date="2026-09-15T17:29:07Z">
            <w:r>
              <w:rPr/>
              <w:fldChar w:fldCharType="begin"/>
            </w:r>
          </w:del>
          <w:del w:id="32" w:author="LKY" w:date="2026-09-15T17:29:07Z">
            <w:r>
              <w:rPr/>
              <w:delInstrText xml:space="preserve"> PAGEREF _Toc9964 \h </w:delInstrText>
            </w:r>
          </w:del>
          <w:del w:id="33" w:author="LKY" w:date="2026-09-15T17:29:07Z">
            <w:r>
              <w:rPr/>
              <w:fldChar w:fldCharType="separate"/>
            </w:r>
          </w:del>
          <w:del w:id="34" w:author="LKY" w:date="2026-09-15T17:29:07Z">
            <w:r>
              <w:rPr/>
              <w:delText>5</w:delText>
            </w:r>
          </w:del>
          <w:del w:id="35" w:author="LKY" w:date="2026-09-15T17:29:07Z">
            <w:r>
              <w:rPr/>
              <w:fldChar w:fldCharType="end"/>
            </w:r>
          </w:del>
          <w:del w:id="36" w:author="LKY" w:date="2026-09-15T17:29:07Z">
            <w:r>
              <w:rPr/>
              <w:fldChar w:fldCharType="end"/>
            </w:r>
          </w:del>
        </w:p>
        <w:p w14:paraId="2B88813A">
          <w:pPr>
            <w:pStyle w:val="11"/>
            <w:tabs>
              <w:tab w:val="right" w:leader="dot" w:pos="8306"/>
            </w:tabs>
            <w:rPr>
              <w:del w:id="37" w:author="LKY" w:date="2026-09-15T17:29:07Z"/>
            </w:rPr>
          </w:pPr>
          <w:del w:id="38" w:author="LKY" w:date="2026-09-15T17:29:07Z">
            <w:r>
              <w:rPr/>
              <w:fldChar w:fldCharType="begin"/>
            </w:r>
          </w:del>
          <w:del w:id="39" w:author="LKY" w:date="2026-09-15T17:29:07Z">
            <w:r>
              <w:rPr/>
              <w:delInstrText xml:space="preserve"> HYPERLINK \l _Toc13521 </w:delInstrText>
            </w:r>
          </w:del>
          <w:del w:id="40" w:author="LKY" w:date="2026-09-15T17:29:07Z">
            <w:r>
              <w:rPr/>
              <w:fldChar w:fldCharType="separate"/>
            </w:r>
          </w:del>
          <w:del w:id="41" w:author="LKY" w:date="2026-09-15T17:29:07Z">
            <w:r>
              <w:rPr>
                <w:rFonts w:hint="eastAsia" w:ascii="Times New Roman" w:hAnsi="Times New Roman" w:cstheme="minorEastAsia"/>
                <w:bCs/>
                <w:szCs w:val="32"/>
                <w:lang w:val="en-US" w:eastAsia="zh-CN"/>
              </w:rPr>
              <w:delText>1.1 概述</w:delText>
            </w:r>
          </w:del>
          <w:del w:id="42" w:author="LKY" w:date="2026-09-15T17:29:07Z">
            <w:r>
              <w:rPr/>
              <w:tab/>
            </w:r>
          </w:del>
          <w:del w:id="43" w:author="LKY" w:date="2026-09-15T17:29:07Z">
            <w:r>
              <w:rPr/>
              <w:fldChar w:fldCharType="begin"/>
            </w:r>
          </w:del>
          <w:del w:id="44" w:author="LKY" w:date="2026-09-15T17:29:07Z">
            <w:r>
              <w:rPr/>
              <w:delInstrText xml:space="preserve"> PAGEREF _Toc13521 \h </w:delInstrText>
            </w:r>
          </w:del>
          <w:del w:id="45" w:author="LKY" w:date="2026-09-15T17:29:07Z">
            <w:r>
              <w:rPr/>
              <w:fldChar w:fldCharType="separate"/>
            </w:r>
          </w:del>
          <w:del w:id="46" w:author="LKY" w:date="2026-09-15T17:29:07Z">
            <w:r>
              <w:rPr/>
              <w:delText>5</w:delText>
            </w:r>
          </w:del>
          <w:del w:id="47" w:author="LKY" w:date="2026-09-15T17:29:07Z">
            <w:r>
              <w:rPr/>
              <w:fldChar w:fldCharType="end"/>
            </w:r>
          </w:del>
          <w:del w:id="48" w:author="LKY" w:date="2026-09-15T17:29:07Z">
            <w:r>
              <w:rPr/>
              <w:fldChar w:fldCharType="end"/>
            </w:r>
          </w:del>
        </w:p>
        <w:p w14:paraId="64721853">
          <w:pPr>
            <w:pStyle w:val="11"/>
            <w:tabs>
              <w:tab w:val="right" w:leader="dot" w:pos="8306"/>
            </w:tabs>
            <w:rPr>
              <w:del w:id="49" w:author="LKY" w:date="2026-09-15T17:29:07Z"/>
            </w:rPr>
          </w:pPr>
          <w:del w:id="50" w:author="LKY" w:date="2026-09-15T17:29:07Z">
            <w:r>
              <w:rPr/>
              <w:fldChar w:fldCharType="begin"/>
            </w:r>
          </w:del>
          <w:del w:id="51" w:author="LKY" w:date="2026-09-15T17:29:07Z">
            <w:r>
              <w:rPr/>
              <w:delInstrText xml:space="preserve"> HYPERLINK \l _Toc24054 </w:delInstrText>
            </w:r>
          </w:del>
          <w:del w:id="52" w:author="LKY" w:date="2026-09-15T17:29:07Z">
            <w:r>
              <w:rPr/>
              <w:fldChar w:fldCharType="separate"/>
            </w:r>
          </w:del>
          <w:del w:id="53" w:author="LKY" w:date="2026-09-15T17:29:07Z">
            <w:r>
              <w:rPr>
                <w:rFonts w:hint="eastAsia" w:ascii="Times New Roman" w:hAnsi="Times New Roman" w:eastAsia="宋体" w:cs="宋体"/>
                <w:bCs/>
                <w:iCs/>
                <w:kern w:val="2"/>
                <w:szCs w:val="32"/>
                <w:lang w:val="en-US" w:eastAsia="zh-CN" w:bidi="ar-SA"/>
              </w:rPr>
              <w:delText>1.2外形尺寸</w:delText>
            </w:r>
          </w:del>
          <w:del w:id="54" w:author="LKY" w:date="2026-09-15T17:29:07Z">
            <w:r>
              <w:rPr/>
              <w:tab/>
            </w:r>
          </w:del>
          <w:del w:id="55" w:author="LKY" w:date="2026-09-15T17:29:07Z">
            <w:r>
              <w:rPr/>
              <w:fldChar w:fldCharType="begin"/>
            </w:r>
          </w:del>
          <w:del w:id="56" w:author="LKY" w:date="2026-09-15T17:29:07Z">
            <w:r>
              <w:rPr/>
              <w:delInstrText xml:space="preserve"> PAGEREF _Toc24054 \h </w:delInstrText>
            </w:r>
          </w:del>
          <w:del w:id="57" w:author="LKY" w:date="2026-09-15T17:29:07Z">
            <w:r>
              <w:rPr/>
              <w:fldChar w:fldCharType="separate"/>
            </w:r>
          </w:del>
          <w:del w:id="58" w:author="LKY" w:date="2026-09-15T17:29:07Z">
            <w:r>
              <w:rPr/>
              <w:delText>5</w:delText>
            </w:r>
          </w:del>
          <w:del w:id="59" w:author="LKY" w:date="2026-09-15T17:29:07Z">
            <w:r>
              <w:rPr/>
              <w:fldChar w:fldCharType="end"/>
            </w:r>
          </w:del>
          <w:del w:id="60" w:author="LKY" w:date="2026-09-15T17:29:07Z">
            <w:r>
              <w:rPr/>
              <w:fldChar w:fldCharType="end"/>
            </w:r>
          </w:del>
        </w:p>
        <w:p w14:paraId="627AB2C3">
          <w:pPr>
            <w:pStyle w:val="11"/>
            <w:tabs>
              <w:tab w:val="right" w:leader="dot" w:pos="8306"/>
            </w:tabs>
            <w:rPr>
              <w:del w:id="61" w:author="LKY" w:date="2026-09-15T17:29:07Z"/>
            </w:rPr>
          </w:pPr>
          <w:del w:id="62" w:author="LKY" w:date="2026-09-15T17:29:07Z">
            <w:r>
              <w:rPr/>
              <w:fldChar w:fldCharType="begin"/>
            </w:r>
          </w:del>
          <w:del w:id="63" w:author="LKY" w:date="2026-09-15T17:29:07Z">
            <w:r>
              <w:rPr/>
              <w:delInstrText xml:space="preserve"> HYPERLINK \l _Toc27579 </w:delInstrText>
            </w:r>
          </w:del>
          <w:del w:id="64" w:author="LKY" w:date="2026-09-15T17:29:07Z">
            <w:r>
              <w:rPr/>
              <w:fldChar w:fldCharType="separate"/>
            </w:r>
          </w:del>
          <w:del w:id="65" w:author="LKY" w:date="2026-09-15T17:29:07Z">
            <w:r>
              <w:rPr>
                <w:rFonts w:hint="eastAsia" w:ascii="Times New Roman" w:hAnsi="Times New Roman" w:eastAsia="宋体" w:cs="宋体"/>
                <w:bCs/>
                <w:iCs/>
                <w:szCs w:val="32"/>
                <w:lang w:val="en-US" w:eastAsia="zh-CN"/>
              </w:rPr>
              <w:delText>1.3技术参数</w:delText>
            </w:r>
          </w:del>
          <w:del w:id="66" w:author="LKY" w:date="2026-09-15T17:29:07Z">
            <w:r>
              <w:rPr/>
              <w:tab/>
            </w:r>
          </w:del>
          <w:del w:id="67" w:author="LKY" w:date="2026-09-15T17:29:07Z">
            <w:r>
              <w:rPr/>
              <w:fldChar w:fldCharType="begin"/>
            </w:r>
          </w:del>
          <w:del w:id="68" w:author="LKY" w:date="2026-09-15T17:29:07Z">
            <w:r>
              <w:rPr/>
              <w:delInstrText xml:space="preserve"> PAGEREF _Toc27579 \h </w:delInstrText>
            </w:r>
          </w:del>
          <w:del w:id="69" w:author="LKY" w:date="2026-09-15T17:29:07Z">
            <w:r>
              <w:rPr/>
              <w:fldChar w:fldCharType="separate"/>
            </w:r>
          </w:del>
          <w:del w:id="70" w:author="LKY" w:date="2026-09-15T17:29:07Z">
            <w:r>
              <w:rPr/>
              <w:delText>6</w:delText>
            </w:r>
          </w:del>
          <w:del w:id="71" w:author="LKY" w:date="2026-09-15T17:29:07Z">
            <w:r>
              <w:rPr/>
              <w:fldChar w:fldCharType="end"/>
            </w:r>
          </w:del>
          <w:del w:id="72" w:author="LKY" w:date="2026-09-15T17:29:07Z">
            <w:r>
              <w:rPr/>
              <w:fldChar w:fldCharType="end"/>
            </w:r>
          </w:del>
        </w:p>
        <w:p w14:paraId="21997392">
          <w:pPr>
            <w:pStyle w:val="11"/>
            <w:tabs>
              <w:tab w:val="right" w:leader="dot" w:pos="8306"/>
            </w:tabs>
            <w:rPr>
              <w:del w:id="73" w:author="LKY" w:date="2026-09-15T17:29:07Z"/>
            </w:rPr>
          </w:pPr>
          <w:del w:id="74" w:author="LKY" w:date="2026-09-15T17:29:07Z">
            <w:r>
              <w:rPr/>
              <w:fldChar w:fldCharType="begin"/>
            </w:r>
          </w:del>
          <w:del w:id="75" w:author="LKY" w:date="2026-09-15T17:29:07Z">
            <w:r>
              <w:rPr/>
              <w:delInstrText xml:space="preserve"> HYPERLINK \l _Toc25029 </w:delInstrText>
            </w:r>
          </w:del>
          <w:del w:id="76" w:author="LKY" w:date="2026-09-15T17:29:07Z">
            <w:r>
              <w:rPr/>
              <w:fldChar w:fldCharType="separate"/>
            </w:r>
          </w:del>
          <w:del w:id="77" w:author="LKY" w:date="2026-09-15T17:29:07Z">
            <w:r>
              <w:rPr>
                <w:rFonts w:hint="eastAsia" w:ascii="Times New Roman" w:hAnsi="Times New Roman" w:eastAsia="宋体" w:cs="宋体"/>
                <w:bCs/>
                <w:iCs/>
                <w:kern w:val="2"/>
                <w:szCs w:val="32"/>
                <w:lang w:val="en-US" w:eastAsia="zh-CN" w:bidi="ar-SA"/>
              </w:rPr>
              <w:delText>1.4设备选型</w:delText>
            </w:r>
          </w:del>
          <w:del w:id="78" w:author="LKY" w:date="2026-09-15T17:29:07Z">
            <w:r>
              <w:rPr/>
              <w:tab/>
            </w:r>
          </w:del>
          <w:del w:id="79" w:author="LKY" w:date="2026-09-15T17:29:07Z">
            <w:r>
              <w:rPr/>
              <w:fldChar w:fldCharType="begin"/>
            </w:r>
          </w:del>
          <w:del w:id="80" w:author="LKY" w:date="2026-09-15T17:29:07Z">
            <w:r>
              <w:rPr/>
              <w:delInstrText xml:space="preserve"> PAGEREF _Toc25029 \h </w:delInstrText>
            </w:r>
          </w:del>
          <w:del w:id="81" w:author="LKY" w:date="2026-09-15T17:29:07Z">
            <w:r>
              <w:rPr/>
              <w:fldChar w:fldCharType="separate"/>
            </w:r>
          </w:del>
          <w:del w:id="82" w:author="LKY" w:date="2026-09-15T17:29:07Z">
            <w:r>
              <w:rPr/>
              <w:delText>8</w:delText>
            </w:r>
          </w:del>
          <w:del w:id="83" w:author="LKY" w:date="2026-09-15T17:29:07Z">
            <w:r>
              <w:rPr/>
              <w:fldChar w:fldCharType="end"/>
            </w:r>
          </w:del>
          <w:del w:id="84" w:author="LKY" w:date="2026-09-15T17:29:07Z">
            <w:r>
              <w:rPr/>
              <w:fldChar w:fldCharType="end"/>
            </w:r>
          </w:del>
        </w:p>
        <w:p w14:paraId="1A2AC943">
          <w:pPr>
            <w:pStyle w:val="7"/>
            <w:tabs>
              <w:tab w:val="right" w:leader="dot" w:pos="8306"/>
            </w:tabs>
            <w:rPr>
              <w:del w:id="85" w:author="LKY" w:date="2026-09-15T17:29:07Z"/>
            </w:rPr>
          </w:pPr>
          <w:del w:id="86" w:author="LKY" w:date="2026-09-15T17:29:07Z">
            <w:r>
              <w:rPr/>
              <w:fldChar w:fldCharType="begin"/>
            </w:r>
          </w:del>
          <w:del w:id="87" w:author="LKY" w:date="2026-09-15T17:29:07Z">
            <w:r>
              <w:rPr/>
              <w:delInstrText xml:space="preserve"> HYPERLINK \l _Toc12487 </w:delInstrText>
            </w:r>
          </w:del>
          <w:del w:id="88" w:author="LKY" w:date="2026-09-15T17:29:07Z">
            <w:r>
              <w:rPr/>
              <w:fldChar w:fldCharType="separate"/>
            </w:r>
          </w:del>
          <w:del w:id="89" w:author="LKY" w:date="2026-09-15T17:29:07Z">
            <w:r>
              <w:rPr>
                <w:rFonts w:hint="eastAsia" w:ascii="Times New Roman" w:hAnsi="Times New Roman" w:eastAsia="宋体" w:cs="宋体"/>
                <w:bCs/>
                <w:iCs/>
                <w:kern w:val="2"/>
                <w:szCs w:val="28"/>
                <w:lang w:val="en-US" w:eastAsia="zh-CN" w:bidi="ar-SA"/>
              </w:rPr>
              <w:delText>1.4.1主型号选型</w:delText>
            </w:r>
          </w:del>
          <w:del w:id="90" w:author="LKY" w:date="2026-09-15T17:29:07Z">
            <w:r>
              <w:rPr/>
              <w:tab/>
            </w:r>
          </w:del>
          <w:del w:id="91" w:author="LKY" w:date="2026-09-15T17:29:07Z">
            <w:r>
              <w:rPr/>
              <w:fldChar w:fldCharType="begin"/>
            </w:r>
          </w:del>
          <w:del w:id="92" w:author="LKY" w:date="2026-09-15T17:29:07Z">
            <w:r>
              <w:rPr/>
              <w:delInstrText xml:space="preserve"> PAGEREF _Toc12487 \h </w:delInstrText>
            </w:r>
          </w:del>
          <w:del w:id="93" w:author="LKY" w:date="2026-09-15T17:29:07Z">
            <w:r>
              <w:rPr/>
              <w:fldChar w:fldCharType="separate"/>
            </w:r>
          </w:del>
          <w:del w:id="94" w:author="LKY" w:date="2026-09-15T17:29:07Z">
            <w:r>
              <w:rPr/>
              <w:delText>9</w:delText>
            </w:r>
          </w:del>
          <w:del w:id="95" w:author="LKY" w:date="2026-09-15T17:29:07Z">
            <w:r>
              <w:rPr/>
              <w:fldChar w:fldCharType="end"/>
            </w:r>
          </w:del>
          <w:del w:id="96" w:author="LKY" w:date="2026-09-15T17:29:07Z">
            <w:r>
              <w:rPr/>
              <w:fldChar w:fldCharType="end"/>
            </w:r>
          </w:del>
        </w:p>
        <w:p w14:paraId="0BF97A72">
          <w:pPr>
            <w:pStyle w:val="7"/>
            <w:tabs>
              <w:tab w:val="right" w:leader="dot" w:pos="8306"/>
            </w:tabs>
            <w:rPr>
              <w:del w:id="97" w:author="LKY" w:date="2026-09-15T17:29:07Z"/>
            </w:rPr>
          </w:pPr>
          <w:del w:id="98" w:author="LKY" w:date="2026-09-15T17:29:07Z">
            <w:r>
              <w:rPr/>
              <w:fldChar w:fldCharType="begin"/>
            </w:r>
          </w:del>
          <w:del w:id="99" w:author="LKY" w:date="2026-09-15T17:29:07Z">
            <w:r>
              <w:rPr/>
              <w:delInstrText xml:space="preserve"> HYPERLINK \l _Toc17101 </w:delInstrText>
            </w:r>
          </w:del>
          <w:del w:id="100" w:author="LKY" w:date="2026-09-15T17:29:07Z">
            <w:r>
              <w:rPr/>
              <w:fldChar w:fldCharType="separate"/>
            </w:r>
          </w:del>
          <w:del w:id="101" w:author="LKY" w:date="2026-09-15T17:29:07Z">
            <w:r>
              <w:rPr>
                <w:rFonts w:hint="eastAsia" w:ascii="Times New Roman" w:hAnsi="Times New Roman" w:eastAsia="宋体" w:cs="宋体"/>
                <w:bCs/>
                <w:iCs/>
                <w:kern w:val="2"/>
                <w:szCs w:val="28"/>
                <w:lang w:val="en-US" w:eastAsia="zh-CN" w:bidi="ar-SA"/>
              </w:rPr>
              <w:delText>1.4.2 SOM选型表</w:delText>
            </w:r>
          </w:del>
          <w:del w:id="102" w:author="LKY" w:date="2026-09-15T17:29:07Z">
            <w:r>
              <w:rPr/>
              <w:tab/>
            </w:r>
          </w:del>
          <w:del w:id="103" w:author="LKY" w:date="2026-09-15T17:29:07Z">
            <w:r>
              <w:rPr/>
              <w:fldChar w:fldCharType="begin"/>
            </w:r>
          </w:del>
          <w:del w:id="104" w:author="LKY" w:date="2026-09-15T17:29:07Z">
            <w:r>
              <w:rPr/>
              <w:delInstrText xml:space="preserve"> PAGEREF _Toc17101 \h </w:delInstrText>
            </w:r>
          </w:del>
          <w:del w:id="105" w:author="LKY" w:date="2026-09-15T17:29:07Z">
            <w:r>
              <w:rPr/>
              <w:fldChar w:fldCharType="separate"/>
            </w:r>
          </w:del>
          <w:del w:id="106" w:author="LKY" w:date="2026-09-15T17:29:07Z">
            <w:r>
              <w:rPr/>
              <w:delText>9</w:delText>
            </w:r>
          </w:del>
          <w:del w:id="107" w:author="LKY" w:date="2026-09-15T17:29:07Z">
            <w:r>
              <w:rPr/>
              <w:fldChar w:fldCharType="end"/>
            </w:r>
          </w:del>
          <w:del w:id="108" w:author="LKY" w:date="2026-09-15T17:29:07Z">
            <w:r>
              <w:rPr/>
              <w:fldChar w:fldCharType="end"/>
            </w:r>
          </w:del>
        </w:p>
        <w:p w14:paraId="25842B35">
          <w:pPr>
            <w:pStyle w:val="7"/>
            <w:tabs>
              <w:tab w:val="right" w:leader="dot" w:pos="8306"/>
            </w:tabs>
            <w:rPr>
              <w:del w:id="109" w:author="LKY" w:date="2026-09-15T17:29:07Z"/>
            </w:rPr>
          </w:pPr>
          <w:del w:id="110" w:author="LKY" w:date="2026-09-15T17:29:07Z">
            <w:r>
              <w:rPr/>
              <w:fldChar w:fldCharType="begin"/>
            </w:r>
          </w:del>
          <w:del w:id="111" w:author="LKY" w:date="2026-09-15T17:29:07Z">
            <w:r>
              <w:rPr/>
              <w:delInstrText xml:space="preserve"> HYPERLINK \l _Toc6220 </w:delInstrText>
            </w:r>
          </w:del>
          <w:del w:id="112" w:author="LKY" w:date="2026-09-15T17:29:07Z">
            <w:r>
              <w:rPr/>
              <w:fldChar w:fldCharType="separate"/>
            </w:r>
          </w:del>
          <w:del w:id="113" w:author="LKY" w:date="2026-09-15T17:29:07Z">
            <w:r>
              <w:rPr>
                <w:rFonts w:hint="eastAsia" w:ascii="Times New Roman" w:hAnsi="Times New Roman" w:eastAsia="宋体" w:cs="宋体"/>
                <w:bCs/>
                <w:iCs/>
                <w:kern w:val="2"/>
                <w:szCs w:val="28"/>
                <w:lang w:val="en-US" w:eastAsia="zh-CN" w:bidi="ar-SA"/>
              </w:rPr>
              <w:delText>1.4.3 X系列板选型</w:delText>
            </w:r>
          </w:del>
          <w:del w:id="114" w:author="LKY" w:date="2026-09-15T17:29:07Z">
            <w:r>
              <w:rPr/>
              <w:tab/>
            </w:r>
          </w:del>
          <w:del w:id="115" w:author="LKY" w:date="2026-09-15T17:29:07Z">
            <w:r>
              <w:rPr/>
              <w:fldChar w:fldCharType="begin"/>
            </w:r>
          </w:del>
          <w:del w:id="116" w:author="LKY" w:date="2026-09-15T17:29:07Z">
            <w:r>
              <w:rPr/>
              <w:delInstrText xml:space="preserve"> PAGEREF _Toc6220 \h </w:delInstrText>
            </w:r>
          </w:del>
          <w:del w:id="117" w:author="LKY" w:date="2026-09-15T17:29:07Z">
            <w:r>
              <w:rPr/>
              <w:fldChar w:fldCharType="separate"/>
            </w:r>
          </w:del>
          <w:del w:id="118" w:author="LKY" w:date="2026-09-15T17:29:07Z">
            <w:r>
              <w:rPr/>
              <w:delText>9</w:delText>
            </w:r>
          </w:del>
          <w:del w:id="119" w:author="LKY" w:date="2026-09-15T17:29:07Z">
            <w:r>
              <w:rPr/>
              <w:fldChar w:fldCharType="end"/>
            </w:r>
          </w:del>
          <w:del w:id="120" w:author="LKY" w:date="2026-09-15T17:29:07Z">
            <w:r>
              <w:rPr/>
              <w:fldChar w:fldCharType="end"/>
            </w:r>
          </w:del>
        </w:p>
        <w:p w14:paraId="78757A67">
          <w:pPr>
            <w:pStyle w:val="7"/>
            <w:tabs>
              <w:tab w:val="right" w:leader="dot" w:pos="8306"/>
            </w:tabs>
            <w:rPr>
              <w:del w:id="121" w:author="LKY" w:date="2026-09-15T17:29:07Z"/>
            </w:rPr>
          </w:pPr>
          <w:del w:id="122" w:author="LKY" w:date="2026-09-15T17:29:07Z">
            <w:r>
              <w:rPr/>
              <w:fldChar w:fldCharType="begin"/>
            </w:r>
          </w:del>
          <w:del w:id="123" w:author="LKY" w:date="2026-09-15T17:29:07Z">
            <w:r>
              <w:rPr/>
              <w:delInstrText xml:space="preserve"> HYPERLINK \l _Toc6924 </w:delInstrText>
            </w:r>
          </w:del>
          <w:del w:id="124" w:author="LKY" w:date="2026-09-15T17:29:07Z">
            <w:r>
              <w:rPr/>
              <w:fldChar w:fldCharType="separate"/>
            </w:r>
          </w:del>
          <w:del w:id="125" w:author="LKY" w:date="2026-09-15T17:29:07Z">
            <w:r>
              <w:rPr>
                <w:rFonts w:hint="eastAsia" w:ascii="Times New Roman" w:hAnsi="Times New Roman" w:eastAsia="宋体" w:cs="Times New Roman"/>
                <w:bCs/>
                <w:iCs/>
                <w:kern w:val="2"/>
                <w:szCs w:val="28"/>
                <w:lang w:val="en-US" w:eastAsia="zh-CN" w:bidi="ar-SA"/>
              </w:rPr>
              <w:delText>1.4.4 N系列IO板选型</w:delText>
            </w:r>
          </w:del>
          <w:del w:id="126" w:author="LKY" w:date="2026-09-15T17:29:07Z">
            <w:r>
              <w:rPr/>
              <w:tab/>
            </w:r>
          </w:del>
          <w:del w:id="127" w:author="LKY" w:date="2026-09-15T17:29:07Z">
            <w:r>
              <w:rPr/>
              <w:fldChar w:fldCharType="begin"/>
            </w:r>
          </w:del>
          <w:del w:id="128" w:author="LKY" w:date="2026-09-15T17:29:07Z">
            <w:r>
              <w:rPr/>
              <w:delInstrText xml:space="preserve"> PAGEREF _Toc6924 \h </w:delInstrText>
            </w:r>
          </w:del>
          <w:del w:id="129" w:author="LKY" w:date="2026-09-15T17:29:07Z">
            <w:r>
              <w:rPr/>
              <w:fldChar w:fldCharType="separate"/>
            </w:r>
          </w:del>
          <w:del w:id="130" w:author="LKY" w:date="2026-09-15T17:29:07Z">
            <w:r>
              <w:rPr/>
              <w:delText>9</w:delText>
            </w:r>
          </w:del>
          <w:del w:id="131" w:author="LKY" w:date="2026-09-15T17:29:07Z">
            <w:r>
              <w:rPr/>
              <w:fldChar w:fldCharType="end"/>
            </w:r>
          </w:del>
          <w:del w:id="132" w:author="LKY" w:date="2026-09-15T17:29:07Z">
            <w:r>
              <w:rPr/>
              <w:fldChar w:fldCharType="end"/>
            </w:r>
          </w:del>
        </w:p>
        <w:p w14:paraId="682DEC22">
          <w:pPr>
            <w:pStyle w:val="10"/>
            <w:tabs>
              <w:tab w:val="right" w:leader="dot" w:pos="8306"/>
            </w:tabs>
            <w:rPr>
              <w:del w:id="133" w:author="LKY" w:date="2026-09-15T17:29:07Z"/>
            </w:rPr>
          </w:pPr>
          <w:del w:id="134" w:author="LKY" w:date="2026-09-15T17:29:07Z">
            <w:r>
              <w:rPr/>
              <w:fldChar w:fldCharType="begin"/>
            </w:r>
          </w:del>
          <w:del w:id="135" w:author="LKY" w:date="2026-09-15T17:29:07Z">
            <w:r>
              <w:rPr/>
              <w:delInstrText xml:space="preserve"> HYPERLINK \l _Toc22338 </w:delInstrText>
            </w:r>
          </w:del>
          <w:del w:id="136" w:author="LKY" w:date="2026-09-15T17:29:07Z">
            <w:r>
              <w:rPr/>
              <w:fldChar w:fldCharType="separate"/>
            </w:r>
          </w:del>
          <w:del w:id="137" w:author="LKY" w:date="2026-09-15T17:29:07Z">
            <w:r>
              <w:rPr>
                <w:rFonts w:hint="eastAsia" w:ascii="Times New Roman" w:hAnsi="Times New Roman"/>
                <w:szCs w:val="44"/>
                <w:lang w:val="en-US" w:eastAsia="zh-CN"/>
              </w:rPr>
              <w:delText>2. 硬件说明</w:delText>
            </w:r>
          </w:del>
          <w:del w:id="138" w:author="LKY" w:date="2026-09-15T17:29:07Z">
            <w:r>
              <w:rPr/>
              <w:tab/>
            </w:r>
          </w:del>
          <w:del w:id="139" w:author="LKY" w:date="2026-09-15T17:29:07Z">
            <w:r>
              <w:rPr/>
              <w:fldChar w:fldCharType="begin"/>
            </w:r>
          </w:del>
          <w:del w:id="140" w:author="LKY" w:date="2026-09-15T17:29:07Z">
            <w:r>
              <w:rPr/>
              <w:delInstrText xml:space="preserve"> PAGEREF _Toc22338 \h </w:delInstrText>
            </w:r>
          </w:del>
          <w:del w:id="141" w:author="LKY" w:date="2026-09-15T17:29:07Z">
            <w:r>
              <w:rPr/>
              <w:fldChar w:fldCharType="separate"/>
            </w:r>
          </w:del>
          <w:del w:id="142" w:author="LKY" w:date="2026-09-15T17:29:07Z">
            <w:r>
              <w:rPr/>
              <w:delText>10</w:delText>
            </w:r>
          </w:del>
          <w:del w:id="143" w:author="LKY" w:date="2026-09-15T17:29:07Z">
            <w:r>
              <w:rPr/>
              <w:fldChar w:fldCharType="end"/>
            </w:r>
          </w:del>
          <w:del w:id="144" w:author="LKY" w:date="2026-09-15T17:29:07Z">
            <w:r>
              <w:rPr/>
              <w:fldChar w:fldCharType="end"/>
            </w:r>
          </w:del>
        </w:p>
        <w:p w14:paraId="1C690761">
          <w:pPr>
            <w:pStyle w:val="11"/>
            <w:tabs>
              <w:tab w:val="right" w:leader="dot" w:pos="8306"/>
            </w:tabs>
            <w:rPr>
              <w:del w:id="145" w:author="LKY" w:date="2026-09-15T17:29:07Z"/>
            </w:rPr>
          </w:pPr>
          <w:del w:id="146" w:author="LKY" w:date="2026-09-15T17:29:07Z">
            <w:r>
              <w:rPr/>
              <w:fldChar w:fldCharType="begin"/>
            </w:r>
          </w:del>
          <w:del w:id="147" w:author="LKY" w:date="2026-09-15T17:29:07Z">
            <w:r>
              <w:rPr/>
              <w:delInstrText xml:space="preserve"> HYPERLINK \l _Toc10924 </w:delInstrText>
            </w:r>
          </w:del>
          <w:del w:id="148" w:author="LKY" w:date="2026-09-15T17:29:07Z">
            <w:r>
              <w:rPr/>
              <w:fldChar w:fldCharType="separate"/>
            </w:r>
          </w:del>
          <w:del w:id="149" w:author="LKY" w:date="2026-09-15T17:29:07Z">
            <w:r>
              <w:rPr>
                <w:rFonts w:hint="eastAsia" w:ascii="Times New Roman" w:hAnsi="Times New Roman" w:cs="宋体"/>
                <w:szCs w:val="32"/>
                <w:lang w:val="en-US" w:eastAsia="zh-CN" w:bidi="en-US"/>
              </w:rPr>
              <w:delText>2.1 N板介绍</w:delText>
            </w:r>
          </w:del>
          <w:del w:id="150" w:author="LKY" w:date="2026-09-15T17:29:07Z">
            <w:r>
              <w:rPr/>
              <w:tab/>
            </w:r>
          </w:del>
          <w:del w:id="151" w:author="LKY" w:date="2026-09-15T17:29:07Z">
            <w:r>
              <w:rPr/>
              <w:fldChar w:fldCharType="begin"/>
            </w:r>
          </w:del>
          <w:del w:id="152" w:author="LKY" w:date="2026-09-15T17:29:07Z">
            <w:r>
              <w:rPr/>
              <w:delInstrText xml:space="preserve"> PAGEREF _Toc10924 \h </w:delInstrText>
            </w:r>
          </w:del>
          <w:del w:id="153" w:author="LKY" w:date="2026-09-15T17:29:07Z">
            <w:r>
              <w:rPr/>
              <w:fldChar w:fldCharType="separate"/>
            </w:r>
          </w:del>
          <w:del w:id="154" w:author="LKY" w:date="2026-09-15T17:29:07Z">
            <w:r>
              <w:rPr/>
              <w:delText>10</w:delText>
            </w:r>
          </w:del>
          <w:del w:id="155" w:author="LKY" w:date="2026-09-15T17:29:07Z">
            <w:r>
              <w:rPr/>
              <w:fldChar w:fldCharType="end"/>
            </w:r>
          </w:del>
          <w:del w:id="156" w:author="LKY" w:date="2026-09-15T17:29:07Z">
            <w:r>
              <w:rPr/>
              <w:fldChar w:fldCharType="end"/>
            </w:r>
          </w:del>
        </w:p>
        <w:p w14:paraId="4B649446">
          <w:pPr>
            <w:pStyle w:val="11"/>
            <w:tabs>
              <w:tab w:val="right" w:leader="dot" w:pos="8306"/>
            </w:tabs>
            <w:rPr>
              <w:del w:id="157" w:author="LKY" w:date="2026-09-15T17:29:07Z"/>
            </w:rPr>
          </w:pPr>
          <w:del w:id="158" w:author="LKY" w:date="2026-09-15T17:29:07Z">
            <w:r>
              <w:rPr/>
              <w:fldChar w:fldCharType="begin"/>
            </w:r>
          </w:del>
          <w:del w:id="159" w:author="LKY" w:date="2026-09-15T17:29:07Z">
            <w:r>
              <w:rPr/>
              <w:delInstrText xml:space="preserve"> HYPERLINK \l _Toc22524 </w:delInstrText>
            </w:r>
          </w:del>
          <w:del w:id="160" w:author="LKY" w:date="2026-09-15T17:29:07Z">
            <w:r>
              <w:rPr/>
              <w:fldChar w:fldCharType="separate"/>
            </w:r>
          </w:del>
          <w:del w:id="161" w:author="LKY" w:date="2026-09-15T17:29:07Z">
            <w:r>
              <w:rPr>
                <w:rFonts w:hint="eastAsia" w:ascii="Times New Roman" w:hAnsi="Times New Roman" w:cs="宋体"/>
                <w:szCs w:val="32"/>
                <w:lang w:val="en-US" w:eastAsia="zh-CN" w:bidi="en-US"/>
              </w:rPr>
              <w:delText>2.2电源接口</w:delText>
            </w:r>
          </w:del>
          <w:del w:id="162" w:author="LKY" w:date="2026-09-15T17:29:07Z">
            <w:r>
              <w:rPr/>
              <w:tab/>
            </w:r>
          </w:del>
          <w:del w:id="163" w:author="LKY" w:date="2026-09-15T17:29:07Z">
            <w:r>
              <w:rPr/>
              <w:fldChar w:fldCharType="begin"/>
            </w:r>
          </w:del>
          <w:del w:id="164" w:author="LKY" w:date="2026-09-15T17:29:07Z">
            <w:r>
              <w:rPr/>
              <w:delInstrText xml:space="preserve"> PAGEREF _Toc22524 \h </w:delInstrText>
            </w:r>
          </w:del>
          <w:del w:id="165" w:author="LKY" w:date="2026-09-15T17:29:07Z">
            <w:r>
              <w:rPr/>
              <w:fldChar w:fldCharType="separate"/>
            </w:r>
          </w:del>
          <w:del w:id="166" w:author="LKY" w:date="2026-09-15T17:29:07Z">
            <w:r>
              <w:rPr/>
              <w:delText>11</w:delText>
            </w:r>
          </w:del>
          <w:del w:id="167" w:author="LKY" w:date="2026-09-15T17:29:07Z">
            <w:r>
              <w:rPr/>
              <w:fldChar w:fldCharType="end"/>
            </w:r>
          </w:del>
          <w:del w:id="168" w:author="LKY" w:date="2026-09-15T17:29:07Z">
            <w:r>
              <w:rPr/>
              <w:fldChar w:fldCharType="end"/>
            </w:r>
          </w:del>
        </w:p>
        <w:p w14:paraId="61EF00A2">
          <w:pPr>
            <w:pStyle w:val="11"/>
            <w:tabs>
              <w:tab w:val="right" w:leader="dot" w:pos="8306"/>
            </w:tabs>
            <w:rPr>
              <w:del w:id="169" w:author="LKY" w:date="2026-09-15T17:29:07Z"/>
            </w:rPr>
          </w:pPr>
          <w:del w:id="170" w:author="LKY" w:date="2026-09-15T17:29:07Z">
            <w:r>
              <w:rPr/>
              <w:fldChar w:fldCharType="begin"/>
            </w:r>
          </w:del>
          <w:del w:id="171" w:author="LKY" w:date="2026-09-15T17:29:07Z">
            <w:r>
              <w:rPr/>
              <w:delInstrText xml:space="preserve"> HYPERLINK \l _Toc23129 </w:delInstrText>
            </w:r>
          </w:del>
          <w:del w:id="172" w:author="LKY" w:date="2026-09-15T17:29:07Z">
            <w:r>
              <w:rPr/>
              <w:fldChar w:fldCharType="separate"/>
            </w:r>
          </w:del>
          <w:del w:id="173" w:author="LKY" w:date="2026-09-15T17:29:07Z">
            <w:r>
              <w:rPr>
                <w:rFonts w:hint="eastAsia" w:ascii="Times New Roman" w:hAnsi="Times New Roman"/>
                <w:bCs/>
                <w:szCs w:val="32"/>
                <w:lang w:val="en-US" w:eastAsia="zh-CN"/>
              </w:rPr>
              <w:delText>2.3模块端口说明</w:delText>
            </w:r>
          </w:del>
          <w:del w:id="174" w:author="LKY" w:date="2026-09-15T17:29:07Z">
            <w:r>
              <w:rPr/>
              <w:tab/>
            </w:r>
          </w:del>
          <w:del w:id="175" w:author="LKY" w:date="2026-09-15T17:29:07Z">
            <w:r>
              <w:rPr/>
              <w:fldChar w:fldCharType="begin"/>
            </w:r>
          </w:del>
          <w:del w:id="176" w:author="LKY" w:date="2026-09-15T17:29:07Z">
            <w:r>
              <w:rPr/>
              <w:delInstrText xml:space="preserve"> PAGEREF _Toc23129 \h </w:delInstrText>
            </w:r>
          </w:del>
          <w:del w:id="177" w:author="LKY" w:date="2026-09-15T17:29:07Z">
            <w:r>
              <w:rPr/>
              <w:fldChar w:fldCharType="separate"/>
            </w:r>
          </w:del>
          <w:del w:id="178" w:author="LKY" w:date="2026-09-15T17:29:07Z">
            <w:r>
              <w:rPr/>
              <w:delText>12</w:delText>
            </w:r>
          </w:del>
          <w:del w:id="179" w:author="LKY" w:date="2026-09-15T17:29:07Z">
            <w:r>
              <w:rPr/>
              <w:fldChar w:fldCharType="end"/>
            </w:r>
          </w:del>
          <w:del w:id="180" w:author="LKY" w:date="2026-09-15T17:29:07Z">
            <w:r>
              <w:rPr/>
              <w:fldChar w:fldCharType="end"/>
            </w:r>
          </w:del>
        </w:p>
        <w:p w14:paraId="4267BDE6">
          <w:pPr>
            <w:pStyle w:val="7"/>
            <w:tabs>
              <w:tab w:val="right" w:leader="dot" w:pos="8306"/>
            </w:tabs>
            <w:rPr>
              <w:del w:id="181" w:author="LKY" w:date="2026-09-15T17:29:07Z"/>
            </w:rPr>
          </w:pPr>
          <w:del w:id="182" w:author="LKY" w:date="2026-09-15T17:29:07Z">
            <w:r>
              <w:rPr/>
              <w:fldChar w:fldCharType="begin"/>
            </w:r>
          </w:del>
          <w:del w:id="183" w:author="LKY" w:date="2026-09-15T17:29:07Z">
            <w:r>
              <w:rPr/>
              <w:delInstrText xml:space="preserve"> HYPERLINK \l _Toc29066 </w:delInstrText>
            </w:r>
          </w:del>
          <w:del w:id="184" w:author="LKY" w:date="2026-09-15T17:29:07Z">
            <w:r>
              <w:rPr/>
              <w:fldChar w:fldCharType="separate"/>
            </w:r>
          </w:del>
          <w:del w:id="185" w:author="LKY" w:date="2026-09-15T17:29:07Z">
            <w:r>
              <w:rPr>
                <w:rFonts w:hint="eastAsia" w:ascii="Times New Roman" w:hAnsi="Times New Roman"/>
                <w:bCs/>
                <w:szCs w:val="28"/>
                <w:lang w:val="en-US" w:eastAsia="zh-CN"/>
              </w:rPr>
              <w:delText>2.3.1RS232/485模块</w:delText>
            </w:r>
          </w:del>
          <w:del w:id="186" w:author="LKY" w:date="2026-09-15T17:29:07Z">
            <w:r>
              <w:rPr/>
              <w:tab/>
            </w:r>
          </w:del>
          <w:del w:id="187" w:author="LKY" w:date="2026-09-15T17:29:07Z">
            <w:r>
              <w:rPr/>
              <w:fldChar w:fldCharType="begin"/>
            </w:r>
          </w:del>
          <w:del w:id="188" w:author="LKY" w:date="2026-09-15T17:29:07Z">
            <w:r>
              <w:rPr/>
              <w:delInstrText xml:space="preserve"> PAGEREF _Toc29066 \h </w:delInstrText>
            </w:r>
          </w:del>
          <w:del w:id="189" w:author="LKY" w:date="2026-09-15T17:29:07Z">
            <w:r>
              <w:rPr/>
              <w:fldChar w:fldCharType="separate"/>
            </w:r>
          </w:del>
          <w:del w:id="190" w:author="LKY" w:date="2026-09-15T17:29:07Z">
            <w:r>
              <w:rPr/>
              <w:delText>12</w:delText>
            </w:r>
          </w:del>
          <w:del w:id="191" w:author="LKY" w:date="2026-09-15T17:29:07Z">
            <w:r>
              <w:rPr/>
              <w:fldChar w:fldCharType="end"/>
            </w:r>
          </w:del>
          <w:del w:id="192" w:author="LKY" w:date="2026-09-15T17:29:07Z">
            <w:r>
              <w:rPr/>
              <w:fldChar w:fldCharType="end"/>
            </w:r>
          </w:del>
        </w:p>
        <w:p w14:paraId="025F2AB4">
          <w:pPr>
            <w:pStyle w:val="7"/>
            <w:tabs>
              <w:tab w:val="right" w:leader="dot" w:pos="8306"/>
            </w:tabs>
            <w:rPr>
              <w:del w:id="193" w:author="LKY" w:date="2026-09-15T17:29:07Z"/>
            </w:rPr>
          </w:pPr>
          <w:del w:id="194" w:author="LKY" w:date="2026-09-15T17:29:07Z">
            <w:r>
              <w:rPr/>
              <w:fldChar w:fldCharType="begin"/>
            </w:r>
          </w:del>
          <w:del w:id="195" w:author="LKY" w:date="2026-09-15T17:29:07Z">
            <w:r>
              <w:rPr/>
              <w:delInstrText xml:space="preserve"> HYPERLINK \l _Toc22929 </w:delInstrText>
            </w:r>
          </w:del>
          <w:del w:id="196" w:author="LKY" w:date="2026-09-15T17:29:07Z">
            <w:r>
              <w:rPr/>
              <w:fldChar w:fldCharType="separate"/>
            </w:r>
          </w:del>
          <w:del w:id="197" w:author="LKY" w:date="2026-09-15T17:29:07Z">
            <w:r>
              <w:rPr>
                <w:rFonts w:hint="eastAsia" w:ascii="Times New Roman" w:hAnsi="Times New Roman"/>
                <w:bCs/>
                <w:szCs w:val="28"/>
                <w:lang w:val="en-US" w:eastAsia="zh-CN"/>
              </w:rPr>
              <w:delText>2.3.2 DI模块</w:delText>
            </w:r>
          </w:del>
          <w:del w:id="198" w:author="LKY" w:date="2026-09-15T17:29:07Z">
            <w:r>
              <w:rPr/>
              <w:tab/>
            </w:r>
          </w:del>
          <w:del w:id="199" w:author="LKY" w:date="2026-09-15T17:29:07Z">
            <w:r>
              <w:rPr/>
              <w:fldChar w:fldCharType="begin"/>
            </w:r>
          </w:del>
          <w:del w:id="200" w:author="LKY" w:date="2026-09-15T17:29:07Z">
            <w:r>
              <w:rPr/>
              <w:delInstrText xml:space="preserve"> PAGEREF _Toc22929 \h </w:delInstrText>
            </w:r>
          </w:del>
          <w:del w:id="201" w:author="LKY" w:date="2026-09-15T17:29:07Z">
            <w:r>
              <w:rPr/>
              <w:fldChar w:fldCharType="separate"/>
            </w:r>
          </w:del>
          <w:del w:id="202" w:author="LKY" w:date="2026-09-15T17:29:07Z">
            <w:r>
              <w:rPr/>
              <w:delText>12</w:delText>
            </w:r>
          </w:del>
          <w:del w:id="203" w:author="LKY" w:date="2026-09-15T17:29:07Z">
            <w:r>
              <w:rPr/>
              <w:fldChar w:fldCharType="end"/>
            </w:r>
          </w:del>
          <w:del w:id="204" w:author="LKY" w:date="2026-09-15T17:29:07Z">
            <w:r>
              <w:rPr/>
              <w:fldChar w:fldCharType="end"/>
            </w:r>
          </w:del>
        </w:p>
        <w:p w14:paraId="6AA27FE6">
          <w:pPr>
            <w:pStyle w:val="7"/>
            <w:tabs>
              <w:tab w:val="right" w:leader="dot" w:pos="8306"/>
            </w:tabs>
            <w:rPr>
              <w:del w:id="205" w:author="LKY" w:date="2026-09-15T17:29:07Z"/>
            </w:rPr>
          </w:pPr>
          <w:del w:id="206" w:author="LKY" w:date="2026-09-15T17:29:07Z">
            <w:r>
              <w:rPr/>
              <w:fldChar w:fldCharType="begin"/>
            </w:r>
          </w:del>
          <w:del w:id="207" w:author="LKY" w:date="2026-09-15T17:29:07Z">
            <w:r>
              <w:rPr/>
              <w:delInstrText xml:space="preserve"> HYPERLINK \l _Toc16221 </w:delInstrText>
            </w:r>
          </w:del>
          <w:del w:id="208" w:author="LKY" w:date="2026-09-15T17:29:07Z">
            <w:r>
              <w:rPr/>
              <w:fldChar w:fldCharType="separate"/>
            </w:r>
          </w:del>
          <w:del w:id="209" w:author="LKY" w:date="2026-09-15T17:29:07Z">
            <w:r>
              <w:rPr>
                <w:rFonts w:hint="eastAsia" w:ascii="Times New Roman" w:hAnsi="Times New Roman"/>
                <w:bCs/>
                <w:szCs w:val="28"/>
                <w:lang w:val="en-US" w:eastAsia="zh-CN"/>
              </w:rPr>
              <w:delText>2.3.3 DO模块</w:delText>
            </w:r>
          </w:del>
          <w:del w:id="210" w:author="LKY" w:date="2026-09-15T17:29:07Z">
            <w:r>
              <w:rPr/>
              <w:tab/>
            </w:r>
          </w:del>
          <w:del w:id="211" w:author="LKY" w:date="2026-09-15T17:29:07Z">
            <w:r>
              <w:rPr/>
              <w:fldChar w:fldCharType="begin"/>
            </w:r>
          </w:del>
          <w:del w:id="212" w:author="LKY" w:date="2026-09-15T17:29:07Z">
            <w:r>
              <w:rPr/>
              <w:delInstrText xml:space="preserve"> PAGEREF _Toc16221 \h </w:delInstrText>
            </w:r>
          </w:del>
          <w:del w:id="213" w:author="LKY" w:date="2026-09-15T17:29:07Z">
            <w:r>
              <w:rPr/>
              <w:fldChar w:fldCharType="separate"/>
            </w:r>
          </w:del>
          <w:del w:id="214" w:author="LKY" w:date="2026-09-15T17:29:07Z">
            <w:r>
              <w:rPr/>
              <w:delText>12</w:delText>
            </w:r>
          </w:del>
          <w:del w:id="215" w:author="LKY" w:date="2026-09-15T17:29:07Z">
            <w:r>
              <w:rPr/>
              <w:fldChar w:fldCharType="end"/>
            </w:r>
          </w:del>
          <w:del w:id="216" w:author="LKY" w:date="2026-09-15T17:29:07Z">
            <w:r>
              <w:rPr/>
              <w:fldChar w:fldCharType="end"/>
            </w:r>
          </w:del>
        </w:p>
        <w:p w14:paraId="5E45495D">
          <w:pPr>
            <w:pStyle w:val="7"/>
            <w:tabs>
              <w:tab w:val="right" w:leader="dot" w:pos="8306"/>
            </w:tabs>
            <w:rPr>
              <w:del w:id="217" w:author="LKY" w:date="2026-09-15T17:29:07Z"/>
            </w:rPr>
          </w:pPr>
          <w:del w:id="218" w:author="LKY" w:date="2026-09-15T17:29:07Z">
            <w:r>
              <w:rPr/>
              <w:fldChar w:fldCharType="begin"/>
            </w:r>
          </w:del>
          <w:del w:id="219" w:author="LKY" w:date="2026-09-15T17:29:07Z">
            <w:r>
              <w:rPr/>
              <w:delInstrText xml:space="preserve"> HYPERLINK \l _Toc65 </w:delInstrText>
            </w:r>
          </w:del>
          <w:del w:id="220" w:author="LKY" w:date="2026-09-15T17:29:07Z">
            <w:r>
              <w:rPr/>
              <w:fldChar w:fldCharType="separate"/>
            </w:r>
          </w:del>
          <w:del w:id="221" w:author="LKY" w:date="2026-09-15T17:29:07Z">
            <w:r>
              <w:rPr>
                <w:rFonts w:hint="eastAsia" w:ascii="Times New Roman" w:hAnsi="Times New Roman" w:cstheme="minorBidi"/>
                <w:bCs/>
                <w:kern w:val="2"/>
                <w:szCs w:val="28"/>
                <w:lang w:val="en-US" w:eastAsia="zh-CN" w:bidi="ar-SA"/>
              </w:rPr>
              <w:delText>2.3.4 AO模块</w:delText>
            </w:r>
          </w:del>
          <w:del w:id="222" w:author="LKY" w:date="2026-09-15T17:29:07Z">
            <w:r>
              <w:rPr/>
              <w:tab/>
            </w:r>
          </w:del>
          <w:del w:id="223" w:author="LKY" w:date="2026-09-15T17:29:07Z">
            <w:r>
              <w:rPr/>
              <w:fldChar w:fldCharType="begin"/>
            </w:r>
          </w:del>
          <w:del w:id="224" w:author="LKY" w:date="2026-09-15T17:29:07Z">
            <w:r>
              <w:rPr/>
              <w:delInstrText xml:space="preserve"> PAGEREF _Toc65 \h </w:delInstrText>
            </w:r>
          </w:del>
          <w:del w:id="225" w:author="LKY" w:date="2026-09-15T17:29:07Z">
            <w:r>
              <w:rPr/>
              <w:fldChar w:fldCharType="separate"/>
            </w:r>
          </w:del>
          <w:del w:id="226" w:author="LKY" w:date="2026-09-15T17:29:07Z">
            <w:r>
              <w:rPr/>
              <w:delText>13</w:delText>
            </w:r>
          </w:del>
          <w:del w:id="227" w:author="LKY" w:date="2026-09-15T17:29:07Z">
            <w:r>
              <w:rPr/>
              <w:fldChar w:fldCharType="end"/>
            </w:r>
          </w:del>
          <w:del w:id="228" w:author="LKY" w:date="2026-09-15T17:29:07Z">
            <w:r>
              <w:rPr/>
              <w:fldChar w:fldCharType="end"/>
            </w:r>
          </w:del>
        </w:p>
        <w:p w14:paraId="0EE426EF">
          <w:pPr>
            <w:pStyle w:val="7"/>
            <w:tabs>
              <w:tab w:val="right" w:leader="dot" w:pos="8306"/>
            </w:tabs>
            <w:rPr>
              <w:del w:id="229" w:author="LKY" w:date="2026-09-15T17:29:07Z"/>
            </w:rPr>
          </w:pPr>
          <w:del w:id="230" w:author="LKY" w:date="2026-09-15T17:29:07Z">
            <w:r>
              <w:rPr/>
              <w:fldChar w:fldCharType="begin"/>
            </w:r>
          </w:del>
          <w:del w:id="231" w:author="LKY" w:date="2026-09-15T17:29:07Z">
            <w:r>
              <w:rPr/>
              <w:delInstrText xml:space="preserve"> HYPERLINK \l _Toc17130 </w:delInstrText>
            </w:r>
          </w:del>
          <w:del w:id="232" w:author="LKY" w:date="2026-09-15T17:29:07Z">
            <w:r>
              <w:rPr/>
              <w:fldChar w:fldCharType="separate"/>
            </w:r>
          </w:del>
          <w:del w:id="233" w:author="LKY" w:date="2026-09-15T17:29:07Z">
            <w:r>
              <w:rPr>
                <w:rFonts w:hint="eastAsia" w:ascii="Times New Roman" w:hAnsi="Times New Roman" w:cstheme="minorBidi"/>
                <w:bCs/>
                <w:kern w:val="2"/>
                <w:szCs w:val="28"/>
                <w:lang w:val="en-US" w:eastAsia="zh-CN" w:bidi="ar-SA"/>
              </w:rPr>
              <w:delText>2.3.5 AI模块</w:delText>
            </w:r>
          </w:del>
          <w:del w:id="234" w:author="LKY" w:date="2026-09-15T17:29:07Z">
            <w:r>
              <w:rPr/>
              <w:tab/>
            </w:r>
          </w:del>
          <w:del w:id="235" w:author="LKY" w:date="2026-09-15T17:29:07Z">
            <w:r>
              <w:rPr/>
              <w:fldChar w:fldCharType="begin"/>
            </w:r>
          </w:del>
          <w:del w:id="236" w:author="LKY" w:date="2026-09-15T17:29:07Z">
            <w:r>
              <w:rPr/>
              <w:delInstrText xml:space="preserve"> PAGEREF _Toc17130 \h </w:delInstrText>
            </w:r>
          </w:del>
          <w:del w:id="237" w:author="LKY" w:date="2026-09-15T17:29:07Z">
            <w:r>
              <w:rPr/>
              <w:fldChar w:fldCharType="separate"/>
            </w:r>
          </w:del>
          <w:del w:id="238" w:author="LKY" w:date="2026-09-15T17:29:07Z">
            <w:r>
              <w:rPr/>
              <w:delText>14</w:delText>
            </w:r>
          </w:del>
          <w:del w:id="239" w:author="LKY" w:date="2026-09-15T17:29:07Z">
            <w:r>
              <w:rPr/>
              <w:fldChar w:fldCharType="end"/>
            </w:r>
          </w:del>
          <w:del w:id="240" w:author="LKY" w:date="2026-09-15T17:29:07Z">
            <w:r>
              <w:rPr/>
              <w:fldChar w:fldCharType="end"/>
            </w:r>
          </w:del>
        </w:p>
        <w:p w14:paraId="2CF67D0E">
          <w:pPr>
            <w:pStyle w:val="7"/>
            <w:tabs>
              <w:tab w:val="right" w:leader="dot" w:pos="8306"/>
            </w:tabs>
            <w:rPr>
              <w:del w:id="241" w:author="LKY" w:date="2026-09-15T17:29:07Z"/>
            </w:rPr>
          </w:pPr>
          <w:del w:id="242" w:author="LKY" w:date="2026-09-15T17:29:07Z">
            <w:r>
              <w:rPr/>
              <w:fldChar w:fldCharType="begin"/>
            </w:r>
          </w:del>
          <w:del w:id="243" w:author="LKY" w:date="2026-09-15T17:29:07Z">
            <w:r>
              <w:rPr/>
              <w:delInstrText xml:space="preserve"> HYPERLINK \l _Toc5730 </w:delInstrText>
            </w:r>
          </w:del>
          <w:del w:id="244" w:author="LKY" w:date="2026-09-15T17:29:07Z">
            <w:r>
              <w:rPr/>
              <w:fldChar w:fldCharType="separate"/>
            </w:r>
          </w:del>
          <w:del w:id="245" w:author="LKY" w:date="2026-09-15T17:29:07Z">
            <w:r>
              <w:rPr>
                <w:rFonts w:hint="eastAsia" w:ascii="Times New Roman" w:hAnsi="Times New Roman"/>
                <w:bCs/>
                <w:szCs w:val="28"/>
                <w:lang w:val="en-US" w:eastAsia="zh-CN"/>
              </w:rPr>
              <w:delText xml:space="preserve">2.3.6 </w:delText>
            </w:r>
          </w:del>
          <w:del w:id="246" w:author="LKY" w:date="2026-09-15T17:29:07Z">
            <w:r>
              <w:rPr>
                <w:rFonts w:hint="default" w:ascii="Times New Roman" w:hAnsi="Times New Roman"/>
                <w:bCs/>
                <w:szCs w:val="28"/>
                <w:lang w:val="en-US" w:eastAsia="zh-CN"/>
              </w:rPr>
              <w:delText>RTD</w:delText>
            </w:r>
          </w:del>
          <w:del w:id="247" w:author="LKY" w:date="2026-09-15T17:29:07Z">
            <w:r>
              <w:rPr>
                <w:rFonts w:hint="eastAsia" w:ascii="Times New Roman" w:hAnsi="Times New Roman"/>
                <w:bCs/>
                <w:szCs w:val="28"/>
                <w:lang w:val="en-US" w:eastAsia="zh-CN"/>
              </w:rPr>
              <w:delText>模块</w:delText>
            </w:r>
          </w:del>
          <w:del w:id="248" w:author="LKY" w:date="2026-09-15T17:29:07Z">
            <w:r>
              <w:rPr/>
              <w:tab/>
            </w:r>
          </w:del>
          <w:del w:id="249" w:author="LKY" w:date="2026-09-15T17:29:07Z">
            <w:r>
              <w:rPr/>
              <w:fldChar w:fldCharType="begin"/>
            </w:r>
          </w:del>
          <w:del w:id="250" w:author="LKY" w:date="2026-09-15T17:29:07Z">
            <w:r>
              <w:rPr/>
              <w:delInstrText xml:space="preserve"> PAGEREF _Toc5730 \h </w:delInstrText>
            </w:r>
          </w:del>
          <w:del w:id="251" w:author="LKY" w:date="2026-09-15T17:29:07Z">
            <w:r>
              <w:rPr/>
              <w:fldChar w:fldCharType="separate"/>
            </w:r>
          </w:del>
          <w:del w:id="252" w:author="LKY" w:date="2026-09-15T17:29:07Z">
            <w:r>
              <w:rPr/>
              <w:delText>14</w:delText>
            </w:r>
          </w:del>
          <w:del w:id="253" w:author="LKY" w:date="2026-09-15T17:29:07Z">
            <w:r>
              <w:rPr/>
              <w:fldChar w:fldCharType="end"/>
            </w:r>
          </w:del>
          <w:del w:id="254" w:author="LKY" w:date="2026-09-15T17:29:07Z">
            <w:r>
              <w:rPr/>
              <w:fldChar w:fldCharType="end"/>
            </w:r>
          </w:del>
        </w:p>
        <w:p w14:paraId="3D39A14A">
          <w:pPr>
            <w:pStyle w:val="7"/>
            <w:tabs>
              <w:tab w:val="right" w:leader="dot" w:pos="8306"/>
            </w:tabs>
            <w:rPr>
              <w:del w:id="255" w:author="LKY" w:date="2026-09-15T17:29:07Z"/>
            </w:rPr>
          </w:pPr>
          <w:del w:id="256" w:author="LKY" w:date="2026-09-15T17:29:07Z">
            <w:r>
              <w:rPr/>
              <w:fldChar w:fldCharType="begin"/>
            </w:r>
          </w:del>
          <w:del w:id="257" w:author="LKY" w:date="2026-09-15T17:29:07Z">
            <w:r>
              <w:rPr/>
              <w:delInstrText xml:space="preserve"> HYPERLINK \l _Toc1870 </w:delInstrText>
            </w:r>
          </w:del>
          <w:del w:id="258" w:author="LKY" w:date="2026-09-15T17:29:07Z">
            <w:r>
              <w:rPr/>
              <w:fldChar w:fldCharType="separate"/>
            </w:r>
          </w:del>
          <w:del w:id="259" w:author="LKY" w:date="2026-09-15T17:29:07Z">
            <w:r>
              <w:rPr>
                <w:rFonts w:hint="default" w:ascii="Times New Roman" w:hAnsi="Times New Roman"/>
                <w:bCs/>
                <w:szCs w:val="28"/>
                <w:lang w:val="en-US" w:eastAsia="zh-CN"/>
              </w:rPr>
              <w:delText>2.</w:delText>
            </w:r>
          </w:del>
          <w:del w:id="260" w:author="LKY" w:date="2026-09-15T17:29:07Z">
            <w:r>
              <w:rPr>
                <w:rFonts w:hint="eastAsia" w:ascii="Times New Roman" w:hAnsi="Times New Roman"/>
                <w:bCs/>
                <w:szCs w:val="28"/>
                <w:lang w:val="en-US" w:eastAsia="zh-CN"/>
              </w:rPr>
              <w:delText>3</w:delText>
            </w:r>
          </w:del>
          <w:del w:id="261" w:author="LKY" w:date="2026-09-15T17:29:07Z">
            <w:r>
              <w:rPr>
                <w:rFonts w:hint="default" w:ascii="Times New Roman" w:hAnsi="Times New Roman"/>
                <w:bCs/>
                <w:szCs w:val="28"/>
                <w:lang w:val="en-US" w:eastAsia="zh-CN"/>
              </w:rPr>
              <w:delText>.7</w:delText>
            </w:r>
          </w:del>
          <w:del w:id="262" w:author="LKY" w:date="2026-09-15T17:29:07Z">
            <w:r>
              <w:rPr>
                <w:rFonts w:hint="eastAsia" w:ascii="Times New Roman" w:hAnsi="Times New Roman"/>
                <w:bCs/>
                <w:szCs w:val="28"/>
                <w:lang w:val="en-US" w:eastAsia="zh-CN"/>
              </w:rPr>
              <w:delText xml:space="preserve"> TC模块</w:delText>
            </w:r>
          </w:del>
          <w:del w:id="263" w:author="LKY" w:date="2026-09-15T17:29:07Z">
            <w:r>
              <w:rPr/>
              <w:tab/>
            </w:r>
          </w:del>
          <w:del w:id="264" w:author="LKY" w:date="2026-09-15T17:29:07Z">
            <w:r>
              <w:rPr/>
              <w:fldChar w:fldCharType="begin"/>
            </w:r>
          </w:del>
          <w:del w:id="265" w:author="LKY" w:date="2026-09-15T17:29:07Z">
            <w:r>
              <w:rPr/>
              <w:delInstrText xml:space="preserve"> PAGEREF _Toc1870 \h </w:delInstrText>
            </w:r>
          </w:del>
          <w:del w:id="266" w:author="LKY" w:date="2026-09-15T17:29:07Z">
            <w:r>
              <w:rPr/>
              <w:fldChar w:fldCharType="separate"/>
            </w:r>
          </w:del>
          <w:del w:id="267" w:author="LKY" w:date="2026-09-15T17:29:07Z">
            <w:r>
              <w:rPr/>
              <w:delText>14</w:delText>
            </w:r>
          </w:del>
          <w:del w:id="268" w:author="LKY" w:date="2026-09-15T17:29:07Z">
            <w:r>
              <w:rPr/>
              <w:fldChar w:fldCharType="end"/>
            </w:r>
          </w:del>
          <w:del w:id="269" w:author="LKY" w:date="2026-09-15T17:29:07Z">
            <w:r>
              <w:rPr/>
              <w:fldChar w:fldCharType="end"/>
            </w:r>
          </w:del>
        </w:p>
        <w:p w14:paraId="42E2A2AE">
          <w:pPr>
            <w:pStyle w:val="7"/>
            <w:tabs>
              <w:tab w:val="right" w:leader="dot" w:pos="8306"/>
            </w:tabs>
            <w:rPr>
              <w:del w:id="270" w:author="LKY" w:date="2026-09-15T17:29:07Z"/>
            </w:rPr>
          </w:pPr>
          <w:del w:id="271" w:author="LKY" w:date="2026-09-15T17:29:07Z">
            <w:r>
              <w:rPr/>
              <w:fldChar w:fldCharType="begin"/>
            </w:r>
          </w:del>
          <w:del w:id="272" w:author="LKY" w:date="2026-09-15T17:29:07Z">
            <w:r>
              <w:rPr/>
              <w:delInstrText xml:space="preserve"> HYPERLINK \l _Toc31100 </w:delInstrText>
            </w:r>
          </w:del>
          <w:del w:id="273" w:author="LKY" w:date="2026-09-15T17:29:07Z">
            <w:r>
              <w:rPr/>
              <w:fldChar w:fldCharType="separate"/>
            </w:r>
          </w:del>
          <w:del w:id="274" w:author="LKY" w:date="2026-09-15T17:29:07Z">
            <w:r>
              <w:rPr>
                <w:rFonts w:hint="eastAsia" w:ascii="Times New Roman" w:hAnsi="Times New Roman"/>
                <w:bCs/>
                <w:szCs w:val="28"/>
                <w:lang w:val="en-US" w:eastAsia="zh-CN"/>
              </w:rPr>
              <w:delText>2.3.8 RS485使用</w:delText>
            </w:r>
          </w:del>
          <w:del w:id="275" w:author="LKY" w:date="2026-09-15T17:29:07Z">
            <w:r>
              <w:rPr/>
              <w:tab/>
            </w:r>
          </w:del>
          <w:del w:id="276" w:author="LKY" w:date="2026-09-15T17:29:07Z">
            <w:r>
              <w:rPr/>
              <w:fldChar w:fldCharType="begin"/>
            </w:r>
          </w:del>
          <w:del w:id="277" w:author="LKY" w:date="2026-09-15T17:29:07Z">
            <w:r>
              <w:rPr/>
              <w:delInstrText xml:space="preserve"> PAGEREF _Toc31100 \h </w:delInstrText>
            </w:r>
          </w:del>
          <w:del w:id="278" w:author="LKY" w:date="2026-09-15T17:29:07Z">
            <w:r>
              <w:rPr/>
              <w:fldChar w:fldCharType="separate"/>
            </w:r>
          </w:del>
          <w:del w:id="279" w:author="LKY" w:date="2026-09-15T17:29:07Z">
            <w:r>
              <w:rPr/>
              <w:delText>15</w:delText>
            </w:r>
          </w:del>
          <w:del w:id="280" w:author="LKY" w:date="2026-09-15T17:29:07Z">
            <w:r>
              <w:rPr/>
              <w:fldChar w:fldCharType="end"/>
            </w:r>
          </w:del>
          <w:del w:id="281" w:author="LKY" w:date="2026-09-15T17:29:07Z">
            <w:r>
              <w:rPr/>
              <w:fldChar w:fldCharType="end"/>
            </w:r>
          </w:del>
        </w:p>
        <w:p w14:paraId="0054BEDB">
          <w:pPr>
            <w:pStyle w:val="7"/>
            <w:tabs>
              <w:tab w:val="right" w:leader="dot" w:pos="8306"/>
            </w:tabs>
            <w:rPr>
              <w:del w:id="282" w:author="LKY" w:date="2026-09-15T17:29:07Z"/>
            </w:rPr>
          </w:pPr>
          <w:del w:id="283" w:author="LKY" w:date="2026-09-15T17:29:07Z">
            <w:r>
              <w:rPr/>
              <w:fldChar w:fldCharType="begin"/>
            </w:r>
          </w:del>
          <w:del w:id="284" w:author="LKY" w:date="2026-09-15T17:29:07Z">
            <w:r>
              <w:rPr/>
              <w:delInstrText xml:space="preserve"> HYPERLINK \l _Toc32590 </w:delInstrText>
            </w:r>
          </w:del>
          <w:del w:id="285" w:author="LKY" w:date="2026-09-15T17:29:07Z">
            <w:r>
              <w:rPr/>
              <w:fldChar w:fldCharType="separate"/>
            </w:r>
          </w:del>
          <w:del w:id="286" w:author="LKY" w:date="2026-09-15T17:29:07Z">
            <w:r>
              <w:rPr>
                <w:rFonts w:hint="eastAsia" w:ascii="Times New Roman" w:hAnsi="Times New Roman" w:cstheme="minorBidi"/>
                <w:bCs/>
                <w:kern w:val="2"/>
                <w:szCs w:val="28"/>
                <w:lang w:val="en-US" w:eastAsia="zh-CN" w:bidi="ar-SA"/>
              </w:rPr>
              <w:delText>2.3.9 N板端口使用</w:delText>
            </w:r>
          </w:del>
          <w:del w:id="287" w:author="LKY" w:date="2026-09-15T17:29:07Z">
            <w:r>
              <w:rPr/>
              <w:tab/>
            </w:r>
          </w:del>
          <w:del w:id="288" w:author="LKY" w:date="2026-09-15T17:29:07Z">
            <w:r>
              <w:rPr/>
              <w:fldChar w:fldCharType="begin"/>
            </w:r>
          </w:del>
          <w:del w:id="289" w:author="LKY" w:date="2026-09-15T17:29:07Z">
            <w:r>
              <w:rPr/>
              <w:delInstrText xml:space="preserve"> PAGEREF _Toc32590 \h </w:delInstrText>
            </w:r>
          </w:del>
          <w:del w:id="290" w:author="LKY" w:date="2026-09-15T17:29:07Z">
            <w:r>
              <w:rPr/>
              <w:fldChar w:fldCharType="separate"/>
            </w:r>
          </w:del>
          <w:del w:id="291" w:author="LKY" w:date="2026-09-15T17:29:07Z">
            <w:r>
              <w:rPr/>
              <w:delText>15</w:delText>
            </w:r>
          </w:del>
          <w:del w:id="292" w:author="LKY" w:date="2026-09-15T17:29:07Z">
            <w:r>
              <w:rPr/>
              <w:fldChar w:fldCharType="end"/>
            </w:r>
          </w:del>
          <w:del w:id="293" w:author="LKY" w:date="2026-09-15T17:29:07Z">
            <w:r>
              <w:rPr/>
              <w:fldChar w:fldCharType="end"/>
            </w:r>
          </w:del>
        </w:p>
        <w:p w14:paraId="74858BDE">
          <w:pPr>
            <w:pStyle w:val="11"/>
            <w:tabs>
              <w:tab w:val="right" w:leader="dot" w:pos="8306"/>
            </w:tabs>
            <w:rPr>
              <w:del w:id="294" w:author="LKY" w:date="2026-09-15T17:29:07Z"/>
            </w:rPr>
          </w:pPr>
          <w:del w:id="295" w:author="LKY" w:date="2026-09-15T17:29:07Z">
            <w:r>
              <w:rPr/>
              <w:fldChar w:fldCharType="begin"/>
            </w:r>
          </w:del>
          <w:del w:id="296" w:author="LKY" w:date="2026-09-15T17:29:07Z">
            <w:r>
              <w:rPr/>
              <w:delInstrText xml:space="preserve"> HYPERLINK \l _Toc5938 </w:delInstrText>
            </w:r>
          </w:del>
          <w:del w:id="297" w:author="LKY" w:date="2026-09-15T17:29:07Z">
            <w:r>
              <w:rPr/>
              <w:fldChar w:fldCharType="separate"/>
            </w:r>
          </w:del>
          <w:del w:id="298" w:author="LKY" w:date="2026-09-15T17:29:07Z">
            <w:r>
              <w:rPr>
                <w:rFonts w:hint="eastAsia" w:ascii="Times New Roman" w:hAnsi="Times New Roman" w:eastAsia="宋体" w:cs="宋体"/>
                <w:bCs/>
                <w:szCs w:val="32"/>
                <w:lang w:val="en-US" w:eastAsia="zh-CN"/>
              </w:rPr>
              <w:delText>2.4 LED</w:delText>
            </w:r>
          </w:del>
          <w:del w:id="299" w:author="LKY" w:date="2026-09-15T17:29:07Z">
            <w:r>
              <w:rPr/>
              <w:tab/>
            </w:r>
          </w:del>
          <w:del w:id="300" w:author="LKY" w:date="2026-09-15T17:29:07Z">
            <w:r>
              <w:rPr/>
              <w:fldChar w:fldCharType="begin"/>
            </w:r>
          </w:del>
          <w:del w:id="301" w:author="LKY" w:date="2026-09-15T17:29:07Z">
            <w:r>
              <w:rPr/>
              <w:delInstrText xml:space="preserve"> PAGEREF _Toc5938 \h </w:delInstrText>
            </w:r>
          </w:del>
          <w:del w:id="302" w:author="LKY" w:date="2026-09-15T17:29:07Z">
            <w:r>
              <w:rPr/>
              <w:fldChar w:fldCharType="separate"/>
            </w:r>
          </w:del>
          <w:del w:id="303" w:author="LKY" w:date="2026-09-15T17:29:07Z">
            <w:r>
              <w:rPr/>
              <w:delText>19</w:delText>
            </w:r>
          </w:del>
          <w:del w:id="304" w:author="LKY" w:date="2026-09-15T17:29:07Z">
            <w:r>
              <w:rPr/>
              <w:fldChar w:fldCharType="end"/>
            </w:r>
          </w:del>
          <w:del w:id="305" w:author="LKY" w:date="2026-09-15T17:29:07Z">
            <w:r>
              <w:rPr/>
              <w:fldChar w:fldCharType="end"/>
            </w:r>
          </w:del>
        </w:p>
        <w:p w14:paraId="4255D301">
          <w:pPr>
            <w:pStyle w:val="11"/>
            <w:tabs>
              <w:tab w:val="right" w:leader="dot" w:pos="8306"/>
            </w:tabs>
            <w:rPr>
              <w:del w:id="306" w:author="LKY" w:date="2026-09-15T17:29:07Z"/>
            </w:rPr>
          </w:pPr>
          <w:del w:id="307" w:author="LKY" w:date="2026-09-15T17:29:07Z">
            <w:r>
              <w:rPr/>
              <w:fldChar w:fldCharType="begin"/>
            </w:r>
          </w:del>
          <w:del w:id="308" w:author="LKY" w:date="2026-09-15T17:29:07Z">
            <w:r>
              <w:rPr/>
              <w:delInstrText xml:space="preserve"> HYPERLINK \l _Toc22570 </w:delInstrText>
            </w:r>
          </w:del>
          <w:del w:id="309" w:author="LKY" w:date="2026-09-15T17:29:07Z">
            <w:r>
              <w:rPr/>
              <w:fldChar w:fldCharType="separate"/>
            </w:r>
          </w:del>
          <w:del w:id="310" w:author="LKY" w:date="2026-09-15T17:29:07Z">
            <w:r>
              <w:rPr>
                <w:rFonts w:hint="eastAsia" w:ascii="Times New Roman" w:hAnsi="Times New Roman"/>
                <w:bCs/>
                <w:szCs w:val="32"/>
                <w:lang w:val="en-US" w:eastAsia="zh-CN"/>
              </w:rPr>
              <w:delText>2.6网络接口</w:delText>
            </w:r>
          </w:del>
          <w:del w:id="311" w:author="LKY" w:date="2026-09-15T17:29:07Z">
            <w:r>
              <w:rPr/>
              <w:tab/>
            </w:r>
          </w:del>
          <w:del w:id="312" w:author="LKY" w:date="2026-09-15T17:29:07Z">
            <w:r>
              <w:rPr/>
              <w:fldChar w:fldCharType="begin"/>
            </w:r>
          </w:del>
          <w:del w:id="313" w:author="LKY" w:date="2026-09-15T17:29:07Z">
            <w:r>
              <w:rPr/>
              <w:delInstrText xml:space="preserve"> PAGEREF _Toc22570 \h </w:delInstrText>
            </w:r>
          </w:del>
          <w:del w:id="314" w:author="LKY" w:date="2026-09-15T17:29:07Z">
            <w:r>
              <w:rPr/>
              <w:fldChar w:fldCharType="separate"/>
            </w:r>
          </w:del>
          <w:del w:id="315" w:author="LKY" w:date="2026-09-15T17:29:07Z">
            <w:r>
              <w:rPr/>
              <w:delText>20</w:delText>
            </w:r>
          </w:del>
          <w:del w:id="316" w:author="LKY" w:date="2026-09-15T17:29:07Z">
            <w:r>
              <w:rPr/>
              <w:fldChar w:fldCharType="end"/>
            </w:r>
          </w:del>
          <w:del w:id="317" w:author="LKY" w:date="2026-09-15T17:29:07Z">
            <w:r>
              <w:rPr/>
              <w:fldChar w:fldCharType="end"/>
            </w:r>
          </w:del>
        </w:p>
        <w:p w14:paraId="11655215">
          <w:pPr>
            <w:pStyle w:val="11"/>
            <w:tabs>
              <w:tab w:val="right" w:leader="dot" w:pos="8306"/>
            </w:tabs>
            <w:rPr>
              <w:del w:id="318" w:author="LKY" w:date="2026-09-15T17:29:07Z"/>
            </w:rPr>
          </w:pPr>
          <w:del w:id="319" w:author="LKY" w:date="2026-09-15T17:29:07Z">
            <w:r>
              <w:rPr/>
              <w:fldChar w:fldCharType="begin"/>
            </w:r>
          </w:del>
          <w:del w:id="320" w:author="LKY" w:date="2026-09-15T17:29:07Z">
            <w:r>
              <w:rPr/>
              <w:delInstrText xml:space="preserve"> HYPERLINK \l _Toc11591 </w:delInstrText>
            </w:r>
          </w:del>
          <w:del w:id="321" w:author="LKY" w:date="2026-09-15T17:29:07Z">
            <w:r>
              <w:rPr/>
              <w:fldChar w:fldCharType="separate"/>
            </w:r>
          </w:del>
          <w:del w:id="322" w:author="LKY" w:date="2026-09-15T17:29:07Z">
            <w:r>
              <w:rPr>
                <w:rFonts w:hint="eastAsia" w:ascii="Times New Roman" w:hAnsi="Times New Roman" w:cs="宋体"/>
                <w:szCs w:val="32"/>
                <w:lang w:val="en-US" w:eastAsia="zh-CN" w:bidi="en-US"/>
              </w:rPr>
              <w:delText>2.7 USB接口</w:delText>
            </w:r>
          </w:del>
          <w:del w:id="323" w:author="LKY" w:date="2026-09-15T17:29:07Z">
            <w:r>
              <w:rPr/>
              <w:tab/>
            </w:r>
          </w:del>
          <w:del w:id="324" w:author="LKY" w:date="2026-09-15T17:29:07Z">
            <w:r>
              <w:rPr/>
              <w:fldChar w:fldCharType="begin"/>
            </w:r>
          </w:del>
          <w:del w:id="325" w:author="LKY" w:date="2026-09-15T17:29:07Z">
            <w:r>
              <w:rPr/>
              <w:delInstrText xml:space="preserve"> PAGEREF _Toc11591 \h </w:delInstrText>
            </w:r>
          </w:del>
          <w:del w:id="326" w:author="LKY" w:date="2026-09-15T17:29:07Z">
            <w:r>
              <w:rPr/>
              <w:fldChar w:fldCharType="separate"/>
            </w:r>
          </w:del>
          <w:del w:id="327" w:author="LKY" w:date="2026-09-15T17:29:07Z">
            <w:r>
              <w:rPr/>
              <w:delText>21</w:delText>
            </w:r>
          </w:del>
          <w:del w:id="328" w:author="LKY" w:date="2026-09-15T17:29:07Z">
            <w:r>
              <w:rPr/>
              <w:fldChar w:fldCharType="end"/>
            </w:r>
          </w:del>
          <w:del w:id="329" w:author="LKY" w:date="2026-09-15T17:29:07Z">
            <w:r>
              <w:rPr/>
              <w:fldChar w:fldCharType="end"/>
            </w:r>
          </w:del>
        </w:p>
        <w:p w14:paraId="145C46CB">
          <w:pPr>
            <w:pStyle w:val="11"/>
            <w:tabs>
              <w:tab w:val="right" w:leader="dot" w:pos="8306"/>
            </w:tabs>
            <w:rPr>
              <w:del w:id="330" w:author="LKY" w:date="2026-09-15T17:29:07Z"/>
            </w:rPr>
          </w:pPr>
          <w:del w:id="331" w:author="LKY" w:date="2026-09-15T17:29:07Z">
            <w:r>
              <w:rPr/>
              <w:fldChar w:fldCharType="begin"/>
            </w:r>
          </w:del>
          <w:del w:id="332" w:author="LKY" w:date="2026-09-15T17:29:07Z">
            <w:r>
              <w:rPr/>
              <w:delInstrText xml:space="preserve"> HYPERLINK \l _Toc4113 </w:delInstrText>
            </w:r>
          </w:del>
          <w:del w:id="333" w:author="LKY" w:date="2026-09-15T17:29:07Z">
            <w:r>
              <w:rPr/>
              <w:fldChar w:fldCharType="separate"/>
            </w:r>
          </w:del>
          <w:del w:id="334" w:author="LKY" w:date="2026-09-15T17:29:07Z">
            <w:r>
              <w:rPr>
                <w:rFonts w:hint="eastAsia" w:ascii="Times New Roman" w:hAnsi="Times New Roman" w:cs="宋体"/>
                <w:szCs w:val="32"/>
                <w:lang w:val="en-US" w:eastAsia="zh-CN" w:bidi="en-US"/>
              </w:rPr>
              <w:delText>2.8 HDMI接口</w:delText>
            </w:r>
          </w:del>
          <w:del w:id="335" w:author="LKY" w:date="2026-09-15T17:29:07Z">
            <w:r>
              <w:rPr/>
              <w:tab/>
            </w:r>
          </w:del>
          <w:del w:id="336" w:author="LKY" w:date="2026-09-15T17:29:07Z">
            <w:r>
              <w:rPr/>
              <w:fldChar w:fldCharType="begin"/>
            </w:r>
          </w:del>
          <w:del w:id="337" w:author="LKY" w:date="2026-09-15T17:29:07Z">
            <w:r>
              <w:rPr/>
              <w:delInstrText xml:space="preserve"> PAGEREF _Toc4113 \h </w:delInstrText>
            </w:r>
          </w:del>
          <w:del w:id="338" w:author="LKY" w:date="2026-09-15T17:29:07Z">
            <w:r>
              <w:rPr/>
              <w:fldChar w:fldCharType="separate"/>
            </w:r>
          </w:del>
          <w:del w:id="339" w:author="LKY" w:date="2026-09-15T17:29:07Z">
            <w:r>
              <w:rPr/>
              <w:delText>23</w:delText>
            </w:r>
          </w:del>
          <w:del w:id="340" w:author="LKY" w:date="2026-09-15T17:29:07Z">
            <w:r>
              <w:rPr/>
              <w:fldChar w:fldCharType="end"/>
            </w:r>
          </w:del>
          <w:del w:id="341" w:author="LKY" w:date="2026-09-15T17:29:07Z">
            <w:r>
              <w:rPr/>
              <w:fldChar w:fldCharType="end"/>
            </w:r>
          </w:del>
        </w:p>
        <w:p w14:paraId="79945AC4">
          <w:pPr>
            <w:pStyle w:val="11"/>
            <w:tabs>
              <w:tab w:val="right" w:leader="dot" w:pos="8306"/>
            </w:tabs>
            <w:rPr>
              <w:del w:id="342" w:author="LKY" w:date="2026-09-15T17:29:07Z"/>
            </w:rPr>
          </w:pPr>
          <w:del w:id="343" w:author="LKY" w:date="2026-09-15T17:29:07Z">
            <w:r>
              <w:rPr/>
              <w:fldChar w:fldCharType="begin"/>
            </w:r>
          </w:del>
          <w:del w:id="344" w:author="LKY" w:date="2026-09-15T17:29:07Z">
            <w:r>
              <w:rPr/>
              <w:delInstrText xml:space="preserve"> HYPERLINK \l _Toc705 </w:delInstrText>
            </w:r>
          </w:del>
          <w:del w:id="345" w:author="LKY" w:date="2026-09-15T17:29:07Z">
            <w:r>
              <w:rPr/>
              <w:fldChar w:fldCharType="separate"/>
            </w:r>
          </w:del>
          <w:del w:id="346" w:author="LKY" w:date="2026-09-15T17:29:07Z">
            <w:r>
              <w:rPr>
                <w:rFonts w:hint="eastAsia" w:ascii="Times New Roman" w:hAnsi="Times New Roman" w:cs="宋体"/>
                <w:kern w:val="2"/>
                <w:szCs w:val="32"/>
                <w:lang w:val="en-US" w:eastAsia="zh-CN" w:bidi="en-US"/>
              </w:rPr>
              <w:delText>2.9调试串口</w:delText>
            </w:r>
          </w:del>
          <w:del w:id="347" w:author="LKY" w:date="2026-09-15T17:29:07Z">
            <w:r>
              <w:rPr/>
              <w:tab/>
            </w:r>
          </w:del>
          <w:del w:id="348" w:author="LKY" w:date="2026-09-15T17:29:07Z">
            <w:r>
              <w:rPr/>
              <w:fldChar w:fldCharType="begin"/>
            </w:r>
          </w:del>
          <w:del w:id="349" w:author="LKY" w:date="2026-09-15T17:29:07Z">
            <w:r>
              <w:rPr/>
              <w:delInstrText xml:space="preserve"> PAGEREF _Toc705 \h </w:delInstrText>
            </w:r>
          </w:del>
          <w:del w:id="350" w:author="LKY" w:date="2026-09-15T17:29:07Z">
            <w:r>
              <w:rPr/>
              <w:fldChar w:fldCharType="separate"/>
            </w:r>
          </w:del>
          <w:del w:id="351" w:author="LKY" w:date="2026-09-15T17:29:07Z">
            <w:r>
              <w:rPr/>
              <w:delText>24</w:delText>
            </w:r>
          </w:del>
          <w:del w:id="352" w:author="LKY" w:date="2026-09-15T17:29:07Z">
            <w:r>
              <w:rPr/>
              <w:fldChar w:fldCharType="end"/>
            </w:r>
          </w:del>
          <w:del w:id="353" w:author="LKY" w:date="2026-09-15T17:29:07Z">
            <w:r>
              <w:rPr/>
              <w:fldChar w:fldCharType="end"/>
            </w:r>
          </w:del>
        </w:p>
        <w:p w14:paraId="02DBCDB7">
          <w:pPr>
            <w:pStyle w:val="11"/>
            <w:tabs>
              <w:tab w:val="right" w:leader="dot" w:pos="8306"/>
            </w:tabs>
            <w:rPr>
              <w:del w:id="354" w:author="LKY" w:date="2026-09-15T17:29:07Z"/>
            </w:rPr>
          </w:pPr>
          <w:del w:id="355" w:author="LKY" w:date="2026-09-15T17:29:07Z">
            <w:r>
              <w:rPr/>
              <w:fldChar w:fldCharType="begin"/>
            </w:r>
          </w:del>
          <w:del w:id="356" w:author="LKY" w:date="2026-09-15T17:29:07Z">
            <w:r>
              <w:rPr/>
              <w:delInstrText xml:space="preserve"> HYPERLINK \l _Toc21823 </w:delInstrText>
            </w:r>
          </w:del>
          <w:del w:id="357" w:author="LKY" w:date="2026-09-15T17:29:07Z">
            <w:r>
              <w:rPr/>
              <w:fldChar w:fldCharType="separate"/>
            </w:r>
          </w:del>
          <w:del w:id="358" w:author="LKY" w:date="2026-09-15T17:29:07Z">
            <w:r>
              <w:rPr>
                <w:rFonts w:hint="eastAsia" w:ascii="Times New Roman" w:hAnsi="Times New Roman" w:cs="宋体"/>
                <w:kern w:val="2"/>
                <w:szCs w:val="32"/>
                <w:lang w:val="en-US" w:eastAsia="zh-CN" w:bidi="en-US"/>
              </w:rPr>
              <w:delText>2.10 SIM卡插槽</w:delText>
            </w:r>
          </w:del>
          <w:del w:id="359" w:author="LKY" w:date="2026-09-15T17:29:07Z">
            <w:r>
              <w:rPr/>
              <w:tab/>
            </w:r>
          </w:del>
          <w:del w:id="360" w:author="LKY" w:date="2026-09-15T17:29:07Z">
            <w:r>
              <w:rPr/>
              <w:fldChar w:fldCharType="begin"/>
            </w:r>
          </w:del>
          <w:del w:id="361" w:author="LKY" w:date="2026-09-15T17:29:07Z">
            <w:r>
              <w:rPr/>
              <w:delInstrText xml:space="preserve"> PAGEREF _Toc21823 \h </w:delInstrText>
            </w:r>
          </w:del>
          <w:del w:id="362" w:author="LKY" w:date="2026-09-15T17:29:07Z">
            <w:r>
              <w:rPr/>
              <w:fldChar w:fldCharType="separate"/>
            </w:r>
          </w:del>
          <w:del w:id="363" w:author="LKY" w:date="2026-09-15T17:29:07Z">
            <w:r>
              <w:rPr/>
              <w:delText>24</w:delText>
            </w:r>
          </w:del>
          <w:del w:id="364" w:author="LKY" w:date="2026-09-15T17:29:07Z">
            <w:r>
              <w:rPr/>
              <w:fldChar w:fldCharType="end"/>
            </w:r>
          </w:del>
          <w:del w:id="365" w:author="LKY" w:date="2026-09-15T17:29:07Z">
            <w:r>
              <w:rPr/>
              <w:fldChar w:fldCharType="end"/>
            </w:r>
          </w:del>
        </w:p>
        <w:p w14:paraId="45C15C32">
          <w:pPr>
            <w:pStyle w:val="11"/>
            <w:tabs>
              <w:tab w:val="right" w:leader="dot" w:pos="8306"/>
            </w:tabs>
            <w:rPr>
              <w:del w:id="366" w:author="LKY" w:date="2026-09-15T17:29:07Z"/>
            </w:rPr>
          </w:pPr>
          <w:del w:id="367" w:author="LKY" w:date="2026-09-15T17:29:07Z">
            <w:r>
              <w:rPr/>
              <w:fldChar w:fldCharType="begin"/>
            </w:r>
          </w:del>
          <w:del w:id="368" w:author="LKY" w:date="2026-09-15T17:29:07Z">
            <w:r>
              <w:rPr/>
              <w:delInstrText xml:space="preserve"> HYPERLINK \l _Toc11016 </w:delInstrText>
            </w:r>
          </w:del>
          <w:del w:id="369" w:author="LKY" w:date="2026-09-15T17:29:07Z">
            <w:r>
              <w:rPr/>
              <w:fldChar w:fldCharType="separate"/>
            </w:r>
          </w:del>
          <w:del w:id="370" w:author="LKY" w:date="2026-09-15T17:29:07Z">
            <w:r>
              <w:rPr>
                <w:rFonts w:hint="eastAsia" w:ascii="Times New Roman" w:hAnsi="Times New Roman" w:cs="宋体"/>
                <w:kern w:val="2"/>
                <w:szCs w:val="32"/>
                <w:lang w:val="en-US" w:eastAsia="zh-CN" w:bidi="en-US"/>
              </w:rPr>
              <w:delText>2.11 SD卡插槽</w:delText>
            </w:r>
          </w:del>
          <w:del w:id="371" w:author="LKY" w:date="2026-09-15T17:29:07Z">
            <w:r>
              <w:rPr/>
              <w:tab/>
            </w:r>
          </w:del>
          <w:del w:id="372" w:author="LKY" w:date="2026-09-15T17:29:07Z">
            <w:r>
              <w:rPr/>
              <w:fldChar w:fldCharType="begin"/>
            </w:r>
          </w:del>
          <w:del w:id="373" w:author="LKY" w:date="2026-09-15T17:29:07Z">
            <w:r>
              <w:rPr/>
              <w:delInstrText xml:space="preserve"> PAGEREF _Toc11016 \h </w:delInstrText>
            </w:r>
          </w:del>
          <w:del w:id="374" w:author="LKY" w:date="2026-09-15T17:29:07Z">
            <w:r>
              <w:rPr/>
              <w:fldChar w:fldCharType="separate"/>
            </w:r>
          </w:del>
          <w:del w:id="375" w:author="LKY" w:date="2026-09-15T17:29:07Z">
            <w:r>
              <w:rPr/>
              <w:delText>24</w:delText>
            </w:r>
          </w:del>
          <w:del w:id="376" w:author="LKY" w:date="2026-09-15T17:29:07Z">
            <w:r>
              <w:rPr/>
              <w:fldChar w:fldCharType="end"/>
            </w:r>
          </w:del>
          <w:del w:id="377" w:author="LKY" w:date="2026-09-15T17:29:07Z">
            <w:r>
              <w:rPr/>
              <w:fldChar w:fldCharType="end"/>
            </w:r>
          </w:del>
        </w:p>
        <w:p w14:paraId="18C752D0">
          <w:pPr>
            <w:pStyle w:val="11"/>
            <w:tabs>
              <w:tab w:val="right" w:leader="dot" w:pos="8306"/>
            </w:tabs>
            <w:rPr>
              <w:del w:id="378" w:author="LKY" w:date="2026-09-15T17:29:07Z"/>
            </w:rPr>
          </w:pPr>
          <w:del w:id="379" w:author="LKY" w:date="2026-09-15T17:29:07Z">
            <w:r>
              <w:rPr/>
              <w:fldChar w:fldCharType="begin"/>
            </w:r>
          </w:del>
          <w:del w:id="380" w:author="LKY" w:date="2026-09-15T17:29:07Z">
            <w:r>
              <w:rPr/>
              <w:delInstrText xml:space="preserve"> HYPERLINK \l _Toc6928 </w:delInstrText>
            </w:r>
          </w:del>
          <w:del w:id="381" w:author="LKY" w:date="2026-09-15T17:29:07Z">
            <w:r>
              <w:rPr/>
              <w:fldChar w:fldCharType="separate"/>
            </w:r>
          </w:del>
          <w:del w:id="382" w:author="LKY" w:date="2026-09-15T17:29:07Z">
            <w:r>
              <w:rPr>
                <w:rFonts w:hint="eastAsia" w:ascii="Times New Roman" w:hAnsi="Times New Roman" w:cs="宋体"/>
                <w:kern w:val="2"/>
                <w:szCs w:val="32"/>
                <w:lang w:val="en-US" w:eastAsia="zh-CN" w:bidi="en-US"/>
              </w:rPr>
              <w:delText>2.12重启按钮</w:delText>
            </w:r>
          </w:del>
          <w:del w:id="383" w:author="LKY" w:date="2026-09-15T17:29:07Z">
            <w:r>
              <w:rPr/>
              <w:tab/>
            </w:r>
          </w:del>
          <w:del w:id="384" w:author="LKY" w:date="2026-09-15T17:29:07Z">
            <w:r>
              <w:rPr/>
              <w:fldChar w:fldCharType="begin"/>
            </w:r>
          </w:del>
          <w:del w:id="385" w:author="LKY" w:date="2026-09-15T17:29:07Z">
            <w:r>
              <w:rPr/>
              <w:delInstrText xml:space="preserve"> PAGEREF _Toc6928 \h </w:delInstrText>
            </w:r>
          </w:del>
          <w:del w:id="386" w:author="LKY" w:date="2026-09-15T17:29:07Z">
            <w:r>
              <w:rPr/>
              <w:fldChar w:fldCharType="separate"/>
            </w:r>
          </w:del>
          <w:del w:id="387" w:author="LKY" w:date="2026-09-15T17:29:07Z">
            <w:r>
              <w:rPr/>
              <w:delText>26</w:delText>
            </w:r>
          </w:del>
          <w:del w:id="388" w:author="LKY" w:date="2026-09-15T17:29:07Z">
            <w:r>
              <w:rPr/>
              <w:fldChar w:fldCharType="end"/>
            </w:r>
          </w:del>
          <w:del w:id="389" w:author="LKY" w:date="2026-09-15T17:29:07Z">
            <w:r>
              <w:rPr/>
              <w:fldChar w:fldCharType="end"/>
            </w:r>
          </w:del>
        </w:p>
        <w:p w14:paraId="7A9F06ED">
          <w:pPr>
            <w:pStyle w:val="11"/>
            <w:tabs>
              <w:tab w:val="right" w:leader="dot" w:pos="8306"/>
            </w:tabs>
            <w:rPr>
              <w:del w:id="390" w:author="LKY" w:date="2026-09-15T17:29:07Z"/>
            </w:rPr>
          </w:pPr>
          <w:del w:id="391" w:author="LKY" w:date="2026-09-15T17:29:07Z">
            <w:r>
              <w:rPr/>
              <w:fldChar w:fldCharType="begin"/>
            </w:r>
          </w:del>
          <w:del w:id="392" w:author="LKY" w:date="2026-09-15T17:29:07Z">
            <w:r>
              <w:rPr/>
              <w:delInstrText xml:space="preserve"> HYPERLINK \l _Toc11073 </w:delInstrText>
            </w:r>
          </w:del>
          <w:del w:id="393" w:author="LKY" w:date="2026-09-15T17:29:07Z">
            <w:r>
              <w:rPr/>
              <w:fldChar w:fldCharType="separate"/>
            </w:r>
          </w:del>
          <w:del w:id="394" w:author="LKY" w:date="2026-09-15T17:29:07Z">
            <w:r>
              <w:rPr>
                <w:rFonts w:hint="eastAsia" w:ascii="Times New Roman" w:hAnsi="Times New Roman" w:cs="宋体"/>
                <w:kern w:val="2"/>
                <w:szCs w:val="32"/>
                <w:lang w:val="en-US" w:eastAsia="zh-CN" w:bidi="en-US"/>
              </w:rPr>
              <w:delText>2.13 PCIE接口</w:delText>
            </w:r>
          </w:del>
          <w:del w:id="395" w:author="LKY" w:date="2026-09-15T17:29:07Z">
            <w:r>
              <w:rPr/>
              <w:tab/>
            </w:r>
          </w:del>
          <w:del w:id="396" w:author="LKY" w:date="2026-09-15T17:29:07Z">
            <w:r>
              <w:rPr/>
              <w:fldChar w:fldCharType="begin"/>
            </w:r>
          </w:del>
          <w:del w:id="397" w:author="LKY" w:date="2026-09-15T17:29:07Z">
            <w:r>
              <w:rPr/>
              <w:delInstrText xml:space="preserve"> PAGEREF _Toc11073 \h </w:delInstrText>
            </w:r>
          </w:del>
          <w:del w:id="398" w:author="LKY" w:date="2026-09-15T17:29:07Z">
            <w:r>
              <w:rPr/>
              <w:fldChar w:fldCharType="separate"/>
            </w:r>
          </w:del>
          <w:del w:id="399" w:author="LKY" w:date="2026-09-15T17:29:07Z">
            <w:r>
              <w:rPr/>
              <w:delText>26</w:delText>
            </w:r>
          </w:del>
          <w:del w:id="400" w:author="LKY" w:date="2026-09-15T17:29:07Z">
            <w:r>
              <w:rPr/>
              <w:fldChar w:fldCharType="end"/>
            </w:r>
          </w:del>
          <w:del w:id="401" w:author="LKY" w:date="2026-09-15T17:29:07Z">
            <w:r>
              <w:rPr/>
              <w:fldChar w:fldCharType="end"/>
            </w:r>
          </w:del>
        </w:p>
        <w:p w14:paraId="251265EB">
          <w:pPr>
            <w:pStyle w:val="7"/>
            <w:tabs>
              <w:tab w:val="right" w:leader="dot" w:pos="8306"/>
            </w:tabs>
            <w:rPr>
              <w:del w:id="402" w:author="LKY" w:date="2026-09-15T17:29:07Z"/>
            </w:rPr>
          </w:pPr>
          <w:del w:id="403" w:author="LKY" w:date="2026-09-15T17:29:07Z">
            <w:r>
              <w:rPr/>
              <w:fldChar w:fldCharType="begin"/>
            </w:r>
          </w:del>
          <w:del w:id="404" w:author="LKY" w:date="2026-09-15T17:29:07Z">
            <w:r>
              <w:rPr/>
              <w:delInstrText xml:space="preserve"> HYPERLINK \l _Toc31874 </w:delInstrText>
            </w:r>
          </w:del>
          <w:del w:id="405" w:author="LKY" w:date="2026-09-15T17:29:07Z">
            <w:r>
              <w:rPr/>
              <w:fldChar w:fldCharType="separate"/>
            </w:r>
          </w:del>
          <w:del w:id="406" w:author="LKY" w:date="2026-09-15T17:29:07Z">
            <w:r>
              <w:rPr>
                <w:rFonts w:hint="eastAsia" w:ascii="Times New Roman" w:hAnsi="Times New Roman" w:eastAsia="宋体" w:cs="宋体"/>
                <w:bCs w:val="0"/>
                <w:szCs w:val="28"/>
                <w:lang w:val="en-US" w:eastAsia="zh-CN" w:bidi="en-US"/>
              </w:rPr>
              <w:delText>2.13.1 4G模块</w:delText>
            </w:r>
          </w:del>
          <w:del w:id="407" w:author="LKY" w:date="2026-09-15T17:29:07Z">
            <w:r>
              <w:rPr/>
              <w:tab/>
            </w:r>
          </w:del>
          <w:del w:id="408" w:author="LKY" w:date="2026-09-15T17:29:07Z">
            <w:r>
              <w:rPr/>
              <w:fldChar w:fldCharType="begin"/>
            </w:r>
          </w:del>
          <w:del w:id="409" w:author="LKY" w:date="2026-09-15T17:29:07Z">
            <w:r>
              <w:rPr/>
              <w:delInstrText xml:space="preserve"> PAGEREF _Toc31874 \h </w:delInstrText>
            </w:r>
          </w:del>
          <w:del w:id="410" w:author="LKY" w:date="2026-09-15T17:29:07Z">
            <w:r>
              <w:rPr/>
              <w:fldChar w:fldCharType="separate"/>
            </w:r>
          </w:del>
          <w:del w:id="411" w:author="LKY" w:date="2026-09-15T17:29:07Z">
            <w:r>
              <w:rPr/>
              <w:delText>26</w:delText>
            </w:r>
          </w:del>
          <w:del w:id="412" w:author="LKY" w:date="2026-09-15T17:29:07Z">
            <w:r>
              <w:rPr/>
              <w:fldChar w:fldCharType="end"/>
            </w:r>
          </w:del>
          <w:del w:id="413" w:author="LKY" w:date="2026-09-15T17:29:07Z">
            <w:r>
              <w:rPr/>
              <w:fldChar w:fldCharType="end"/>
            </w:r>
          </w:del>
        </w:p>
        <w:p w14:paraId="5A9B7C7A">
          <w:pPr>
            <w:pStyle w:val="7"/>
            <w:tabs>
              <w:tab w:val="right" w:leader="dot" w:pos="8306"/>
            </w:tabs>
            <w:rPr>
              <w:del w:id="414" w:author="LKY" w:date="2026-09-15T17:29:07Z"/>
            </w:rPr>
          </w:pPr>
          <w:del w:id="415" w:author="LKY" w:date="2026-09-15T17:29:07Z">
            <w:r>
              <w:rPr/>
              <w:fldChar w:fldCharType="begin"/>
            </w:r>
          </w:del>
          <w:del w:id="416" w:author="LKY" w:date="2026-09-15T17:29:07Z">
            <w:r>
              <w:rPr/>
              <w:delInstrText xml:space="preserve"> HYPERLINK \l _Toc23345 </w:delInstrText>
            </w:r>
          </w:del>
          <w:del w:id="417" w:author="LKY" w:date="2026-09-15T17:29:07Z">
            <w:r>
              <w:rPr/>
              <w:fldChar w:fldCharType="separate"/>
            </w:r>
          </w:del>
          <w:del w:id="418" w:author="LKY" w:date="2026-09-15T17:29:07Z">
            <w:r>
              <w:rPr>
                <w:rFonts w:hint="eastAsia" w:ascii="Times New Roman" w:hAnsi="Times New Roman" w:eastAsia="宋体" w:cs="宋体"/>
                <w:bCs w:val="0"/>
                <w:szCs w:val="28"/>
                <w:lang w:val="en-US" w:eastAsia="zh-CN" w:bidi="en-US"/>
              </w:rPr>
              <w:delText>2.13.2 Wi-Fi模块</w:delText>
            </w:r>
          </w:del>
          <w:del w:id="419" w:author="LKY" w:date="2026-09-15T17:29:07Z">
            <w:r>
              <w:rPr/>
              <w:tab/>
            </w:r>
          </w:del>
          <w:del w:id="420" w:author="LKY" w:date="2026-09-15T17:29:07Z">
            <w:r>
              <w:rPr/>
              <w:fldChar w:fldCharType="begin"/>
            </w:r>
          </w:del>
          <w:del w:id="421" w:author="LKY" w:date="2026-09-15T17:29:07Z">
            <w:r>
              <w:rPr/>
              <w:delInstrText xml:space="preserve"> PAGEREF _Toc23345 \h </w:delInstrText>
            </w:r>
          </w:del>
          <w:del w:id="422" w:author="LKY" w:date="2026-09-15T17:29:07Z">
            <w:r>
              <w:rPr/>
              <w:fldChar w:fldCharType="separate"/>
            </w:r>
          </w:del>
          <w:del w:id="423" w:author="LKY" w:date="2026-09-15T17:29:07Z">
            <w:r>
              <w:rPr/>
              <w:delText>29</w:delText>
            </w:r>
          </w:del>
          <w:del w:id="424" w:author="LKY" w:date="2026-09-15T17:29:07Z">
            <w:r>
              <w:rPr/>
              <w:fldChar w:fldCharType="end"/>
            </w:r>
          </w:del>
          <w:del w:id="425" w:author="LKY" w:date="2026-09-15T17:29:07Z">
            <w:r>
              <w:rPr/>
              <w:fldChar w:fldCharType="end"/>
            </w:r>
          </w:del>
        </w:p>
        <w:p w14:paraId="6B47943F">
          <w:pPr>
            <w:pStyle w:val="11"/>
            <w:tabs>
              <w:tab w:val="right" w:leader="dot" w:pos="8306"/>
            </w:tabs>
            <w:rPr>
              <w:del w:id="426" w:author="LKY" w:date="2026-09-15T17:29:07Z"/>
            </w:rPr>
          </w:pPr>
          <w:del w:id="427" w:author="LKY" w:date="2026-09-15T17:29:07Z">
            <w:r>
              <w:rPr/>
              <w:fldChar w:fldCharType="begin"/>
            </w:r>
          </w:del>
          <w:del w:id="428" w:author="LKY" w:date="2026-09-15T17:29:07Z">
            <w:r>
              <w:rPr/>
              <w:delInstrText xml:space="preserve"> HYPERLINK \l _Toc3 </w:delInstrText>
            </w:r>
          </w:del>
          <w:del w:id="429" w:author="LKY" w:date="2026-09-15T17:29:07Z">
            <w:r>
              <w:rPr/>
              <w:fldChar w:fldCharType="separate"/>
            </w:r>
          </w:del>
          <w:del w:id="430" w:author="LKY" w:date="2026-09-15T17:29:07Z">
            <w:r>
              <w:rPr>
                <w:rFonts w:hint="eastAsia" w:ascii="Times New Roman" w:hAnsi="Times New Roman" w:cs="宋体"/>
                <w:kern w:val="2"/>
                <w:szCs w:val="32"/>
                <w:lang w:val="en-US" w:eastAsia="zh-CN" w:bidi="en-US"/>
              </w:rPr>
              <w:delText>2.14 M.2接口</w:delText>
            </w:r>
          </w:del>
          <w:del w:id="431" w:author="LKY" w:date="2026-09-15T17:29:07Z">
            <w:r>
              <w:rPr/>
              <w:tab/>
            </w:r>
          </w:del>
          <w:del w:id="432" w:author="LKY" w:date="2026-09-15T17:29:07Z">
            <w:r>
              <w:rPr/>
              <w:fldChar w:fldCharType="begin"/>
            </w:r>
          </w:del>
          <w:del w:id="433" w:author="LKY" w:date="2026-09-15T17:29:07Z">
            <w:r>
              <w:rPr/>
              <w:delInstrText xml:space="preserve"> PAGEREF _Toc3 \h </w:delInstrText>
            </w:r>
          </w:del>
          <w:del w:id="434" w:author="LKY" w:date="2026-09-15T17:29:07Z">
            <w:r>
              <w:rPr/>
              <w:fldChar w:fldCharType="separate"/>
            </w:r>
          </w:del>
          <w:del w:id="435" w:author="LKY" w:date="2026-09-15T17:29:07Z">
            <w:r>
              <w:rPr/>
              <w:delText>31</w:delText>
            </w:r>
          </w:del>
          <w:del w:id="436" w:author="LKY" w:date="2026-09-15T17:29:07Z">
            <w:r>
              <w:rPr/>
              <w:fldChar w:fldCharType="end"/>
            </w:r>
          </w:del>
          <w:del w:id="437" w:author="LKY" w:date="2026-09-15T17:29:07Z">
            <w:r>
              <w:rPr/>
              <w:fldChar w:fldCharType="end"/>
            </w:r>
          </w:del>
        </w:p>
        <w:p w14:paraId="32DAC6CB">
          <w:pPr>
            <w:pStyle w:val="7"/>
            <w:tabs>
              <w:tab w:val="right" w:leader="dot" w:pos="8306"/>
            </w:tabs>
            <w:rPr>
              <w:del w:id="438" w:author="LKY" w:date="2026-09-15T17:29:07Z"/>
            </w:rPr>
          </w:pPr>
          <w:del w:id="439" w:author="LKY" w:date="2026-09-15T17:29:07Z">
            <w:r>
              <w:rPr/>
              <w:fldChar w:fldCharType="begin"/>
            </w:r>
          </w:del>
          <w:del w:id="440" w:author="LKY" w:date="2026-09-15T17:29:07Z">
            <w:r>
              <w:rPr/>
              <w:delInstrText xml:space="preserve"> HYPERLINK \l _Toc26208 </w:delInstrText>
            </w:r>
          </w:del>
          <w:del w:id="441" w:author="LKY" w:date="2026-09-15T17:29:07Z">
            <w:r>
              <w:rPr/>
              <w:fldChar w:fldCharType="separate"/>
            </w:r>
          </w:del>
          <w:del w:id="442" w:author="LKY" w:date="2026-09-15T17:29:07Z">
            <w:r>
              <w:rPr>
                <w:rFonts w:hint="eastAsia" w:ascii="Times New Roman" w:hAnsi="Times New Roman" w:eastAsia="宋体" w:cs="宋体"/>
                <w:bCs w:val="0"/>
                <w:szCs w:val="28"/>
                <w:lang w:val="en-US" w:eastAsia="zh-CN" w:bidi="en-US"/>
              </w:rPr>
              <w:delText>2.14.1 SSD卡</w:delText>
            </w:r>
          </w:del>
          <w:del w:id="443" w:author="LKY" w:date="2026-09-15T17:29:07Z">
            <w:r>
              <w:rPr/>
              <w:tab/>
            </w:r>
          </w:del>
          <w:del w:id="444" w:author="LKY" w:date="2026-09-15T17:29:07Z">
            <w:r>
              <w:rPr/>
              <w:fldChar w:fldCharType="begin"/>
            </w:r>
          </w:del>
          <w:del w:id="445" w:author="LKY" w:date="2026-09-15T17:29:07Z">
            <w:r>
              <w:rPr/>
              <w:delInstrText xml:space="preserve"> PAGEREF _Toc26208 \h </w:delInstrText>
            </w:r>
          </w:del>
          <w:del w:id="446" w:author="LKY" w:date="2026-09-15T17:29:07Z">
            <w:r>
              <w:rPr/>
              <w:fldChar w:fldCharType="separate"/>
            </w:r>
          </w:del>
          <w:del w:id="447" w:author="LKY" w:date="2026-09-15T17:29:07Z">
            <w:r>
              <w:rPr/>
              <w:delText>31</w:delText>
            </w:r>
          </w:del>
          <w:del w:id="448" w:author="LKY" w:date="2026-09-15T17:29:07Z">
            <w:r>
              <w:rPr/>
              <w:fldChar w:fldCharType="end"/>
            </w:r>
          </w:del>
          <w:del w:id="449" w:author="LKY" w:date="2026-09-15T17:29:07Z">
            <w:r>
              <w:rPr/>
              <w:fldChar w:fldCharType="end"/>
            </w:r>
          </w:del>
        </w:p>
        <w:p w14:paraId="6559290E">
          <w:pPr>
            <w:pStyle w:val="11"/>
            <w:tabs>
              <w:tab w:val="right" w:leader="dot" w:pos="8306"/>
            </w:tabs>
            <w:rPr>
              <w:del w:id="450" w:author="LKY" w:date="2026-09-15T17:29:07Z"/>
            </w:rPr>
          </w:pPr>
          <w:del w:id="451" w:author="LKY" w:date="2026-09-15T17:29:07Z">
            <w:r>
              <w:rPr/>
              <w:fldChar w:fldCharType="begin"/>
            </w:r>
          </w:del>
          <w:del w:id="452" w:author="LKY" w:date="2026-09-15T17:29:07Z">
            <w:r>
              <w:rPr/>
              <w:delInstrText xml:space="preserve"> HYPERLINK \l _Toc11904 </w:delInstrText>
            </w:r>
          </w:del>
          <w:del w:id="453" w:author="LKY" w:date="2026-09-15T17:29:07Z">
            <w:r>
              <w:rPr/>
              <w:fldChar w:fldCharType="separate"/>
            </w:r>
          </w:del>
          <w:del w:id="454" w:author="LKY" w:date="2026-09-15T17:29:07Z">
            <w:r>
              <w:rPr>
                <w:rFonts w:hint="eastAsia" w:ascii="Times New Roman" w:hAnsi="Times New Roman" w:cs="宋体"/>
                <w:kern w:val="2"/>
                <w:szCs w:val="32"/>
                <w:lang w:val="en-US" w:eastAsia="zh-CN" w:bidi="en-US"/>
              </w:rPr>
              <w:delText>2.15硬件看门狗</w:delText>
            </w:r>
          </w:del>
          <w:del w:id="455" w:author="LKY" w:date="2026-09-15T17:29:07Z">
            <w:r>
              <w:rPr/>
              <w:tab/>
            </w:r>
          </w:del>
          <w:del w:id="456" w:author="LKY" w:date="2026-09-15T17:29:07Z">
            <w:r>
              <w:rPr/>
              <w:fldChar w:fldCharType="begin"/>
            </w:r>
          </w:del>
          <w:del w:id="457" w:author="LKY" w:date="2026-09-15T17:29:07Z">
            <w:r>
              <w:rPr/>
              <w:delInstrText xml:space="preserve"> PAGEREF _Toc11904 \h </w:delInstrText>
            </w:r>
          </w:del>
          <w:del w:id="458" w:author="LKY" w:date="2026-09-15T17:29:07Z">
            <w:r>
              <w:rPr/>
              <w:fldChar w:fldCharType="separate"/>
            </w:r>
          </w:del>
          <w:del w:id="459" w:author="LKY" w:date="2026-09-15T17:29:07Z">
            <w:r>
              <w:rPr/>
              <w:delText>32</w:delText>
            </w:r>
          </w:del>
          <w:del w:id="460" w:author="LKY" w:date="2026-09-15T17:29:07Z">
            <w:r>
              <w:rPr/>
              <w:fldChar w:fldCharType="end"/>
            </w:r>
          </w:del>
          <w:del w:id="461" w:author="LKY" w:date="2026-09-15T17:29:07Z">
            <w:r>
              <w:rPr/>
              <w:fldChar w:fldCharType="end"/>
            </w:r>
          </w:del>
        </w:p>
        <w:p w14:paraId="647C04D7">
          <w:pPr>
            <w:pStyle w:val="11"/>
            <w:tabs>
              <w:tab w:val="right" w:leader="dot" w:pos="8306"/>
            </w:tabs>
            <w:rPr>
              <w:del w:id="462" w:author="LKY" w:date="2026-09-15T17:29:07Z"/>
            </w:rPr>
          </w:pPr>
          <w:del w:id="463" w:author="LKY" w:date="2026-09-15T17:29:07Z">
            <w:r>
              <w:rPr/>
              <w:fldChar w:fldCharType="begin"/>
            </w:r>
          </w:del>
          <w:del w:id="464" w:author="LKY" w:date="2026-09-15T17:29:07Z">
            <w:r>
              <w:rPr/>
              <w:delInstrText xml:space="preserve"> HYPERLINK \l _Toc14182 </w:delInstrText>
            </w:r>
          </w:del>
          <w:del w:id="465" w:author="LKY" w:date="2026-09-15T17:29:07Z">
            <w:r>
              <w:rPr/>
              <w:fldChar w:fldCharType="separate"/>
            </w:r>
          </w:del>
          <w:del w:id="466" w:author="LKY" w:date="2026-09-15T17:29:07Z">
            <w:r>
              <w:rPr>
                <w:rFonts w:hint="eastAsia" w:ascii="Times New Roman" w:hAnsi="Times New Roman" w:cs="宋体"/>
                <w:kern w:val="2"/>
                <w:szCs w:val="32"/>
                <w:lang w:val="en-US" w:eastAsia="zh-CN" w:bidi="en-US"/>
              </w:rPr>
              <w:delText>2.16外部RTC</w:delText>
            </w:r>
          </w:del>
          <w:del w:id="467" w:author="LKY" w:date="2026-09-15T17:29:07Z">
            <w:r>
              <w:rPr/>
              <w:tab/>
            </w:r>
          </w:del>
          <w:del w:id="468" w:author="LKY" w:date="2026-09-15T17:29:07Z">
            <w:r>
              <w:rPr/>
              <w:fldChar w:fldCharType="begin"/>
            </w:r>
          </w:del>
          <w:del w:id="469" w:author="LKY" w:date="2026-09-15T17:29:07Z">
            <w:r>
              <w:rPr/>
              <w:delInstrText xml:space="preserve"> PAGEREF _Toc14182 \h </w:delInstrText>
            </w:r>
          </w:del>
          <w:del w:id="470" w:author="LKY" w:date="2026-09-15T17:29:07Z">
            <w:r>
              <w:rPr/>
              <w:fldChar w:fldCharType="separate"/>
            </w:r>
          </w:del>
          <w:del w:id="471" w:author="LKY" w:date="2026-09-15T17:29:07Z">
            <w:r>
              <w:rPr/>
              <w:delText>32</w:delText>
            </w:r>
          </w:del>
          <w:del w:id="472" w:author="LKY" w:date="2026-09-15T17:29:07Z">
            <w:r>
              <w:rPr/>
              <w:fldChar w:fldCharType="end"/>
            </w:r>
          </w:del>
          <w:del w:id="473" w:author="LKY" w:date="2026-09-15T17:29:07Z">
            <w:r>
              <w:rPr/>
              <w:fldChar w:fldCharType="end"/>
            </w:r>
          </w:del>
        </w:p>
        <w:p w14:paraId="7A5167FE">
          <w:pPr>
            <w:pStyle w:val="11"/>
            <w:tabs>
              <w:tab w:val="right" w:leader="dot" w:pos="8306"/>
            </w:tabs>
            <w:rPr>
              <w:del w:id="474" w:author="LKY" w:date="2026-09-15T17:29:07Z"/>
            </w:rPr>
          </w:pPr>
          <w:del w:id="475" w:author="LKY" w:date="2026-09-15T17:29:07Z">
            <w:r>
              <w:rPr/>
              <w:fldChar w:fldCharType="begin"/>
            </w:r>
          </w:del>
          <w:del w:id="476" w:author="LKY" w:date="2026-09-15T17:29:07Z">
            <w:r>
              <w:rPr/>
              <w:delInstrText xml:space="preserve"> HYPERLINK \l _Toc16397 </w:delInstrText>
            </w:r>
          </w:del>
          <w:del w:id="477" w:author="LKY" w:date="2026-09-15T17:29:07Z">
            <w:r>
              <w:rPr/>
              <w:fldChar w:fldCharType="separate"/>
            </w:r>
          </w:del>
          <w:del w:id="478" w:author="LKY" w:date="2026-09-15T17:29:07Z">
            <w:r>
              <w:rPr>
                <w:rFonts w:hint="eastAsia" w:ascii="Times New Roman" w:hAnsi="Times New Roman" w:cs="宋体"/>
                <w:kern w:val="2"/>
                <w:szCs w:val="32"/>
                <w:lang w:val="en-US" w:eastAsia="zh-CN" w:bidi="en-US"/>
              </w:rPr>
              <w:delText>2.17加密芯片</w:delText>
            </w:r>
          </w:del>
          <w:del w:id="479" w:author="LKY" w:date="2026-09-15T17:29:07Z">
            <w:r>
              <w:rPr/>
              <w:tab/>
            </w:r>
          </w:del>
          <w:del w:id="480" w:author="LKY" w:date="2026-09-15T17:29:07Z">
            <w:r>
              <w:rPr/>
              <w:fldChar w:fldCharType="begin"/>
            </w:r>
          </w:del>
          <w:del w:id="481" w:author="LKY" w:date="2026-09-15T17:29:07Z">
            <w:r>
              <w:rPr/>
              <w:delInstrText xml:space="preserve"> PAGEREF _Toc16397 \h </w:delInstrText>
            </w:r>
          </w:del>
          <w:del w:id="482" w:author="LKY" w:date="2026-09-15T17:29:07Z">
            <w:r>
              <w:rPr/>
              <w:fldChar w:fldCharType="separate"/>
            </w:r>
          </w:del>
          <w:del w:id="483" w:author="LKY" w:date="2026-09-15T17:29:07Z">
            <w:r>
              <w:rPr/>
              <w:delText>32</w:delText>
            </w:r>
          </w:del>
          <w:del w:id="484" w:author="LKY" w:date="2026-09-15T17:29:07Z">
            <w:r>
              <w:rPr/>
              <w:fldChar w:fldCharType="end"/>
            </w:r>
          </w:del>
          <w:del w:id="485" w:author="LKY" w:date="2026-09-15T17:29:07Z">
            <w:r>
              <w:rPr/>
              <w:fldChar w:fldCharType="end"/>
            </w:r>
          </w:del>
        </w:p>
        <w:p w14:paraId="59460DA2">
          <w:pPr>
            <w:pStyle w:val="10"/>
            <w:tabs>
              <w:tab w:val="right" w:leader="dot" w:pos="8306"/>
            </w:tabs>
            <w:rPr>
              <w:del w:id="486" w:author="LKY" w:date="2026-09-15T17:29:07Z"/>
            </w:rPr>
          </w:pPr>
          <w:del w:id="487" w:author="LKY" w:date="2026-09-15T17:29:07Z">
            <w:r>
              <w:rPr/>
              <w:fldChar w:fldCharType="begin"/>
            </w:r>
          </w:del>
          <w:del w:id="488" w:author="LKY" w:date="2026-09-15T17:29:07Z">
            <w:r>
              <w:rPr/>
              <w:delInstrText xml:space="preserve"> HYPERLINK \l _Toc9858 </w:delInstrText>
            </w:r>
          </w:del>
          <w:del w:id="489" w:author="LKY" w:date="2026-09-15T17:29:07Z">
            <w:r>
              <w:rPr/>
              <w:fldChar w:fldCharType="separate"/>
            </w:r>
          </w:del>
          <w:del w:id="490" w:author="LKY" w:date="2026-09-15T17:29:07Z">
            <w:r>
              <w:rPr>
                <w:rFonts w:hint="eastAsia"/>
                <w:lang w:val="en-US" w:eastAsia="zh-CN"/>
              </w:rPr>
              <w:delText>3.设备登录</w:delText>
            </w:r>
          </w:del>
          <w:del w:id="491" w:author="LKY" w:date="2026-09-15T17:29:07Z">
            <w:r>
              <w:rPr/>
              <w:tab/>
            </w:r>
          </w:del>
          <w:del w:id="492" w:author="LKY" w:date="2026-09-15T17:29:07Z">
            <w:r>
              <w:rPr/>
              <w:fldChar w:fldCharType="begin"/>
            </w:r>
          </w:del>
          <w:del w:id="493" w:author="LKY" w:date="2026-09-15T17:29:07Z">
            <w:r>
              <w:rPr/>
              <w:delInstrText xml:space="preserve"> PAGEREF _Toc9858 \h </w:delInstrText>
            </w:r>
          </w:del>
          <w:del w:id="494" w:author="LKY" w:date="2026-09-15T17:29:07Z">
            <w:r>
              <w:rPr/>
              <w:fldChar w:fldCharType="separate"/>
            </w:r>
          </w:del>
          <w:del w:id="495" w:author="LKY" w:date="2026-09-15T17:29:07Z">
            <w:r>
              <w:rPr/>
              <w:delText>33</w:delText>
            </w:r>
          </w:del>
          <w:del w:id="496" w:author="LKY" w:date="2026-09-15T17:29:07Z">
            <w:r>
              <w:rPr/>
              <w:fldChar w:fldCharType="end"/>
            </w:r>
          </w:del>
          <w:del w:id="497" w:author="LKY" w:date="2026-09-15T17:29:07Z">
            <w:r>
              <w:rPr/>
              <w:fldChar w:fldCharType="end"/>
            </w:r>
          </w:del>
        </w:p>
        <w:p w14:paraId="419A0191">
          <w:pPr>
            <w:pStyle w:val="11"/>
            <w:tabs>
              <w:tab w:val="right" w:leader="dot" w:pos="8306"/>
            </w:tabs>
            <w:rPr>
              <w:del w:id="498" w:author="LKY" w:date="2026-09-15T17:29:07Z"/>
            </w:rPr>
          </w:pPr>
          <w:del w:id="499" w:author="LKY" w:date="2026-09-15T17:29:07Z">
            <w:r>
              <w:rPr/>
              <w:fldChar w:fldCharType="begin"/>
            </w:r>
          </w:del>
          <w:del w:id="500" w:author="LKY" w:date="2026-09-15T17:29:07Z">
            <w:r>
              <w:rPr/>
              <w:delInstrText xml:space="preserve"> HYPERLINK \l _Toc29336 </w:delInstrText>
            </w:r>
          </w:del>
          <w:del w:id="501" w:author="LKY" w:date="2026-09-15T17:29:07Z">
            <w:r>
              <w:rPr/>
              <w:fldChar w:fldCharType="separate"/>
            </w:r>
          </w:del>
          <w:del w:id="502" w:author="LKY" w:date="2026-09-15T17:29:07Z">
            <w:r>
              <w:rPr>
                <w:rFonts w:hint="eastAsia" w:ascii="Times New Roman" w:hAnsi="Times New Roman" w:eastAsia="宋体" w:cs="宋体"/>
                <w:bCs/>
                <w:iCs/>
                <w:szCs w:val="32"/>
                <w:lang w:val="en-US" w:eastAsia="zh-CN"/>
              </w:rPr>
              <w:delText>3.1 USB登录</w:delText>
            </w:r>
          </w:del>
          <w:del w:id="503" w:author="LKY" w:date="2026-09-15T17:29:07Z">
            <w:r>
              <w:rPr/>
              <w:tab/>
            </w:r>
          </w:del>
          <w:del w:id="504" w:author="LKY" w:date="2026-09-15T17:29:07Z">
            <w:r>
              <w:rPr/>
              <w:fldChar w:fldCharType="begin"/>
            </w:r>
          </w:del>
          <w:del w:id="505" w:author="LKY" w:date="2026-09-15T17:29:07Z">
            <w:r>
              <w:rPr/>
              <w:delInstrText xml:space="preserve"> PAGEREF _Toc29336 \h </w:delInstrText>
            </w:r>
          </w:del>
          <w:del w:id="506" w:author="LKY" w:date="2026-09-15T17:29:07Z">
            <w:r>
              <w:rPr/>
              <w:fldChar w:fldCharType="separate"/>
            </w:r>
          </w:del>
          <w:del w:id="507" w:author="LKY" w:date="2026-09-15T17:29:07Z">
            <w:r>
              <w:rPr/>
              <w:delText>33</w:delText>
            </w:r>
          </w:del>
          <w:del w:id="508" w:author="LKY" w:date="2026-09-15T17:29:07Z">
            <w:r>
              <w:rPr/>
              <w:fldChar w:fldCharType="end"/>
            </w:r>
          </w:del>
          <w:del w:id="509" w:author="LKY" w:date="2026-09-15T17:29:07Z">
            <w:r>
              <w:rPr/>
              <w:fldChar w:fldCharType="end"/>
            </w:r>
          </w:del>
        </w:p>
        <w:p w14:paraId="273AFD8D">
          <w:pPr>
            <w:pStyle w:val="11"/>
            <w:tabs>
              <w:tab w:val="right" w:leader="dot" w:pos="8306"/>
            </w:tabs>
            <w:rPr>
              <w:del w:id="510" w:author="LKY" w:date="2026-09-15T17:29:07Z"/>
            </w:rPr>
          </w:pPr>
          <w:del w:id="511" w:author="LKY" w:date="2026-09-15T17:29:07Z">
            <w:r>
              <w:rPr/>
              <w:fldChar w:fldCharType="begin"/>
            </w:r>
          </w:del>
          <w:del w:id="512" w:author="LKY" w:date="2026-09-15T17:29:07Z">
            <w:r>
              <w:rPr/>
              <w:delInstrText xml:space="preserve"> HYPERLINK \l _Toc913 </w:delInstrText>
            </w:r>
          </w:del>
          <w:del w:id="513" w:author="LKY" w:date="2026-09-15T17:29:07Z">
            <w:r>
              <w:rPr/>
              <w:fldChar w:fldCharType="separate"/>
            </w:r>
          </w:del>
          <w:del w:id="514" w:author="LKY" w:date="2026-09-15T17:29:07Z">
            <w:r>
              <w:rPr>
                <w:rFonts w:hint="eastAsia" w:ascii="Times New Roman" w:hAnsi="Times New Roman" w:eastAsia="宋体" w:cs="宋体"/>
                <w:bCs/>
                <w:iCs/>
                <w:szCs w:val="32"/>
                <w:lang w:val="en-US" w:eastAsia="zh-CN"/>
              </w:rPr>
              <w:delText>3.2 SSH2登录</w:delText>
            </w:r>
          </w:del>
          <w:del w:id="515" w:author="LKY" w:date="2026-09-15T17:29:07Z">
            <w:r>
              <w:rPr/>
              <w:tab/>
            </w:r>
          </w:del>
          <w:del w:id="516" w:author="LKY" w:date="2026-09-15T17:29:07Z">
            <w:r>
              <w:rPr/>
              <w:fldChar w:fldCharType="begin"/>
            </w:r>
          </w:del>
          <w:del w:id="517" w:author="LKY" w:date="2026-09-15T17:29:07Z">
            <w:r>
              <w:rPr/>
              <w:delInstrText xml:space="preserve"> PAGEREF _Toc913 \h </w:delInstrText>
            </w:r>
          </w:del>
          <w:del w:id="518" w:author="LKY" w:date="2026-09-15T17:29:07Z">
            <w:r>
              <w:rPr/>
              <w:fldChar w:fldCharType="separate"/>
            </w:r>
          </w:del>
          <w:del w:id="519" w:author="LKY" w:date="2026-09-15T17:29:07Z">
            <w:r>
              <w:rPr/>
              <w:delText>34</w:delText>
            </w:r>
          </w:del>
          <w:del w:id="520" w:author="LKY" w:date="2026-09-15T17:29:07Z">
            <w:r>
              <w:rPr/>
              <w:fldChar w:fldCharType="end"/>
            </w:r>
          </w:del>
          <w:del w:id="521" w:author="LKY" w:date="2026-09-15T17:29:07Z">
            <w:r>
              <w:rPr/>
              <w:fldChar w:fldCharType="end"/>
            </w:r>
          </w:del>
        </w:p>
        <w:p w14:paraId="6398A92A">
          <w:pPr>
            <w:pStyle w:val="10"/>
            <w:tabs>
              <w:tab w:val="right" w:leader="dot" w:pos="8306"/>
            </w:tabs>
            <w:rPr>
              <w:del w:id="522" w:author="LKY" w:date="2026-09-15T17:29:07Z"/>
            </w:rPr>
          </w:pPr>
          <w:del w:id="523" w:author="LKY" w:date="2026-09-15T17:29:07Z">
            <w:r>
              <w:rPr/>
              <w:fldChar w:fldCharType="begin"/>
            </w:r>
          </w:del>
          <w:del w:id="524" w:author="LKY" w:date="2026-09-15T17:29:07Z">
            <w:r>
              <w:rPr/>
              <w:delInstrText xml:space="preserve"> HYPERLINK \l _Toc14670 </w:delInstrText>
            </w:r>
          </w:del>
          <w:del w:id="525" w:author="LKY" w:date="2026-09-15T17:29:07Z">
            <w:r>
              <w:rPr/>
              <w:fldChar w:fldCharType="separate"/>
            </w:r>
          </w:del>
          <w:del w:id="526" w:author="LKY" w:date="2026-09-15T17:29:07Z">
            <w:r>
              <w:rPr>
                <w:rFonts w:hint="eastAsia" w:ascii="Times New Roman" w:hAnsi="Times New Roman" w:eastAsia="黑体" w:cs="黑体"/>
                <w:bCs w:val="0"/>
                <w:szCs w:val="44"/>
                <w:lang w:val="en-US" w:eastAsia="zh-CN" w:bidi="en-US"/>
              </w:rPr>
              <w:delText>4.系统烧录</w:delText>
            </w:r>
          </w:del>
          <w:del w:id="527" w:author="LKY" w:date="2026-09-15T17:29:07Z">
            <w:r>
              <w:rPr/>
              <w:tab/>
            </w:r>
          </w:del>
          <w:del w:id="528" w:author="LKY" w:date="2026-09-15T17:29:07Z">
            <w:r>
              <w:rPr/>
              <w:fldChar w:fldCharType="begin"/>
            </w:r>
          </w:del>
          <w:del w:id="529" w:author="LKY" w:date="2026-09-15T17:29:07Z">
            <w:r>
              <w:rPr/>
              <w:delInstrText xml:space="preserve"> PAGEREF _Toc14670 \h </w:delInstrText>
            </w:r>
          </w:del>
          <w:del w:id="530" w:author="LKY" w:date="2026-09-15T17:29:07Z">
            <w:r>
              <w:rPr/>
              <w:fldChar w:fldCharType="separate"/>
            </w:r>
          </w:del>
          <w:del w:id="531" w:author="LKY" w:date="2026-09-15T17:29:07Z">
            <w:r>
              <w:rPr/>
              <w:delText>36</w:delText>
            </w:r>
          </w:del>
          <w:del w:id="532" w:author="LKY" w:date="2026-09-15T17:29:07Z">
            <w:r>
              <w:rPr/>
              <w:fldChar w:fldCharType="end"/>
            </w:r>
          </w:del>
          <w:del w:id="533" w:author="LKY" w:date="2026-09-15T17:29:07Z">
            <w:r>
              <w:rPr/>
              <w:fldChar w:fldCharType="end"/>
            </w:r>
          </w:del>
        </w:p>
        <w:p w14:paraId="099E9773">
          <w:pPr>
            <w:pStyle w:val="11"/>
            <w:tabs>
              <w:tab w:val="right" w:leader="dot" w:pos="8306"/>
            </w:tabs>
            <w:rPr>
              <w:del w:id="534" w:author="LKY" w:date="2026-09-15T17:29:07Z"/>
            </w:rPr>
          </w:pPr>
          <w:del w:id="535" w:author="LKY" w:date="2026-09-15T17:29:07Z">
            <w:r>
              <w:rPr/>
              <w:fldChar w:fldCharType="begin"/>
            </w:r>
          </w:del>
          <w:del w:id="536" w:author="LKY" w:date="2026-09-15T17:29:07Z">
            <w:r>
              <w:rPr/>
              <w:delInstrText xml:space="preserve"> HYPERLINK \l _Toc19304 </w:delInstrText>
            </w:r>
          </w:del>
          <w:del w:id="537" w:author="LKY" w:date="2026-09-15T17:29:07Z">
            <w:r>
              <w:rPr/>
              <w:fldChar w:fldCharType="separate"/>
            </w:r>
          </w:del>
          <w:del w:id="538" w:author="LKY" w:date="2026-09-15T17:29:07Z">
            <w:r>
              <w:rPr>
                <w:rFonts w:hint="eastAsia" w:ascii="Times New Roman" w:hAnsi="Times New Roman" w:eastAsia="宋体" w:cs="宋体"/>
                <w:bCs w:val="0"/>
                <w:szCs w:val="32"/>
                <w:lang w:val="en-US" w:eastAsia="zh-CN" w:bidi="en-US"/>
              </w:rPr>
              <w:delText>4.1 Micro SD卡启动</w:delText>
            </w:r>
          </w:del>
          <w:del w:id="539" w:author="LKY" w:date="2026-09-15T17:29:07Z">
            <w:r>
              <w:rPr/>
              <w:tab/>
            </w:r>
          </w:del>
          <w:del w:id="540" w:author="LKY" w:date="2026-09-15T17:29:07Z">
            <w:r>
              <w:rPr/>
              <w:fldChar w:fldCharType="begin"/>
            </w:r>
          </w:del>
          <w:del w:id="541" w:author="LKY" w:date="2026-09-15T17:29:07Z">
            <w:r>
              <w:rPr/>
              <w:delInstrText xml:space="preserve"> PAGEREF _Toc19304 \h </w:delInstrText>
            </w:r>
          </w:del>
          <w:del w:id="542" w:author="LKY" w:date="2026-09-15T17:29:07Z">
            <w:r>
              <w:rPr/>
              <w:fldChar w:fldCharType="separate"/>
            </w:r>
          </w:del>
          <w:del w:id="543" w:author="LKY" w:date="2026-09-15T17:29:07Z">
            <w:r>
              <w:rPr/>
              <w:delText>36</w:delText>
            </w:r>
          </w:del>
          <w:del w:id="544" w:author="LKY" w:date="2026-09-15T17:29:07Z">
            <w:r>
              <w:rPr/>
              <w:fldChar w:fldCharType="end"/>
            </w:r>
          </w:del>
          <w:del w:id="545" w:author="LKY" w:date="2026-09-15T17:29:07Z">
            <w:r>
              <w:rPr/>
              <w:fldChar w:fldCharType="end"/>
            </w:r>
          </w:del>
        </w:p>
        <w:p w14:paraId="015F19F5">
          <w:pPr>
            <w:pStyle w:val="7"/>
            <w:tabs>
              <w:tab w:val="right" w:leader="dot" w:pos="8306"/>
            </w:tabs>
            <w:rPr>
              <w:del w:id="546" w:author="LKY" w:date="2026-09-15T17:29:07Z"/>
            </w:rPr>
          </w:pPr>
          <w:del w:id="547" w:author="LKY" w:date="2026-09-15T17:29:07Z">
            <w:r>
              <w:rPr/>
              <w:fldChar w:fldCharType="begin"/>
            </w:r>
          </w:del>
          <w:del w:id="548" w:author="LKY" w:date="2026-09-15T17:29:07Z">
            <w:r>
              <w:rPr/>
              <w:delInstrText xml:space="preserve"> HYPERLINK \l _Toc5143 </w:delInstrText>
            </w:r>
          </w:del>
          <w:del w:id="549" w:author="LKY" w:date="2026-09-15T17:29:07Z">
            <w:r>
              <w:rPr/>
              <w:fldChar w:fldCharType="separate"/>
            </w:r>
          </w:del>
          <w:del w:id="550" w:author="LKY" w:date="2026-09-15T17:29:07Z">
            <w:r>
              <w:rPr>
                <w:rFonts w:hint="eastAsia" w:ascii="Times New Roman" w:hAnsi="Times New Roman" w:eastAsia="宋体" w:cs="宋体"/>
                <w:bCs w:val="0"/>
                <w:szCs w:val="28"/>
                <w:lang w:val="en-US" w:eastAsia="zh-CN" w:bidi="en-US"/>
              </w:rPr>
              <w:delText>4.1.1启动卡制作</w:delText>
            </w:r>
          </w:del>
          <w:del w:id="551" w:author="LKY" w:date="2026-09-15T17:29:07Z">
            <w:r>
              <w:rPr/>
              <w:tab/>
            </w:r>
          </w:del>
          <w:del w:id="552" w:author="LKY" w:date="2026-09-15T17:29:07Z">
            <w:r>
              <w:rPr/>
              <w:fldChar w:fldCharType="begin"/>
            </w:r>
          </w:del>
          <w:del w:id="553" w:author="LKY" w:date="2026-09-15T17:29:07Z">
            <w:r>
              <w:rPr/>
              <w:delInstrText xml:space="preserve"> PAGEREF _Toc5143 \h </w:delInstrText>
            </w:r>
          </w:del>
          <w:del w:id="554" w:author="LKY" w:date="2026-09-15T17:29:07Z">
            <w:r>
              <w:rPr/>
              <w:fldChar w:fldCharType="separate"/>
            </w:r>
          </w:del>
          <w:del w:id="555" w:author="LKY" w:date="2026-09-15T17:29:07Z">
            <w:r>
              <w:rPr/>
              <w:delText>36</w:delText>
            </w:r>
          </w:del>
          <w:del w:id="556" w:author="LKY" w:date="2026-09-15T17:29:07Z">
            <w:r>
              <w:rPr/>
              <w:fldChar w:fldCharType="end"/>
            </w:r>
          </w:del>
          <w:del w:id="557" w:author="LKY" w:date="2026-09-15T17:29:07Z">
            <w:r>
              <w:rPr/>
              <w:fldChar w:fldCharType="end"/>
            </w:r>
          </w:del>
        </w:p>
        <w:p w14:paraId="134CC777">
          <w:pPr>
            <w:pStyle w:val="7"/>
            <w:tabs>
              <w:tab w:val="right" w:leader="dot" w:pos="8306"/>
            </w:tabs>
            <w:rPr>
              <w:del w:id="558" w:author="LKY" w:date="2026-09-15T17:29:07Z"/>
            </w:rPr>
          </w:pPr>
          <w:del w:id="559" w:author="LKY" w:date="2026-09-15T17:29:07Z">
            <w:r>
              <w:rPr/>
              <w:fldChar w:fldCharType="begin"/>
            </w:r>
          </w:del>
          <w:del w:id="560" w:author="LKY" w:date="2026-09-15T17:29:07Z">
            <w:r>
              <w:rPr/>
              <w:delInstrText xml:space="preserve"> HYPERLINK \l _Toc12872 </w:delInstrText>
            </w:r>
          </w:del>
          <w:del w:id="561" w:author="LKY" w:date="2026-09-15T17:29:07Z">
            <w:r>
              <w:rPr/>
              <w:fldChar w:fldCharType="separate"/>
            </w:r>
          </w:del>
          <w:del w:id="562" w:author="LKY" w:date="2026-09-15T17:29:07Z">
            <w:r>
              <w:rPr>
                <w:rFonts w:hint="eastAsia" w:ascii="Times New Roman" w:hAnsi="Times New Roman"/>
                <w:bCs/>
                <w:szCs w:val="28"/>
                <w:lang w:val="en-US" w:eastAsia="zh-CN"/>
              </w:rPr>
              <w:delText>4.1.2从启动卡启动</w:delText>
            </w:r>
          </w:del>
          <w:del w:id="563" w:author="LKY" w:date="2026-09-15T17:29:07Z">
            <w:r>
              <w:rPr/>
              <w:tab/>
            </w:r>
          </w:del>
          <w:del w:id="564" w:author="LKY" w:date="2026-09-15T17:29:07Z">
            <w:r>
              <w:rPr/>
              <w:fldChar w:fldCharType="begin"/>
            </w:r>
          </w:del>
          <w:del w:id="565" w:author="LKY" w:date="2026-09-15T17:29:07Z">
            <w:r>
              <w:rPr/>
              <w:delInstrText xml:space="preserve"> PAGEREF _Toc12872 \h </w:delInstrText>
            </w:r>
          </w:del>
          <w:del w:id="566" w:author="LKY" w:date="2026-09-15T17:29:07Z">
            <w:r>
              <w:rPr/>
              <w:fldChar w:fldCharType="separate"/>
            </w:r>
          </w:del>
          <w:del w:id="567" w:author="LKY" w:date="2026-09-15T17:29:07Z">
            <w:r>
              <w:rPr/>
              <w:delText>39</w:delText>
            </w:r>
          </w:del>
          <w:del w:id="568" w:author="LKY" w:date="2026-09-15T17:29:07Z">
            <w:r>
              <w:rPr/>
              <w:fldChar w:fldCharType="end"/>
            </w:r>
          </w:del>
          <w:del w:id="569" w:author="LKY" w:date="2026-09-15T17:29:07Z">
            <w:r>
              <w:rPr/>
              <w:fldChar w:fldCharType="end"/>
            </w:r>
          </w:del>
        </w:p>
        <w:p w14:paraId="35AF4D3D">
          <w:pPr>
            <w:pStyle w:val="11"/>
            <w:tabs>
              <w:tab w:val="right" w:leader="dot" w:pos="8306"/>
            </w:tabs>
            <w:rPr>
              <w:del w:id="570" w:author="LKY" w:date="2026-09-15T17:29:07Z"/>
            </w:rPr>
          </w:pPr>
          <w:del w:id="571" w:author="LKY" w:date="2026-09-15T17:29:07Z">
            <w:r>
              <w:rPr/>
              <w:fldChar w:fldCharType="begin"/>
            </w:r>
          </w:del>
          <w:del w:id="572" w:author="LKY" w:date="2026-09-15T17:29:07Z">
            <w:r>
              <w:rPr/>
              <w:delInstrText xml:space="preserve"> HYPERLINK \l _Toc20333 </w:delInstrText>
            </w:r>
          </w:del>
          <w:del w:id="573" w:author="LKY" w:date="2026-09-15T17:29:07Z">
            <w:r>
              <w:rPr/>
              <w:fldChar w:fldCharType="separate"/>
            </w:r>
          </w:del>
          <w:del w:id="574" w:author="LKY" w:date="2026-09-15T17:29:07Z">
            <w:r>
              <w:rPr>
                <w:rFonts w:hint="eastAsia" w:ascii="Times New Roman" w:hAnsi="Times New Roman" w:eastAsia="宋体" w:cs="宋体"/>
                <w:bCs w:val="0"/>
                <w:szCs w:val="32"/>
                <w:lang w:val="en-US" w:eastAsia="zh-CN" w:bidi="en-US"/>
              </w:rPr>
              <w:delText>4.2 EMMC启动</w:delText>
            </w:r>
          </w:del>
          <w:del w:id="575" w:author="LKY" w:date="2026-09-15T17:29:07Z">
            <w:r>
              <w:rPr/>
              <w:tab/>
            </w:r>
          </w:del>
          <w:del w:id="576" w:author="LKY" w:date="2026-09-15T17:29:07Z">
            <w:r>
              <w:rPr/>
              <w:fldChar w:fldCharType="begin"/>
            </w:r>
          </w:del>
          <w:del w:id="577" w:author="LKY" w:date="2026-09-15T17:29:07Z">
            <w:r>
              <w:rPr/>
              <w:delInstrText xml:space="preserve"> PAGEREF _Toc20333 \h </w:delInstrText>
            </w:r>
          </w:del>
          <w:del w:id="578" w:author="LKY" w:date="2026-09-15T17:29:07Z">
            <w:r>
              <w:rPr/>
              <w:fldChar w:fldCharType="separate"/>
            </w:r>
          </w:del>
          <w:del w:id="579" w:author="LKY" w:date="2026-09-15T17:29:07Z">
            <w:r>
              <w:rPr/>
              <w:delText>39</w:delText>
            </w:r>
          </w:del>
          <w:del w:id="580" w:author="LKY" w:date="2026-09-15T17:29:07Z">
            <w:r>
              <w:rPr/>
              <w:fldChar w:fldCharType="end"/>
            </w:r>
          </w:del>
          <w:del w:id="581" w:author="LKY" w:date="2026-09-15T17:29:07Z">
            <w:r>
              <w:rPr/>
              <w:fldChar w:fldCharType="end"/>
            </w:r>
          </w:del>
        </w:p>
        <w:p w14:paraId="038A3361">
          <w:pPr>
            <w:pStyle w:val="7"/>
            <w:tabs>
              <w:tab w:val="right" w:leader="dot" w:pos="8306"/>
            </w:tabs>
            <w:rPr>
              <w:del w:id="582" w:author="LKY" w:date="2026-09-15T17:29:07Z"/>
            </w:rPr>
          </w:pPr>
          <w:del w:id="583" w:author="LKY" w:date="2026-09-15T17:29:07Z">
            <w:r>
              <w:rPr/>
              <w:fldChar w:fldCharType="begin"/>
            </w:r>
          </w:del>
          <w:del w:id="584" w:author="LKY" w:date="2026-09-15T17:29:07Z">
            <w:r>
              <w:rPr/>
              <w:delInstrText xml:space="preserve"> HYPERLINK \l _Toc12165 </w:delInstrText>
            </w:r>
          </w:del>
          <w:del w:id="585" w:author="LKY" w:date="2026-09-15T17:29:07Z">
            <w:r>
              <w:rPr/>
              <w:fldChar w:fldCharType="separate"/>
            </w:r>
          </w:del>
          <w:del w:id="586" w:author="LKY" w:date="2026-09-15T17:29:07Z">
            <w:r>
              <w:rPr>
                <w:rFonts w:hint="eastAsia" w:ascii="Times New Roman" w:hAnsi="Times New Roman" w:eastAsia="宋体" w:cs="宋体"/>
                <w:bCs w:val="0"/>
                <w:szCs w:val="28"/>
                <w:lang w:val="en-US" w:eastAsia="zh-CN" w:bidi="en-US"/>
              </w:rPr>
              <w:delText>4.2.1烧录卡制作</w:delText>
            </w:r>
          </w:del>
          <w:del w:id="587" w:author="LKY" w:date="2026-09-15T17:29:07Z">
            <w:r>
              <w:rPr/>
              <w:tab/>
            </w:r>
          </w:del>
          <w:del w:id="588" w:author="LKY" w:date="2026-09-15T17:29:07Z">
            <w:r>
              <w:rPr/>
              <w:fldChar w:fldCharType="begin"/>
            </w:r>
          </w:del>
          <w:del w:id="589" w:author="LKY" w:date="2026-09-15T17:29:07Z">
            <w:r>
              <w:rPr/>
              <w:delInstrText xml:space="preserve"> PAGEREF _Toc12165 \h </w:delInstrText>
            </w:r>
          </w:del>
          <w:del w:id="590" w:author="LKY" w:date="2026-09-15T17:29:07Z">
            <w:r>
              <w:rPr/>
              <w:fldChar w:fldCharType="separate"/>
            </w:r>
          </w:del>
          <w:del w:id="591" w:author="LKY" w:date="2026-09-15T17:29:07Z">
            <w:r>
              <w:rPr/>
              <w:delText>39</w:delText>
            </w:r>
          </w:del>
          <w:del w:id="592" w:author="LKY" w:date="2026-09-15T17:29:07Z">
            <w:r>
              <w:rPr/>
              <w:fldChar w:fldCharType="end"/>
            </w:r>
          </w:del>
          <w:del w:id="593" w:author="LKY" w:date="2026-09-15T17:29:07Z">
            <w:r>
              <w:rPr/>
              <w:fldChar w:fldCharType="end"/>
            </w:r>
          </w:del>
        </w:p>
        <w:p w14:paraId="5604C1ED">
          <w:pPr>
            <w:pStyle w:val="7"/>
            <w:tabs>
              <w:tab w:val="right" w:leader="dot" w:pos="8306"/>
            </w:tabs>
            <w:rPr>
              <w:del w:id="594" w:author="LKY" w:date="2026-09-15T17:29:07Z"/>
            </w:rPr>
          </w:pPr>
          <w:del w:id="595" w:author="LKY" w:date="2026-09-15T17:29:07Z">
            <w:r>
              <w:rPr/>
              <w:fldChar w:fldCharType="begin"/>
            </w:r>
          </w:del>
          <w:del w:id="596" w:author="LKY" w:date="2026-09-15T17:29:07Z">
            <w:r>
              <w:rPr/>
              <w:delInstrText xml:space="preserve"> HYPERLINK \l _Toc19604 </w:delInstrText>
            </w:r>
          </w:del>
          <w:del w:id="597" w:author="LKY" w:date="2026-09-15T17:29:07Z">
            <w:r>
              <w:rPr/>
              <w:fldChar w:fldCharType="separate"/>
            </w:r>
          </w:del>
          <w:del w:id="598" w:author="LKY" w:date="2026-09-15T17:29:07Z">
            <w:r>
              <w:rPr>
                <w:rFonts w:hint="eastAsia" w:ascii="Times New Roman" w:hAnsi="Times New Roman"/>
                <w:bCs/>
                <w:szCs w:val="28"/>
                <w:lang w:val="en-US" w:eastAsia="zh-CN"/>
              </w:rPr>
              <w:delText>4.2.2系统烧录</w:delText>
            </w:r>
          </w:del>
          <w:del w:id="599" w:author="LKY" w:date="2026-09-15T17:29:07Z">
            <w:r>
              <w:rPr/>
              <w:tab/>
            </w:r>
          </w:del>
          <w:del w:id="600" w:author="LKY" w:date="2026-09-15T17:29:07Z">
            <w:r>
              <w:rPr/>
              <w:fldChar w:fldCharType="begin"/>
            </w:r>
          </w:del>
          <w:del w:id="601" w:author="LKY" w:date="2026-09-15T17:29:07Z">
            <w:r>
              <w:rPr/>
              <w:delInstrText xml:space="preserve"> PAGEREF _Toc19604 \h </w:delInstrText>
            </w:r>
          </w:del>
          <w:del w:id="602" w:author="LKY" w:date="2026-09-15T17:29:07Z">
            <w:r>
              <w:rPr/>
              <w:fldChar w:fldCharType="separate"/>
            </w:r>
          </w:del>
          <w:del w:id="603" w:author="LKY" w:date="2026-09-15T17:29:07Z">
            <w:r>
              <w:rPr/>
              <w:delText>43</w:delText>
            </w:r>
          </w:del>
          <w:del w:id="604" w:author="LKY" w:date="2026-09-15T17:29:07Z">
            <w:r>
              <w:rPr/>
              <w:fldChar w:fldCharType="end"/>
            </w:r>
          </w:del>
          <w:del w:id="605" w:author="LKY" w:date="2026-09-15T17:29:07Z">
            <w:r>
              <w:rPr/>
              <w:fldChar w:fldCharType="end"/>
            </w:r>
          </w:del>
        </w:p>
        <w:p w14:paraId="218B6795">
          <w:pPr>
            <w:pStyle w:val="10"/>
            <w:tabs>
              <w:tab w:val="right" w:leader="dot" w:pos="8306"/>
            </w:tabs>
            <w:rPr>
              <w:del w:id="606" w:author="LKY" w:date="2026-09-15T17:29:07Z"/>
            </w:rPr>
          </w:pPr>
          <w:del w:id="607" w:author="LKY" w:date="2026-09-15T17:29:07Z">
            <w:r>
              <w:rPr/>
              <w:fldChar w:fldCharType="begin"/>
            </w:r>
          </w:del>
          <w:del w:id="608" w:author="LKY" w:date="2026-09-15T17:29:07Z">
            <w:r>
              <w:rPr/>
              <w:delInstrText xml:space="preserve"> HYPERLINK \l _Toc20880 </w:delInstrText>
            </w:r>
          </w:del>
          <w:del w:id="609" w:author="LKY" w:date="2026-09-15T17:29:07Z">
            <w:r>
              <w:rPr/>
              <w:fldChar w:fldCharType="separate"/>
            </w:r>
          </w:del>
          <w:del w:id="610" w:author="LKY" w:date="2026-09-15T17:29:07Z">
            <w:r>
              <w:rPr>
                <w:rFonts w:hint="eastAsia" w:ascii="Times New Roman" w:hAnsi="Times New Roman"/>
                <w:lang w:val="en-US" w:eastAsia="zh-CN"/>
              </w:rPr>
              <w:delText>5.导轨安装</w:delText>
            </w:r>
          </w:del>
          <w:del w:id="611" w:author="LKY" w:date="2026-09-15T17:29:07Z">
            <w:r>
              <w:rPr/>
              <w:tab/>
            </w:r>
          </w:del>
          <w:del w:id="612" w:author="LKY" w:date="2026-09-15T17:29:07Z">
            <w:r>
              <w:rPr/>
              <w:fldChar w:fldCharType="begin"/>
            </w:r>
          </w:del>
          <w:del w:id="613" w:author="LKY" w:date="2026-09-15T17:29:07Z">
            <w:r>
              <w:rPr/>
              <w:delInstrText xml:space="preserve"> PAGEREF _Toc20880 \h </w:delInstrText>
            </w:r>
          </w:del>
          <w:del w:id="614" w:author="LKY" w:date="2026-09-15T17:29:07Z">
            <w:r>
              <w:rPr/>
              <w:fldChar w:fldCharType="separate"/>
            </w:r>
          </w:del>
          <w:del w:id="615" w:author="LKY" w:date="2026-09-15T17:29:07Z">
            <w:r>
              <w:rPr/>
              <w:delText>44</w:delText>
            </w:r>
          </w:del>
          <w:del w:id="616" w:author="LKY" w:date="2026-09-15T17:29:07Z">
            <w:r>
              <w:rPr/>
              <w:fldChar w:fldCharType="end"/>
            </w:r>
          </w:del>
          <w:del w:id="617" w:author="LKY" w:date="2026-09-15T17:29:07Z">
            <w:r>
              <w:rPr/>
              <w:fldChar w:fldCharType="end"/>
            </w:r>
          </w:del>
        </w:p>
        <w:p w14:paraId="1DC26CA0">
          <w:pPr>
            <w:pStyle w:val="10"/>
            <w:tabs>
              <w:tab w:val="right" w:leader="dot" w:pos="8306"/>
            </w:tabs>
            <w:rPr>
              <w:del w:id="618" w:author="LKY" w:date="2026-09-15T17:29:07Z"/>
            </w:rPr>
          </w:pPr>
          <w:del w:id="619" w:author="LKY" w:date="2026-09-15T17:29:07Z">
            <w:r>
              <w:rPr/>
              <w:fldChar w:fldCharType="begin"/>
            </w:r>
          </w:del>
          <w:del w:id="620" w:author="LKY" w:date="2026-09-15T17:29:07Z">
            <w:r>
              <w:rPr/>
              <w:delInstrText xml:space="preserve"> HYPERLINK \l _Toc12686 </w:delInstrText>
            </w:r>
          </w:del>
          <w:del w:id="621" w:author="LKY" w:date="2026-09-15T17:29:07Z">
            <w:r>
              <w:rPr/>
              <w:fldChar w:fldCharType="separate"/>
            </w:r>
          </w:del>
          <w:del w:id="622" w:author="LKY" w:date="2026-09-15T17:29:07Z">
            <w:r>
              <w:rPr>
                <w:rFonts w:hint="eastAsia" w:ascii="Times New Roman" w:hAnsi="Times New Roman"/>
                <w:lang w:val="en-US" w:eastAsia="zh-CN"/>
              </w:rPr>
              <w:delText>6.软件支持</w:delText>
            </w:r>
          </w:del>
          <w:del w:id="623" w:author="LKY" w:date="2026-09-15T17:29:07Z">
            <w:r>
              <w:rPr/>
              <w:tab/>
            </w:r>
          </w:del>
          <w:del w:id="624" w:author="LKY" w:date="2026-09-15T17:29:07Z">
            <w:r>
              <w:rPr/>
              <w:fldChar w:fldCharType="begin"/>
            </w:r>
          </w:del>
          <w:del w:id="625" w:author="LKY" w:date="2026-09-15T17:29:07Z">
            <w:r>
              <w:rPr/>
              <w:delInstrText xml:space="preserve"> PAGEREF _Toc12686 \h </w:delInstrText>
            </w:r>
          </w:del>
          <w:del w:id="626" w:author="LKY" w:date="2026-09-15T17:29:07Z">
            <w:r>
              <w:rPr/>
              <w:fldChar w:fldCharType="separate"/>
            </w:r>
          </w:del>
          <w:del w:id="627" w:author="LKY" w:date="2026-09-15T17:29:07Z">
            <w:r>
              <w:rPr/>
              <w:delText>45</w:delText>
            </w:r>
          </w:del>
          <w:del w:id="628" w:author="LKY" w:date="2026-09-15T17:29:07Z">
            <w:r>
              <w:rPr/>
              <w:fldChar w:fldCharType="end"/>
            </w:r>
          </w:del>
          <w:del w:id="629" w:author="LKY" w:date="2026-09-15T17:29:07Z">
            <w:r>
              <w:rPr/>
              <w:fldChar w:fldCharType="end"/>
            </w:r>
          </w:del>
        </w:p>
        <w:p w14:paraId="05318EBA">
          <w:pPr>
            <w:pStyle w:val="10"/>
            <w:tabs>
              <w:tab w:val="right" w:leader="dot" w:pos="8306"/>
            </w:tabs>
            <w:rPr>
              <w:del w:id="630" w:author="LKY" w:date="2026-09-15T17:29:07Z"/>
            </w:rPr>
          </w:pPr>
          <w:del w:id="631" w:author="LKY" w:date="2026-09-15T17:29:07Z">
            <w:r>
              <w:rPr/>
              <w:fldChar w:fldCharType="begin"/>
            </w:r>
          </w:del>
          <w:del w:id="632" w:author="LKY" w:date="2026-09-15T17:29:07Z">
            <w:r>
              <w:rPr/>
              <w:delInstrText xml:space="preserve"> HYPERLINK \l _Toc31343 </w:delInstrText>
            </w:r>
          </w:del>
          <w:del w:id="633" w:author="LKY" w:date="2026-09-15T17:29:07Z">
            <w:r>
              <w:rPr/>
              <w:fldChar w:fldCharType="separate"/>
            </w:r>
          </w:del>
          <w:del w:id="634" w:author="LKY" w:date="2026-09-15T17:29:07Z">
            <w:r>
              <w:rPr>
                <w:rFonts w:hint="eastAsia" w:ascii="Times New Roman" w:hAnsi="Times New Roman"/>
                <w:lang w:val="en-US" w:eastAsia="zh-CN"/>
              </w:rPr>
              <w:delText>7.</w:delText>
            </w:r>
          </w:del>
          <w:del w:id="635" w:author="LKY" w:date="2026-09-15T17:29:07Z">
            <w:r>
              <w:rPr>
                <w:rFonts w:hint="eastAsia" w:ascii="Times New Roman" w:hAnsi="Times New Roman"/>
              </w:rPr>
              <w:delText>电磁兼容性</w:delText>
            </w:r>
          </w:del>
          <w:del w:id="636" w:author="LKY" w:date="2026-09-15T17:29:07Z">
            <w:r>
              <w:rPr/>
              <w:tab/>
            </w:r>
          </w:del>
          <w:del w:id="637" w:author="LKY" w:date="2026-09-15T17:29:07Z">
            <w:r>
              <w:rPr/>
              <w:fldChar w:fldCharType="begin"/>
            </w:r>
          </w:del>
          <w:del w:id="638" w:author="LKY" w:date="2026-09-15T17:29:07Z">
            <w:r>
              <w:rPr/>
              <w:delInstrText xml:space="preserve"> PAGEREF _Toc31343 \h </w:delInstrText>
            </w:r>
          </w:del>
          <w:del w:id="639" w:author="LKY" w:date="2026-09-15T17:29:07Z">
            <w:r>
              <w:rPr/>
              <w:fldChar w:fldCharType="separate"/>
            </w:r>
          </w:del>
          <w:del w:id="640" w:author="LKY" w:date="2026-09-15T17:29:07Z">
            <w:r>
              <w:rPr/>
              <w:delText>46</w:delText>
            </w:r>
          </w:del>
          <w:del w:id="641" w:author="LKY" w:date="2026-09-15T17:29:07Z">
            <w:r>
              <w:rPr/>
              <w:fldChar w:fldCharType="end"/>
            </w:r>
          </w:del>
          <w:del w:id="642" w:author="LKY" w:date="2026-09-15T17:29:07Z">
            <w:r>
              <w:rPr/>
              <w:fldChar w:fldCharType="end"/>
            </w:r>
          </w:del>
        </w:p>
        <w:p w14:paraId="2CE5F600">
          <w:pPr>
            <w:pStyle w:val="10"/>
            <w:tabs>
              <w:tab w:val="right" w:leader="dot" w:pos="8306"/>
            </w:tabs>
            <w:rPr>
              <w:del w:id="643" w:author="LKY" w:date="2026-09-15T17:29:07Z"/>
            </w:rPr>
          </w:pPr>
          <w:del w:id="644" w:author="LKY" w:date="2026-09-15T17:29:07Z">
            <w:r>
              <w:rPr/>
              <w:fldChar w:fldCharType="begin"/>
            </w:r>
          </w:del>
          <w:del w:id="645" w:author="LKY" w:date="2026-09-15T17:29:07Z">
            <w:r>
              <w:rPr/>
              <w:delInstrText xml:space="preserve"> HYPERLINK \l _Toc1068 </w:delInstrText>
            </w:r>
          </w:del>
          <w:del w:id="646" w:author="LKY" w:date="2026-09-15T17:29:07Z">
            <w:r>
              <w:rPr/>
              <w:fldChar w:fldCharType="separate"/>
            </w:r>
          </w:del>
          <w:del w:id="647" w:author="LKY" w:date="2026-09-15T17:29:07Z">
            <w:r>
              <w:rPr>
                <w:rFonts w:hint="eastAsia" w:ascii="Times New Roman" w:hAnsi="Times New Roman"/>
                <w:lang w:val="en-US" w:eastAsia="zh-CN"/>
              </w:rPr>
              <w:delText>8.保修条款</w:delText>
            </w:r>
          </w:del>
          <w:del w:id="648" w:author="LKY" w:date="2026-09-15T17:29:07Z">
            <w:r>
              <w:rPr/>
              <w:tab/>
            </w:r>
          </w:del>
          <w:del w:id="649" w:author="LKY" w:date="2026-09-15T17:29:07Z">
            <w:r>
              <w:rPr/>
              <w:fldChar w:fldCharType="begin"/>
            </w:r>
          </w:del>
          <w:del w:id="650" w:author="LKY" w:date="2026-09-15T17:29:07Z">
            <w:r>
              <w:rPr/>
              <w:delInstrText xml:space="preserve"> PAGEREF _Toc1068 \h </w:delInstrText>
            </w:r>
          </w:del>
          <w:del w:id="651" w:author="LKY" w:date="2026-09-15T17:29:07Z">
            <w:r>
              <w:rPr/>
              <w:fldChar w:fldCharType="separate"/>
            </w:r>
          </w:del>
          <w:del w:id="652" w:author="LKY" w:date="2026-09-15T17:29:07Z">
            <w:r>
              <w:rPr/>
              <w:delText>47</w:delText>
            </w:r>
          </w:del>
          <w:del w:id="653" w:author="LKY" w:date="2026-09-15T17:29:07Z">
            <w:r>
              <w:rPr/>
              <w:fldChar w:fldCharType="end"/>
            </w:r>
          </w:del>
          <w:del w:id="654" w:author="LKY" w:date="2026-09-15T17:29:07Z">
            <w:r>
              <w:rPr/>
              <w:fldChar w:fldCharType="end"/>
            </w:r>
          </w:del>
        </w:p>
        <w:p w14:paraId="1727432B">
          <w:pPr>
            <w:pStyle w:val="10"/>
            <w:tabs>
              <w:tab w:val="right" w:leader="dot" w:pos="8306"/>
            </w:tabs>
            <w:rPr>
              <w:del w:id="655" w:author="LKY" w:date="2026-09-15T17:29:07Z"/>
            </w:rPr>
          </w:pPr>
          <w:del w:id="656" w:author="LKY" w:date="2026-09-15T17:29:07Z">
            <w:r>
              <w:rPr/>
              <w:fldChar w:fldCharType="begin"/>
            </w:r>
          </w:del>
          <w:del w:id="657" w:author="LKY" w:date="2026-09-15T17:29:07Z">
            <w:r>
              <w:rPr/>
              <w:delInstrText xml:space="preserve"> HYPERLINK \l _Toc7431 </w:delInstrText>
            </w:r>
          </w:del>
          <w:del w:id="658" w:author="LKY" w:date="2026-09-15T17:29:07Z">
            <w:r>
              <w:rPr/>
              <w:fldChar w:fldCharType="separate"/>
            </w:r>
          </w:del>
          <w:del w:id="659" w:author="LKY" w:date="2026-09-15T17:29:07Z">
            <w:r>
              <w:rPr>
                <w:rFonts w:hint="eastAsia"/>
                <w:lang w:val="en-US" w:eastAsia="zh-CN"/>
              </w:rPr>
              <w:delText>9.技术支持</w:delText>
            </w:r>
          </w:del>
          <w:del w:id="660" w:author="LKY" w:date="2026-09-15T17:29:07Z">
            <w:r>
              <w:rPr/>
              <w:tab/>
            </w:r>
          </w:del>
          <w:del w:id="661" w:author="LKY" w:date="2026-09-15T17:29:07Z">
            <w:r>
              <w:rPr/>
              <w:fldChar w:fldCharType="begin"/>
            </w:r>
          </w:del>
          <w:del w:id="662" w:author="LKY" w:date="2026-09-15T17:29:07Z">
            <w:r>
              <w:rPr/>
              <w:delInstrText xml:space="preserve"> PAGEREF _Toc7431 \h </w:delInstrText>
            </w:r>
          </w:del>
          <w:del w:id="663" w:author="LKY" w:date="2026-09-15T17:29:07Z">
            <w:r>
              <w:rPr/>
              <w:fldChar w:fldCharType="separate"/>
            </w:r>
          </w:del>
          <w:del w:id="664" w:author="LKY" w:date="2026-09-15T17:29:07Z">
            <w:r>
              <w:rPr/>
              <w:delText>47</w:delText>
            </w:r>
          </w:del>
          <w:del w:id="665" w:author="LKY" w:date="2026-09-15T17:29:07Z">
            <w:r>
              <w:rPr/>
              <w:fldChar w:fldCharType="end"/>
            </w:r>
          </w:del>
          <w:del w:id="666" w:author="LKY" w:date="2026-09-15T17:29:07Z">
            <w:r>
              <w:rPr/>
              <w:fldChar w:fldCharType="end"/>
            </w:r>
          </w:del>
        </w:p>
        <w:p w14:paraId="69E8374D">
          <w:pPr>
            <w:pStyle w:val="10"/>
            <w:tabs>
              <w:tab w:val="right" w:leader="dot" w:pos="8306"/>
            </w:tabs>
            <w:rPr>
              <w:del w:id="667" w:author="LKY" w:date="2026-09-15T17:29:07Z"/>
            </w:rPr>
          </w:pPr>
          <w:del w:id="668" w:author="LKY" w:date="2026-09-15T17:29:07Z">
            <w:r>
              <w:rPr/>
              <w:fldChar w:fldCharType="begin"/>
            </w:r>
          </w:del>
          <w:del w:id="669" w:author="LKY" w:date="2026-09-15T17:29:07Z">
            <w:r>
              <w:rPr/>
              <w:delInstrText xml:space="preserve"> HYPERLINK \l _Toc18094 </w:delInstrText>
            </w:r>
          </w:del>
          <w:del w:id="670" w:author="LKY" w:date="2026-09-15T17:29:07Z">
            <w:r>
              <w:rPr/>
              <w:fldChar w:fldCharType="separate"/>
            </w:r>
          </w:del>
          <w:del w:id="671" w:author="LKY" w:date="2026-09-15T17:29:07Z">
            <w:r>
              <w:rPr>
                <w:rFonts w:hint="eastAsia"/>
                <w:lang w:val="en-US" w:eastAsia="zh-CN"/>
              </w:rPr>
              <w:delText>附录1.GPIO端口</w:delText>
            </w:r>
          </w:del>
          <w:del w:id="672" w:author="LKY" w:date="2026-09-15T17:29:07Z">
            <w:r>
              <w:rPr/>
              <w:tab/>
            </w:r>
          </w:del>
          <w:del w:id="673" w:author="LKY" w:date="2026-09-15T17:29:07Z">
            <w:r>
              <w:rPr/>
              <w:fldChar w:fldCharType="begin"/>
            </w:r>
          </w:del>
          <w:del w:id="674" w:author="LKY" w:date="2026-09-15T17:29:07Z">
            <w:r>
              <w:rPr/>
              <w:delInstrText xml:space="preserve"> PAGEREF _Toc18094 \h </w:delInstrText>
            </w:r>
          </w:del>
          <w:del w:id="675" w:author="LKY" w:date="2026-09-15T17:29:07Z">
            <w:r>
              <w:rPr/>
              <w:fldChar w:fldCharType="separate"/>
            </w:r>
          </w:del>
          <w:del w:id="676" w:author="LKY" w:date="2026-09-15T17:29:07Z">
            <w:r>
              <w:rPr/>
              <w:delText>48</w:delText>
            </w:r>
          </w:del>
          <w:del w:id="677" w:author="LKY" w:date="2026-09-15T17:29:07Z">
            <w:r>
              <w:rPr/>
              <w:fldChar w:fldCharType="end"/>
            </w:r>
          </w:del>
          <w:del w:id="678" w:author="LKY" w:date="2026-09-15T17:29:07Z">
            <w:r>
              <w:rPr/>
              <w:fldChar w:fldCharType="end"/>
            </w:r>
          </w:del>
        </w:p>
        <w:p w14:paraId="69B7CB54">
          <w:pPr>
            <w:pStyle w:val="10"/>
            <w:tabs>
              <w:tab w:val="right" w:leader="dot" w:pos="8306"/>
            </w:tabs>
            <w:rPr>
              <w:ins w:id="679" w:author="L" w:date="2026-09-01T14:49:33Z"/>
              <w:del w:id="680" w:author="LKY" w:date="2026-09-15T17:29:07Z"/>
            </w:rPr>
          </w:pPr>
          <w:ins w:id="681" w:author="L" w:date="2026-09-01T14:49:33Z">
            <w:del w:id="682" w:author="LKY" w:date="2026-09-15T17:29:07Z">
              <w:r>
                <w:rPr/>
                <w:fldChar w:fldCharType="begin"/>
              </w:r>
            </w:del>
          </w:ins>
          <w:ins w:id="683" w:author="L" w:date="2026-09-01T14:49:33Z">
            <w:del w:id="684" w:author="LKY" w:date="2026-09-15T17:29:07Z">
              <w:r>
                <w:rPr/>
                <w:delInstrText xml:space="preserve"> HYPERLINK \l _Toc24086 </w:delInstrText>
              </w:r>
            </w:del>
          </w:ins>
          <w:ins w:id="685" w:author="L" w:date="2026-09-01T14:49:33Z">
            <w:del w:id="686" w:author="LKY" w:date="2026-09-15T17:29:07Z">
              <w:r>
                <w:rPr/>
                <w:fldChar w:fldCharType="separate"/>
              </w:r>
            </w:del>
          </w:ins>
          <w:ins w:id="687" w:author="L" w:date="2026-09-01T14:49:33Z">
            <w:del w:id="688" w:author="LKY" w:date="2026-09-15T17:29:07Z">
              <w:r>
                <w:rPr>
                  <w:rFonts w:hint="eastAsia" w:ascii="Times New Roman" w:hAnsi="Times New Roman" w:eastAsia="宋体" w:cs="宋体"/>
                  <w:bCs/>
                  <w:iCs/>
                  <w:szCs w:val="24"/>
                  <w:lang w:val="en-US" w:eastAsia="zh-CN"/>
                </w:rPr>
                <w:delText>前言</w:delText>
              </w:r>
            </w:del>
          </w:ins>
          <w:ins w:id="689" w:author="L" w:date="2026-09-01T14:49:33Z">
            <w:del w:id="690" w:author="LKY" w:date="2026-09-15T17:29:07Z">
              <w:r>
                <w:rPr/>
                <w:tab/>
              </w:r>
            </w:del>
          </w:ins>
          <w:ins w:id="691" w:author="L" w:date="2026-09-01T14:49:33Z">
            <w:del w:id="692" w:author="LKY" w:date="2026-09-15T17:29:07Z">
              <w:r>
                <w:rPr/>
                <w:fldChar w:fldCharType="begin"/>
              </w:r>
            </w:del>
          </w:ins>
          <w:ins w:id="693" w:author="L" w:date="2026-09-01T14:49:33Z">
            <w:del w:id="694" w:author="LKY" w:date="2026-09-15T17:29:07Z">
              <w:r>
                <w:rPr/>
                <w:delInstrText xml:space="preserve"> PAGEREF _Toc24086 \h </w:delInstrText>
              </w:r>
            </w:del>
          </w:ins>
          <w:ins w:id="695" w:author="L" w:date="2026-09-01T14:49:33Z">
            <w:del w:id="696" w:author="LKY" w:date="2026-09-15T17:29:07Z">
              <w:r>
                <w:rPr/>
                <w:fldChar w:fldCharType="separate"/>
              </w:r>
            </w:del>
          </w:ins>
          <w:ins w:id="697" w:author="L" w:date="2026-09-01T14:49:33Z">
            <w:del w:id="698" w:author="LKY" w:date="2026-09-15T17:29:07Z">
              <w:r>
                <w:rPr/>
                <w:delText>4</w:delText>
              </w:r>
            </w:del>
          </w:ins>
          <w:ins w:id="699" w:author="L" w:date="2026-09-01T14:49:33Z">
            <w:del w:id="700" w:author="LKY" w:date="2026-09-15T17:29:07Z">
              <w:r>
                <w:rPr/>
                <w:fldChar w:fldCharType="end"/>
              </w:r>
            </w:del>
          </w:ins>
          <w:ins w:id="701" w:author="L" w:date="2026-09-01T14:49:33Z">
            <w:del w:id="702" w:author="LKY" w:date="2026-09-15T17:29:07Z">
              <w:r>
                <w:rPr/>
                <w:fldChar w:fldCharType="end"/>
              </w:r>
            </w:del>
          </w:ins>
        </w:p>
        <w:p w14:paraId="79855B6B">
          <w:pPr>
            <w:pStyle w:val="10"/>
            <w:tabs>
              <w:tab w:val="right" w:leader="dot" w:pos="8306"/>
            </w:tabs>
            <w:rPr>
              <w:ins w:id="703" w:author="L" w:date="2026-09-01T14:49:33Z"/>
              <w:del w:id="704" w:author="LKY" w:date="2026-09-15T17:29:07Z"/>
            </w:rPr>
          </w:pPr>
          <w:ins w:id="705" w:author="L" w:date="2026-09-01T14:49:33Z">
            <w:del w:id="706" w:author="LKY" w:date="2026-09-15T17:29:07Z">
              <w:r>
                <w:rPr/>
                <w:fldChar w:fldCharType="begin"/>
              </w:r>
            </w:del>
          </w:ins>
          <w:ins w:id="707" w:author="L" w:date="2026-09-01T14:49:33Z">
            <w:del w:id="708" w:author="LKY" w:date="2026-09-15T17:29:07Z">
              <w:r>
                <w:rPr/>
                <w:delInstrText xml:space="preserve"> HYPERLINK \l _Toc20485 </w:delInstrText>
              </w:r>
            </w:del>
          </w:ins>
          <w:ins w:id="709" w:author="L" w:date="2026-09-01T14:49:33Z">
            <w:del w:id="710" w:author="LKY" w:date="2026-09-15T17:29:07Z">
              <w:r>
                <w:rPr/>
                <w:fldChar w:fldCharType="separate"/>
              </w:r>
            </w:del>
          </w:ins>
          <w:ins w:id="711" w:author="L" w:date="2026-09-01T14:49:33Z">
            <w:del w:id="712" w:author="LKY" w:date="2026-09-15T17:29:07Z">
              <w:r>
                <w:rPr>
                  <w:rFonts w:hint="eastAsia" w:ascii="Times New Roman" w:hAnsi="Times New Roman" w:cstheme="minorEastAsia"/>
                  <w:bCs/>
                  <w:szCs w:val="44"/>
                  <w:lang w:val="en-US" w:eastAsia="zh-CN"/>
                </w:rPr>
                <w:delText>1.产品简介</w:delText>
              </w:r>
            </w:del>
          </w:ins>
          <w:ins w:id="713" w:author="L" w:date="2026-09-01T14:49:33Z">
            <w:del w:id="714" w:author="LKY" w:date="2026-09-15T17:29:07Z">
              <w:r>
                <w:rPr/>
                <w:tab/>
              </w:r>
            </w:del>
          </w:ins>
          <w:ins w:id="715" w:author="L" w:date="2026-09-01T14:49:33Z">
            <w:del w:id="716" w:author="LKY" w:date="2026-09-15T17:29:07Z">
              <w:r>
                <w:rPr/>
                <w:fldChar w:fldCharType="begin"/>
              </w:r>
            </w:del>
          </w:ins>
          <w:ins w:id="717" w:author="L" w:date="2026-09-01T14:49:33Z">
            <w:del w:id="718" w:author="LKY" w:date="2026-09-15T17:29:07Z">
              <w:r>
                <w:rPr/>
                <w:delInstrText xml:space="preserve"> PAGEREF _Toc20485 \h </w:delInstrText>
              </w:r>
            </w:del>
          </w:ins>
          <w:ins w:id="719" w:author="L" w:date="2026-09-01T14:49:33Z">
            <w:del w:id="720" w:author="LKY" w:date="2026-09-15T17:29:07Z">
              <w:r>
                <w:rPr/>
                <w:fldChar w:fldCharType="separate"/>
              </w:r>
            </w:del>
          </w:ins>
          <w:ins w:id="721" w:author="L" w:date="2026-09-01T14:49:33Z">
            <w:del w:id="722" w:author="LKY" w:date="2026-09-15T17:29:07Z">
              <w:r>
                <w:rPr/>
                <w:delText>5</w:delText>
              </w:r>
            </w:del>
          </w:ins>
          <w:ins w:id="723" w:author="L" w:date="2026-09-01T14:49:33Z">
            <w:del w:id="724" w:author="LKY" w:date="2026-09-15T17:29:07Z">
              <w:r>
                <w:rPr/>
                <w:fldChar w:fldCharType="end"/>
              </w:r>
            </w:del>
          </w:ins>
          <w:ins w:id="725" w:author="L" w:date="2026-09-01T14:49:33Z">
            <w:del w:id="726" w:author="LKY" w:date="2026-09-15T17:29:07Z">
              <w:r>
                <w:rPr/>
                <w:fldChar w:fldCharType="end"/>
              </w:r>
            </w:del>
          </w:ins>
        </w:p>
        <w:p w14:paraId="0126338E">
          <w:pPr>
            <w:pStyle w:val="11"/>
            <w:tabs>
              <w:tab w:val="right" w:leader="dot" w:pos="8306"/>
            </w:tabs>
            <w:rPr>
              <w:ins w:id="727" w:author="L" w:date="2026-09-01T14:49:33Z"/>
              <w:del w:id="728" w:author="LKY" w:date="2026-09-15T17:29:07Z"/>
            </w:rPr>
          </w:pPr>
          <w:ins w:id="729" w:author="L" w:date="2026-09-01T14:49:33Z">
            <w:del w:id="730" w:author="LKY" w:date="2026-09-15T17:29:07Z">
              <w:r>
                <w:rPr/>
                <w:fldChar w:fldCharType="begin"/>
              </w:r>
            </w:del>
          </w:ins>
          <w:ins w:id="731" w:author="L" w:date="2026-09-01T14:49:33Z">
            <w:del w:id="732" w:author="LKY" w:date="2026-09-15T17:29:07Z">
              <w:r>
                <w:rPr/>
                <w:delInstrText xml:space="preserve"> HYPERLINK \l _Toc27387 </w:delInstrText>
              </w:r>
            </w:del>
          </w:ins>
          <w:ins w:id="733" w:author="L" w:date="2026-09-01T14:49:33Z">
            <w:del w:id="734" w:author="LKY" w:date="2026-09-15T17:29:07Z">
              <w:r>
                <w:rPr/>
                <w:fldChar w:fldCharType="separate"/>
              </w:r>
            </w:del>
          </w:ins>
          <w:ins w:id="735" w:author="L" w:date="2026-09-01T14:49:33Z">
            <w:del w:id="736" w:author="LKY" w:date="2026-09-15T17:29:07Z">
              <w:r>
                <w:rPr>
                  <w:rFonts w:hint="eastAsia" w:ascii="Times New Roman" w:hAnsi="Times New Roman" w:cstheme="minorEastAsia"/>
                  <w:bCs/>
                  <w:szCs w:val="32"/>
                  <w:lang w:val="en-US" w:eastAsia="zh-CN"/>
                </w:rPr>
                <w:delText>1.1 概述</w:delText>
              </w:r>
            </w:del>
          </w:ins>
          <w:ins w:id="737" w:author="L" w:date="2026-09-01T14:49:33Z">
            <w:del w:id="738" w:author="LKY" w:date="2026-09-15T17:29:07Z">
              <w:r>
                <w:rPr/>
                <w:tab/>
              </w:r>
            </w:del>
          </w:ins>
          <w:ins w:id="739" w:author="L" w:date="2026-09-01T14:49:33Z">
            <w:del w:id="740" w:author="LKY" w:date="2026-09-15T17:29:07Z">
              <w:r>
                <w:rPr/>
                <w:fldChar w:fldCharType="begin"/>
              </w:r>
            </w:del>
          </w:ins>
          <w:ins w:id="741" w:author="L" w:date="2026-09-01T14:49:33Z">
            <w:del w:id="742" w:author="LKY" w:date="2026-09-15T17:29:07Z">
              <w:r>
                <w:rPr/>
                <w:delInstrText xml:space="preserve"> PAGEREF _Toc27387 \h </w:delInstrText>
              </w:r>
            </w:del>
          </w:ins>
          <w:ins w:id="743" w:author="L" w:date="2026-09-01T14:49:33Z">
            <w:del w:id="744" w:author="LKY" w:date="2026-09-15T17:29:07Z">
              <w:r>
                <w:rPr/>
                <w:fldChar w:fldCharType="separate"/>
              </w:r>
            </w:del>
          </w:ins>
          <w:ins w:id="745" w:author="L" w:date="2026-09-01T14:49:33Z">
            <w:del w:id="746" w:author="LKY" w:date="2026-09-15T17:29:07Z">
              <w:r>
                <w:rPr/>
                <w:delText>5</w:delText>
              </w:r>
            </w:del>
          </w:ins>
          <w:ins w:id="747" w:author="L" w:date="2026-09-01T14:49:33Z">
            <w:del w:id="748" w:author="LKY" w:date="2026-09-15T17:29:07Z">
              <w:r>
                <w:rPr/>
                <w:fldChar w:fldCharType="end"/>
              </w:r>
            </w:del>
          </w:ins>
          <w:ins w:id="749" w:author="L" w:date="2026-09-01T14:49:33Z">
            <w:del w:id="750" w:author="LKY" w:date="2026-09-15T17:29:07Z">
              <w:r>
                <w:rPr/>
                <w:fldChar w:fldCharType="end"/>
              </w:r>
            </w:del>
          </w:ins>
        </w:p>
        <w:p w14:paraId="0EB3C9A1">
          <w:pPr>
            <w:pStyle w:val="11"/>
            <w:tabs>
              <w:tab w:val="right" w:leader="dot" w:pos="8306"/>
            </w:tabs>
            <w:rPr>
              <w:ins w:id="751" w:author="L" w:date="2026-09-01T14:49:33Z"/>
              <w:del w:id="752" w:author="LKY" w:date="2026-09-15T17:29:07Z"/>
            </w:rPr>
          </w:pPr>
          <w:ins w:id="753" w:author="L" w:date="2026-09-01T14:49:33Z">
            <w:del w:id="754" w:author="LKY" w:date="2026-09-15T17:29:07Z">
              <w:r>
                <w:rPr/>
                <w:fldChar w:fldCharType="begin"/>
              </w:r>
            </w:del>
          </w:ins>
          <w:ins w:id="755" w:author="L" w:date="2026-09-01T14:49:33Z">
            <w:del w:id="756" w:author="LKY" w:date="2026-09-15T17:29:07Z">
              <w:r>
                <w:rPr/>
                <w:delInstrText xml:space="preserve"> HYPERLINK \l _Toc1728 </w:delInstrText>
              </w:r>
            </w:del>
          </w:ins>
          <w:ins w:id="757" w:author="L" w:date="2026-09-01T14:49:33Z">
            <w:del w:id="758" w:author="LKY" w:date="2026-09-15T17:29:07Z">
              <w:r>
                <w:rPr/>
                <w:fldChar w:fldCharType="separate"/>
              </w:r>
            </w:del>
          </w:ins>
          <w:ins w:id="759" w:author="L" w:date="2026-09-01T14:49:33Z">
            <w:del w:id="760" w:author="LKY" w:date="2026-09-15T17:29:07Z">
              <w:r>
                <w:rPr>
                  <w:rFonts w:hint="eastAsia" w:ascii="Times New Roman" w:hAnsi="Times New Roman" w:eastAsia="宋体" w:cs="宋体"/>
                  <w:bCs/>
                  <w:iCs/>
                  <w:kern w:val="2"/>
                  <w:szCs w:val="32"/>
                  <w:lang w:val="en-US" w:eastAsia="zh-CN" w:bidi="ar-SA"/>
                </w:rPr>
                <w:delText>1.2外形尺寸</w:delText>
              </w:r>
            </w:del>
          </w:ins>
          <w:ins w:id="761" w:author="L" w:date="2026-09-01T14:49:33Z">
            <w:del w:id="762" w:author="LKY" w:date="2026-09-15T17:29:07Z">
              <w:r>
                <w:rPr/>
                <w:tab/>
              </w:r>
            </w:del>
          </w:ins>
          <w:ins w:id="763" w:author="L" w:date="2026-09-01T14:49:33Z">
            <w:del w:id="764" w:author="LKY" w:date="2026-09-15T17:29:07Z">
              <w:r>
                <w:rPr/>
                <w:fldChar w:fldCharType="begin"/>
              </w:r>
            </w:del>
          </w:ins>
          <w:ins w:id="765" w:author="L" w:date="2026-09-01T14:49:33Z">
            <w:del w:id="766" w:author="LKY" w:date="2026-09-15T17:29:07Z">
              <w:r>
                <w:rPr/>
                <w:delInstrText xml:space="preserve"> PAGEREF _Toc1728 \h </w:delInstrText>
              </w:r>
            </w:del>
          </w:ins>
          <w:ins w:id="767" w:author="L" w:date="2026-09-01T14:49:33Z">
            <w:del w:id="768" w:author="LKY" w:date="2026-09-15T17:29:07Z">
              <w:r>
                <w:rPr/>
                <w:fldChar w:fldCharType="separate"/>
              </w:r>
            </w:del>
          </w:ins>
          <w:ins w:id="769" w:author="L" w:date="2026-09-01T14:49:33Z">
            <w:del w:id="770" w:author="LKY" w:date="2026-09-15T17:29:07Z">
              <w:r>
                <w:rPr/>
                <w:delText>5</w:delText>
              </w:r>
            </w:del>
          </w:ins>
          <w:ins w:id="771" w:author="L" w:date="2026-09-01T14:49:33Z">
            <w:del w:id="772" w:author="LKY" w:date="2026-09-15T17:29:07Z">
              <w:r>
                <w:rPr/>
                <w:fldChar w:fldCharType="end"/>
              </w:r>
            </w:del>
          </w:ins>
          <w:ins w:id="773" w:author="L" w:date="2026-09-01T14:49:33Z">
            <w:del w:id="774" w:author="LKY" w:date="2026-09-15T17:29:07Z">
              <w:r>
                <w:rPr/>
                <w:fldChar w:fldCharType="end"/>
              </w:r>
            </w:del>
          </w:ins>
        </w:p>
        <w:p w14:paraId="51B0E902">
          <w:pPr>
            <w:pStyle w:val="11"/>
            <w:tabs>
              <w:tab w:val="right" w:leader="dot" w:pos="8306"/>
            </w:tabs>
            <w:rPr>
              <w:ins w:id="775" w:author="L" w:date="2026-09-01T14:49:33Z"/>
              <w:del w:id="776" w:author="LKY" w:date="2026-09-15T17:29:07Z"/>
            </w:rPr>
          </w:pPr>
          <w:ins w:id="777" w:author="L" w:date="2026-09-01T14:49:33Z">
            <w:del w:id="778" w:author="LKY" w:date="2026-09-15T17:29:07Z">
              <w:r>
                <w:rPr/>
                <w:fldChar w:fldCharType="begin"/>
              </w:r>
            </w:del>
          </w:ins>
          <w:ins w:id="779" w:author="L" w:date="2026-09-01T14:49:33Z">
            <w:del w:id="780" w:author="LKY" w:date="2026-09-15T17:29:07Z">
              <w:r>
                <w:rPr/>
                <w:delInstrText xml:space="preserve"> HYPERLINK \l _Toc28843 </w:delInstrText>
              </w:r>
            </w:del>
          </w:ins>
          <w:ins w:id="781" w:author="L" w:date="2026-09-01T14:49:33Z">
            <w:del w:id="782" w:author="LKY" w:date="2026-09-15T17:29:07Z">
              <w:r>
                <w:rPr/>
                <w:fldChar w:fldCharType="separate"/>
              </w:r>
            </w:del>
          </w:ins>
          <w:ins w:id="783" w:author="L" w:date="2026-09-01T14:49:33Z">
            <w:del w:id="784" w:author="LKY" w:date="2026-09-15T17:29:07Z">
              <w:r>
                <w:rPr>
                  <w:rFonts w:hint="eastAsia" w:ascii="Times New Roman" w:hAnsi="Times New Roman" w:eastAsia="宋体" w:cs="宋体"/>
                  <w:bCs/>
                  <w:iCs/>
                  <w:szCs w:val="32"/>
                  <w:lang w:val="en-US" w:eastAsia="zh-CN"/>
                </w:rPr>
                <w:delText>1.3技术参数</w:delText>
              </w:r>
            </w:del>
          </w:ins>
          <w:ins w:id="785" w:author="L" w:date="2026-09-01T14:49:33Z">
            <w:del w:id="786" w:author="LKY" w:date="2026-09-15T17:29:07Z">
              <w:r>
                <w:rPr/>
                <w:tab/>
              </w:r>
            </w:del>
          </w:ins>
          <w:ins w:id="787" w:author="L" w:date="2026-09-01T14:49:33Z">
            <w:del w:id="788" w:author="LKY" w:date="2026-09-15T17:29:07Z">
              <w:r>
                <w:rPr/>
                <w:fldChar w:fldCharType="begin"/>
              </w:r>
            </w:del>
          </w:ins>
          <w:ins w:id="789" w:author="L" w:date="2026-09-01T14:49:33Z">
            <w:del w:id="790" w:author="LKY" w:date="2026-09-15T17:29:07Z">
              <w:r>
                <w:rPr/>
                <w:delInstrText xml:space="preserve"> PAGEREF _Toc28843 \h </w:delInstrText>
              </w:r>
            </w:del>
          </w:ins>
          <w:ins w:id="791" w:author="L" w:date="2026-09-01T14:49:33Z">
            <w:del w:id="792" w:author="LKY" w:date="2026-09-15T17:29:07Z">
              <w:r>
                <w:rPr/>
                <w:fldChar w:fldCharType="separate"/>
              </w:r>
            </w:del>
          </w:ins>
          <w:ins w:id="793" w:author="L" w:date="2026-09-01T14:49:33Z">
            <w:del w:id="794" w:author="LKY" w:date="2026-09-15T17:29:07Z">
              <w:r>
                <w:rPr/>
                <w:delText>6</w:delText>
              </w:r>
            </w:del>
          </w:ins>
          <w:ins w:id="795" w:author="L" w:date="2026-09-01T14:49:33Z">
            <w:del w:id="796" w:author="LKY" w:date="2026-09-15T17:29:07Z">
              <w:r>
                <w:rPr/>
                <w:fldChar w:fldCharType="end"/>
              </w:r>
            </w:del>
          </w:ins>
          <w:ins w:id="797" w:author="L" w:date="2026-09-01T14:49:33Z">
            <w:del w:id="798" w:author="LKY" w:date="2026-09-15T17:29:07Z">
              <w:r>
                <w:rPr/>
                <w:fldChar w:fldCharType="end"/>
              </w:r>
            </w:del>
          </w:ins>
        </w:p>
        <w:p w14:paraId="7F011D7F">
          <w:pPr>
            <w:pStyle w:val="11"/>
            <w:tabs>
              <w:tab w:val="right" w:leader="dot" w:pos="8306"/>
            </w:tabs>
            <w:rPr>
              <w:ins w:id="799" w:author="L" w:date="2026-09-01T14:49:33Z"/>
              <w:del w:id="800" w:author="LKY" w:date="2026-09-15T17:29:07Z"/>
            </w:rPr>
          </w:pPr>
          <w:ins w:id="801" w:author="L" w:date="2026-09-01T14:49:33Z">
            <w:del w:id="802" w:author="LKY" w:date="2026-09-15T17:29:07Z">
              <w:r>
                <w:rPr/>
                <w:fldChar w:fldCharType="begin"/>
              </w:r>
            </w:del>
          </w:ins>
          <w:ins w:id="803" w:author="L" w:date="2026-09-01T14:49:33Z">
            <w:del w:id="804" w:author="LKY" w:date="2026-09-15T17:29:07Z">
              <w:r>
                <w:rPr/>
                <w:delInstrText xml:space="preserve"> HYPERLINK \l _Toc12711 </w:delInstrText>
              </w:r>
            </w:del>
          </w:ins>
          <w:ins w:id="805" w:author="L" w:date="2026-09-01T14:49:33Z">
            <w:del w:id="806" w:author="LKY" w:date="2026-09-15T17:29:07Z">
              <w:r>
                <w:rPr/>
                <w:fldChar w:fldCharType="separate"/>
              </w:r>
            </w:del>
          </w:ins>
          <w:ins w:id="807" w:author="L" w:date="2026-09-01T14:49:33Z">
            <w:del w:id="808" w:author="LKY" w:date="2026-09-15T17:29:07Z">
              <w:r>
                <w:rPr>
                  <w:rFonts w:hint="eastAsia" w:ascii="Times New Roman" w:hAnsi="Times New Roman" w:eastAsia="宋体" w:cs="宋体"/>
                  <w:bCs/>
                  <w:iCs/>
                  <w:kern w:val="2"/>
                  <w:szCs w:val="32"/>
                  <w:lang w:val="en-US" w:eastAsia="zh-CN" w:bidi="ar-SA"/>
                </w:rPr>
                <w:delText>1.4设备选型</w:delText>
              </w:r>
            </w:del>
          </w:ins>
          <w:ins w:id="809" w:author="L" w:date="2026-09-01T14:49:33Z">
            <w:del w:id="810" w:author="LKY" w:date="2026-09-15T17:29:07Z">
              <w:r>
                <w:rPr/>
                <w:tab/>
              </w:r>
            </w:del>
          </w:ins>
          <w:ins w:id="811" w:author="L" w:date="2026-09-01T14:49:33Z">
            <w:del w:id="812" w:author="LKY" w:date="2026-09-15T17:29:07Z">
              <w:r>
                <w:rPr/>
                <w:fldChar w:fldCharType="begin"/>
              </w:r>
            </w:del>
          </w:ins>
          <w:ins w:id="813" w:author="L" w:date="2026-09-01T14:49:33Z">
            <w:del w:id="814" w:author="LKY" w:date="2026-09-15T17:29:07Z">
              <w:r>
                <w:rPr/>
                <w:delInstrText xml:space="preserve"> PAGEREF _Toc12711 \h </w:delInstrText>
              </w:r>
            </w:del>
          </w:ins>
          <w:ins w:id="815" w:author="L" w:date="2026-09-01T14:49:33Z">
            <w:del w:id="816" w:author="LKY" w:date="2026-09-15T17:29:07Z">
              <w:r>
                <w:rPr/>
                <w:fldChar w:fldCharType="separate"/>
              </w:r>
            </w:del>
          </w:ins>
          <w:ins w:id="817" w:author="L" w:date="2026-09-01T14:49:33Z">
            <w:del w:id="818" w:author="LKY" w:date="2026-09-15T17:29:07Z">
              <w:r>
                <w:rPr/>
                <w:delText>9</w:delText>
              </w:r>
            </w:del>
          </w:ins>
          <w:ins w:id="819" w:author="L" w:date="2026-09-01T14:49:33Z">
            <w:del w:id="820" w:author="LKY" w:date="2026-09-15T17:29:07Z">
              <w:r>
                <w:rPr/>
                <w:fldChar w:fldCharType="end"/>
              </w:r>
            </w:del>
          </w:ins>
          <w:ins w:id="821" w:author="L" w:date="2026-09-01T14:49:33Z">
            <w:del w:id="822" w:author="LKY" w:date="2026-09-15T17:29:07Z">
              <w:r>
                <w:rPr/>
                <w:fldChar w:fldCharType="end"/>
              </w:r>
            </w:del>
          </w:ins>
        </w:p>
        <w:p w14:paraId="057BB2A6">
          <w:pPr>
            <w:pStyle w:val="7"/>
            <w:tabs>
              <w:tab w:val="right" w:leader="dot" w:pos="8306"/>
            </w:tabs>
            <w:rPr>
              <w:ins w:id="823" w:author="L" w:date="2026-09-01T14:49:33Z"/>
              <w:del w:id="824" w:author="LKY" w:date="2026-09-15T17:29:07Z"/>
            </w:rPr>
          </w:pPr>
          <w:ins w:id="825" w:author="L" w:date="2026-09-01T14:49:33Z">
            <w:del w:id="826" w:author="LKY" w:date="2026-09-15T17:29:07Z">
              <w:r>
                <w:rPr/>
                <w:fldChar w:fldCharType="begin"/>
              </w:r>
            </w:del>
          </w:ins>
          <w:ins w:id="827" w:author="L" w:date="2026-09-01T14:49:33Z">
            <w:del w:id="828" w:author="LKY" w:date="2026-09-15T17:29:07Z">
              <w:r>
                <w:rPr/>
                <w:delInstrText xml:space="preserve"> HYPERLINK \l _Toc3878 </w:delInstrText>
              </w:r>
            </w:del>
          </w:ins>
          <w:ins w:id="829" w:author="L" w:date="2026-09-01T14:49:33Z">
            <w:del w:id="830" w:author="LKY" w:date="2026-09-15T17:29:07Z">
              <w:r>
                <w:rPr/>
                <w:fldChar w:fldCharType="separate"/>
              </w:r>
            </w:del>
          </w:ins>
          <w:ins w:id="831" w:author="L" w:date="2026-09-01T14:49:33Z">
            <w:del w:id="832" w:author="LKY" w:date="2026-09-15T17:29:07Z">
              <w:r>
                <w:rPr>
                  <w:rFonts w:hint="eastAsia" w:ascii="Times New Roman" w:hAnsi="Times New Roman" w:eastAsia="宋体" w:cs="宋体"/>
                  <w:bCs/>
                  <w:iCs/>
                  <w:kern w:val="2"/>
                  <w:szCs w:val="28"/>
                  <w:lang w:val="en-US" w:eastAsia="zh-CN" w:bidi="ar-SA"/>
                </w:rPr>
                <w:delText>1.4.1主型号选型</w:delText>
              </w:r>
            </w:del>
          </w:ins>
          <w:ins w:id="833" w:author="L" w:date="2026-09-01T14:49:33Z">
            <w:del w:id="834" w:author="LKY" w:date="2026-09-15T17:29:07Z">
              <w:r>
                <w:rPr/>
                <w:tab/>
              </w:r>
            </w:del>
          </w:ins>
          <w:ins w:id="835" w:author="L" w:date="2026-09-01T14:49:33Z">
            <w:del w:id="836" w:author="LKY" w:date="2026-09-15T17:29:07Z">
              <w:r>
                <w:rPr/>
                <w:fldChar w:fldCharType="begin"/>
              </w:r>
            </w:del>
          </w:ins>
          <w:ins w:id="837" w:author="L" w:date="2026-09-01T14:49:33Z">
            <w:del w:id="838" w:author="LKY" w:date="2026-09-15T17:29:07Z">
              <w:r>
                <w:rPr/>
                <w:delInstrText xml:space="preserve"> PAGEREF _Toc3878 \h </w:delInstrText>
              </w:r>
            </w:del>
          </w:ins>
          <w:ins w:id="839" w:author="L" w:date="2026-09-01T14:49:33Z">
            <w:del w:id="840" w:author="LKY" w:date="2026-09-15T17:29:07Z">
              <w:r>
                <w:rPr/>
                <w:fldChar w:fldCharType="separate"/>
              </w:r>
            </w:del>
          </w:ins>
          <w:ins w:id="841" w:author="L" w:date="2026-09-01T14:49:33Z">
            <w:del w:id="842" w:author="LKY" w:date="2026-09-15T17:29:07Z">
              <w:r>
                <w:rPr/>
                <w:delText>9</w:delText>
              </w:r>
            </w:del>
          </w:ins>
          <w:ins w:id="843" w:author="L" w:date="2026-09-01T14:49:33Z">
            <w:del w:id="844" w:author="LKY" w:date="2026-09-15T17:29:07Z">
              <w:r>
                <w:rPr/>
                <w:fldChar w:fldCharType="end"/>
              </w:r>
            </w:del>
          </w:ins>
          <w:ins w:id="845" w:author="L" w:date="2026-09-01T14:49:33Z">
            <w:del w:id="846" w:author="LKY" w:date="2026-09-15T17:29:07Z">
              <w:r>
                <w:rPr/>
                <w:fldChar w:fldCharType="end"/>
              </w:r>
            </w:del>
          </w:ins>
        </w:p>
        <w:p w14:paraId="49371170">
          <w:pPr>
            <w:pStyle w:val="7"/>
            <w:tabs>
              <w:tab w:val="right" w:leader="dot" w:pos="8306"/>
            </w:tabs>
            <w:rPr>
              <w:ins w:id="847" w:author="L" w:date="2026-09-01T14:49:33Z"/>
              <w:del w:id="848" w:author="LKY" w:date="2026-09-15T17:29:07Z"/>
            </w:rPr>
          </w:pPr>
          <w:ins w:id="849" w:author="L" w:date="2026-09-01T14:49:33Z">
            <w:del w:id="850" w:author="LKY" w:date="2026-09-15T17:29:07Z">
              <w:r>
                <w:rPr/>
                <w:fldChar w:fldCharType="begin"/>
              </w:r>
            </w:del>
          </w:ins>
          <w:ins w:id="851" w:author="L" w:date="2026-09-01T14:49:33Z">
            <w:del w:id="852" w:author="LKY" w:date="2026-09-15T17:29:07Z">
              <w:r>
                <w:rPr/>
                <w:delInstrText xml:space="preserve"> HYPERLINK \l _Toc32580 </w:delInstrText>
              </w:r>
            </w:del>
          </w:ins>
          <w:ins w:id="853" w:author="L" w:date="2026-09-01T14:49:33Z">
            <w:del w:id="854" w:author="LKY" w:date="2026-09-15T17:29:07Z">
              <w:r>
                <w:rPr/>
                <w:fldChar w:fldCharType="separate"/>
              </w:r>
            </w:del>
          </w:ins>
          <w:ins w:id="855" w:author="L" w:date="2026-09-01T14:49:33Z">
            <w:del w:id="856" w:author="LKY" w:date="2026-09-15T17:29:07Z">
              <w:r>
                <w:rPr>
                  <w:rFonts w:hint="eastAsia" w:ascii="Times New Roman" w:hAnsi="Times New Roman" w:eastAsia="宋体" w:cs="宋体"/>
                  <w:bCs/>
                  <w:iCs/>
                  <w:kern w:val="2"/>
                  <w:szCs w:val="28"/>
                  <w:lang w:val="en-US" w:eastAsia="zh-CN" w:bidi="ar-SA"/>
                </w:rPr>
                <w:delText>1.4.2 SOM选型表</w:delText>
              </w:r>
            </w:del>
          </w:ins>
          <w:ins w:id="857" w:author="L" w:date="2026-09-01T14:49:33Z">
            <w:del w:id="858" w:author="LKY" w:date="2026-09-15T17:29:07Z">
              <w:r>
                <w:rPr/>
                <w:tab/>
              </w:r>
            </w:del>
          </w:ins>
          <w:ins w:id="859" w:author="L" w:date="2026-09-01T14:49:33Z">
            <w:del w:id="860" w:author="LKY" w:date="2026-09-15T17:29:07Z">
              <w:r>
                <w:rPr/>
                <w:fldChar w:fldCharType="begin"/>
              </w:r>
            </w:del>
          </w:ins>
          <w:ins w:id="861" w:author="L" w:date="2026-09-01T14:49:33Z">
            <w:del w:id="862" w:author="LKY" w:date="2026-09-15T17:29:07Z">
              <w:r>
                <w:rPr/>
                <w:delInstrText xml:space="preserve"> PAGEREF _Toc32580 \h </w:delInstrText>
              </w:r>
            </w:del>
          </w:ins>
          <w:ins w:id="863" w:author="L" w:date="2026-09-01T14:49:33Z">
            <w:del w:id="864" w:author="LKY" w:date="2026-09-15T17:29:07Z">
              <w:r>
                <w:rPr/>
                <w:fldChar w:fldCharType="separate"/>
              </w:r>
            </w:del>
          </w:ins>
          <w:ins w:id="865" w:author="L" w:date="2026-09-01T14:49:33Z">
            <w:del w:id="866" w:author="LKY" w:date="2026-09-15T17:29:07Z">
              <w:r>
                <w:rPr/>
                <w:delText>9</w:delText>
              </w:r>
            </w:del>
          </w:ins>
          <w:ins w:id="867" w:author="L" w:date="2026-09-01T14:49:33Z">
            <w:del w:id="868" w:author="LKY" w:date="2026-09-15T17:29:07Z">
              <w:r>
                <w:rPr/>
                <w:fldChar w:fldCharType="end"/>
              </w:r>
            </w:del>
          </w:ins>
          <w:ins w:id="869" w:author="L" w:date="2026-09-01T14:49:33Z">
            <w:del w:id="870" w:author="LKY" w:date="2026-09-15T17:29:07Z">
              <w:r>
                <w:rPr/>
                <w:fldChar w:fldCharType="end"/>
              </w:r>
            </w:del>
          </w:ins>
        </w:p>
        <w:p w14:paraId="5450B5EA">
          <w:pPr>
            <w:pStyle w:val="7"/>
            <w:tabs>
              <w:tab w:val="right" w:leader="dot" w:pos="8306"/>
            </w:tabs>
            <w:rPr>
              <w:ins w:id="871" w:author="L" w:date="2026-09-01T14:49:33Z"/>
              <w:del w:id="872" w:author="LKY" w:date="2026-09-15T17:29:07Z"/>
            </w:rPr>
          </w:pPr>
          <w:ins w:id="873" w:author="L" w:date="2026-09-01T14:49:33Z">
            <w:del w:id="874" w:author="LKY" w:date="2026-09-15T17:29:07Z">
              <w:r>
                <w:rPr/>
                <w:fldChar w:fldCharType="begin"/>
              </w:r>
            </w:del>
          </w:ins>
          <w:ins w:id="875" w:author="L" w:date="2026-09-01T14:49:33Z">
            <w:del w:id="876" w:author="LKY" w:date="2026-09-15T17:29:07Z">
              <w:r>
                <w:rPr/>
                <w:delInstrText xml:space="preserve"> HYPERLINK \l _Toc5962 </w:delInstrText>
              </w:r>
            </w:del>
          </w:ins>
          <w:ins w:id="877" w:author="L" w:date="2026-09-01T14:49:33Z">
            <w:del w:id="878" w:author="LKY" w:date="2026-09-15T17:29:07Z">
              <w:r>
                <w:rPr/>
                <w:fldChar w:fldCharType="separate"/>
              </w:r>
            </w:del>
          </w:ins>
          <w:ins w:id="879" w:author="L" w:date="2026-09-01T14:49:33Z">
            <w:del w:id="880" w:author="LKY" w:date="2026-09-15T17:29:07Z">
              <w:r>
                <w:rPr>
                  <w:rFonts w:hint="eastAsia" w:ascii="Times New Roman" w:hAnsi="Times New Roman" w:eastAsia="宋体" w:cs="宋体"/>
                  <w:bCs/>
                  <w:iCs/>
                  <w:kern w:val="2"/>
                  <w:szCs w:val="28"/>
                  <w:lang w:val="en-US" w:eastAsia="zh-CN" w:bidi="ar-SA"/>
                </w:rPr>
                <w:delText>1.4.3 X系列板选型</w:delText>
              </w:r>
            </w:del>
          </w:ins>
          <w:ins w:id="881" w:author="L" w:date="2026-09-01T14:49:33Z">
            <w:del w:id="882" w:author="LKY" w:date="2026-09-15T17:29:07Z">
              <w:r>
                <w:rPr/>
                <w:tab/>
              </w:r>
            </w:del>
          </w:ins>
          <w:ins w:id="883" w:author="L" w:date="2026-09-01T14:49:33Z">
            <w:del w:id="884" w:author="LKY" w:date="2026-09-15T17:29:07Z">
              <w:r>
                <w:rPr/>
                <w:fldChar w:fldCharType="begin"/>
              </w:r>
            </w:del>
          </w:ins>
          <w:ins w:id="885" w:author="L" w:date="2026-09-01T14:49:33Z">
            <w:del w:id="886" w:author="LKY" w:date="2026-09-15T17:29:07Z">
              <w:r>
                <w:rPr/>
                <w:delInstrText xml:space="preserve"> PAGEREF _Toc5962 \h </w:delInstrText>
              </w:r>
            </w:del>
          </w:ins>
          <w:ins w:id="887" w:author="L" w:date="2026-09-01T14:49:33Z">
            <w:del w:id="888" w:author="LKY" w:date="2026-09-15T17:29:07Z">
              <w:r>
                <w:rPr/>
                <w:fldChar w:fldCharType="separate"/>
              </w:r>
            </w:del>
          </w:ins>
          <w:ins w:id="889" w:author="L" w:date="2026-09-01T14:49:33Z">
            <w:del w:id="890" w:author="LKY" w:date="2026-09-15T17:29:07Z">
              <w:r>
                <w:rPr/>
                <w:delText>9</w:delText>
              </w:r>
            </w:del>
          </w:ins>
          <w:ins w:id="891" w:author="L" w:date="2026-09-01T14:49:33Z">
            <w:del w:id="892" w:author="LKY" w:date="2026-09-15T17:29:07Z">
              <w:r>
                <w:rPr/>
                <w:fldChar w:fldCharType="end"/>
              </w:r>
            </w:del>
          </w:ins>
          <w:ins w:id="893" w:author="L" w:date="2026-09-01T14:49:33Z">
            <w:del w:id="894" w:author="LKY" w:date="2026-09-15T17:29:07Z">
              <w:r>
                <w:rPr/>
                <w:fldChar w:fldCharType="end"/>
              </w:r>
            </w:del>
          </w:ins>
        </w:p>
        <w:p w14:paraId="507F015D">
          <w:pPr>
            <w:pStyle w:val="10"/>
            <w:tabs>
              <w:tab w:val="right" w:leader="dot" w:pos="8306"/>
            </w:tabs>
            <w:rPr>
              <w:ins w:id="895" w:author="L" w:date="2026-09-01T14:49:33Z"/>
              <w:del w:id="896" w:author="LKY" w:date="2026-09-15T17:29:07Z"/>
            </w:rPr>
          </w:pPr>
          <w:ins w:id="897" w:author="L" w:date="2026-09-01T14:49:33Z">
            <w:del w:id="898" w:author="LKY" w:date="2026-09-15T17:29:07Z">
              <w:r>
                <w:rPr/>
                <w:fldChar w:fldCharType="begin"/>
              </w:r>
            </w:del>
          </w:ins>
          <w:ins w:id="899" w:author="L" w:date="2026-09-01T14:49:33Z">
            <w:del w:id="900" w:author="LKY" w:date="2026-09-15T17:29:07Z">
              <w:r>
                <w:rPr/>
                <w:delInstrText xml:space="preserve"> HYPERLINK \l _Toc20362 </w:delInstrText>
              </w:r>
            </w:del>
          </w:ins>
          <w:ins w:id="901" w:author="L" w:date="2026-09-01T14:49:33Z">
            <w:del w:id="902" w:author="LKY" w:date="2026-09-15T17:29:07Z">
              <w:r>
                <w:rPr/>
                <w:fldChar w:fldCharType="separate"/>
              </w:r>
            </w:del>
          </w:ins>
          <w:ins w:id="903" w:author="L" w:date="2026-09-01T14:49:33Z">
            <w:del w:id="904" w:author="LKY" w:date="2026-09-15T17:29:07Z">
              <w:r>
                <w:rPr>
                  <w:rFonts w:hint="eastAsia" w:ascii="Times New Roman" w:hAnsi="Times New Roman"/>
                  <w:szCs w:val="44"/>
                  <w:lang w:val="en-US" w:eastAsia="zh-CN"/>
                </w:rPr>
                <w:delText>2. 硬件说明</w:delText>
              </w:r>
            </w:del>
          </w:ins>
          <w:ins w:id="905" w:author="L" w:date="2026-09-01T14:49:33Z">
            <w:del w:id="906" w:author="LKY" w:date="2026-09-15T17:29:07Z">
              <w:r>
                <w:rPr/>
                <w:tab/>
              </w:r>
            </w:del>
          </w:ins>
          <w:ins w:id="907" w:author="L" w:date="2026-09-01T14:49:33Z">
            <w:del w:id="908" w:author="LKY" w:date="2026-09-15T17:29:07Z">
              <w:r>
                <w:rPr/>
                <w:fldChar w:fldCharType="begin"/>
              </w:r>
            </w:del>
          </w:ins>
          <w:ins w:id="909" w:author="L" w:date="2026-09-01T14:49:33Z">
            <w:del w:id="910" w:author="LKY" w:date="2026-09-15T17:29:07Z">
              <w:r>
                <w:rPr/>
                <w:delInstrText xml:space="preserve"> PAGEREF _Toc20362 \h </w:delInstrText>
              </w:r>
            </w:del>
          </w:ins>
          <w:ins w:id="911" w:author="L" w:date="2026-09-01T14:49:33Z">
            <w:del w:id="912" w:author="LKY" w:date="2026-09-15T17:29:07Z">
              <w:r>
                <w:rPr/>
                <w:fldChar w:fldCharType="separate"/>
              </w:r>
            </w:del>
          </w:ins>
          <w:ins w:id="913" w:author="L" w:date="2026-09-01T14:49:33Z">
            <w:del w:id="914" w:author="LKY" w:date="2026-09-15T17:29:07Z">
              <w:r>
                <w:rPr/>
                <w:delText>10</w:delText>
              </w:r>
            </w:del>
          </w:ins>
          <w:ins w:id="915" w:author="L" w:date="2026-09-01T14:49:33Z">
            <w:del w:id="916" w:author="LKY" w:date="2026-09-15T17:29:07Z">
              <w:r>
                <w:rPr/>
                <w:fldChar w:fldCharType="end"/>
              </w:r>
            </w:del>
          </w:ins>
          <w:ins w:id="917" w:author="L" w:date="2026-09-01T14:49:33Z">
            <w:del w:id="918" w:author="LKY" w:date="2026-09-15T17:29:07Z">
              <w:r>
                <w:rPr/>
                <w:fldChar w:fldCharType="end"/>
              </w:r>
            </w:del>
          </w:ins>
        </w:p>
        <w:p w14:paraId="104C070F">
          <w:pPr>
            <w:pStyle w:val="11"/>
            <w:tabs>
              <w:tab w:val="right" w:leader="dot" w:pos="8306"/>
            </w:tabs>
            <w:rPr>
              <w:ins w:id="919" w:author="L" w:date="2026-09-01T14:49:33Z"/>
              <w:del w:id="920" w:author="LKY" w:date="2026-09-15T17:29:07Z"/>
            </w:rPr>
          </w:pPr>
          <w:ins w:id="921" w:author="L" w:date="2026-09-01T14:49:33Z">
            <w:del w:id="922" w:author="LKY" w:date="2026-09-15T17:29:07Z">
              <w:r>
                <w:rPr/>
                <w:fldChar w:fldCharType="begin"/>
              </w:r>
            </w:del>
          </w:ins>
          <w:ins w:id="923" w:author="L" w:date="2026-09-01T14:49:33Z">
            <w:del w:id="924" w:author="LKY" w:date="2026-09-15T17:29:07Z">
              <w:r>
                <w:rPr/>
                <w:delInstrText xml:space="preserve"> HYPERLINK \l _Toc14726 </w:delInstrText>
              </w:r>
            </w:del>
          </w:ins>
          <w:ins w:id="925" w:author="L" w:date="2026-09-01T14:49:33Z">
            <w:del w:id="926" w:author="LKY" w:date="2026-09-15T17:29:07Z">
              <w:r>
                <w:rPr/>
                <w:fldChar w:fldCharType="separate"/>
              </w:r>
            </w:del>
          </w:ins>
          <w:ins w:id="927" w:author="L" w:date="2026-09-01T14:49:33Z">
            <w:del w:id="928" w:author="LKY" w:date="2026-09-15T17:29:07Z">
              <w:r>
                <w:rPr>
                  <w:rFonts w:hint="eastAsia" w:ascii="Times New Roman" w:hAnsi="Times New Roman" w:cs="宋体"/>
                  <w:szCs w:val="32"/>
                  <w:lang w:val="en-US" w:eastAsia="zh-CN" w:bidi="en-US"/>
                </w:rPr>
                <w:delText>2.1 N板介绍</w:delText>
              </w:r>
            </w:del>
          </w:ins>
          <w:ins w:id="929" w:author="L" w:date="2026-09-01T14:49:33Z">
            <w:del w:id="930" w:author="LKY" w:date="2026-09-15T17:29:07Z">
              <w:r>
                <w:rPr/>
                <w:tab/>
              </w:r>
            </w:del>
          </w:ins>
          <w:ins w:id="931" w:author="L" w:date="2026-09-01T14:49:33Z">
            <w:del w:id="932" w:author="LKY" w:date="2026-09-15T17:29:07Z">
              <w:r>
                <w:rPr/>
                <w:fldChar w:fldCharType="begin"/>
              </w:r>
            </w:del>
          </w:ins>
          <w:ins w:id="933" w:author="L" w:date="2026-09-01T14:49:33Z">
            <w:del w:id="934" w:author="LKY" w:date="2026-09-15T17:29:07Z">
              <w:r>
                <w:rPr/>
                <w:delInstrText xml:space="preserve"> PAGEREF _Toc14726 \h </w:delInstrText>
              </w:r>
            </w:del>
          </w:ins>
          <w:ins w:id="935" w:author="L" w:date="2026-09-01T14:49:33Z">
            <w:del w:id="936" w:author="LKY" w:date="2026-09-15T17:29:07Z">
              <w:r>
                <w:rPr/>
                <w:fldChar w:fldCharType="separate"/>
              </w:r>
            </w:del>
          </w:ins>
          <w:ins w:id="937" w:author="L" w:date="2026-09-01T14:49:33Z">
            <w:del w:id="938" w:author="LKY" w:date="2026-09-15T17:29:07Z">
              <w:r>
                <w:rPr/>
                <w:delText>10</w:delText>
              </w:r>
            </w:del>
          </w:ins>
          <w:ins w:id="939" w:author="L" w:date="2026-09-01T14:49:33Z">
            <w:del w:id="940" w:author="LKY" w:date="2026-09-15T17:29:07Z">
              <w:r>
                <w:rPr/>
                <w:fldChar w:fldCharType="end"/>
              </w:r>
            </w:del>
          </w:ins>
          <w:ins w:id="941" w:author="L" w:date="2026-09-01T14:49:33Z">
            <w:del w:id="942" w:author="LKY" w:date="2026-09-15T17:29:07Z">
              <w:r>
                <w:rPr/>
                <w:fldChar w:fldCharType="end"/>
              </w:r>
            </w:del>
          </w:ins>
        </w:p>
        <w:p w14:paraId="45089B2D">
          <w:pPr>
            <w:pStyle w:val="11"/>
            <w:tabs>
              <w:tab w:val="right" w:leader="dot" w:pos="8306"/>
            </w:tabs>
            <w:rPr>
              <w:ins w:id="943" w:author="L" w:date="2026-09-01T14:49:33Z"/>
              <w:del w:id="944" w:author="LKY" w:date="2026-09-15T17:29:07Z"/>
            </w:rPr>
          </w:pPr>
          <w:ins w:id="945" w:author="L" w:date="2026-09-01T14:49:33Z">
            <w:del w:id="946" w:author="LKY" w:date="2026-09-15T17:29:07Z">
              <w:r>
                <w:rPr/>
                <w:fldChar w:fldCharType="begin"/>
              </w:r>
            </w:del>
          </w:ins>
          <w:ins w:id="947" w:author="L" w:date="2026-09-01T14:49:33Z">
            <w:del w:id="948" w:author="LKY" w:date="2026-09-15T17:29:07Z">
              <w:r>
                <w:rPr/>
                <w:delInstrText xml:space="preserve"> HYPERLINK \l _Toc18508 </w:delInstrText>
              </w:r>
            </w:del>
          </w:ins>
          <w:ins w:id="949" w:author="L" w:date="2026-09-01T14:49:33Z">
            <w:del w:id="950" w:author="LKY" w:date="2026-09-15T17:29:07Z">
              <w:r>
                <w:rPr/>
                <w:fldChar w:fldCharType="separate"/>
              </w:r>
            </w:del>
          </w:ins>
          <w:ins w:id="951" w:author="L" w:date="2026-09-01T14:49:33Z">
            <w:del w:id="952" w:author="LKY" w:date="2026-09-15T17:29:07Z">
              <w:r>
                <w:rPr>
                  <w:rFonts w:hint="eastAsia" w:ascii="Times New Roman" w:hAnsi="Times New Roman" w:cs="宋体"/>
                  <w:szCs w:val="32"/>
                  <w:lang w:val="en-US" w:eastAsia="zh-CN" w:bidi="en-US"/>
                </w:rPr>
                <w:delText>2.2电源接口</w:delText>
              </w:r>
            </w:del>
          </w:ins>
          <w:ins w:id="953" w:author="L" w:date="2026-09-01T14:49:33Z">
            <w:del w:id="954" w:author="LKY" w:date="2026-09-15T17:29:07Z">
              <w:r>
                <w:rPr/>
                <w:tab/>
              </w:r>
            </w:del>
          </w:ins>
          <w:ins w:id="955" w:author="L" w:date="2026-09-01T14:49:33Z">
            <w:del w:id="956" w:author="LKY" w:date="2026-09-15T17:29:07Z">
              <w:r>
                <w:rPr/>
                <w:fldChar w:fldCharType="begin"/>
              </w:r>
            </w:del>
          </w:ins>
          <w:ins w:id="957" w:author="L" w:date="2026-09-01T14:49:33Z">
            <w:del w:id="958" w:author="LKY" w:date="2026-09-15T17:29:07Z">
              <w:r>
                <w:rPr/>
                <w:delInstrText xml:space="preserve"> PAGEREF _Toc18508 \h </w:delInstrText>
              </w:r>
            </w:del>
          </w:ins>
          <w:ins w:id="959" w:author="L" w:date="2026-09-01T14:49:33Z">
            <w:del w:id="960" w:author="LKY" w:date="2026-09-15T17:29:07Z">
              <w:r>
                <w:rPr/>
                <w:fldChar w:fldCharType="separate"/>
              </w:r>
            </w:del>
          </w:ins>
          <w:ins w:id="961" w:author="L" w:date="2026-09-01T14:49:33Z">
            <w:del w:id="962" w:author="LKY" w:date="2026-09-15T17:29:07Z">
              <w:r>
                <w:rPr/>
                <w:delText>12</w:delText>
              </w:r>
            </w:del>
          </w:ins>
          <w:ins w:id="963" w:author="L" w:date="2026-09-01T14:49:33Z">
            <w:del w:id="964" w:author="LKY" w:date="2026-09-15T17:29:07Z">
              <w:r>
                <w:rPr/>
                <w:fldChar w:fldCharType="end"/>
              </w:r>
            </w:del>
          </w:ins>
          <w:ins w:id="965" w:author="L" w:date="2026-09-01T14:49:33Z">
            <w:del w:id="966" w:author="LKY" w:date="2026-09-15T17:29:07Z">
              <w:r>
                <w:rPr/>
                <w:fldChar w:fldCharType="end"/>
              </w:r>
            </w:del>
          </w:ins>
        </w:p>
        <w:p w14:paraId="539A839E">
          <w:pPr>
            <w:pStyle w:val="11"/>
            <w:tabs>
              <w:tab w:val="right" w:leader="dot" w:pos="8306"/>
            </w:tabs>
            <w:rPr>
              <w:ins w:id="967" w:author="L" w:date="2026-09-01T14:49:33Z"/>
              <w:del w:id="968" w:author="LKY" w:date="2026-09-15T17:29:07Z"/>
            </w:rPr>
          </w:pPr>
          <w:ins w:id="969" w:author="L" w:date="2026-09-01T14:49:33Z">
            <w:del w:id="970" w:author="LKY" w:date="2026-09-15T17:29:07Z">
              <w:r>
                <w:rPr/>
                <w:fldChar w:fldCharType="begin"/>
              </w:r>
            </w:del>
          </w:ins>
          <w:ins w:id="971" w:author="L" w:date="2026-09-01T14:49:33Z">
            <w:del w:id="972" w:author="LKY" w:date="2026-09-15T17:29:07Z">
              <w:r>
                <w:rPr/>
                <w:delInstrText xml:space="preserve"> HYPERLINK \l _Toc26361 </w:delInstrText>
              </w:r>
            </w:del>
          </w:ins>
          <w:ins w:id="973" w:author="L" w:date="2026-09-01T14:49:33Z">
            <w:del w:id="974" w:author="LKY" w:date="2026-09-15T17:29:07Z">
              <w:r>
                <w:rPr/>
                <w:fldChar w:fldCharType="separate"/>
              </w:r>
            </w:del>
          </w:ins>
          <w:ins w:id="975" w:author="L" w:date="2026-09-01T14:49:33Z">
            <w:del w:id="976" w:author="LKY" w:date="2026-09-15T17:29:07Z">
              <w:r>
                <w:rPr>
                  <w:rFonts w:hint="eastAsia" w:ascii="Times New Roman" w:hAnsi="Times New Roman"/>
                  <w:bCs/>
                  <w:szCs w:val="32"/>
                  <w:lang w:val="en-US" w:eastAsia="zh-CN"/>
                </w:rPr>
                <w:delText>2.3模块端口说明</w:delText>
              </w:r>
            </w:del>
          </w:ins>
          <w:ins w:id="977" w:author="L" w:date="2026-09-01T14:49:33Z">
            <w:del w:id="978" w:author="LKY" w:date="2026-09-15T17:29:07Z">
              <w:r>
                <w:rPr/>
                <w:tab/>
              </w:r>
            </w:del>
          </w:ins>
          <w:ins w:id="979" w:author="L" w:date="2026-09-01T14:49:33Z">
            <w:del w:id="980" w:author="LKY" w:date="2026-09-15T17:29:07Z">
              <w:r>
                <w:rPr/>
                <w:fldChar w:fldCharType="begin"/>
              </w:r>
            </w:del>
          </w:ins>
          <w:ins w:id="981" w:author="L" w:date="2026-09-01T14:49:33Z">
            <w:del w:id="982" w:author="LKY" w:date="2026-09-15T17:29:07Z">
              <w:r>
                <w:rPr/>
                <w:delInstrText xml:space="preserve"> PAGEREF _Toc26361 \h </w:delInstrText>
              </w:r>
            </w:del>
          </w:ins>
          <w:ins w:id="983" w:author="L" w:date="2026-09-01T14:49:33Z">
            <w:del w:id="984" w:author="LKY" w:date="2026-09-15T17:29:07Z">
              <w:r>
                <w:rPr/>
                <w:fldChar w:fldCharType="separate"/>
              </w:r>
            </w:del>
          </w:ins>
          <w:ins w:id="985" w:author="L" w:date="2026-09-01T14:49:33Z">
            <w:del w:id="986" w:author="LKY" w:date="2026-09-15T17:29:07Z">
              <w:r>
                <w:rPr/>
                <w:delText>12</w:delText>
              </w:r>
            </w:del>
          </w:ins>
          <w:ins w:id="987" w:author="L" w:date="2026-09-01T14:49:33Z">
            <w:del w:id="988" w:author="LKY" w:date="2026-09-15T17:29:07Z">
              <w:r>
                <w:rPr/>
                <w:fldChar w:fldCharType="end"/>
              </w:r>
            </w:del>
          </w:ins>
          <w:ins w:id="989" w:author="L" w:date="2026-09-01T14:49:33Z">
            <w:del w:id="990" w:author="LKY" w:date="2026-09-15T17:29:07Z">
              <w:r>
                <w:rPr/>
                <w:fldChar w:fldCharType="end"/>
              </w:r>
            </w:del>
          </w:ins>
        </w:p>
        <w:p w14:paraId="4AA804B8">
          <w:pPr>
            <w:pStyle w:val="7"/>
            <w:tabs>
              <w:tab w:val="right" w:leader="dot" w:pos="8306"/>
            </w:tabs>
            <w:rPr>
              <w:ins w:id="991" w:author="L" w:date="2026-09-01T14:49:33Z"/>
              <w:del w:id="992" w:author="LKY" w:date="2026-09-15T17:29:07Z"/>
            </w:rPr>
          </w:pPr>
          <w:ins w:id="993" w:author="L" w:date="2026-09-01T14:49:33Z">
            <w:del w:id="994" w:author="LKY" w:date="2026-09-15T17:29:07Z">
              <w:r>
                <w:rPr/>
                <w:fldChar w:fldCharType="begin"/>
              </w:r>
            </w:del>
          </w:ins>
          <w:ins w:id="995" w:author="L" w:date="2026-09-01T14:49:33Z">
            <w:del w:id="996" w:author="LKY" w:date="2026-09-15T17:29:07Z">
              <w:r>
                <w:rPr/>
                <w:delInstrText xml:space="preserve"> HYPERLINK \l _Toc22115 </w:delInstrText>
              </w:r>
            </w:del>
          </w:ins>
          <w:ins w:id="997" w:author="L" w:date="2026-09-01T14:49:33Z">
            <w:del w:id="998" w:author="LKY" w:date="2026-09-15T17:29:07Z">
              <w:r>
                <w:rPr/>
                <w:fldChar w:fldCharType="separate"/>
              </w:r>
            </w:del>
          </w:ins>
          <w:ins w:id="999" w:author="L" w:date="2026-09-01T14:49:33Z">
            <w:del w:id="1000" w:author="LKY" w:date="2026-09-15T17:29:07Z">
              <w:r>
                <w:rPr>
                  <w:rFonts w:hint="eastAsia" w:ascii="Times New Roman" w:hAnsi="Times New Roman"/>
                  <w:bCs/>
                  <w:szCs w:val="28"/>
                  <w:lang w:val="en-US" w:eastAsia="zh-CN"/>
                </w:rPr>
                <w:delText>2.3.1 RS232/485模块</w:delText>
              </w:r>
            </w:del>
          </w:ins>
          <w:ins w:id="1001" w:author="L" w:date="2026-09-01T14:49:33Z">
            <w:del w:id="1002" w:author="LKY" w:date="2026-09-15T17:29:07Z">
              <w:r>
                <w:rPr/>
                <w:tab/>
              </w:r>
            </w:del>
          </w:ins>
          <w:ins w:id="1003" w:author="L" w:date="2026-09-01T14:49:33Z">
            <w:del w:id="1004" w:author="LKY" w:date="2026-09-15T17:29:07Z">
              <w:r>
                <w:rPr/>
                <w:fldChar w:fldCharType="begin"/>
              </w:r>
            </w:del>
          </w:ins>
          <w:ins w:id="1005" w:author="L" w:date="2026-09-01T14:49:33Z">
            <w:del w:id="1006" w:author="LKY" w:date="2026-09-15T17:29:07Z">
              <w:r>
                <w:rPr/>
                <w:delInstrText xml:space="preserve"> PAGEREF _Toc22115 \h </w:delInstrText>
              </w:r>
            </w:del>
          </w:ins>
          <w:ins w:id="1007" w:author="L" w:date="2026-09-01T14:49:33Z">
            <w:del w:id="1008" w:author="LKY" w:date="2026-09-15T17:29:07Z">
              <w:r>
                <w:rPr/>
                <w:fldChar w:fldCharType="separate"/>
              </w:r>
            </w:del>
          </w:ins>
          <w:ins w:id="1009" w:author="L" w:date="2026-09-01T14:49:33Z">
            <w:del w:id="1010" w:author="LKY" w:date="2026-09-15T17:29:07Z">
              <w:r>
                <w:rPr/>
                <w:delText>12</w:delText>
              </w:r>
            </w:del>
          </w:ins>
          <w:ins w:id="1011" w:author="L" w:date="2026-09-01T14:49:33Z">
            <w:del w:id="1012" w:author="LKY" w:date="2026-09-15T17:29:07Z">
              <w:r>
                <w:rPr/>
                <w:fldChar w:fldCharType="end"/>
              </w:r>
            </w:del>
          </w:ins>
          <w:ins w:id="1013" w:author="L" w:date="2026-09-01T14:49:33Z">
            <w:del w:id="1014" w:author="LKY" w:date="2026-09-15T17:29:07Z">
              <w:r>
                <w:rPr/>
                <w:fldChar w:fldCharType="end"/>
              </w:r>
            </w:del>
          </w:ins>
        </w:p>
        <w:p w14:paraId="00440B49">
          <w:pPr>
            <w:pStyle w:val="7"/>
            <w:tabs>
              <w:tab w:val="right" w:leader="dot" w:pos="8306"/>
            </w:tabs>
            <w:rPr>
              <w:ins w:id="1015" w:author="L" w:date="2026-09-01T14:49:33Z"/>
              <w:del w:id="1016" w:author="LKY" w:date="2026-09-15T17:29:07Z"/>
            </w:rPr>
          </w:pPr>
          <w:ins w:id="1017" w:author="L" w:date="2026-09-01T14:49:33Z">
            <w:del w:id="1018" w:author="LKY" w:date="2026-09-15T17:29:07Z">
              <w:r>
                <w:rPr/>
                <w:fldChar w:fldCharType="begin"/>
              </w:r>
            </w:del>
          </w:ins>
          <w:ins w:id="1019" w:author="L" w:date="2026-09-01T14:49:33Z">
            <w:del w:id="1020" w:author="LKY" w:date="2026-09-15T17:29:07Z">
              <w:r>
                <w:rPr/>
                <w:delInstrText xml:space="preserve"> HYPERLINK \l _Toc24712 </w:delInstrText>
              </w:r>
            </w:del>
          </w:ins>
          <w:ins w:id="1021" w:author="L" w:date="2026-09-01T14:49:33Z">
            <w:del w:id="1022" w:author="LKY" w:date="2026-09-15T17:29:07Z">
              <w:r>
                <w:rPr/>
                <w:fldChar w:fldCharType="separate"/>
              </w:r>
            </w:del>
          </w:ins>
          <w:ins w:id="1023" w:author="L" w:date="2026-09-01T14:49:33Z">
            <w:del w:id="1024" w:author="LKY" w:date="2026-09-15T17:29:07Z">
              <w:r>
                <w:rPr>
                  <w:rFonts w:hint="eastAsia" w:ascii="Times New Roman" w:hAnsi="Times New Roman"/>
                  <w:bCs/>
                  <w:szCs w:val="28"/>
                  <w:lang w:val="en-US" w:eastAsia="zh-CN"/>
                </w:rPr>
                <w:delText>2.3.2 CAN模块</w:delText>
              </w:r>
            </w:del>
          </w:ins>
          <w:ins w:id="1025" w:author="L" w:date="2026-09-01T14:49:33Z">
            <w:del w:id="1026" w:author="LKY" w:date="2026-09-15T17:29:07Z">
              <w:r>
                <w:rPr/>
                <w:tab/>
              </w:r>
            </w:del>
          </w:ins>
          <w:ins w:id="1027" w:author="L" w:date="2026-09-01T14:49:33Z">
            <w:del w:id="1028" w:author="LKY" w:date="2026-09-15T17:29:07Z">
              <w:r>
                <w:rPr/>
                <w:fldChar w:fldCharType="begin"/>
              </w:r>
            </w:del>
          </w:ins>
          <w:ins w:id="1029" w:author="L" w:date="2026-09-01T14:49:33Z">
            <w:del w:id="1030" w:author="LKY" w:date="2026-09-15T17:29:07Z">
              <w:r>
                <w:rPr/>
                <w:delInstrText xml:space="preserve"> PAGEREF _Toc24712 \h </w:delInstrText>
              </w:r>
            </w:del>
          </w:ins>
          <w:ins w:id="1031" w:author="L" w:date="2026-09-01T14:49:33Z">
            <w:del w:id="1032" w:author="LKY" w:date="2026-09-15T17:29:07Z">
              <w:r>
                <w:rPr/>
                <w:fldChar w:fldCharType="separate"/>
              </w:r>
            </w:del>
          </w:ins>
          <w:ins w:id="1033" w:author="L" w:date="2026-09-01T14:49:33Z">
            <w:del w:id="1034" w:author="LKY" w:date="2026-09-15T17:29:07Z">
              <w:r>
                <w:rPr/>
                <w:delText>12</w:delText>
              </w:r>
            </w:del>
          </w:ins>
          <w:ins w:id="1035" w:author="L" w:date="2026-09-01T14:49:33Z">
            <w:del w:id="1036" w:author="LKY" w:date="2026-09-15T17:29:07Z">
              <w:r>
                <w:rPr/>
                <w:fldChar w:fldCharType="end"/>
              </w:r>
            </w:del>
          </w:ins>
          <w:ins w:id="1037" w:author="L" w:date="2026-09-01T14:49:33Z">
            <w:del w:id="1038" w:author="LKY" w:date="2026-09-15T17:29:07Z">
              <w:r>
                <w:rPr/>
                <w:fldChar w:fldCharType="end"/>
              </w:r>
            </w:del>
          </w:ins>
        </w:p>
        <w:p w14:paraId="2C5F8EA7">
          <w:pPr>
            <w:pStyle w:val="7"/>
            <w:tabs>
              <w:tab w:val="right" w:leader="dot" w:pos="8306"/>
            </w:tabs>
            <w:rPr>
              <w:ins w:id="1039" w:author="L" w:date="2026-09-01T14:49:33Z"/>
              <w:del w:id="1040" w:author="LKY" w:date="2026-09-15T17:29:07Z"/>
            </w:rPr>
          </w:pPr>
          <w:ins w:id="1041" w:author="L" w:date="2026-09-01T14:49:33Z">
            <w:del w:id="1042" w:author="LKY" w:date="2026-09-15T17:29:07Z">
              <w:r>
                <w:rPr/>
                <w:fldChar w:fldCharType="begin"/>
              </w:r>
            </w:del>
          </w:ins>
          <w:ins w:id="1043" w:author="L" w:date="2026-09-01T14:49:33Z">
            <w:del w:id="1044" w:author="LKY" w:date="2026-09-15T17:29:07Z">
              <w:r>
                <w:rPr/>
                <w:delInstrText xml:space="preserve"> HYPERLINK \l _Toc18654 </w:delInstrText>
              </w:r>
            </w:del>
          </w:ins>
          <w:ins w:id="1045" w:author="L" w:date="2026-09-01T14:49:33Z">
            <w:del w:id="1046" w:author="LKY" w:date="2026-09-15T17:29:07Z">
              <w:r>
                <w:rPr/>
                <w:fldChar w:fldCharType="separate"/>
              </w:r>
            </w:del>
          </w:ins>
          <w:ins w:id="1047" w:author="L" w:date="2026-09-01T14:49:33Z">
            <w:del w:id="1048" w:author="LKY" w:date="2026-09-15T17:29:07Z">
              <w:r>
                <w:rPr>
                  <w:rFonts w:hint="eastAsia" w:ascii="Times New Roman" w:hAnsi="Times New Roman"/>
                  <w:bCs/>
                  <w:szCs w:val="28"/>
                  <w:lang w:val="en-US" w:eastAsia="zh-CN"/>
                </w:rPr>
                <w:delText>2.3.3 DI模块</w:delText>
              </w:r>
            </w:del>
          </w:ins>
          <w:ins w:id="1049" w:author="L" w:date="2026-09-01T14:49:33Z">
            <w:del w:id="1050" w:author="LKY" w:date="2026-09-15T17:29:07Z">
              <w:r>
                <w:rPr/>
                <w:tab/>
              </w:r>
            </w:del>
          </w:ins>
          <w:ins w:id="1051" w:author="L" w:date="2026-09-01T14:49:33Z">
            <w:del w:id="1052" w:author="LKY" w:date="2026-09-15T17:29:07Z">
              <w:r>
                <w:rPr/>
                <w:fldChar w:fldCharType="begin"/>
              </w:r>
            </w:del>
          </w:ins>
          <w:ins w:id="1053" w:author="L" w:date="2026-09-01T14:49:33Z">
            <w:del w:id="1054" w:author="LKY" w:date="2026-09-15T17:29:07Z">
              <w:r>
                <w:rPr/>
                <w:delInstrText xml:space="preserve"> PAGEREF _Toc18654 \h </w:delInstrText>
              </w:r>
            </w:del>
          </w:ins>
          <w:ins w:id="1055" w:author="L" w:date="2026-09-01T14:49:33Z">
            <w:del w:id="1056" w:author="LKY" w:date="2026-09-15T17:29:07Z">
              <w:r>
                <w:rPr/>
                <w:fldChar w:fldCharType="separate"/>
              </w:r>
            </w:del>
          </w:ins>
          <w:ins w:id="1057" w:author="L" w:date="2026-09-01T14:49:33Z">
            <w:del w:id="1058" w:author="LKY" w:date="2026-09-15T17:29:07Z">
              <w:r>
                <w:rPr/>
                <w:delText>12</w:delText>
              </w:r>
            </w:del>
          </w:ins>
          <w:ins w:id="1059" w:author="L" w:date="2026-09-01T14:49:33Z">
            <w:del w:id="1060" w:author="LKY" w:date="2026-09-15T17:29:07Z">
              <w:r>
                <w:rPr/>
                <w:fldChar w:fldCharType="end"/>
              </w:r>
            </w:del>
          </w:ins>
          <w:ins w:id="1061" w:author="L" w:date="2026-09-01T14:49:33Z">
            <w:del w:id="1062" w:author="LKY" w:date="2026-09-15T17:29:07Z">
              <w:r>
                <w:rPr/>
                <w:fldChar w:fldCharType="end"/>
              </w:r>
            </w:del>
          </w:ins>
        </w:p>
        <w:p w14:paraId="5876A43F">
          <w:pPr>
            <w:pStyle w:val="7"/>
            <w:tabs>
              <w:tab w:val="right" w:leader="dot" w:pos="8306"/>
            </w:tabs>
            <w:rPr>
              <w:ins w:id="1063" w:author="L" w:date="2026-09-01T14:49:33Z"/>
              <w:del w:id="1064" w:author="LKY" w:date="2026-09-15T17:29:07Z"/>
            </w:rPr>
          </w:pPr>
          <w:ins w:id="1065" w:author="L" w:date="2026-09-01T14:49:33Z">
            <w:del w:id="1066" w:author="LKY" w:date="2026-09-15T17:29:07Z">
              <w:r>
                <w:rPr/>
                <w:fldChar w:fldCharType="begin"/>
              </w:r>
            </w:del>
          </w:ins>
          <w:ins w:id="1067" w:author="L" w:date="2026-09-01T14:49:33Z">
            <w:del w:id="1068" w:author="LKY" w:date="2026-09-15T17:29:07Z">
              <w:r>
                <w:rPr/>
                <w:delInstrText xml:space="preserve"> HYPERLINK \l _Toc3002 </w:delInstrText>
              </w:r>
            </w:del>
          </w:ins>
          <w:ins w:id="1069" w:author="L" w:date="2026-09-01T14:49:33Z">
            <w:del w:id="1070" w:author="LKY" w:date="2026-09-15T17:29:07Z">
              <w:r>
                <w:rPr/>
                <w:fldChar w:fldCharType="separate"/>
              </w:r>
            </w:del>
          </w:ins>
          <w:ins w:id="1071" w:author="L" w:date="2026-09-01T14:49:33Z">
            <w:del w:id="1072" w:author="LKY" w:date="2026-09-15T17:29:07Z">
              <w:r>
                <w:rPr>
                  <w:rFonts w:hint="eastAsia" w:ascii="Times New Roman" w:hAnsi="Times New Roman"/>
                  <w:bCs/>
                  <w:szCs w:val="28"/>
                  <w:lang w:val="en-US" w:eastAsia="zh-CN"/>
                </w:rPr>
                <w:delText>2.3.4 DO模块</w:delText>
              </w:r>
            </w:del>
          </w:ins>
          <w:ins w:id="1073" w:author="L" w:date="2026-09-01T14:49:33Z">
            <w:del w:id="1074" w:author="LKY" w:date="2026-09-15T17:29:07Z">
              <w:r>
                <w:rPr/>
                <w:tab/>
              </w:r>
            </w:del>
          </w:ins>
          <w:ins w:id="1075" w:author="L" w:date="2026-09-01T14:49:33Z">
            <w:del w:id="1076" w:author="LKY" w:date="2026-09-15T17:29:07Z">
              <w:r>
                <w:rPr/>
                <w:fldChar w:fldCharType="begin"/>
              </w:r>
            </w:del>
          </w:ins>
          <w:ins w:id="1077" w:author="L" w:date="2026-09-01T14:49:33Z">
            <w:del w:id="1078" w:author="LKY" w:date="2026-09-15T17:29:07Z">
              <w:r>
                <w:rPr/>
                <w:delInstrText xml:space="preserve"> PAGEREF _Toc3002 \h </w:delInstrText>
              </w:r>
            </w:del>
          </w:ins>
          <w:ins w:id="1079" w:author="L" w:date="2026-09-01T14:49:33Z">
            <w:del w:id="1080" w:author="LKY" w:date="2026-09-15T17:29:07Z">
              <w:r>
                <w:rPr/>
                <w:fldChar w:fldCharType="separate"/>
              </w:r>
            </w:del>
          </w:ins>
          <w:ins w:id="1081" w:author="L" w:date="2026-09-01T14:49:33Z">
            <w:del w:id="1082" w:author="LKY" w:date="2026-09-15T17:29:07Z">
              <w:r>
                <w:rPr/>
                <w:delText>13</w:delText>
              </w:r>
            </w:del>
          </w:ins>
          <w:ins w:id="1083" w:author="L" w:date="2026-09-01T14:49:33Z">
            <w:del w:id="1084" w:author="LKY" w:date="2026-09-15T17:29:07Z">
              <w:r>
                <w:rPr/>
                <w:fldChar w:fldCharType="end"/>
              </w:r>
            </w:del>
          </w:ins>
          <w:ins w:id="1085" w:author="L" w:date="2026-09-01T14:49:33Z">
            <w:del w:id="1086" w:author="LKY" w:date="2026-09-15T17:29:07Z">
              <w:r>
                <w:rPr/>
                <w:fldChar w:fldCharType="end"/>
              </w:r>
            </w:del>
          </w:ins>
        </w:p>
        <w:p w14:paraId="2BE127FE">
          <w:pPr>
            <w:pStyle w:val="7"/>
            <w:tabs>
              <w:tab w:val="right" w:leader="dot" w:pos="8306"/>
            </w:tabs>
            <w:rPr>
              <w:ins w:id="1087" w:author="L" w:date="2026-09-01T14:49:33Z"/>
              <w:del w:id="1088" w:author="LKY" w:date="2026-09-15T17:29:07Z"/>
            </w:rPr>
          </w:pPr>
          <w:ins w:id="1089" w:author="L" w:date="2026-09-01T14:49:33Z">
            <w:del w:id="1090" w:author="LKY" w:date="2026-09-15T17:29:07Z">
              <w:r>
                <w:rPr/>
                <w:fldChar w:fldCharType="begin"/>
              </w:r>
            </w:del>
          </w:ins>
          <w:ins w:id="1091" w:author="L" w:date="2026-09-01T14:49:33Z">
            <w:del w:id="1092" w:author="LKY" w:date="2026-09-15T17:29:07Z">
              <w:r>
                <w:rPr/>
                <w:delInstrText xml:space="preserve"> HYPERLINK \l _Toc24319 </w:delInstrText>
              </w:r>
            </w:del>
          </w:ins>
          <w:ins w:id="1093" w:author="L" w:date="2026-09-01T14:49:33Z">
            <w:del w:id="1094" w:author="LKY" w:date="2026-09-15T17:29:07Z">
              <w:r>
                <w:rPr/>
                <w:fldChar w:fldCharType="separate"/>
              </w:r>
            </w:del>
          </w:ins>
          <w:ins w:id="1095" w:author="L" w:date="2026-09-01T14:49:33Z">
            <w:del w:id="1096" w:author="LKY" w:date="2026-09-15T17:29:07Z">
              <w:r>
                <w:rPr>
                  <w:rFonts w:hint="eastAsia" w:ascii="Times New Roman" w:hAnsi="Times New Roman" w:cstheme="minorBidi"/>
                  <w:bCs/>
                  <w:kern w:val="2"/>
                  <w:szCs w:val="28"/>
                  <w:lang w:val="en-US" w:eastAsia="zh-CN" w:bidi="ar-SA"/>
                </w:rPr>
                <w:delText>2.3.5 AO模块</w:delText>
              </w:r>
            </w:del>
          </w:ins>
          <w:ins w:id="1097" w:author="L" w:date="2026-09-01T14:49:33Z">
            <w:del w:id="1098" w:author="LKY" w:date="2026-09-15T17:29:07Z">
              <w:r>
                <w:rPr/>
                <w:tab/>
              </w:r>
            </w:del>
          </w:ins>
          <w:ins w:id="1099" w:author="L" w:date="2026-09-01T14:49:33Z">
            <w:del w:id="1100" w:author="LKY" w:date="2026-09-15T17:29:07Z">
              <w:r>
                <w:rPr/>
                <w:fldChar w:fldCharType="begin"/>
              </w:r>
            </w:del>
          </w:ins>
          <w:ins w:id="1101" w:author="L" w:date="2026-09-01T14:49:33Z">
            <w:del w:id="1102" w:author="LKY" w:date="2026-09-15T17:29:07Z">
              <w:r>
                <w:rPr/>
                <w:delInstrText xml:space="preserve"> PAGEREF _Toc24319 \h </w:delInstrText>
              </w:r>
            </w:del>
          </w:ins>
          <w:ins w:id="1103" w:author="L" w:date="2026-09-01T14:49:33Z">
            <w:del w:id="1104" w:author="LKY" w:date="2026-09-15T17:29:07Z">
              <w:r>
                <w:rPr/>
                <w:fldChar w:fldCharType="separate"/>
              </w:r>
            </w:del>
          </w:ins>
          <w:ins w:id="1105" w:author="L" w:date="2026-09-01T14:49:33Z">
            <w:del w:id="1106" w:author="LKY" w:date="2026-09-15T17:29:07Z">
              <w:r>
                <w:rPr/>
                <w:delText>14</w:delText>
              </w:r>
            </w:del>
          </w:ins>
          <w:ins w:id="1107" w:author="L" w:date="2026-09-01T14:49:33Z">
            <w:del w:id="1108" w:author="LKY" w:date="2026-09-15T17:29:07Z">
              <w:r>
                <w:rPr/>
                <w:fldChar w:fldCharType="end"/>
              </w:r>
            </w:del>
          </w:ins>
          <w:ins w:id="1109" w:author="L" w:date="2026-09-01T14:49:33Z">
            <w:del w:id="1110" w:author="LKY" w:date="2026-09-15T17:29:07Z">
              <w:r>
                <w:rPr/>
                <w:fldChar w:fldCharType="end"/>
              </w:r>
            </w:del>
          </w:ins>
        </w:p>
        <w:p w14:paraId="2EB3C654">
          <w:pPr>
            <w:pStyle w:val="7"/>
            <w:tabs>
              <w:tab w:val="right" w:leader="dot" w:pos="8306"/>
            </w:tabs>
            <w:rPr>
              <w:ins w:id="1111" w:author="L" w:date="2026-09-01T14:49:33Z"/>
              <w:del w:id="1112" w:author="LKY" w:date="2026-09-15T17:29:07Z"/>
            </w:rPr>
          </w:pPr>
          <w:ins w:id="1113" w:author="L" w:date="2026-09-01T14:49:33Z">
            <w:del w:id="1114" w:author="LKY" w:date="2026-09-15T17:29:07Z">
              <w:r>
                <w:rPr/>
                <w:fldChar w:fldCharType="begin"/>
              </w:r>
            </w:del>
          </w:ins>
          <w:ins w:id="1115" w:author="L" w:date="2026-09-01T14:49:33Z">
            <w:del w:id="1116" w:author="LKY" w:date="2026-09-15T17:29:07Z">
              <w:r>
                <w:rPr/>
                <w:delInstrText xml:space="preserve"> HYPERLINK \l _Toc9046 </w:delInstrText>
              </w:r>
            </w:del>
          </w:ins>
          <w:ins w:id="1117" w:author="L" w:date="2026-09-01T14:49:33Z">
            <w:del w:id="1118" w:author="LKY" w:date="2026-09-15T17:29:07Z">
              <w:r>
                <w:rPr/>
                <w:fldChar w:fldCharType="separate"/>
              </w:r>
            </w:del>
          </w:ins>
          <w:ins w:id="1119" w:author="L" w:date="2026-09-01T14:49:33Z">
            <w:del w:id="1120" w:author="LKY" w:date="2026-09-15T17:29:07Z">
              <w:r>
                <w:rPr>
                  <w:rFonts w:hint="eastAsia" w:ascii="Times New Roman" w:hAnsi="Times New Roman" w:cstheme="minorBidi"/>
                  <w:bCs/>
                  <w:kern w:val="2"/>
                  <w:szCs w:val="28"/>
                  <w:lang w:val="en-US" w:eastAsia="zh-CN" w:bidi="ar-SA"/>
                </w:rPr>
                <w:delText>2.3.6 AI模块</w:delText>
              </w:r>
            </w:del>
          </w:ins>
          <w:ins w:id="1121" w:author="L" w:date="2026-09-01T14:49:33Z">
            <w:del w:id="1122" w:author="LKY" w:date="2026-09-15T17:29:07Z">
              <w:r>
                <w:rPr/>
                <w:tab/>
              </w:r>
            </w:del>
          </w:ins>
          <w:ins w:id="1123" w:author="L" w:date="2026-09-01T14:49:33Z">
            <w:del w:id="1124" w:author="LKY" w:date="2026-09-15T17:29:07Z">
              <w:r>
                <w:rPr/>
                <w:fldChar w:fldCharType="begin"/>
              </w:r>
            </w:del>
          </w:ins>
          <w:ins w:id="1125" w:author="L" w:date="2026-09-01T14:49:33Z">
            <w:del w:id="1126" w:author="LKY" w:date="2026-09-15T17:29:07Z">
              <w:r>
                <w:rPr/>
                <w:delInstrText xml:space="preserve"> PAGEREF _Toc9046 \h </w:delInstrText>
              </w:r>
            </w:del>
          </w:ins>
          <w:ins w:id="1127" w:author="L" w:date="2026-09-01T14:49:33Z">
            <w:del w:id="1128" w:author="LKY" w:date="2026-09-15T17:29:07Z">
              <w:r>
                <w:rPr/>
                <w:fldChar w:fldCharType="separate"/>
              </w:r>
            </w:del>
          </w:ins>
          <w:ins w:id="1129" w:author="L" w:date="2026-09-01T14:49:33Z">
            <w:del w:id="1130" w:author="LKY" w:date="2026-09-15T17:29:07Z">
              <w:r>
                <w:rPr/>
                <w:delText>14</w:delText>
              </w:r>
            </w:del>
          </w:ins>
          <w:ins w:id="1131" w:author="L" w:date="2026-09-01T14:49:33Z">
            <w:del w:id="1132" w:author="LKY" w:date="2026-09-15T17:29:07Z">
              <w:r>
                <w:rPr/>
                <w:fldChar w:fldCharType="end"/>
              </w:r>
            </w:del>
          </w:ins>
          <w:ins w:id="1133" w:author="L" w:date="2026-09-01T14:49:33Z">
            <w:del w:id="1134" w:author="LKY" w:date="2026-09-15T17:29:07Z">
              <w:r>
                <w:rPr/>
                <w:fldChar w:fldCharType="end"/>
              </w:r>
            </w:del>
          </w:ins>
        </w:p>
        <w:p w14:paraId="2A59EB3F">
          <w:pPr>
            <w:pStyle w:val="7"/>
            <w:tabs>
              <w:tab w:val="right" w:leader="dot" w:pos="8306"/>
            </w:tabs>
            <w:rPr>
              <w:ins w:id="1135" w:author="L" w:date="2026-09-01T14:49:33Z"/>
              <w:del w:id="1136" w:author="LKY" w:date="2026-09-15T17:29:07Z"/>
            </w:rPr>
          </w:pPr>
          <w:ins w:id="1137" w:author="L" w:date="2026-09-01T14:49:33Z">
            <w:del w:id="1138" w:author="LKY" w:date="2026-09-15T17:29:07Z">
              <w:r>
                <w:rPr/>
                <w:fldChar w:fldCharType="begin"/>
              </w:r>
            </w:del>
          </w:ins>
          <w:ins w:id="1139" w:author="L" w:date="2026-09-01T14:49:33Z">
            <w:del w:id="1140" w:author="LKY" w:date="2026-09-15T17:29:07Z">
              <w:r>
                <w:rPr/>
                <w:delInstrText xml:space="preserve"> HYPERLINK \l _Toc9935 </w:delInstrText>
              </w:r>
            </w:del>
          </w:ins>
          <w:ins w:id="1141" w:author="L" w:date="2026-09-01T14:49:33Z">
            <w:del w:id="1142" w:author="LKY" w:date="2026-09-15T17:29:07Z">
              <w:r>
                <w:rPr/>
                <w:fldChar w:fldCharType="separate"/>
              </w:r>
            </w:del>
          </w:ins>
          <w:ins w:id="1143" w:author="L" w:date="2026-09-01T14:49:33Z">
            <w:del w:id="1144" w:author="LKY" w:date="2026-09-15T17:29:07Z">
              <w:r>
                <w:rPr>
                  <w:rFonts w:hint="eastAsia" w:ascii="Times New Roman" w:hAnsi="Times New Roman"/>
                  <w:bCs/>
                  <w:szCs w:val="28"/>
                  <w:lang w:val="en-US" w:eastAsia="zh-CN"/>
                </w:rPr>
                <w:delText xml:space="preserve">2.3.7 </w:delText>
              </w:r>
            </w:del>
          </w:ins>
          <w:ins w:id="1145" w:author="L" w:date="2026-09-01T14:49:33Z">
            <w:del w:id="1146" w:author="LKY" w:date="2026-09-15T17:29:07Z">
              <w:r>
                <w:rPr>
                  <w:rFonts w:hint="default" w:ascii="Times New Roman" w:hAnsi="Times New Roman"/>
                  <w:bCs/>
                  <w:szCs w:val="28"/>
                  <w:lang w:val="en-US" w:eastAsia="zh-CN"/>
                </w:rPr>
                <w:delText>RTD</w:delText>
              </w:r>
            </w:del>
          </w:ins>
          <w:ins w:id="1147" w:author="L" w:date="2026-09-01T14:49:33Z">
            <w:del w:id="1148" w:author="LKY" w:date="2026-09-15T17:29:07Z">
              <w:r>
                <w:rPr>
                  <w:rFonts w:hint="eastAsia" w:ascii="Times New Roman" w:hAnsi="Times New Roman"/>
                  <w:bCs/>
                  <w:szCs w:val="28"/>
                  <w:lang w:val="en-US" w:eastAsia="zh-CN"/>
                </w:rPr>
                <w:delText>模块</w:delText>
              </w:r>
            </w:del>
          </w:ins>
          <w:ins w:id="1149" w:author="L" w:date="2026-09-01T14:49:33Z">
            <w:del w:id="1150" w:author="LKY" w:date="2026-09-15T17:29:07Z">
              <w:r>
                <w:rPr/>
                <w:tab/>
              </w:r>
            </w:del>
          </w:ins>
          <w:ins w:id="1151" w:author="L" w:date="2026-09-01T14:49:33Z">
            <w:del w:id="1152" w:author="LKY" w:date="2026-09-15T17:29:07Z">
              <w:r>
                <w:rPr/>
                <w:fldChar w:fldCharType="begin"/>
              </w:r>
            </w:del>
          </w:ins>
          <w:ins w:id="1153" w:author="L" w:date="2026-09-01T14:49:33Z">
            <w:del w:id="1154" w:author="LKY" w:date="2026-09-15T17:29:07Z">
              <w:r>
                <w:rPr/>
                <w:delInstrText xml:space="preserve"> PAGEREF _Toc9935 \h </w:delInstrText>
              </w:r>
            </w:del>
          </w:ins>
          <w:ins w:id="1155" w:author="L" w:date="2026-09-01T14:49:33Z">
            <w:del w:id="1156" w:author="LKY" w:date="2026-09-15T17:29:07Z">
              <w:r>
                <w:rPr/>
                <w:fldChar w:fldCharType="separate"/>
              </w:r>
            </w:del>
          </w:ins>
          <w:ins w:id="1157" w:author="L" w:date="2026-09-01T14:49:33Z">
            <w:del w:id="1158" w:author="LKY" w:date="2026-09-15T17:29:07Z">
              <w:r>
                <w:rPr/>
                <w:delText>14</w:delText>
              </w:r>
            </w:del>
          </w:ins>
          <w:ins w:id="1159" w:author="L" w:date="2026-09-01T14:49:33Z">
            <w:del w:id="1160" w:author="LKY" w:date="2026-09-15T17:29:07Z">
              <w:r>
                <w:rPr/>
                <w:fldChar w:fldCharType="end"/>
              </w:r>
            </w:del>
          </w:ins>
          <w:ins w:id="1161" w:author="L" w:date="2026-09-01T14:49:33Z">
            <w:del w:id="1162" w:author="LKY" w:date="2026-09-15T17:29:07Z">
              <w:r>
                <w:rPr/>
                <w:fldChar w:fldCharType="end"/>
              </w:r>
            </w:del>
          </w:ins>
        </w:p>
        <w:p w14:paraId="598C00D7">
          <w:pPr>
            <w:pStyle w:val="7"/>
            <w:tabs>
              <w:tab w:val="right" w:leader="dot" w:pos="8306"/>
            </w:tabs>
            <w:rPr>
              <w:ins w:id="1163" w:author="L" w:date="2026-09-01T14:49:33Z"/>
              <w:del w:id="1164" w:author="LKY" w:date="2026-09-15T17:29:07Z"/>
            </w:rPr>
          </w:pPr>
          <w:ins w:id="1165" w:author="L" w:date="2026-09-01T14:49:33Z">
            <w:del w:id="1166" w:author="LKY" w:date="2026-09-15T17:29:07Z">
              <w:r>
                <w:rPr/>
                <w:fldChar w:fldCharType="begin"/>
              </w:r>
            </w:del>
          </w:ins>
          <w:ins w:id="1167" w:author="L" w:date="2026-09-01T14:49:33Z">
            <w:del w:id="1168" w:author="LKY" w:date="2026-09-15T17:29:07Z">
              <w:r>
                <w:rPr/>
                <w:delInstrText xml:space="preserve"> HYPERLINK \l _Toc18970 </w:delInstrText>
              </w:r>
            </w:del>
          </w:ins>
          <w:ins w:id="1169" w:author="L" w:date="2026-09-01T14:49:33Z">
            <w:del w:id="1170" w:author="LKY" w:date="2026-09-15T17:29:07Z">
              <w:r>
                <w:rPr/>
                <w:fldChar w:fldCharType="separate"/>
              </w:r>
            </w:del>
          </w:ins>
          <w:ins w:id="1171" w:author="L" w:date="2026-09-01T14:49:33Z">
            <w:del w:id="1172" w:author="LKY" w:date="2026-09-15T17:29:07Z">
              <w:r>
                <w:rPr>
                  <w:rFonts w:hint="default" w:ascii="Times New Roman" w:hAnsi="Times New Roman"/>
                  <w:bCs/>
                  <w:szCs w:val="28"/>
                  <w:lang w:val="en-US" w:eastAsia="zh-CN"/>
                </w:rPr>
                <w:delText>2.</w:delText>
              </w:r>
            </w:del>
          </w:ins>
          <w:ins w:id="1173" w:author="L" w:date="2026-09-01T14:49:33Z">
            <w:del w:id="1174" w:author="LKY" w:date="2026-09-15T17:29:07Z">
              <w:r>
                <w:rPr>
                  <w:rFonts w:hint="eastAsia" w:ascii="Times New Roman" w:hAnsi="Times New Roman"/>
                  <w:bCs/>
                  <w:szCs w:val="28"/>
                  <w:lang w:val="en-US" w:eastAsia="zh-CN"/>
                </w:rPr>
                <w:delText>3</w:delText>
              </w:r>
            </w:del>
          </w:ins>
          <w:ins w:id="1175" w:author="L" w:date="2026-09-01T14:49:33Z">
            <w:del w:id="1176" w:author="LKY" w:date="2026-09-15T17:29:07Z">
              <w:r>
                <w:rPr>
                  <w:rFonts w:hint="default" w:ascii="Times New Roman" w:hAnsi="Times New Roman"/>
                  <w:bCs/>
                  <w:szCs w:val="28"/>
                  <w:lang w:val="en-US" w:eastAsia="zh-CN"/>
                </w:rPr>
                <w:delText>.</w:delText>
              </w:r>
            </w:del>
          </w:ins>
          <w:ins w:id="1177" w:author="L" w:date="2026-09-01T14:49:33Z">
            <w:del w:id="1178" w:author="LKY" w:date="2026-09-15T17:29:07Z">
              <w:r>
                <w:rPr>
                  <w:rFonts w:hint="eastAsia" w:ascii="Times New Roman" w:hAnsi="Times New Roman"/>
                  <w:bCs/>
                  <w:szCs w:val="28"/>
                  <w:lang w:val="en-US" w:eastAsia="zh-CN"/>
                </w:rPr>
                <w:delText>8 TC模块</w:delText>
              </w:r>
            </w:del>
          </w:ins>
          <w:ins w:id="1179" w:author="L" w:date="2026-09-01T14:49:33Z">
            <w:del w:id="1180" w:author="LKY" w:date="2026-09-15T17:29:07Z">
              <w:r>
                <w:rPr/>
                <w:tab/>
              </w:r>
            </w:del>
          </w:ins>
          <w:ins w:id="1181" w:author="L" w:date="2026-09-01T14:49:33Z">
            <w:del w:id="1182" w:author="LKY" w:date="2026-09-15T17:29:07Z">
              <w:r>
                <w:rPr/>
                <w:fldChar w:fldCharType="begin"/>
              </w:r>
            </w:del>
          </w:ins>
          <w:ins w:id="1183" w:author="L" w:date="2026-09-01T14:49:33Z">
            <w:del w:id="1184" w:author="LKY" w:date="2026-09-15T17:29:07Z">
              <w:r>
                <w:rPr/>
                <w:delInstrText xml:space="preserve"> PAGEREF _Toc18970 \h </w:delInstrText>
              </w:r>
            </w:del>
          </w:ins>
          <w:ins w:id="1185" w:author="L" w:date="2026-09-01T14:49:33Z">
            <w:del w:id="1186" w:author="LKY" w:date="2026-09-15T17:29:07Z">
              <w:r>
                <w:rPr/>
                <w:fldChar w:fldCharType="separate"/>
              </w:r>
            </w:del>
          </w:ins>
          <w:ins w:id="1187" w:author="L" w:date="2026-09-01T14:49:33Z">
            <w:del w:id="1188" w:author="LKY" w:date="2026-09-15T17:29:07Z">
              <w:r>
                <w:rPr/>
                <w:delText>15</w:delText>
              </w:r>
            </w:del>
          </w:ins>
          <w:ins w:id="1189" w:author="L" w:date="2026-09-01T14:49:33Z">
            <w:del w:id="1190" w:author="LKY" w:date="2026-09-15T17:29:07Z">
              <w:r>
                <w:rPr/>
                <w:fldChar w:fldCharType="end"/>
              </w:r>
            </w:del>
          </w:ins>
          <w:ins w:id="1191" w:author="L" w:date="2026-09-01T14:49:33Z">
            <w:del w:id="1192" w:author="LKY" w:date="2026-09-15T17:29:07Z">
              <w:r>
                <w:rPr/>
                <w:fldChar w:fldCharType="end"/>
              </w:r>
            </w:del>
          </w:ins>
        </w:p>
        <w:p w14:paraId="7CF993B9">
          <w:pPr>
            <w:pStyle w:val="7"/>
            <w:tabs>
              <w:tab w:val="right" w:leader="dot" w:pos="8306"/>
            </w:tabs>
            <w:rPr>
              <w:ins w:id="1193" w:author="L" w:date="2026-09-01T14:49:33Z"/>
              <w:del w:id="1194" w:author="LKY" w:date="2026-09-15T17:29:07Z"/>
            </w:rPr>
          </w:pPr>
          <w:ins w:id="1195" w:author="L" w:date="2026-09-01T14:49:33Z">
            <w:del w:id="1196" w:author="LKY" w:date="2026-09-15T17:29:07Z">
              <w:r>
                <w:rPr/>
                <w:fldChar w:fldCharType="begin"/>
              </w:r>
            </w:del>
          </w:ins>
          <w:ins w:id="1197" w:author="L" w:date="2026-09-01T14:49:33Z">
            <w:del w:id="1198" w:author="LKY" w:date="2026-09-15T17:29:07Z">
              <w:r>
                <w:rPr/>
                <w:delInstrText xml:space="preserve"> HYPERLINK \l _Toc14727 </w:delInstrText>
              </w:r>
            </w:del>
          </w:ins>
          <w:ins w:id="1199" w:author="L" w:date="2026-09-01T14:49:33Z">
            <w:del w:id="1200" w:author="LKY" w:date="2026-09-15T17:29:07Z">
              <w:r>
                <w:rPr/>
                <w:fldChar w:fldCharType="separate"/>
              </w:r>
            </w:del>
          </w:ins>
          <w:ins w:id="1201" w:author="L" w:date="2026-09-01T14:49:33Z">
            <w:del w:id="1202" w:author="LKY" w:date="2026-09-15T17:29:07Z">
              <w:r>
                <w:rPr>
                  <w:rFonts w:hint="eastAsia" w:ascii="Times New Roman" w:hAnsi="Times New Roman"/>
                  <w:bCs/>
                  <w:szCs w:val="28"/>
                  <w:lang w:val="en-US" w:eastAsia="zh-CN"/>
                </w:rPr>
                <w:delText>2.3.9 RS485使用</w:delText>
              </w:r>
            </w:del>
          </w:ins>
          <w:ins w:id="1203" w:author="L" w:date="2026-09-01T14:49:33Z">
            <w:del w:id="1204" w:author="LKY" w:date="2026-09-15T17:29:07Z">
              <w:r>
                <w:rPr/>
                <w:tab/>
              </w:r>
            </w:del>
          </w:ins>
          <w:ins w:id="1205" w:author="L" w:date="2026-09-01T14:49:33Z">
            <w:del w:id="1206" w:author="LKY" w:date="2026-09-15T17:29:07Z">
              <w:r>
                <w:rPr/>
                <w:fldChar w:fldCharType="begin"/>
              </w:r>
            </w:del>
          </w:ins>
          <w:ins w:id="1207" w:author="L" w:date="2026-09-01T14:49:33Z">
            <w:del w:id="1208" w:author="LKY" w:date="2026-09-15T17:29:07Z">
              <w:r>
                <w:rPr/>
                <w:delInstrText xml:space="preserve"> PAGEREF _Toc14727 \h </w:delInstrText>
              </w:r>
            </w:del>
          </w:ins>
          <w:ins w:id="1209" w:author="L" w:date="2026-09-01T14:49:33Z">
            <w:del w:id="1210" w:author="LKY" w:date="2026-09-15T17:29:07Z">
              <w:r>
                <w:rPr/>
                <w:fldChar w:fldCharType="separate"/>
              </w:r>
            </w:del>
          </w:ins>
          <w:ins w:id="1211" w:author="L" w:date="2026-09-01T14:49:33Z">
            <w:del w:id="1212" w:author="LKY" w:date="2026-09-15T17:29:07Z">
              <w:r>
                <w:rPr/>
                <w:delText>15</w:delText>
              </w:r>
            </w:del>
          </w:ins>
          <w:ins w:id="1213" w:author="L" w:date="2026-09-01T14:49:33Z">
            <w:del w:id="1214" w:author="LKY" w:date="2026-09-15T17:29:07Z">
              <w:r>
                <w:rPr/>
                <w:fldChar w:fldCharType="end"/>
              </w:r>
            </w:del>
          </w:ins>
          <w:ins w:id="1215" w:author="L" w:date="2026-09-01T14:49:33Z">
            <w:del w:id="1216" w:author="LKY" w:date="2026-09-15T17:29:07Z">
              <w:r>
                <w:rPr/>
                <w:fldChar w:fldCharType="end"/>
              </w:r>
            </w:del>
          </w:ins>
        </w:p>
        <w:p w14:paraId="6A6207E0">
          <w:pPr>
            <w:pStyle w:val="7"/>
            <w:tabs>
              <w:tab w:val="right" w:leader="dot" w:pos="8306"/>
            </w:tabs>
            <w:rPr>
              <w:ins w:id="1217" w:author="L" w:date="2026-09-01T14:49:33Z"/>
              <w:del w:id="1218" w:author="LKY" w:date="2026-09-15T17:29:07Z"/>
            </w:rPr>
          </w:pPr>
          <w:ins w:id="1219" w:author="L" w:date="2026-09-01T14:49:33Z">
            <w:del w:id="1220" w:author="LKY" w:date="2026-09-15T17:29:07Z">
              <w:r>
                <w:rPr/>
                <w:fldChar w:fldCharType="begin"/>
              </w:r>
            </w:del>
          </w:ins>
          <w:ins w:id="1221" w:author="L" w:date="2026-09-01T14:49:33Z">
            <w:del w:id="1222" w:author="LKY" w:date="2026-09-15T17:29:07Z">
              <w:r>
                <w:rPr/>
                <w:delInstrText xml:space="preserve"> HYPERLINK \l _Toc30726 </w:delInstrText>
              </w:r>
            </w:del>
          </w:ins>
          <w:ins w:id="1223" w:author="L" w:date="2026-09-01T14:49:33Z">
            <w:del w:id="1224" w:author="LKY" w:date="2026-09-15T17:29:07Z">
              <w:r>
                <w:rPr/>
                <w:fldChar w:fldCharType="separate"/>
              </w:r>
            </w:del>
          </w:ins>
          <w:ins w:id="1225" w:author="L" w:date="2026-09-01T14:49:33Z">
            <w:del w:id="1226" w:author="LKY" w:date="2026-09-15T17:29:07Z">
              <w:r>
                <w:rPr>
                  <w:rFonts w:hint="eastAsia" w:ascii="Times New Roman" w:hAnsi="Times New Roman"/>
                  <w:bCs/>
                  <w:szCs w:val="28"/>
                  <w:lang w:val="en-US" w:eastAsia="zh-CN"/>
                </w:rPr>
                <w:delText>2.3.10 CAN使用</w:delText>
              </w:r>
            </w:del>
          </w:ins>
          <w:ins w:id="1227" w:author="L" w:date="2026-09-01T14:49:33Z">
            <w:del w:id="1228" w:author="LKY" w:date="2026-09-15T17:29:07Z">
              <w:r>
                <w:rPr/>
                <w:tab/>
              </w:r>
            </w:del>
          </w:ins>
          <w:ins w:id="1229" w:author="L" w:date="2026-09-01T14:49:33Z">
            <w:del w:id="1230" w:author="LKY" w:date="2026-09-15T17:29:07Z">
              <w:r>
                <w:rPr/>
                <w:fldChar w:fldCharType="begin"/>
              </w:r>
            </w:del>
          </w:ins>
          <w:ins w:id="1231" w:author="L" w:date="2026-09-01T14:49:33Z">
            <w:del w:id="1232" w:author="LKY" w:date="2026-09-15T17:29:07Z">
              <w:r>
                <w:rPr/>
                <w:delInstrText xml:space="preserve"> PAGEREF _Toc30726 \h </w:delInstrText>
              </w:r>
            </w:del>
          </w:ins>
          <w:ins w:id="1233" w:author="L" w:date="2026-09-01T14:49:33Z">
            <w:del w:id="1234" w:author="LKY" w:date="2026-09-15T17:29:07Z">
              <w:r>
                <w:rPr/>
                <w:fldChar w:fldCharType="separate"/>
              </w:r>
            </w:del>
          </w:ins>
          <w:ins w:id="1235" w:author="L" w:date="2026-09-01T14:49:33Z">
            <w:del w:id="1236" w:author="LKY" w:date="2026-09-15T17:29:07Z">
              <w:r>
                <w:rPr/>
                <w:delText>16</w:delText>
              </w:r>
            </w:del>
          </w:ins>
          <w:ins w:id="1237" w:author="L" w:date="2026-09-01T14:49:33Z">
            <w:del w:id="1238" w:author="LKY" w:date="2026-09-15T17:29:07Z">
              <w:r>
                <w:rPr/>
                <w:fldChar w:fldCharType="end"/>
              </w:r>
            </w:del>
          </w:ins>
          <w:ins w:id="1239" w:author="L" w:date="2026-09-01T14:49:33Z">
            <w:del w:id="1240" w:author="LKY" w:date="2026-09-15T17:29:07Z">
              <w:r>
                <w:rPr/>
                <w:fldChar w:fldCharType="end"/>
              </w:r>
            </w:del>
          </w:ins>
        </w:p>
        <w:p w14:paraId="381EF8FC">
          <w:pPr>
            <w:pStyle w:val="7"/>
            <w:tabs>
              <w:tab w:val="right" w:leader="dot" w:pos="8306"/>
            </w:tabs>
            <w:rPr>
              <w:ins w:id="1241" w:author="L" w:date="2026-09-01T14:49:33Z"/>
              <w:del w:id="1242" w:author="LKY" w:date="2026-09-15T17:29:07Z"/>
            </w:rPr>
          </w:pPr>
          <w:ins w:id="1243" w:author="L" w:date="2026-09-01T14:49:33Z">
            <w:del w:id="1244" w:author="LKY" w:date="2026-09-15T17:29:07Z">
              <w:r>
                <w:rPr/>
                <w:fldChar w:fldCharType="begin"/>
              </w:r>
            </w:del>
          </w:ins>
          <w:ins w:id="1245" w:author="L" w:date="2026-09-01T14:49:33Z">
            <w:del w:id="1246" w:author="LKY" w:date="2026-09-15T17:29:07Z">
              <w:r>
                <w:rPr/>
                <w:delInstrText xml:space="preserve"> HYPERLINK \l _Toc3114 </w:delInstrText>
              </w:r>
            </w:del>
          </w:ins>
          <w:ins w:id="1247" w:author="L" w:date="2026-09-01T14:49:33Z">
            <w:del w:id="1248" w:author="LKY" w:date="2026-09-15T17:29:07Z">
              <w:r>
                <w:rPr/>
                <w:fldChar w:fldCharType="separate"/>
              </w:r>
            </w:del>
          </w:ins>
          <w:ins w:id="1249" w:author="L" w:date="2026-09-01T14:49:33Z">
            <w:del w:id="1250" w:author="LKY" w:date="2026-09-15T17:29:07Z">
              <w:r>
                <w:rPr>
                  <w:rFonts w:hint="eastAsia" w:ascii="Times New Roman" w:hAnsi="Times New Roman" w:cstheme="minorBidi"/>
                  <w:bCs/>
                  <w:kern w:val="2"/>
                  <w:szCs w:val="28"/>
                  <w:lang w:val="en-US" w:eastAsia="zh-CN" w:bidi="ar-SA"/>
                </w:rPr>
                <w:delText>2.3.11 N板端口使用</w:delText>
              </w:r>
            </w:del>
          </w:ins>
          <w:ins w:id="1251" w:author="L" w:date="2026-09-01T14:49:33Z">
            <w:del w:id="1252" w:author="LKY" w:date="2026-09-15T17:29:07Z">
              <w:r>
                <w:rPr/>
                <w:tab/>
              </w:r>
            </w:del>
          </w:ins>
          <w:ins w:id="1253" w:author="L" w:date="2026-09-01T14:49:33Z">
            <w:del w:id="1254" w:author="LKY" w:date="2026-09-15T17:29:07Z">
              <w:r>
                <w:rPr/>
                <w:fldChar w:fldCharType="begin"/>
              </w:r>
            </w:del>
          </w:ins>
          <w:ins w:id="1255" w:author="L" w:date="2026-09-01T14:49:33Z">
            <w:del w:id="1256" w:author="LKY" w:date="2026-09-15T17:29:07Z">
              <w:r>
                <w:rPr/>
                <w:delInstrText xml:space="preserve"> PAGEREF _Toc3114 \h </w:delInstrText>
              </w:r>
            </w:del>
          </w:ins>
          <w:ins w:id="1257" w:author="L" w:date="2026-09-01T14:49:33Z">
            <w:del w:id="1258" w:author="LKY" w:date="2026-09-15T17:29:07Z">
              <w:r>
                <w:rPr/>
                <w:fldChar w:fldCharType="separate"/>
              </w:r>
            </w:del>
          </w:ins>
          <w:ins w:id="1259" w:author="L" w:date="2026-09-01T14:49:33Z">
            <w:del w:id="1260" w:author="LKY" w:date="2026-09-15T17:29:07Z">
              <w:r>
                <w:rPr/>
                <w:delText>18</w:delText>
              </w:r>
            </w:del>
          </w:ins>
          <w:ins w:id="1261" w:author="L" w:date="2026-09-01T14:49:33Z">
            <w:del w:id="1262" w:author="LKY" w:date="2026-09-15T17:29:07Z">
              <w:r>
                <w:rPr/>
                <w:fldChar w:fldCharType="end"/>
              </w:r>
            </w:del>
          </w:ins>
          <w:ins w:id="1263" w:author="L" w:date="2026-09-01T14:49:33Z">
            <w:del w:id="1264" w:author="LKY" w:date="2026-09-15T17:29:07Z">
              <w:r>
                <w:rPr/>
                <w:fldChar w:fldCharType="end"/>
              </w:r>
            </w:del>
          </w:ins>
        </w:p>
        <w:p w14:paraId="3250C341">
          <w:pPr>
            <w:pStyle w:val="11"/>
            <w:tabs>
              <w:tab w:val="right" w:leader="dot" w:pos="8306"/>
            </w:tabs>
            <w:rPr>
              <w:ins w:id="1265" w:author="L" w:date="2026-09-01T14:49:33Z"/>
              <w:del w:id="1266" w:author="LKY" w:date="2026-09-15T17:29:07Z"/>
            </w:rPr>
          </w:pPr>
          <w:ins w:id="1267" w:author="L" w:date="2026-09-01T14:49:33Z">
            <w:del w:id="1268" w:author="LKY" w:date="2026-09-15T17:29:07Z">
              <w:r>
                <w:rPr/>
                <w:fldChar w:fldCharType="begin"/>
              </w:r>
            </w:del>
          </w:ins>
          <w:ins w:id="1269" w:author="L" w:date="2026-09-01T14:49:33Z">
            <w:del w:id="1270" w:author="LKY" w:date="2026-09-15T17:29:07Z">
              <w:r>
                <w:rPr/>
                <w:delInstrText xml:space="preserve"> HYPERLINK \l _Toc16135 </w:delInstrText>
              </w:r>
            </w:del>
          </w:ins>
          <w:ins w:id="1271" w:author="L" w:date="2026-09-01T14:49:33Z">
            <w:del w:id="1272" w:author="LKY" w:date="2026-09-15T17:29:07Z">
              <w:r>
                <w:rPr/>
                <w:fldChar w:fldCharType="separate"/>
              </w:r>
            </w:del>
          </w:ins>
          <w:ins w:id="1273" w:author="L" w:date="2026-09-01T14:49:33Z">
            <w:del w:id="1274" w:author="LKY" w:date="2026-09-15T17:29:07Z">
              <w:r>
                <w:rPr>
                  <w:rFonts w:hint="eastAsia" w:ascii="Times New Roman" w:hAnsi="Times New Roman" w:eastAsia="宋体" w:cs="宋体"/>
                  <w:bCs/>
                  <w:szCs w:val="32"/>
                  <w:lang w:val="en-US" w:eastAsia="zh-CN"/>
                </w:rPr>
                <w:delText>2.4 LED</w:delText>
              </w:r>
            </w:del>
          </w:ins>
          <w:ins w:id="1275" w:author="L" w:date="2026-09-01T14:49:33Z">
            <w:del w:id="1276" w:author="LKY" w:date="2026-09-15T17:29:07Z">
              <w:r>
                <w:rPr/>
                <w:tab/>
              </w:r>
            </w:del>
          </w:ins>
          <w:ins w:id="1277" w:author="L" w:date="2026-09-01T14:49:33Z">
            <w:del w:id="1278" w:author="LKY" w:date="2026-09-15T17:29:07Z">
              <w:r>
                <w:rPr/>
                <w:fldChar w:fldCharType="begin"/>
              </w:r>
            </w:del>
          </w:ins>
          <w:ins w:id="1279" w:author="L" w:date="2026-09-01T14:49:33Z">
            <w:del w:id="1280" w:author="LKY" w:date="2026-09-15T17:29:07Z">
              <w:r>
                <w:rPr/>
                <w:delInstrText xml:space="preserve"> PAGEREF _Toc16135 \h </w:delInstrText>
              </w:r>
            </w:del>
          </w:ins>
          <w:ins w:id="1281" w:author="L" w:date="2026-09-01T14:49:33Z">
            <w:del w:id="1282" w:author="LKY" w:date="2026-09-15T17:29:07Z">
              <w:r>
                <w:rPr/>
                <w:fldChar w:fldCharType="separate"/>
              </w:r>
            </w:del>
          </w:ins>
          <w:ins w:id="1283" w:author="L" w:date="2026-09-01T14:49:33Z">
            <w:del w:id="1284" w:author="LKY" w:date="2026-09-15T17:29:07Z">
              <w:r>
                <w:rPr/>
                <w:delText>25</w:delText>
              </w:r>
            </w:del>
          </w:ins>
          <w:ins w:id="1285" w:author="L" w:date="2026-09-01T14:49:33Z">
            <w:del w:id="1286" w:author="LKY" w:date="2026-09-15T17:29:07Z">
              <w:r>
                <w:rPr/>
                <w:fldChar w:fldCharType="end"/>
              </w:r>
            </w:del>
          </w:ins>
          <w:ins w:id="1287" w:author="L" w:date="2026-09-01T14:49:33Z">
            <w:del w:id="1288" w:author="LKY" w:date="2026-09-15T17:29:07Z">
              <w:r>
                <w:rPr/>
                <w:fldChar w:fldCharType="end"/>
              </w:r>
            </w:del>
          </w:ins>
        </w:p>
        <w:p w14:paraId="7007CA2B">
          <w:pPr>
            <w:pStyle w:val="11"/>
            <w:tabs>
              <w:tab w:val="right" w:leader="dot" w:pos="8306"/>
            </w:tabs>
            <w:rPr>
              <w:ins w:id="1289" w:author="L" w:date="2026-09-01T14:49:33Z"/>
              <w:del w:id="1290" w:author="LKY" w:date="2026-09-15T17:29:07Z"/>
            </w:rPr>
          </w:pPr>
          <w:ins w:id="1291" w:author="L" w:date="2026-09-01T14:49:33Z">
            <w:del w:id="1292" w:author="LKY" w:date="2026-09-15T17:29:07Z">
              <w:r>
                <w:rPr/>
                <w:fldChar w:fldCharType="begin"/>
              </w:r>
            </w:del>
          </w:ins>
          <w:ins w:id="1293" w:author="L" w:date="2026-09-01T14:49:33Z">
            <w:del w:id="1294" w:author="LKY" w:date="2026-09-15T17:29:07Z">
              <w:r>
                <w:rPr/>
                <w:delInstrText xml:space="preserve"> HYPERLINK \l _Toc32258 </w:delInstrText>
              </w:r>
            </w:del>
          </w:ins>
          <w:ins w:id="1295" w:author="L" w:date="2026-09-01T14:49:33Z">
            <w:del w:id="1296" w:author="LKY" w:date="2026-09-15T17:29:07Z">
              <w:r>
                <w:rPr/>
                <w:fldChar w:fldCharType="separate"/>
              </w:r>
            </w:del>
          </w:ins>
          <w:ins w:id="1297" w:author="L" w:date="2026-09-01T14:49:33Z">
            <w:del w:id="1298" w:author="LKY" w:date="2026-09-15T17:29:07Z">
              <w:r>
                <w:rPr>
                  <w:rFonts w:hint="eastAsia" w:ascii="Times New Roman" w:hAnsi="Times New Roman"/>
                  <w:bCs/>
                  <w:szCs w:val="32"/>
                  <w:lang w:val="en-US" w:eastAsia="zh-CN"/>
                </w:rPr>
                <w:delText>2.5网络接口</w:delText>
              </w:r>
            </w:del>
          </w:ins>
          <w:ins w:id="1299" w:author="L" w:date="2026-09-01T14:49:33Z">
            <w:del w:id="1300" w:author="LKY" w:date="2026-09-15T17:29:07Z">
              <w:r>
                <w:rPr/>
                <w:tab/>
              </w:r>
            </w:del>
          </w:ins>
          <w:ins w:id="1301" w:author="L" w:date="2026-09-01T14:49:33Z">
            <w:del w:id="1302" w:author="LKY" w:date="2026-09-15T17:29:07Z">
              <w:r>
                <w:rPr/>
                <w:fldChar w:fldCharType="begin"/>
              </w:r>
            </w:del>
          </w:ins>
          <w:ins w:id="1303" w:author="L" w:date="2026-09-01T14:49:33Z">
            <w:del w:id="1304" w:author="LKY" w:date="2026-09-15T17:29:07Z">
              <w:r>
                <w:rPr/>
                <w:delInstrText xml:space="preserve"> PAGEREF _Toc32258 \h </w:delInstrText>
              </w:r>
            </w:del>
          </w:ins>
          <w:ins w:id="1305" w:author="L" w:date="2026-09-01T14:49:33Z">
            <w:del w:id="1306" w:author="LKY" w:date="2026-09-15T17:29:07Z">
              <w:r>
                <w:rPr/>
                <w:fldChar w:fldCharType="separate"/>
              </w:r>
            </w:del>
          </w:ins>
          <w:ins w:id="1307" w:author="L" w:date="2026-09-01T14:49:33Z">
            <w:del w:id="1308" w:author="LKY" w:date="2026-09-15T17:29:07Z">
              <w:r>
                <w:rPr/>
                <w:delText>26</w:delText>
              </w:r>
            </w:del>
          </w:ins>
          <w:ins w:id="1309" w:author="L" w:date="2026-09-01T14:49:33Z">
            <w:del w:id="1310" w:author="LKY" w:date="2026-09-15T17:29:07Z">
              <w:r>
                <w:rPr/>
                <w:fldChar w:fldCharType="end"/>
              </w:r>
            </w:del>
          </w:ins>
          <w:ins w:id="1311" w:author="L" w:date="2026-09-01T14:49:33Z">
            <w:del w:id="1312" w:author="LKY" w:date="2026-09-15T17:29:07Z">
              <w:r>
                <w:rPr/>
                <w:fldChar w:fldCharType="end"/>
              </w:r>
            </w:del>
          </w:ins>
        </w:p>
        <w:p w14:paraId="2DBE499B">
          <w:pPr>
            <w:pStyle w:val="11"/>
            <w:tabs>
              <w:tab w:val="right" w:leader="dot" w:pos="8306"/>
            </w:tabs>
            <w:rPr>
              <w:ins w:id="1313" w:author="L" w:date="2026-09-01T14:49:33Z"/>
              <w:del w:id="1314" w:author="LKY" w:date="2026-09-15T17:29:07Z"/>
            </w:rPr>
          </w:pPr>
          <w:ins w:id="1315" w:author="L" w:date="2026-09-01T14:49:33Z">
            <w:del w:id="1316" w:author="LKY" w:date="2026-09-15T17:29:07Z">
              <w:r>
                <w:rPr/>
                <w:fldChar w:fldCharType="begin"/>
              </w:r>
            </w:del>
          </w:ins>
          <w:ins w:id="1317" w:author="L" w:date="2026-09-01T14:49:33Z">
            <w:del w:id="1318" w:author="LKY" w:date="2026-09-15T17:29:07Z">
              <w:r>
                <w:rPr/>
                <w:delInstrText xml:space="preserve"> HYPERLINK \l _Toc2576 </w:delInstrText>
              </w:r>
            </w:del>
          </w:ins>
          <w:ins w:id="1319" w:author="L" w:date="2026-09-01T14:49:33Z">
            <w:del w:id="1320" w:author="LKY" w:date="2026-09-15T17:29:07Z">
              <w:r>
                <w:rPr/>
                <w:fldChar w:fldCharType="separate"/>
              </w:r>
            </w:del>
          </w:ins>
          <w:ins w:id="1321" w:author="L" w:date="2026-09-01T14:49:33Z">
            <w:del w:id="1322" w:author="LKY" w:date="2026-09-15T17:29:07Z">
              <w:r>
                <w:rPr>
                  <w:rFonts w:hint="eastAsia" w:ascii="Times New Roman" w:hAnsi="Times New Roman" w:cs="宋体"/>
                  <w:szCs w:val="32"/>
                  <w:lang w:val="en-US" w:eastAsia="zh-CN" w:bidi="en-US"/>
                </w:rPr>
                <w:delText>2.6 USB接口</w:delText>
              </w:r>
            </w:del>
          </w:ins>
          <w:ins w:id="1323" w:author="L" w:date="2026-09-01T14:49:33Z">
            <w:del w:id="1324" w:author="LKY" w:date="2026-09-15T17:29:07Z">
              <w:r>
                <w:rPr/>
                <w:tab/>
              </w:r>
            </w:del>
          </w:ins>
          <w:ins w:id="1325" w:author="L" w:date="2026-09-01T14:49:33Z">
            <w:del w:id="1326" w:author="LKY" w:date="2026-09-15T17:29:07Z">
              <w:r>
                <w:rPr/>
                <w:fldChar w:fldCharType="begin"/>
              </w:r>
            </w:del>
          </w:ins>
          <w:ins w:id="1327" w:author="L" w:date="2026-09-01T14:49:33Z">
            <w:del w:id="1328" w:author="LKY" w:date="2026-09-15T17:29:07Z">
              <w:r>
                <w:rPr/>
                <w:delInstrText xml:space="preserve"> PAGEREF _Toc2576 \h </w:delInstrText>
              </w:r>
            </w:del>
          </w:ins>
          <w:ins w:id="1329" w:author="L" w:date="2026-09-01T14:49:33Z">
            <w:del w:id="1330" w:author="LKY" w:date="2026-09-15T17:29:07Z">
              <w:r>
                <w:rPr/>
                <w:fldChar w:fldCharType="separate"/>
              </w:r>
            </w:del>
          </w:ins>
          <w:ins w:id="1331" w:author="L" w:date="2026-09-01T14:49:33Z">
            <w:del w:id="1332" w:author="LKY" w:date="2026-09-15T17:29:07Z">
              <w:r>
                <w:rPr/>
                <w:delText>28</w:delText>
              </w:r>
            </w:del>
          </w:ins>
          <w:ins w:id="1333" w:author="L" w:date="2026-09-01T14:49:33Z">
            <w:del w:id="1334" w:author="LKY" w:date="2026-09-15T17:29:07Z">
              <w:r>
                <w:rPr/>
                <w:fldChar w:fldCharType="end"/>
              </w:r>
            </w:del>
          </w:ins>
          <w:ins w:id="1335" w:author="L" w:date="2026-09-01T14:49:33Z">
            <w:del w:id="1336" w:author="LKY" w:date="2026-09-15T17:29:07Z">
              <w:r>
                <w:rPr/>
                <w:fldChar w:fldCharType="end"/>
              </w:r>
            </w:del>
          </w:ins>
        </w:p>
        <w:p w14:paraId="58E47C6D">
          <w:pPr>
            <w:pStyle w:val="11"/>
            <w:tabs>
              <w:tab w:val="right" w:leader="dot" w:pos="8306"/>
            </w:tabs>
            <w:rPr>
              <w:ins w:id="1337" w:author="L" w:date="2026-09-01T14:49:33Z"/>
              <w:del w:id="1338" w:author="LKY" w:date="2026-09-15T17:29:07Z"/>
            </w:rPr>
          </w:pPr>
          <w:ins w:id="1339" w:author="L" w:date="2026-09-01T14:49:33Z">
            <w:del w:id="1340" w:author="LKY" w:date="2026-09-15T17:29:07Z">
              <w:r>
                <w:rPr/>
                <w:fldChar w:fldCharType="begin"/>
              </w:r>
            </w:del>
          </w:ins>
          <w:ins w:id="1341" w:author="L" w:date="2026-09-01T14:49:33Z">
            <w:del w:id="1342" w:author="LKY" w:date="2026-09-15T17:29:07Z">
              <w:r>
                <w:rPr/>
                <w:delInstrText xml:space="preserve"> HYPERLINK \l _Toc23510 </w:delInstrText>
              </w:r>
            </w:del>
          </w:ins>
          <w:ins w:id="1343" w:author="L" w:date="2026-09-01T14:49:33Z">
            <w:del w:id="1344" w:author="LKY" w:date="2026-09-15T17:29:07Z">
              <w:r>
                <w:rPr/>
                <w:fldChar w:fldCharType="separate"/>
              </w:r>
            </w:del>
          </w:ins>
          <w:ins w:id="1345" w:author="L" w:date="2026-09-01T14:49:33Z">
            <w:del w:id="1346" w:author="LKY" w:date="2026-09-15T17:29:07Z">
              <w:r>
                <w:rPr>
                  <w:rFonts w:hint="eastAsia" w:ascii="Times New Roman" w:hAnsi="Times New Roman" w:cs="宋体"/>
                  <w:szCs w:val="32"/>
                  <w:lang w:val="en-US" w:eastAsia="zh-CN" w:bidi="en-US"/>
                </w:rPr>
                <w:delText>2.7 HDMI接口</w:delText>
              </w:r>
            </w:del>
          </w:ins>
          <w:ins w:id="1347" w:author="L" w:date="2026-09-01T14:49:33Z">
            <w:del w:id="1348" w:author="LKY" w:date="2026-09-15T17:29:07Z">
              <w:r>
                <w:rPr/>
                <w:tab/>
              </w:r>
            </w:del>
          </w:ins>
          <w:ins w:id="1349" w:author="L" w:date="2026-09-01T14:49:33Z">
            <w:del w:id="1350" w:author="LKY" w:date="2026-09-15T17:29:07Z">
              <w:r>
                <w:rPr/>
                <w:fldChar w:fldCharType="begin"/>
              </w:r>
            </w:del>
          </w:ins>
          <w:ins w:id="1351" w:author="L" w:date="2026-09-01T14:49:33Z">
            <w:del w:id="1352" w:author="LKY" w:date="2026-09-15T17:29:07Z">
              <w:r>
                <w:rPr/>
                <w:delInstrText xml:space="preserve"> PAGEREF _Toc23510 \h </w:delInstrText>
              </w:r>
            </w:del>
          </w:ins>
          <w:ins w:id="1353" w:author="L" w:date="2026-09-01T14:49:33Z">
            <w:del w:id="1354" w:author="LKY" w:date="2026-09-15T17:29:07Z">
              <w:r>
                <w:rPr/>
                <w:fldChar w:fldCharType="separate"/>
              </w:r>
            </w:del>
          </w:ins>
          <w:ins w:id="1355" w:author="L" w:date="2026-09-01T14:49:33Z">
            <w:del w:id="1356" w:author="LKY" w:date="2026-09-15T17:29:07Z">
              <w:r>
                <w:rPr/>
                <w:delText>30</w:delText>
              </w:r>
            </w:del>
          </w:ins>
          <w:ins w:id="1357" w:author="L" w:date="2026-09-01T14:49:33Z">
            <w:del w:id="1358" w:author="LKY" w:date="2026-09-15T17:29:07Z">
              <w:r>
                <w:rPr/>
                <w:fldChar w:fldCharType="end"/>
              </w:r>
            </w:del>
          </w:ins>
          <w:ins w:id="1359" w:author="L" w:date="2026-09-01T14:49:33Z">
            <w:del w:id="1360" w:author="LKY" w:date="2026-09-15T17:29:07Z">
              <w:r>
                <w:rPr/>
                <w:fldChar w:fldCharType="end"/>
              </w:r>
            </w:del>
          </w:ins>
        </w:p>
        <w:p w14:paraId="7C56C175">
          <w:pPr>
            <w:pStyle w:val="11"/>
            <w:tabs>
              <w:tab w:val="right" w:leader="dot" w:pos="8306"/>
            </w:tabs>
            <w:rPr>
              <w:ins w:id="1361" w:author="L" w:date="2026-09-01T14:49:33Z"/>
              <w:del w:id="1362" w:author="LKY" w:date="2026-09-15T17:29:07Z"/>
            </w:rPr>
          </w:pPr>
          <w:ins w:id="1363" w:author="L" w:date="2026-09-01T14:49:33Z">
            <w:del w:id="1364" w:author="LKY" w:date="2026-09-15T17:29:07Z">
              <w:r>
                <w:rPr/>
                <w:fldChar w:fldCharType="begin"/>
              </w:r>
            </w:del>
          </w:ins>
          <w:ins w:id="1365" w:author="L" w:date="2026-09-01T14:49:33Z">
            <w:del w:id="1366" w:author="LKY" w:date="2026-09-15T17:29:07Z">
              <w:r>
                <w:rPr/>
                <w:delInstrText xml:space="preserve"> HYPERLINK \l _Toc20962 </w:delInstrText>
              </w:r>
            </w:del>
          </w:ins>
          <w:ins w:id="1367" w:author="L" w:date="2026-09-01T14:49:33Z">
            <w:del w:id="1368" w:author="LKY" w:date="2026-09-15T17:29:07Z">
              <w:r>
                <w:rPr/>
                <w:fldChar w:fldCharType="separate"/>
              </w:r>
            </w:del>
          </w:ins>
          <w:ins w:id="1369" w:author="L" w:date="2026-09-01T14:49:33Z">
            <w:del w:id="1370" w:author="LKY" w:date="2026-09-15T17:29:07Z">
              <w:r>
                <w:rPr>
                  <w:rFonts w:hint="eastAsia" w:ascii="Times New Roman" w:hAnsi="Times New Roman" w:cs="宋体"/>
                  <w:kern w:val="2"/>
                  <w:szCs w:val="32"/>
                  <w:lang w:val="en-US" w:eastAsia="zh-CN" w:bidi="en-US"/>
                </w:rPr>
                <w:delText>2.8调试串口</w:delText>
              </w:r>
            </w:del>
          </w:ins>
          <w:ins w:id="1371" w:author="L" w:date="2026-09-01T14:49:33Z">
            <w:del w:id="1372" w:author="LKY" w:date="2026-09-15T17:29:07Z">
              <w:r>
                <w:rPr/>
                <w:tab/>
              </w:r>
            </w:del>
          </w:ins>
          <w:ins w:id="1373" w:author="L" w:date="2026-09-01T14:49:33Z">
            <w:del w:id="1374" w:author="LKY" w:date="2026-09-15T17:29:07Z">
              <w:r>
                <w:rPr/>
                <w:fldChar w:fldCharType="begin"/>
              </w:r>
            </w:del>
          </w:ins>
          <w:ins w:id="1375" w:author="L" w:date="2026-09-01T14:49:33Z">
            <w:del w:id="1376" w:author="LKY" w:date="2026-09-15T17:29:07Z">
              <w:r>
                <w:rPr/>
                <w:delInstrText xml:space="preserve"> PAGEREF _Toc20962 \h </w:delInstrText>
              </w:r>
            </w:del>
          </w:ins>
          <w:ins w:id="1377" w:author="L" w:date="2026-09-01T14:49:33Z">
            <w:del w:id="1378" w:author="LKY" w:date="2026-09-15T17:29:07Z">
              <w:r>
                <w:rPr/>
                <w:fldChar w:fldCharType="separate"/>
              </w:r>
            </w:del>
          </w:ins>
          <w:ins w:id="1379" w:author="L" w:date="2026-09-01T14:49:33Z">
            <w:del w:id="1380" w:author="LKY" w:date="2026-09-15T17:29:07Z">
              <w:r>
                <w:rPr/>
                <w:delText>31</w:delText>
              </w:r>
            </w:del>
          </w:ins>
          <w:ins w:id="1381" w:author="L" w:date="2026-09-01T14:49:33Z">
            <w:del w:id="1382" w:author="LKY" w:date="2026-09-15T17:29:07Z">
              <w:r>
                <w:rPr/>
                <w:fldChar w:fldCharType="end"/>
              </w:r>
            </w:del>
          </w:ins>
          <w:ins w:id="1383" w:author="L" w:date="2026-09-01T14:49:33Z">
            <w:del w:id="1384" w:author="LKY" w:date="2026-09-15T17:29:07Z">
              <w:r>
                <w:rPr/>
                <w:fldChar w:fldCharType="end"/>
              </w:r>
            </w:del>
          </w:ins>
        </w:p>
        <w:p w14:paraId="4C3C035E">
          <w:pPr>
            <w:pStyle w:val="11"/>
            <w:tabs>
              <w:tab w:val="right" w:leader="dot" w:pos="8306"/>
            </w:tabs>
            <w:rPr>
              <w:ins w:id="1385" w:author="L" w:date="2026-09-01T14:49:33Z"/>
              <w:del w:id="1386" w:author="LKY" w:date="2026-09-15T17:29:07Z"/>
            </w:rPr>
          </w:pPr>
          <w:ins w:id="1387" w:author="L" w:date="2026-09-01T14:49:33Z">
            <w:del w:id="1388" w:author="LKY" w:date="2026-09-15T17:29:07Z">
              <w:r>
                <w:rPr/>
                <w:fldChar w:fldCharType="begin"/>
              </w:r>
            </w:del>
          </w:ins>
          <w:ins w:id="1389" w:author="L" w:date="2026-09-01T14:49:33Z">
            <w:del w:id="1390" w:author="LKY" w:date="2026-09-15T17:29:07Z">
              <w:r>
                <w:rPr/>
                <w:delInstrText xml:space="preserve"> HYPERLINK \l _Toc1563 </w:delInstrText>
              </w:r>
            </w:del>
          </w:ins>
          <w:ins w:id="1391" w:author="L" w:date="2026-09-01T14:49:33Z">
            <w:del w:id="1392" w:author="LKY" w:date="2026-09-15T17:29:07Z">
              <w:r>
                <w:rPr/>
                <w:fldChar w:fldCharType="separate"/>
              </w:r>
            </w:del>
          </w:ins>
          <w:ins w:id="1393" w:author="L" w:date="2026-09-01T14:49:33Z">
            <w:del w:id="1394" w:author="LKY" w:date="2026-09-15T17:29:07Z">
              <w:r>
                <w:rPr>
                  <w:rFonts w:hint="eastAsia" w:ascii="Times New Roman" w:hAnsi="Times New Roman" w:cs="宋体"/>
                  <w:kern w:val="2"/>
                  <w:szCs w:val="32"/>
                  <w:lang w:val="en-US" w:eastAsia="zh-CN" w:bidi="en-US"/>
                </w:rPr>
                <w:delText>2.9 SIM卡插槽</w:delText>
              </w:r>
            </w:del>
          </w:ins>
          <w:ins w:id="1395" w:author="L" w:date="2026-09-01T14:49:33Z">
            <w:del w:id="1396" w:author="LKY" w:date="2026-09-15T17:29:07Z">
              <w:r>
                <w:rPr/>
                <w:tab/>
              </w:r>
            </w:del>
          </w:ins>
          <w:ins w:id="1397" w:author="L" w:date="2026-09-01T14:49:33Z">
            <w:del w:id="1398" w:author="LKY" w:date="2026-09-15T17:29:07Z">
              <w:r>
                <w:rPr/>
                <w:fldChar w:fldCharType="begin"/>
              </w:r>
            </w:del>
          </w:ins>
          <w:ins w:id="1399" w:author="L" w:date="2026-09-01T14:49:33Z">
            <w:del w:id="1400" w:author="LKY" w:date="2026-09-15T17:29:07Z">
              <w:r>
                <w:rPr/>
                <w:delInstrText xml:space="preserve"> PAGEREF _Toc1563 \h </w:delInstrText>
              </w:r>
            </w:del>
          </w:ins>
          <w:ins w:id="1401" w:author="L" w:date="2026-09-01T14:49:33Z">
            <w:del w:id="1402" w:author="LKY" w:date="2026-09-15T17:29:07Z">
              <w:r>
                <w:rPr/>
                <w:fldChar w:fldCharType="separate"/>
              </w:r>
            </w:del>
          </w:ins>
          <w:ins w:id="1403" w:author="L" w:date="2026-09-01T14:49:33Z">
            <w:del w:id="1404" w:author="LKY" w:date="2026-09-15T17:29:07Z">
              <w:r>
                <w:rPr/>
                <w:delText>31</w:delText>
              </w:r>
            </w:del>
          </w:ins>
          <w:ins w:id="1405" w:author="L" w:date="2026-09-01T14:49:33Z">
            <w:del w:id="1406" w:author="LKY" w:date="2026-09-15T17:29:07Z">
              <w:r>
                <w:rPr/>
                <w:fldChar w:fldCharType="end"/>
              </w:r>
            </w:del>
          </w:ins>
          <w:ins w:id="1407" w:author="L" w:date="2026-09-01T14:49:33Z">
            <w:del w:id="1408" w:author="LKY" w:date="2026-09-15T17:29:07Z">
              <w:r>
                <w:rPr/>
                <w:fldChar w:fldCharType="end"/>
              </w:r>
            </w:del>
          </w:ins>
        </w:p>
        <w:p w14:paraId="1061DCF7">
          <w:pPr>
            <w:pStyle w:val="11"/>
            <w:tabs>
              <w:tab w:val="right" w:leader="dot" w:pos="8306"/>
            </w:tabs>
            <w:rPr>
              <w:ins w:id="1409" w:author="L" w:date="2026-09-01T14:49:33Z"/>
              <w:del w:id="1410" w:author="LKY" w:date="2026-09-15T17:29:07Z"/>
            </w:rPr>
          </w:pPr>
          <w:ins w:id="1411" w:author="L" w:date="2026-09-01T14:49:33Z">
            <w:del w:id="1412" w:author="LKY" w:date="2026-09-15T17:29:07Z">
              <w:r>
                <w:rPr/>
                <w:fldChar w:fldCharType="begin"/>
              </w:r>
            </w:del>
          </w:ins>
          <w:ins w:id="1413" w:author="L" w:date="2026-09-01T14:49:33Z">
            <w:del w:id="1414" w:author="LKY" w:date="2026-09-15T17:29:07Z">
              <w:r>
                <w:rPr/>
                <w:delInstrText xml:space="preserve"> HYPERLINK \l _Toc23814 </w:delInstrText>
              </w:r>
            </w:del>
          </w:ins>
          <w:ins w:id="1415" w:author="L" w:date="2026-09-01T14:49:33Z">
            <w:del w:id="1416" w:author="LKY" w:date="2026-09-15T17:29:07Z">
              <w:r>
                <w:rPr/>
                <w:fldChar w:fldCharType="separate"/>
              </w:r>
            </w:del>
          </w:ins>
          <w:ins w:id="1417" w:author="L" w:date="2026-09-01T14:49:33Z">
            <w:del w:id="1418" w:author="LKY" w:date="2026-09-15T17:29:07Z">
              <w:r>
                <w:rPr>
                  <w:rFonts w:hint="eastAsia" w:ascii="Times New Roman" w:hAnsi="Times New Roman" w:cs="宋体"/>
                  <w:kern w:val="2"/>
                  <w:szCs w:val="32"/>
                  <w:lang w:val="en-US" w:eastAsia="zh-CN" w:bidi="en-US"/>
                </w:rPr>
                <w:delText>2.10 SD卡插槽</w:delText>
              </w:r>
            </w:del>
          </w:ins>
          <w:ins w:id="1419" w:author="L" w:date="2026-09-01T14:49:33Z">
            <w:del w:id="1420" w:author="LKY" w:date="2026-09-15T17:29:07Z">
              <w:r>
                <w:rPr/>
                <w:tab/>
              </w:r>
            </w:del>
          </w:ins>
          <w:ins w:id="1421" w:author="L" w:date="2026-09-01T14:49:33Z">
            <w:del w:id="1422" w:author="LKY" w:date="2026-09-15T17:29:07Z">
              <w:r>
                <w:rPr/>
                <w:fldChar w:fldCharType="begin"/>
              </w:r>
            </w:del>
          </w:ins>
          <w:ins w:id="1423" w:author="L" w:date="2026-09-01T14:49:33Z">
            <w:del w:id="1424" w:author="LKY" w:date="2026-09-15T17:29:07Z">
              <w:r>
                <w:rPr/>
                <w:delInstrText xml:space="preserve"> PAGEREF _Toc23814 \h </w:delInstrText>
              </w:r>
            </w:del>
          </w:ins>
          <w:ins w:id="1425" w:author="L" w:date="2026-09-01T14:49:33Z">
            <w:del w:id="1426" w:author="LKY" w:date="2026-09-15T17:29:07Z">
              <w:r>
                <w:rPr/>
                <w:fldChar w:fldCharType="separate"/>
              </w:r>
            </w:del>
          </w:ins>
          <w:ins w:id="1427" w:author="L" w:date="2026-09-01T14:49:33Z">
            <w:del w:id="1428" w:author="LKY" w:date="2026-09-15T17:29:07Z">
              <w:r>
                <w:rPr/>
                <w:delText>31</w:delText>
              </w:r>
            </w:del>
          </w:ins>
          <w:ins w:id="1429" w:author="L" w:date="2026-09-01T14:49:33Z">
            <w:del w:id="1430" w:author="LKY" w:date="2026-09-15T17:29:07Z">
              <w:r>
                <w:rPr/>
                <w:fldChar w:fldCharType="end"/>
              </w:r>
            </w:del>
          </w:ins>
          <w:ins w:id="1431" w:author="L" w:date="2026-09-01T14:49:33Z">
            <w:del w:id="1432" w:author="LKY" w:date="2026-09-15T17:29:07Z">
              <w:r>
                <w:rPr/>
                <w:fldChar w:fldCharType="end"/>
              </w:r>
            </w:del>
          </w:ins>
        </w:p>
        <w:p w14:paraId="700E05CF">
          <w:pPr>
            <w:pStyle w:val="11"/>
            <w:tabs>
              <w:tab w:val="right" w:leader="dot" w:pos="8306"/>
            </w:tabs>
            <w:rPr>
              <w:ins w:id="1433" w:author="L" w:date="2026-09-01T14:49:33Z"/>
              <w:del w:id="1434" w:author="LKY" w:date="2026-09-15T17:29:07Z"/>
            </w:rPr>
          </w:pPr>
          <w:ins w:id="1435" w:author="L" w:date="2026-09-01T14:49:33Z">
            <w:del w:id="1436" w:author="LKY" w:date="2026-09-15T17:29:07Z">
              <w:r>
                <w:rPr/>
                <w:fldChar w:fldCharType="begin"/>
              </w:r>
            </w:del>
          </w:ins>
          <w:ins w:id="1437" w:author="L" w:date="2026-09-01T14:49:33Z">
            <w:del w:id="1438" w:author="LKY" w:date="2026-09-15T17:29:07Z">
              <w:r>
                <w:rPr/>
                <w:delInstrText xml:space="preserve"> HYPERLINK \l _Toc6514 </w:delInstrText>
              </w:r>
            </w:del>
          </w:ins>
          <w:ins w:id="1439" w:author="L" w:date="2026-09-01T14:49:33Z">
            <w:del w:id="1440" w:author="LKY" w:date="2026-09-15T17:29:07Z">
              <w:r>
                <w:rPr/>
                <w:fldChar w:fldCharType="separate"/>
              </w:r>
            </w:del>
          </w:ins>
          <w:ins w:id="1441" w:author="L" w:date="2026-09-01T14:49:33Z">
            <w:del w:id="1442" w:author="LKY" w:date="2026-09-15T17:29:07Z">
              <w:r>
                <w:rPr>
                  <w:rFonts w:hint="eastAsia" w:ascii="Times New Roman" w:hAnsi="Times New Roman" w:cs="宋体"/>
                  <w:kern w:val="2"/>
                  <w:szCs w:val="32"/>
                  <w:lang w:val="en-US" w:eastAsia="zh-CN" w:bidi="en-US"/>
                </w:rPr>
                <w:delText>2.11重启按钮</w:delText>
              </w:r>
            </w:del>
          </w:ins>
          <w:ins w:id="1443" w:author="L" w:date="2026-09-01T14:49:33Z">
            <w:del w:id="1444" w:author="LKY" w:date="2026-09-15T17:29:07Z">
              <w:r>
                <w:rPr/>
                <w:tab/>
              </w:r>
            </w:del>
          </w:ins>
          <w:ins w:id="1445" w:author="L" w:date="2026-09-01T14:49:33Z">
            <w:del w:id="1446" w:author="LKY" w:date="2026-09-15T17:29:07Z">
              <w:r>
                <w:rPr/>
                <w:fldChar w:fldCharType="begin"/>
              </w:r>
            </w:del>
          </w:ins>
          <w:ins w:id="1447" w:author="L" w:date="2026-09-01T14:49:33Z">
            <w:del w:id="1448" w:author="LKY" w:date="2026-09-15T17:29:07Z">
              <w:r>
                <w:rPr/>
                <w:delInstrText xml:space="preserve"> PAGEREF _Toc6514 \h </w:delInstrText>
              </w:r>
            </w:del>
          </w:ins>
          <w:ins w:id="1449" w:author="L" w:date="2026-09-01T14:49:33Z">
            <w:del w:id="1450" w:author="LKY" w:date="2026-09-15T17:29:07Z">
              <w:r>
                <w:rPr/>
                <w:fldChar w:fldCharType="separate"/>
              </w:r>
            </w:del>
          </w:ins>
          <w:ins w:id="1451" w:author="L" w:date="2026-09-01T14:49:33Z">
            <w:del w:id="1452" w:author="LKY" w:date="2026-09-15T17:29:07Z">
              <w:r>
                <w:rPr/>
                <w:delText>33</w:delText>
              </w:r>
            </w:del>
          </w:ins>
          <w:ins w:id="1453" w:author="L" w:date="2026-09-01T14:49:33Z">
            <w:del w:id="1454" w:author="LKY" w:date="2026-09-15T17:29:07Z">
              <w:r>
                <w:rPr/>
                <w:fldChar w:fldCharType="end"/>
              </w:r>
            </w:del>
          </w:ins>
          <w:ins w:id="1455" w:author="L" w:date="2026-09-01T14:49:33Z">
            <w:del w:id="1456" w:author="LKY" w:date="2026-09-15T17:29:07Z">
              <w:r>
                <w:rPr/>
                <w:fldChar w:fldCharType="end"/>
              </w:r>
            </w:del>
          </w:ins>
        </w:p>
        <w:p w14:paraId="4747A2DC">
          <w:pPr>
            <w:pStyle w:val="11"/>
            <w:tabs>
              <w:tab w:val="right" w:leader="dot" w:pos="8306"/>
            </w:tabs>
            <w:rPr>
              <w:ins w:id="1457" w:author="L" w:date="2026-09-01T14:49:33Z"/>
              <w:del w:id="1458" w:author="LKY" w:date="2026-09-15T17:29:07Z"/>
            </w:rPr>
          </w:pPr>
          <w:ins w:id="1459" w:author="L" w:date="2026-09-01T14:49:33Z">
            <w:del w:id="1460" w:author="LKY" w:date="2026-09-15T17:29:07Z">
              <w:r>
                <w:rPr/>
                <w:fldChar w:fldCharType="begin"/>
              </w:r>
            </w:del>
          </w:ins>
          <w:ins w:id="1461" w:author="L" w:date="2026-09-01T14:49:33Z">
            <w:del w:id="1462" w:author="LKY" w:date="2026-09-15T17:29:07Z">
              <w:r>
                <w:rPr/>
                <w:delInstrText xml:space="preserve"> HYPERLINK \l _Toc3285 </w:delInstrText>
              </w:r>
            </w:del>
          </w:ins>
          <w:ins w:id="1463" w:author="L" w:date="2026-09-01T14:49:33Z">
            <w:del w:id="1464" w:author="LKY" w:date="2026-09-15T17:29:07Z">
              <w:r>
                <w:rPr/>
                <w:fldChar w:fldCharType="separate"/>
              </w:r>
            </w:del>
          </w:ins>
          <w:ins w:id="1465" w:author="L" w:date="2026-09-01T14:49:33Z">
            <w:del w:id="1466" w:author="LKY" w:date="2026-09-15T17:29:07Z">
              <w:r>
                <w:rPr>
                  <w:rFonts w:hint="eastAsia" w:ascii="Times New Roman" w:hAnsi="Times New Roman" w:cs="宋体"/>
                  <w:kern w:val="2"/>
                  <w:szCs w:val="32"/>
                  <w:lang w:val="en-US" w:eastAsia="zh-CN" w:bidi="en-US"/>
                </w:rPr>
                <w:delText>2.12 PCIE接口</w:delText>
              </w:r>
            </w:del>
          </w:ins>
          <w:ins w:id="1467" w:author="L" w:date="2026-09-01T14:49:33Z">
            <w:del w:id="1468" w:author="LKY" w:date="2026-09-15T17:29:07Z">
              <w:r>
                <w:rPr/>
                <w:tab/>
              </w:r>
            </w:del>
          </w:ins>
          <w:ins w:id="1469" w:author="L" w:date="2026-09-01T14:49:33Z">
            <w:del w:id="1470" w:author="LKY" w:date="2026-09-15T17:29:07Z">
              <w:r>
                <w:rPr/>
                <w:fldChar w:fldCharType="begin"/>
              </w:r>
            </w:del>
          </w:ins>
          <w:ins w:id="1471" w:author="L" w:date="2026-09-01T14:49:33Z">
            <w:del w:id="1472" w:author="LKY" w:date="2026-09-15T17:29:07Z">
              <w:r>
                <w:rPr/>
                <w:delInstrText xml:space="preserve"> PAGEREF _Toc3285 \h </w:delInstrText>
              </w:r>
            </w:del>
          </w:ins>
          <w:ins w:id="1473" w:author="L" w:date="2026-09-01T14:49:33Z">
            <w:del w:id="1474" w:author="LKY" w:date="2026-09-15T17:29:07Z">
              <w:r>
                <w:rPr/>
                <w:fldChar w:fldCharType="separate"/>
              </w:r>
            </w:del>
          </w:ins>
          <w:ins w:id="1475" w:author="L" w:date="2026-09-01T14:49:33Z">
            <w:del w:id="1476" w:author="LKY" w:date="2026-09-15T17:29:07Z">
              <w:r>
                <w:rPr/>
                <w:delText>33</w:delText>
              </w:r>
            </w:del>
          </w:ins>
          <w:ins w:id="1477" w:author="L" w:date="2026-09-01T14:49:33Z">
            <w:del w:id="1478" w:author="LKY" w:date="2026-09-15T17:29:07Z">
              <w:r>
                <w:rPr/>
                <w:fldChar w:fldCharType="end"/>
              </w:r>
            </w:del>
          </w:ins>
          <w:ins w:id="1479" w:author="L" w:date="2026-09-01T14:49:33Z">
            <w:del w:id="1480" w:author="LKY" w:date="2026-09-15T17:29:07Z">
              <w:r>
                <w:rPr/>
                <w:fldChar w:fldCharType="end"/>
              </w:r>
            </w:del>
          </w:ins>
        </w:p>
        <w:p w14:paraId="598AAA8A">
          <w:pPr>
            <w:pStyle w:val="7"/>
            <w:tabs>
              <w:tab w:val="right" w:leader="dot" w:pos="8306"/>
            </w:tabs>
            <w:rPr>
              <w:ins w:id="1481" w:author="L" w:date="2026-09-01T14:49:33Z"/>
              <w:del w:id="1482" w:author="LKY" w:date="2026-09-15T17:29:07Z"/>
            </w:rPr>
          </w:pPr>
          <w:ins w:id="1483" w:author="L" w:date="2026-09-01T14:49:33Z">
            <w:del w:id="1484" w:author="LKY" w:date="2026-09-15T17:29:07Z">
              <w:r>
                <w:rPr/>
                <w:fldChar w:fldCharType="begin"/>
              </w:r>
            </w:del>
          </w:ins>
          <w:ins w:id="1485" w:author="L" w:date="2026-09-01T14:49:33Z">
            <w:del w:id="1486" w:author="LKY" w:date="2026-09-15T17:29:07Z">
              <w:r>
                <w:rPr/>
                <w:delInstrText xml:space="preserve"> HYPERLINK \l _Toc13348 </w:delInstrText>
              </w:r>
            </w:del>
          </w:ins>
          <w:ins w:id="1487" w:author="L" w:date="2026-09-01T14:49:33Z">
            <w:del w:id="1488" w:author="LKY" w:date="2026-09-15T17:29:07Z">
              <w:r>
                <w:rPr/>
                <w:fldChar w:fldCharType="separate"/>
              </w:r>
            </w:del>
          </w:ins>
          <w:ins w:id="1489" w:author="L" w:date="2026-09-01T14:49:33Z">
            <w:del w:id="1490" w:author="LKY" w:date="2026-09-15T17:29:07Z">
              <w:r>
                <w:rPr>
                  <w:rFonts w:hint="eastAsia" w:ascii="Times New Roman" w:hAnsi="Times New Roman" w:eastAsia="宋体" w:cs="宋体"/>
                  <w:bCs w:val="0"/>
                  <w:szCs w:val="28"/>
                  <w:lang w:val="en-US" w:eastAsia="zh-CN" w:bidi="en-US"/>
                </w:rPr>
                <w:delText>2.12.1 4G模块</w:delText>
              </w:r>
            </w:del>
          </w:ins>
          <w:ins w:id="1491" w:author="L" w:date="2026-09-01T14:49:33Z">
            <w:del w:id="1492" w:author="LKY" w:date="2026-09-15T17:29:07Z">
              <w:r>
                <w:rPr/>
                <w:tab/>
              </w:r>
            </w:del>
          </w:ins>
          <w:ins w:id="1493" w:author="L" w:date="2026-09-01T14:49:33Z">
            <w:del w:id="1494" w:author="LKY" w:date="2026-09-15T17:29:07Z">
              <w:r>
                <w:rPr/>
                <w:fldChar w:fldCharType="begin"/>
              </w:r>
            </w:del>
          </w:ins>
          <w:ins w:id="1495" w:author="L" w:date="2026-09-01T14:49:33Z">
            <w:del w:id="1496" w:author="LKY" w:date="2026-09-15T17:29:07Z">
              <w:r>
                <w:rPr/>
                <w:delInstrText xml:space="preserve"> PAGEREF _Toc13348 \h </w:delInstrText>
              </w:r>
            </w:del>
          </w:ins>
          <w:ins w:id="1497" w:author="L" w:date="2026-09-01T14:49:33Z">
            <w:del w:id="1498" w:author="LKY" w:date="2026-09-15T17:29:07Z">
              <w:r>
                <w:rPr/>
                <w:fldChar w:fldCharType="separate"/>
              </w:r>
            </w:del>
          </w:ins>
          <w:ins w:id="1499" w:author="L" w:date="2026-09-01T14:49:33Z">
            <w:del w:id="1500" w:author="LKY" w:date="2026-09-15T17:29:07Z">
              <w:r>
                <w:rPr/>
                <w:delText>33</w:delText>
              </w:r>
            </w:del>
          </w:ins>
          <w:ins w:id="1501" w:author="L" w:date="2026-09-01T14:49:33Z">
            <w:del w:id="1502" w:author="LKY" w:date="2026-09-15T17:29:07Z">
              <w:r>
                <w:rPr/>
                <w:fldChar w:fldCharType="end"/>
              </w:r>
            </w:del>
          </w:ins>
          <w:ins w:id="1503" w:author="L" w:date="2026-09-01T14:49:33Z">
            <w:del w:id="1504" w:author="LKY" w:date="2026-09-15T17:29:07Z">
              <w:r>
                <w:rPr/>
                <w:fldChar w:fldCharType="end"/>
              </w:r>
            </w:del>
          </w:ins>
        </w:p>
        <w:p w14:paraId="605F7385">
          <w:pPr>
            <w:pStyle w:val="7"/>
            <w:tabs>
              <w:tab w:val="right" w:leader="dot" w:pos="8306"/>
            </w:tabs>
            <w:rPr>
              <w:ins w:id="1505" w:author="L" w:date="2026-09-01T14:49:33Z"/>
              <w:del w:id="1506" w:author="LKY" w:date="2026-09-15T17:29:07Z"/>
            </w:rPr>
          </w:pPr>
          <w:ins w:id="1507" w:author="L" w:date="2026-09-01T14:49:33Z">
            <w:del w:id="1508" w:author="LKY" w:date="2026-09-15T17:29:07Z">
              <w:r>
                <w:rPr/>
                <w:fldChar w:fldCharType="begin"/>
              </w:r>
            </w:del>
          </w:ins>
          <w:ins w:id="1509" w:author="L" w:date="2026-09-01T14:49:33Z">
            <w:del w:id="1510" w:author="LKY" w:date="2026-09-15T17:29:07Z">
              <w:r>
                <w:rPr/>
                <w:delInstrText xml:space="preserve"> HYPERLINK \l _Toc1919 </w:delInstrText>
              </w:r>
            </w:del>
          </w:ins>
          <w:ins w:id="1511" w:author="L" w:date="2026-09-01T14:49:33Z">
            <w:del w:id="1512" w:author="LKY" w:date="2026-09-15T17:29:07Z">
              <w:r>
                <w:rPr/>
                <w:fldChar w:fldCharType="separate"/>
              </w:r>
            </w:del>
          </w:ins>
          <w:ins w:id="1513" w:author="L" w:date="2026-09-01T14:49:33Z">
            <w:del w:id="1514" w:author="LKY" w:date="2026-09-15T17:29:07Z">
              <w:r>
                <w:rPr>
                  <w:rFonts w:hint="eastAsia" w:ascii="Times New Roman" w:hAnsi="Times New Roman" w:eastAsia="宋体" w:cs="宋体"/>
                  <w:bCs w:val="0"/>
                  <w:szCs w:val="28"/>
                  <w:lang w:val="en-US" w:eastAsia="zh-CN" w:bidi="en-US"/>
                </w:rPr>
                <w:delText>2.12.2 Wi-Fi模块</w:delText>
              </w:r>
            </w:del>
          </w:ins>
          <w:ins w:id="1515" w:author="L" w:date="2026-09-01T14:49:33Z">
            <w:del w:id="1516" w:author="LKY" w:date="2026-09-15T17:29:07Z">
              <w:r>
                <w:rPr/>
                <w:tab/>
              </w:r>
            </w:del>
          </w:ins>
          <w:ins w:id="1517" w:author="L" w:date="2026-09-01T14:49:33Z">
            <w:del w:id="1518" w:author="LKY" w:date="2026-09-15T17:29:07Z">
              <w:r>
                <w:rPr/>
                <w:fldChar w:fldCharType="begin"/>
              </w:r>
            </w:del>
          </w:ins>
          <w:ins w:id="1519" w:author="L" w:date="2026-09-01T14:49:33Z">
            <w:del w:id="1520" w:author="LKY" w:date="2026-09-15T17:29:07Z">
              <w:r>
                <w:rPr/>
                <w:delInstrText xml:space="preserve"> PAGEREF _Toc1919 \h </w:delInstrText>
              </w:r>
            </w:del>
          </w:ins>
          <w:ins w:id="1521" w:author="L" w:date="2026-09-01T14:49:33Z">
            <w:del w:id="1522" w:author="LKY" w:date="2026-09-15T17:29:07Z">
              <w:r>
                <w:rPr/>
                <w:fldChar w:fldCharType="separate"/>
              </w:r>
            </w:del>
          </w:ins>
          <w:ins w:id="1523" w:author="L" w:date="2026-09-01T14:49:33Z">
            <w:del w:id="1524" w:author="LKY" w:date="2026-09-15T17:29:07Z">
              <w:r>
                <w:rPr/>
                <w:delText>36</w:delText>
              </w:r>
            </w:del>
          </w:ins>
          <w:ins w:id="1525" w:author="L" w:date="2026-09-01T14:49:33Z">
            <w:del w:id="1526" w:author="LKY" w:date="2026-09-15T17:29:07Z">
              <w:r>
                <w:rPr/>
                <w:fldChar w:fldCharType="end"/>
              </w:r>
            </w:del>
          </w:ins>
          <w:ins w:id="1527" w:author="L" w:date="2026-09-01T14:49:33Z">
            <w:del w:id="1528" w:author="LKY" w:date="2026-09-15T17:29:07Z">
              <w:r>
                <w:rPr/>
                <w:fldChar w:fldCharType="end"/>
              </w:r>
            </w:del>
          </w:ins>
        </w:p>
        <w:p w14:paraId="34B0E233">
          <w:pPr>
            <w:pStyle w:val="11"/>
            <w:tabs>
              <w:tab w:val="right" w:leader="dot" w:pos="8306"/>
            </w:tabs>
            <w:rPr>
              <w:ins w:id="1529" w:author="L" w:date="2026-09-01T14:49:33Z"/>
              <w:del w:id="1530" w:author="LKY" w:date="2026-09-15T17:29:07Z"/>
            </w:rPr>
          </w:pPr>
          <w:ins w:id="1531" w:author="L" w:date="2026-09-01T14:49:33Z">
            <w:del w:id="1532" w:author="LKY" w:date="2026-09-15T17:29:07Z">
              <w:r>
                <w:rPr/>
                <w:fldChar w:fldCharType="begin"/>
              </w:r>
            </w:del>
          </w:ins>
          <w:ins w:id="1533" w:author="L" w:date="2026-09-01T14:49:33Z">
            <w:del w:id="1534" w:author="LKY" w:date="2026-09-15T17:29:07Z">
              <w:r>
                <w:rPr/>
                <w:delInstrText xml:space="preserve"> HYPERLINK \l _Toc2180 </w:delInstrText>
              </w:r>
            </w:del>
          </w:ins>
          <w:ins w:id="1535" w:author="L" w:date="2026-09-01T14:49:33Z">
            <w:del w:id="1536" w:author="LKY" w:date="2026-09-15T17:29:07Z">
              <w:r>
                <w:rPr/>
                <w:fldChar w:fldCharType="separate"/>
              </w:r>
            </w:del>
          </w:ins>
          <w:ins w:id="1537" w:author="L" w:date="2026-09-01T14:49:33Z">
            <w:del w:id="1538" w:author="LKY" w:date="2026-09-15T17:29:07Z">
              <w:r>
                <w:rPr>
                  <w:rFonts w:hint="eastAsia" w:ascii="Times New Roman" w:hAnsi="Times New Roman" w:cs="宋体"/>
                  <w:kern w:val="2"/>
                  <w:szCs w:val="32"/>
                  <w:lang w:val="en-US" w:eastAsia="zh-CN" w:bidi="en-US"/>
                </w:rPr>
                <w:delText>2.13 M.2接口</w:delText>
              </w:r>
            </w:del>
          </w:ins>
          <w:ins w:id="1539" w:author="L" w:date="2026-09-01T14:49:33Z">
            <w:del w:id="1540" w:author="LKY" w:date="2026-09-15T17:29:07Z">
              <w:r>
                <w:rPr/>
                <w:tab/>
              </w:r>
            </w:del>
          </w:ins>
          <w:ins w:id="1541" w:author="L" w:date="2026-09-01T14:49:33Z">
            <w:del w:id="1542" w:author="LKY" w:date="2026-09-15T17:29:07Z">
              <w:r>
                <w:rPr/>
                <w:fldChar w:fldCharType="begin"/>
              </w:r>
            </w:del>
          </w:ins>
          <w:ins w:id="1543" w:author="L" w:date="2026-09-01T14:49:33Z">
            <w:del w:id="1544" w:author="LKY" w:date="2026-09-15T17:29:07Z">
              <w:r>
                <w:rPr/>
                <w:delInstrText xml:space="preserve"> PAGEREF _Toc2180 \h </w:delInstrText>
              </w:r>
            </w:del>
          </w:ins>
          <w:ins w:id="1545" w:author="L" w:date="2026-09-01T14:49:33Z">
            <w:del w:id="1546" w:author="LKY" w:date="2026-09-15T17:29:07Z">
              <w:r>
                <w:rPr/>
                <w:fldChar w:fldCharType="separate"/>
              </w:r>
            </w:del>
          </w:ins>
          <w:ins w:id="1547" w:author="L" w:date="2026-09-01T14:49:33Z">
            <w:del w:id="1548" w:author="LKY" w:date="2026-09-15T17:29:07Z">
              <w:r>
                <w:rPr/>
                <w:delText>38</w:delText>
              </w:r>
            </w:del>
          </w:ins>
          <w:ins w:id="1549" w:author="L" w:date="2026-09-01T14:49:33Z">
            <w:del w:id="1550" w:author="LKY" w:date="2026-09-15T17:29:07Z">
              <w:r>
                <w:rPr/>
                <w:fldChar w:fldCharType="end"/>
              </w:r>
            </w:del>
          </w:ins>
          <w:ins w:id="1551" w:author="L" w:date="2026-09-01T14:49:33Z">
            <w:del w:id="1552" w:author="LKY" w:date="2026-09-15T17:29:07Z">
              <w:r>
                <w:rPr/>
                <w:fldChar w:fldCharType="end"/>
              </w:r>
            </w:del>
          </w:ins>
        </w:p>
        <w:p w14:paraId="049352DE">
          <w:pPr>
            <w:pStyle w:val="7"/>
            <w:tabs>
              <w:tab w:val="right" w:leader="dot" w:pos="8306"/>
            </w:tabs>
            <w:rPr>
              <w:ins w:id="1553" w:author="L" w:date="2026-09-01T14:49:33Z"/>
              <w:del w:id="1554" w:author="LKY" w:date="2026-09-15T17:29:07Z"/>
            </w:rPr>
          </w:pPr>
          <w:ins w:id="1555" w:author="L" w:date="2026-09-01T14:49:33Z">
            <w:del w:id="1556" w:author="LKY" w:date="2026-09-15T17:29:07Z">
              <w:r>
                <w:rPr/>
                <w:fldChar w:fldCharType="begin"/>
              </w:r>
            </w:del>
          </w:ins>
          <w:ins w:id="1557" w:author="L" w:date="2026-09-01T14:49:33Z">
            <w:del w:id="1558" w:author="LKY" w:date="2026-09-15T17:29:07Z">
              <w:r>
                <w:rPr/>
                <w:delInstrText xml:space="preserve"> HYPERLINK \l _Toc20327 </w:delInstrText>
              </w:r>
            </w:del>
          </w:ins>
          <w:ins w:id="1559" w:author="L" w:date="2026-09-01T14:49:33Z">
            <w:del w:id="1560" w:author="LKY" w:date="2026-09-15T17:29:07Z">
              <w:r>
                <w:rPr/>
                <w:fldChar w:fldCharType="separate"/>
              </w:r>
            </w:del>
          </w:ins>
          <w:ins w:id="1561" w:author="L" w:date="2026-09-01T14:49:33Z">
            <w:del w:id="1562" w:author="LKY" w:date="2026-09-15T17:29:07Z">
              <w:r>
                <w:rPr>
                  <w:rFonts w:hint="eastAsia" w:ascii="Times New Roman" w:hAnsi="Times New Roman" w:eastAsia="宋体" w:cs="宋体"/>
                  <w:bCs w:val="0"/>
                  <w:szCs w:val="28"/>
                  <w:lang w:val="en-US" w:eastAsia="zh-CN" w:bidi="en-US"/>
                </w:rPr>
                <w:delText>2.13.1 SSD卡</w:delText>
              </w:r>
            </w:del>
          </w:ins>
          <w:ins w:id="1563" w:author="L" w:date="2026-09-01T14:49:33Z">
            <w:del w:id="1564" w:author="LKY" w:date="2026-09-15T17:29:07Z">
              <w:r>
                <w:rPr/>
                <w:tab/>
              </w:r>
            </w:del>
          </w:ins>
          <w:ins w:id="1565" w:author="L" w:date="2026-09-01T14:49:33Z">
            <w:del w:id="1566" w:author="LKY" w:date="2026-09-15T17:29:07Z">
              <w:r>
                <w:rPr/>
                <w:fldChar w:fldCharType="begin"/>
              </w:r>
            </w:del>
          </w:ins>
          <w:ins w:id="1567" w:author="L" w:date="2026-09-01T14:49:33Z">
            <w:del w:id="1568" w:author="LKY" w:date="2026-09-15T17:29:07Z">
              <w:r>
                <w:rPr/>
                <w:delInstrText xml:space="preserve"> PAGEREF _Toc20327 \h </w:delInstrText>
              </w:r>
            </w:del>
          </w:ins>
          <w:ins w:id="1569" w:author="L" w:date="2026-09-01T14:49:33Z">
            <w:del w:id="1570" w:author="LKY" w:date="2026-09-15T17:29:07Z">
              <w:r>
                <w:rPr/>
                <w:fldChar w:fldCharType="separate"/>
              </w:r>
            </w:del>
          </w:ins>
          <w:ins w:id="1571" w:author="L" w:date="2026-09-01T14:49:33Z">
            <w:del w:id="1572" w:author="LKY" w:date="2026-09-15T17:29:07Z">
              <w:r>
                <w:rPr/>
                <w:delText>38</w:delText>
              </w:r>
            </w:del>
          </w:ins>
          <w:ins w:id="1573" w:author="L" w:date="2026-09-01T14:49:33Z">
            <w:del w:id="1574" w:author="LKY" w:date="2026-09-15T17:29:07Z">
              <w:r>
                <w:rPr/>
                <w:fldChar w:fldCharType="end"/>
              </w:r>
            </w:del>
          </w:ins>
          <w:ins w:id="1575" w:author="L" w:date="2026-09-01T14:49:33Z">
            <w:del w:id="1576" w:author="LKY" w:date="2026-09-15T17:29:07Z">
              <w:r>
                <w:rPr/>
                <w:fldChar w:fldCharType="end"/>
              </w:r>
            </w:del>
          </w:ins>
        </w:p>
        <w:p w14:paraId="1BFFEB9E">
          <w:pPr>
            <w:pStyle w:val="11"/>
            <w:tabs>
              <w:tab w:val="right" w:leader="dot" w:pos="8306"/>
            </w:tabs>
            <w:rPr>
              <w:ins w:id="1577" w:author="L" w:date="2026-09-01T14:49:33Z"/>
              <w:del w:id="1578" w:author="LKY" w:date="2026-09-15T17:29:07Z"/>
            </w:rPr>
          </w:pPr>
          <w:ins w:id="1579" w:author="L" w:date="2026-09-01T14:49:33Z">
            <w:del w:id="1580" w:author="LKY" w:date="2026-09-15T17:29:07Z">
              <w:r>
                <w:rPr/>
                <w:fldChar w:fldCharType="begin"/>
              </w:r>
            </w:del>
          </w:ins>
          <w:ins w:id="1581" w:author="L" w:date="2026-09-01T14:49:33Z">
            <w:del w:id="1582" w:author="LKY" w:date="2026-09-15T17:29:07Z">
              <w:r>
                <w:rPr/>
                <w:delInstrText xml:space="preserve"> HYPERLINK \l _Toc11100 </w:delInstrText>
              </w:r>
            </w:del>
          </w:ins>
          <w:ins w:id="1583" w:author="L" w:date="2026-09-01T14:49:33Z">
            <w:del w:id="1584" w:author="LKY" w:date="2026-09-15T17:29:07Z">
              <w:r>
                <w:rPr/>
                <w:fldChar w:fldCharType="separate"/>
              </w:r>
            </w:del>
          </w:ins>
          <w:ins w:id="1585" w:author="L" w:date="2026-09-01T14:49:33Z">
            <w:del w:id="1586" w:author="LKY" w:date="2026-09-15T17:29:07Z">
              <w:r>
                <w:rPr>
                  <w:rFonts w:hint="eastAsia" w:ascii="Times New Roman" w:hAnsi="Times New Roman" w:cs="宋体"/>
                  <w:kern w:val="2"/>
                  <w:szCs w:val="32"/>
                  <w:lang w:val="en-US" w:eastAsia="zh-CN" w:bidi="en-US"/>
                </w:rPr>
                <w:delText>2.14硬件看门狗</w:delText>
              </w:r>
            </w:del>
          </w:ins>
          <w:ins w:id="1587" w:author="L" w:date="2026-09-01T14:49:33Z">
            <w:del w:id="1588" w:author="LKY" w:date="2026-09-15T17:29:07Z">
              <w:r>
                <w:rPr/>
                <w:tab/>
              </w:r>
            </w:del>
          </w:ins>
          <w:ins w:id="1589" w:author="L" w:date="2026-09-01T14:49:33Z">
            <w:del w:id="1590" w:author="LKY" w:date="2026-09-15T17:29:07Z">
              <w:r>
                <w:rPr/>
                <w:fldChar w:fldCharType="begin"/>
              </w:r>
            </w:del>
          </w:ins>
          <w:ins w:id="1591" w:author="L" w:date="2026-09-01T14:49:33Z">
            <w:del w:id="1592" w:author="LKY" w:date="2026-09-15T17:29:07Z">
              <w:r>
                <w:rPr/>
                <w:delInstrText xml:space="preserve"> PAGEREF _Toc11100 \h </w:delInstrText>
              </w:r>
            </w:del>
          </w:ins>
          <w:ins w:id="1593" w:author="L" w:date="2026-09-01T14:49:33Z">
            <w:del w:id="1594" w:author="LKY" w:date="2026-09-15T17:29:07Z">
              <w:r>
                <w:rPr/>
                <w:fldChar w:fldCharType="separate"/>
              </w:r>
            </w:del>
          </w:ins>
          <w:ins w:id="1595" w:author="L" w:date="2026-09-01T14:49:33Z">
            <w:del w:id="1596" w:author="LKY" w:date="2026-09-15T17:29:07Z">
              <w:r>
                <w:rPr/>
                <w:delText>39</w:delText>
              </w:r>
            </w:del>
          </w:ins>
          <w:ins w:id="1597" w:author="L" w:date="2026-09-01T14:49:33Z">
            <w:del w:id="1598" w:author="LKY" w:date="2026-09-15T17:29:07Z">
              <w:r>
                <w:rPr/>
                <w:fldChar w:fldCharType="end"/>
              </w:r>
            </w:del>
          </w:ins>
          <w:ins w:id="1599" w:author="L" w:date="2026-09-01T14:49:33Z">
            <w:del w:id="1600" w:author="LKY" w:date="2026-09-15T17:29:07Z">
              <w:r>
                <w:rPr/>
                <w:fldChar w:fldCharType="end"/>
              </w:r>
            </w:del>
          </w:ins>
        </w:p>
        <w:p w14:paraId="5C19B84F">
          <w:pPr>
            <w:pStyle w:val="11"/>
            <w:tabs>
              <w:tab w:val="right" w:leader="dot" w:pos="8306"/>
            </w:tabs>
            <w:rPr>
              <w:ins w:id="1601" w:author="L" w:date="2026-09-01T14:49:33Z"/>
              <w:del w:id="1602" w:author="LKY" w:date="2026-09-15T17:29:07Z"/>
            </w:rPr>
          </w:pPr>
          <w:ins w:id="1603" w:author="L" w:date="2026-09-01T14:49:33Z">
            <w:del w:id="1604" w:author="LKY" w:date="2026-09-15T17:29:07Z">
              <w:r>
                <w:rPr/>
                <w:fldChar w:fldCharType="begin"/>
              </w:r>
            </w:del>
          </w:ins>
          <w:ins w:id="1605" w:author="L" w:date="2026-09-01T14:49:33Z">
            <w:del w:id="1606" w:author="LKY" w:date="2026-09-15T17:29:07Z">
              <w:r>
                <w:rPr/>
                <w:delInstrText xml:space="preserve"> HYPERLINK \l _Toc6741 </w:delInstrText>
              </w:r>
            </w:del>
          </w:ins>
          <w:ins w:id="1607" w:author="L" w:date="2026-09-01T14:49:33Z">
            <w:del w:id="1608" w:author="LKY" w:date="2026-09-15T17:29:07Z">
              <w:r>
                <w:rPr/>
                <w:fldChar w:fldCharType="separate"/>
              </w:r>
            </w:del>
          </w:ins>
          <w:ins w:id="1609" w:author="L" w:date="2026-09-01T14:49:33Z">
            <w:del w:id="1610" w:author="LKY" w:date="2026-09-15T17:29:07Z">
              <w:r>
                <w:rPr>
                  <w:rFonts w:hint="eastAsia" w:ascii="Times New Roman" w:hAnsi="Times New Roman" w:cs="宋体"/>
                  <w:kern w:val="2"/>
                  <w:szCs w:val="32"/>
                  <w:lang w:val="en-US" w:eastAsia="zh-CN" w:bidi="en-US"/>
                </w:rPr>
                <w:delText>2.15外部RTC</w:delText>
              </w:r>
            </w:del>
          </w:ins>
          <w:ins w:id="1611" w:author="L" w:date="2026-09-01T14:49:33Z">
            <w:del w:id="1612" w:author="LKY" w:date="2026-09-15T17:29:07Z">
              <w:r>
                <w:rPr/>
                <w:tab/>
              </w:r>
            </w:del>
          </w:ins>
          <w:ins w:id="1613" w:author="L" w:date="2026-09-01T14:49:33Z">
            <w:del w:id="1614" w:author="LKY" w:date="2026-09-15T17:29:07Z">
              <w:r>
                <w:rPr/>
                <w:fldChar w:fldCharType="begin"/>
              </w:r>
            </w:del>
          </w:ins>
          <w:ins w:id="1615" w:author="L" w:date="2026-09-01T14:49:33Z">
            <w:del w:id="1616" w:author="LKY" w:date="2026-09-15T17:29:07Z">
              <w:r>
                <w:rPr/>
                <w:delInstrText xml:space="preserve"> PAGEREF _Toc6741 \h </w:delInstrText>
              </w:r>
            </w:del>
          </w:ins>
          <w:ins w:id="1617" w:author="L" w:date="2026-09-01T14:49:33Z">
            <w:del w:id="1618" w:author="LKY" w:date="2026-09-15T17:29:07Z">
              <w:r>
                <w:rPr/>
                <w:fldChar w:fldCharType="separate"/>
              </w:r>
            </w:del>
          </w:ins>
          <w:ins w:id="1619" w:author="L" w:date="2026-09-01T14:49:33Z">
            <w:del w:id="1620" w:author="LKY" w:date="2026-09-15T17:29:07Z">
              <w:r>
                <w:rPr/>
                <w:delText>39</w:delText>
              </w:r>
            </w:del>
          </w:ins>
          <w:ins w:id="1621" w:author="L" w:date="2026-09-01T14:49:33Z">
            <w:del w:id="1622" w:author="LKY" w:date="2026-09-15T17:29:07Z">
              <w:r>
                <w:rPr/>
                <w:fldChar w:fldCharType="end"/>
              </w:r>
            </w:del>
          </w:ins>
          <w:ins w:id="1623" w:author="L" w:date="2026-09-01T14:49:33Z">
            <w:del w:id="1624" w:author="LKY" w:date="2026-09-15T17:29:07Z">
              <w:r>
                <w:rPr/>
                <w:fldChar w:fldCharType="end"/>
              </w:r>
            </w:del>
          </w:ins>
        </w:p>
        <w:p w14:paraId="5616ECEF">
          <w:pPr>
            <w:pStyle w:val="11"/>
            <w:tabs>
              <w:tab w:val="right" w:leader="dot" w:pos="8306"/>
            </w:tabs>
            <w:rPr>
              <w:ins w:id="1625" w:author="L" w:date="2026-09-01T14:49:33Z"/>
              <w:del w:id="1626" w:author="LKY" w:date="2026-09-15T17:29:07Z"/>
            </w:rPr>
          </w:pPr>
          <w:ins w:id="1627" w:author="L" w:date="2026-09-01T14:49:33Z">
            <w:del w:id="1628" w:author="LKY" w:date="2026-09-15T17:29:07Z">
              <w:r>
                <w:rPr/>
                <w:fldChar w:fldCharType="begin"/>
              </w:r>
            </w:del>
          </w:ins>
          <w:ins w:id="1629" w:author="L" w:date="2026-09-01T14:49:33Z">
            <w:del w:id="1630" w:author="LKY" w:date="2026-09-15T17:29:07Z">
              <w:r>
                <w:rPr/>
                <w:delInstrText xml:space="preserve"> HYPERLINK \l _Toc18131 </w:delInstrText>
              </w:r>
            </w:del>
          </w:ins>
          <w:ins w:id="1631" w:author="L" w:date="2026-09-01T14:49:33Z">
            <w:del w:id="1632" w:author="LKY" w:date="2026-09-15T17:29:07Z">
              <w:r>
                <w:rPr/>
                <w:fldChar w:fldCharType="separate"/>
              </w:r>
            </w:del>
          </w:ins>
          <w:ins w:id="1633" w:author="L" w:date="2026-09-01T14:49:33Z">
            <w:del w:id="1634" w:author="LKY" w:date="2026-09-15T17:29:07Z">
              <w:r>
                <w:rPr>
                  <w:rFonts w:hint="eastAsia" w:ascii="Times New Roman" w:hAnsi="Times New Roman" w:cs="宋体"/>
                  <w:kern w:val="2"/>
                  <w:szCs w:val="32"/>
                  <w:lang w:val="en-US" w:eastAsia="zh-CN" w:bidi="en-US"/>
                </w:rPr>
                <w:delText>2.16加密芯片</w:delText>
              </w:r>
            </w:del>
          </w:ins>
          <w:ins w:id="1635" w:author="L" w:date="2026-09-01T14:49:33Z">
            <w:del w:id="1636" w:author="LKY" w:date="2026-09-15T17:29:07Z">
              <w:r>
                <w:rPr/>
                <w:tab/>
              </w:r>
            </w:del>
          </w:ins>
          <w:ins w:id="1637" w:author="L" w:date="2026-09-01T14:49:33Z">
            <w:del w:id="1638" w:author="LKY" w:date="2026-09-15T17:29:07Z">
              <w:r>
                <w:rPr/>
                <w:fldChar w:fldCharType="begin"/>
              </w:r>
            </w:del>
          </w:ins>
          <w:ins w:id="1639" w:author="L" w:date="2026-09-01T14:49:33Z">
            <w:del w:id="1640" w:author="LKY" w:date="2026-09-15T17:29:07Z">
              <w:r>
                <w:rPr/>
                <w:delInstrText xml:space="preserve"> PAGEREF _Toc18131 \h </w:delInstrText>
              </w:r>
            </w:del>
          </w:ins>
          <w:ins w:id="1641" w:author="L" w:date="2026-09-01T14:49:33Z">
            <w:del w:id="1642" w:author="LKY" w:date="2026-09-15T17:29:07Z">
              <w:r>
                <w:rPr/>
                <w:fldChar w:fldCharType="separate"/>
              </w:r>
            </w:del>
          </w:ins>
          <w:ins w:id="1643" w:author="L" w:date="2026-09-01T14:49:33Z">
            <w:del w:id="1644" w:author="LKY" w:date="2026-09-15T17:29:07Z">
              <w:r>
                <w:rPr/>
                <w:delText>39</w:delText>
              </w:r>
            </w:del>
          </w:ins>
          <w:ins w:id="1645" w:author="L" w:date="2026-09-01T14:49:33Z">
            <w:del w:id="1646" w:author="LKY" w:date="2026-09-15T17:29:07Z">
              <w:r>
                <w:rPr/>
                <w:fldChar w:fldCharType="end"/>
              </w:r>
            </w:del>
          </w:ins>
          <w:ins w:id="1647" w:author="L" w:date="2026-09-01T14:49:33Z">
            <w:del w:id="1648" w:author="LKY" w:date="2026-09-15T17:29:07Z">
              <w:r>
                <w:rPr/>
                <w:fldChar w:fldCharType="end"/>
              </w:r>
            </w:del>
          </w:ins>
        </w:p>
        <w:p w14:paraId="29BB4E84">
          <w:pPr>
            <w:pStyle w:val="10"/>
            <w:tabs>
              <w:tab w:val="right" w:leader="dot" w:pos="8306"/>
            </w:tabs>
            <w:rPr>
              <w:ins w:id="1649" w:author="L" w:date="2026-09-01T14:49:33Z"/>
              <w:del w:id="1650" w:author="LKY" w:date="2026-09-15T17:29:07Z"/>
            </w:rPr>
          </w:pPr>
          <w:ins w:id="1651" w:author="L" w:date="2026-09-01T14:49:33Z">
            <w:del w:id="1652" w:author="LKY" w:date="2026-09-15T17:29:07Z">
              <w:r>
                <w:rPr/>
                <w:fldChar w:fldCharType="begin"/>
              </w:r>
            </w:del>
          </w:ins>
          <w:ins w:id="1653" w:author="L" w:date="2026-09-01T14:49:33Z">
            <w:del w:id="1654" w:author="LKY" w:date="2026-09-15T17:29:07Z">
              <w:r>
                <w:rPr/>
                <w:delInstrText xml:space="preserve"> HYPERLINK \l _Toc3917 </w:delInstrText>
              </w:r>
            </w:del>
          </w:ins>
          <w:ins w:id="1655" w:author="L" w:date="2026-09-01T14:49:33Z">
            <w:del w:id="1656" w:author="LKY" w:date="2026-09-15T17:29:07Z">
              <w:r>
                <w:rPr/>
                <w:fldChar w:fldCharType="separate"/>
              </w:r>
            </w:del>
          </w:ins>
          <w:ins w:id="1657" w:author="L" w:date="2026-09-01T14:49:33Z">
            <w:del w:id="1658" w:author="LKY" w:date="2026-09-15T17:29:07Z">
              <w:r>
                <w:rPr>
                  <w:rFonts w:hint="eastAsia"/>
                  <w:lang w:val="en-US" w:eastAsia="zh-CN"/>
                </w:rPr>
                <w:delText>3.设备登录</w:delText>
              </w:r>
            </w:del>
          </w:ins>
          <w:ins w:id="1659" w:author="L" w:date="2026-09-01T14:49:33Z">
            <w:del w:id="1660" w:author="LKY" w:date="2026-09-15T17:29:07Z">
              <w:r>
                <w:rPr/>
                <w:tab/>
              </w:r>
            </w:del>
          </w:ins>
          <w:ins w:id="1661" w:author="L" w:date="2026-09-01T14:49:33Z">
            <w:del w:id="1662" w:author="LKY" w:date="2026-09-15T17:29:07Z">
              <w:r>
                <w:rPr/>
                <w:fldChar w:fldCharType="begin"/>
              </w:r>
            </w:del>
          </w:ins>
          <w:ins w:id="1663" w:author="L" w:date="2026-09-01T14:49:33Z">
            <w:del w:id="1664" w:author="LKY" w:date="2026-09-15T17:29:07Z">
              <w:r>
                <w:rPr/>
                <w:delInstrText xml:space="preserve"> PAGEREF _Toc3917 \h </w:delInstrText>
              </w:r>
            </w:del>
          </w:ins>
          <w:ins w:id="1665" w:author="L" w:date="2026-09-01T14:49:33Z">
            <w:del w:id="1666" w:author="LKY" w:date="2026-09-15T17:29:07Z">
              <w:r>
                <w:rPr/>
                <w:fldChar w:fldCharType="separate"/>
              </w:r>
            </w:del>
          </w:ins>
          <w:ins w:id="1667" w:author="L" w:date="2026-09-01T14:49:33Z">
            <w:del w:id="1668" w:author="LKY" w:date="2026-09-15T17:29:07Z">
              <w:r>
                <w:rPr/>
                <w:delText>40</w:delText>
              </w:r>
            </w:del>
          </w:ins>
          <w:ins w:id="1669" w:author="L" w:date="2026-09-01T14:49:33Z">
            <w:del w:id="1670" w:author="LKY" w:date="2026-09-15T17:29:07Z">
              <w:r>
                <w:rPr/>
                <w:fldChar w:fldCharType="end"/>
              </w:r>
            </w:del>
          </w:ins>
          <w:ins w:id="1671" w:author="L" w:date="2026-09-01T14:49:33Z">
            <w:del w:id="1672" w:author="LKY" w:date="2026-09-15T17:29:07Z">
              <w:r>
                <w:rPr/>
                <w:fldChar w:fldCharType="end"/>
              </w:r>
            </w:del>
          </w:ins>
        </w:p>
        <w:p w14:paraId="010C027F">
          <w:pPr>
            <w:pStyle w:val="11"/>
            <w:tabs>
              <w:tab w:val="right" w:leader="dot" w:pos="8306"/>
            </w:tabs>
            <w:rPr>
              <w:ins w:id="1673" w:author="L" w:date="2026-09-01T14:49:33Z"/>
              <w:del w:id="1674" w:author="LKY" w:date="2026-09-15T17:29:07Z"/>
            </w:rPr>
          </w:pPr>
          <w:ins w:id="1675" w:author="L" w:date="2026-09-01T14:49:33Z">
            <w:del w:id="1676" w:author="LKY" w:date="2026-09-15T17:29:07Z">
              <w:r>
                <w:rPr/>
                <w:fldChar w:fldCharType="begin"/>
              </w:r>
            </w:del>
          </w:ins>
          <w:ins w:id="1677" w:author="L" w:date="2026-09-01T14:49:33Z">
            <w:del w:id="1678" w:author="LKY" w:date="2026-09-15T17:29:07Z">
              <w:r>
                <w:rPr/>
                <w:delInstrText xml:space="preserve"> HYPERLINK \l _Toc23917 </w:delInstrText>
              </w:r>
            </w:del>
          </w:ins>
          <w:ins w:id="1679" w:author="L" w:date="2026-09-01T14:49:33Z">
            <w:del w:id="1680" w:author="LKY" w:date="2026-09-15T17:29:07Z">
              <w:r>
                <w:rPr/>
                <w:fldChar w:fldCharType="separate"/>
              </w:r>
            </w:del>
          </w:ins>
          <w:ins w:id="1681" w:author="L" w:date="2026-09-01T14:49:33Z">
            <w:del w:id="1682" w:author="LKY" w:date="2026-09-15T17:29:07Z">
              <w:r>
                <w:rPr>
                  <w:rFonts w:hint="eastAsia" w:ascii="Times New Roman" w:hAnsi="Times New Roman" w:eastAsia="宋体" w:cs="宋体"/>
                  <w:bCs/>
                  <w:iCs/>
                  <w:szCs w:val="32"/>
                  <w:lang w:val="en-US" w:eastAsia="zh-CN"/>
                </w:rPr>
                <w:delText>3.1 USB登录</w:delText>
              </w:r>
            </w:del>
          </w:ins>
          <w:ins w:id="1683" w:author="L" w:date="2026-09-01T14:49:33Z">
            <w:del w:id="1684" w:author="LKY" w:date="2026-09-15T17:29:07Z">
              <w:r>
                <w:rPr/>
                <w:tab/>
              </w:r>
            </w:del>
          </w:ins>
          <w:ins w:id="1685" w:author="L" w:date="2026-09-01T14:49:33Z">
            <w:del w:id="1686" w:author="LKY" w:date="2026-09-15T17:29:07Z">
              <w:r>
                <w:rPr/>
                <w:fldChar w:fldCharType="begin"/>
              </w:r>
            </w:del>
          </w:ins>
          <w:ins w:id="1687" w:author="L" w:date="2026-09-01T14:49:33Z">
            <w:del w:id="1688" w:author="LKY" w:date="2026-09-15T17:29:07Z">
              <w:r>
                <w:rPr/>
                <w:delInstrText xml:space="preserve"> PAGEREF _Toc23917 \h </w:delInstrText>
              </w:r>
            </w:del>
          </w:ins>
          <w:ins w:id="1689" w:author="L" w:date="2026-09-01T14:49:33Z">
            <w:del w:id="1690" w:author="LKY" w:date="2026-09-15T17:29:07Z">
              <w:r>
                <w:rPr/>
                <w:fldChar w:fldCharType="separate"/>
              </w:r>
            </w:del>
          </w:ins>
          <w:ins w:id="1691" w:author="L" w:date="2026-09-01T14:49:33Z">
            <w:del w:id="1692" w:author="LKY" w:date="2026-09-15T17:29:07Z">
              <w:r>
                <w:rPr/>
                <w:delText>40</w:delText>
              </w:r>
            </w:del>
          </w:ins>
          <w:ins w:id="1693" w:author="L" w:date="2026-09-01T14:49:33Z">
            <w:del w:id="1694" w:author="LKY" w:date="2026-09-15T17:29:07Z">
              <w:r>
                <w:rPr/>
                <w:fldChar w:fldCharType="end"/>
              </w:r>
            </w:del>
          </w:ins>
          <w:ins w:id="1695" w:author="L" w:date="2026-09-01T14:49:33Z">
            <w:del w:id="1696" w:author="LKY" w:date="2026-09-15T17:29:07Z">
              <w:r>
                <w:rPr/>
                <w:fldChar w:fldCharType="end"/>
              </w:r>
            </w:del>
          </w:ins>
        </w:p>
        <w:p w14:paraId="6E765CE8">
          <w:pPr>
            <w:pStyle w:val="11"/>
            <w:tabs>
              <w:tab w:val="right" w:leader="dot" w:pos="8306"/>
            </w:tabs>
            <w:rPr>
              <w:ins w:id="1697" w:author="L" w:date="2026-09-01T14:49:33Z"/>
              <w:del w:id="1698" w:author="LKY" w:date="2026-09-15T17:29:07Z"/>
            </w:rPr>
          </w:pPr>
          <w:ins w:id="1699" w:author="L" w:date="2026-09-01T14:49:33Z">
            <w:del w:id="1700" w:author="LKY" w:date="2026-09-15T17:29:07Z">
              <w:r>
                <w:rPr/>
                <w:fldChar w:fldCharType="begin"/>
              </w:r>
            </w:del>
          </w:ins>
          <w:ins w:id="1701" w:author="L" w:date="2026-09-01T14:49:33Z">
            <w:del w:id="1702" w:author="LKY" w:date="2026-09-15T17:29:07Z">
              <w:r>
                <w:rPr/>
                <w:delInstrText xml:space="preserve"> HYPERLINK \l _Toc2064 </w:delInstrText>
              </w:r>
            </w:del>
          </w:ins>
          <w:ins w:id="1703" w:author="L" w:date="2026-09-01T14:49:33Z">
            <w:del w:id="1704" w:author="LKY" w:date="2026-09-15T17:29:07Z">
              <w:r>
                <w:rPr/>
                <w:fldChar w:fldCharType="separate"/>
              </w:r>
            </w:del>
          </w:ins>
          <w:ins w:id="1705" w:author="L" w:date="2026-09-01T14:49:33Z">
            <w:del w:id="1706" w:author="LKY" w:date="2026-09-15T17:29:07Z">
              <w:r>
                <w:rPr>
                  <w:rFonts w:hint="eastAsia" w:ascii="Times New Roman" w:hAnsi="Times New Roman" w:eastAsia="宋体" w:cs="宋体"/>
                  <w:bCs/>
                  <w:iCs/>
                  <w:szCs w:val="32"/>
                  <w:lang w:val="en-US" w:eastAsia="zh-CN"/>
                </w:rPr>
                <w:delText>3.2 SSH2登录</w:delText>
              </w:r>
            </w:del>
          </w:ins>
          <w:ins w:id="1707" w:author="L" w:date="2026-09-01T14:49:33Z">
            <w:del w:id="1708" w:author="LKY" w:date="2026-09-15T17:29:07Z">
              <w:r>
                <w:rPr/>
                <w:tab/>
              </w:r>
            </w:del>
          </w:ins>
          <w:ins w:id="1709" w:author="L" w:date="2026-09-01T14:49:33Z">
            <w:del w:id="1710" w:author="LKY" w:date="2026-09-15T17:29:07Z">
              <w:r>
                <w:rPr/>
                <w:fldChar w:fldCharType="begin"/>
              </w:r>
            </w:del>
          </w:ins>
          <w:ins w:id="1711" w:author="L" w:date="2026-09-01T14:49:33Z">
            <w:del w:id="1712" w:author="LKY" w:date="2026-09-15T17:29:07Z">
              <w:r>
                <w:rPr/>
                <w:delInstrText xml:space="preserve"> PAGEREF _Toc2064 \h </w:delInstrText>
              </w:r>
            </w:del>
          </w:ins>
          <w:ins w:id="1713" w:author="L" w:date="2026-09-01T14:49:33Z">
            <w:del w:id="1714" w:author="LKY" w:date="2026-09-15T17:29:07Z">
              <w:r>
                <w:rPr/>
                <w:fldChar w:fldCharType="separate"/>
              </w:r>
            </w:del>
          </w:ins>
          <w:ins w:id="1715" w:author="L" w:date="2026-09-01T14:49:33Z">
            <w:del w:id="1716" w:author="LKY" w:date="2026-09-15T17:29:07Z">
              <w:r>
                <w:rPr/>
                <w:delText>41</w:delText>
              </w:r>
            </w:del>
          </w:ins>
          <w:ins w:id="1717" w:author="L" w:date="2026-09-01T14:49:33Z">
            <w:del w:id="1718" w:author="LKY" w:date="2026-09-15T17:29:07Z">
              <w:r>
                <w:rPr/>
                <w:fldChar w:fldCharType="end"/>
              </w:r>
            </w:del>
          </w:ins>
          <w:ins w:id="1719" w:author="L" w:date="2026-09-01T14:49:33Z">
            <w:del w:id="1720" w:author="LKY" w:date="2026-09-15T17:29:07Z">
              <w:r>
                <w:rPr/>
                <w:fldChar w:fldCharType="end"/>
              </w:r>
            </w:del>
          </w:ins>
        </w:p>
        <w:p w14:paraId="6C0974DC">
          <w:pPr>
            <w:pStyle w:val="10"/>
            <w:tabs>
              <w:tab w:val="right" w:leader="dot" w:pos="8306"/>
            </w:tabs>
            <w:rPr>
              <w:ins w:id="1721" w:author="L" w:date="2026-09-01T14:49:33Z"/>
              <w:del w:id="1722" w:author="LKY" w:date="2026-09-15T17:29:07Z"/>
            </w:rPr>
          </w:pPr>
          <w:ins w:id="1723" w:author="L" w:date="2026-09-01T14:49:33Z">
            <w:del w:id="1724" w:author="LKY" w:date="2026-09-15T17:29:07Z">
              <w:r>
                <w:rPr/>
                <w:fldChar w:fldCharType="begin"/>
              </w:r>
            </w:del>
          </w:ins>
          <w:ins w:id="1725" w:author="L" w:date="2026-09-01T14:49:33Z">
            <w:del w:id="1726" w:author="LKY" w:date="2026-09-15T17:29:07Z">
              <w:r>
                <w:rPr/>
                <w:delInstrText xml:space="preserve"> HYPERLINK \l _Toc26129 </w:delInstrText>
              </w:r>
            </w:del>
          </w:ins>
          <w:ins w:id="1727" w:author="L" w:date="2026-09-01T14:49:33Z">
            <w:del w:id="1728" w:author="LKY" w:date="2026-09-15T17:29:07Z">
              <w:r>
                <w:rPr/>
                <w:fldChar w:fldCharType="separate"/>
              </w:r>
            </w:del>
          </w:ins>
          <w:ins w:id="1729" w:author="L" w:date="2026-09-01T14:49:33Z">
            <w:del w:id="1730" w:author="LKY" w:date="2026-09-15T17:29:07Z">
              <w:r>
                <w:rPr>
                  <w:rFonts w:hint="eastAsia" w:ascii="Times New Roman" w:hAnsi="Times New Roman" w:eastAsia="黑体" w:cs="黑体"/>
                  <w:bCs w:val="0"/>
                  <w:szCs w:val="44"/>
                  <w:lang w:val="en-US" w:eastAsia="zh-CN" w:bidi="en-US"/>
                </w:rPr>
                <w:delText>4.系统烧录</w:delText>
              </w:r>
            </w:del>
          </w:ins>
          <w:ins w:id="1731" w:author="L" w:date="2026-09-01T14:49:33Z">
            <w:del w:id="1732" w:author="LKY" w:date="2026-09-15T17:29:07Z">
              <w:r>
                <w:rPr/>
                <w:tab/>
              </w:r>
            </w:del>
          </w:ins>
          <w:ins w:id="1733" w:author="L" w:date="2026-09-01T14:49:33Z">
            <w:del w:id="1734" w:author="LKY" w:date="2026-09-15T17:29:07Z">
              <w:r>
                <w:rPr/>
                <w:fldChar w:fldCharType="begin"/>
              </w:r>
            </w:del>
          </w:ins>
          <w:ins w:id="1735" w:author="L" w:date="2026-09-01T14:49:33Z">
            <w:del w:id="1736" w:author="LKY" w:date="2026-09-15T17:29:07Z">
              <w:r>
                <w:rPr/>
                <w:delInstrText xml:space="preserve"> PAGEREF _Toc26129 \h </w:delInstrText>
              </w:r>
            </w:del>
          </w:ins>
          <w:ins w:id="1737" w:author="L" w:date="2026-09-01T14:49:33Z">
            <w:del w:id="1738" w:author="LKY" w:date="2026-09-15T17:29:07Z">
              <w:r>
                <w:rPr/>
                <w:fldChar w:fldCharType="separate"/>
              </w:r>
            </w:del>
          </w:ins>
          <w:ins w:id="1739" w:author="L" w:date="2026-09-01T14:49:33Z">
            <w:del w:id="1740" w:author="LKY" w:date="2026-09-15T17:29:07Z">
              <w:r>
                <w:rPr/>
                <w:delText>43</w:delText>
              </w:r>
            </w:del>
          </w:ins>
          <w:ins w:id="1741" w:author="L" w:date="2026-09-01T14:49:33Z">
            <w:del w:id="1742" w:author="LKY" w:date="2026-09-15T17:29:07Z">
              <w:r>
                <w:rPr/>
                <w:fldChar w:fldCharType="end"/>
              </w:r>
            </w:del>
          </w:ins>
          <w:ins w:id="1743" w:author="L" w:date="2026-09-01T14:49:33Z">
            <w:del w:id="1744" w:author="LKY" w:date="2026-09-15T17:29:07Z">
              <w:r>
                <w:rPr/>
                <w:fldChar w:fldCharType="end"/>
              </w:r>
            </w:del>
          </w:ins>
        </w:p>
        <w:p w14:paraId="395B35E7">
          <w:pPr>
            <w:pStyle w:val="11"/>
            <w:tabs>
              <w:tab w:val="right" w:leader="dot" w:pos="8306"/>
            </w:tabs>
            <w:rPr>
              <w:ins w:id="1745" w:author="L" w:date="2026-09-01T14:49:33Z"/>
              <w:del w:id="1746" w:author="LKY" w:date="2026-09-15T17:29:07Z"/>
            </w:rPr>
          </w:pPr>
          <w:ins w:id="1747" w:author="L" w:date="2026-09-01T14:49:33Z">
            <w:del w:id="1748" w:author="LKY" w:date="2026-09-15T17:29:07Z">
              <w:r>
                <w:rPr/>
                <w:fldChar w:fldCharType="begin"/>
              </w:r>
            </w:del>
          </w:ins>
          <w:ins w:id="1749" w:author="L" w:date="2026-09-01T14:49:33Z">
            <w:del w:id="1750" w:author="LKY" w:date="2026-09-15T17:29:07Z">
              <w:r>
                <w:rPr/>
                <w:delInstrText xml:space="preserve"> HYPERLINK \l _Toc7043 </w:delInstrText>
              </w:r>
            </w:del>
          </w:ins>
          <w:ins w:id="1751" w:author="L" w:date="2026-09-01T14:49:33Z">
            <w:del w:id="1752" w:author="LKY" w:date="2026-09-15T17:29:07Z">
              <w:r>
                <w:rPr/>
                <w:fldChar w:fldCharType="separate"/>
              </w:r>
            </w:del>
          </w:ins>
          <w:ins w:id="1753" w:author="L" w:date="2026-09-01T14:49:33Z">
            <w:del w:id="1754" w:author="LKY" w:date="2026-09-15T17:29:07Z">
              <w:r>
                <w:rPr>
                  <w:rFonts w:hint="eastAsia" w:ascii="Times New Roman" w:hAnsi="Times New Roman" w:eastAsia="宋体" w:cs="宋体"/>
                  <w:bCs w:val="0"/>
                  <w:szCs w:val="32"/>
                  <w:lang w:val="en-US" w:eastAsia="zh-CN" w:bidi="en-US"/>
                </w:rPr>
                <w:delText>4.1 Micro SD卡启动</w:delText>
              </w:r>
            </w:del>
          </w:ins>
          <w:ins w:id="1755" w:author="L" w:date="2026-09-01T14:49:33Z">
            <w:del w:id="1756" w:author="LKY" w:date="2026-09-15T17:29:07Z">
              <w:r>
                <w:rPr/>
                <w:tab/>
              </w:r>
            </w:del>
          </w:ins>
          <w:ins w:id="1757" w:author="L" w:date="2026-09-01T14:49:33Z">
            <w:del w:id="1758" w:author="LKY" w:date="2026-09-15T17:29:07Z">
              <w:r>
                <w:rPr/>
                <w:fldChar w:fldCharType="begin"/>
              </w:r>
            </w:del>
          </w:ins>
          <w:ins w:id="1759" w:author="L" w:date="2026-09-01T14:49:33Z">
            <w:del w:id="1760" w:author="LKY" w:date="2026-09-15T17:29:07Z">
              <w:r>
                <w:rPr/>
                <w:delInstrText xml:space="preserve"> PAGEREF _Toc7043 \h </w:delInstrText>
              </w:r>
            </w:del>
          </w:ins>
          <w:ins w:id="1761" w:author="L" w:date="2026-09-01T14:49:33Z">
            <w:del w:id="1762" w:author="LKY" w:date="2026-09-15T17:29:07Z">
              <w:r>
                <w:rPr/>
                <w:fldChar w:fldCharType="separate"/>
              </w:r>
            </w:del>
          </w:ins>
          <w:ins w:id="1763" w:author="L" w:date="2026-09-01T14:49:33Z">
            <w:del w:id="1764" w:author="LKY" w:date="2026-09-15T17:29:07Z">
              <w:r>
                <w:rPr/>
                <w:delText>43</w:delText>
              </w:r>
            </w:del>
          </w:ins>
          <w:ins w:id="1765" w:author="L" w:date="2026-09-01T14:49:33Z">
            <w:del w:id="1766" w:author="LKY" w:date="2026-09-15T17:29:07Z">
              <w:r>
                <w:rPr/>
                <w:fldChar w:fldCharType="end"/>
              </w:r>
            </w:del>
          </w:ins>
          <w:ins w:id="1767" w:author="L" w:date="2026-09-01T14:49:33Z">
            <w:del w:id="1768" w:author="LKY" w:date="2026-09-15T17:29:07Z">
              <w:r>
                <w:rPr/>
                <w:fldChar w:fldCharType="end"/>
              </w:r>
            </w:del>
          </w:ins>
        </w:p>
        <w:p w14:paraId="77C34BAF">
          <w:pPr>
            <w:pStyle w:val="7"/>
            <w:tabs>
              <w:tab w:val="right" w:leader="dot" w:pos="8306"/>
            </w:tabs>
            <w:rPr>
              <w:ins w:id="1769" w:author="L" w:date="2026-09-01T14:49:33Z"/>
              <w:del w:id="1770" w:author="LKY" w:date="2026-09-15T17:29:07Z"/>
            </w:rPr>
          </w:pPr>
          <w:ins w:id="1771" w:author="L" w:date="2026-09-01T14:49:33Z">
            <w:del w:id="1772" w:author="LKY" w:date="2026-09-15T17:29:07Z">
              <w:r>
                <w:rPr/>
                <w:fldChar w:fldCharType="begin"/>
              </w:r>
            </w:del>
          </w:ins>
          <w:ins w:id="1773" w:author="L" w:date="2026-09-01T14:49:33Z">
            <w:del w:id="1774" w:author="LKY" w:date="2026-09-15T17:29:07Z">
              <w:r>
                <w:rPr/>
                <w:delInstrText xml:space="preserve"> HYPERLINK \l _Toc4409 </w:delInstrText>
              </w:r>
            </w:del>
          </w:ins>
          <w:ins w:id="1775" w:author="L" w:date="2026-09-01T14:49:33Z">
            <w:del w:id="1776" w:author="LKY" w:date="2026-09-15T17:29:07Z">
              <w:r>
                <w:rPr/>
                <w:fldChar w:fldCharType="separate"/>
              </w:r>
            </w:del>
          </w:ins>
          <w:ins w:id="1777" w:author="L" w:date="2026-09-01T14:49:33Z">
            <w:del w:id="1778" w:author="LKY" w:date="2026-09-15T17:29:07Z">
              <w:r>
                <w:rPr>
                  <w:rFonts w:hint="eastAsia" w:ascii="Times New Roman" w:hAnsi="Times New Roman" w:eastAsia="宋体" w:cs="宋体"/>
                  <w:bCs w:val="0"/>
                  <w:szCs w:val="28"/>
                  <w:lang w:val="en-US" w:eastAsia="zh-CN" w:bidi="en-US"/>
                </w:rPr>
                <w:delText>4.1.1启动卡制作</w:delText>
              </w:r>
            </w:del>
          </w:ins>
          <w:ins w:id="1779" w:author="L" w:date="2026-09-01T14:49:33Z">
            <w:del w:id="1780" w:author="LKY" w:date="2026-09-15T17:29:07Z">
              <w:r>
                <w:rPr/>
                <w:tab/>
              </w:r>
            </w:del>
          </w:ins>
          <w:ins w:id="1781" w:author="L" w:date="2026-09-01T14:49:33Z">
            <w:del w:id="1782" w:author="LKY" w:date="2026-09-15T17:29:07Z">
              <w:r>
                <w:rPr/>
                <w:fldChar w:fldCharType="begin"/>
              </w:r>
            </w:del>
          </w:ins>
          <w:ins w:id="1783" w:author="L" w:date="2026-09-01T14:49:33Z">
            <w:del w:id="1784" w:author="LKY" w:date="2026-09-15T17:29:07Z">
              <w:r>
                <w:rPr/>
                <w:delInstrText xml:space="preserve"> PAGEREF _Toc4409 \h </w:delInstrText>
              </w:r>
            </w:del>
          </w:ins>
          <w:ins w:id="1785" w:author="L" w:date="2026-09-01T14:49:33Z">
            <w:del w:id="1786" w:author="LKY" w:date="2026-09-15T17:29:07Z">
              <w:r>
                <w:rPr/>
                <w:fldChar w:fldCharType="separate"/>
              </w:r>
            </w:del>
          </w:ins>
          <w:ins w:id="1787" w:author="L" w:date="2026-09-01T14:49:33Z">
            <w:del w:id="1788" w:author="LKY" w:date="2026-09-15T17:29:07Z">
              <w:r>
                <w:rPr/>
                <w:delText>43</w:delText>
              </w:r>
            </w:del>
          </w:ins>
          <w:ins w:id="1789" w:author="L" w:date="2026-09-01T14:49:33Z">
            <w:del w:id="1790" w:author="LKY" w:date="2026-09-15T17:29:07Z">
              <w:r>
                <w:rPr/>
                <w:fldChar w:fldCharType="end"/>
              </w:r>
            </w:del>
          </w:ins>
          <w:ins w:id="1791" w:author="L" w:date="2026-09-01T14:49:33Z">
            <w:del w:id="1792" w:author="LKY" w:date="2026-09-15T17:29:07Z">
              <w:r>
                <w:rPr/>
                <w:fldChar w:fldCharType="end"/>
              </w:r>
            </w:del>
          </w:ins>
        </w:p>
        <w:p w14:paraId="397ACEA1">
          <w:pPr>
            <w:pStyle w:val="7"/>
            <w:tabs>
              <w:tab w:val="right" w:leader="dot" w:pos="8306"/>
            </w:tabs>
            <w:rPr>
              <w:ins w:id="1793" w:author="L" w:date="2026-09-01T14:49:33Z"/>
              <w:del w:id="1794" w:author="LKY" w:date="2026-09-15T17:29:07Z"/>
            </w:rPr>
          </w:pPr>
          <w:ins w:id="1795" w:author="L" w:date="2026-09-01T14:49:33Z">
            <w:del w:id="1796" w:author="LKY" w:date="2026-09-15T17:29:07Z">
              <w:r>
                <w:rPr/>
                <w:fldChar w:fldCharType="begin"/>
              </w:r>
            </w:del>
          </w:ins>
          <w:ins w:id="1797" w:author="L" w:date="2026-09-01T14:49:33Z">
            <w:del w:id="1798" w:author="LKY" w:date="2026-09-15T17:29:07Z">
              <w:r>
                <w:rPr/>
                <w:delInstrText xml:space="preserve"> HYPERLINK \l _Toc8353 </w:delInstrText>
              </w:r>
            </w:del>
          </w:ins>
          <w:ins w:id="1799" w:author="L" w:date="2026-09-01T14:49:33Z">
            <w:del w:id="1800" w:author="LKY" w:date="2026-09-15T17:29:07Z">
              <w:r>
                <w:rPr/>
                <w:fldChar w:fldCharType="separate"/>
              </w:r>
            </w:del>
          </w:ins>
          <w:ins w:id="1801" w:author="L" w:date="2026-09-01T14:49:33Z">
            <w:del w:id="1802" w:author="LKY" w:date="2026-09-15T17:29:07Z">
              <w:r>
                <w:rPr>
                  <w:rFonts w:hint="eastAsia" w:ascii="Times New Roman" w:hAnsi="Times New Roman"/>
                  <w:bCs/>
                  <w:szCs w:val="28"/>
                  <w:lang w:val="en-US" w:eastAsia="zh-CN"/>
                </w:rPr>
                <w:delText>4.1.2从启动卡启动</w:delText>
              </w:r>
            </w:del>
          </w:ins>
          <w:ins w:id="1803" w:author="L" w:date="2026-09-01T14:49:33Z">
            <w:del w:id="1804" w:author="LKY" w:date="2026-09-15T17:29:07Z">
              <w:r>
                <w:rPr/>
                <w:tab/>
              </w:r>
            </w:del>
          </w:ins>
          <w:ins w:id="1805" w:author="L" w:date="2026-09-01T14:49:33Z">
            <w:del w:id="1806" w:author="LKY" w:date="2026-09-15T17:29:07Z">
              <w:r>
                <w:rPr/>
                <w:fldChar w:fldCharType="begin"/>
              </w:r>
            </w:del>
          </w:ins>
          <w:ins w:id="1807" w:author="L" w:date="2026-09-01T14:49:33Z">
            <w:del w:id="1808" w:author="LKY" w:date="2026-09-15T17:29:07Z">
              <w:r>
                <w:rPr/>
                <w:delInstrText xml:space="preserve"> PAGEREF _Toc8353 \h </w:delInstrText>
              </w:r>
            </w:del>
          </w:ins>
          <w:ins w:id="1809" w:author="L" w:date="2026-09-01T14:49:33Z">
            <w:del w:id="1810" w:author="LKY" w:date="2026-09-15T17:29:07Z">
              <w:r>
                <w:rPr/>
                <w:fldChar w:fldCharType="separate"/>
              </w:r>
            </w:del>
          </w:ins>
          <w:ins w:id="1811" w:author="L" w:date="2026-09-01T14:49:33Z">
            <w:del w:id="1812" w:author="LKY" w:date="2026-09-15T17:29:07Z">
              <w:r>
                <w:rPr/>
                <w:delText>46</w:delText>
              </w:r>
            </w:del>
          </w:ins>
          <w:ins w:id="1813" w:author="L" w:date="2026-09-01T14:49:33Z">
            <w:del w:id="1814" w:author="LKY" w:date="2026-09-15T17:29:07Z">
              <w:r>
                <w:rPr/>
                <w:fldChar w:fldCharType="end"/>
              </w:r>
            </w:del>
          </w:ins>
          <w:ins w:id="1815" w:author="L" w:date="2026-09-01T14:49:33Z">
            <w:del w:id="1816" w:author="LKY" w:date="2026-09-15T17:29:07Z">
              <w:r>
                <w:rPr/>
                <w:fldChar w:fldCharType="end"/>
              </w:r>
            </w:del>
          </w:ins>
        </w:p>
        <w:p w14:paraId="72CAA961">
          <w:pPr>
            <w:pStyle w:val="11"/>
            <w:tabs>
              <w:tab w:val="right" w:leader="dot" w:pos="8306"/>
            </w:tabs>
            <w:rPr>
              <w:ins w:id="1817" w:author="L" w:date="2026-09-01T14:49:33Z"/>
              <w:del w:id="1818" w:author="LKY" w:date="2026-09-15T17:29:07Z"/>
            </w:rPr>
          </w:pPr>
          <w:ins w:id="1819" w:author="L" w:date="2026-09-01T14:49:33Z">
            <w:del w:id="1820" w:author="LKY" w:date="2026-09-15T17:29:07Z">
              <w:r>
                <w:rPr/>
                <w:fldChar w:fldCharType="begin"/>
              </w:r>
            </w:del>
          </w:ins>
          <w:ins w:id="1821" w:author="L" w:date="2026-09-01T14:49:33Z">
            <w:del w:id="1822" w:author="LKY" w:date="2026-09-15T17:29:07Z">
              <w:r>
                <w:rPr/>
                <w:delInstrText xml:space="preserve"> HYPERLINK \l _Toc18621 </w:delInstrText>
              </w:r>
            </w:del>
          </w:ins>
          <w:ins w:id="1823" w:author="L" w:date="2026-09-01T14:49:33Z">
            <w:del w:id="1824" w:author="LKY" w:date="2026-09-15T17:29:07Z">
              <w:r>
                <w:rPr/>
                <w:fldChar w:fldCharType="separate"/>
              </w:r>
            </w:del>
          </w:ins>
          <w:ins w:id="1825" w:author="L" w:date="2026-09-01T14:49:33Z">
            <w:del w:id="1826" w:author="LKY" w:date="2026-09-15T17:29:07Z">
              <w:r>
                <w:rPr>
                  <w:rFonts w:hint="eastAsia" w:ascii="Times New Roman" w:hAnsi="Times New Roman" w:eastAsia="宋体" w:cs="宋体"/>
                  <w:bCs w:val="0"/>
                  <w:szCs w:val="32"/>
                  <w:lang w:val="en-US" w:eastAsia="zh-CN" w:bidi="en-US"/>
                </w:rPr>
                <w:delText>4.2 EMMC启动</w:delText>
              </w:r>
            </w:del>
          </w:ins>
          <w:ins w:id="1827" w:author="L" w:date="2026-09-01T14:49:33Z">
            <w:del w:id="1828" w:author="LKY" w:date="2026-09-15T17:29:07Z">
              <w:r>
                <w:rPr/>
                <w:tab/>
              </w:r>
            </w:del>
          </w:ins>
          <w:ins w:id="1829" w:author="L" w:date="2026-09-01T14:49:33Z">
            <w:del w:id="1830" w:author="LKY" w:date="2026-09-15T17:29:07Z">
              <w:r>
                <w:rPr/>
                <w:fldChar w:fldCharType="begin"/>
              </w:r>
            </w:del>
          </w:ins>
          <w:ins w:id="1831" w:author="L" w:date="2026-09-01T14:49:33Z">
            <w:del w:id="1832" w:author="LKY" w:date="2026-09-15T17:29:07Z">
              <w:r>
                <w:rPr/>
                <w:delInstrText xml:space="preserve"> PAGEREF _Toc18621 \h </w:delInstrText>
              </w:r>
            </w:del>
          </w:ins>
          <w:ins w:id="1833" w:author="L" w:date="2026-09-01T14:49:33Z">
            <w:del w:id="1834" w:author="LKY" w:date="2026-09-15T17:29:07Z">
              <w:r>
                <w:rPr/>
                <w:fldChar w:fldCharType="separate"/>
              </w:r>
            </w:del>
          </w:ins>
          <w:ins w:id="1835" w:author="L" w:date="2026-09-01T14:49:33Z">
            <w:del w:id="1836" w:author="LKY" w:date="2026-09-15T17:29:07Z">
              <w:r>
                <w:rPr/>
                <w:delText>47</w:delText>
              </w:r>
            </w:del>
          </w:ins>
          <w:ins w:id="1837" w:author="L" w:date="2026-09-01T14:49:33Z">
            <w:del w:id="1838" w:author="LKY" w:date="2026-09-15T17:29:07Z">
              <w:r>
                <w:rPr/>
                <w:fldChar w:fldCharType="end"/>
              </w:r>
            </w:del>
          </w:ins>
          <w:ins w:id="1839" w:author="L" w:date="2026-09-01T14:49:33Z">
            <w:del w:id="1840" w:author="LKY" w:date="2026-09-15T17:29:07Z">
              <w:r>
                <w:rPr/>
                <w:fldChar w:fldCharType="end"/>
              </w:r>
            </w:del>
          </w:ins>
        </w:p>
        <w:p w14:paraId="418ACCAE">
          <w:pPr>
            <w:pStyle w:val="7"/>
            <w:tabs>
              <w:tab w:val="right" w:leader="dot" w:pos="8306"/>
            </w:tabs>
            <w:rPr>
              <w:ins w:id="1841" w:author="L" w:date="2026-09-01T14:49:33Z"/>
              <w:del w:id="1842" w:author="LKY" w:date="2026-09-15T17:29:07Z"/>
            </w:rPr>
          </w:pPr>
          <w:ins w:id="1843" w:author="L" w:date="2026-09-01T14:49:33Z">
            <w:del w:id="1844" w:author="LKY" w:date="2026-09-15T17:29:07Z">
              <w:r>
                <w:rPr/>
                <w:fldChar w:fldCharType="begin"/>
              </w:r>
            </w:del>
          </w:ins>
          <w:ins w:id="1845" w:author="L" w:date="2026-09-01T14:49:33Z">
            <w:del w:id="1846" w:author="LKY" w:date="2026-09-15T17:29:07Z">
              <w:r>
                <w:rPr/>
                <w:delInstrText xml:space="preserve"> HYPERLINK \l _Toc5532 </w:delInstrText>
              </w:r>
            </w:del>
          </w:ins>
          <w:ins w:id="1847" w:author="L" w:date="2026-09-01T14:49:33Z">
            <w:del w:id="1848" w:author="LKY" w:date="2026-09-15T17:29:07Z">
              <w:r>
                <w:rPr/>
                <w:fldChar w:fldCharType="separate"/>
              </w:r>
            </w:del>
          </w:ins>
          <w:ins w:id="1849" w:author="L" w:date="2026-09-01T14:49:33Z">
            <w:del w:id="1850" w:author="LKY" w:date="2026-09-15T17:29:07Z">
              <w:r>
                <w:rPr>
                  <w:rFonts w:hint="eastAsia" w:ascii="Times New Roman" w:hAnsi="Times New Roman" w:eastAsia="宋体" w:cs="宋体"/>
                  <w:bCs w:val="0"/>
                  <w:szCs w:val="28"/>
                  <w:lang w:val="en-US" w:eastAsia="zh-CN" w:bidi="en-US"/>
                </w:rPr>
                <w:delText>4.2.1烧录卡制作</w:delText>
              </w:r>
            </w:del>
          </w:ins>
          <w:ins w:id="1851" w:author="L" w:date="2026-09-01T14:49:33Z">
            <w:del w:id="1852" w:author="LKY" w:date="2026-09-15T17:29:07Z">
              <w:r>
                <w:rPr/>
                <w:tab/>
              </w:r>
            </w:del>
          </w:ins>
          <w:ins w:id="1853" w:author="L" w:date="2026-09-01T14:49:33Z">
            <w:del w:id="1854" w:author="LKY" w:date="2026-09-15T17:29:07Z">
              <w:r>
                <w:rPr/>
                <w:fldChar w:fldCharType="begin"/>
              </w:r>
            </w:del>
          </w:ins>
          <w:ins w:id="1855" w:author="L" w:date="2026-09-01T14:49:33Z">
            <w:del w:id="1856" w:author="LKY" w:date="2026-09-15T17:29:07Z">
              <w:r>
                <w:rPr/>
                <w:delInstrText xml:space="preserve"> PAGEREF _Toc5532 \h </w:delInstrText>
              </w:r>
            </w:del>
          </w:ins>
          <w:ins w:id="1857" w:author="L" w:date="2026-09-01T14:49:33Z">
            <w:del w:id="1858" w:author="LKY" w:date="2026-09-15T17:29:07Z">
              <w:r>
                <w:rPr/>
                <w:fldChar w:fldCharType="separate"/>
              </w:r>
            </w:del>
          </w:ins>
          <w:ins w:id="1859" w:author="L" w:date="2026-09-01T14:49:33Z">
            <w:del w:id="1860" w:author="LKY" w:date="2026-09-15T17:29:07Z">
              <w:r>
                <w:rPr/>
                <w:delText>47</w:delText>
              </w:r>
            </w:del>
          </w:ins>
          <w:ins w:id="1861" w:author="L" w:date="2026-09-01T14:49:33Z">
            <w:del w:id="1862" w:author="LKY" w:date="2026-09-15T17:29:07Z">
              <w:r>
                <w:rPr/>
                <w:fldChar w:fldCharType="end"/>
              </w:r>
            </w:del>
          </w:ins>
          <w:ins w:id="1863" w:author="L" w:date="2026-09-01T14:49:33Z">
            <w:del w:id="1864" w:author="LKY" w:date="2026-09-15T17:29:07Z">
              <w:r>
                <w:rPr/>
                <w:fldChar w:fldCharType="end"/>
              </w:r>
            </w:del>
          </w:ins>
        </w:p>
        <w:p w14:paraId="7EA900EF">
          <w:pPr>
            <w:pStyle w:val="7"/>
            <w:tabs>
              <w:tab w:val="right" w:leader="dot" w:pos="8306"/>
            </w:tabs>
            <w:rPr>
              <w:ins w:id="1865" w:author="L" w:date="2026-09-01T14:49:33Z"/>
              <w:del w:id="1866" w:author="LKY" w:date="2026-09-15T17:29:07Z"/>
            </w:rPr>
          </w:pPr>
          <w:ins w:id="1867" w:author="L" w:date="2026-09-01T14:49:33Z">
            <w:del w:id="1868" w:author="LKY" w:date="2026-09-15T17:29:07Z">
              <w:r>
                <w:rPr/>
                <w:fldChar w:fldCharType="begin"/>
              </w:r>
            </w:del>
          </w:ins>
          <w:ins w:id="1869" w:author="L" w:date="2026-09-01T14:49:33Z">
            <w:del w:id="1870" w:author="LKY" w:date="2026-09-15T17:29:07Z">
              <w:r>
                <w:rPr/>
                <w:delInstrText xml:space="preserve"> HYPERLINK \l _Toc18134 </w:delInstrText>
              </w:r>
            </w:del>
          </w:ins>
          <w:ins w:id="1871" w:author="L" w:date="2026-09-01T14:49:33Z">
            <w:del w:id="1872" w:author="LKY" w:date="2026-09-15T17:29:07Z">
              <w:r>
                <w:rPr/>
                <w:fldChar w:fldCharType="separate"/>
              </w:r>
            </w:del>
          </w:ins>
          <w:ins w:id="1873" w:author="L" w:date="2026-09-01T14:49:33Z">
            <w:del w:id="1874" w:author="LKY" w:date="2026-09-15T17:29:07Z">
              <w:r>
                <w:rPr>
                  <w:rFonts w:hint="eastAsia" w:ascii="Times New Roman" w:hAnsi="Times New Roman"/>
                  <w:bCs/>
                  <w:szCs w:val="28"/>
                  <w:lang w:val="en-US" w:eastAsia="zh-CN"/>
                </w:rPr>
                <w:delText>4.2.2系统烧录</w:delText>
              </w:r>
            </w:del>
          </w:ins>
          <w:ins w:id="1875" w:author="L" w:date="2026-09-01T14:49:33Z">
            <w:del w:id="1876" w:author="LKY" w:date="2026-09-15T17:29:07Z">
              <w:r>
                <w:rPr/>
                <w:tab/>
              </w:r>
            </w:del>
          </w:ins>
          <w:ins w:id="1877" w:author="L" w:date="2026-09-01T14:49:33Z">
            <w:del w:id="1878" w:author="LKY" w:date="2026-09-15T17:29:07Z">
              <w:r>
                <w:rPr/>
                <w:fldChar w:fldCharType="begin"/>
              </w:r>
            </w:del>
          </w:ins>
          <w:ins w:id="1879" w:author="L" w:date="2026-09-01T14:49:33Z">
            <w:del w:id="1880" w:author="LKY" w:date="2026-09-15T17:29:07Z">
              <w:r>
                <w:rPr/>
                <w:delInstrText xml:space="preserve"> PAGEREF _Toc18134 \h </w:delInstrText>
              </w:r>
            </w:del>
          </w:ins>
          <w:ins w:id="1881" w:author="L" w:date="2026-09-01T14:49:33Z">
            <w:del w:id="1882" w:author="LKY" w:date="2026-09-15T17:29:07Z">
              <w:r>
                <w:rPr/>
                <w:fldChar w:fldCharType="separate"/>
              </w:r>
            </w:del>
          </w:ins>
          <w:ins w:id="1883" w:author="L" w:date="2026-09-01T14:49:33Z">
            <w:del w:id="1884" w:author="LKY" w:date="2026-09-15T17:29:07Z">
              <w:r>
                <w:rPr/>
                <w:delText>50</w:delText>
              </w:r>
            </w:del>
          </w:ins>
          <w:ins w:id="1885" w:author="L" w:date="2026-09-01T14:49:33Z">
            <w:del w:id="1886" w:author="LKY" w:date="2026-09-15T17:29:07Z">
              <w:r>
                <w:rPr/>
                <w:fldChar w:fldCharType="end"/>
              </w:r>
            </w:del>
          </w:ins>
          <w:ins w:id="1887" w:author="L" w:date="2026-09-01T14:49:33Z">
            <w:del w:id="1888" w:author="LKY" w:date="2026-09-15T17:29:07Z">
              <w:r>
                <w:rPr/>
                <w:fldChar w:fldCharType="end"/>
              </w:r>
            </w:del>
          </w:ins>
        </w:p>
        <w:p w14:paraId="1B787EFC">
          <w:pPr>
            <w:pStyle w:val="10"/>
            <w:tabs>
              <w:tab w:val="right" w:leader="dot" w:pos="8306"/>
            </w:tabs>
            <w:rPr>
              <w:ins w:id="1889" w:author="L" w:date="2026-09-01T14:49:33Z"/>
              <w:del w:id="1890" w:author="LKY" w:date="2026-09-15T17:29:07Z"/>
            </w:rPr>
          </w:pPr>
          <w:ins w:id="1891" w:author="L" w:date="2026-09-01T14:49:33Z">
            <w:del w:id="1892" w:author="LKY" w:date="2026-09-15T17:29:07Z">
              <w:r>
                <w:rPr/>
                <w:fldChar w:fldCharType="begin"/>
              </w:r>
            </w:del>
          </w:ins>
          <w:ins w:id="1893" w:author="L" w:date="2026-09-01T14:49:33Z">
            <w:del w:id="1894" w:author="LKY" w:date="2026-09-15T17:29:07Z">
              <w:r>
                <w:rPr/>
                <w:delInstrText xml:space="preserve"> HYPERLINK \l _Toc30036 </w:delInstrText>
              </w:r>
            </w:del>
          </w:ins>
          <w:ins w:id="1895" w:author="L" w:date="2026-09-01T14:49:33Z">
            <w:del w:id="1896" w:author="LKY" w:date="2026-09-15T17:29:07Z">
              <w:r>
                <w:rPr/>
                <w:fldChar w:fldCharType="separate"/>
              </w:r>
            </w:del>
          </w:ins>
          <w:ins w:id="1897" w:author="L" w:date="2026-09-01T14:49:33Z">
            <w:del w:id="1898" w:author="LKY" w:date="2026-09-15T17:29:07Z">
              <w:r>
                <w:rPr>
                  <w:rFonts w:hint="eastAsia" w:ascii="Times New Roman" w:hAnsi="Times New Roman"/>
                  <w:lang w:val="en-US" w:eastAsia="zh-CN"/>
                </w:rPr>
                <w:delText>5.导轨安装</w:delText>
              </w:r>
            </w:del>
          </w:ins>
          <w:ins w:id="1899" w:author="L" w:date="2026-09-01T14:49:33Z">
            <w:del w:id="1900" w:author="LKY" w:date="2026-09-15T17:29:07Z">
              <w:r>
                <w:rPr/>
                <w:tab/>
              </w:r>
            </w:del>
          </w:ins>
          <w:ins w:id="1901" w:author="L" w:date="2026-09-01T14:49:33Z">
            <w:del w:id="1902" w:author="LKY" w:date="2026-09-15T17:29:07Z">
              <w:r>
                <w:rPr/>
                <w:fldChar w:fldCharType="begin"/>
              </w:r>
            </w:del>
          </w:ins>
          <w:ins w:id="1903" w:author="L" w:date="2026-09-01T14:49:33Z">
            <w:del w:id="1904" w:author="LKY" w:date="2026-09-15T17:29:07Z">
              <w:r>
                <w:rPr/>
                <w:delInstrText xml:space="preserve"> PAGEREF _Toc30036 \h </w:delInstrText>
              </w:r>
            </w:del>
          </w:ins>
          <w:ins w:id="1905" w:author="L" w:date="2026-09-01T14:49:33Z">
            <w:del w:id="1906" w:author="LKY" w:date="2026-09-15T17:29:07Z">
              <w:r>
                <w:rPr/>
                <w:fldChar w:fldCharType="separate"/>
              </w:r>
            </w:del>
          </w:ins>
          <w:ins w:id="1907" w:author="L" w:date="2026-09-01T14:49:33Z">
            <w:del w:id="1908" w:author="LKY" w:date="2026-09-15T17:29:07Z">
              <w:r>
                <w:rPr/>
                <w:delText>52</w:delText>
              </w:r>
            </w:del>
          </w:ins>
          <w:ins w:id="1909" w:author="L" w:date="2026-09-01T14:49:33Z">
            <w:del w:id="1910" w:author="LKY" w:date="2026-09-15T17:29:07Z">
              <w:r>
                <w:rPr/>
                <w:fldChar w:fldCharType="end"/>
              </w:r>
            </w:del>
          </w:ins>
          <w:ins w:id="1911" w:author="L" w:date="2026-09-01T14:49:33Z">
            <w:del w:id="1912" w:author="LKY" w:date="2026-09-15T17:29:07Z">
              <w:r>
                <w:rPr/>
                <w:fldChar w:fldCharType="end"/>
              </w:r>
            </w:del>
          </w:ins>
        </w:p>
        <w:p w14:paraId="70FB2024">
          <w:pPr>
            <w:pStyle w:val="10"/>
            <w:tabs>
              <w:tab w:val="right" w:leader="dot" w:pos="8306"/>
            </w:tabs>
            <w:rPr>
              <w:ins w:id="1913" w:author="L" w:date="2026-09-01T14:49:33Z"/>
              <w:del w:id="1914" w:author="LKY" w:date="2026-09-15T17:29:07Z"/>
            </w:rPr>
          </w:pPr>
          <w:ins w:id="1915" w:author="L" w:date="2026-09-01T14:49:33Z">
            <w:del w:id="1916" w:author="LKY" w:date="2026-09-15T17:29:07Z">
              <w:r>
                <w:rPr/>
                <w:fldChar w:fldCharType="begin"/>
              </w:r>
            </w:del>
          </w:ins>
          <w:ins w:id="1917" w:author="L" w:date="2026-09-01T14:49:33Z">
            <w:del w:id="1918" w:author="LKY" w:date="2026-09-15T17:29:07Z">
              <w:r>
                <w:rPr/>
                <w:delInstrText xml:space="preserve"> HYPERLINK \l _Toc17992 </w:delInstrText>
              </w:r>
            </w:del>
          </w:ins>
          <w:ins w:id="1919" w:author="L" w:date="2026-09-01T14:49:33Z">
            <w:del w:id="1920" w:author="LKY" w:date="2026-09-15T17:29:07Z">
              <w:r>
                <w:rPr/>
                <w:fldChar w:fldCharType="separate"/>
              </w:r>
            </w:del>
          </w:ins>
          <w:ins w:id="1921" w:author="L" w:date="2026-09-01T14:49:33Z">
            <w:del w:id="1922" w:author="LKY" w:date="2026-09-15T17:29:07Z">
              <w:r>
                <w:rPr>
                  <w:rFonts w:hint="eastAsia" w:ascii="Times New Roman" w:hAnsi="Times New Roman"/>
                  <w:lang w:val="en-US" w:eastAsia="zh-CN"/>
                </w:rPr>
                <w:delText>6.软件支持</w:delText>
              </w:r>
            </w:del>
          </w:ins>
          <w:ins w:id="1923" w:author="L" w:date="2026-09-01T14:49:33Z">
            <w:del w:id="1924" w:author="LKY" w:date="2026-09-15T17:29:07Z">
              <w:r>
                <w:rPr/>
                <w:tab/>
              </w:r>
            </w:del>
          </w:ins>
          <w:ins w:id="1925" w:author="L" w:date="2026-09-01T14:49:33Z">
            <w:del w:id="1926" w:author="LKY" w:date="2026-09-15T17:29:07Z">
              <w:r>
                <w:rPr/>
                <w:fldChar w:fldCharType="begin"/>
              </w:r>
            </w:del>
          </w:ins>
          <w:ins w:id="1927" w:author="L" w:date="2026-09-01T14:49:33Z">
            <w:del w:id="1928" w:author="LKY" w:date="2026-09-15T17:29:07Z">
              <w:r>
                <w:rPr/>
                <w:delInstrText xml:space="preserve"> PAGEREF _Toc17992 \h </w:delInstrText>
              </w:r>
            </w:del>
          </w:ins>
          <w:ins w:id="1929" w:author="L" w:date="2026-09-01T14:49:33Z">
            <w:del w:id="1930" w:author="LKY" w:date="2026-09-15T17:29:07Z">
              <w:r>
                <w:rPr/>
                <w:fldChar w:fldCharType="separate"/>
              </w:r>
            </w:del>
          </w:ins>
          <w:ins w:id="1931" w:author="L" w:date="2026-09-01T14:49:33Z">
            <w:del w:id="1932" w:author="LKY" w:date="2026-09-15T17:29:07Z">
              <w:r>
                <w:rPr/>
                <w:delText>53</w:delText>
              </w:r>
            </w:del>
          </w:ins>
          <w:ins w:id="1933" w:author="L" w:date="2026-09-01T14:49:33Z">
            <w:del w:id="1934" w:author="LKY" w:date="2026-09-15T17:29:07Z">
              <w:r>
                <w:rPr/>
                <w:fldChar w:fldCharType="end"/>
              </w:r>
            </w:del>
          </w:ins>
          <w:ins w:id="1935" w:author="L" w:date="2026-09-01T14:49:33Z">
            <w:del w:id="1936" w:author="LKY" w:date="2026-09-15T17:29:07Z">
              <w:r>
                <w:rPr/>
                <w:fldChar w:fldCharType="end"/>
              </w:r>
            </w:del>
          </w:ins>
        </w:p>
        <w:p w14:paraId="1F297352">
          <w:pPr>
            <w:pStyle w:val="10"/>
            <w:tabs>
              <w:tab w:val="right" w:leader="dot" w:pos="8306"/>
            </w:tabs>
            <w:rPr>
              <w:ins w:id="1937" w:author="L" w:date="2026-09-01T14:49:33Z"/>
              <w:del w:id="1938" w:author="LKY" w:date="2026-09-15T17:29:07Z"/>
            </w:rPr>
          </w:pPr>
          <w:ins w:id="1939" w:author="L" w:date="2026-09-01T14:49:33Z">
            <w:del w:id="1940" w:author="LKY" w:date="2026-09-15T17:29:07Z">
              <w:r>
                <w:rPr/>
                <w:fldChar w:fldCharType="begin"/>
              </w:r>
            </w:del>
          </w:ins>
          <w:ins w:id="1941" w:author="L" w:date="2026-09-01T14:49:33Z">
            <w:del w:id="1942" w:author="LKY" w:date="2026-09-15T17:29:07Z">
              <w:r>
                <w:rPr/>
                <w:delInstrText xml:space="preserve"> HYPERLINK \l _Toc5463 </w:delInstrText>
              </w:r>
            </w:del>
          </w:ins>
          <w:ins w:id="1943" w:author="L" w:date="2026-09-01T14:49:33Z">
            <w:del w:id="1944" w:author="LKY" w:date="2026-09-15T17:29:07Z">
              <w:r>
                <w:rPr/>
                <w:fldChar w:fldCharType="separate"/>
              </w:r>
            </w:del>
          </w:ins>
          <w:ins w:id="1945" w:author="L" w:date="2026-09-01T14:49:33Z">
            <w:del w:id="1946" w:author="LKY" w:date="2026-09-15T17:29:07Z">
              <w:r>
                <w:rPr>
                  <w:rFonts w:hint="eastAsia" w:ascii="Times New Roman" w:hAnsi="Times New Roman"/>
                  <w:lang w:val="en-US" w:eastAsia="zh-CN"/>
                </w:rPr>
                <w:delText>7.</w:delText>
              </w:r>
            </w:del>
          </w:ins>
          <w:ins w:id="1947" w:author="L" w:date="2026-09-01T14:49:33Z">
            <w:del w:id="1948" w:author="LKY" w:date="2026-09-15T17:29:07Z">
              <w:r>
                <w:rPr>
                  <w:rFonts w:hint="eastAsia" w:ascii="Times New Roman" w:hAnsi="Times New Roman"/>
                </w:rPr>
                <w:delText>电磁兼容性</w:delText>
              </w:r>
            </w:del>
          </w:ins>
          <w:ins w:id="1949" w:author="L" w:date="2026-09-01T14:49:33Z">
            <w:del w:id="1950" w:author="LKY" w:date="2026-09-15T17:29:07Z">
              <w:r>
                <w:rPr/>
                <w:tab/>
              </w:r>
            </w:del>
          </w:ins>
          <w:ins w:id="1951" w:author="L" w:date="2026-09-01T14:49:33Z">
            <w:del w:id="1952" w:author="LKY" w:date="2026-09-15T17:29:07Z">
              <w:r>
                <w:rPr/>
                <w:fldChar w:fldCharType="begin"/>
              </w:r>
            </w:del>
          </w:ins>
          <w:ins w:id="1953" w:author="L" w:date="2026-09-01T14:49:33Z">
            <w:del w:id="1954" w:author="LKY" w:date="2026-09-15T17:29:07Z">
              <w:r>
                <w:rPr/>
                <w:delInstrText xml:space="preserve"> PAGEREF _Toc5463 \h </w:delInstrText>
              </w:r>
            </w:del>
          </w:ins>
          <w:ins w:id="1955" w:author="L" w:date="2026-09-01T14:49:33Z">
            <w:del w:id="1956" w:author="LKY" w:date="2026-09-15T17:29:07Z">
              <w:r>
                <w:rPr/>
                <w:fldChar w:fldCharType="separate"/>
              </w:r>
            </w:del>
          </w:ins>
          <w:ins w:id="1957" w:author="L" w:date="2026-09-01T14:49:33Z">
            <w:del w:id="1958" w:author="LKY" w:date="2026-09-15T17:29:07Z">
              <w:r>
                <w:rPr/>
                <w:delText>53</w:delText>
              </w:r>
            </w:del>
          </w:ins>
          <w:ins w:id="1959" w:author="L" w:date="2026-09-01T14:49:33Z">
            <w:del w:id="1960" w:author="LKY" w:date="2026-09-15T17:29:07Z">
              <w:r>
                <w:rPr/>
                <w:fldChar w:fldCharType="end"/>
              </w:r>
            </w:del>
          </w:ins>
          <w:ins w:id="1961" w:author="L" w:date="2026-09-01T14:49:33Z">
            <w:del w:id="1962" w:author="LKY" w:date="2026-09-15T17:29:07Z">
              <w:r>
                <w:rPr/>
                <w:fldChar w:fldCharType="end"/>
              </w:r>
            </w:del>
          </w:ins>
        </w:p>
        <w:p w14:paraId="2E5AD8D4">
          <w:pPr>
            <w:pStyle w:val="10"/>
            <w:tabs>
              <w:tab w:val="right" w:leader="dot" w:pos="8306"/>
            </w:tabs>
            <w:rPr>
              <w:ins w:id="1963" w:author="L" w:date="2026-09-01T14:49:33Z"/>
              <w:del w:id="1964" w:author="LKY" w:date="2026-09-15T17:29:07Z"/>
            </w:rPr>
          </w:pPr>
          <w:ins w:id="1965" w:author="L" w:date="2026-09-01T14:49:33Z">
            <w:del w:id="1966" w:author="LKY" w:date="2026-09-15T17:29:07Z">
              <w:r>
                <w:rPr/>
                <w:fldChar w:fldCharType="begin"/>
              </w:r>
            </w:del>
          </w:ins>
          <w:ins w:id="1967" w:author="L" w:date="2026-09-01T14:49:33Z">
            <w:del w:id="1968" w:author="LKY" w:date="2026-09-15T17:29:07Z">
              <w:r>
                <w:rPr/>
                <w:delInstrText xml:space="preserve"> HYPERLINK \l _Toc7383 </w:delInstrText>
              </w:r>
            </w:del>
          </w:ins>
          <w:ins w:id="1969" w:author="L" w:date="2026-09-01T14:49:33Z">
            <w:del w:id="1970" w:author="LKY" w:date="2026-09-15T17:29:07Z">
              <w:r>
                <w:rPr/>
                <w:fldChar w:fldCharType="separate"/>
              </w:r>
            </w:del>
          </w:ins>
          <w:ins w:id="1971" w:author="L" w:date="2026-09-01T14:49:33Z">
            <w:del w:id="1972" w:author="LKY" w:date="2026-09-15T17:29:07Z">
              <w:r>
                <w:rPr>
                  <w:rFonts w:hint="eastAsia" w:ascii="Times New Roman" w:hAnsi="Times New Roman"/>
                  <w:lang w:val="en-US" w:eastAsia="zh-CN"/>
                </w:rPr>
                <w:delText>8.保修条款</w:delText>
              </w:r>
            </w:del>
          </w:ins>
          <w:ins w:id="1973" w:author="L" w:date="2026-09-01T14:49:33Z">
            <w:del w:id="1974" w:author="LKY" w:date="2026-09-15T17:29:07Z">
              <w:r>
                <w:rPr/>
                <w:tab/>
              </w:r>
            </w:del>
          </w:ins>
          <w:ins w:id="1975" w:author="L" w:date="2026-09-01T14:49:33Z">
            <w:del w:id="1976" w:author="LKY" w:date="2026-09-15T17:29:07Z">
              <w:r>
                <w:rPr/>
                <w:fldChar w:fldCharType="begin"/>
              </w:r>
            </w:del>
          </w:ins>
          <w:ins w:id="1977" w:author="L" w:date="2026-09-01T14:49:33Z">
            <w:del w:id="1978" w:author="LKY" w:date="2026-09-15T17:29:07Z">
              <w:r>
                <w:rPr/>
                <w:delInstrText xml:space="preserve"> PAGEREF _Toc7383 \h </w:delInstrText>
              </w:r>
            </w:del>
          </w:ins>
          <w:ins w:id="1979" w:author="L" w:date="2026-09-01T14:49:33Z">
            <w:del w:id="1980" w:author="LKY" w:date="2026-09-15T17:29:07Z">
              <w:r>
                <w:rPr/>
                <w:fldChar w:fldCharType="separate"/>
              </w:r>
            </w:del>
          </w:ins>
          <w:ins w:id="1981" w:author="L" w:date="2026-09-01T14:49:33Z">
            <w:del w:id="1982" w:author="LKY" w:date="2026-09-15T17:29:07Z">
              <w:r>
                <w:rPr/>
                <w:delText>54</w:delText>
              </w:r>
            </w:del>
          </w:ins>
          <w:ins w:id="1983" w:author="L" w:date="2026-09-01T14:49:33Z">
            <w:del w:id="1984" w:author="LKY" w:date="2026-09-15T17:29:07Z">
              <w:r>
                <w:rPr/>
                <w:fldChar w:fldCharType="end"/>
              </w:r>
            </w:del>
          </w:ins>
          <w:ins w:id="1985" w:author="L" w:date="2026-09-01T14:49:33Z">
            <w:del w:id="1986" w:author="LKY" w:date="2026-09-15T17:29:07Z">
              <w:r>
                <w:rPr/>
                <w:fldChar w:fldCharType="end"/>
              </w:r>
            </w:del>
          </w:ins>
        </w:p>
        <w:p w14:paraId="02FC8853">
          <w:pPr>
            <w:pStyle w:val="10"/>
            <w:tabs>
              <w:tab w:val="right" w:leader="dot" w:pos="8306"/>
            </w:tabs>
            <w:rPr>
              <w:ins w:id="1987" w:author="L" w:date="2026-09-01T14:49:33Z"/>
              <w:del w:id="1988" w:author="LKY" w:date="2026-09-15T17:29:07Z"/>
            </w:rPr>
          </w:pPr>
          <w:ins w:id="1989" w:author="L" w:date="2026-09-01T14:49:33Z">
            <w:del w:id="1990" w:author="LKY" w:date="2026-09-15T17:29:07Z">
              <w:r>
                <w:rPr/>
                <w:fldChar w:fldCharType="begin"/>
              </w:r>
            </w:del>
          </w:ins>
          <w:ins w:id="1991" w:author="L" w:date="2026-09-01T14:49:33Z">
            <w:del w:id="1992" w:author="LKY" w:date="2026-09-15T17:29:07Z">
              <w:r>
                <w:rPr/>
                <w:delInstrText xml:space="preserve"> HYPERLINK \l _Toc14592 </w:delInstrText>
              </w:r>
            </w:del>
          </w:ins>
          <w:ins w:id="1993" w:author="L" w:date="2026-09-01T14:49:33Z">
            <w:del w:id="1994" w:author="LKY" w:date="2026-09-15T17:29:07Z">
              <w:r>
                <w:rPr/>
                <w:fldChar w:fldCharType="separate"/>
              </w:r>
            </w:del>
          </w:ins>
          <w:ins w:id="1995" w:author="L" w:date="2026-09-01T14:49:33Z">
            <w:del w:id="1996" w:author="LKY" w:date="2026-09-15T17:29:07Z">
              <w:r>
                <w:rPr>
                  <w:rFonts w:hint="eastAsia"/>
                  <w:lang w:val="en-US" w:eastAsia="zh-CN"/>
                </w:rPr>
                <w:delText>9.技术支持</w:delText>
              </w:r>
            </w:del>
          </w:ins>
          <w:ins w:id="1997" w:author="L" w:date="2026-09-01T14:49:33Z">
            <w:del w:id="1998" w:author="LKY" w:date="2026-09-15T17:29:07Z">
              <w:r>
                <w:rPr/>
                <w:tab/>
              </w:r>
            </w:del>
          </w:ins>
          <w:ins w:id="1999" w:author="L" w:date="2026-09-01T14:49:33Z">
            <w:del w:id="2000" w:author="LKY" w:date="2026-09-15T17:29:07Z">
              <w:r>
                <w:rPr/>
                <w:fldChar w:fldCharType="begin"/>
              </w:r>
            </w:del>
          </w:ins>
          <w:ins w:id="2001" w:author="L" w:date="2026-09-01T14:49:33Z">
            <w:del w:id="2002" w:author="LKY" w:date="2026-09-15T17:29:07Z">
              <w:r>
                <w:rPr/>
                <w:delInstrText xml:space="preserve"> PAGEREF _Toc14592 \h </w:delInstrText>
              </w:r>
            </w:del>
          </w:ins>
          <w:ins w:id="2003" w:author="L" w:date="2026-09-01T14:49:33Z">
            <w:del w:id="2004" w:author="LKY" w:date="2026-09-15T17:29:07Z">
              <w:r>
                <w:rPr/>
                <w:fldChar w:fldCharType="separate"/>
              </w:r>
            </w:del>
          </w:ins>
          <w:ins w:id="2005" w:author="L" w:date="2026-09-01T14:49:33Z">
            <w:del w:id="2006" w:author="LKY" w:date="2026-09-15T17:29:07Z">
              <w:r>
                <w:rPr/>
                <w:delText>54</w:delText>
              </w:r>
            </w:del>
          </w:ins>
          <w:ins w:id="2007" w:author="L" w:date="2026-09-01T14:49:33Z">
            <w:del w:id="2008" w:author="LKY" w:date="2026-09-15T17:29:07Z">
              <w:r>
                <w:rPr/>
                <w:fldChar w:fldCharType="end"/>
              </w:r>
            </w:del>
          </w:ins>
          <w:ins w:id="2009" w:author="L" w:date="2026-09-01T14:49:33Z">
            <w:del w:id="2010" w:author="LKY" w:date="2026-09-15T17:29:07Z">
              <w:r>
                <w:rPr/>
                <w:fldChar w:fldCharType="end"/>
              </w:r>
            </w:del>
          </w:ins>
        </w:p>
        <w:p w14:paraId="0CCB90DB">
          <w:pPr>
            <w:pStyle w:val="10"/>
            <w:tabs>
              <w:tab w:val="right" w:leader="dot" w:pos="8306"/>
            </w:tabs>
            <w:rPr>
              <w:ins w:id="2011" w:author="L" w:date="2026-09-01T14:49:33Z"/>
              <w:del w:id="2012" w:author="LKY" w:date="2026-09-15T17:29:07Z"/>
            </w:rPr>
          </w:pPr>
          <w:ins w:id="2013" w:author="L" w:date="2026-09-01T14:49:33Z">
            <w:del w:id="2014" w:author="LKY" w:date="2026-09-15T17:29:07Z">
              <w:r>
                <w:rPr/>
                <w:fldChar w:fldCharType="begin"/>
              </w:r>
            </w:del>
          </w:ins>
          <w:ins w:id="2015" w:author="L" w:date="2026-09-01T14:49:33Z">
            <w:del w:id="2016" w:author="LKY" w:date="2026-09-15T17:29:07Z">
              <w:r>
                <w:rPr/>
                <w:delInstrText xml:space="preserve"> HYPERLINK \l _Toc23159 </w:delInstrText>
              </w:r>
            </w:del>
          </w:ins>
          <w:ins w:id="2017" w:author="L" w:date="2026-09-01T14:49:33Z">
            <w:del w:id="2018" w:author="LKY" w:date="2026-09-15T17:29:07Z">
              <w:r>
                <w:rPr/>
                <w:fldChar w:fldCharType="separate"/>
              </w:r>
            </w:del>
          </w:ins>
          <w:ins w:id="2019" w:author="L" w:date="2026-09-01T14:49:33Z">
            <w:del w:id="2020" w:author="LKY" w:date="2026-09-15T17:29:07Z">
              <w:r>
                <w:rPr>
                  <w:rFonts w:hint="eastAsia"/>
                  <w:lang w:val="en-US" w:eastAsia="zh-CN"/>
                </w:rPr>
                <w:delText>附录1.GPIO端口</w:delText>
              </w:r>
            </w:del>
          </w:ins>
          <w:ins w:id="2021" w:author="L" w:date="2026-09-01T14:49:33Z">
            <w:del w:id="2022" w:author="LKY" w:date="2026-09-15T17:29:07Z">
              <w:r>
                <w:rPr/>
                <w:tab/>
              </w:r>
            </w:del>
          </w:ins>
          <w:ins w:id="2023" w:author="L" w:date="2026-09-01T14:49:33Z">
            <w:del w:id="2024" w:author="LKY" w:date="2026-09-15T17:29:07Z">
              <w:r>
                <w:rPr/>
                <w:fldChar w:fldCharType="begin"/>
              </w:r>
            </w:del>
          </w:ins>
          <w:ins w:id="2025" w:author="L" w:date="2026-09-01T14:49:33Z">
            <w:del w:id="2026" w:author="LKY" w:date="2026-09-15T17:29:07Z">
              <w:r>
                <w:rPr/>
                <w:delInstrText xml:space="preserve"> PAGEREF _Toc23159 \h </w:delInstrText>
              </w:r>
            </w:del>
          </w:ins>
          <w:ins w:id="2027" w:author="L" w:date="2026-09-01T14:49:33Z">
            <w:del w:id="2028" w:author="LKY" w:date="2026-09-15T17:29:07Z">
              <w:r>
                <w:rPr/>
                <w:fldChar w:fldCharType="separate"/>
              </w:r>
            </w:del>
          </w:ins>
          <w:ins w:id="2029" w:author="L" w:date="2026-09-01T14:49:33Z">
            <w:del w:id="2030" w:author="LKY" w:date="2026-09-15T17:29:07Z">
              <w:r>
                <w:rPr/>
                <w:delText>55</w:delText>
              </w:r>
            </w:del>
          </w:ins>
          <w:ins w:id="2031" w:author="L" w:date="2026-09-01T14:49:33Z">
            <w:del w:id="2032" w:author="LKY" w:date="2026-09-15T17:29:07Z">
              <w:r>
                <w:rPr/>
                <w:fldChar w:fldCharType="end"/>
              </w:r>
            </w:del>
          </w:ins>
          <w:ins w:id="2033" w:author="L" w:date="2026-09-01T14:49:33Z">
            <w:del w:id="2034" w:author="LKY" w:date="2026-09-15T17:29:07Z">
              <w:r>
                <w:rPr/>
                <w:fldChar w:fldCharType="end"/>
              </w:r>
            </w:del>
          </w:ins>
        </w:p>
        <w:p w14:paraId="1F70BED6">
          <w:pPr>
            <w:pStyle w:val="10"/>
            <w:tabs>
              <w:tab w:val="right" w:leader="dot" w:pos="8306"/>
            </w:tabs>
            <w:rPr>
              <w:ins w:id="2035" w:author="LKY" w:date="2026-09-15T17:29:07Z"/>
            </w:rPr>
          </w:pPr>
          <w:ins w:id="2036" w:author="LKY" w:date="2026-09-15T17:29:07Z">
            <w:r>
              <w:rPr/>
              <w:fldChar w:fldCharType="begin"/>
            </w:r>
          </w:ins>
          <w:ins w:id="2037" w:author="LKY" w:date="2026-09-15T17:29:07Z">
            <w:r>
              <w:rPr/>
              <w:instrText xml:space="preserve"> HYPERLINK \l _Toc6445 </w:instrText>
            </w:r>
          </w:ins>
          <w:ins w:id="2038" w:author="LKY" w:date="2026-09-15T17:29:07Z">
            <w:r>
              <w:rPr/>
              <w:fldChar w:fldCharType="separate"/>
            </w:r>
          </w:ins>
          <w:ins w:id="2039" w:author="LKY" w:date="2026-09-15T17:29:07Z">
            <w:r>
              <w:rPr>
                <w:rFonts w:hint="eastAsia" w:ascii="Times New Roman" w:hAnsi="Times New Roman" w:eastAsia="宋体" w:cs="宋体"/>
                <w:bCs/>
                <w:iCs/>
                <w:szCs w:val="24"/>
                <w:lang w:val="en-US" w:eastAsia="zh-CN"/>
              </w:rPr>
              <w:t>前言</w:t>
            </w:r>
          </w:ins>
          <w:ins w:id="2040" w:author="LKY" w:date="2026-09-15T17:29:07Z">
            <w:r>
              <w:rPr/>
              <w:tab/>
            </w:r>
          </w:ins>
          <w:ins w:id="2041" w:author="LKY" w:date="2026-09-15T17:29:07Z">
            <w:r>
              <w:rPr/>
              <w:fldChar w:fldCharType="begin"/>
            </w:r>
          </w:ins>
          <w:ins w:id="2042" w:author="LKY" w:date="2026-09-15T17:29:07Z">
            <w:r>
              <w:rPr/>
              <w:instrText xml:space="preserve"> PAGEREF _Toc6445 \h </w:instrText>
            </w:r>
          </w:ins>
          <w:ins w:id="2043" w:author="LKY" w:date="2026-09-15T17:29:07Z">
            <w:r>
              <w:rPr/>
              <w:fldChar w:fldCharType="separate"/>
            </w:r>
          </w:ins>
          <w:ins w:id="2044" w:author="LKY" w:date="2026-09-15T17:29:08Z">
            <w:r>
              <w:rPr/>
              <w:t>4</w:t>
            </w:r>
          </w:ins>
          <w:ins w:id="2045" w:author="LKY" w:date="2026-09-15T17:29:07Z">
            <w:r>
              <w:rPr/>
              <w:fldChar w:fldCharType="end"/>
            </w:r>
          </w:ins>
          <w:ins w:id="2046" w:author="LKY" w:date="2026-09-15T17:29:07Z">
            <w:r>
              <w:rPr/>
              <w:fldChar w:fldCharType="end"/>
            </w:r>
          </w:ins>
        </w:p>
        <w:p w14:paraId="21147043">
          <w:pPr>
            <w:pStyle w:val="10"/>
            <w:tabs>
              <w:tab w:val="right" w:leader="dot" w:pos="8306"/>
            </w:tabs>
            <w:rPr>
              <w:ins w:id="2047" w:author="LKY" w:date="2026-09-15T17:29:07Z"/>
            </w:rPr>
          </w:pPr>
          <w:ins w:id="2048" w:author="LKY" w:date="2026-09-15T17:29:07Z">
            <w:r>
              <w:rPr/>
              <w:fldChar w:fldCharType="begin"/>
            </w:r>
          </w:ins>
          <w:ins w:id="2049" w:author="LKY" w:date="2026-09-15T17:29:07Z">
            <w:r>
              <w:rPr/>
              <w:instrText xml:space="preserve"> HYPERLINK \l _Toc18994 </w:instrText>
            </w:r>
          </w:ins>
          <w:ins w:id="2050" w:author="LKY" w:date="2026-09-15T17:29:07Z">
            <w:r>
              <w:rPr/>
              <w:fldChar w:fldCharType="separate"/>
            </w:r>
          </w:ins>
          <w:ins w:id="2051" w:author="LKY" w:date="2026-09-15T17:29:07Z">
            <w:r>
              <w:rPr>
                <w:rFonts w:hint="eastAsia" w:ascii="Times New Roman" w:hAnsi="Times New Roman" w:cstheme="minorEastAsia"/>
                <w:bCs/>
                <w:szCs w:val="44"/>
                <w:lang w:val="en-US" w:eastAsia="zh-CN"/>
              </w:rPr>
              <w:t>1.产品简介</w:t>
            </w:r>
          </w:ins>
          <w:ins w:id="2052" w:author="LKY" w:date="2026-09-15T17:29:07Z">
            <w:r>
              <w:rPr/>
              <w:tab/>
            </w:r>
          </w:ins>
          <w:ins w:id="2053" w:author="LKY" w:date="2026-09-15T17:29:07Z">
            <w:r>
              <w:rPr/>
              <w:fldChar w:fldCharType="begin"/>
            </w:r>
          </w:ins>
          <w:ins w:id="2054" w:author="LKY" w:date="2026-09-15T17:29:07Z">
            <w:r>
              <w:rPr/>
              <w:instrText xml:space="preserve"> PAGEREF _Toc18994 \h </w:instrText>
            </w:r>
          </w:ins>
          <w:ins w:id="2055" w:author="LKY" w:date="2026-09-15T17:29:07Z">
            <w:r>
              <w:rPr/>
              <w:fldChar w:fldCharType="separate"/>
            </w:r>
          </w:ins>
          <w:ins w:id="2056" w:author="LKY" w:date="2026-09-15T17:29:08Z">
            <w:r>
              <w:rPr/>
              <w:t>5</w:t>
            </w:r>
          </w:ins>
          <w:ins w:id="2057" w:author="LKY" w:date="2026-09-15T17:29:07Z">
            <w:r>
              <w:rPr/>
              <w:fldChar w:fldCharType="end"/>
            </w:r>
          </w:ins>
          <w:ins w:id="2058" w:author="LKY" w:date="2026-09-15T17:29:07Z">
            <w:r>
              <w:rPr/>
              <w:fldChar w:fldCharType="end"/>
            </w:r>
          </w:ins>
        </w:p>
        <w:p w14:paraId="720CB0E9">
          <w:pPr>
            <w:pStyle w:val="11"/>
            <w:tabs>
              <w:tab w:val="right" w:leader="dot" w:pos="8306"/>
            </w:tabs>
            <w:rPr>
              <w:ins w:id="2059" w:author="LKY" w:date="2026-09-15T17:29:07Z"/>
            </w:rPr>
          </w:pPr>
          <w:ins w:id="2060" w:author="LKY" w:date="2026-09-15T17:29:07Z">
            <w:r>
              <w:rPr/>
              <w:fldChar w:fldCharType="begin"/>
            </w:r>
          </w:ins>
          <w:ins w:id="2061" w:author="LKY" w:date="2026-09-15T17:29:07Z">
            <w:r>
              <w:rPr/>
              <w:instrText xml:space="preserve"> HYPERLINK \l _Toc4919 </w:instrText>
            </w:r>
          </w:ins>
          <w:ins w:id="2062" w:author="LKY" w:date="2026-09-15T17:29:07Z">
            <w:r>
              <w:rPr/>
              <w:fldChar w:fldCharType="separate"/>
            </w:r>
          </w:ins>
          <w:ins w:id="2063" w:author="LKY" w:date="2026-09-15T17:29:07Z">
            <w:r>
              <w:rPr>
                <w:rFonts w:hint="eastAsia" w:ascii="Times New Roman" w:hAnsi="Times New Roman" w:cstheme="minorEastAsia"/>
                <w:bCs/>
                <w:szCs w:val="32"/>
                <w:lang w:val="en-US" w:eastAsia="zh-CN"/>
              </w:rPr>
              <w:t>1.1 概述</w:t>
            </w:r>
          </w:ins>
          <w:ins w:id="2064" w:author="LKY" w:date="2026-09-15T17:29:07Z">
            <w:r>
              <w:rPr/>
              <w:tab/>
            </w:r>
          </w:ins>
          <w:ins w:id="2065" w:author="LKY" w:date="2026-09-15T17:29:07Z">
            <w:r>
              <w:rPr/>
              <w:fldChar w:fldCharType="begin"/>
            </w:r>
          </w:ins>
          <w:ins w:id="2066" w:author="LKY" w:date="2026-09-15T17:29:07Z">
            <w:r>
              <w:rPr/>
              <w:instrText xml:space="preserve"> PAGEREF _Toc4919 \h </w:instrText>
            </w:r>
          </w:ins>
          <w:ins w:id="2067" w:author="LKY" w:date="2026-09-15T17:29:07Z">
            <w:r>
              <w:rPr/>
              <w:fldChar w:fldCharType="separate"/>
            </w:r>
          </w:ins>
          <w:ins w:id="2068" w:author="LKY" w:date="2026-09-15T17:29:08Z">
            <w:r>
              <w:rPr/>
              <w:t>5</w:t>
            </w:r>
          </w:ins>
          <w:ins w:id="2069" w:author="LKY" w:date="2026-09-15T17:29:07Z">
            <w:r>
              <w:rPr/>
              <w:fldChar w:fldCharType="end"/>
            </w:r>
          </w:ins>
          <w:ins w:id="2070" w:author="LKY" w:date="2026-09-15T17:29:07Z">
            <w:r>
              <w:rPr/>
              <w:fldChar w:fldCharType="end"/>
            </w:r>
          </w:ins>
        </w:p>
        <w:p w14:paraId="7A968FA3">
          <w:pPr>
            <w:pStyle w:val="11"/>
            <w:tabs>
              <w:tab w:val="right" w:leader="dot" w:pos="8306"/>
            </w:tabs>
            <w:rPr>
              <w:ins w:id="2071" w:author="LKY" w:date="2026-09-15T17:29:07Z"/>
            </w:rPr>
          </w:pPr>
          <w:ins w:id="2072" w:author="LKY" w:date="2026-09-15T17:29:07Z">
            <w:r>
              <w:rPr/>
              <w:fldChar w:fldCharType="begin"/>
            </w:r>
          </w:ins>
          <w:ins w:id="2073" w:author="LKY" w:date="2026-09-15T17:29:07Z">
            <w:r>
              <w:rPr/>
              <w:instrText xml:space="preserve"> HYPERLINK \l _Toc32348 </w:instrText>
            </w:r>
          </w:ins>
          <w:ins w:id="2074" w:author="LKY" w:date="2026-09-15T17:29:07Z">
            <w:r>
              <w:rPr/>
              <w:fldChar w:fldCharType="separate"/>
            </w:r>
          </w:ins>
          <w:ins w:id="2075" w:author="LKY" w:date="2026-09-15T17:29:07Z">
            <w:r>
              <w:rPr>
                <w:rFonts w:hint="eastAsia" w:ascii="Times New Roman" w:hAnsi="Times New Roman" w:eastAsia="宋体" w:cs="宋体"/>
                <w:bCs/>
                <w:iCs/>
                <w:kern w:val="2"/>
                <w:szCs w:val="32"/>
                <w:lang w:val="en-US" w:eastAsia="zh-CN" w:bidi="ar-SA"/>
              </w:rPr>
              <w:t>1.2外形尺寸</w:t>
            </w:r>
          </w:ins>
          <w:ins w:id="2076" w:author="LKY" w:date="2026-09-15T17:29:07Z">
            <w:r>
              <w:rPr/>
              <w:tab/>
            </w:r>
          </w:ins>
          <w:ins w:id="2077" w:author="LKY" w:date="2026-09-15T17:29:07Z">
            <w:r>
              <w:rPr/>
              <w:fldChar w:fldCharType="begin"/>
            </w:r>
          </w:ins>
          <w:ins w:id="2078" w:author="LKY" w:date="2026-09-15T17:29:07Z">
            <w:r>
              <w:rPr/>
              <w:instrText xml:space="preserve"> PAGEREF _Toc32348 \h </w:instrText>
            </w:r>
          </w:ins>
          <w:ins w:id="2079" w:author="LKY" w:date="2026-09-15T17:29:07Z">
            <w:r>
              <w:rPr/>
              <w:fldChar w:fldCharType="separate"/>
            </w:r>
          </w:ins>
          <w:ins w:id="2080" w:author="LKY" w:date="2026-09-15T17:29:08Z">
            <w:r>
              <w:rPr/>
              <w:t>5</w:t>
            </w:r>
          </w:ins>
          <w:ins w:id="2081" w:author="LKY" w:date="2026-09-15T17:29:07Z">
            <w:r>
              <w:rPr/>
              <w:fldChar w:fldCharType="end"/>
            </w:r>
          </w:ins>
          <w:ins w:id="2082" w:author="LKY" w:date="2026-09-15T17:29:07Z">
            <w:r>
              <w:rPr/>
              <w:fldChar w:fldCharType="end"/>
            </w:r>
          </w:ins>
        </w:p>
        <w:p w14:paraId="705D50C9">
          <w:pPr>
            <w:pStyle w:val="11"/>
            <w:tabs>
              <w:tab w:val="right" w:leader="dot" w:pos="8306"/>
            </w:tabs>
            <w:rPr>
              <w:ins w:id="2083" w:author="LKY" w:date="2026-09-15T17:29:07Z"/>
            </w:rPr>
          </w:pPr>
          <w:ins w:id="2084" w:author="LKY" w:date="2026-09-15T17:29:07Z">
            <w:r>
              <w:rPr/>
              <w:fldChar w:fldCharType="begin"/>
            </w:r>
          </w:ins>
          <w:ins w:id="2085" w:author="LKY" w:date="2026-09-15T17:29:07Z">
            <w:r>
              <w:rPr/>
              <w:instrText xml:space="preserve"> HYPERLINK \l _Toc6913 </w:instrText>
            </w:r>
          </w:ins>
          <w:ins w:id="2086" w:author="LKY" w:date="2026-09-15T17:29:07Z">
            <w:r>
              <w:rPr/>
              <w:fldChar w:fldCharType="separate"/>
            </w:r>
          </w:ins>
          <w:ins w:id="2087" w:author="LKY" w:date="2026-09-15T17:29:07Z">
            <w:r>
              <w:rPr>
                <w:rFonts w:hint="eastAsia" w:ascii="Times New Roman" w:hAnsi="Times New Roman" w:eastAsia="宋体" w:cs="宋体"/>
                <w:bCs/>
                <w:iCs/>
                <w:szCs w:val="32"/>
                <w:lang w:val="en-US" w:eastAsia="zh-CN"/>
              </w:rPr>
              <w:t>1.3技术参数</w:t>
            </w:r>
          </w:ins>
          <w:ins w:id="2088" w:author="LKY" w:date="2026-09-15T17:29:07Z">
            <w:r>
              <w:rPr/>
              <w:tab/>
            </w:r>
          </w:ins>
          <w:ins w:id="2089" w:author="LKY" w:date="2026-09-15T17:29:07Z">
            <w:r>
              <w:rPr/>
              <w:fldChar w:fldCharType="begin"/>
            </w:r>
          </w:ins>
          <w:ins w:id="2090" w:author="LKY" w:date="2026-09-15T17:29:07Z">
            <w:r>
              <w:rPr/>
              <w:instrText xml:space="preserve"> PAGEREF _Toc6913 \h </w:instrText>
            </w:r>
          </w:ins>
          <w:ins w:id="2091" w:author="LKY" w:date="2026-09-15T17:29:07Z">
            <w:r>
              <w:rPr/>
              <w:fldChar w:fldCharType="separate"/>
            </w:r>
          </w:ins>
          <w:ins w:id="2092" w:author="LKY" w:date="2026-09-15T17:29:08Z">
            <w:r>
              <w:rPr/>
              <w:t>6</w:t>
            </w:r>
          </w:ins>
          <w:ins w:id="2093" w:author="LKY" w:date="2026-09-15T17:29:07Z">
            <w:r>
              <w:rPr/>
              <w:fldChar w:fldCharType="end"/>
            </w:r>
          </w:ins>
          <w:ins w:id="2094" w:author="LKY" w:date="2026-09-15T17:29:07Z">
            <w:r>
              <w:rPr/>
              <w:fldChar w:fldCharType="end"/>
            </w:r>
          </w:ins>
        </w:p>
        <w:p w14:paraId="0D8218D8">
          <w:pPr>
            <w:pStyle w:val="11"/>
            <w:tabs>
              <w:tab w:val="right" w:leader="dot" w:pos="8306"/>
            </w:tabs>
            <w:rPr>
              <w:ins w:id="2095" w:author="LKY" w:date="2026-09-15T17:29:07Z"/>
            </w:rPr>
          </w:pPr>
          <w:ins w:id="2096" w:author="LKY" w:date="2026-09-15T17:29:07Z">
            <w:r>
              <w:rPr/>
              <w:fldChar w:fldCharType="begin"/>
            </w:r>
          </w:ins>
          <w:ins w:id="2097" w:author="LKY" w:date="2026-09-15T17:29:07Z">
            <w:r>
              <w:rPr/>
              <w:instrText xml:space="preserve"> HYPERLINK \l _Toc22729 </w:instrText>
            </w:r>
          </w:ins>
          <w:ins w:id="2098" w:author="LKY" w:date="2026-09-15T17:29:07Z">
            <w:r>
              <w:rPr/>
              <w:fldChar w:fldCharType="separate"/>
            </w:r>
          </w:ins>
          <w:ins w:id="2099" w:author="LKY" w:date="2026-09-15T17:29:07Z">
            <w:r>
              <w:rPr>
                <w:rFonts w:hint="eastAsia" w:ascii="Times New Roman" w:hAnsi="Times New Roman" w:eastAsia="宋体" w:cs="宋体"/>
                <w:bCs/>
                <w:iCs/>
                <w:kern w:val="2"/>
                <w:szCs w:val="32"/>
                <w:lang w:val="en-US" w:eastAsia="zh-CN" w:bidi="ar-SA"/>
              </w:rPr>
              <w:t>1.4设备选型</w:t>
            </w:r>
          </w:ins>
          <w:ins w:id="2100" w:author="LKY" w:date="2026-09-15T17:29:07Z">
            <w:r>
              <w:rPr/>
              <w:tab/>
            </w:r>
          </w:ins>
          <w:ins w:id="2101" w:author="LKY" w:date="2026-09-15T17:29:07Z">
            <w:r>
              <w:rPr/>
              <w:fldChar w:fldCharType="begin"/>
            </w:r>
          </w:ins>
          <w:ins w:id="2102" w:author="LKY" w:date="2026-09-15T17:29:07Z">
            <w:r>
              <w:rPr/>
              <w:instrText xml:space="preserve"> PAGEREF _Toc22729 \h </w:instrText>
            </w:r>
          </w:ins>
          <w:ins w:id="2103" w:author="LKY" w:date="2026-09-15T17:29:07Z">
            <w:r>
              <w:rPr/>
              <w:fldChar w:fldCharType="separate"/>
            </w:r>
          </w:ins>
          <w:ins w:id="2104" w:author="LKY" w:date="2026-09-15T17:29:08Z">
            <w:r>
              <w:rPr/>
              <w:t>9</w:t>
            </w:r>
          </w:ins>
          <w:ins w:id="2105" w:author="LKY" w:date="2026-09-15T17:29:07Z">
            <w:r>
              <w:rPr/>
              <w:fldChar w:fldCharType="end"/>
            </w:r>
          </w:ins>
          <w:ins w:id="2106" w:author="LKY" w:date="2026-09-15T17:29:07Z">
            <w:r>
              <w:rPr/>
              <w:fldChar w:fldCharType="end"/>
            </w:r>
          </w:ins>
        </w:p>
        <w:p w14:paraId="274D6F3B">
          <w:pPr>
            <w:pStyle w:val="7"/>
            <w:tabs>
              <w:tab w:val="right" w:leader="dot" w:pos="8306"/>
            </w:tabs>
            <w:rPr>
              <w:ins w:id="2107" w:author="LKY" w:date="2026-09-15T17:29:07Z"/>
            </w:rPr>
          </w:pPr>
          <w:ins w:id="2108" w:author="LKY" w:date="2026-09-15T17:29:07Z">
            <w:r>
              <w:rPr/>
              <w:fldChar w:fldCharType="begin"/>
            </w:r>
          </w:ins>
          <w:ins w:id="2109" w:author="LKY" w:date="2026-09-15T17:29:07Z">
            <w:r>
              <w:rPr/>
              <w:instrText xml:space="preserve"> HYPERLINK \l _Toc6776 </w:instrText>
            </w:r>
          </w:ins>
          <w:ins w:id="2110" w:author="LKY" w:date="2026-09-15T17:29:07Z">
            <w:r>
              <w:rPr/>
              <w:fldChar w:fldCharType="separate"/>
            </w:r>
          </w:ins>
          <w:ins w:id="2111" w:author="LKY" w:date="2026-09-15T17:29:07Z">
            <w:r>
              <w:rPr>
                <w:rFonts w:hint="eastAsia" w:ascii="Times New Roman" w:hAnsi="Times New Roman" w:eastAsia="宋体" w:cs="宋体"/>
                <w:bCs/>
                <w:iCs/>
                <w:kern w:val="2"/>
                <w:szCs w:val="28"/>
                <w:lang w:val="en-US" w:eastAsia="zh-CN" w:bidi="ar-SA"/>
              </w:rPr>
              <w:t>1.4.1主型号选型</w:t>
            </w:r>
          </w:ins>
          <w:ins w:id="2112" w:author="LKY" w:date="2026-09-15T17:29:07Z">
            <w:r>
              <w:rPr/>
              <w:tab/>
            </w:r>
          </w:ins>
          <w:ins w:id="2113" w:author="LKY" w:date="2026-09-15T17:29:07Z">
            <w:r>
              <w:rPr/>
              <w:fldChar w:fldCharType="begin"/>
            </w:r>
          </w:ins>
          <w:ins w:id="2114" w:author="LKY" w:date="2026-09-15T17:29:07Z">
            <w:r>
              <w:rPr/>
              <w:instrText xml:space="preserve"> PAGEREF _Toc6776 \h </w:instrText>
            </w:r>
          </w:ins>
          <w:ins w:id="2115" w:author="LKY" w:date="2026-09-15T17:29:07Z">
            <w:r>
              <w:rPr/>
              <w:fldChar w:fldCharType="separate"/>
            </w:r>
          </w:ins>
          <w:ins w:id="2116" w:author="LKY" w:date="2026-09-15T17:29:08Z">
            <w:r>
              <w:rPr/>
              <w:t>9</w:t>
            </w:r>
          </w:ins>
          <w:ins w:id="2117" w:author="LKY" w:date="2026-09-15T17:29:07Z">
            <w:r>
              <w:rPr/>
              <w:fldChar w:fldCharType="end"/>
            </w:r>
          </w:ins>
          <w:ins w:id="2118" w:author="LKY" w:date="2026-09-15T17:29:07Z">
            <w:r>
              <w:rPr/>
              <w:fldChar w:fldCharType="end"/>
            </w:r>
          </w:ins>
        </w:p>
        <w:p w14:paraId="0F4B8CC4">
          <w:pPr>
            <w:pStyle w:val="7"/>
            <w:tabs>
              <w:tab w:val="right" w:leader="dot" w:pos="8306"/>
            </w:tabs>
            <w:rPr>
              <w:ins w:id="2119" w:author="LKY" w:date="2026-09-15T17:29:07Z"/>
            </w:rPr>
          </w:pPr>
          <w:ins w:id="2120" w:author="LKY" w:date="2026-09-15T17:29:07Z">
            <w:r>
              <w:rPr/>
              <w:fldChar w:fldCharType="begin"/>
            </w:r>
          </w:ins>
          <w:ins w:id="2121" w:author="LKY" w:date="2026-09-15T17:29:07Z">
            <w:r>
              <w:rPr/>
              <w:instrText xml:space="preserve"> HYPERLINK \l _Toc450 </w:instrText>
            </w:r>
          </w:ins>
          <w:ins w:id="2122" w:author="LKY" w:date="2026-09-15T17:29:07Z">
            <w:r>
              <w:rPr/>
              <w:fldChar w:fldCharType="separate"/>
            </w:r>
          </w:ins>
          <w:ins w:id="2123" w:author="LKY" w:date="2026-09-15T17:29:07Z">
            <w:r>
              <w:rPr>
                <w:rFonts w:hint="eastAsia" w:ascii="Times New Roman" w:hAnsi="Times New Roman" w:eastAsia="宋体" w:cs="宋体"/>
                <w:bCs/>
                <w:iCs/>
                <w:kern w:val="2"/>
                <w:szCs w:val="28"/>
                <w:lang w:val="en-US" w:eastAsia="zh-CN" w:bidi="ar-SA"/>
              </w:rPr>
              <w:t>1.4.2 SOM选型表</w:t>
            </w:r>
          </w:ins>
          <w:ins w:id="2124" w:author="LKY" w:date="2026-09-15T17:29:07Z">
            <w:r>
              <w:rPr/>
              <w:tab/>
            </w:r>
          </w:ins>
          <w:ins w:id="2125" w:author="LKY" w:date="2026-09-15T17:29:07Z">
            <w:r>
              <w:rPr/>
              <w:fldChar w:fldCharType="begin"/>
            </w:r>
          </w:ins>
          <w:ins w:id="2126" w:author="LKY" w:date="2026-09-15T17:29:07Z">
            <w:r>
              <w:rPr/>
              <w:instrText xml:space="preserve"> PAGEREF _Toc450 \h </w:instrText>
            </w:r>
          </w:ins>
          <w:ins w:id="2127" w:author="LKY" w:date="2026-09-15T17:29:07Z">
            <w:r>
              <w:rPr/>
              <w:fldChar w:fldCharType="separate"/>
            </w:r>
          </w:ins>
          <w:ins w:id="2128" w:author="LKY" w:date="2026-09-15T17:29:08Z">
            <w:r>
              <w:rPr/>
              <w:t>9</w:t>
            </w:r>
          </w:ins>
          <w:ins w:id="2129" w:author="LKY" w:date="2026-09-15T17:29:07Z">
            <w:r>
              <w:rPr/>
              <w:fldChar w:fldCharType="end"/>
            </w:r>
          </w:ins>
          <w:ins w:id="2130" w:author="LKY" w:date="2026-09-15T17:29:07Z">
            <w:r>
              <w:rPr/>
              <w:fldChar w:fldCharType="end"/>
            </w:r>
          </w:ins>
        </w:p>
        <w:p w14:paraId="10FB7C0A">
          <w:pPr>
            <w:pStyle w:val="7"/>
            <w:tabs>
              <w:tab w:val="right" w:leader="dot" w:pos="8306"/>
            </w:tabs>
            <w:rPr>
              <w:ins w:id="2131" w:author="LKY" w:date="2026-09-15T17:29:07Z"/>
            </w:rPr>
          </w:pPr>
          <w:ins w:id="2132" w:author="LKY" w:date="2026-09-15T17:29:07Z">
            <w:r>
              <w:rPr/>
              <w:fldChar w:fldCharType="begin"/>
            </w:r>
          </w:ins>
          <w:ins w:id="2133" w:author="LKY" w:date="2026-09-15T17:29:07Z">
            <w:r>
              <w:rPr/>
              <w:instrText xml:space="preserve"> HYPERLINK \l _Toc11923 </w:instrText>
            </w:r>
          </w:ins>
          <w:ins w:id="2134" w:author="LKY" w:date="2026-09-15T17:29:07Z">
            <w:r>
              <w:rPr/>
              <w:fldChar w:fldCharType="separate"/>
            </w:r>
          </w:ins>
          <w:ins w:id="2135" w:author="LKY" w:date="2026-09-15T17:29:07Z">
            <w:r>
              <w:rPr>
                <w:rFonts w:hint="eastAsia" w:ascii="Times New Roman" w:hAnsi="Times New Roman" w:eastAsia="宋体" w:cs="宋体"/>
                <w:bCs/>
                <w:iCs/>
                <w:kern w:val="2"/>
                <w:szCs w:val="28"/>
                <w:lang w:val="en-US" w:eastAsia="zh-CN" w:bidi="ar-SA"/>
              </w:rPr>
              <w:t>1.4.3 X系列板选型</w:t>
            </w:r>
          </w:ins>
          <w:ins w:id="2136" w:author="LKY" w:date="2026-09-15T17:29:07Z">
            <w:r>
              <w:rPr/>
              <w:tab/>
            </w:r>
          </w:ins>
          <w:ins w:id="2137" w:author="LKY" w:date="2026-09-15T17:29:07Z">
            <w:r>
              <w:rPr/>
              <w:fldChar w:fldCharType="begin"/>
            </w:r>
          </w:ins>
          <w:ins w:id="2138" w:author="LKY" w:date="2026-09-15T17:29:07Z">
            <w:r>
              <w:rPr/>
              <w:instrText xml:space="preserve"> PAGEREF _Toc11923 \h </w:instrText>
            </w:r>
          </w:ins>
          <w:ins w:id="2139" w:author="LKY" w:date="2026-09-15T17:29:07Z">
            <w:r>
              <w:rPr/>
              <w:fldChar w:fldCharType="separate"/>
            </w:r>
          </w:ins>
          <w:ins w:id="2140" w:author="LKY" w:date="2026-09-15T17:29:08Z">
            <w:r>
              <w:rPr/>
              <w:t>9</w:t>
            </w:r>
          </w:ins>
          <w:ins w:id="2141" w:author="LKY" w:date="2026-09-15T17:29:07Z">
            <w:r>
              <w:rPr/>
              <w:fldChar w:fldCharType="end"/>
            </w:r>
          </w:ins>
          <w:ins w:id="2142" w:author="LKY" w:date="2026-09-15T17:29:07Z">
            <w:r>
              <w:rPr/>
              <w:fldChar w:fldCharType="end"/>
            </w:r>
          </w:ins>
        </w:p>
        <w:p w14:paraId="4B945C9E">
          <w:pPr>
            <w:pStyle w:val="10"/>
            <w:tabs>
              <w:tab w:val="right" w:leader="dot" w:pos="8306"/>
            </w:tabs>
            <w:rPr>
              <w:ins w:id="2143" w:author="LKY" w:date="2026-09-15T17:29:07Z"/>
            </w:rPr>
          </w:pPr>
          <w:ins w:id="2144" w:author="LKY" w:date="2026-09-15T17:29:07Z">
            <w:r>
              <w:rPr/>
              <w:fldChar w:fldCharType="begin"/>
            </w:r>
          </w:ins>
          <w:ins w:id="2145" w:author="LKY" w:date="2026-09-15T17:29:07Z">
            <w:r>
              <w:rPr/>
              <w:instrText xml:space="preserve"> HYPERLINK \l _Toc2311 </w:instrText>
            </w:r>
          </w:ins>
          <w:ins w:id="2146" w:author="LKY" w:date="2026-09-15T17:29:07Z">
            <w:r>
              <w:rPr/>
              <w:fldChar w:fldCharType="separate"/>
            </w:r>
          </w:ins>
          <w:ins w:id="2147" w:author="LKY" w:date="2026-09-15T17:29:07Z">
            <w:r>
              <w:rPr>
                <w:rFonts w:hint="eastAsia" w:ascii="Times New Roman" w:hAnsi="Times New Roman"/>
                <w:szCs w:val="44"/>
                <w:lang w:val="en-US" w:eastAsia="zh-CN"/>
              </w:rPr>
              <w:t>2. 硬件说明</w:t>
            </w:r>
          </w:ins>
          <w:ins w:id="2148" w:author="LKY" w:date="2026-09-15T17:29:07Z">
            <w:r>
              <w:rPr/>
              <w:tab/>
            </w:r>
          </w:ins>
          <w:ins w:id="2149" w:author="LKY" w:date="2026-09-15T17:29:07Z">
            <w:r>
              <w:rPr/>
              <w:fldChar w:fldCharType="begin"/>
            </w:r>
          </w:ins>
          <w:ins w:id="2150" w:author="LKY" w:date="2026-09-15T17:29:07Z">
            <w:r>
              <w:rPr/>
              <w:instrText xml:space="preserve"> PAGEREF _Toc2311 \h </w:instrText>
            </w:r>
          </w:ins>
          <w:ins w:id="2151" w:author="LKY" w:date="2026-09-15T17:29:07Z">
            <w:r>
              <w:rPr/>
              <w:fldChar w:fldCharType="separate"/>
            </w:r>
          </w:ins>
          <w:ins w:id="2152" w:author="LKY" w:date="2026-09-15T17:29:08Z">
            <w:r>
              <w:rPr/>
              <w:t>10</w:t>
            </w:r>
          </w:ins>
          <w:ins w:id="2153" w:author="LKY" w:date="2026-09-15T17:29:07Z">
            <w:r>
              <w:rPr/>
              <w:fldChar w:fldCharType="end"/>
            </w:r>
          </w:ins>
          <w:ins w:id="2154" w:author="LKY" w:date="2026-09-15T17:29:07Z">
            <w:r>
              <w:rPr/>
              <w:fldChar w:fldCharType="end"/>
            </w:r>
          </w:ins>
        </w:p>
        <w:p w14:paraId="266D15A3">
          <w:pPr>
            <w:pStyle w:val="11"/>
            <w:tabs>
              <w:tab w:val="right" w:leader="dot" w:pos="8306"/>
            </w:tabs>
            <w:rPr>
              <w:ins w:id="2155" w:author="LKY" w:date="2026-09-15T17:29:07Z"/>
            </w:rPr>
          </w:pPr>
          <w:ins w:id="2156" w:author="LKY" w:date="2026-09-15T17:29:07Z">
            <w:r>
              <w:rPr/>
              <w:fldChar w:fldCharType="begin"/>
            </w:r>
          </w:ins>
          <w:ins w:id="2157" w:author="LKY" w:date="2026-09-15T17:29:07Z">
            <w:r>
              <w:rPr/>
              <w:instrText xml:space="preserve"> HYPERLINK \l _Toc31780 </w:instrText>
            </w:r>
          </w:ins>
          <w:ins w:id="2158" w:author="LKY" w:date="2026-09-15T17:29:07Z">
            <w:r>
              <w:rPr/>
              <w:fldChar w:fldCharType="separate"/>
            </w:r>
          </w:ins>
          <w:ins w:id="2159" w:author="LKY" w:date="2026-09-15T17:29:07Z">
            <w:r>
              <w:rPr>
                <w:rFonts w:hint="eastAsia" w:ascii="Times New Roman" w:hAnsi="Times New Roman" w:cs="宋体"/>
                <w:szCs w:val="32"/>
                <w:lang w:val="en-US" w:eastAsia="zh-CN" w:bidi="en-US"/>
              </w:rPr>
              <w:t>2.1 N板介绍</w:t>
            </w:r>
          </w:ins>
          <w:ins w:id="2160" w:author="LKY" w:date="2026-09-15T17:29:07Z">
            <w:r>
              <w:rPr/>
              <w:tab/>
            </w:r>
          </w:ins>
          <w:ins w:id="2161" w:author="LKY" w:date="2026-09-15T17:29:07Z">
            <w:r>
              <w:rPr/>
              <w:fldChar w:fldCharType="begin"/>
            </w:r>
          </w:ins>
          <w:ins w:id="2162" w:author="LKY" w:date="2026-09-15T17:29:07Z">
            <w:r>
              <w:rPr/>
              <w:instrText xml:space="preserve"> PAGEREF _Toc31780 \h </w:instrText>
            </w:r>
          </w:ins>
          <w:ins w:id="2163" w:author="LKY" w:date="2026-09-15T17:29:07Z">
            <w:r>
              <w:rPr/>
              <w:fldChar w:fldCharType="separate"/>
            </w:r>
          </w:ins>
          <w:ins w:id="2164" w:author="LKY" w:date="2026-09-15T17:29:08Z">
            <w:r>
              <w:rPr/>
              <w:t>10</w:t>
            </w:r>
          </w:ins>
          <w:ins w:id="2165" w:author="LKY" w:date="2026-09-15T17:29:07Z">
            <w:r>
              <w:rPr/>
              <w:fldChar w:fldCharType="end"/>
            </w:r>
          </w:ins>
          <w:ins w:id="2166" w:author="LKY" w:date="2026-09-15T17:29:07Z">
            <w:r>
              <w:rPr/>
              <w:fldChar w:fldCharType="end"/>
            </w:r>
          </w:ins>
        </w:p>
        <w:p w14:paraId="2EC22A30">
          <w:pPr>
            <w:pStyle w:val="11"/>
            <w:tabs>
              <w:tab w:val="right" w:leader="dot" w:pos="8306"/>
            </w:tabs>
            <w:rPr>
              <w:ins w:id="2167" w:author="LKY" w:date="2026-09-15T17:29:07Z"/>
            </w:rPr>
          </w:pPr>
          <w:ins w:id="2168" w:author="LKY" w:date="2026-09-15T17:29:07Z">
            <w:r>
              <w:rPr/>
              <w:fldChar w:fldCharType="begin"/>
            </w:r>
          </w:ins>
          <w:ins w:id="2169" w:author="LKY" w:date="2026-09-15T17:29:07Z">
            <w:r>
              <w:rPr/>
              <w:instrText xml:space="preserve"> HYPERLINK \l _Toc27602 </w:instrText>
            </w:r>
          </w:ins>
          <w:ins w:id="2170" w:author="LKY" w:date="2026-09-15T17:29:07Z">
            <w:r>
              <w:rPr/>
              <w:fldChar w:fldCharType="separate"/>
            </w:r>
          </w:ins>
          <w:ins w:id="2171" w:author="LKY" w:date="2026-09-15T17:29:07Z">
            <w:r>
              <w:rPr>
                <w:rFonts w:hint="eastAsia" w:ascii="Times New Roman" w:hAnsi="Times New Roman" w:cs="宋体"/>
                <w:szCs w:val="32"/>
                <w:lang w:val="en-US" w:eastAsia="zh-CN" w:bidi="en-US"/>
              </w:rPr>
              <w:t>2.2电源接口</w:t>
            </w:r>
          </w:ins>
          <w:ins w:id="2172" w:author="LKY" w:date="2026-09-15T17:29:07Z">
            <w:r>
              <w:rPr/>
              <w:tab/>
            </w:r>
          </w:ins>
          <w:ins w:id="2173" w:author="LKY" w:date="2026-09-15T17:29:07Z">
            <w:r>
              <w:rPr/>
              <w:fldChar w:fldCharType="begin"/>
            </w:r>
          </w:ins>
          <w:ins w:id="2174" w:author="LKY" w:date="2026-09-15T17:29:07Z">
            <w:r>
              <w:rPr/>
              <w:instrText xml:space="preserve"> PAGEREF _Toc27602 \h </w:instrText>
            </w:r>
          </w:ins>
          <w:ins w:id="2175" w:author="LKY" w:date="2026-09-15T17:29:07Z">
            <w:r>
              <w:rPr/>
              <w:fldChar w:fldCharType="separate"/>
            </w:r>
          </w:ins>
          <w:ins w:id="2176" w:author="LKY" w:date="2026-09-15T17:29:08Z">
            <w:r>
              <w:rPr/>
              <w:t>12</w:t>
            </w:r>
          </w:ins>
          <w:ins w:id="2177" w:author="LKY" w:date="2026-09-15T17:29:07Z">
            <w:r>
              <w:rPr/>
              <w:fldChar w:fldCharType="end"/>
            </w:r>
          </w:ins>
          <w:ins w:id="2178" w:author="LKY" w:date="2026-09-15T17:29:07Z">
            <w:r>
              <w:rPr/>
              <w:fldChar w:fldCharType="end"/>
            </w:r>
          </w:ins>
        </w:p>
        <w:p w14:paraId="3101A34F">
          <w:pPr>
            <w:pStyle w:val="11"/>
            <w:tabs>
              <w:tab w:val="right" w:leader="dot" w:pos="8306"/>
            </w:tabs>
            <w:rPr>
              <w:ins w:id="2179" w:author="LKY" w:date="2026-09-15T17:29:07Z"/>
            </w:rPr>
          </w:pPr>
          <w:ins w:id="2180" w:author="LKY" w:date="2026-09-15T17:29:07Z">
            <w:r>
              <w:rPr/>
              <w:fldChar w:fldCharType="begin"/>
            </w:r>
          </w:ins>
          <w:ins w:id="2181" w:author="LKY" w:date="2026-09-15T17:29:07Z">
            <w:r>
              <w:rPr/>
              <w:instrText xml:space="preserve"> HYPERLINK \l _Toc4204 </w:instrText>
            </w:r>
          </w:ins>
          <w:ins w:id="2182" w:author="LKY" w:date="2026-09-15T17:29:07Z">
            <w:r>
              <w:rPr/>
              <w:fldChar w:fldCharType="separate"/>
            </w:r>
          </w:ins>
          <w:ins w:id="2183" w:author="LKY" w:date="2026-09-15T17:29:07Z">
            <w:r>
              <w:rPr>
                <w:rFonts w:hint="eastAsia" w:ascii="Times New Roman" w:hAnsi="Times New Roman"/>
                <w:bCs/>
                <w:szCs w:val="32"/>
                <w:lang w:val="en-US" w:eastAsia="zh-CN"/>
              </w:rPr>
              <w:t>2.3模块端口说明</w:t>
            </w:r>
          </w:ins>
          <w:ins w:id="2184" w:author="LKY" w:date="2026-09-15T17:29:07Z">
            <w:r>
              <w:rPr/>
              <w:tab/>
            </w:r>
          </w:ins>
          <w:ins w:id="2185" w:author="LKY" w:date="2026-09-15T17:29:07Z">
            <w:r>
              <w:rPr/>
              <w:fldChar w:fldCharType="begin"/>
            </w:r>
          </w:ins>
          <w:ins w:id="2186" w:author="LKY" w:date="2026-09-15T17:29:07Z">
            <w:r>
              <w:rPr/>
              <w:instrText xml:space="preserve"> PAGEREF _Toc4204 \h </w:instrText>
            </w:r>
          </w:ins>
          <w:ins w:id="2187" w:author="LKY" w:date="2026-09-15T17:29:07Z">
            <w:r>
              <w:rPr/>
              <w:fldChar w:fldCharType="separate"/>
            </w:r>
          </w:ins>
          <w:ins w:id="2188" w:author="LKY" w:date="2026-09-15T17:29:08Z">
            <w:r>
              <w:rPr/>
              <w:t>12</w:t>
            </w:r>
          </w:ins>
          <w:ins w:id="2189" w:author="LKY" w:date="2026-09-15T17:29:07Z">
            <w:r>
              <w:rPr/>
              <w:fldChar w:fldCharType="end"/>
            </w:r>
          </w:ins>
          <w:ins w:id="2190" w:author="LKY" w:date="2026-09-15T17:29:07Z">
            <w:r>
              <w:rPr/>
              <w:fldChar w:fldCharType="end"/>
            </w:r>
          </w:ins>
        </w:p>
        <w:p w14:paraId="57DACE0A">
          <w:pPr>
            <w:pStyle w:val="7"/>
            <w:tabs>
              <w:tab w:val="right" w:leader="dot" w:pos="8306"/>
            </w:tabs>
            <w:rPr>
              <w:ins w:id="2191" w:author="LKY" w:date="2026-09-15T17:29:07Z"/>
            </w:rPr>
          </w:pPr>
          <w:ins w:id="2192" w:author="LKY" w:date="2026-09-15T17:29:07Z">
            <w:r>
              <w:rPr/>
              <w:fldChar w:fldCharType="begin"/>
            </w:r>
          </w:ins>
          <w:ins w:id="2193" w:author="LKY" w:date="2026-09-15T17:29:07Z">
            <w:r>
              <w:rPr/>
              <w:instrText xml:space="preserve"> HYPERLINK \l _Toc7071 </w:instrText>
            </w:r>
          </w:ins>
          <w:ins w:id="2194" w:author="LKY" w:date="2026-09-15T17:29:07Z">
            <w:r>
              <w:rPr/>
              <w:fldChar w:fldCharType="separate"/>
            </w:r>
          </w:ins>
          <w:ins w:id="2195" w:author="LKY" w:date="2026-09-15T17:29:07Z">
            <w:r>
              <w:rPr>
                <w:rFonts w:hint="eastAsia" w:ascii="Times New Roman" w:hAnsi="Times New Roman"/>
                <w:bCs/>
                <w:szCs w:val="28"/>
                <w:lang w:val="en-US" w:eastAsia="zh-CN"/>
              </w:rPr>
              <w:t>2.3.1 RS232/485模块</w:t>
            </w:r>
          </w:ins>
          <w:ins w:id="2196" w:author="LKY" w:date="2026-09-15T17:29:07Z">
            <w:r>
              <w:rPr/>
              <w:tab/>
            </w:r>
          </w:ins>
          <w:ins w:id="2197" w:author="LKY" w:date="2026-09-15T17:29:07Z">
            <w:r>
              <w:rPr/>
              <w:fldChar w:fldCharType="begin"/>
            </w:r>
          </w:ins>
          <w:ins w:id="2198" w:author="LKY" w:date="2026-09-15T17:29:07Z">
            <w:r>
              <w:rPr/>
              <w:instrText xml:space="preserve"> PAGEREF _Toc7071 \h </w:instrText>
            </w:r>
          </w:ins>
          <w:ins w:id="2199" w:author="LKY" w:date="2026-09-15T17:29:07Z">
            <w:r>
              <w:rPr/>
              <w:fldChar w:fldCharType="separate"/>
            </w:r>
          </w:ins>
          <w:ins w:id="2200" w:author="LKY" w:date="2026-09-15T17:29:08Z">
            <w:r>
              <w:rPr/>
              <w:t>12</w:t>
            </w:r>
          </w:ins>
          <w:ins w:id="2201" w:author="LKY" w:date="2026-09-15T17:29:07Z">
            <w:r>
              <w:rPr/>
              <w:fldChar w:fldCharType="end"/>
            </w:r>
          </w:ins>
          <w:ins w:id="2202" w:author="LKY" w:date="2026-09-15T17:29:07Z">
            <w:r>
              <w:rPr/>
              <w:fldChar w:fldCharType="end"/>
            </w:r>
          </w:ins>
        </w:p>
        <w:p w14:paraId="760A91A1">
          <w:pPr>
            <w:pStyle w:val="7"/>
            <w:tabs>
              <w:tab w:val="right" w:leader="dot" w:pos="8306"/>
            </w:tabs>
            <w:rPr>
              <w:ins w:id="2203" w:author="LKY" w:date="2026-09-15T17:29:07Z"/>
            </w:rPr>
          </w:pPr>
          <w:ins w:id="2204" w:author="LKY" w:date="2026-09-15T17:29:07Z">
            <w:r>
              <w:rPr/>
              <w:fldChar w:fldCharType="begin"/>
            </w:r>
          </w:ins>
          <w:ins w:id="2205" w:author="LKY" w:date="2026-09-15T17:29:07Z">
            <w:r>
              <w:rPr/>
              <w:instrText xml:space="preserve"> HYPERLINK \l _Toc21294 </w:instrText>
            </w:r>
          </w:ins>
          <w:ins w:id="2206" w:author="LKY" w:date="2026-09-15T17:29:07Z">
            <w:r>
              <w:rPr/>
              <w:fldChar w:fldCharType="separate"/>
            </w:r>
          </w:ins>
          <w:ins w:id="2207" w:author="LKY" w:date="2026-09-15T17:29:07Z">
            <w:r>
              <w:rPr>
                <w:rFonts w:hint="eastAsia" w:ascii="Times New Roman" w:hAnsi="Times New Roman"/>
                <w:bCs/>
                <w:szCs w:val="28"/>
                <w:lang w:val="en-US" w:eastAsia="zh-CN"/>
              </w:rPr>
              <w:t>2.3.2 CAN模块</w:t>
            </w:r>
          </w:ins>
          <w:ins w:id="2208" w:author="LKY" w:date="2026-09-15T17:29:07Z">
            <w:r>
              <w:rPr/>
              <w:tab/>
            </w:r>
          </w:ins>
          <w:ins w:id="2209" w:author="LKY" w:date="2026-09-15T17:29:07Z">
            <w:r>
              <w:rPr/>
              <w:fldChar w:fldCharType="begin"/>
            </w:r>
          </w:ins>
          <w:ins w:id="2210" w:author="LKY" w:date="2026-09-15T17:29:07Z">
            <w:r>
              <w:rPr/>
              <w:instrText xml:space="preserve"> PAGEREF _Toc21294 \h </w:instrText>
            </w:r>
          </w:ins>
          <w:ins w:id="2211" w:author="LKY" w:date="2026-09-15T17:29:07Z">
            <w:r>
              <w:rPr/>
              <w:fldChar w:fldCharType="separate"/>
            </w:r>
          </w:ins>
          <w:ins w:id="2212" w:author="LKY" w:date="2026-09-15T17:29:08Z">
            <w:r>
              <w:rPr/>
              <w:t>12</w:t>
            </w:r>
          </w:ins>
          <w:ins w:id="2213" w:author="LKY" w:date="2026-09-15T17:29:07Z">
            <w:r>
              <w:rPr/>
              <w:fldChar w:fldCharType="end"/>
            </w:r>
          </w:ins>
          <w:ins w:id="2214" w:author="LKY" w:date="2026-09-15T17:29:07Z">
            <w:r>
              <w:rPr/>
              <w:fldChar w:fldCharType="end"/>
            </w:r>
          </w:ins>
        </w:p>
        <w:p w14:paraId="609EC541">
          <w:pPr>
            <w:pStyle w:val="7"/>
            <w:tabs>
              <w:tab w:val="right" w:leader="dot" w:pos="8306"/>
            </w:tabs>
            <w:rPr>
              <w:ins w:id="2215" w:author="LKY" w:date="2026-09-15T17:29:07Z"/>
            </w:rPr>
          </w:pPr>
          <w:ins w:id="2216" w:author="LKY" w:date="2026-09-15T17:29:07Z">
            <w:r>
              <w:rPr/>
              <w:fldChar w:fldCharType="begin"/>
            </w:r>
          </w:ins>
          <w:ins w:id="2217" w:author="LKY" w:date="2026-09-15T17:29:07Z">
            <w:r>
              <w:rPr/>
              <w:instrText xml:space="preserve"> HYPERLINK \l _Toc5247 </w:instrText>
            </w:r>
          </w:ins>
          <w:ins w:id="2218" w:author="LKY" w:date="2026-09-15T17:29:07Z">
            <w:r>
              <w:rPr/>
              <w:fldChar w:fldCharType="separate"/>
            </w:r>
          </w:ins>
          <w:ins w:id="2219" w:author="LKY" w:date="2026-09-15T17:29:07Z">
            <w:r>
              <w:rPr>
                <w:rFonts w:hint="eastAsia" w:ascii="Times New Roman" w:hAnsi="Times New Roman"/>
                <w:bCs/>
                <w:szCs w:val="28"/>
                <w:lang w:val="en-US" w:eastAsia="zh-CN"/>
              </w:rPr>
              <w:t>2.3.3 DI模块</w:t>
            </w:r>
          </w:ins>
          <w:ins w:id="2220" w:author="LKY" w:date="2026-09-15T17:29:07Z">
            <w:r>
              <w:rPr/>
              <w:tab/>
            </w:r>
          </w:ins>
          <w:ins w:id="2221" w:author="LKY" w:date="2026-09-15T17:29:07Z">
            <w:r>
              <w:rPr/>
              <w:fldChar w:fldCharType="begin"/>
            </w:r>
          </w:ins>
          <w:ins w:id="2222" w:author="LKY" w:date="2026-09-15T17:29:07Z">
            <w:r>
              <w:rPr/>
              <w:instrText xml:space="preserve"> PAGEREF _Toc5247 \h </w:instrText>
            </w:r>
          </w:ins>
          <w:ins w:id="2223" w:author="LKY" w:date="2026-09-15T17:29:07Z">
            <w:r>
              <w:rPr/>
              <w:fldChar w:fldCharType="separate"/>
            </w:r>
          </w:ins>
          <w:ins w:id="2224" w:author="LKY" w:date="2026-09-15T17:29:08Z">
            <w:r>
              <w:rPr/>
              <w:t>12</w:t>
            </w:r>
          </w:ins>
          <w:ins w:id="2225" w:author="LKY" w:date="2026-09-15T17:29:07Z">
            <w:r>
              <w:rPr/>
              <w:fldChar w:fldCharType="end"/>
            </w:r>
          </w:ins>
          <w:ins w:id="2226" w:author="LKY" w:date="2026-09-15T17:29:07Z">
            <w:r>
              <w:rPr/>
              <w:fldChar w:fldCharType="end"/>
            </w:r>
          </w:ins>
        </w:p>
        <w:p w14:paraId="614C30D7">
          <w:pPr>
            <w:pStyle w:val="7"/>
            <w:tabs>
              <w:tab w:val="right" w:leader="dot" w:pos="8306"/>
            </w:tabs>
            <w:rPr>
              <w:ins w:id="2227" w:author="LKY" w:date="2026-09-15T17:29:07Z"/>
            </w:rPr>
          </w:pPr>
          <w:ins w:id="2228" w:author="LKY" w:date="2026-09-15T17:29:07Z">
            <w:r>
              <w:rPr/>
              <w:fldChar w:fldCharType="begin"/>
            </w:r>
          </w:ins>
          <w:ins w:id="2229" w:author="LKY" w:date="2026-09-15T17:29:07Z">
            <w:r>
              <w:rPr/>
              <w:instrText xml:space="preserve"> HYPERLINK \l _Toc32321 </w:instrText>
            </w:r>
          </w:ins>
          <w:ins w:id="2230" w:author="LKY" w:date="2026-09-15T17:29:07Z">
            <w:r>
              <w:rPr/>
              <w:fldChar w:fldCharType="separate"/>
            </w:r>
          </w:ins>
          <w:ins w:id="2231" w:author="LKY" w:date="2026-09-15T17:29:07Z">
            <w:r>
              <w:rPr>
                <w:rFonts w:hint="eastAsia" w:ascii="Times New Roman" w:hAnsi="Times New Roman"/>
                <w:bCs/>
                <w:szCs w:val="28"/>
                <w:lang w:val="en-US" w:eastAsia="zh-CN"/>
              </w:rPr>
              <w:t>2.3.4 DO模块</w:t>
            </w:r>
          </w:ins>
          <w:ins w:id="2232" w:author="LKY" w:date="2026-09-15T17:29:07Z">
            <w:r>
              <w:rPr/>
              <w:tab/>
            </w:r>
          </w:ins>
          <w:ins w:id="2233" w:author="LKY" w:date="2026-09-15T17:29:07Z">
            <w:r>
              <w:rPr/>
              <w:fldChar w:fldCharType="begin"/>
            </w:r>
          </w:ins>
          <w:ins w:id="2234" w:author="LKY" w:date="2026-09-15T17:29:07Z">
            <w:r>
              <w:rPr/>
              <w:instrText xml:space="preserve"> PAGEREF _Toc32321 \h </w:instrText>
            </w:r>
          </w:ins>
          <w:ins w:id="2235" w:author="LKY" w:date="2026-09-15T17:29:07Z">
            <w:r>
              <w:rPr/>
              <w:fldChar w:fldCharType="separate"/>
            </w:r>
          </w:ins>
          <w:ins w:id="2236" w:author="LKY" w:date="2026-09-15T17:29:08Z">
            <w:r>
              <w:rPr/>
              <w:t>13</w:t>
            </w:r>
          </w:ins>
          <w:ins w:id="2237" w:author="LKY" w:date="2026-09-15T17:29:07Z">
            <w:r>
              <w:rPr/>
              <w:fldChar w:fldCharType="end"/>
            </w:r>
          </w:ins>
          <w:ins w:id="2238" w:author="LKY" w:date="2026-09-15T17:29:07Z">
            <w:r>
              <w:rPr/>
              <w:fldChar w:fldCharType="end"/>
            </w:r>
          </w:ins>
        </w:p>
        <w:p w14:paraId="1FE6F6EC">
          <w:pPr>
            <w:pStyle w:val="7"/>
            <w:tabs>
              <w:tab w:val="right" w:leader="dot" w:pos="8306"/>
            </w:tabs>
            <w:rPr>
              <w:ins w:id="2239" w:author="LKY" w:date="2026-09-15T17:29:07Z"/>
            </w:rPr>
          </w:pPr>
          <w:ins w:id="2240" w:author="LKY" w:date="2026-09-15T17:29:07Z">
            <w:r>
              <w:rPr/>
              <w:fldChar w:fldCharType="begin"/>
            </w:r>
          </w:ins>
          <w:ins w:id="2241" w:author="LKY" w:date="2026-09-15T17:29:07Z">
            <w:r>
              <w:rPr/>
              <w:instrText xml:space="preserve"> HYPERLINK \l _Toc18118 </w:instrText>
            </w:r>
          </w:ins>
          <w:ins w:id="2242" w:author="LKY" w:date="2026-09-15T17:29:07Z">
            <w:r>
              <w:rPr/>
              <w:fldChar w:fldCharType="separate"/>
            </w:r>
          </w:ins>
          <w:ins w:id="2243" w:author="LKY" w:date="2026-09-15T17:29:07Z">
            <w:r>
              <w:rPr>
                <w:rFonts w:hint="eastAsia" w:ascii="Times New Roman" w:hAnsi="Times New Roman" w:cstheme="minorBidi"/>
                <w:bCs/>
                <w:kern w:val="2"/>
                <w:szCs w:val="28"/>
                <w:lang w:val="en-US" w:eastAsia="zh-CN" w:bidi="ar-SA"/>
              </w:rPr>
              <w:t>2.3.5 AO模块</w:t>
            </w:r>
          </w:ins>
          <w:ins w:id="2244" w:author="LKY" w:date="2026-09-15T17:29:07Z">
            <w:r>
              <w:rPr/>
              <w:tab/>
            </w:r>
          </w:ins>
          <w:ins w:id="2245" w:author="LKY" w:date="2026-09-15T17:29:07Z">
            <w:r>
              <w:rPr/>
              <w:fldChar w:fldCharType="begin"/>
            </w:r>
          </w:ins>
          <w:ins w:id="2246" w:author="LKY" w:date="2026-09-15T17:29:07Z">
            <w:r>
              <w:rPr/>
              <w:instrText xml:space="preserve"> PAGEREF _Toc18118 \h </w:instrText>
            </w:r>
          </w:ins>
          <w:ins w:id="2247" w:author="LKY" w:date="2026-09-15T17:29:07Z">
            <w:r>
              <w:rPr/>
              <w:fldChar w:fldCharType="separate"/>
            </w:r>
          </w:ins>
          <w:ins w:id="2248" w:author="LKY" w:date="2026-09-15T17:29:08Z">
            <w:r>
              <w:rPr/>
              <w:t>14</w:t>
            </w:r>
          </w:ins>
          <w:ins w:id="2249" w:author="LKY" w:date="2026-09-15T17:29:07Z">
            <w:r>
              <w:rPr/>
              <w:fldChar w:fldCharType="end"/>
            </w:r>
          </w:ins>
          <w:ins w:id="2250" w:author="LKY" w:date="2026-09-15T17:29:07Z">
            <w:r>
              <w:rPr/>
              <w:fldChar w:fldCharType="end"/>
            </w:r>
          </w:ins>
        </w:p>
        <w:p w14:paraId="2FBA5DC2">
          <w:pPr>
            <w:pStyle w:val="7"/>
            <w:tabs>
              <w:tab w:val="right" w:leader="dot" w:pos="8306"/>
            </w:tabs>
            <w:rPr>
              <w:ins w:id="2251" w:author="LKY" w:date="2026-09-15T17:29:07Z"/>
            </w:rPr>
          </w:pPr>
          <w:ins w:id="2252" w:author="LKY" w:date="2026-09-15T17:29:07Z">
            <w:r>
              <w:rPr/>
              <w:fldChar w:fldCharType="begin"/>
            </w:r>
          </w:ins>
          <w:ins w:id="2253" w:author="LKY" w:date="2026-09-15T17:29:07Z">
            <w:r>
              <w:rPr/>
              <w:instrText xml:space="preserve"> HYPERLINK \l _Toc28422 </w:instrText>
            </w:r>
          </w:ins>
          <w:ins w:id="2254" w:author="LKY" w:date="2026-09-15T17:29:07Z">
            <w:r>
              <w:rPr/>
              <w:fldChar w:fldCharType="separate"/>
            </w:r>
          </w:ins>
          <w:ins w:id="2255" w:author="LKY" w:date="2026-09-15T17:29:07Z">
            <w:r>
              <w:rPr>
                <w:rFonts w:hint="eastAsia" w:ascii="Times New Roman" w:hAnsi="Times New Roman" w:cstheme="minorBidi"/>
                <w:bCs/>
                <w:kern w:val="2"/>
                <w:szCs w:val="28"/>
                <w:lang w:val="en-US" w:eastAsia="zh-CN" w:bidi="ar-SA"/>
              </w:rPr>
              <w:t>2.3.6 AI模块</w:t>
            </w:r>
          </w:ins>
          <w:ins w:id="2256" w:author="LKY" w:date="2026-09-15T17:29:07Z">
            <w:r>
              <w:rPr/>
              <w:tab/>
            </w:r>
          </w:ins>
          <w:ins w:id="2257" w:author="LKY" w:date="2026-09-15T17:29:07Z">
            <w:r>
              <w:rPr/>
              <w:fldChar w:fldCharType="begin"/>
            </w:r>
          </w:ins>
          <w:ins w:id="2258" w:author="LKY" w:date="2026-09-15T17:29:07Z">
            <w:r>
              <w:rPr/>
              <w:instrText xml:space="preserve"> PAGEREF _Toc28422 \h </w:instrText>
            </w:r>
          </w:ins>
          <w:ins w:id="2259" w:author="LKY" w:date="2026-09-15T17:29:07Z">
            <w:r>
              <w:rPr/>
              <w:fldChar w:fldCharType="separate"/>
            </w:r>
          </w:ins>
          <w:ins w:id="2260" w:author="LKY" w:date="2026-09-15T17:29:08Z">
            <w:r>
              <w:rPr/>
              <w:t>14</w:t>
            </w:r>
          </w:ins>
          <w:ins w:id="2261" w:author="LKY" w:date="2026-09-15T17:29:07Z">
            <w:r>
              <w:rPr/>
              <w:fldChar w:fldCharType="end"/>
            </w:r>
          </w:ins>
          <w:ins w:id="2262" w:author="LKY" w:date="2026-09-15T17:29:07Z">
            <w:r>
              <w:rPr/>
              <w:fldChar w:fldCharType="end"/>
            </w:r>
          </w:ins>
        </w:p>
        <w:p w14:paraId="04B5ACEB">
          <w:pPr>
            <w:pStyle w:val="7"/>
            <w:tabs>
              <w:tab w:val="right" w:leader="dot" w:pos="8306"/>
            </w:tabs>
            <w:rPr>
              <w:ins w:id="2263" w:author="LKY" w:date="2026-09-15T17:29:07Z"/>
            </w:rPr>
          </w:pPr>
          <w:ins w:id="2264" w:author="LKY" w:date="2026-09-15T17:29:07Z">
            <w:r>
              <w:rPr/>
              <w:fldChar w:fldCharType="begin"/>
            </w:r>
          </w:ins>
          <w:ins w:id="2265" w:author="LKY" w:date="2026-09-15T17:29:07Z">
            <w:r>
              <w:rPr/>
              <w:instrText xml:space="preserve"> HYPERLINK \l _Toc30538 </w:instrText>
            </w:r>
          </w:ins>
          <w:ins w:id="2266" w:author="LKY" w:date="2026-09-15T17:29:07Z">
            <w:r>
              <w:rPr/>
              <w:fldChar w:fldCharType="separate"/>
            </w:r>
          </w:ins>
          <w:ins w:id="2267" w:author="LKY" w:date="2026-09-15T17:29:07Z">
            <w:r>
              <w:rPr>
                <w:rFonts w:hint="eastAsia" w:ascii="Times New Roman" w:hAnsi="Times New Roman"/>
                <w:bCs/>
                <w:szCs w:val="28"/>
                <w:lang w:val="en-US" w:eastAsia="zh-CN"/>
              </w:rPr>
              <w:t xml:space="preserve">2.3.7 </w:t>
            </w:r>
          </w:ins>
          <w:ins w:id="2268" w:author="LKY" w:date="2026-09-15T17:29:07Z">
            <w:r>
              <w:rPr>
                <w:rFonts w:hint="default" w:ascii="Times New Roman" w:hAnsi="Times New Roman"/>
                <w:bCs/>
                <w:szCs w:val="28"/>
                <w:lang w:val="en-US" w:eastAsia="zh-CN"/>
              </w:rPr>
              <w:t>RTD</w:t>
            </w:r>
          </w:ins>
          <w:ins w:id="2269" w:author="LKY" w:date="2026-09-15T17:29:07Z">
            <w:r>
              <w:rPr>
                <w:rFonts w:hint="eastAsia" w:ascii="Times New Roman" w:hAnsi="Times New Roman"/>
                <w:bCs/>
                <w:szCs w:val="28"/>
                <w:lang w:val="en-US" w:eastAsia="zh-CN"/>
              </w:rPr>
              <w:t>模块</w:t>
            </w:r>
          </w:ins>
          <w:ins w:id="2270" w:author="LKY" w:date="2026-09-15T17:29:07Z">
            <w:r>
              <w:rPr/>
              <w:tab/>
            </w:r>
          </w:ins>
          <w:ins w:id="2271" w:author="LKY" w:date="2026-09-15T17:29:07Z">
            <w:r>
              <w:rPr/>
              <w:fldChar w:fldCharType="begin"/>
            </w:r>
          </w:ins>
          <w:ins w:id="2272" w:author="LKY" w:date="2026-09-15T17:29:07Z">
            <w:r>
              <w:rPr/>
              <w:instrText xml:space="preserve"> PAGEREF _Toc30538 \h </w:instrText>
            </w:r>
          </w:ins>
          <w:ins w:id="2273" w:author="LKY" w:date="2026-09-15T17:29:07Z">
            <w:r>
              <w:rPr/>
              <w:fldChar w:fldCharType="separate"/>
            </w:r>
          </w:ins>
          <w:ins w:id="2274" w:author="LKY" w:date="2026-09-15T17:29:08Z">
            <w:r>
              <w:rPr/>
              <w:t>14</w:t>
            </w:r>
          </w:ins>
          <w:ins w:id="2275" w:author="LKY" w:date="2026-09-15T17:29:07Z">
            <w:r>
              <w:rPr/>
              <w:fldChar w:fldCharType="end"/>
            </w:r>
          </w:ins>
          <w:ins w:id="2276" w:author="LKY" w:date="2026-09-15T17:29:07Z">
            <w:r>
              <w:rPr/>
              <w:fldChar w:fldCharType="end"/>
            </w:r>
          </w:ins>
        </w:p>
        <w:p w14:paraId="3C0309F9">
          <w:pPr>
            <w:pStyle w:val="7"/>
            <w:tabs>
              <w:tab w:val="right" w:leader="dot" w:pos="8306"/>
            </w:tabs>
            <w:rPr>
              <w:ins w:id="2277" w:author="LKY" w:date="2026-09-15T17:29:07Z"/>
            </w:rPr>
          </w:pPr>
          <w:ins w:id="2278" w:author="LKY" w:date="2026-09-15T17:29:07Z">
            <w:r>
              <w:rPr/>
              <w:fldChar w:fldCharType="begin"/>
            </w:r>
          </w:ins>
          <w:ins w:id="2279" w:author="LKY" w:date="2026-09-15T17:29:07Z">
            <w:r>
              <w:rPr/>
              <w:instrText xml:space="preserve"> HYPERLINK \l _Toc2083 </w:instrText>
            </w:r>
          </w:ins>
          <w:ins w:id="2280" w:author="LKY" w:date="2026-09-15T17:29:07Z">
            <w:r>
              <w:rPr/>
              <w:fldChar w:fldCharType="separate"/>
            </w:r>
          </w:ins>
          <w:ins w:id="2281" w:author="LKY" w:date="2026-09-15T17:29:07Z">
            <w:r>
              <w:rPr>
                <w:rFonts w:hint="default" w:ascii="Times New Roman" w:hAnsi="Times New Roman"/>
                <w:bCs/>
                <w:szCs w:val="28"/>
                <w:lang w:val="en-US" w:eastAsia="zh-CN"/>
              </w:rPr>
              <w:t>2.</w:t>
            </w:r>
          </w:ins>
          <w:ins w:id="2282" w:author="LKY" w:date="2026-09-15T17:29:07Z">
            <w:r>
              <w:rPr>
                <w:rFonts w:hint="eastAsia" w:ascii="Times New Roman" w:hAnsi="Times New Roman"/>
                <w:bCs/>
                <w:szCs w:val="28"/>
                <w:lang w:val="en-US" w:eastAsia="zh-CN"/>
              </w:rPr>
              <w:t>3</w:t>
            </w:r>
          </w:ins>
          <w:ins w:id="2283" w:author="LKY" w:date="2026-09-15T17:29:07Z">
            <w:r>
              <w:rPr>
                <w:rFonts w:hint="default" w:ascii="Times New Roman" w:hAnsi="Times New Roman"/>
                <w:bCs/>
                <w:szCs w:val="28"/>
                <w:lang w:val="en-US" w:eastAsia="zh-CN"/>
              </w:rPr>
              <w:t>.</w:t>
            </w:r>
          </w:ins>
          <w:ins w:id="2284" w:author="LKY" w:date="2026-09-15T17:29:07Z">
            <w:r>
              <w:rPr>
                <w:rFonts w:hint="eastAsia" w:ascii="Times New Roman" w:hAnsi="Times New Roman"/>
                <w:bCs/>
                <w:szCs w:val="28"/>
                <w:lang w:val="en-US" w:eastAsia="zh-CN"/>
              </w:rPr>
              <w:t>8 TC模块</w:t>
            </w:r>
          </w:ins>
          <w:ins w:id="2285" w:author="LKY" w:date="2026-09-15T17:29:07Z">
            <w:r>
              <w:rPr/>
              <w:tab/>
            </w:r>
          </w:ins>
          <w:ins w:id="2286" w:author="LKY" w:date="2026-09-15T17:29:07Z">
            <w:r>
              <w:rPr/>
              <w:fldChar w:fldCharType="begin"/>
            </w:r>
          </w:ins>
          <w:ins w:id="2287" w:author="LKY" w:date="2026-09-15T17:29:07Z">
            <w:r>
              <w:rPr/>
              <w:instrText xml:space="preserve"> PAGEREF _Toc2083 \h </w:instrText>
            </w:r>
          </w:ins>
          <w:ins w:id="2288" w:author="LKY" w:date="2026-09-15T17:29:07Z">
            <w:r>
              <w:rPr/>
              <w:fldChar w:fldCharType="separate"/>
            </w:r>
          </w:ins>
          <w:ins w:id="2289" w:author="LKY" w:date="2026-09-15T17:29:08Z">
            <w:r>
              <w:rPr/>
              <w:t>15</w:t>
            </w:r>
          </w:ins>
          <w:ins w:id="2290" w:author="LKY" w:date="2026-09-15T17:29:07Z">
            <w:r>
              <w:rPr/>
              <w:fldChar w:fldCharType="end"/>
            </w:r>
          </w:ins>
          <w:ins w:id="2291" w:author="LKY" w:date="2026-09-15T17:29:07Z">
            <w:r>
              <w:rPr/>
              <w:fldChar w:fldCharType="end"/>
            </w:r>
          </w:ins>
        </w:p>
        <w:p w14:paraId="0A517B96">
          <w:pPr>
            <w:pStyle w:val="7"/>
            <w:tabs>
              <w:tab w:val="right" w:leader="dot" w:pos="8306"/>
            </w:tabs>
            <w:rPr>
              <w:ins w:id="2292" w:author="LKY" w:date="2026-09-15T17:29:07Z"/>
            </w:rPr>
          </w:pPr>
          <w:ins w:id="2293" w:author="LKY" w:date="2026-09-15T17:29:07Z">
            <w:r>
              <w:rPr/>
              <w:fldChar w:fldCharType="begin"/>
            </w:r>
          </w:ins>
          <w:ins w:id="2294" w:author="LKY" w:date="2026-09-15T17:29:07Z">
            <w:r>
              <w:rPr/>
              <w:instrText xml:space="preserve"> HYPERLINK \l _Toc4760 </w:instrText>
            </w:r>
          </w:ins>
          <w:ins w:id="2295" w:author="LKY" w:date="2026-09-15T17:29:07Z">
            <w:r>
              <w:rPr/>
              <w:fldChar w:fldCharType="separate"/>
            </w:r>
          </w:ins>
          <w:ins w:id="2296" w:author="LKY" w:date="2026-09-15T17:29:07Z">
            <w:r>
              <w:rPr>
                <w:rFonts w:hint="default" w:ascii="Times New Roman" w:hAnsi="Times New Roman"/>
                <w:bCs/>
                <w:szCs w:val="28"/>
                <w:lang w:val="en-US" w:eastAsia="zh-CN"/>
              </w:rPr>
              <w:t>2.</w:t>
            </w:r>
          </w:ins>
          <w:ins w:id="2297" w:author="LKY" w:date="2026-09-15T17:29:07Z">
            <w:r>
              <w:rPr>
                <w:rFonts w:hint="eastAsia" w:ascii="Times New Roman" w:hAnsi="Times New Roman"/>
                <w:bCs/>
                <w:szCs w:val="28"/>
                <w:lang w:val="en-US" w:eastAsia="zh-CN"/>
              </w:rPr>
              <w:t>3</w:t>
            </w:r>
          </w:ins>
          <w:ins w:id="2298" w:author="LKY" w:date="2026-09-15T17:29:07Z">
            <w:r>
              <w:rPr>
                <w:rFonts w:hint="default" w:ascii="Times New Roman" w:hAnsi="Times New Roman"/>
                <w:bCs/>
                <w:szCs w:val="28"/>
                <w:lang w:val="en-US" w:eastAsia="zh-CN"/>
              </w:rPr>
              <w:t>.</w:t>
            </w:r>
          </w:ins>
          <w:ins w:id="2299" w:author="LKY" w:date="2026-09-15T17:29:07Z">
            <w:r>
              <w:rPr>
                <w:rFonts w:hint="eastAsia" w:ascii="Times New Roman" w:hAnsi="Times New Roman"/>
                <w:bCs/>
                <w:szCs w:val="28"/>
                <w:lang w:val="en-US" w:eastAsia="zh-CN"/>
              </w:rPr>
              <w:t xml:space="preserve">9 </w:t>
            </w:r>
          </w:ins>
          <w:ins w:id="2300" w:author="LKY" w:date="2026-09-15T17:29:07Z">
            <w:r>
              <w:rPr>
                <w:rFonts w:hint="default" w:ascii="Times New Roman" w:hAnsi="Times New Roman" w:cs="Times New Roman"/>
                <w:szCs w:val="28"/>
                <w:lang w:val="en-US" w:eastAsia="zh-CN"/>
              </w:rPr>
              <w:t>NTC</w:t>
            </w:r>
          </w:ins>
          <w:ins w:id="2301" w:author="LKY" w:date="2026-09-15T17:29:07Z">
            <w:r>
              <w:rPr>
                <w:rFonts w:hint="eastAsia"/>
                <w:szCs w:val="28"/>
                <w:lang w:val="en-US" w:eastAsia="zh-CN"/>
              </w:rPr>
              <w:t>模块</w:t>
            </w:r>
          </w:ins>
          <w:ins w:id="2302" w:author="LKY" w:date="2026-09-15T17:29:07Z">
            <w:r>
              <w:rPr/>
              <w:tab/>
            </w:r>
          </w:ins>
          <w:ins w:id="2303" w:author="LKY" w:date="2026-09-15T17:29:07Z">
            <w:r>
              <w:rPr/>
              <w:fldChar w:fldCharType="begin"/>
            </w:r>
          </w:ins>
          <w:ins w:id="2304" w:author="LKY" w:date="2026-09-15T17:29:07Z">
            <w:r>
              <w:rPr/>
              <w:instrText xml:space="preserve"> PAGEREF _Toc4760 \h </w:instrText>
            </w:r>
          </w:ins>
          <w:ins w:id="2305" w:author="LKY" w:date="2026-09-15T17:29:07Z">
            <w:r>
              <w:rPr/>
              <w:fldChar w:fldCharType="separate"/>
            </w:r>
          </w:ins>
          <w:ins w:id="2306" w:author="LKY" w:date="2026-09-15T17:29:08Z">
            <w:r>
              <w:rPr/>
              <w:t>15</w:t>
            </w:r>
          </w:ins>
          <w:ins w:id="2307" w:author="LKY" w:date="2026-09-15T17:29:07Z">
            <w:r>
              <w:rPr/>
              <w:fldChar w:fldCharType="end"/>
            </w:r>
          </w:ins>
          <w:ins w:id="2308" w:author="LKY" w:date="2026-09-15T17:29:07Z">
            <w:r>
              <w:rPr/>
              <w:fldChar w:fldCharType="end"/>
            </w:r>
          </w:ins>
        </w:p>
        <w:p w14:paraId="79595925">
          <w:pPr>
            <w:pStyle w:val="7"/>
            <w:tabs>
              <w:tab w:val="right" w:leader="dot" w:pos="8306"/>
            </w:tabs>
            <w:rPr>
              <w:ins w:id="2309" w:author="LKY" w:date="2026-09-15T17:29:07Z"/>
            </w:rPr>
          </w:pPr>
          <w:ins w:id="2310" w:author="LKY" w:date="2026-09-15T17:29:07Z">
            <w:r>
              <w:rPr/>
              <w:fldChar w:fldCharType="begin"/>
            </w:r>
          </w:ins>
          <w:ins w:id="2311" w:author="LKY" w:date="2026-09-15T17:29:07Z">
            <w:r>
              <w:rPr/>
              <w:instrText xml:space="preserve"> HYPERLINK \l _Toc20077 </w:instrText>
            </w:r>
          </w:ins>
          <w:ins w:id="2312" w:author="LKY" w:date="2026-09-15T17:29:07Z">
            <w:r>
              <w:rPr/>
              <w:fldChar w:fldCharType="separate"/>
            </w:r>
          </w:ins>
          <w:ins w:id="2313" w:author="LKY" w:date="2026-09-15T17:29:07Z">
            <w:r>
              <w:rPr>
                <w:rFonts w:hint="eastAsia" w:ascii="Times New Roman" w:hAnsi="Times New Roman"/>
                <w:bCs/>
                <w:szCs w:val="28"/>
                <w:lang w:val="en-US" w:eastAsia="zh-CN"/>
              </w:rPr>
              <w:t>2.3.10 RS485使用</w:t>
            </w:r>
          </w:ins>
          <w:ins w:id="2314" w:author="LKY" w:date="2026-09-15T17:29:07Z">
            <w:r>
              <w:rPr/>
              <w:tab/>
            </w:r>
          </w:ins>
          <w:ins w:id="2315" w:author="LKY" w:date="2026-09-15T17:29:07Z">
            <w:r>
              <w:rPr/>
              <w:fldChar w:fldCharType="begin"/>
            </w:r>
          </w:ins>
          <w:ins w:id="2316" w:author="LKY" w:date="2026-09-15T17:29:07Z">
            <w:r>
              <w:rPr/>
              <w:instrText xml:space="preserve"> PAGEREF _Toc20077 \h </w:instrText>
            </w:r>
          </w:ins>
          <w:ins w:id="2317" w:author="LKY" w:date="2026-09-15T17:29:07Z">
            <w:r>
              <w:rPr/>
              <w:fldChar w:fldCharType="separate"/>
            </w:r>
          </w:ins>
          <w:ins w:id="2318" w:author="LKY" w:date="2026-09-15T17:29:08Z">
            <w:r>
              <w:rPr/>
              <w:t>15</w:t>
            </w:r>
          </w:ins>
          <w:ins w:id="2319" w:author="LKY" w:date="2026-09-15T17:29:07Z">
            <w:r>
              <w:rPr/>
              <w:fldChar w:fldCharType="end"/>
            </w:r>
          </w:ins>
          <w:ins w:id="2320" w:author="LKY" w:date="2026-09-15T17:29:07Z">
            <w:r>
              <w:rPr/>
              <w:fldChar w:fldCharType="end"/>
            </w:r>
          </w:ins>
        </w:p>
        <w:p w14:paraId="67B6A9C2">
          <w:pPr>
            <w:pStyle w:val="7"/>
            <w:tabs>
              <w:tab w:val="right" w:leader="dot" w:pos="8306"/>
            </w:tabs>
            <w:rPr>
              <w:ins w:id="2321" w:author="LKY" w:date="2026-09-15T17:29:07Z"/>
            </w:rPr>
          </w:pPr>
          <w:ins w:id="2322" w:author="LKY" w:date="2026-09-15T17:29:07Z">
            <w:r>
              <w:rPr/>
              <w:fldChar w:fldCharType="begin"/>
            </w:r>
          </w:ins>
          <w:ins w:id="2323" w:author="LKY" w:date="2026-09-15T17:29:07Z">
            <w:r>
              <w:rPr/>
              <w:instrText xml:space="preserve"> HYPERLINK \l _Toc4801 </w:instrText>
            </w:r>
          </w:ins>
          <w:ins w:id="2324" w:author="LKY" w:date="2026-09-15T17:29:07Z">
            <w:r>
              <w:rPr/>
              <w:fldChar w:fldCharType="separate"/>
            </w:r>
          </w:ins>
          <w:ins w:id="2325" w:author="LKY" w:date="2026-09-15T17:29:07Z">
            <w:r>
              <w:rPr>
                <w:rFonts w:hint="eastAsia" w:ascii="Times New Roman" w:hAnsi="Times New Roman"/>
                <w:bCs/>
                <w:szCs w:val="28"/>
                <w:lang w:val="en-US" w:eastAsia="zh-CN"/>
              </w:rPr>
              <w:t>2.3.11 CAN使用</w:t>
            </w:r>
          </w:ins>
          <w:ins w:id="2326" w:author="LKY" w:date="2026-09-15T17:29:07Z">
            <w:r>
              <w:rPr/>
              <w:tab/>
            </w:r>
          </w:ins>
          <w:ins w:id="2327" w:author="LKY" w:date="2026-09-15T17:29:07Z">
            <w:r>
              <w:rPr/>
              <w:fldChar w:fldCharType="begin"/>
            </w:r>
          </w:ins>
          <w:ins w:id="2328" w:author="LKY" w:date="2026-09-15T17:29:07Z">
            <w:r>
              <w:rPr/>
              <w:instrText xml:space="preserve"> PAGEREF _Toc4801 \h </w:instrText>
            </w:r>
          </w:ins>
          <w:ins w:id="2329" w:author="LKY" w:date="2026-09-15T17:29:07Z">
            <w:r>
              <w:rPr/>
              <w:fldChar w:fldCharType="separate"/>
            </w:r>
          </w:ins>
          <w:ins w:id="2330" w:author="LKY" w:date="2026-09-15T17:29:08Z">
            <w:r>
              <w:rPr/>
              <w:t>16</w:t>
            </w:r>
          </w:ins>
          <w:ins w:id="2331" w:author="LKY" w:date="2026-09-15T17:29:07Z">
            <w:r>
              <w:rPr/>
              <w:fldChar w:fldCharType="end"/>
            </w:r>
          </w:ins>
          <w:ins w:id="2332" w:author="LKY" w:date="2026-09-15T17:29:07Z">
            <w:r>
              <w:rPr/>
              <w:fldChar w:fldCharType="end"/>
            </w:r>
          </w:ins>
        </w:p>
        <w:p w14:paraId="0E64A0CC">
          <w:pPr>
            <w:pStyle w:val="7"/>
            <w:tabs>
              <w:tab w:val="right" w:leader="dot" w:pos="8306"/>
            </w:tabs>
            <w:rPr>
              <w:ins w:id="2333" w:author="LKY" w:date="2026-09-15T17:29:07Z"/>
            </w:rPr>
          </w:pPr>
          <w:ins w:id="2334" w:author="LKY" w:date="2026-09-15T17:29:07Z">
            <w:r>
              <w:rPr/>
              <w:fldChar w:fldCharType="begin"/>
            </w:r>
          </w:ins>
          <w:ins w:id="2335" w:author="LKY" w:date="2026-09-15T17:29:07Z">
            <w:r>
              <w:rPr/>
              <w:instrText xml:space="preserve"> HYPERLINK \l _Toc502 </w:instrText>
            </w:r>
          </w:ins>
          <w:ins w:id="2336" w:author="LKY" w:date="2026-09-15T17:29:07Z">
            <w:r>
              <w:rPr/>
              <w:fldChar w:fldCharType="separate"/>
            </w:r>
          </w:ins>
          <w:ins w:id="2337" w:author="LKY" w:date="2026-09-15T17:29:07Z">
            <w:r>
              <w:rPr>
                <w:rFonts w:hint="eastAsia" w:ascii="Times New Roman" w:hAnsi="Times New Roman" w:cstheme="minorBidi"/>
                <w:bCs/>
                <w:kern w:val="2"/>
                <w:szCs w:val="28"/>
                <w:lang w:val="en-US" w:eastAsia="zh-CN" w:bidi="ar-SA"/>
              </w:rPr>
              <w:t>2.3.12 N板端口使用</w:t>
            </w:r>
          </w:ins>
          <w:ins w:id="2338" w:author="LKY" w:date="2026-09-15T17:29:07Z">
            <w:r>
              <w:rPr/>
              <w:tab/>
            </w:r>
          </w:ins>
          <w:ins w:id="2339" w:author="LKY" w:date="2026-09-15T17:29:07Z">
            <w:r>
              <w:rPr/>
              <w:fldChar w:fldCharType="begin"/>
            </w:r>
          </w:ins>
          <w:ins w:id="2340" w:author="LKY" w:date="2026-09-15T17:29:07Z">
            <w:r>
              <w:rPr/>
              <w:instrText xml:space="preserve"> PAGEREF _Toc502 \h </w:instrText>
            </w:r>
          </w:ins>
          <w:ins w:id="2341" w:author="LKY" w:date="2026-09-15T17:29:07Z">
            <w:r>
              <w:rPr/>
              <w:fldChar w:fldCharType="separate"/>
            </w:r>
          </w:ins>
          <w:ins w:id="2342" w:author="LKY" w:date="2026-09-15T17:29:08Z">
            <w:r>
              <w:rPr/>
              <w:t>18</w:t>
            </w:r>
          </w:ins>
          <w:ins w:id="2343" w:author="LKY" w:date="2026-09-15T17:29:07Z">
            <w:r>
              <w:rPr/>
              <w:fldChar w:fldCharType="end"/>
            </w:r>
          </w:ins>
          <w:ins w:id="2344" w:author="LKY" w:date="2026-09-15T17:29:07Z">
            <w:r>
              <w:rPr/>
              <w:fldChar w:fldCharType="end"/>
            </w:r>
          </w:ins>
        </w:p>
        <w:p w14:paraId="1AC928C3">
          <w:pPr>
            <w:pStyle w:val="11"/>
            <w:tabs>
              <w:tab w:val="right" w:leader="dot" w:pos="8306"/>
            </w:tabs>
            <w:rPr>
              <w:ins w:id="2345" w:author="LKY" w:date="2026-09-15T17:29:07Z"/>
            </w:rPr>
          </w:pPr>
          <w:ins w:id="2346" w:author="LKY" w:date="2026-09-15T17:29:07Z">
            <w:r>
              <w:rPr/>
              <w:fldChar w:fldCharType="begin"/>
            </w:r>
          </w:ins>
          <w:ins w:id="2347" w:author="LKY" w:date="2026-09-15T17:29:07Z">
            <w:r>
              <w:rPr/>
              <w:instrText xml:space="preserve"> HYPERLINK \l _Toc21687 </w:instrText>
            </w:r>
          </w:ins>
          <w:ins w:id="2348" w:author="LKY" w:date="2026-09-15T17:29:07Z">
            <w:r>
              <w:rPr/>
              <w:fldChar w:fldCharType="separate"/>
            </w:r>
          </w:ins>
          <w:ins w:id="2349" w:author="LKY" w:date="2026-09-15T17:29:07Z">
            <w:r>
              <w:rPr>
                <w:rFonts w:hint="eastAsia" w:ascii="Times New Roman" w:hAnsi="Times New Roman" w:eastAsia="宋体" w:cs="宋体"/>
                <w:bCs/>
                <w:szCs w:val="32"/>
                <w:lang w:val="en-US" w:eastAsia="zh-CN"/>
              </w:rPr>
              <w:t>2.4 LED</w:t>
            </w:r>
          </w:ins>
          <w:ins w:id="2350" w:author="LKY" w:date="2026-09-15T17:29:07Z">
            <w:r>
              <w:rPr/>
              <w:tab/>
            </w:r>
          </w:ins>
          <w:ins w:id="2351" w:author="LKY" w:date="2026-09-15T17:29:07Z">
            <w:r>
              <w:rPr/>
              <w:fldChar w:fldCharType="begin"/>
            </w:r>
          </w:ins>
          <w:ins w:id="2352" w:author="LKY" w:date="2026-09-15T17:29:07Z">
            <w:r>
              <w:rPr/>
              <w:instrText xml:space="preserve"> PAGEREF _Toc21687 \h </w:instrText>
            </w:r>
          </w:ins>
          <w:ins w:id="2353" w:author="LKY" w:date="2026-09-15T17:29:07Z">
            <w:r>
              <w:rPr/>
              <w:fldChar w:fldCharType="separate"/>
            </w:r>
          </w:ins>
          <w:ins w:id="2354" w:author="LKY" w:date="2026-09-15T17:29:08Z">
            <w:r>
              <w:rPr/>
              <w:t>25</w:t>
            </w:r>
          </w:ins>
          <w:ins w:id="2355" w:author="LKY" w:date="2026-09-15T17:29:07Z">
            <w:r>
              <w:rPr/>
              <w:fldChar w:fldCharType="end"/>
            </w:r>
          </w:ins>
          <w:ins w:id="2356" w:author="LKY" w:date="2026-09-15T17:29:07Z">
            <w:r>
              <w:rPr/>
              <w:fldChar w:fldCharType="end"/>
            </w:r>
          </w:ins>
        </w:p>
        <w:p w14:paraId="13FAFE04">
          <w:pPr>
            <w:pStyle w:val="11"/>
            <w:tabs>
              <w:tab w:val="right" w:leader="dot" w:pos="8306"/>
            </w:tabs>
            <w:rPr>
              <w:ins w:id="2357" w:author="LKY" w:date="2026-09-15T17:29:07Z"/>
            </w:rPr>
          </w:pPr>
          <w:ins w:id="2358" w:author="LKY" w:date="2026-09-15T17:29:07Z">
            <w:r>
              <w:rPr/>
              <w:fldChar w:fldCharType="begin"/>
            </w:r>
          </w:ins>
          <w:ins w:id="2359" w:author="LKY" w:date="2026-09-15T17:29:07Z">
            <w:r>
              <w:rPr/>
              <w:instrText xml:space="preserve"> HYPERLINK \l _Toc15497 </w:instrText>
            </w:r>
          </w:ins>
          <w:ins w:id="2360" w:author="LKY" w:date="2026-09-15T17:29:07Z">
            <w:r>
              <w:rPr/>
              <w:fldChar w:fldCharType="separate"/>
            </w:r>
          </w:ins>
          <w:ins w:id="2361" w:author="LKY" w:date="2026-09-15T17:29:07Z">
            <w:r>
              <w:rPr>
                <w:rFonts w:hint="eastAsia" w:ascii="Times New Roman" w:hAnsi="Times New Roman"/>
                <w:bCs/>
                <w:szCs w:val="32"/>
                <w:lang w:val="en-US" w:eastAsia="zh-CN"/>
              </w:rPr>
              <w:t>2.5网络接口</w:t>
            </w:r>
          </w:ins>
          <w:ins w:id="2362" w:author="LKY" w:date="2026-09-15T17:29:07Z">
            <w:r>
              <w:rPr/>
              <w:tab/>
            </w:r>
          </w:ins>
          <w:ins w:id="2363" w:author="LKY" w:date="2026-09-15T17:29:07Z">
            <w:r>
              <w:rPr/>
              <w:fldChar w:fldCharType="begin"/>
            </w:r>
          </w:ins>
          <w:ins w:id="2364" w:author="LKY" w:date="2026-09-15T17:29:07Z">
            <w:r>
              <w:rPr/>
              <w:instrText xml:space="preserve"> PAGEREF _Toc15497 \h </w:instrText>
            </w:r>
          </w:ins>
          <w:ins w:id="2365" w:author="LKY" w:date="2026-09-15T17:29:07Z">
            <w:r>
              <w:rPr/>
              <w:fldChar w:fldCharType="separate"/>
            </w:r>
          </w:ins>
          <w:ins w:id="2366" w:author="LKY" w:date="2026-09-15T17:29:08Z">
            <w:r>
              <w:rPr/>
              <w:t>26</w:t>
            </w:r>
          </w:ins>
          <w:ins w:id="2367" w:author="LKY" w:date="2026-09-15T17:29:07Z">
            <w:r>
              <w:rPr/>
              <w:fldChar w:fldCharType="end"/>
            </w:r>
          </w:ins>
          <w:ins w:id="2368" w:author="LKY" w:date="2026-09-15T17:29:07Z">
            <w:r>
              <w:rPr/>
              <w:fldChar w:fldCharType="end"/>
            </w:r>
          </w:ins>
        </w:p>
        <w:p w14:paraId="73704069">
          <w:pPr>
            <w:pStyle w:val="11"/>
            <w:tabs>
              <w:tab w:val="right" w:leader="dot" w:pos="8306"/>
            </w:tabs>
            <w:rPr>
              <w:ins w:id="2369" w:author="LKY" w:date="2026-09-15T17:29:07Z"/>
            </w:rPr>
          </w:pPr>
          <w:ins w:id="2370" w:author="LKY" w:date="2026-09-15T17:29:07Z">
            <w:r>
              <w:rPr/>
              <w:fldChar w:fldCharType="begin"/>
            </w:r>
          </w:ins>
          <w:ins w:id="2371" w:author="LKY" w:date="2026-09-15T17:29:07Z">
            <w:r>
              <w:rPr/>
              <w:instrText xml:space="preserve"> HYPERLINK \l _Toc24902 </w:instrText>
            </w:r>
          </w:ins>
          <w:ins w:id="2372" w:author="LKY" w:date="2026-09-15T17:29:07Z">
            <w:r>
              <w:rPr/>
              <w:fldChar w:fldCharType="separate"/>
            </w:r>
          </w:ins>
          <w:ins w:id="2373" w:author="LKY" w:date="2026-09-15T17:29:07Z">
            <w:r>
              <w:rPr>
                <w:rFonts w:hint="eastAsia" w:ascii="Times New Roman" w:hAnsi="Times New Roman" w:cs="宋体"/>
                <w:szCs w:val="32"/>
                <w:lang w:val="en-US" w:eastAsia="zh-CN" w:bidi="en-US"/>
              </w:rPr>
              <w:t>2.6 USB接口</w:t>
            </w:r>
          </w:ins>
          <w:ins w:id="2374" w:author="LKY" w:date="2026-09-15T17:29:07Z">
            <w:r>
              <w:rPr/>
              <w:tab/>
            </w:r>
          </w:ins>
          <w:ins w:id="2375" w:author="LKY" w:date="2026-09-15T17:29:07Z">
            <w:r>
              <w:rPr/>
              <w:fldChar w:fldCharType="begin"/>
            </w:r>
          </w:ins>
          <w:ins w:id="2376" w:author="LKY" w:date="2026-09-15T17:29:07Z">
            <w:r>
              <w:rPr/>
              <w:instrText xml:space="preserve"> PAGEREF _Toc24902 \h </w:instrText>
            </w:r>
          </w:ins>
          <w:ins w:id="2377" w:author="LKY" w:date="2026-09-15T17:29:07Z">
            <w:r>
              <w:rPr/>
              <w:fldChar w:fldCharType="separate"/>
            </w:r>
          </w:ins>
          <w:ins w:id="2378" w:author="LKY" w:date="2026-09-15T17:29:08Z">
            <w:r>
              <w:rPr/>
              <w:t>28</w:t>
            </w:r>
          </w:ins>
          <w:ins w:id="2379" w:author="LKY" w:date="2026-09-15T17:29:07Z">
            <w:r>
              <w:rPr/>
              <w:fldChar w:fldCharType="end"/>
            </w:r>
          </w:ins>
          <w:ins w:id="2380" w:author="LKY" w:date="2026-09-15T17:29:07Z">
            <w:r>
              <w:rPr/>
              <w:fldChar w:fldCharType="end"/>
            </w:r>
          </w:ins>
        </w:p>
        <w:p w14:paraId="6D0D50F4">
          <w:pPr>
            <w:pStyle w:val="11"/>
            <w:tabs>
              <w:tab w:val="right" w:leader="dot" w:pos="8306"/>
            </w:tabs>
            <w:rPr>
              <w:ins w:id="2381" w:author="LKY" w:date="2026-09-15T17:29:07Z"/>
            </w:rPr>
          </w:pPr>
          <w:ins w:id="2382" w:author="LKY" w:date="2026-09-15T17:29:07Z">
            <w:r>
              <w:rPr/>
              <w:fldChar w:fldCharType="begin"/>
            </w:r>
          </w:ins>
          <w:ins w:id="2383" w:author="LKY" w:date="2026-09-15T17:29:07Z">
            <w:r>
              <w:rPr/>
              <w:instrText xml:space="preserve"> HYPERLINK \l _Toc10532 </w:instrText>
            </w:r>
          </w:ins>
          <w:ins w:id="2384" w:author="LKY" w:date="2026-09-15T17:29:07Z">
            <w:r>
              <w:rPr/>
              <w:fldChar w:fldCharType="separate"/>
            </w:r>
          </w:ins>
          <w:ins w:id="2385" w:author="LKY" w:date="2026-09-15T17:29:07Z">
            <w:r>
              <w:rPr>
                <w:rFonts w:hint="eastAsia" w:ascii="Times New Roman" w:hAnsi="Times New Roman" w:cs="宋体"/>
                <w:szCs w:val="32"/>
                <w:lang w:val="en-US" w:eastAsia="zh-CN" w:bidi="en-US"/>
              </w:rPr>
              <w:t>2.7 HDMI接口</w:t>
            </w:r>
          </w:ins>
          <w:ins w:id="2386" w:author="LKY" w:date="2026-09-15T17:29:07Z">
            <w:r>
              <w:rPr/>
              <w:tab/>
            </w:r>
          </w:ins>
          <w:ins w:id="2387" w:author="LKY" w:date="2026-09-15T17:29:07Z">
            <w:r>
              <w:rPr/>
              <w:fldChar w:fldCharType="begin"/>
            </w:r>
          </w:ins>
          <w:ins w:id="2388" w:author="LKY" w:date="2026-09-15T17:29:07Z">
            <w:r>
              <w:rPr/>
              <w:instrText xml:space="preserve"> PAGEREF _Toc10532 \h </w:instrText>
            </w:r>
          </w:ins>
          <w:ins w:id="2389" w:author="LKY" w:date="2026-09-15T17:29:07Z">
            <w:r>
              <w:rPr/>
              <w:fldChar w:fldCharType="separate"/>
            </w:r>
          </w:ins>
          <w:ins w:id="2390" w:author="LKY" w:date="2026-09-15T17:29:08Z">
            <w:r>
              <w:rPr/>
              <w:t>30</w:t>
            </w:r>
          </w:ins>
          <w:ins w:id="2391" w:author="LKY" w:date="2026-09-15T17:29:07Z">
            <w:r>
              <w:rPr/>
              <w:fldChar w:fldCharType="end"/>
            </w:r>
          </w:ins>
          <w:ins w:id="2392" w:author="LKY" w:date="2026-09-15T17:29:07Z">
            <w:r>
              <w:rPr/>
              <w:fldChar w:fldCharType="end"/>
            </w:r>
          </w:ins>
        </w:p>
        <w:p w14:paraId="64C8F740">
          <w:pPr>
            <w:pStyle w:val="11"/>
            <w:tabs>
              <w:tab w:val="right" w:leader="dot" w:pos="8306"/>
            </w:tabs>
            <w:rPr>
              <w:ins w:id="2393" w:author="LKY" w:date="2026-09-15T17:29:07Z"/>
            </w:rPr>
          </w:pPr>
          <w:ins w:id="2394" w:author="LKY" w:date="2026-09-15T17:29:07Z">
            <w:r>
              <w:rPr/>
              <w:fldChar w:fldCharType="begin"/>
            </w:r>
          </w:ins>
          <w:ins w:id="2395" w:author="LKY" w:date="2026-09-15T17:29:07Z">
            <w:r>
              <w:rPr/>
              <w:instrText xml:space="preserve"> HYPERLINK \l _Toc3893 </w:instrText>
            </w:r>
          </w:ins>
          <w:ins w:id="2396" w:author="LKY" w:date="2026-09-15T17:29:07Z">
            <w:r>
              <w:rPr/>
              <w:fldChar w:fldCharType="separate"/>
            </w:r>
          </w:ins>
          <w:ins w:id="2397" w:author="LKY" w:date="2026-09-15T17:29:07Z">
            <w:r>
              <w:rPr>
                <w:rFonts w:hint="eastAsia" w:ascii="Times New Roman" w:hAnsi="Times New Roman" w:cs="宋体"/>
                <w:kern w:val="2"/>
                <w:szCs w:val="32"/>
                <w:lang w:val="en-US" w:eastAsia="zh-CN" w:bidi="en-US"/>
              </w:rPr>
              <w:t>2.8调试串口</w:t>
            </w:r>
          </w:ins>
          <w:ins w:id="2398" w:author="LKY" w:date="2026-09-15T17:29:07Z">
            <w:r>
              <w:rPr/>
              <w:tab/>
            </w:r>
          </w:ins>
          <w:ins w:id="2399" w:author="LKY" w:date="2026-09-15T17:29:07Z">
            <w:r>
              <w:rPr/>
              <w:fldChar w:fldCharType="begin"/>
            </w:r>
          </w:ins>
          <w:ins w:id="2400" w:author="LKY" w:date="2026-09-15T17:29:07Z">
            <w:r>
              <w:rPr/>
              <w:instrText xml:space="preserve"> PAGEREF _Toc3893 \h </w:instrText>
            </w:r>
          </w:ins>
          <w:ins w:id="2401" w:author="LKY" w:date="2026-09-15T17:29:07Z">
            <w:r>
              <w:rPr/>
              <w:fldChar w:fldCharType="separate"/>
            </w:r>
          </w:ins>
          <w:ins w:id="2402" w:author="LKY" w:date="2026-09-15T17:29:08Z">
            <w:r>
              <w:rPr/>
              <w:t>31</w:t>
            </w:r>
          </w:ins>
          <w:ins w:id="2403" w:author="LKY" w:date="2026-09-15T17:29:07Z">
            <w:r>
              <w:rPr/>
              <w:fldChar w:fldCharType="end"/>
            </w:r>
          </w:ins>
          <w:ins w:id="2404" w:author="LKY" w:date="2026-09-15T17:29:07Z">
            <w:r>
              <w:rPr/>
              <w:fldChar w:fldCharType="end"/>
            </w:r>
          </w:ins>
        </w:p>
        <w:p w14:paraId="4F11C5E8">
          <w:pPr>
            <w:pStyle w:val="11"/>
            <w:tabs>
              <w:tab w:val="right" w:leader="dot" w:pos="8306"/>
            </w:tabs>
            <w:rPr>
              <w:ins w:id="2405" w:author="LKY" w:date="2026-09-15T17:29:07Z"/>
            </w:rPr>
          </w:pPr>
          <w:ins w:id="2406" w:author="LKY" w:date="2026-09-15T17:29:07Z">
            <w:r>
              <w:rPr/>
              <w:fldChar w:fldCharType="begin"/>
            </w:r>
          </w:ins>
          <w:ins w:id="2407" w:author="LKY" w:date="2026-09-15T17:29:07Z">
            <w:r>
              <w:rPr/>
              <w:instrText xml:space="preserve"> HYPERLINK \l _Toc17460 </w:instrText>
            </w:r>
          </w:ins>
          <w:ins w:id="2408" w:author="LKY" w:date="2026-09-15T17:29:07Z">
            <w:r>
              <w:rPr/>
              <w:fldChar w:fldCharType="separate"/>
            </w:r>
          </w:ins>
          <w:ins w:id="2409" w:author="LKY" w:date="2026-09-15T17:29:07Z">
            <w:r>
              <w:rPr>
                <w:rFonts w:hint="eastAsia" w:ascii="Times New Roman" w:hAnsi="Times New Roman" w:cs="宋体"/>
                <w:kern w:val="2"/>
                <w:szCs w:val="32"/>
                <w:lang w:val="en-US" w:eastAsia="zh-CN" w:bidi="en-US"/>
              </w:rPr>
              <w:t>2.9 SIM卡插槽</w:t>
            </w:r>
          </w:ins>
          <w:ins w:id="2410" w:author="LKY" w:date="2026-09-15T17:29:07Z">
            <w:r>
              <w:rPr/>
              <w:tab/>
            </w:r>
          </w:ins>
          <w:ins w:id="2411" w:author="LKY" w:date="2026-09-15T17:29:07Z">
            <w:r>
              <w:rPr/>
              <w:fldChar w:fldCharType="begin"/>
            </w:r>
          </w:ins>
          <w:ins w:id="2412" w:author="LKY" w:date="2026-09-15T17:29:07Z">
            <w:r>
              <w:rPr/>
              <w:instrText xml:space="preserve"> PAGEREF _Toc17460 \h </w:instrText>
            </w:r>
          </w:ins>
          <w:ins w:id="2413" w:author="LKY" w:date="2026-09-15T17:29:07Z">
            <w:r>
              <w:rPr/>
              <w:fldChar w:fldCharType="separate"/>
            </w:r>
          </w:ins>
          <w:ins w:id="2414" w:author="LKY" w:date="2026-09-15T17:29:08Z">
            <w:r>
              <w:rPr/>
              <w:t>31</w:t>
            </w:r>
          </w:ins>
          <w:ins w:id="2415" w:author="LKY" w:date="2026-09-15T17:29:07Z">
            <w:r>
              <w:rPr/>
              <w:fldChar w:fldCharType="end"/>
            </w:r>
          </w:ins>
          <w:ins w:id="2416" w:author="LKY" w:date="2026-09-15T17:29:07Z">
            <w:r>
              <w:rPr/>
              <w:fldChar w:fldCharType="end"/>
            </w:r>
          </w:ins>
        </w:p>
        <w:p w14:paraId="639B5B16">
          <w:pPr>
            <w:pStyle w:val="11"/>
            <w:tabs>
              <w:tab w:val="right" w:leader="dot" w:pos="8306"/>
            </w:tabs>
            <w:rPr>
              <w:ins w:id="2417" w:author="LKY" w:date="2026-09-15T17:29:07Z"/>
            </w:rPr>
          </w:pPr>
          <w:ins w:id="2418" w:author="LKY" w:date="2026-09-15T17:29:07Z">
            <w:r>
              <w:rPr/>
              <w:fldChar w:fldCharType="begin"/>
            </w:r>
          </w:ins>
          <w:ins w:id="2419" w:author="LKY" w:date="2026-09-15T17:29:07Z">
            <w:r>
              <w:rPr/>
              <w:instrText xml:space="preserve"> HYPERLINK \l _Toc20242 </w:instrText>
            </w:r>
          </w:ins>
          <w:ins w:id="2420" w:author="LKY" w:date="2026-09-15T17:29:07Z">
            <w:r>
              <w:rPr/>
              <w:fldChar w:fldCharType="separate"/>
            </w:r>
          </w:ins>
          <w:ins w:id="2421" w:author="LKY" w:date="2026-09-15T17:29:07Z">
            <w:r>
              <w:rPr>
                <w:rFonts w:hint="eastAsia" w:ascii="Times New Roman" w:hAnsi="Times New Roman" w:cs="宋体"/>
                <w:kern w:val="2"/>
                <w:szCs w:val="32"/>
                <w:lang w:val="en-US" w:eastAsia="zh-CN" w:bidi="en-US"/>
              </w:rPr>
              <w:t>2.10 SD卡插槽</w:t>
            </w:r>
          </w:ins>
          <w:ins w:id="2422" w:author="LKY" w:date="2026-09-15T17:29:07Z">
            <w:r>
              <w:rPr/>
              <w:tab/>
            </w:r>
          </w:ins>
          <w:ins w:id="2423" w:author="LKY" w:date="2026-09-15T17:29:07Z">
            <w:r>
              <w:rPr/>
              <w:fldChar w:fldCharType="begin"/>
            </w:r>
          </w:ins>
          <w:ins w:id="2424" w:author="LKY" w:date="2026-09-15T17:29:07Z">
            <w:r>
              <w:rPr/>
              <w:instrText xml:space="preserve"> PAGEREF _Toc20242 \h </w:instrText>
            </w:r>
          </w:ins>
          <w:ins w:id="2425" w:author="LKY" w:date="2026-09-15T17:29:07Z">
            <w:r>
              <w:rPr/>
              <w:fldChar w:fldCharType="separate"/>
            </w:r>
          </w:ins>
          <w:ins w:id="2426" w:author="LKY" w:date="2026-09-15T17:29:08Z">
            <w:r>
              <w:rPr/>
              <w:t>31</w:t>
            </w:r>
          </w:ins>
          <w:ins w:id="2427" w:author="LKY" w:date="2026-09-15T17:29:07Z">
            <w:r>
              <w:rPr/>
              <w:fldChar w:fldCharType="end"/>
            </w:r>
          </w:ins>
          <w:ins w:id="2428" w:author="LKY" w:date="2026-09-15T17:29:07Z">
            <w:r>
              <w:rPr/>
              <w:fldChar w:fldCharType="end"/>
            </w:r>
          </w:ins>
        </w:p>
        <w:p w14:paraId="34A3526E">
          <w:pPr>
            <w:pStyle w:val="11"/>
            <w:tabs>
              <w:tab w:val="right" w:leader="dot" w:pos="8306"/>
            </w:tabs>
            <w:rPr>
              <w:ins w:id="2429" w:author="LKY" w:date="2026-09-15T17:29:07Z"/>
            </w:rPr>
          </w:pPr>
          <w:ins w:id="2430" w:author="LKY" w:date="2026-09-15T17:29:07Z">
            <w:r>
              <w:rPr/>
              <w:fldChar w:fldCharType="begin"/>
            </w:r>
          </w:ins>
          <w:ins w:id="2431" w:author="LKY" w:date="2026-09-15T17:29:07Z">
            <w:r>
              <w:rPr/>
              <w:instrText xml:space="preserve"> HYPERLINK \l _Toc21139 </w:instrText>
            </w:r>
          </w:ins>
          <w:ins w:id="2432" w:author="LKY" w:date="2026-09-15T17:29:07Z">
            <w:r>
              <w:rPr/>
              <w:fldChar w:fldCharType="separate"/>
            </w:r>
          </w:ins>
          <w:ins w:id="2433" w:author="LKY" w:date="2026-09-15T17:29:07Z">
            <w:r>
              <w:rPr>
                <w:rFonts w:hint="eastAsia" w:ascii="Times New Roman" w:hAnsi="Times New Roman" w:cs="宋体"/>
                <w:kern w:val="2"/>
                <w:szCs w:val="32"/>
                <w:lang w:val="en-US" w:eastAsia="zh-CN" w:bidi="en-US"/>
              </w:rPr>
              <w:t>2.11重启按钮</w:t>
            </w:r>
          </w:ins>
          <w:ins w:id="2434" w:author="LKY" w:date="2026-09-15T17:29:07Z">
            <w:r>
              <w:rPr/>
              <w:tab/>
            </w:r>
          </w:ins>
          <w:ins w:id="2435" w:author="LKY" w:date="2026-09-15T17:29:07Z">
            <w:r>
              <w:rPr/>
              <w:fldChar w:fldCharType="begin"/>
            </w:r>
          </w:ins>
          <w:ins w:id="2436" w:author="LKY" w:date="2026-09-15T17:29:07Z">
            <w:r>
              <w:rPr/>
              <w:instrText xml:space="preserve"> PAGEREF _Toc21139 \h </w:instrText>
            </w:r>
          </w:ins>
          <w:ins w:id="2437" w:author="LKY" w:date="2026-09-15T17:29:07Z">
            <w:r>
              <w:rPr/>
              <w:fldChar w:fldCharType="separate"/>
            </w:r>
          </w:ins>
          <w:ins w:id="2438" w:author="LKY" w:date="2026-09-15T17:29:08Z">
            <w:r>
              <w:rPr/>
              <w:t>33</w:t>
            </w:r>
          </w:ins>
          <w:ins w:id="2439" w:author="LKY" w:date="2026-09-15T17:29:07Z">
            <w:r>
              <w:rPr/>
              <w:fldChar w:fldCharType="end"/>
            </w:r>
          </w:ins>
          <w:ins w:id="2440" w:author="LKY" w:date="2026-09-15T17:29:07Z">
            <w:r>
              <w:rPr/>
              <w:fldChar w:fldCharType="end"/>
            </w:r>
          </w:ins>
        </w:p>
        <w:p w14:paraId="60494798">
          <w:pPr>
            <w:pStyle w:val="11"/>
            <w:tabs>
              <w:tab w:val="right" w:leader="dot" w:pos="8306"/>
            </w:tabs>
            <w:rPr>
              <w:ins w:id="2441" w:author="LKY" w:date="2026-09-15T17:29:07Z"/>
            </w:rPr>
          </w:pPr>
          <w:ins w:id="2442" w:author="LKY" w:date="2026-09-15T17:29:07Z">
            <w:r>
              <w:rPr/>
              <w:fldChar w:fldCharType="begin"/>
            </w:r>
          </w:ins>
          <w:ins w:id="2443" w:author="LKY" w:date="2026-09-15T17:29:07Z">
            <w:r>
              <w:rPr/>
              <w:instrText xml:space="preserve"> HYPERLINK \l _Toc14004 </w:instrText>
            </w:r>
          </w:ins>
          <w:ins w:id="2444" w:author="LKY" w:date="2026-09-15T17:29:07Z">
            <w:r>
              <w:rPr/>
              <w:fldChar w:fldCharType="separate"/>
            </w:r>
          </w:ins>
          <w:ins w:id="2445" w:author="LKY" w:date="2026-09-15T17:29:07Z">
            <w:r>
              <w:rPr>
                <w:rFonts w:hint="eastAsia" w:ascii="Times New Roman" w:hAnsi="Times New Roman" w:cs="宋体"/>
                <w:kern w:val="2"/>
                <w:szCs w:val="32"/>
                <w:lang w:val="en-US" w:eastAsia="zh-CN" w:bidi="en-US"/>
              </w:rPr>
              <w:t>2.12 PCIE接口</w:t>
            </w:r>
          </w:ins>
          <w:ins w:id="2446" w:author="LKY" w:date="2026-09-15T17:29:07Z">
            <w:r>
              <w:rPr/>
              <w:tab/>
            </w:r>
          </w:ins>
          <w:ins w:id="2447" w:author="LKY" w:date="2026-09-15T17:29:07Z">
            <w:r>
              <w:rPr/>
              <w:fldChar w:fldCharType="begin"/>
            </w:r>
          </w:ins>
          <w:ins w:id="2448" w:author="LKY" w:date="2026-09-15T17:29:07Z">
            <w:r>
              <w:rPr/>
              <w:instrText xml:space="preserve"> PAGEREF _Toc14004 \h </w:instrText>
            </w:r>
          </w:ins>
          <w:ins w:id="2449" w:author="LKY" w:date="2026-09-15T17:29:07Z">
            <w:r>
              <w:rPr/>
              <w:fldChar w:fldCharType="separate"/>
            </w:r>
          </w:ins>
          <w:ins w:id="2450" w:author="LKY" w:date="2026-09-15T17:29:08Z">
            <w:r>
              <w:rPr/>
              <w:t>33</w:t>
            </w:r>
          </w:ins>
          <w:ins w:id="2451" w:author="LKY" w:date="2026-09-15T17:29:07Z">
            <w:r>
              <w:rPr/>
              <w:fldChar w:fldCharType="end"/>
            </w:r>
          </w:ins>
          <w:ins w:id="2452" w:author="LKY" w:date="2026-09-15T17:29:07Z">
            <w:r>
              <w:rPr/>
              <w:fldChar w:fldCharType="end"/>
            </w:r>
          </w:ins>
        </w:p>
        <w:p w14:paraId="09F75483">
          <w:pPr>
            <w:pStyle w:val="7"/>
            <w:tabs>
              <w:tab w:val="right" w:leader="dot" w:pos="8306"/>
            </w:tabs>
            <w:rPr>
              <w:ins w:id="2453" w:author="LKY" w:date="2026-09-15T17:29:07Z"/>
            </w:rPr>
          </w:pPr>
          <w:ins w:id="2454" w:author="LKY" w:date="2026-09-15T17:29:07Z">
            <w:r>
              <w:rPr/>
              <w:fldChar w:fldCharType="begin"/>
            </w:r>
          </w:ins>
          <w:ins w:id="2455" w:author="LKY" w:date="2026-09-15T17:29:07Z">
            <w:r>
              <w:rPr/>
              <w:instrText xml:space="preserve"> HYPERLINK \l _Toc28058 </w:instrText>
            </w:r>
          </w:ins>
          <w:ins w:id="2456" w:author="LKY" w:date="2026-09-15T17:29:07Z">
            <w:r>
              <w:rPr/>
              <w:fldChar w:fldCharType="separate"/>
            </w:r>
          </w:ins>
          <w:ins w:id="2457" w:author="LKY" w:date="2026-09-15T17:29:07Z">
            <w:r>
              <w:rPr>
                <w:rFonts w:hint="eastAsia" w:ascii="Times New Roman" w:hAnsi="Times New Roman" w:eastAsia="宋体" w:cs="宋体"/>
                <w:bCs w:val="0"/>
                <w:szCs w:val="28"/>
                <w:lang w:val="en-US" w:eastAsia="zh-CN" w:bidi="en-US"/>
              </w:rPr>
              <w:t>2.12.1 4G模块</w:t>
            </w:r>
          </w:ins>
          <w:ins w:id="2458" w:author="LKY" w:date="2026-09-15T17:29:07Z">
            <w:r>
              <w:rPr/>
              <w:tab/>
            </w:r>
          </w:ins>
          <w:ins w:id="2459" w:author="LKY" w:date="2026-09-15T17:29:07Z">
            <w:r>
              <w:rPr/>
              <w:fldChar w:fldCharType="begin"/>
            </w:r>
          </w:ins>
          <w:ins w:id="2460" w:author="LKY" w:date="2026-09-15T17:29:07Z">
            <w:r>
              <w:rPr/>
              <w:instrText xml:space="preserve"> PAGEREF _Toc28058 \h </w:instrText>
            </w:r>
          </w:ins>
          <w:ins w:id="2461" w:author="LKY" w:date="2026-09-15T17:29:07Z">
            <w:r>
              <w:rPr/>
              <w:fldChar w:fldCharType="separate"/>
            </w:r>
          </w:ins>
          <w:ins w:id="2462" w:author="LKY" w:date="2026-09-15T17:29:08Z">
            <w:r>
              <w:rPr/>
              <w:t>33</w:t>
            </w:r>
          </w:ins>
          <w:ins w:id="2463" w:author="LKY" w:date="2026-09-15T17:29:07Z">
            <w:r>
              <w:rPr/>
              <w:fldChar w:fldCharType="end"/>
            </w:r>
          </w:ins>
          <w:ins w:id="2464" w:author="LKY" w:date="2026-09-15T17:29:07Z">
            <w:r>
              <w:rPr/>
              <w:fldChar w:fldCharType="end"/>
            </w:r>
          </w:ins>
        </w:p>
        <w:p w14:paraId="149012CA">
          <w:pPr>
            <w:pStyle w:val="7"/>
            <w:tabs>
              <w:tab w:val="right" w:leader="dot" w:pos="8306"/>
            </w:tabs>
            <w:rPr>
              <w:ins w:id="2465" w:author="LKY" w:date="2026-09-15T17:29:07Z"/>
            </w:rPr>
          </w:pPr>
          <w:ins w:id="2466" w:author="LKY" w:date="2026-09-15T17:29:07Z">
            <w:r>
              <w:rPr/>
              <w:fldChar w:fldCharType="begin"/>
            </w:r>
          </w:ins>
          <w:ins w:id="2467" w:author="LKY" w:date="2026-09-15T17:29:07Z">
            <w:r>
              <w:rPr/>
              <w:instrText xml:space="preserve"> HYPERLINK \l _Toc20858 </w:instrText>
            </w:r>
          </w:ins>
          <w:ins w:id="2468" w:author="LKY" w:date="2026-09-15T17:29:07Z">
            <w:r>
              <w:rPr/>
              <w:fldChar w:fldCharType="separate"/>
            </w:r>
          </w:ins>
          <w:ins w:id="2469" w:author="LKY" w:date="2026-09-15T17:29:07Z">
            <w:r>
              <w:rPr>
                <w:rFonts w:hint="eastAsia" w:ascii="Times New Roman" w:hAnsi="Times New Roman" w:eastAsia="宋体" w:cs="宋体"/>
                <w:bCs w:val="0"/>
                <w:szCs w:val="28"/>
                <w:lang w:val="en-US" w:eastAsia="zh-CN" w:bidi="en-US"/>
              </w:rPr>
              <w:t>2.12.2 Wi-Fi模块</w:t>
            </w:r>
          </w:ins>
          <w:ins w:id="2470" w:author="LKY" w:date="2026-09-15T17:29:07Z">
            <w:r>
              <w:rPr/>
              <w:tab/>
            </w:r>
          </w:ins>
          <w:ins w:id="2471" w:author="LKY" w:date="2026-09-15T17:29:07Z">
            <w:r>
              <w:rPr/>
              <w:fldChar w:fldCharType="begin"/>
            </w:r>
          </w:ins>
          <w:ins w:id="2472" w:author="LKY" w:date="2026-09-15T17:29:07Z">
            <w:r>
              <w:rPr/>
              <w:instrText xml:space="preserve"> PAGEREF _Toc20858 \h </w:instrText>
            </w:r>
          </w:ins>
          <w:ins w:id="2473" w:author="LKY" w:date="2026-09-15T17:29:07Z">
            <w:r>
              <w:rPr/>
              <w:fldChar w:fldCharType="separate"/>
            </w:r>
          </w:ins>
          <w:ins w:id="2474" w:author="LKY" w:date="2026-09-15T17:29:08Z">
            <w:r>
              <w:rPr/>
              <w:t>36</w:t>
            </w:r>
          </w:ins>
          <w:ins w:id="2475" w:author="LKY" w:date="2026-09-15T17:29:07Z">
            <w:r>
              <w:rPr/>
              <w:fldChar w:fldCharType="end"/>
            </w:r>
          </w:ins>
          <w:ins w:id="2476" w:author="LKY" w:date="2026-09-15T17:29:07Z">
            <w:r>
              <w:rPr/>
              <w:fldChar w:fldCharType="end"/>
            </w:r>
          </w:ins>
        </w:p>
        <w:p w14:paraId="0F8A0A68">
          <w:pPr>
            <w:pStyle w:val="11"/>
            <w:tabs>
              <w:tab w:val="right" w:leader="dot" w:pos="8306"/>
            </w:tabs>
            <w:rPr>
              <w:ins w:id="2477" w:author="LKY" w:date="2026-09-15T17:29:07Z"/>
            </w:rPr>
          </w:pPr>
          <w:ins w:id="2478" w:author="LKY" w:date="2026-09-15T17:29:07Z">
            <w:r>
              <w:rPr/>
              <w:fldChar w:fldCharType="begin"/>
            </w:r>
          </w:ins>
          <w:ins w:id="2479" w:author="LKY" w:date="2026-09-15T17:29:07Z">
            <w:r>
              <w:rPr/>
              <w:instrText xml:space="preserve"> HYPERLINK \l _Toc13524 </w:instrText>
            </w:r>
          </w:ins>
          <w:ins w:id="2480" w:author="LKY" w:date="2026-09-15T17:29:07Z">
            <w:r>
              <w:rPr/>
              <w:fldChar w:fldCharType="separate"/>
            </w:r>
          </w:ins>
          <w:ins w:id="2481" w:author="LKY" w:date="2026-09-15T17:29:07Z">
            <w:r>
              <w:rPr>
                <w:rFonts w:hint="eastAsia" w:ascii="Times New Roman" w:hAnsi="Times New Roman" w:cs="宋体"/>
                <w:kern w:val="2"/>
                <w:szCs w:val="32"/>
                <w:lang w:val="en-US" w:eastAsia="zh-CN" w:bidi="en-US"/>
              </w:rPr>
              <w:t>2.13 M.2接口</w:t>
            </w:r>
          </w:ins>
          <w:ins w:id="2482" w:author="LKY" w:date="2026-09-15T17:29:07Z">
            <w:r>
              <w:rPr/>
              <w:tab/>
            </w:r>
          </w:ins>
          <w:ins w:id="2483" w:author="LKY" w:date="2026-09-15T17:29:07Z">
            <w:r>
              <w:rPr/>
              <w:fldChar w:fldCharType="begin"/>
            </w:r>
          </w:ins>
          <w:ins w:id="2484" w:author="LKY" w:date="2026-09-15T17:29:07Z">
            <w:r>
              <w:rPr/>
              <w:instrText xml:space="preserve"> PAGEREF _Toc13524 \h </w:instrText>
            </w:r>
          </w:ins>
          <w:ins w:id="2485" w:author="LKY" w:date="2026-09-15T17:29:07Z">
            <w:r>
              <w:rPr/>
              <w:fldChar w:fldCharType="separate"/>
            </w:r>
          </w:ins>
          <w:ins w:id="2486" w:author="LKY" w:date="2026-09-15T17:29:08Z">
            <w:r>
              <w:rPr/>
              <w:t>38</w:t>
            </w:r>
          </w:ins>
          <w:ins w:id="2487" w:author="LKY" w:date="2026-09-15T17:29:07Z">
            <w:r>
              <w:rPr/>
              <w:fldChar w:fldCharType="end"/>
            </w:r>
          </w:ins>
          <w:ins w:id="2488" w:author="LKY" w:date="2026-09-15T17:29:07Z">
            <w:r>
              <w:rPr/>
              <w:fldChar w:fldCharType="end"/>
            </w:r>
          </w:ins>
        </w:p>
        <w:p w14:paraId="711B1D18">
          <w:pPr>
            <w:pStyle w:val="7"/>
            <w:tabs>
              <w:tab w:val="right" w:leader="dot" w:pos="8306"/>
            </w:tabs>
            <w:rPr>
              <w:ins w:id="2489" w:author="LKY" w:date="2026-09-15T17:29:07Z"/>
            </w:rPr>
          </w:pPr>
          <w:ins w:id="2490" w:author="LKY" w:date="2026-09-15T17:29:07Z">
            <w:r>
              <w:rPr/>
              <w:fldChar w:fldCharType="begin"/>
            </w:r>
          </w:ins>
          <w:ins w:id="2491" w:author="LKY" w:date="2026-09-15T17:29:07Z">
            <w:r>
              <w:rPr/>
              <w:instrText xml:space="preserve"> HYPERLINK \l _Toc9163 </w:instrText>
            </w:r>
          </w:ins>
          <w:ins w:id="2492" w:author="LKY" w:date="2026-09-15T17:29:07Z">
            <w:r>
              <w:rPr/>
              <w:fldChar w:fldCharType="separate"/>
            </w:r>
          </w:ins>
          <w:ins w:id="2493" w:author="LKY" w:date="2026-09-15T17:29:07Z">
            <w:r>
              <w:rPr>
                <w:rFonts w:hint="eastAsia" w:ascii="Times New Roman" w:hAnsi="Times New Roman" w:eastAsia="宋体" w:cs="宋体"/>
                <w:bCs w:val="0"/>
                <w:szCs w:val="28"/>
                <w:lang w:val="en-US" w:eastAsia="zh-CN" w:bidi="en-US"/>
              </w:rPr>
              <w:t>2.13.1 SSD卡</w:t>
            </w:r>
          </w:ins>
          <w:ins w:id="2494" w:author="LKY" w:date="2026-09-15T17:29:07Z">
            <w:r>
              <w:rPr/>
              <w:tab/>
            </w:r>
          </w:ins>
          <w:ins w:id="2495" w:author="LKY" w:date="2026-09-15T17:29:07Z">
            <w:r>
              <w:rPr/>
              <w:fldChar w:fldCharType="begin"/>
            </w:r>
          </w:ins>
          <w:ins w:id="2496" w:author="LKY" w:date="2026-09-15T17:29:07Z">
            <w:r>
              <w:rPr/>
              <w:instrText xml:space="preserve"> PAGEREF _Toc9163 \h </w:instrText>
            </w:r>
          </w:ins>
          <w:ins w:id="2497" w:author="LKY" w:date="2026-09-15T17:29:07Z">
            <w:r>
              <w:rPr/>
              <w:fldChar w:fldCharType="separate"/>
            </w:r>
          </w:ins>
          <w:ins w:id="2498" w:author="LKY" w:date="2026-09-15T17:29:08Z">
            <w:r>
              <w:rPr/>
              <w:t>38</w:t>
            </w:r>
          </w:ins>
          <w:ins w:id="2499" w:author="LKY" w:date="2026-09-15T17:29:07Z">
            <w:r>
              <w:rPr/>
              <w:fldChar w:fldCharType="end"/>
            </w:r>
          </w:ins>
          <w:ins w:id="2500" w:author="LKY" w:date="2026-09-15T17:29:07Z">
            <w:r>
              <w:rPr/>
              <w:fldChar w:fldCharType="end"/>
            </w:r>
          </w:ins>
        </w:p>
        <w:p w14:paraId="5B1A072E">
          <w:pPr>
            <w:pStyle w:val="11"/>
            <w:tabs>
              <w:tab w:val="right" w:leader="dot" w:pos="8306"/>
            </w:tabs>
            <w:rPr>
              <w:ins w:id="2501" w:author="LKY" w:date="2026-09-15T17:29:07Z"/>
            </w:rPr>
          </w:pPr>
          <w:ins w:id="2502" w:author="LKY" w:date="2026-09-15T17:29:07Z">
            <w:r>
              <w:rPr/>
              <w:fldChar w:fldCharType="begin"/>
            </w:r>
          </w:ins>
          <w:ins w:id="2503" w:author="LKY" w:date="2026-09-15T17:29:07Z">
            <w:r>
              <w:rPr/>
              <w:instrText xml:space="preserve"> HYPERLINK \l _Toc31235 </w:instrText>
            </w:r>
          </w:ins>
          <w:ins w:id="2504" w:author="LKY" w:date="2026-09-15T17:29:07Z">
            <w:r>
              <w:rPr/>
              <w:fldChar w:fldCharType="separate"/>
            </w:r>
          </w:ins>
          <w:ins w:id="2505" w:author="LKY" w:date="2026-09-15T17:29:07Z">
            <w:r>
              <w:rPr>
                <w:rFonts w:hint="eastAsia" w:ascii="Times New Roman" w:hAnsi="Times New Roman" w:cs="宋体"/>
                <w:kern w:val="2"/>
                <w:szCs w:val="32"/>
                <w:lang w:val="en-US" w:eastAsia="zh-CN" w:bidi="en-US"/>
              </w:rPr>
              <w:t>2.14硬件看门狗</w:t>
            </w:r>
          </w:ins>
          <w:ins w:id="2506" w:author="LKY" w:date="2026-09-15T17:29:07Z">
            <w:r>
              <w:rPr/>
              <w:tab/>
            </w:r>
          </w:ins>
          <w:ins w:id="2507" w:author="LKY" w:date="2026-09-15T17:29:07Z">
            <w:r>
              <w:rPr/>
              <w:fldChar w:fldCharType="begin"/>
            </w:r>
          </w:ins>
          <w:ins w:id="2508" w:author="LKY" w:date="2026-09-15T17:29:07Z">
            <w:r>
              <w:rPr/>
              <w:instrText xml:space="preserve"> PAGEREF _Toc31235 \h </w:instrText>
            </w:r>
          </w:ins>
          <w:ins w:id="2509" w:author="LKY" w:date="2026-09-15T17:29:07Z">
            <w:r>
              <w:rPr/>
              <w:fldChar w:fldCharType="separate"/>
            </w:r>
          </w:ins>
          <w:ins w:id="2510" w:author="LKY" w:date="2026-09-15T17:29:08Z">
            <w:r>
              <w:rPr/>
              <w:t>39</w:t>
            </w:r>
          </w:ins>
          <w:ins w:id="2511" w:author="LKY" w:date="2026-09-15T17:29:07Z">
            <w:r>
              <w:rPr/>
              <w:fldChar w:fldCharType="end"/>
            </w:r>
          </w:ins>
          <w:ins w:id="2512" w:author="LKY" w:date="2026-09-15T17:29:07Z">
            <w:r>
              <w:rPr/>
              <w:fldChar w:fldCharType="end"/>
            </w:r>
          </w:ins>
        </w:p>
        <w:p w14:paraId="1BDF03B2">
          <w:pPr>
            <w:pStyle w:val="11"/>
            <w:tabs>
              <w:tab w:val="right" w:leader="dot" w:pos="8306"/>
            </w:tabs>
            <w:rPr>
              <w:ins w:id="2513" w:author="LKY" w:date="2026-09-15T17:29:07Z"/>
            </w:rPr>
          </w:pPr>
          <w:ins w:id="2514" w:author="LKY" w:date="2026-09-15T17:29:07Z">
            <w:r>
              <w:rPr/>
              <w:fldChar w:fldCharType="begin"/>
            </w:r>
          </w:ins>
          <w:ins w:id="2515" w:author="LKY" w:date="2026-09-15T17:29:07Z">
            <w:r>
              <w:rPr/>
              <w:instrText xml:space="preserve"> HYPERLINK \l _Toc880 </w:instrText>
            </w:r>
          </w:ins>
          <w:ins w:id="2516" w:author="LKY" w:date="2026-09-15T17:29:07Z">
            <w:r>
              <w:rPr/>
              <w:fldChar w:fldCharType="separate"/>
            </w:r>
          </w:ins>
          <w:ins w:id="2517" w:author="LKY" w:date="2026-09-15T17:29:07Z">
            <w:r>
              <w:rPr>
                <w:rFonts w:hint="eastAsia" w:ascii="Times New Roman" w:hAnsi="Times New Roman" w:cs="宋体"/>
                <w:kern w:val="2"/>
                <w:szCs w:val="32"/>
                <w:lang w:val="en-US" w:eastAsia="zh-CN" w:bidi="en-US"/>
              </w:rPr>
              <w:t>2.15外部RTC</w:t>
            </w:r>
          </w:ins>
          <w:ins w:id="2518" w:author="LKY" w:date="2026-09-15T17:29:07Z">
            <w:r>
              <w:rPr/>
              <w:tab/>
            </w:r>
          </w:ins>
          <w:ins w:id="2519" w:author="LKY" w:date="2026-09-15T17:29:07Z">
            <w:r>
              <w:rPr/>
              <w:fldChar w:fldCharType="begin"/>
            </w:r>
          </w:ins>
          <w:ins w:id="2520" w:author="LKY" w:date="2026-09-15T17:29:07Z">
            <w:r>
              <w:rPr/>
              <w:instrText xml:space="preserve"> PAGEREF _Toc880 \h </w:instrText>
            </w:r>
          </w:ins>
          <w:ins w:id="2521" w:author="LKY" w:date="2026-09-15T17:29:07Z">
            <w:r>
              <w:rPr/>
              <w:fldChar w:fldCharType="separate"/>
            </w:r>
          </w:ins>
          <w:ins w:id="2522" w:author="LKY" w:date="2026-09-15T17:29:08Z">
            <w:r>
              <w:rPr/>
              <w:t>39</w:t>
            </w:r>
          </w:ins>
          <w:ins w:id="2523" w:author="LKY" w:date="2026-09-15T17:29:07Z">
            <w:r>
              <w:rPr/>
              <w:fldChar w:fldCharType="end"/>
            </w:r>
          </w:ins>
          <w:ins w:id="2524" w:author="LKY" w:date="2026-09-15T17:29:07Z">
            <w:r>
              <w:rPr/>
              <w:fldChar w:fldCharType="end"/>
            </w:r>
          </w:ins>
        </w:p>
        <w:p w14:paraId="0D097736">
          <w:pPr>
            <w:pStyle w:val="11"/>
            <w:tabs>
              <w:tab w:val="right" w:leader="dot" w:pos="8306"/>
            </w:tabs>
            <w:rPr>
              <w:ins w:id="2525" w:author="LKY" w:date="2026-09-15T17:29:07Z"/>
            </w:rPr>
          </w:pPr>
          <w:ins w:id="2526" w:author="LKY" w:date="2026-09-15T17:29:07Z">
            <w:r>
              <w:rPr/>
              <w:fldChar w:fldCharType="begin"/>
            </w:r>
          </w:ins>
          <w:ins w:id="2527" w:author="LKY" w:date="2026-09-15T17:29:07Z">
            <w:r>
              <w:rPr/>
              <w:instrText xml:space="preserve"> HYPERLINK \l _Toc8861 </w:instrText>
            </w:r>
          </w:ins>
          <w:ins w:id="2528" w:author="LKY" w:date="2026-09-15T17:29:07Z">
            <w:r>
              <w:rPr/>
              <w:fldChar w:fldCharType="separate"/>
            </w:r>
          </w:ins>
          <w:ins w:id="2529" w:author="LKY" w:date="2026-09-15T17:29:07Z">
            <w:r>
              <w:rPr>
                <w:rFonts w:hint="eastAsia" w:ascii="Times New Roman" w:hAnsi="Times New Roman" w:cs="宋体"/>
                <w:kern w:val="2"/>
                <w:szCs w:val="32"/>
                <w:lang w:val="en-US" w:eastAsia="zh-CN" w:bidi="en-US"/>
              </w:rPr>
              <w:t>2.16加密芯片</w:t>
            </w:r>
          </w:ins>
          <w:ins w:id="2530" w:author="LKY" w:date="2026-09-15T17:29:07Z">
            <w:r>
              <w:rPr/>
              <w:tab/>
            </w:r>
          </w:ins>
          <w:ins w:id="2531" w:author="LKY" w:date="2026-09-15T17:29:07Z">
            <w:r>
              <w:rPr/>
              <w:fldChar w:fldCharType="begin"/>
            </w:r>
          </w:ins>
          <w:ins w:id="2532" w:author="LKY" w:date="2026-09-15T17:29:07Z">
            <w:r>
              <w:rPr/>
              <w:instrText xml:space="preserve"> PAGEREF _Toc8861 \h </w:instrText>
            </w:r>
          </w:ins>
          <w:ins w:id="2533" w:author="LKY" w:date="2026-09-15T17:29:07Z">
            <w:r>
              <w:rPr/>
              <w:fldChar w:fldCharType="separate"/>
            </w:r>
          </w:ins>
          <w:ins w:id="2534" w:author="LKY" w:date="2026-09-15T17:29:08Z">
            <w:r>
              <w:rPr/>
              <w:t>39</w:t>
            </w:r>
          </w:ins>
          <w:ins w:id="2535" w:author="LKY" w:date="2026-09-15T17:29:07Z">
            <w:r>
              <w:rPr/>
              <w:fldChar w:fldCharType="end"/>
            </w:r>
          </w:ins>
          <w:ins w:id="2536" w:author="LKY" w:date="2026-09-15T17:29:07Z">
            <w:r>
              <w:rPr/>
              <w:fldChar w:fldCharType="end"/>
            </w:r>
          </w:ins>
        </w:p>
        <w:p w14:paraId="54A662A6">
          <w:pPr>
            <w:pStyle w:val="10"/>
            <w:tabs>
              <w:tab w:val="right" w:leader="dot" w:pos="8306"/>
            </w:tabs>
            <w:rPr>
              <w:ins w:id="2537" w:author="LKY" w:date="2026-09-15T17:29:07Z"/>
            </w:rPr>
          </w:pPr>
          <w:ins w:id="2538" w:author="LKY" w:date="2026-09-15T17:29:07Z">
            <w:r>
              <w:rPr/>
              <w:fldChar w:fldCharType="begin"/>
            </w:r>
          </w:ins>
          <w:ins w:id="2539" w:author="LKY" w:date="2026-09-15T17:29:07Z">
            <w:r>
              <w:rPr/>
              <w:instrText xml:space="preserve"> HYPERLINK \l _Toc13228 </w:instrText>
            </w:r>
          </w:ins>
          <w:ins w:id="2540" w:author="LKY" w:date="2026-09-15T17:29:07Z">
            <w:r>
              <w:rPr/>
              <w:fldChar w:fldCharType="separate"/>
            </w:r>
          </w:ins>
          <w:ins w:id="2541" w:author="LKY" w:date="2026-09-15T17:29:07Z">
            <w:r>
              <w:rPr>
                <w:rFonts w:hint="eastAsia"/>
                <w:lang w:val="en-US" w:eastAsia="zh-CN"/>
              </w:rPr>
              <w:t>3.设备登录</w:t>
            </w:r>
          </w:ins>
          <w:ins w:id="2542" w:author="LKY" w:date="2026-09-15T17:29:07Z">
            <w:r>
              <w:rPr/>
              <w:tab/>
            </w:r>
          </w:ins>
          <w:ins w:id="2543" w:author="LKY" w:date="2026-09-15T17:29:07Z">
            <w:r>
              <w:rPr/>
              <w:fldChar w:fldCharType="begin"/>
            </w:r>
          </w:ins>
          <w:ins w:id="2544" w:author="LKY" w:date="2026-09-15T17:29:07Z">
            <w:r>
              <w:rPr/>
              <w:instrText xml:space="preserve"> PAGEREF _Toc13228 \h </w:instrText>
            </w:r>
          </w:ins>
          <w:ins w:id="2545" w:author="LKY" w:date="2026-09-15T17:29:07Z">
            <w:r>
              <w:rPr/>
              <w:fldChar w:fldCharType="separate"/>
            </w:r>
          </w:ins>
          <w:ins w:id="2546" w:author="LKY" w:date="2026-09-15T17:29:08Z">
            <w:r>
              <w:rPr/>
              <w:t>40</w:t>
            </w:r>
          </w:ins>
          <w:ins w:id="2547" w:author="LKY" w:date="2026-09-15T17:29:07Z">
            <w:r>
              <w:rPr/>
              <w:fldChar w:fldCharType="end"/>
            </w:r>
          </w:ins>
          <w:ins w:id="2548" w:author="LKY" w:date="2026-09-15T17:29:07Z">
            <w:r>
              <w:rPr/>
              <w:fldChar w:fldCharType="end"/>
            </w:r>
          </w:ins>
        </w:p>
        <w:p w14:paraId="13520EAE">
          <w:pPr>
            <w:pStyle w:val="11"/>
            <w:tabs>
              <w:tab w:val="right" w:leader="dot" w:pos="8306"/>
            </w:tabs>
            <w:rPr>
              <w:ins w:id="2549" w:author="LKY" w:date="2026-09-15T17:29:07Z"/>
            </w:rPr>
          </w:pPr>
          <w:ins w:id="2550" w:author="LKY" w:date="2026-09-15T17:29:07Z">
            <w:r>
              <w:rPr/>
              <w:fldChar w:fldCharType="begin"/>
            </w:r>
          </w:ins>
          <w:ins w:id="2551" w:author="LKY" w:date="2026-09-15T17:29:07Z">
            <w:r>
              <w:rPr/>
              <w:instrText xml:space="preserve"> HYPERLINK \l _Toc4589 </w:instrText>
            </w:r>
          </w:ins>
          <w:ins w:id="2552" w:author="LKY" w:date="2026-09-15T17:29:07Z">
            <w:r>
              <w:rPr/>
              <w:fldChar w:fldCharType="separate"/>
            </w:r>
          </w:ins>
          <w:ins w:id="2553" w:author="LKY" w:date="2026-09-15T17:29:07Z">
            <w:r>
              <w:rPr>
                <w:rFonts w:hint="eastAsia" w:ascii="Times New Roman" w:hAnsi="Times New Roman" w:eastAsia="宋体" w:cs="宋体"/>
                <w:bCs/>
                <w:iCs/>
                <w:szCs w:val="32"/>
                <w:lang w:val="en-US" w:eastAsia="zh-CN"/>
              </w:rPr>
              <w:t>3.1 USB登录</w:t>
            </w:r>
          </w:ins>
          <w:ins w:id="2554" w:author="LKY" w:date="2026-09-15T17:29:07Z">
            <w:r>
              <w:rPr/>
              <w:tab/>
            </w:r>
          </w:ins>
          <w:ins w:id="2555" w:author="LKY" w:date="2026-09-15T17:29:07Z">
            <w:r>
              <w:rPr/>
              <w:fldChar w:fldCharType="begin"/>
            </w:r>
          </w:ins>
          <w:ins w:id="2556" w:author="LKY" w:date="2026-09-15T17:29:07Z">
            <w:r>
              <w:rPr/>
              <w:instrText xml:space="preserve"> PAGEREF _Toc4589 \h </w:instrText>
            </w:r>
          </w:ins>
          <w:ins w:id="2557" w:author="LKY" w:date="2026-09-15T17:29:07Z">
            <w:r>
              <w:rPr/>
              <w:fldChar w:fldCharType="separate"/>
            </w:r>
          </w:ins>
          <w:ins w:id="2558" w:author="LKY" w:date="2026-09-15T17:29:08Z">
            <w:r>
              <w:rPr/>
              <w:t>40</w:t>
            </w:r>
          </w:ins>
          <w:ins w:id="2559" w:author="LKY" w:date="2026-09-15T17:29:07Z">
            <w:r>
              <w:rPr/>
              <w:fldChar w:fldCharType="end"/>
            </w:r>
          </w:ins>
          <w:ins w:id="2560" w:author="LKY" w:date="2026-09-15T17:29:07Z">
            <w:r>
              <w:rPr/>
              <w:fldChar w:fldCharType="end"/>
            </w:r>
          </w:ins>
        </w:p>
        <w:p w14:paraId="74AEAAE8">
          <w:pPr>
            <w:pStyle w:val="11"/>
            <w:tabs>
              <w:tab w:val="right" w:leader="dot" w:pos="8306"/>
            </w:tabs>
            <w:rPr>
              <w:ins w:id="2561" w:author="LKY" w:date="2026-09-15T17:29:07Z"/>
            </w:rPr>
          </w:pPr>
          <w:ins w:id="2562" w:author="LKY" w:date="2026-09-15T17:29:07Z">
            <w:r>
              <w:rPr/>
              <w:fldChar w:fldCharType="begin"/>
            </w:r>
          </w:ins>
          <w:ins w:id="2563" w:author="LKY" w:date="2026-09-15T17:29:07Z">
            <w:r>
              <w:rPr/>
              <w:instrText xml:space="preserve"> HYPERLINK \l _Toc27468 </w:instrText>
            </w:r>
          </w:ins>
          <w:ins w:id="2564" w:author="LKY" w:date="2026-09-15T17:29:07Z">
            <w:r>
              <w:rPr/>
              <w:fldChar w:fldCharType="separate"/>
            </w:r>
          </w:ins>
          <w:ins w:id="2565" w:author="LKY" w:date="2026-09-15T17:29:07Z">
            <w:r>
              <w:rPr>
                <w:rFonts w:hint="eastAsia" w:ascii="Times New Roman" w:hAnsi="Times New Roman" w:eastAsia="宋体" w:cs="宋体"/>
                <w:bCs/>
                <w:iCs/>
                <w:szCs w:val="32"/>
                <w:lang w:val="en-US" w:eastAsia="zh-CN"/>
              </w:rPr>
              <w:t>3.2 SSH2登录</w:t>
            </w:r>
          </w:ins>
          <w:ins w:id="2566" w:author="LKY" w:date="2026-09-15T17:29:07Z">
            <w:r>
              <w:rPr/>
              <w:tab/>
            </w:r>
          </w:ins>
          <w:ins w:id="2567" w:author="LKY" w:date="2026-09-15T17:29:07Z">
            <w:r>
              <w:rPr/>
              <w:fldChar w:fldCharType="begin"/>
            </w:r>
          </w:ins>
          <w:ins w:id="2568" w:author="LKY" w:date="2026-09-15T17:29:07Z">
            <w:r>
              <w:rPr/>
              <w:instrText xml:space="preserve"> PAGEREF _Toc27468 \h </w:instrText>
            </w:r>
          </w:ins>
          <w:ins w:id="2569" w:author="LKY" w:date="2026-09-15T17:29:07Z">
            <w:r>
              <w:rPr/>
              <w:fldChar w:fldCharType="separate"/>
            </w:r>
          </w:ins>
          <w:ins w:id="2570" w:author="LKY" w:date="2026-09-15T17:29:08Z">
            <w:r>
              <w:rPr/>
              <w:t>41</w:t>
            </w:r>
          </w:ins>
          <w:ins w:id="2571" w:author="LKY" w:date="2026-09-15T17:29:07Z">
            <w:r>
              <w:rPr/>
              <w:fldChar w:fldCharType="end"/>
            </w:r>
          </w:ins>
          <w:ins w:id="2572" w:author="LKY" w:date="2026-09-15T17:29:07Z">
            <w:r>
              <w:rPr/>
              <w:fldChar w:fldCharType="end"/>
            </w:r>
          </w:ins>
        </w:p>
        <w:p w14:paraId="4CB737E1">
          <w:pPr>
            <w:pStyle w:val="10"/>
            <w:tabs>
              <w:tab w:val="right" w:leader="dot" w:pos="8306"/>
            </w:tabs>
            <w:rPr>
              <w:ins w:id="2573" w:author="LKY" w:date="2026-09-15T17:29:07Z"/>
            </w:rPr>
          </w:pPr>
          <w:ins w:id="2574" w:author="LKY" w:date="2026-09-15T17:29:07Z">
            <w:r>
              <w:rPr/>
              <w:fldChar w:fldCharType="begin"/>
            </w:r>
          </w:ins>
          <w:ins w:id="2575" w:author="LKY" w:date="2026-09-15T17:29:07Z">
            <w:r>
              <w:rPr/>
              <w:instrText xml:space="preserve"> HYPERLINK \l _Toc18809 </w:instrText>
            </w:r>
          </w:ins>
          <w:ins w:id="2576" w:author="LKY" w:date="2026-09-15T17:29:07Z">
            <w:r>
              <w:rPr/>
              <w:fldChar w:fldCharType="separate"/>
            </w:r>
          </w:ins>
          <w:ins w:id="2577" w:author="LKY" w:date="2026-09-15T17:29:07Z">
            <w:r>
              <w:rPr>
                <w:rFonts w:hint="eastAsia" w:ascii="Times New Roman" w:hAnsi="Times New Roman" w:eastAsia="黑体" w:cs="黑体"/>
                <w:bCs w:val="0"/>
                <w:szCs w:val="44"/>
                <w:lang w:val="en-US" w:eastAsia="zh-CN" w:bidi="en-US"/>
              </w:rPr>
              <w:t>4.系统烧录</w:t>
            </w:r>
          </w:ins>
          <w:ins w:id="2578" w:author="LKY" w:date="2026-09-15T17:29:07Z">
            <w:r>
              <w:rPr/>
              <w:tab/>
            </w:r>
          </w:ins>
          <w:ins w:id="2579" w:author="LKY" w:date="2026-09-15T17:29:07Z">
            <w:r>
              <w:rPr/>
              <w:fldChar w:fldCharType="begin"/>
            </w:r>
          </w:ins>
          <w:ins w:id="2580" w:author="LKY" w:date="2026-09-15T17:29:07Z">
            <w:r>
              <w:rPr/>
              <w:instrText xml:space="preserve"> PAGEREF _Toc18809 \h </w:instrText>
            </w:r>
          </w:ins>
          <w:ins w:id="2581" w:author="LKY" w:date="2026-09-15T17:29:07Z">
            <w:r>
              <w:rPr/>
              <w:fldChar w:fldCharType="separate"/>
            </w:r>
          </w:ins>
          <w:ins w:id="2582" w:author="LKY" w:date="2026-09-15T17:29:08Z">
            <w:r>
              <w:rPr/>
              <w:t>43</w:t>
            </w:r>
          </w:ins>
          <w:ins w:id="2583" w:author="LKY" w:date="2026-09-15T17:29:07Z">
            <w:r>
              <w:rPr/>
              <w:fldChar w:fldCharType="end"/>
            </w:r>
          </w:ins>
          <w:ins w:id="2584" w:author="LKY" w:date="2026-09-15T17:29:07Z">
            <w:r>
              <w:rPr/>
              <w:fldChar w:fldCharType="end"/>
            </w:r>
          </w:ins>
        </w:p>
        <w:p w14:paraId="12914058">
          <w:pPr>
            <w:pStyle w:val="11"/>
            <w:tabs>
              <w:tab w:val="right" w:leader="dot" w:pos="8306"/>
            </w:tabs>
            <w:rPr>
              <w:ins w:id="2585" w:author="LKY" w:date="2026-09-15T17:29:07Z"/>
            </w:rPr>
          </w:pPr>
          <w:ins w:id="2586" w:author="LKY" w:date="2026-09-15T17:29:07Z">
            <w:r>
              <w:rPr/>
              <w:fldChar w:fldCharType="begin"/>
            </w:r>
          </w:ins>
          <w:ins w:id="2587" w:author="LKY" w:date="2026-09-15T17:29:07Z">
            <w:r>
              <w:rPr/>
              <w:instrText xml:space="preserve"> HYPERLINK \l _Toc23556 </w:instrText>
            </w:r>
          </w:ins>
          <w:ins w:id="2588" w:author="LKY" w:date="2026-09-15T17:29:07Z">
            <w:r>
              <w:rPr/>
              <w:fldChar w:fldCharType="separate"/>
            </w:r>
          </w:ins>
          <w:ins w:id="2589" w:author="LKY" w:date="2026-09-15T17:29:07Z">
            <w:r>
              <w:rPr>
                <w:rFonts w:hint="eastAsia" w:ascii="Times New Roman" w:hAnsi="Times New Roman" w:eastAsia="宋体" w:cs="宋体"/>
                <w:bCs w:val="0"/>
                <w:szCs w:val="32"/>
                <w:lang w:val="en-US" w:eastAsia="zh-CN" w:bidi="en-US"/>
              </w:rPr>
              <w:t>4.1 Micro SD卡启动</w:t>
            </w:r>
          </w:ins>
          <w:ins w:id="2590" w:author="LKY" w:date="2026-09-15T17:29:07Z">
            <w:r>
              <w:rPr/>
              <w:tab/>
            </w:r>
          </w:ins>
          <w:ins w:id="2591" w:author="LKY" w:date="2026-09-15T17:29:07Z">
            <w:r>
              <w:rPr/>
              <w:fldChar w:fldCharType="begin"/>
            </w:r>
          </w:ins>
          <w:ins w:id="2592" w:author="LKY" w:date="2026-09-15T17:29:07Z">
            <w:r>
              <w:rPr/>
              <w:instrText xml:space="preserve"> PAGEREF _Toc23556 \h </w:instrText>
            </w:r>
          </w:ins>
          <w:ins w:id="2593" w:author="LKY" w:date="2026-09-15T17:29:07Z">
            <w:r>
              <w:rPr/>
              <w:fldChar w:fldCharType="separate"/>
            </w:r>
          </w:ins>
          <w:ins w:id="2594" w:author="LKY" w:date="2026-09-15T17:29:08Z">
            <w:r>
              <w:rPr/>
              <w:t>43</w:t>
            </w:r>
          </w:ins>
          <w:ins w:id="2595" w:author="LKY" w:date="2026-09-15T17:29:07Z">
            <w:r>
              <w:rPr/>
              <w:fldChar w:fldCharType="end"/>
            </w:r>
          </w:ins>
          <w:ins w:id="2596" w:author="LKY" w:date="2026-09-15T17:29:07Z">
            <w:r>
              <w:rPr/>
              <w:fldChar w:fldCharType="end"/>
            </w:r>
          </w:ins>
        </w:p>
        <w:p w14:paraId="1E4B8217">
          <w:pPr>
            <w:pStyle w:val="7"/>
            <w:tabs>
              <w:tab w:val="right" w:leader="dot" w:pos="8306"/>
            </w:tabs>
            <w:rPr>
              <w:ins w:id="2597" w:author="LKY" w:date="2026-09-15T17:29:07Z"/>
            </w:rPr>
          </w:pPr>
          <w:ins w:id="2598" w:author="LKY" w:date="2026-09-15T17:29:07Z">
            <w:r>
              <w:rPr/>
              <w:fldChar w:fldCharType="begin"/>
            </w:r>
          </w:ins>
          <w:ins w:id="2599" w:author="LKY" w:date="2026-09-15T17:29:07Z">
            <w:r>
              <w:rPr/>
              <w:instrText xml:space="preserve"> HYPERLINK \l _Toc6494 </w:instrText>
            </w:r>
          </w:ins>
          <w:ins w:id="2600" w:author="LKY" w:date="2026-09-15T17:29:07Z">
            <w:r>
              <w:rPr/>
              <w:fldChar w:fldCharType="separate"/>
            </w:r>
          </w:ins>
          <w:ins w:id="2601" w:author="LKY" w:date="2026-09-15T17:29:07Z">
            <w:r>
              <w:rPr>
                <w:rFonts w:hint="eastAsia" w:ascii="Times New Roman" w:hAnsi="Times New Roman" w:eastAsia="宋体" w:cs="宋体"/>
                <w:bCs w:val="0"/>
                <w:szCs w:val="28"/>
                <w:lang w:val="en-US" w:eastAsia="zh-CN" w:bidi="en-US"/>
              </w:rPr>
              <w:t>4.1.1启动卡制作</w:t>
            </w:r>
          </w:ins>
          <w:ins w:id="2602" w:author="LKY" w:date="2026-09-15T17:29:07Z">
            <w:r>
              <w:rPr/>
              <w:tab/>
            </w:r>
          </w:ins>
          <w:ins w:id="2603" w:author="LKY" w:date="2026-09-15T17:29:07Z">
            <w:r>
              <w:rPr/>
              <w:fldChar w:fldCharType="begin"/>
            </w:r>
          </w:ins>
          <w:ins w:id="2604" w:author="LKY" w:date="2026-09-15T17:29:07Z">
            <w:r>
              <w:rPr/>
              <w:instrText xml:space="preserve"> PAGEREF _Toc6494 \h </w:instrText>
            </w:r>
          </w:ins>
          <w:ins w:id="2605" w:author="LKY" w:date="2026-09-15T17:29:07Z">
            <w:r>
              <w:rPr/>
              <w:fldChar w:fldCharType="separate"/>
            </w:r>
          </w:ins>
          <w:ins w:id="2606" w:author="LKY" w:date="2026-09-15T17:29:08Z">
            <w:r>
              <w:rPr/>
              <w:t>43</w:t>
            </w:r>
          </w:ins>
          <w:ins w:id="2607" w:author="LKY" w:date="2026-09-15T17:29:07Z">
            <w:r>
              <w:rPr/>
              <w:fldChar w:fldCharType="end"/>
            </w:r>
          </w:ins>
          <w:ins w:id="2608" w:author="LKY" w:date="2026-09-15T17:29:07Z">
            <w:r>
              <w:rPr/>
              <w:fldChar w:fldCharType="end"/>
            </w:r>
          </w:ins>
        </w:p>
        <w:p w14:paraId="4F04078C">
          <w:pPr>
            <w:pStyle w:val="7"/>
            <w:tabs>
              <w:tab w:val="right" w:leader="dot" w:pos="8306"/>
            </w:tabs>
            <w:rPr>
              <w:ins w:id="2609" w:author="LKY" w:date="2026-09-15T17:29:08Z"/>
            </w:rPr>
          </w:pPr>
          <w:ins w:id="2610" w:author="LKY" w:date="2026-09-15T17:29:07Z">
            <w:r>
              <w:rPr/>
              <w:fldChar w:fldCharType="begin"/>
            </w:r>
          </w:ins>
          <w:ins w:id="2611" w:author="LKY" w:date="2026-09-15T17:29:07Z">
            <w:r>
              <w:rPr/>
              <w:instrText xml:space="preserve"> HYPERLINK \l _Toc19917 </w:instrText>
            </w:r>
          </w:ins>
          <w:ins w:id="2612" w:author="LKY" w:date="2026-09-15T17:29:07Z">
            <w:r>
              <w:rPr/>
              <w:fldChar w:fldCharType="separate"/>
            </w:r>
          </w:ins>
          <w:ins w:id="2613" w:author="LKY" w:date="2026-09-15T17:29:08Z">
            <w:r>
              <w:rPr>
                <w:rFonts w:hint="eastAsia" w:ascii="Times New Roman" w:hAnsi="Times New Roman"/>
                <w:bCs/>
                <w:szCs w:val="28"/>
                <w:lang w:val="en-US" w:eastAsia="zh-CN"/>
              </w:rPr>
              <w:t>4.1.2从启动卡启动</w:t>
            </w:r>
          </w:ins>
          <w:ins w:id="2614" w:author="LKY" w:date="2026-09-15T17:29:08Z">
            <w:r>
              <w:rPr/>
              <w:tab/>
            </w:r>
          </w:ins>
          <w:ins w:id="2615" w:author="LKY" w:date="2026-09-15T17:29:08Z">
            <w:r>
              <w:rPr/>
              <w:fldChar w:fldCharType="begin"/>
            </w:r>
          </w:ins>
          <w:ins w:id="2616" w:author="LKY" w:date="2026-09-15T17:29:08Z">
            <w:r>
              <w:rPr/>
              <w:instrText xml:space="preserve"> PAGEREF _Toc19917 \h </w:instrText>
            </w:r>
          </w:ins>
          <w:ins w:id="2617" w:author="LKY" w:date="2026-09-15T17:29:08Z">
            <w:r>
              <w:rPr/>
              <w:fldChar w:fldCharType="separate"/>
            </w:r>
          </w:ins>
          <w:ins w:id="2618" w:author="LKY" w:date="2026-09-15T17:29:08Z">
            <w:r>
              <w:rPr/>
              <w:t>46</w:t>
            </w:r>
          </w:ins>
          <w:ins w:id="2619" w:author="LKY" w:date="2026-09-15T17:29:08Z">
            <w:r>
              <w:rPr/>
              <w:fldChar w:fldCharType="end"/>
            </w:r>
          </w:ins>
          <w:ins w:id="2620" w:author="LKY" w:date="2026-09-15T17:29:07Z">
            <w:r>
              <w:rPr/>
              <w:fldChar w:fldCharType="end"/>
            </w:r>
          </w:ins>
        </w:p>
        <w:p w14:paraId="3B3E82FE">
          <w:pPr>
            <w:pStyle w:val="11"/>
            <w:tabs>
              <w:tab w:val="right" w:leader="dot" w:pos="8306"/>
            </w:tabs>
            <w:rPr>
              <w:ins w:id="2621" w:author="LKY" w:date="2026-09-15T17:29:08Z"/>
            </w:rPr>
          </w:pPr>
          <w:ins w:id="2622" w:author="LKY" w:date="2026-09-15T17:29:08Z">
            <w:r>
              <w:rPr/>
              <w:fldChar w:fldCharType="begin"/>
            </w:r>
          </w:ins>
          <w:ins w:id="2623" w:author="LKY" w:date="2026-09-15T17:29:08Z">
            <w:r>
              <w:rPr/>
              <w:instrText xml:space="preserve"> HYPERLINK \l _Toc18622 </w:instrText>
            </w:r>
          </w:ins>
          <w:ins w:id="2624" w:author="LKY" w:date="2026-09-15T17:29:08Z">
            <w:r>
              <w:rPr/>
              <w:fldChar w:fldCharType="separate"/>
            </w:r>
          </w:ins>
          <w:ins w:id="2625" w:author="LKY" w:date="2026-09-15T17:29:08Z">
            <w:r>
              <w:rPr>
                <w:rFonts w:hint="eastAsia" w:ascii="Times New Roman" w:hAnsi="Times New Roman" w:eastAsia="宋体" w:cs="宋体"/>
                <w:bCs w:val="0"/>
                <w:szCs w:val="32"/>
                <w:lang w:val="en-US" w:eastAsia="zh-CN" w:bidi="en-US"/>
              </w:rPr>
              <w:t>4.2 EMMC启动</w:t>
            </w:r>
          </w:ins>
          <w:ins w:id="2626" w:author="LKY" w:date="2026-09-15T17:29:08Z">
            <w:r>
              <w:rPr/>
              <w:tab/>
            </w:r>
          </w:ins>
          <w:ins w:id="2627" w:author="LKY" w:date="2026-09-15T17:29:08Z">
            <w:r>
              <w:rPr/>
              <w:fldChar w:fldCharType="begin"/>
            </w:r>
          </w:ins>
          <w:ins w:id="2628" w:author="LKY" w:date="2026-09-15T17:29:08Z">
            <w:r>
              <w:rPr/>
              <w:instrText xml:space="preserve"> PAGEREF _Toc18622 \h </w:instrText>
            </w:r>
          </w:ins>
          <w:ins w:id="2629" w:author="LKY" w:date="2026-09-15T17:29:08Z">
            <w:r>
              <w:rPr/>
              <w:fldChar w:fldCharType="separate"/>
            </w:r>
          </w:ins>
          <w:ins w:id="2630" w:author="LKY" w:date="2026-09-15T17:29:08Z">
            <w:r>
              <w:rPr/>
              <w:t>47</w:t>
            </w:r>
          </w:ins>
          <w:ins w:id="2631" w:author="LKY" w:date="2026-09-15T17:29:08Z">
            <w:r>
              <w:rPr/>
              <w:fldChar w:fldCharType="end"/>
            </w:r>
          </w:ins>
          <w:ins w:id="2632" w:author="LKY" w:date="2026-09-15T17:29:08Z">
            <w:r>
              <w:rPr/>
              <w:fldChar w:fldCharType="end"/>
            </w:r>
          </w:ins>
        </w:p>
        <w:p w14:paraId="60F99B85">
          <w:pPr>
            <w:pStyle w:val="7"/>
            <w:tabs>
              <w:tab w:val="right" w:leader="dot" w:pos="8306"/>
            </w:tabs>
            <w:rPr>
              <w:ins w:id="2633" w:author="LKY" w:date="2026-09-15T17:29:08Z"/>
            </w:rPr>
          </w:pPr>
          <w:ins w:id="2634" w:author="LKY" w:date="2026-09-15T17:29:08Z">
            <w:r>
              <w:rPr/>
              <w:fldChar w:fldCharType="begin"/>
            </w:r>
          </w:ins>
          <w:ins w:id="2635" w:author="LKY" w:date="2026-09-15T17:29:08Z">
            <w:r>
              <w:rPr/>
              <w:instrText xml:space="preserve"> HYPERLINK \l _Toc13859 </w:instrText>
            </w:r>
          </w:ins>
          <w:ins w:id="2636" w:author="LKY" w:date="2026-09-15T17:29:08Z">
            <w:r>
              <w:rPr/>
              <w:fldChar w:fldCharType="separate"/>
            </w:r>
          </w:ins>
          <w:ins w:id="2637" w:author="LKY" w:date="2026-09-15T17:29:08Z">
            <w:r>
              <w:rPr>
                <w:rFonts w:hint="eastAsia" w:ascii="Times New Roman" w:hAnsi="Times New Roman" w:eastAsia="宋体" w:cs="宋体"/>
                <w:bCs w:val="0"/>
                <w:szCs w:val="28"/>
                <w:lang w:val="en-US" w:eastAsia="zh-CN" w:bidi="en-US"/>
              </w:rPr>
              <w:t>4.2.1烧录卡制作</w:t>
            </w:r>
          </w:ins>
          <w:ins w:id="2638" w:author="LKY" w:date="2026-09-15T17:29:08Z">
            <w:r>
              <w:rPr/>
              <w:tab/>
            </w:r>
          </w:ins>
          <w:ins w:id="2639" w:author="LKY" w:date="2026-09-15T17:29:08Z">
            <w:r>
              <w:rPr/>
              <w:fldChar w:fldCharType="begin"/>
            </w:r>
          </w:ins>
          <w:ins w:id="2640" w:author="LKY" w:date="2026-09-15T17:29:08Z">
            <w:r>
              <w:rPr/>
              <w:instrText xml:space="preserve"> PAGEREF _Toc13859 \h </w:instrText>
            </w:r>
          </w:ins>
          <w:ins w:id="2641" w:author="LKY" w:date="2026-09-15T17:29:08Z">
            <w:r>
              <w:rPr/>
              <w:fldChar w:fldCharType="separate"/>
            </w:r>
          </w:ins>
          <w:ins w:id="2642" w:author="LKY" w:date="2026-09-15T17:29:08Z">
            <w:r>
              <w:rPr/>
              <w:t>47</w:t>
            </w:r>
          </w:ins>
          <w:ins w:id="2643" w:author="LKY" w:date="2026-09-15T17:29:08Z">
            <w:r>
              <w:rPr/>
              <w:fldChar w:fldCharType="end"/>
            </w:r>
          </w:ins>
          <w:ins w:id="2644" w:author="LKY" w:date="2026-09-15T17:29:08Z">
            <w:r>
              <w:rPr/>
              <w:fldChar w:fldCharType="end"/>
            </w:r>
          </w:ins>
        </w:p>
        <w:p w14:paraId="02A26168">
          <w:pPr>
            <w:pStyle w:val="7"/>
            <w:tabs>
              <w:tab w:val="right" w:leader="dot" w:pos="8306"/>
            </w:tabs>
            <w:rPr>
              <w:ins w:id="2645" w:author="LKY" w:date="2026-09-15T17:29:08Z"/>
            </w:rPr>
          </w:pPr>
          <w:ins w:id="2646" w:author="LKY" w:date="2026-09-15T17:29:08Z">
            <w:r>
              <w:rPr/>
              <w:fldChar w:fldCharType="begin"/>
            </w:r>
          </w:ins>
          <w:ins w:id="2647" w:author="LKY" w:date="2026-09-15T17:29:08Z">
            <w:r>
              <w:rPr/>
              <w:instrText xml:space="preserve"> HYPERLINK \l _Toc7800 </w:instrText>
            </w:r>
          </w:ins>
          <w:ins w:id="2648" w:author="LKY" w:date="2026-09-15T17:29:08Z">
            <w:r>
              <w:rPr/>
              <w:fldChar w:fldCharType="separate"/>
            </w:r>
          </w:ins>
          <w:ins w:id="2649" w:author="LKY" w:date="2026-09-15T17:29:08Z">
            <w:r>
              <w:rPr>
                <w:rFonts w:hint="eastAsia" w:ascii="Times New Roman" w:hAnsi="Times New Roman"/>
                <w:bCs/>
                <w:szCs w:val="28"/>
                <w:lang w:val="en-US" w:eastAsia="zh-CN"/>
              </w:rPr>
              <w:t>4.2.2系统烧录</w:t>
            </w:r>
          </w:ins>
          <w:ins w:id="2650" w:author="LKY" w:date="2026-09-15T17:29:08Z">
            <w:r>
              <w:rPr/>
              <w:tab/>
            </w:r>
          </w:ins>
          <w:ins w:id="2651" w:author="LKY" w:date="2026-09-15T17:29:08Z">
            <w:r>
              <w:rPr/>
              <w:fldChar w:fldCharType="begin"/>
            </w:r>
          </w:ins>
          <w:ins w:id="2652" w:author="LKY" w:date="2026-09-15T17:29:08Z">
            <w:r>
              <w:rPr/>
              <w:instrText xml:space="preserve"> PAGEREF _Toc7800 \h </w:instrText>
            </w:r>
          </w:ins>
          <w:ins w:id="2653" w:author="LKY" w:date="2026-09-15T17:29:08Z">
            <w:r>
              <w:rPr/>
              <w:fldChar w:fldCharType="separate"/>
            </w:r>
          </w:ins>
          <w:ins w:id="2654" w:author="LKY" w:date="2026-09-15T17:29:08Z">
            <w:r>
              <w:rPr/>
              <w:t>50</w:t>
            </w:r>
          </w:ins>
          <w:ins w:id="2655" w:author="LKY" w:date="2026-09-15T17:29:08Z">
            <w:r>
              <w:rPr/>
              <w:fldChar w:fldCharType="end"/>
            </w:r>
          </w:ins>
          <w:ins w:id="2656" w:author="LKY" w:date="2026-09-15T17:29:08Z">
            <w:r>
              <w:rPr/>
              <w:fldChar w:fldCharType="end"/>
            </w:r>
          </w:ins>
        </w:p>
        <w:p w14:paraId="459B560D">
          <w:pPr>
            <w:pStyle w:val="10"/>
            <w:tabs>
              <w:tab w:val="right" w:leader="dot" w:pos="8306"/>
            </w:tabs>
            <w:rPr>
              <w:ins w:id="2657" w:author="LKY" w:date="2026-09-15T17:29:08Z"/>
            </w:rPr>
          </w:pPr>
          <w:ins w:id="2658" w:author="LKY" w:date="2026-09-15T17:29:08Z">
            <w:r>
              <w:rPr/>
              <w:fldChar w:fldCharType="begin"/>
            </w:r>
          </w:ins>
          <w:ins w:id="2659" w:author="LKY" w:date="2026-09-15T17:29:08Z">
            <w:r>
              <w:rPr/>
              <w:instrText xml:space="preserve"> HYPERLINK \l _Toc12890 </w:instrText>
            </w:r>
          </w:ins>
          <w:ins w:id="2660" w:author="LKY" w:date="2026-09-15T17:29:08Z">
            <w:r>
              <w:rPr/>
              <w:fldChar w:fldCharType="separate"/>
            </w:r>
          </w:ins>
          <w:ins w:id="2661" w:author="LKY" w:date="2026-09-15T17:29:08Z">
            <w:r>
              <w:rPr>
                <w:rFonts w:hint="eastAsia" w:ascii="Times New Roman" w:hAnsi="Times New Roman"/>
                <w:lang w:val="en-US" w:eastAsia="zh-CN"/>
              </w:rPr>
              <w:t>5.导轨安装</w:t>
            </w:r>
          </w:ins>
          <w:ins w:id="2662" w:author="LKY" w:date="2026-09-15T17:29:08Z">
            <w:r>
              <w:rPr/>
              <w:tab/>
            </w:r>
          </w:ins>
          <w:ins w:id="2663" w:author="LKY" w:date="2026-09-15T17:29:08Z">
            <w:r>
              <w:rPr/>
              <w:fldChar w:fldCharType="begin"/>
            </w:r>
          </w:ins>
          <w:ins w:id="2664" w:author="LKY" w:date="2026-09-15T17:29:08Z">
            <w:r>
              <w:rPr/>
              <w:instrText xml:space="preserve"> PAGEREF _Toc12890 \h </w:instrText>
            </w:r>
          </w:ins>
          <w:ins w:id="2665" w:author="LKY" w:date="2026-09-15T17:29:08Z">
            <w:r>
              <w:rPr/>
              <w:fldChar w:fldCharType="separate"/>
            </w:r>
          </w:ins>
          <w:ins w:id="2666" w:author="LKY" w:date="2026-09-15T17:29:08Z">
            <w:r>
              <w:rPr/>
              <w:t>52</w:t>
            </w:r>
          </w:ins>
          <w:ins w:id="2667" w:author="LKY" w:date="2026-09-15T17:29:08Z">
            <w:r>
              <w:rPr/>
              <w:fldChar w:fldCharType="end"/>
            </w:r>
          </w:ins>
          <w:ins w:id="2668" w:author="LKY" w:date="2026-09-15T17:29:08Z">
            <w:r>
              <w:rPr/>
              <w:fldChar w:fldCharType="end"/>
            </w:r>
          </w:ins>
        </w:p>
        <w:p w14:paraId="37546F50">
          <w:pPr>
            <w:pStyle w:val="10"/>
            <w:tabs>
              <w:tab w:val="right" w:leader="dot" w:pos="8306"/>
            </w:tabs>
            <w:rPr>
              <w:ins w:id="2669" w:author="LKY" w:date="2026-09-15T17:29:08Z"/>
            </w:rPr>
          </w:pPr>
          <w:ins w:id="2670" w:author="LKY" w:date="2026-09-15T17:29:08Z">
            <w:r>
              <w:rPr/>
              <w:fldChar w:fldCharType="begin"/>
            </w:r>
          </w:ins>
          <w:ins w:id="2671" w:author="LKY" w:date="2026-09-15T17:29:08Z">
            <w:r>
              <w:rPr/>
              <w:instrText xml:space="preserve"> HYPERLINK \l _Toc13503 </w:instrText>
            </w:r>
          </w:ins>
          <w:ins w:id="2672" w:author="LKY" w:date="2026-09-15T17:29:08Z">
            <w:r>
              <w:rPr/>
              <w:fldChar w:fldCharType="separate"/>
            </w:r>
          </w:ins>
          <w:ins w:id="2673" w:author="LKY" w:date="2026-09-15T17:29:08Z">
            <w:r>
              <w:rPr>
                <w:rFonts w:hint="eastAsia" w:ascii="Times New Roman" w:hAnsi="Times New Roman"/>
                <w:lang w:val="en-US" w:eastAsia="zh-CN"/>
              </w:rPr>
              <w:t>6.软件支持</w:t>
            </w:r>
          </w:ins>
          <w:ins w:id="2674" w:author="LKY" w:date="2026-09-15T17:29:08Z">
            <w:r>
              <w:rPr/>
              <w:tab/>
            </w:r>
          </w:ins>
          <w:ins w:id="2675" w:author="LKY" w:date="2026-09-15T17:29:08Z">
            <w:r>
              <w:rPr/>
              <w:fldChar w:fldCharType="begin"/>
            </w:r>
          </w:ins>
          <w:ins w:id="2676" w:author="LKY" w:date="2026-09-15T17:29:08Z">
            <w:r>
              <w:rPr/>
              <w:instrText xml:space="preserve"> PAGEREF _Toc13503 \h </w:instrText>
            </w:r>
          </w:ins>
          <w:ins w:id="2677" w:author="LKY" w:date="2026-09-15T17:29:08Z">
            <w:r>
              <w:rPr/>
              <w:fldChar w:fldCharType="separate"/>
            </w:r>
          </w:ins>
          <w:ins w:id="2678" w:author="LKY" w:date="2026-09-15T17:29:08Z">
            <w:r>
              <w:rPr/>
              <w:t>53</w:t>
            </w:r>
          </w:ins>
          <w:ins w:id="2679" w:author="LKY" w:date="2026-09-15T17:29:08Z">
            <w:r>
              <w:rPr/>
              <w:fldChar w:fldCharType="end"/>
            </w:r>
          </w:ins>
          <w:ins w:id="2680" w:author="LKY" w:date="2026-09-15T17:29:08Z">
            <w:r>
              <w:rPr/>
              <w:fldChar w:fldCharType="end"/>
            </w:r>
          </w:ins>
        </w:p>
        <w:p w14:paraId="1A70D5F2">
          <w:pPr>
            <w:pStyle w:val="10"/>
            <w:tabs>
              <w:tab w:val="right" w:leader="dot" w:pos="8306"/>
            </w:tabs>
            <w:rPr>
              <w:ins w:id="2681" w:author="LKY" w:date="2026-09-15T17:29:08Z"/>
            </w:rPr>
          </w:pPr>
          <w:ins w:id="2682" w:author="LKY" w:date="2026-09-15T17:29:08Z">
            <w:r>
              <w:rPr/>
              <w:fldChar w:fldCharType="begin"/>
            </w:r>
          </w:ins>
          <w:ins w:id="2683" w:author="LKY" w:date="2026-09-15T17:29:08Z">
            <w:r>
              <w:rPr/>
              <w:instrText xml:space="preserve"> HYPERLINK \l _Toc17757 </w:instrText>
            </w:r>
          </w:ins>
          <w:ins w:id="2684" w:author="LKY" w:date="2026-09-15T17:29:08Z">
            <w:r>
              <w:rPr/>
              <w:fldChar w:fldCharType="separate"/>
            </w:r>
          </w:ins>
          <w:ins w:id="2685" w:author="LKY" w:date="2026-09-15T17:29:08Z">
            <w:r>
              <w:rPr>
                <w:rFonts w:hint="eastAsia" w:ascii="Times New Roman" w:hAnsi="Times New Roman"/>
                <w:lang w:val="en-US" w:eastAsia="zh-CN"/>
              </w:rPr>
              <w:t>7.</w:t>
            </w:r>
          </w:ins>
          <w:ins w:id="2686" w:author="LKY" w:date="2026-09-15T17:29:08Z">
            <w:r>
              <w:rPr>
                <w:rFonts w:hint="eastAsia" w:ascii="Times New Roman" w:hAnsi="Times New Roman"/>
              </w:rPr>
              <w:t>电磁兼容性</w:t>
            </w:r>
          </w:ins>
          <w:ins w:id="2687" w:author="LKY" w:date="2026-09-15T17:29:08Z">
            <w:r>
              <w:rPr/>
              <w:tab/>
            </w:r>
          </w:ins>
          <w:ins w:id="2688" w:author="LKY" w:date="2026-09-15T17:29:08Z">
            <w:r>
              <w:rPr/>
              <w:fldChar w:fldCharType="begin"/>
            </w:r>
          </w:ins>
          <w:ins w:id="2689" w:author="LKY" w:date="2026-09-15T17:29:08Z">
            <w:r>
              <w:rPr/>
              <w:instrText xml:space="preserve"> PAGEREF _Toc17757 \h </w:instrText>
            </w:r>
          </w:ins>
          <w:ins w:id="2690" w:author="LKY" w:date="2026-09-15T17:29:08Z">
            <w:r>
              <w:rPr/>
              <w:fldChar w:fldCharType="separate"/>
            </w:r>
          </w:ins>
          <w:ins w:id="2691" w:author="LKY" w:date="2026-09-15T17:29:08Z">
            <w:r>
              <w:rPr/>
              <w:t>53</w:t>
            </w:r>
          </w:ins>
          <w:ins w:id="2692" w:author="LKY" w:date="2026-09-15T17:29:08Z">
            <w:r>
              <w:rPr/>
              <w:fldChar w:fldCharType="end"/>
            </w:r>
          </w:ins>
          <w:ins w:id="2693" w:author="LKY" w:date="2026-09-15T17:29:08Z">
            <w:r>
              <w:rPr/>
              <w:fldChar w:fldCharType="end"/>
            </w:r>
          </w:ins>
        </w:p>
        <w:p w14:paraId="0635AFBC">
          <w:pPr>
            <w:pStyle w:val="10"/>
            <w:tabs>
              <w:tab w:val="right" w:leader="dot" w:pos="8306"/>
            </w:tabs>
            <w:rPr>
              <w:ins w:id="2694" w:author="LKY" w:date="2026-09-15T17:29:08Z"/>
            </w:rPr>
          </w:pPr>
          <w:ins w:id="2695" w:author="LKY" w:date="2026-09-15T17:29:08Z">
            <w:r>
              <w:rPr/>
              <w:fldChar w:fldCharType="begin"/>
            </w:r>
          </w:ins>
          <w:ins w:id="2696" w:author="LKY" w:date="2026-09-15T17:29:08Z">
            <w:r>
              <w:rPr/>
              <w:instrText xml:space="preserve"> HYPERLINK \l _Toc5710 </w:instrText>
            </w:r>
          </w:ins>
          <w:ins w:id="2697" w:author="LKY" w:date="2026-09-15T17:29:08Z">
            <w:r>
              <w:rPr/>
              <w:fldChar w:fldCharType="separate"/>
            </w:r>
          </w:ins>
          <w:ins w:id="2698" w:author="LKY" w:date="2026-09-15T17:29:08Z">
            <w:r>
              <w:rPr>
                <w:rFonts w:hint="eastAsia" w:ascii="Times New Roman" w:hAnsi="Times New Roman"/>
                <w:lang w:val="en-US" w:eastAsia="zh-CN"/>
              </w:rPr>
              <w:t>8.保修条款</w:t>
            </w:r>
          </w:ins>
          <w:ins w:id="2699" w:author="LKY" w:date="2026-09-15T17:29:08Z">
            <w:r>
              <w:rPr/>
              <w:tab/>
            </w:r>
          </w:ins>
          <w:ins w:id="2700" w:author="LKY" w:date="2026-09-15T17:29:08Z">
            <w:r>
              <w:rPr/>
              <w:fldChar w:fldCharType="begin"/>
            </w:r>
          </w:ins>
          <w:ins w:id="2701" w:author="LKY" w:date="2026-09-15T17:29:08Z">
            <w:r>
              <w:rPr/>
              <w:instrText xml:space="preserve"> PAGEREF _Toc5710 \h </w:instrText>
            </w:r>
          </w:ins>
          <w:ins w:id="2702" w:author="LKY" w:date="2026-09-15T17:29:08Z">
            <w:r>
              <w:rPr/>
              <w:fldChar w:fldCharType="separate"/>
            </w:r>
          </w:ins>
          <w:ins w:id="2703" w:author="LKY" w:date="2026-09-15T17:29:08Z">
            <w:r>
              <w:rPr/>
              <w:t>54</w:t>
            </w:r>
          </w:ins>
          <w:ins w:id="2704" w:author="LKY" w:date="2026-09-15T17:29:08Z">
            <w:r>
              <w:rPr/>
              <w:fldChar w:fldCharType="end"/>
            </w:r>
          </w:ins>
          <w:ins w:id="2705" w:author="LKY" w:date="2026-09-15T17:29:08Z">
            <w:r>
              <w:rPr/>
              <w:fldChar w:fldCharType="end"/>
            </w:r>
          </w:ins>
        </w:p>
        <w:p w14:paraId="79DAACB0">
          <w:pPr>
            <w:pStyle w:val="10"/>
            <w:tabs>
              <w:tab w:val="right" w:leader="dot" w:pos="8306"/>
            </w:tabs>
            <w:rPr>
              <w:ins w:id="2706" w:author="LKY" w:date="2026-09-15T17:29:08Z"/>
            </w:rPr>
          </w:pPr>
          <w:ins w:id="2707" w:author="LKY" w:date="2026-09-15T17:29:08Z">
            <w:r>
              <w:rPr/>
              <w:fldChar w:fldCharType="begin"/>
            </w:r>
          </w:ins>
          <w:ins w:id="2708" w:author="LKY" w:date="2026-09-15T17:29:08Z">
            <w:r>
              <w:rPr/>
              <w:instrText xml:space="preserve"> HYPERLINK \l _Toc31886 </w:instrText>
            </w:r>
          </w:ins>
          <w:ins w:id="2709" w:author="LKY" w:date="2026-09-15T17:29:08Z">
            <w:r>
              <w:rPr/>
              <w:fldChar w:fldCharType="separate"/>
            </w:r>
          </w:ins>
          <w:ins w:id="2710" w:author="LKY" w:date="2026-09-15T17:29:08Z">
            <w:r>
              <w:rPr>
                <w:rFonts w:hint="eastAsia"/>
                <w:lang w:val="en-US" w:eastAsia="zh-CN"/>
              </w:rPr>
              <w:t>9.技术支持</w:t>
            </w:r>
          </w:ins>
          <w:ins w:id="2711" w:author="LKY" w:date="2026-09-15T17:29:08Z">
            <w:r>
              <w:rPr/>
              <w:tab/>
            </w:r>
          </w:ins>
          <w:ins w:id="2712" w:author="LKY" w:date="2026-09-15T17:29:08Z">
            <w:r>
              <w:rPr/>
              <w:fldChar w:fldCharType="begin"/>
            </w:r>
          </w:ins>
          <w:ins w:id="2713" w:author="LKY" w:date="2026-09-15T17:29:08Z">
            <w:r>
              <w:rPr/>
              <w:instrText xml:space="preserve"> PAGEREF _Toc31886 \h </w:instrText>
            </w:r>
          </w:ins>
          <w:ins w:id="2714" w:author="LKY" w:date="2026-09-15T17:29:08Z">
            <w:r>
              <w:rPr/>
              <w:fldChar w:fldCharType="separate"/>
            </w:r>
          </w:ins>
          <w:ins w:id="2715" w:author="LKY" w:date="2026-09-15T17:29:08Z">
            <w:r>
              <w:rPr/>
              <w:t>54</w:t>
            </w:r>
          </w:ins>
          <w:ins w:id="2716" w:author="LKY" w:date="2026-09-15T17:29:08Z">
            <w:r>
              <w:rPr/>
              <w:fldChar w:fldCharType="end"/>
            </w:r>
          </w:ins>
          <w:ins w:id="2717" w:author="LKY" w:date="2026-09-15T17:29:08Z">
            <w:r>
              <w:rPr/>
              <w:fldChar w:fldCharType="end"/>
            </w:r>
          </w:ins>
        </w:p>
        <w:p w14:paraId="51FD83D8">
          <w:r>
            <w:fldChar w:fldCharType="end"/>
          </w:r>
        </w:p>
      </w:sdtContent>
    </w:sdt>
    <w:p w14:paraId="13D9F8A4">
      <w:pPr>
        <w:rPr>
          <w:rFonts w:hint="eastAsia" w:ascii="Times New Roman" w:hAnsi="Times New Roman" w:eastAsia="宋体" w:cs="宋体"/>
          <w:b/>
          <w:bCs/>
          <w:iCs/>
          <w:color w:val="000000"/>
          <w:sz w:val="24"/>
          <w:szCs w:val="24"/>
          <w:lang w:val="en-US" w:eastAsia="zh-CN"/>
        </w:rPr>
      </w:pPr>
      <w:r>
        <w:rPr>
          <w:rFonts w:hint="eastAsia" w:ascii="Times New Roman" w:hAnsi="Times New Roman" w:eastAsia="宋体" w:cs="宋体"/>
          <w:b/>
          <w:bCs/>
          <w:iCs/>
          <w:color w:val="000000"/>
          <w:sz w:val="24"/>
          <w:szCs w:val="24"/>
          <w:lang w:val="en-US" w:eastAsia="zh-CN"/>
        </w:rPr>
        <w:br w:type="page"/>
      </w:r>
    </w:p>
    <w:p w14:paraId="5ABFEB88">
      <w:pPr>
        <w:widowControl w:val="0"/>
        <w:spacing w:line="276" w:lineRule="auto"/>
        <w:ind w:firstLine="482" w:firstLineChars="200"/>
        <w:jc w:val="both"/>
        <w:outlineLvl w:val="0"/>
        <w:rPr>
          <w:rFonts w:hint="default" w:ascii="Times New Roman" w:hAnsi="Times New Roman" w:eastAsia="宋体" w:cs="宋体"/>
          <w:b/>
          <w:bCs/>
          <w:iCs/>
          <w:color w:val="000000"/>
          <w:sz w:val="24"/>
          <w:szCs w:val="24"/>
          <w:lang w:val="en-US" w:eastAsia="zh-CN"/>
        </w:rPr>
      </w:pPr>
      <w:bookmarkStart w:id="1" w:name="_Toc24086"/>
      <w:bookmarkStart w:id="2" w:name="_Toc3770"/>
      <w:bookmarkStart w:id="3" w:name="_Toc22369"/>
      <w:bookmarkStart w:id="4" w:name="_Toc779"/>
      <w:bookmarkStart w:id="5" w:name="_Toc6445"/>
      <w:r>
        <w:rPr>
          <w:rFonts w:hint="eastAsia" w:ascii="Times New Roman" w:hAnsi="Times New Roman" w:eastAsia="宋体" w:cs="宋体"/>
          <w:b/>
          <w:bCs/>
          <w:iCs/>
          <w:color w:val="000000"/>
          <w:sz w:val="24"/>
          <w:szCs w:val="24"/>
          <w:lang w:val="en-US" w:eastAsia="zh-CN"/>
        </w:rPr>
        <w:t>前言</w:t>
      </w:r>
      <w:bookmarkEnd w:id="0"/>
      <w:bookmarkEnd w:id="1"/>
      <w:bookmarkEnd w:id="2"/>
      <w:bookmarkEnd w:id="3"/>
      <w:bookmarkEnd w:id="4"/>
      <w:bookmarkEnd w:id="5"/>
    </w:p>
    <w:p w14:paraId="190CD7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感谢您使用深圳市钡铼技术有限公司的</w:t>
      </w:r>
      <w:r>
        <w:rPr>
          <w:rFonts w:hint="eastAsia"/>
          <w:lang w:val="en-US" w:eastAsia="zh-CN"/>
        </w:rPr>
        <w:t>BL244系列</w:t>
      </w:r>
      <w:r>
        <w:rPr>
          <w:rFonts w:hint="eastAsia"/>
          <w:lang w:eastAsia="zh-CN"/>
        </w:rPr>
        <w:t>，阅读本产品说明书能让您快速掌握本产品的功能和使用方法。</w:t>
      </w:r>
    </w:p>
    <w:p w14:paraId="40D5CCCD">
      <w:pPr>
        <w:rPr>
          <w:rFonts w:ascii="Times New Roman" w:hAnsi="Times New Roman"/>
        </w:rPr>
      </w:pPr>
    </w:p>
    <w:p w14:paraId="51A67B62">
      <w:pPr>
        <w:pStyle w:val="5"/>
        <w:ind w:left="420" w:leftChars="200"/>
        <w:rPr>
          <w:rFonts w:hint="eastAsia" w:ascii="Times New Roman" w:hAnsi="Times New Roman" w:eastAsia="宋体" w:cs="宋体"/>
          <w:b/>
          <w:iCs/>
          <w:color w:val="000000"/>
          <w:lang w:eastAsia="zh-CN"/>
        </w:rPr>
      </w:pPr>
      <w:r>
        <w:rPr>
          <w:rFonts w:hint="eastAsia" w:ascii="Times New Roman" w:hAnsi="Times New Roman" w:eastAsia="宋体" w:cs="宋体"/>
          <w:b/>
          <w:iCs/>
          <w:color w:val="000000"/>
          <w:lang w:eastAsia="zh-CN"/>
        </w:rPr>
        <w:t>版权声明</w:t>
      </w:r>
    </w:p>
    <w:p w14:paraId="48D529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本说明书之所有权由深圳市钡铼技术有限公司所有。未经本公司之书面许可，任何单位和个人无权以任何形式复制、传播和转载本手册之任何部分，否则一切后果由违者自负。</w:t>
      </w:r>
    </w:p>
    <w:p w14:paraId="0CEFA4A5">
      <w:pPr>
        <w:pStyle w:val="12"/>
        <w:rPr>
          <w:rFonts w:ascii="Times New Roman" w:hAnsi="Times New Roman"/>
        </w:rPr>
      </w:pPr>
    </w:p>
    <w:p w14:paraId="7238D4D2">
      <w:pPr>
        <w:pStyle w:val="5"/>
        <w:ind w:left="420" w:leftChars="200"/>
        <w:rPr>
          <w:rFonts w:hint="eastAsia" w:ascii="Times New Roman" w:hAnsi="Times New Roman" w:eastAsia="宋体" w:cs="宋体"/>
          <w:b/>
          <w:iCs/>
          <w:color w:val="000000"/>
          <w:lang w:eastAsia="zh-CN"/>
        </w:rPr>
      </w:pPr>
      <w:r>
        <w:rPr>
          <w:rFonts w:hint="eastAsia" w:ascii="Times New Roman" w:hAnsi="Times New Roman" w:eastAsia="宋体" w:cs="宋体"/>
          <w:b/>
          <w:iCs/>
          <w:color w:val="000000"/>
          <w:lang w:eastAsia="zh-CN"/>
        </w:rPr>
        <w:t>免责声明</w:t>
      </w:r>
    </w:p>
    <w:p w14:paraId="59138F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由于运营商升级网络造成设备无法继续使用的，本公司不能提供免费的升级服务。由于特殊原因造成运营商网络服务中断时，本机将无法正常工作，本公司不承担由此带来的后果。</w:t>
      </w:r>
    </w:p>
    <w:p w14:paraId="699E6A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产品主要用于基于GPRS/网络的数据传输应用，请按照说明书提供的参数和技术规格使用，同时请注意无线电产品特别是GPRS产品使用时应该关注的注意事项，本公司不承担由于不正常使用或不恰当使用本产品造成的财产或人身伤害。</w:t>
      </w:r>
    </w:p>
    <w:p w14:paraId="0000DC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本产品包含开源软件或第三方组件。因开源软件的缺陷、漏洞、兼容性问题、停止维护或协议变更等原因导致的系统故障、数据丢失或安全问题，本公司概不负责。用户需自行承担使用开源组件的相关风险。</w:t>
      </w:r>
    </w:p>
    <w:p w14:paraId="21049D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p>
    <w:p w14:paraId="6BE7BB9A">
      <w:pPr>
        <w:pStyle w:val="12"/>
        <w:ind w:left="0" w:leftChars="0" w:firstLine="482" w:firstLineChars="200"/>
        <w:rPr>
          <w:rFonts w:hint="eastAsia" w:ascii="Times New Roman" w:hAnsi="Times New Roman"/>
          <w:b/>
          <w:bCs/>
          <w:sz w:val="24"/>
          <w:szCs w:val="24"/>
          <w:lang w:eastAsia="zh-CN"/>
        </w:rPr>
      </w:pPr>
      <w:r>
        <w:rPr>
          <w:rFonts w:hint="eastAsia" w:ascii="Times New Roman" w:hAnsi="Times New Roman"/>
          <w:b/>
          <w:bCs/>
          <w:sz w:val="24"/>
          <w:szCs w:val="24"/>
          <w:lang w:eastAsia="zh-CN"/>
        </w:rPr>
        <w:t>修订记录</w:t>
      </w:r>
    </w:p>
    <w:tbl>
      <w:tblPr>
        <w:tblStyle w:val="13"/>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2"/>
        <w:gridCol w:w="1409"/>
        <w:gridCol w:w="1469"/>
        <w:gridCol w:w="2318"/>
        <w:gridCol w:w="1032"/>
      </w:tblGrid>
      <w:tr w14:paraId="4D55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D8D8D8" w:themeFill="background1" w:themeFillShade="D9"/>
          </w:tcPr>
          <w:p w14:paraId="5CE00EE1">
            <w:pPr>
              <w:jc w:val="center"/>
              <w:rPr>
                <w:rFonts w:cs="Times New Roman"/>
                <w:b/>
                <w:bCs/>
              </w:rPr>
            </w:pPr>
            <w:r>
              <w:rPr>
                <w:rFonts w:cs="Times New Roman"/>
                <w:b/>
                <w:bCs/>
              </w:rPr>
              <w:t>更新日期</w:t>
            </w:r>
          </w:p>
        </w:tc>
        <w:tc>
          <w:tcPr>
            <w:tcW w:w="1409" w:type="dxa"/>
            <w:shd w:val="clear" w:color="auto" w:fill="D8D8D8" w:themeFill="background1" w:themeFillShade="D9"/>
          </w:tcPr>
          <w:p w14:paraId="1BBADC68">
            <w:pPr>
              <w:jc w:val="center"/>
              <w:rPr>
                <w:rFonts w:cs="Times New Roman"/>
                <w:b/>
                <w:bCs/>
              </w:rPr>
            </w:pPr>
            <w:r>
              <w:rPr>
                <w:rFonts w:cs="Times New Roman"/>
                <w:b/>
                <w:bCs/>
              </w:rPr>
              <w:t>文档版本</w:t>
            </w:r>
          </w:p>
        </w:tc>
        <w:tc>
          <w:tcPr>
            <w:tcW w:w="1469" w:type="dxa"/>
            <w:shd w:val="clear" w:color="auto" w:fill="D8D8D8" w:themeFill="background1" w:themeFillShade="D9"/>
          </w:tcPr>
          <w:p w14:paraId="6D93A1F5">
            <w:pPr>
              <w:jc w:val="center"/>
              <w:rPr>
                <w:rFonts w:cs="Times New Roman"/>
                <w:b/>
                <w:bCs/>
              </w:rPr>
            </w:pPr>
            <w:r>
              <w:rPr>
                <w:rFonts w:cs="Times New Roman"/>
                <w:b/>
                <w:bCs/>
              </w:rPr>
              <w:t>说明</w:t>
            </w:r>
          </w:p>
        </w:tc>
        <w:tc>
          <w:tcPr>
            <w:tcW w:w="2318" w:type="dxa"/>
            <w:shd w:val="clear" w:color="auto" w:fill="D8D8D8" w:themeFill="background1" w:themeFillShade="D9"/>
          </w:tcPr>
          <w:p w14:paraId="6181F1D9">
            <w:pPr>
              <w:jc w:val="center"/>
              <w:rPr>
                <w:rFonts w:hint="default" w:cs="Times New Roman" w:eastAsiaTheme="minorEastAsia"/>
                <w:b/>
                <w:bCs/>
                <w:lang w:val="en-US" w:eastAsia="zh-CN"/>
              </w:rPr>
            </w:pPr>
            <w:r>
              <w:rPr>
                <w:rFonts w:hint="eastAsia" w:cs="Times New Roman"/>
                <w:b/>
                <w:bCs/>
                <w:lang w:val="en-US" w:eastAsia="zh-CN"/>
              </w:rPr>
              <w:t>修订内容</w:t>
            </w:r>
          </w:p>
        </w:tc>
        <w:tc>
          <w:tcPr>
            <w:tcW w:w="1032" w:type="dxa"/>
            <w:shd w:val="clear" w:color="auto" w:fill="D8D8D8" w:themeFill="background1" w:themeFillShade="D9"/>
          </w:tcPr>
          <w:p w14:paraId="23F1CEFD">
            <w:pPr>
              <w:jc w:val="center"/>
              <w:rPr>
                <w:rFonts w:cs="Times New Roman"/>
                <w:b/>
                <w:bCs/>
              </w:rPr>
            </w:pPr>
            <w:r>
              <w:rPr>
                <w:rFonts w:cs="Times New Roman"/>
                <w:b/>
                <w:bCs/>
              </w:rPr>
              <w:t>作者</w:t>
            </w:r>
          </w:p>
        </w:tc>
      </w:tr>
      <w:tr w14:paraId="78B0C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2062" w:type="dxa"/>
            <w:vAlign w:val="center"/>
          </w:tcPr>
          <w:p w14:paraId="73F78930">
            <w:pPr>
              <w:jc w:val="center"/>
              <w:rPr>
                <w:rFonts w:hint="default" w:cs="Times New Roman" w:eastAsiaTheme="minorEastAsia"/>
                <w:lang w:val="en-US" w:eastAsia="zh-CN"/>
              </w:rPr>
            </w:pPr>
            <w:r>
              <w:rPr>
                <w:rFonts w:hint="eastAsia" w:cs="Times New Roman"/>
                <w:lang w:val="en-US" w:eastAsia="zh-CN"/>
              </w:rPr>
              <w:t>2026.4.24</w:t>
            </w:r>
          </w:p>
        </w:tc>
        <w:tc>
          <w:tcPr>
            <w:tcW w:w="1409" w:type="dxa"/>
            <w:vAlign w:val="center"/>
          </w:tcPr>
          <w:p w14:paraId="1CAA9475">
            <w:pPr>
              <w:jc w:val="center"/>
              <w:rPr>
                <w:rFonts w:hint="default" w:cs="Times New Roman" w:eastAsiaTheme="minorEastAsia"/>
                <w:lang w:val="en-US" w:eastAsia="zh-CN"/>
              </w:rPr>
            </w:pPr>
            <w:r>
              <w:rPr>
                <w:rFonts w:hint="eastAsia" w:cs="Times New Roman"/>
                <w:lang w:val="en-US" w:eastAsia="zh-CN"/>
              </w:rPr>
              <w:t>Ver.1.0</w:t>
            </w:r>
          </w:p>
        </w:tc>
        <w:tc>
          <w:tcPr>
            <w:tcW w:w="1469" w:type="dxa"/>
            <w:vAlign w:val="center"/>
          </w:tcPr>
          <w:p w14:paraId="26025726">
            <w:pPr>
              <w:jc w:val="center"/>
              <w:rPr>
                <w:rFonts w:cs="Times New Roman"/>
              </w:rPr>
            </w:pPr>
            <w:r>
              <w:rPr>
                <w:rFonts w:hint="eastAsia" w:cs="Times New Roman"/>
                <w:lang w:val="en-US" w:eastAsia="zh-CN"/>
              </w:rPr>
              <w:t>首次发布</w:t>
            </w:r>
          </w:p>
        </w:tc>
        <w:tc>
          <w:tcPr>
            <w:tcW w:w="2318" w:type="dxa"/>
            <w:vAlign w:val="center"/>
          </w:tcPr>
          <w:p w14:paraId="71715006">
            <w:pPr>
              <w:jc w:val="center"/>
              <w:rPr>
                <w:rFonts w:hint="default" w:cs="Times New Roman" w:eastAsiaTheme="minorEastAsia"/>
                <w:lang w:val="en-US" w:eastAsia="zh-CN"/>
              </w:rPr>
            </w:pPr>
          </w:p>
        </w:tc>
        <w:tc>
          <w:tcPr>
            <w:tcW w:w="1032" w:type="dxa"/>
            <w:vAlign w:val="center"/>
          </w:tcPr>
          <w:p w14:paraId="7B78BDAF">
            <w:pPr>
              <w:jc w:val="center"/>
              <w:rPr>
                <w:rFonts w:hint="default" w:cs="Times New Roman" w:eastAsiaTheme="minorEastAsia"/>
                <w:lang w:val="en-US" w:eastAsia="zh-CN"/>
              </w:rPr>
            </w:pPr>
            <w:r>
              <w:rPr>
                <w:rFonts w:hint="eastAsia" w:cs="Times New Roman"/>
                <w:lang w:val="en-US" w:eastAsia="zh-CN"/>
              </w:rPr>
              <w:t>ZJX</w:t>
            </w:r>
          </w:p>
        </w:tc>
      </w:tr>
      <w:tr w14:paraId="08F50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ins w:id="2720" w:author="L" w:date="2026-07-31T16:13:19Z"/>
        </w:trPr>
        <w:tc>
          <w:tcPr>
            <w:tcW w:w="2062" w:type="dxa"/>
            <w:vAlign w:val="center"/>
          </w:tcPr>
          <w:p w14:paraId="24973EAD">
            <w:pPr>
              <w:jc w:val="center"/>
              <w:rPr>
                <w:ins w:id="2721" w:author="L" w:date="2026-07-31T16:13:19Z"/>
                <w:rFonts w:hint="default" w:cs="Times New Roman"/>
                <w:lang w:val="en-US" w:eastAsia="zh-CN"/>
              </w:rPr>
            </w:pPr>
            <w:ins w:id="2722" w:author="L" w:date="2026-07-31T16:13:19Z">
              <w:r>
                <w:rPr>
                  <w:rFonts w:hint="eastAsia" w:cs="Times New Roman"/>
                  <w:lang w:val="en-US" w:eastAsia="zh-CN"/>
                </w:rPr>
                <w:t>2026.7.31</w:t>
              </w:r>
            </w:ins>
          </w:p>
        </w:tc>
        <w:tc>
          <w:tcPr>
            <w:tcW w:w="1409" w:type="dxa"/>
            <w:vAlign w:val="center"/>
          </w:tcPr>
          <w:p w14:paraId="7D13F919">
            <w:pPr>
              <w:jc w:val="center"/>
              <w:rPr>
                <w:ins w:id="2723" w:author="L" w:date="2026-07-31T16:13:19Z"/>
                <w:rFonts w:hint="default" w:cs="Times New Roman"/>
                <w:lang w:val="en-US" w:eastAsia="zh-CN"/>
              </w:rPr>
            </w:pPr>
            <w:ins w:id="2724" w:author="L" w:date="2026-07-31T16:13:19Z">
              <w:r>
                <w:rPr>
                  <w:rFonts w:hint="eastAsia" w:cs="Times New Roman"/>
                  <w:lang w:val="en-US" w:eastAsia="zh-CN"/>
                </w:rPr>
                <w:t>Ver.1.1</w:t>
              </w:r>
            </w:ins>
          </w:p>
        </w:tc>
        <w:tc>
          <w:tcPr>
            <w:tcW w:w="1469" w:type="dxa"/>
            <w:vAlign w:val="center"/>
          </w:tcPr>
          <w:p w14:paraId="7DB16681">
            <w:pPr>
              <w:jc w:val="center"/>
              <w:rPr>
                <w:ins w:id="2725" w:author="L" w:date="2026-07-31T16:13:19Z"/>
                <w:rFonts w:hint="default" w:cs="Times New Roman"/>
                <w:lang w:val="en-US" w:eastAsia="zh-CN"/>
              </w:rPr>
            </w:pPr>
            <w:ins w:id="2726" w:author="L" w:date="2026-07-31T16:13:19Z">
              <w:r>
                <w:rPr>
                  <w:rFonts w:hint="eastAsia" w:cs="Times New Roman"/>
                  <w:lang w:val="en-US" w:eastAsia="zh-CN"/>
                </w:rPr>
                <w:t>部分更新</w:t>
              </w:r>
            </w:ins>
          </w:p>
        </w:tc>
        <w:tc>
          <w:tcPr>
            <w:tcW w:w="2318" w:type="dxa"/>
            <w:vAlign w:val="center"/>
          </w:tcPr>
          <w:p w14:paraId="039B5304">
            <w:pPr>
              <w:numPr>
                <w:ilvl w:val="0"/>
                <w:numId w:val="1"/>
              </w:numPr>
              <w:jc w:val="center"/>
              <w:rPr>
                <w:ins w:id="2727" w:author="LKY" w:date="2026-08-31T10:01:28Z"/>
                <w:rFonts w:hint="eastAsia" w:cs="Times New Roman"/>
                <w:lang w:val="en-US" w:eastAsia="zh-CN"/>
              </w:rPr>
            </w:pPr>
            <w:ins w:id="2728" w:author="LKY" w:date="2026-08-31T10:01:28Z">
              <w:r>
                <w:rPr>
                  <w:rFonts w:hint="eastAsia" w:cs="Times New Roman"/>
                  <w:lang w:val="en-US" w:eastAsia="zh-CN"/>
                </w:rPr>
                <w:t>完善RTD、NTC N板使用说明，增加量程模式修改，优化软件支持</w:t>
              </w:r>
            </w:ins>
          </w:p>
          <w:p w14:paraId="4CC47ABF">
            <w:pPr>
              <w:numPr>
                <w:ilvl w:val="0"/>
                <w:numId w:val="1"/>
                <w:ins w:id="2730" w:author="LKY" w:date="2026-08-31T10:01:32Z"/>
              </w:numPr>
              <w:jc w:val="both"/>
              <w:rPr>
                <w:ins w:id="2731" w:author="L" w:date="2026-07-31T16:13:19Z"/>
                <w:rFonts w:hint="default" w:cs="Times New Roman" w:eastAsiaTheme="minorEastAsia"/>
                <w:lang w:val="en-US" w:eastAsia="zh-CN"/>
              </w:rPr>
              <w:pPrChange w:id="2729" w:author="LKY" w:date="2026-08-31T10:01:32Z">
                <w:pPr>
                  <w:jc w:val="center"/>
                </w:pPr>
              </w:pPrChange>
            </w:pPr>
            <w:ins w:id="2732" w:author="LKY" w:date="2026-08-31T10:01:28Z">
              <w:r>
                <w:rPr>
                  <w:rFonts w:hint="eastAsia" w:cs="Times New Roman"/>
                  <w:lang w:val="en-US" w:eastAsia="zh-CN"/>
                </w:rPr>
                <w:t>增加X91的CAN使用</w:t>
              </w:r>
            </w:ins>
            <w:ins w:id="2733" w:author="L" w:date="2026-07-31T16:13:19Z">
              <w:del w:id="2734" w:author="LKY" w:date="2026-08-26T11:41:25Z">
                <w:r>
                  <w:rPr>
                    <w:rFonts w:hint="eastAsia" w:cs="Times New Roman"/>
                    <w:lang w:val="en-US" w:eastAsia="zh-CN"/>
                  </w:rPr>
                  <w:delText>完善RTD N板使用说明，优化软件支持</w:delText>
                </w:r>
              </w:del>
            </w:ins>
          </w:p>
        </w:tc>
        <w:tc>
          <w:tcPr>
            <w:tcW w:w="1032" w:type="dxa"/>
            <w:vAlign w:val="center"/>
          </w:tcPr>
          <w:p w14:paraId="056561DD">
            <w:pPr>
              <w:jc w:val="center"/>
              <w:rPr>
                <w:ins w:id="2735" w:author="L" w:date="2026-07-31T16:13:19Z"/>
                <w:rFonts w:hint="default" w:cs="Times New Roman"/>
                <w:lang w:val="en-US" w:eastAsia="zh-CN"/>
              </w:rPr>
            </w:pPr>
            <w:ins w:id="2736" w:author="L" w:date="2026-07-31T16:13:19Z">
              <w:r>
                <w:rPr>
                  <w:rFonts w:hint="eastAsia" w:cs="Times New Roman"/>
                  <w:lang w:val="en-US" w:eastAsia="zh-CN"/>
                </w:rPr>
                <w:t>ZJX</w:t>
              </w:r>
            </w:ins>
          </w:p>
        </w:tc>
      </w:tr>
    </w:tbl>
    <w:p w14:paraId="4FC63814">
      <w:pPr>
        <w:rPr>
          <w:ins w:id="2737" w:author="L" w:date="2026-07-31T16:13:19Z"/>
          <w:rFonts w:hint="eastAsia" w:ascii="Times New Roman" w:hAnsi="Times New Roman" w:eastAsia="宋体" w:cs="宋体"/>
          <w:iCs/>
          <w:color w:val="000000"/>
          <w:lang w:eastAsia="zh-CN"/>
        </w:rPr>
      </w:pPr>
    </w:p>
    <w:p w14:paraId="74A1B74E">
      <w:pPr>
        <w:pStyle w:val="12"/>
        <w:ind w:left="0" w:leftChars="0" w:firstLine="420" w:firstLineChars="0"/>
        <w:rPr>
          <w:ins w:id="2738" w:author="L" w:date="2026-07-31T16:13:19Z"/>
          <w:rFonts w:hint="eastAsia" w:ascii="Times New Roman" w:hAnsi="Times New Roman" w:eastAsia="宋体" w:cs="宋体"/>
          <w:iCs/>
          <w:color w:val="000000"/>
          <w:lang w:eastAsia="zh-CN"/>
        </w:rPr>
      </w:pPr>
    </w:p>
    <w:p w14:paraId="277F4A22">
      <w:pPr>
        <w:rPr>
          <w:rFonts w:hint="eastAsia" w:ascii="Times New Roman" w:hAnsi="Times New Roman" w:eastAsia="宋体" w:cs="宋体"/>
          <w:iCs/>
          <w:color w:val="000000"/>
          <w:lang w:eastAsia="zh-CN"/>
        </w:rPr>
      </w:pPr>
    </w:p>
    <w:p w14:paraId="6F053934">
      <w:pPr>
        <w:pStyle w:val="12"/>
        <w:ind w:left="0" w:leftChars="0" w:firstLine="420" w:firstLineChars="0"/>
        <w:rPr>
          <w:rFonts w:hint="eastAsia" w:ascii="Times New Roman" w:hAnsi="Times New Roman" w:eastAsia="宋体" w:cs="宋体"/>
          <w:iCs/>
          <w:color w:val="000000"/>
          <w:lang w:eastAsia="zh-CN"/>
        </w:rPr>
      </w:pPr>
    </w:p>
    <w:p w14:paraId="1C4C6B98">
      <w:pPr>
        <w:pStyle w:val="12"/>
        <w:ind w:left="0" w:leftChars="0" w:firstLine="420" w:firstLineChars="0"/>
        <w:rPr>
          <w:rFonts w:hint="eastAsia" w:ascii="Times New Roman" w:hAnsi="Times New Roman" w:eastAsia="宋体" w:cs="宋体"/>
          <w:iCs/>
          <w:color w:val="000000"/>
          <w:lang w:eastAsia="zh-CN"/>
        </w:rPr>
      </w:pPr>
    </w:p>
    <w:p w14:paraId="12A2D84D">
      <w:pPr>
        <w:pStyle w:val="12"/>
        <w:ind w:left="0" w:leftChars="0" w:firstLine="420" w:firstLineChars="0"/>
        <w:rPr>
          <w:rFonts w:hint="eastAsia" w:ascii="Times New Roman" w:hAnsi="Times New Roman" w:eastAsia="宋体" w:cs="宋体"/>
          <w:iCs/>
          <w:color w:val="000000"/>
          <w:lang w:eastAsia="zh-CN"/>
        </w:rPr>
      </w:pPr>
    </w:p>
    <w:p w14:paraId="12116654">
      <w:pPr>
        <w:pStyle w:val="12"/>
        <w:ind w:left="0" w:leftChars="0" w:firstLine="420" w:firstLineChars="0"/>
        <w:rPr>
          <w:rFonts w:hint="eastAsia" w:ascii="Times New Roman" w:hAnsi="Times New Roman" w:eastAsia="宋体" w:cs="宋体"/>
          <w:iCs/>
          <w:color w:val="000000"/>
          <w:lang w:eastAsia="zh-CN"/>
        </w:rPr>
      </w:pPr>
    </w:p>
    <w:p w14:paraId="0005A656">
      <w:pPr>
        <w:pStyle w:val="12"/>
        <w:ind w:left="0" w:leftChars="0" w:firstLine="420" w:firstLineChars="0"/>
        <w:rPr>
          <w:rFonts w:hint="eastAsia" w:ascii="Times New Roman" w:hAnsi="Times New Roman" w:eastAsia="宋体" w:cs="宋体"/>
          <w:iCs/>
          <w:color w:val="000000"/>
          <w:lang w:eastAsia="zh-CN"/>
        </w:rPr>
      </w:pPr>
    </w:p>
    <w:p w14:paraId="198E3507">
      <w:pPr>
        <w:pStyle w:val="12"/>
        <w:ind w:left="0" w:leftChars="0" w:firstLine="420" w:firstLineChars="0"/>
        <w:rPr>
          <w:rFonts w:hint="eastAsia" w:ascii="Times New Roman" w:hAnsi="Times New Roman" w:eastAsia="宋体" w:cs="宋体"/>
          <w:iCs/>
          <w:color w:val="000000"/>
          <w:lang w:eastAsia="zh-CN"/>
        </w:rPr>
      </w:pPr>
    </w:p>
    <w:p w14:paraId="1F826602">
      <w:pPr>
        <w:pStyle w:val="12"/>
        <w:ind w:left="0" w:leftChars="0" w:firstLine="420" w:firstLineChars="0"/>
        <w:rPr>
          <w:rFonts w:hint="eastAsia" w:ascii="Times New Roman" w:hAnsi="Times New Roman" w:eastAsia="宋体" w:cs="宋体"/>
          <w:iCs/>
          <w:color w:val="000000"/>
          <w:lang w:eastAsia="zh-CN"/>
        </w:rPr>
      </w:pPr>
    </w:p>
    <w:p w14:paraId="45FBD024">
      <w:pPr>
        <w:pStyle w:val="12"/>
        <w:ind w:left="0" w:leftChars="0" w:firstLine="420" w:firstLineChars="0"/>
        <w:rPr>
          <w:rFonts w:hint="eastAsia" w:ascii="Times New Roman" w:hAnsi="Times New Roman" w:eastAsia="宋体" w:cs="宋体"/>
          <w:iCs/>
          <w:color w:val="000000"/>
          <w:lang w:eastAsia="zh-CN"/>
        </w:rPr>
      </w:pPr>
    </w:p>
    <w:p w14:paraId="19CA931A">
      <w:pPr>
        <w:pStyle w:val="12"/>
        <w:ind w:left="0" w:leftChars="0" w:firstLine="420" w:firstLineChars="0"/>
        <w:rPr>
          <w:rFonts w:hint="eastAsia" w:ascii="Times New Roman" w:hAnsi="Times New Roman" w:eastAsia="宋体" w:cs="宋体"/>
          <w:iCs/>
          <w:color w:val="000000"/>
          <w:lang w:eastAsia="zh-CN"/>
        </w:rPr>
      </w:pPr>
    </w:p>
    <w:p w14:paraId="7EB3FBC6">
      <w:pPr>
        <w:pStyle w:val="12"/>
        <w:ind w:left="0" w:leftChars="0" w:firstLine="420" w:firstLineChars="0"/>
        <w:rPr>
          <w:rFonts w:hint="eastAsia" w:ascii="Times New Roman" w:hAnsi="Times New Roman" w:eastAsia="宋体" w:cs="宋体"/>
          <w:iCs/>
          <w:color w:val="000000"/>
          <w:lang w:eastAsia="zh-CN"/>
        </w:rPr>
      </w:pPr>
    </w:p>
    <w:p w14:paraId="0BE69B8B">
      <w:pPr>
        <w:pStyle w:val="12"/>
        <w:ind w:left="0" w:leftChars="0" w:firstLine="0" w:firstLineChars="0"/>
        <w:outlineLvl w:val="0"/>
        <w:rPr>
          <w:rFonts w:hint="default" w:ascii="Times New Roman" w:hAnsi="Times New Roman" w:cstheme="minorEastAsia"/>
          <w:b/>
          <w:bCs/>
          <w:sz w:val="44"/>
          <w:szCs w:val="44"/>
          <w:lang w:val="en-US" w:eastAsia="zh-CN"/>
        </w:rPr>
      </w:pPr>
      <w:bookmarkStart w:id="6" w:name="_Toc9964"/>
      <w:bookmarkStart w:id="7" w:name="_Toc15988"/>
      <w:bookmarkStart w:id="8" w:name="_Toc5879"/>
      <w:bookmarkStart w:id="9" w:name="_Toc20485"/>
      <w:bookmarkStart w:id="10" w:name="_Toc18994"/>
      <w:r>
        <w:rPr>
          <w:rFonts w:hint="eastAsia" w:ascii="Times New Roman" w:hAnsi="Times New Roman" w:cstheme="minorEastAsia"/>
          <w:b/>
          <w:bCs/>
          <w:sz w:val="44"/>
          <w:szCs w:val="44"/>
          <w:lang w:val="en-US" w:eastAsia="zh-CN"/>
        </w:rPr>
        <w:t>1.产品简介</w:t>
      </w:r>
      <w:bookmarkEnd w:id="6"/>
      <w:bookmarkEnd w:id="7"/>
      <w:bookmarkEnd w:id="8"/>
      <w:bookmarkEnd w:id="9"/>
      <w:bookmarkEnd w:id="10"/>
    </w:p>
    <w:p w14:paraId="12A3110A">
      <w:pPr>
        <w:pStyle w:val="12"/>
        <w:ind w:left="0" w:leftChars="0" w:firstLine="0" w:firstLineChars="0"/>
        <w:outlineLvl w:val="1"/>
        <w:rPr>
          <w:rFonts w:hint="default" w:ascii="Times New Roman" w:hAnsi="Times New Roman" w:cstheme="minorEastAsia"/>
          <w:b/>
          <w:bCs/>
          <w:sz w:val="32"/>
          <w:szCs w:val="32"/>
          <w:lang w:val="en-US" w:eastAsia="zh-CN"/>
        </w:rPr>
      </w:pPr>
      <w:bookmarkStart w:id="11" w:name="_Toc12534"/>
      <w:bookmarkStart w:id="12" w:name="_Toc27387"/>
      <w:bookmarkStart w:id="13" w:name="_Toc21786"/>
      <w:bookmarkStart w:id="14" w:name="_Toc13521"/>
      <w:bookmarkStart w:id="15" w:name="_Toc4919"/>
      <w:r>
        <w:rPr>
          <w:rFonts w:hint="eastAsia" w:ascii="Times New Roman" w:hAnsi="Times New Roman" w:cstheme="minorEastAsia"/>
          <w:b/>
          <w:bCs/>
          <w:sz w:val="32"/>
          <w:szCs w:val="32"/>
          <w:lang w:val="en-US" w:eastAsia="zh-CN"/>
        </w:rPr>
        <w:t>1.1 概述</w:t>
      </w:r>
      <w:bookmarkEnd w:id="11"/>
      <w:bookmarkEnd w:id="12"/>
      <w:bookmarkEnd w:id="13"/>
      <w:bookmarkEnd w:id="14"/>
      <w:bookmarkEnd w:id="15"/>
    </w:p>
    <w:p w14:paraId="05509F1D">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在工业自动化向“</w:t>
      </w:r>
      <w:r>
        <w:rPr>
          <w:rFonts w:hint="eastAsia" w:ascii="Times New Roman" w:hAnsi="Times New Roman" w:cs="Times New Roman" w:eastAsiaTheme="minorEastAsia"/>
          <w:sz w:val="24"/>
          <w:szCs w:val="24"/>
        </w:rPr>
        <w:t>AI</w:t>
      </w:r>
      <w:r>
        <w:rPr>
          <w:rFonts w:ascii="Times New Roman" w:hAnsi="Times New Roman" w:cs="Times New Roman" w:eastAsiaTheme="minorEastAsia"/>
          <w:sz w:val="24"/>
          <w:szCs w:val="24"/>
        </w:rPr>
        <w:t xml:space="preserve">边缘计算+实时控制”深度融合的转型背景下，传统PLC面临智能计算的瓶颈，而通用工业计算机又难以满足高实时性控制的需求。EdgePLC </w:t>
      </w:r>
      <w:r>
        <w:rPr>
          <w:rFonts w:hint="eastAsia" w:ascii="Times New Roman" w:hAnsi="Times New Roman" w:cs="Times New Roman" w:eastAsiaTheme="minorEastAsia"/>
          <w:sz w:val="24"/>
          <w:szCs w:val="24"/>
          <w:lang w:eastAsia="zh-CN"/>
        </w:rPr>
        <w:t>BL244</w:t>
      </w:r>
      <w:r>
        <w:rPr>
          <w:rFonts w:ascii="Times New Roman" w:hAnsi="Times New Roman" w:cs="Times New Roman" w:eastAsiaTheme="minorEastAsia"/>
          <w:sz w:val="24"/>
          <w:szCs w:val="24"/>
        </w:rPr>
        <w:t>系列工业AI边缘控制器应运而生，旨在打破IT与OT的融合壁垒，提供真正意义上的“</w:t>
      </w:r>
      <w:r>
        <w:rPr>
          <w:rFonts w:hint="eastAsia" w:ascii="Times New Roman" w:hAnsi="Times New Roman" w:cs="Times New Roman" w:eastAsiaTheme="minorEastAsia"/>
          <w:sz w:val="24"/>
          <w:szCs w:val="24"/>
        </w:rPr>
        <w:t>边缘AI</w:t>
      </w:r>
      <w:r>
        <w:rPr>
          <w:rFonts w:ascii="Times New Roman" w:hAnsi="Times New Roman" w:cs="Times New Roman" w:eastAsiaTheme="minorEastAsia"/>
          <w:sz w:val="24"/>
          <w:szCs w:val="24"/>
        </w:rPr>
        <w:t>控算一体”解决方案。</w:t>
      </w:r>
    </w:p>
    <w:p w14:paraId="26882A7C">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lang w:eastAsia="zh-CN"/>
        </w:rPr>
        <w:t>BL244</w:t>
      </w:r>
      <w:r>
        <w:rPr>
          <w:rFonts w:ascii="Times New Roman" w:hAnsi="Times New Roman" w:cs="Times New Roman" w:eastAsiaTheme="minorEastAsia"/>
          <w:sz w:val="24"/>
          <w:szCs w:val="24"/>
        </w:rPr>
        <w:t>系列采用“高性能ARM处理器 + 分布式I/O扩展”的架构，以瑞芯微</w:t>
      </w:r>
      <w:r>
        <w:rPr>
          <w:rFonts w:hint="eastAsia" w:ascii="Times New Roman" w:hAnsi="Times New Roman" w:cs="Times New Roman" w:eastAsiaTheme="minorEastAsia"/>
          <w:sz w:val="24"/>
          <w:szCs w:val="24"/>
        </w:rPr>
        <w:t>RK35</w:t>
      </w:r>
      <w:r>
        <w:rPr>
          <w:rFonts w:hint="eastAsia" w:ascii="Times New Roman" w:hAnsi="Times New Roman" w:cs="Times New Roman" w:eastAsiaTheme="minorEastAsia"/>
          <w:sz w:val="24"/>
          <w:szCs w:val="24"/>
          <w:lang w:val="en-US" w:eastAsia="zh-CN"/>
        </w:rPr>
        <w:t>76</w:t>
      </w:r>
      <w:r>
        <w:rPr>
          <w:rFonts w:hint="eastAsia" w:ascii="Times New Roman" w:hAnsi="Times New Roman" w:cs="Times New Roman" w:eastAsiaTheme="minorEastAsia"/>
          <w:sz w:val="24"/>
          <w:szCs w:val="24"/>
        </w:rPr>
        <w:t>J/</w:t>
      </w:r>
      <w:r>
        <w:rPr>
          <w:rFonts w:ascii="Times New Roman" w:hAnsi="Times New Roman" w:cs="Times New Roman" w:eastAsiaTheme="minorEastAsia"/>
          <w:sz w:val="24"/>
          <w:szCs w:val="24"/>
        </w:rPr>
        <w:t>RK35</w:t>
      </w:r>
      <w:r>
        <w:rPr>
          <w:rFonts w:hint="eastAsia" w:ascii="Times New Roman" w:hAnsi="Times New Roman" w:cs="Times New Roman" w:eastAsiaTheme="minorEastAsia"/>
          <w:sz w:val="24"/>
          <w:szCs w:val="24"/>
          <w:lang w:val="en-US" w:eastAsia="zh-CN"/>
        </w:rPr>
        <w:t>76</w:t>
      </w:r>
      <w:r>
        <w:rPr>
          <w:rFonts w:ascii="Times New Roman" w:hAnsi="Times New Roman" w:cs="Times New Roman" w:eastAsiaTheme="minorEastAsia"/>
          <w:sz w:val="24"/>
          <w:szCs w:val="24"/>
        </w:rPr>
        <w:t>为核心，集成6TOPS算力的专用NPU，支持四核Cortex-A</w:t>
      </w:r>
      <w:r>
        <w:rPr>
          <w:rFonts w:hint="eastAsia" w:ascii="Times New Roman" w:hAnsi="Times New Roman" w:cs="Times New Roman" w:eastAsiaTheme="minorEastAsia"/>
          <w:sz w:val="24"/>
          <w:szCs w:val="24"/>
        </w:rPr>
        <w:t>7</w:t>
      </w:r>
      <w:r>
        <w:rPr>
          <w:rFonts w:hint="eastAsia" w:ascii="Times New Roman" w:hAnsi="Times New Roman" w:cs="Times New Roman" w:eastAsiaTheme="minorEastAsia"/>
          <w:sz w:val="24"/>
          <w:szCs w:val="24"/>
          <w:lang w:val="en-US" w:eastAsia="zh-CN"/>
        </w:rPr>
        <w:t>2</w:t>
      </w:r>
      <w:r>
        <w:rPr>
          <w:rFonts w:ascii="Times New Roman" w:hAnsi="Times New Roman" w:cs="Times New Roman" w:eastAsiaTheme="minorEastAsia"/>
          <w:sz w:val="24"/>
          <w:szCs w:val="24"/>
        </w:rPr>
        <w:t xml:space="preserve"> + 四核Cortex-A5</w:t>
      </w:r>
      <w:r>
        <w:rPr>
          <w:rFonts w:hint="eastAsia" w:ascii="Times New Roman" w:hAnsi="Times New Roman" w:cs="Times New Roman" w:eastAsiaTheme="minorEastAsia"/>
          <w:sz w:val="24"/>
          <w:szCs w:val="24"/>
          <w:lang w:val="en-US" w:eastAsia="zh-CN"/>
        </w:rPr>
        <w:t>3</w:t>
      </w:r>
      <w:r>
        <w:rPr>
          <w:rFonts w:ascii="Times New Roman" w:hAnsi="Times New Roman" w:cs="Times New Roman" w:eastAsiaTheme="minorEastAsia"/>
          <w:sz w:val="24"/>
          <w:szCs w:val="24"/>
        </w:rPr>
        <w:t xml:space="preserve"> + 三核Cortex-M0的异构计算，在保障毫秒级实时控制的同时，具备强大的本地AI推理与数据处理能力。</w:t>
      </w:r>
    </w:p>
    <w:p w14:paraId="052357D3">
      <w:pPr>
        <w:keepNext w:val="0"/>
        <w:keepLines w:val="0"/>
        <w:pageBreakBefore w:val="0"/>
        <w:widowControl w:val="0"/>
        <w:kinsoku/>
        <w:wordWrap w:val="0"/>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 xml:space="preserve">EdgePLC </w:t>
      </w:r>
      <w:r>
        <w:rPr>
          <w:rFonts w:hint="eastAsia" w:ascii="Times New Roman" w:hAnsi="Times New Roman" w:cs="Times New Roman" w:eastAsiaTheme="minorEastAsia"/>
          <w:sz w:val="24"/>
          <w:szCs w:val="24"/>
          <w:lang w:eastAsia="zh-CN"/>
        </w:rPr>
        <w:t>BL244</w:t>
      </w:r>
      <w:r>
        <w:rPr>
          <w:rFonts w:hint="eastAsia" w:ascii="Times New Roman" w:hAnsi="Times New Roman" w:cs="Times New Roman" w:eastAsiaTheme="minorEastAsia"/>
          <w:sz w:val="24"/>
          <w:szCs w:val="24"/>
        </w:rPr>
        <w:t>工业AI边缘控制器</w:t>
      </w:r>
      <w:r>
        <w:rPr>
          <w:rFonts w:ascii="Times New Roman" w:hAnsi="Times New Roman" w:cs="Times New Roman" w:eastAsiaTheme="minorEastAsia"/>
          <w:sz w:val="24"/>
          <w:szCs w:val="24"/>
        </w:rPr>
        <w:t>深度融合实时控制、</w:t>
      </w:r>
      <w:r>
        <w:rPr>
          <w:rFonts w:hint="eastAsia" w:ascii="Times New Roman" w:hAnsi="Times New Roman" w:cs="Times New Roman" w:eastAsiaTheme="minorEastAsia"/>
          <w:sz w:val="24"/>
          <w:szCs w:val="24"/>
        </w:rPr>
        <w:t>AI</w:t>
      </w:r>
      <w:r>
        <w:rPr>
          <w:rFonts w:ascii="Times New Roman" w:hAnsi="Times New Roman" w:cs="Times New Roman" w:eastAsiaTheme="minorEastAsia"/>
          <w:sz w:val="24"/>
          <w:szCs w:val="24"/>
        </w:rPr>
        <w:t>边缘智能、协议转换、远程运维与二次开发等功能，支持IEC 61131-3标准编程环境（OpenPLC/NexPLC/CODESYS）、IGH EtherCAT硬实时主站，并可扩展多达32块N系列分布式I/O模块，覆盖DI/DO/AI/AO/温度采集等多种信号类型。软件层面基于Ubuntu 20.04系统，集成Docker、Node-RED、Python/C++开发环境，以及YOLOv5/8+OpenCV等AI视觉工具栈，实现从数据采集、实时分析到智能决策的全流程闭环。</w:t>
      </w:r>
    </w:p>
    <w:p w14:paraId="283AA69D">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lang w:eastAsia="zh-CN"/>
        </w:rPr>
        <w:t>BL244</w:t>
      </w:r>
      <w:r>
        <w:rPr>
          <w:rFonts w:ascii="Times New Roman" w:hAnsi="Times New Roman" w:cs="Times New Roman" w:eastAsiaTheme="minorEastAsia"/>
          <w:sz w:val="24"/>
          <w:szCs w:val="24"/>
        </w:rPr>
        <w:t>系列</w:t>
      </w:r>
      <w:r>
        <w:rPr>
          <w:rFonts w:hint="eastAsia" w:ascii="Times New Roman" w:hAnsi="Times New Roman" w:cs="Times New Roman" w:eastAsiaTheme="minorEastAsia"/>
          <w:sz w:val="24"/>
          <w:szCs w:val="24"/>
        </w:rPr>
        <w:t>工业AI边缘控制器</w:t>
      </w:r>
      <w:r>
        <w:rPr>
          <w:rFonts w:ascii="Times New Roman" w:hAnsi="Times New Roman" w:cs="Times New Roman" w:eastAsiaTheme="minorEastAsia"/>
          <w:sz w:val="24"/>
          <w:szCs w:val="24"/>
        </w:rPr>
        <w:t>专为智能产线控制、储能EMS、光伏逆变器管理、AGV机器人、机器视觉等“控制+计算”协同场景设计，通过将智能分析下沉至设备边缘，它不仅实现了控制逻辑的精准执行，更完成了数据价值的就地转化与智能决策，助力企业构建更敏捷、更智能、更高效的下一代工业控制系统，从容应对智能制造的未来挑战。</w:t>
      </w:r>
    </w:p>
    <w:p w14:paraId="49124741">
      <w:pPr>
        <w:pStyle w:val="12"/>
        <w:keepNext w:val="0"/>
        <w:keepLines w:val="0"/>
        <w:pageBreakBefore w:val="0"/>
        <w:widowControl w:val="0"/>
        <w:kinsoku/>
        <w:wordWrap/>
        <w:overflowPunct/>
        <w:topLinePunct w:val="0"/>
        <w:autoSpaceDE/>
        <w:autoSpaceDN/>
        <w:bidi w:val="0"/>
        <w:adjustRightInd/>
        <w:snapToGrid/>
        <w:spacing w:after="0"/>
        <w:ind w:left="0" w:leftChars="0" w:firstLine="420" w:firstLineChars="0"/>
        <w:textAlignment w:val="auto"/>
        <w:rPr>
          <w:rFonts w:hint="eastAsia" w:ascii="Times New Roman" w:hAnsi="Times New Roman" w:eastAsia="宋体" w:cs="宋体"/>
          <w:b/>
          <w:bCs/>
          <w:iCs/>
          <w:color w:val="000000"/>
          <w:lang w:val="en-US" w:eastAsia="zh-CN"/>
        </w:rPr>
      </w:pPr>
    </w:p>
    <w:p w14:paraId="0F83225A">
      <w:pPr>
        <w:pStyle w:val="12"/>
        <w:ind w:left="0" w:leftChars="0" w:firstLine="0" w:firstLineChars="0"/>
        <w:jc w:val="left"/>
        <w:outlineLvl w:val="1"/>
        <w:rPr>
          <w:rFonts w:asciiTheme="minorEastAsia" w:hAnsiTheme="minorEastAsia" w:eastAsiaTheme="minorEastAsia"/>
          <w:sz w:val="18"/>
          <w:szCs w:val="18"/>
        </w:rPr>
      </w:pPr>
      <w:bookmarkStart w:id="16" w:name="_Toc24054"/>
      <w:bookmarkStart w:id="17" w:name="_Toc2664"/>
      <w:bookmarkStart w:id="18" w:name="_Toc1728"/>
      <w:bookmarkStart w:id="19" w:name="_Toc1178"/>
      <w:bookmarkStart w:id="20" w:name="_Toc32348"/>
      <w:r>
        <w:rPr>
          <w:rFonts w:hint="eastAsia" w:ascii="Times New Roman" w:hAnsi="Times New Roman" w:eastAsia="宋体" w:cs="宋体"/>
          <w:b/>
          <w:bCs/>
          <w:iCs/>
          <w:color w:val="000000"/>
          <w:kern w:val="2"/>
          <w:sz w:val="32"/>
          <w:szCs w:val="32"/>
          <w:lang w:val="en-US" w:eastAsia="zh-CN" w:bidi="ar-SA"/>
        </w:rPr>
        <w:t>1.2外形尺寸</w:t>
      </w:r>
      <w:bookmarkEnd w:id="16"/>
      <w:bookmarkEnd w:id="17"/>
      <w:bookmarkEnd w:id="18"/>
      <w:bookmarkEnd w:id="19"/>
      <w:bookmarkEnd w:id="20"/>
    </w:p>
    <w:p w14:paraId="34EDE51B">
      <w:pPr>
        <w:pStyle w:val="12"/>
        <w:rPr>
          <w:rFonts w:hint="eastAsia" w:asciiTheme="minorEastAsia" w:hAnsiTheme="minorEastAsia" w:eastAsiaTheme="minorEastAsia"/>
          <w:sz w:val="18"/>
          <w:szCs w:val="18"/>
        </w:rPr>
      </w:pPr>
    </w:p>
    <w:p w14:paraId="0B99EFE5">
      <w:pPr>
        <w:pStyle w:val="12"/>
        <w:ind w:left="0" w:leftChars="0" w:firstLine="420" w:firstLineChars="0"/>
        <w:rPr>
          <w:rFonts w:hint="eastAsia"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产品外观结构与尺寸如下图：</w:t>
      </w:r>
    </w:p>
    <w:p w14:paraId="23AA0BBE">
      <w:pPr>
        <w:pStyle w:val="12"/>
        <w:ind w:left="420" w:leftChars="-495" w:hanging="1459" w:hangingChars="608"/>
        <w:jc w:val="center"/>
        <w:rPr>
          <w:rFonts w:hint="default" w:ascii="Times New Roman" w:hAnsi="Times New Roman" w:eastAsia="宋体" w:cs="宋体"/>
          <w:b/>
          <w:bCs/>
          <w:iCs/>
          <w:color w:val="000000"/>
          <w:kern w:val="2"/>
          <w:sz w:val="32"/>
          <w:szCs w:val="32"/>
          <w:lang w:val="en-US" w:eastAsia="zh-CN" w:bidi="ar-SA"/>
        </w:rPr>
      </w:pPr>
      <w:r>
        <w:rPr>
          <w:rFonts w:ascii="宋体" w:hAnsi="宋体" w:eastAsia="宋体" w:cs="宋体"/>
          <w:sz w:val="24"/>
          <w:szCs w:val="24"/>
        </w:rPr>
        <w:drawing>
          <wp:inline distT="0" distB="0" distL="114300" distR="114300">
            <wp:extent cx="2096135" cy="2611120"/>
            <wp:effectExtent l="0" t="0" r="18415" b="17780"/>
            <wp:docPr id="5" name="图片 5" descr="F:/2025_9/EdgePLC/标签外壳/标准款清晰图片.png标准款清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2025_9/EdgePLC/标签外壳/标准款清晰图片.png标准款清晰图片"/>
                    <pic:cNvPicPr>
                      <a:picLocks noChangeAspect="1"/>
                    </pic:cNvPicPr>
                  </pic:nvPicPr>
                  <pic:blipFill>
                    <a:blip r:embed="rId9"/>
                    <a:srcRect l="16956" t="6205" r="21620" b="-88"/>
                    <a:stretch>
                      <a:fillRect/>
                    </a:stretch>
                  </pic:blipFill>
                  <pic:spPr>
                    <a:xfrm>
                      <a:off x="0" y="0"/>
                      <a:ext cx="2096135" cy="261112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112010" cy="2633345"/>
            <wp:effectExtent l="0" t="0" r="2540" b="14605"/>
            <wp:docPr id="8" name="图片 8" descr="F:/2025_9/EdgePLC/标签外壳/A款清晰图片.pngA款清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2025_9/EdgePLC/标签外壳/A款清晰图片.pngA款清晰图片"/>
                    <pic:cNvPicPr>
                      <a:picLocks noChangeAspect="1"/>
                    </pic:cNvPicPr>
                  </pic:nvPicPr>
                  <pic:blipFill>
                    <a:blip r:embed="rId10"/>
                    <a:srcRect l="16091" t="3780" r="21232" b="237"/>
                    <a:stretch>
                      <a:fillRect/>
                    </a:stretch>
                  </pic:blipFill>
                  <pic:spPr>
                    <a:xfrm>
                      <a:off x="0" y="0"/>
                      <a:ext cx="2112010" cy="2633345"/>
                    </a:xfrm>
                    <a:prstGeom prst="rect">
                      <a:avLst/>
                    </a:prstGeom>
                    <a:noFill/>
                    <a:ln w="9525">
                      <a:noFill/>
                    </a:ln>
                  </pic:spPr>
                </pic:pic>
              </a:graphicData>
            </a:graphic>
          </wp:inline>
        </w:drawing>
      </w:r>
    </w:p>
    <w:p w14:paraId="5117071A">
      <w:pPr>
        <w:pStyle w:val="12"/>
        <w:ind w:left="0" w:leftChars="0" w:firstLine="0" w:firstLineChars="0"/>
        <w:jc w:val="left"/>
        <w:outlineLvl w:val="1"/>
        <w:rPr>
          <w:rFonts w:hint="eastAsia" w:ascii="Times New Roman" w:hAnsi="Times New Roman" w:eastAsia="宋体" w:cs="宋体"/>
          <w:b/>
          <w:bCs/>
          <w:iCs/>
          <w:color w:val="000000"/>
          <w:sz w:val="32"/>
          <w:szCs w:val="32"/>
          <w:lang w:val="en-US" w:eastAsia="zh-CN"/>
        </w:rPr>
      </w:pPr>
      <w:bookmarkStart w:id="21" w:name="_Toc12984"/>
      <w:bookmarkStart w:id="22" w:name="_Toc28843"/>
      <w:bookmarkStart w:id="23" w:name="_Toc27579"/>
      <w:bookmarkStart w:id="24" w:name="_Toc11507"/>
      <w:bookmarkStart w:id="25" w:name="_Toc6913"/>
      <w:r>
        <w:rPr>
          <w:rFonts w:hint="eastAsia" w:ascii="Times New Roman" w:hAnsi="Times New Roman" w:eastAsia="宋体" w:cs="宋体"/>
          <w:b/>
          <w:bCs/>
          <w:iCs/>
          <w:color w:val="000000"/>
          <w:sz w:val="32"/>
          <w:szCs w:val="32"/>
          <w:lang w:val="en-US" w:eastAsia="zh-CN"/>
        </w:rPr>
        <w:t>1.3技术参数</w:t>
      </w:r>
      <w:bookmarkEnd w:id="21"/>
      <w:bookmarkEnd w:id="22"/>
      <w:bookmarkEnd w:id="23"/>
      <w:bookmarkEnd w:id="24"/>
      <w:bookmarkEnd w:id="25"/>
    </w:p>
    <w:tbl>
      <w:tblPr>
        <w:tblStyle w:val="14"/>
        <w:tblW w:w="8535" w:type="dxa"/>
        <w:tblInd w:w="-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1"/>
        <w:gridCol w:w="1636"/>
        <w:gridCol w:w="5418"/>
      </w:tblGrid>
      <w:tr w14:paraId="70BD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shd w:val="clear" w:color="auto" w:fill="BEBEBE"/>
            <w:noWrap w:val="0"/>
            <w:vAlign w:val="center"/>
          </w:tcPr>
          <w:p w14:paraId="2A810374">
            <w:pPr>
              <w:widowControl w:val="0"/>
              <w:jc w:val="center"/>
              <w:rPr>
                <w:rFonts w:ascii="Times New Roman" w:hAnsi="Times New Roman" w:cs="Arial"/>
                <w:b/>
                <w:kern w:val="0"/>
                <w:lang w:eastAsia="en-US"/>
              </w:rPr>
            </w:pPr>
            <w:r>
              <w:rPr>
                <w:rFonts w:ascii="Times New Roman" w:hAnsi="Times New Roman" w:cs="Arial"/>
                <w:b/>
                <w:kern w:val="0"/>
                <w:lang w:eastAsia="en-US"/>
              </w:rPr>
              <w:t>分类</w:t>
            </w:r>
          </w:p>
        </w:tc>
        <w:tc>
          <w:tcPr>
            <w:tcW w:w="1636" w:type="dxa"/>
            <w:shd w:val="clear" w:color="auto" w:fill="BEBEBE"/>
            <w:noWrap w:val="0"/>
            <w:vAlign w:val="center"/>
          </w:tcPr>
          <w:p w14:paraId="0AD80D99">
            <w:pPr>
              <w:widowControl/>
              <w:jc w:val="center"/>
              <w:rPr>
                <w:rFonts w:ascii="Times New Roman" w:hAnsi="Times New Roman" w:cs="Arial"/>
                <w:b/>
                <w:kern w:val="0"/>
                <w:lang w:eastAsia="en-US"/>
              </w:rPr>
            </w:pPr>
            <w:r>
              <w:rPr>
                <w:rFonts w:ascii="Times New Roman" w:hAnsi="Times New Roman" w:cs="Arial"/>
                <w:b/>
                <w:kern w:val="0"/>
                <w:lang w:eastAsia="en-US"/>
              </w:rPr>
              <w:t>参数</w:t>
            </w:r>
          </w:p>
        </w:tc>
        <w:tc>
          <w:tcPr>
            <w:tcW w:w="5418" w:type="dxa"/>
            <w:shd w:val="clear" w:color="auto" w:fill="BEBEBE"/>
            <w:noWrap w:val="0"/>
            <w:vAlign w:val="center"/>
          </w:tcPr>
          <w:p w14:paraId="34AD1112">
            <w:pPr>
              <w:widowControl/>
              <w:rPr>
                <w:rFonts w:ascii="Times New Roman" w:hAnsi="Times New Roman" w:cs="Arial"/>
                <w:b/>
                <w:kern w:val="0"/>
                <w:lang w:eastAsia="en-US"/>
              </w:rPr>
            </w:pPr>
            <w:r>
              <w:rPr>
                <w:rFonts w:ascii="Times New Roman" w:hAnsi="Times New Roman" w:cs="Arial"/>
                <w:b/>
                <w:kern w:val="0"/>
                <w:lang w:eastAsia="en-US"/>
              </w:rPr>
              <w:t>描述</w:t>
            </w:r>
          </w:p>
        </w:tc>
      </w:tr>
      <w:tr w14:paraId="0A8F7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restart"/>
            <w:noWrap w:val="0"/>
            <w:vAlign w:val="center"/>
          </w:tcPr>
          <w:p w14:paraId="05AF9E8E">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系统</w:t>
            </w:r>
          </w:p>
        </w:tc>
        <w:tc>
          <w:tcPr>
            <w:tcW w:w="1636" w:type="dxa"/>
            <w:noWrap w:val="0"/>
            <w:vAlign w:val="center"/>
          </w:tcPr>
          <w:p w14:paraId="22933875">
            <w:pPr>
              <w:widowControl/>
              <w:ind w:left="0" w:leftChars="0" w:firstLine="0" w:firstLineChars="0"/>
              <w:jc w:val="center"/>
              <w:rPr>
                <w:rFonts w:hint="eastAsia" w:ascii="Times New Roman" w:hAnsi="Times New Roman" w:cs="Arial" w:eastAsiaTheme="minorEastAsia"/>
                <w:kern w:val="0"/>
                <w:lang w:val="en-US" w:eastAsia="zh-CN"/>
              </w:rPr>
            </w:pPr>
            <w:r>
              <w:rPr>
                <w:rFonts w:hint="eastAsia" w:ascii="Times New Roman" w:hAnsi="Times New Roman" w:cs="Arial"/>
                <w:kern w:val="0"/>
                <w:lang w:val="en-US" w:eastAsia="zh-CN"/>
              </w:rPr>
              <w:t>处理器型号</w:t>
            </w:r>
          </w:p>
        </w:tc>
        <w:tc>
          <w:tcPr>
            <w:tcW w:w="5418" w:type="dxa"/>
            <w:noWrap w:val="0"/>
            <w:vAlign w:val="center"/>
          </w:tcPr>
          <w:p w14:paraId="18042CD8">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瑞芯微 RK</w:t>
            </w:r>
            <w:r>
              <w:rPr>
                <w:rFonts w:hint="eastAsia" w:ascii="Times New Roman" w:hAnsi="Times New Roman" w:eastAsia="宋体" w:cs="Arial"/>
                <w:kern w:val="0"/>
                <w:lang w:val="en-US" w:eastAsia="zh-CN"/>
              </w:rPr>
              <w:t>3576J</w:t>
            </w:r>
            <w:r>
              <w:rPr>
                <w:rFonts w:hint="default" w:ascii="Times New Roman" w:hAnsi="Times New Roman" w:eastAsia="宋体" w:cs="Arial"/>
                <w:kern w:val="0"/>
                <w:lang w:val="en-US" w:eastAsia="zh-CN"/>
              </w:rPr>
              <w:t>/RK</w:t>
            </w:r>
            <w:r>
              <w:rPr>
                <w:rFonts w:hint="eastAsia" w:ascii="Times New Roman" w:hAnsi="Times New Roman" w:eastAsia="宋体" w:cs="Arial"/>
                <w:kern w:val="0"/>
                <w:lang w:val="en-US" w:eastAsia="zh-CN"/>
              </w:rPr>
              <w:t>3576</w:t>
            </w:r>
            <w:r>
              <w:rPr>
                <w:rFonts w:hint="default" w:ascii="Times New Roman" w:hAnsi="Times New Roman" w:eastAsia="宋体" w:cs="Arial"/>
                <w:kern w:val="0"/>
                <w:lang w:val="en-US" w:eastAsia="zh-CN"/>
              </w:rPr>
              <w:t>，</w:t>
            </w:r>
            <w:r>
              <w:rPr>
                <w:rFonts w:hint="eastAsia" w:ascii="Times New Roman" w:hAnsi="Times New Roman" w:eastAsia="宋体" w:cs="Arial"/>
                <w:kern w:val="0"/>
                <w:lang w:val="en-US" w:eastAsia="zh-CN"/>
              </w:rPr>
              <w:t>64bit，8</w:t>
            </w:r>
            <w:r>
              <w:rPr>
                <w:rFonts w:hint="default" w:ascii="Times New Roman" w:hAnsi="Times New Roman" w:eastAsia="宋体" w:cs="Arial"/>
                <w:kern w:val="0"/>
                <w:lang w:val="en-US" w:eastAsia="zh-CN"/>
              </w:rPr>
              <w:t>nm</w:t>
            </w:r>
          </w:p>
        </w:tc>
      </w:tr>
      <w:tr w14:paraId="2D551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continue"/>
            <w:noWrap w:val="0"/>
            <w:vAlign w:val="center"/>
          </w:tcPr>
          <w:p w14:paraId="323B2459">
            <w:pPr>
              <w:widowControl w:val="0"/>
              <w:ind w:left="0" w:leftChars="0" w:firstLine="0" w:firstLineChars="0"/>
              <w:jc w:val="center"/>
              <w:rPr>
                <w:rFonts w:ascii="Times New Roman" w:hAnsi="Times New Roman" w:cs="Arial"/>
                <w:kern w:val="0"/>
                <w:lang w:eastAsia="en-US"/>
              </w:rPr>
            </w:pPr>
          </w:p>
        </w:tc>
        <w:tc>
          <w:tcPr>
            <w:tcW w:w="1636" w:type="dxa"/>
            <w:vMerge w:val="restart"/>
            <w:noWrap w:val="0"/>
            <w:vAlign w:val="center"/>
          </w:tcPr>
          <w:p w14:paraId="166A1ED1">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eastAsia="en-US"/>
              </w:rPr>
              <w:t>处理器</w:t>
            </w:r>
            <w:r>
              <w:rPr>
                <w:rFonts w:hint="eastAsia" w:ascii="Times New Roman" w:hAnsi="Times New Roman" w:cs="Arial"/>
                <w:kern w:val="0"/>
                <w:lang w:val="en-US" w:eastAsia="zh-CN"/>
              </w:rPr>
              <w:t>频率</w:t>
            </w:r>
          </w:p>
        </w:tc>
        <w:tc>
          <w:tcPr>
            <w:tcW w:w="5418" w:type="dxa"/>
            <w:shd w:val="clear" w:color="auto" w:fill="auto"/>
            <w:noWrap w:val="0"/>
            <w:vAlign w:val="center"/>
          </w:tcPr>
          <w:p w14:paraId="4C4C55DE">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4x ARM Cortex-</w:t>
            </w:r>
            <w:r>
              <w:rPr>
                <w:rFonts w:hint="eastAsia" w:ascii="Times New Roman" w:hAnsi="Times New Roman" w:eastAsia="宋体" w:cs="Arial"/>
                <w:kern w:val="0"/>
                <w:lang w:val="en-US" w:eastAsia="zh-CN"/>
              </w:rPr>
              <w:t>A72</w:t>
            </w:r>
          </w:p>
          <w:p w14:paraId="6DAFEE3D">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RK3576J 主频：normal mode 1.6GHz，overdrive mode 2.1GHz</w:t>
            </w:r>
          </w:p>
          <w:p w14:paraId="50A3600D">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RK3576 主频：2.2GHz</w:t>
            </w:r>
          </w:p>
          <w:p w14:paraId="6234FC11">
            <w:pPr>
              <w:widowControl/>
              <w:ind w:left="0" w:leftChars="0" w:firstLine="0" w:firstLineChars="0"/>
              <w:rPr>
                <w:rFonts w:hint="default" w:ascii="Times New Roman" w:hAnsi="Times New Roman" w:eastAsia="宋体" w:cs="Arial"/>
                <w:kern w:val="0"/>
                <w:lang w:val="en-US" w:eastAsia="zh-CN"/>
              </w:rPr>
            </w:pPr>
            <w:r>
              <w:rPr>
                <w:rFonts w:hint="eastAsia"/>
                <w:color w:val="FF0000"/>
                <w:lang w:val="en-US" w:eastAsia="zh-CN"/>
              </w:rPr>
              <w:t>备注：</w:t>
            </w:r>
            <w:r>
              <w:rPr>
                <w:rFonts w:hint="eastAsia"/>
                <w:lang w:val="en-US" w:eastAsia="zh-CN"/>
              </w:rPr>
              <w:t>为保障处理器使用寿命，满足更多工业应用场景要求，我司已将RK3576J/RK3576 处理器 Cortex-A72 核心最高主频默认配置为 1.6GHz。</w:t>
            </w:r>
          </w:p>
        </w:tc>
      </w:tr>
      <w:tr w14:paraId="28E8F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continue"/>
            <w:noWrap w:val="0"/>
            <w:vAlign w:val="center"/>
          </w:tcPr>
          <w:p w14:paraId="431C4BB6">
            <w:pPr>
              <w:widowControl w:val="0"/>
              <w:ind w:left="0" w:leftChars="0" w:firstLine="0" w:firstLineChars="0"/>
              <w:jc w:val="center"/>
              <w:rPr>
                <w:rFonts w:ascii="Times New Roman" w:hAnsi="Times New Roman" w:cs="Arial"/>
                <w:kern w:val="0"/>
                <w:lang w:eastAsia="en-US"/>
              </w:rPr>
            </w:pPr>
          </w:p>
        </w:tc>
        <w:tc>
          <w:tcPr>
            <w:tcW w:w="1636" w:type="dxa"/>
            <w:vMerge w:val="continue"/>
            <w:noWrap w:val="0"/>
            <w:vAlign w:val="center"/>
          </w:tcPr>
          <w:p w14:paraId="0644F993">
            <w:pPr>
              <w:widowControl/>
              <w:ind w:left="0" w:leftChars="0" w:firstLine="0" w:firstLineChars="0"/>
              <w:jc w:val="center"/>
              <w:rPr>
                <w:rFonts w:hint="eastAsia" w:ascii="Times New Roman" w:hAnsi="Times New Roman" w:cs="Arial"/>
                <w:kern w:val="0"/>
                <w:lang w:eastAsia="en-US"/>
              </w:rPr>
            </w:pPr>
          </w:p>
        </w:tc>
        <w:tc>
          <w:tcPr>
            <w:tcW w:w="5418" w:type="dxa"/>
            <w:shd w:val="clear" w:color="auto" w:fill="auto"/>
            <w:noWrap w:val="0"/>
            <w:vAlign w:val="center"/>
          </w:tcPr>
          <w:p w14:paraId="093483F7">
            <w:pPr>
              <w:widowControl/>
              <w:ind w:left="0" w:leftChars="0" w:firstLine="0" w:firstLineChars="0"/>
              <w:rPr>
                <w:rFonts w:hint="eastAsia" w:ascii="Times New Roman" w:hAnsi="Times New Roman" w:eastAsia="宋体" w:cs="Arial"/>
                <w:kern w:val="0"/>
                <w:lang w:val="en-US" w:eastAsia="zh-CN"/>
              </w:rPr>
            </w:pPr>
            <w:r>
              <w:rPr>
                <w:rFonts w:hint="default" w:ascii="Times New Roman" w:hAnsi="Times New Roman" w:eastAsia="宋体" w:cs="Arial"/>
                <w:kern w:val="0"/>
                <w:lang w:val="en-US" w:eastAsia="zh-CN"/>
              </w:rPr>
              <w:t>4x ARM Cortex-</w:t>
            </w:r>
            <w:r>
              <w:rPr>
                <w:rFonts w:hint="eastAsia" w:ascii="Times New Roman" w:hAnsi="Times New Roman" w:eastAsia="宋体" w:cs="Arial"/>
                <w:kern w:val="0"/>
                <w:lang w:val="en-US" w:eastAsia="zh-CN"/>
              </w:rPr>
              <w:t>A53</w:t>
            </w:r>
          </w:p>
          <w:p w14:paraId="217AAF20">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RK3576J 主频：normal mode 1.4 GHz，overdrive mode 1.9 GHz</w:t>
            </w:r>
          </w:p>
          <w:p w14:paraId="600BD269">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RK3576 主频：2.0GHz</w:t>
            </w:r>
          </w:p>
          <w:p w14:paraId="781FF755">
            <w:pPr>
              <w:widowControl/>
              <w:ind w:left="0" w:leftChars="0" w:firstLine="0" w:firstLineChars="0"/>
              <w:rPr>
                <w:rFonts w:hint="default" w:ascii="Times New Roman" w:hAnsi="Times New Roman" w:eastAsia="宋体" w:cs="Arial"/>
                <w:kern w:val="0"/>
                <w:lang w:val="en-US" w:eastAsia="zh-CN"/>
              </w:rPr>
            </w:pPr>
            <w:r>
              <w:rPr>
                <w:rFonts w:hint="eastAsia" w:asciiTheme="minorEastAsia" w:hAnsiTheme="minorEastAsia" w:eastAsiaTheme="minorEastAsia" w:cstheme="minorBidi"/>
                <w:color w:val="FF0000"/>
                <w:kern w:val="2"/>
                <w:sz w:val="21"/>
                <w:szCs w:val="21"/>
                <w:lang w:val="en-US" w:eastAsia="zh-CN" w:bidi="ar"/>
              </w:rPr>
              <w:t>备注：</w:t>
            </w:r>
            <w:r>
              <w:rPr>
                <w:rFonts w:hint="eastAsia" w:asciiTheme="minorEastAsia" w:hAnsiTheme="minorEastAsia" w:eastAsiaTheme="minorEastAsia" w:cstheme="minorBidi"/>
                <w:color w:val="auto"/>
                <w:kern w:val="2"/>
                <w:sz w:val="21"/>
                <w:szCs w:val="21"/>
                <w:lang w:val="en-US" w:eastAsia="zh-CN" w:bidi="ar"/>
              </w:rPr>
              <w:t>为保障处理器使用寿命，满足更多工业应用场景要求，我司已将RK3576J/RK3576 处理器 Cortex-A53 核心最高主频默认配置为 1.4GHz。</w:t>
            </w:r>
          </w:p>
        </w:tc>
      </w:tr>
      <w:tr w14:paraId="33FC9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continue"/>
            <w:noWrap w:val="0"/>
            <w:vAlign w:val="center"/>
          </w:tcPr>
          <w:p w14:paraId="43D65F3D">
            <w:pPr>
              <w:widowControl w:val="0"/>
              <w:ind w:left="0" w:leftChars="0" w:firstLine="0" w:firstLineChars="0"/>
              <w:jc w:val="center"/>
              <w:rPr>
                <w:rFonts w:ascii="Times New Roman" w:hAnsi="Times New Roman" w:cs="Arial"/>
                <w:kern w:val="0"/>
                <w:lang w:eastAsia="en-US"/>
              </w:rPr>
            </w:pPr>
          </w:p>
        </w:tc>
        <w:tc>
          <w:tcPr>
            <w:tcW w:w="1636" w:type="dxa"/>
            <w:vMerge w:val="continue"/>
            <w:noWrap w:val="0"/>
            <w:vAlign w:val="center"/>
          </w:tcPr>
          <w:p w14:paraId="32DA8DE8">
            <w:pPr>
              <w:widowControl/>
              <w:ind w:left="0" w:leftChars="0" w:firstLine="0" w:firstLineChars="0"/>
              <w:jc w:val="center"/>
              <w:rPr>
                <w:rFonts w:hint="eastAsia" w:ascii="Times New Roman" w:hAnsi="Times New Roman" w:cs="Arial"/>
                <w:kern w:val="0"/>
                <w:lang w:eastAsia="en-US"/>
              </w:rPr>
            </w:pPr>
          </w:p>
        </w:tc>
        <w:tc>
          <w:tcPr>
            <w:tcW w:w="5418" w:type="dxa"/>
            <w:shd w:val="clear" w:color="auto" w:fill="auto"/>
            <w:noWrap w:val="0"/>
            <w:vAlign w:val="center"/>
          </w:tcPr>
          <w:p w14:paraId="32C115B6">
            <w:pPr>
              <w:widowControl/>
              <w:ind w:left="0" w:leftChars="0" w:firstLine="0" w:firstLineChars="0"/>
              <w:rPr>
                <w:rFonts w:hint="default" w:ascii="Times New Roman" w:hAnsi="Times New Roman" w:eastAsia="宋体" w:cs="Arial"/>
                <w:kern w:val="0"/>
                <w:lang w:val="en-US" w:eastAsia="zh-CN"/>
              </w:rPr>
            </w:pPr>
            <w:r>
              <w:rPr>
                <w:rFonts w:hint="eastAsia" w:ascii="Times New Roman" w:hAnsi="Times New Roman" w:eastAsia="宋体" w:cs="Arial"/>
                <w:kern w:val="0"/>
                <w:lang w:val="en-US" w:eastAsia="zh-CN"/>
              </w:rPr>
              <w:t>1</w:t>
            </w:r>
            <w:r>
              <w:rPr>
                <w:rFonts w:hint="default" w:ascii="Times New Roman" w:hAnsi="Times New Roman" w:eastAsia="宋体" w:cs="Arial"/>
                <w:kern w:val="0"/>
                <w:lang w:val="en-US" w:eastAsia="zh-CN"/>
              </w:rPr>
              <w:t>x ARM Cortex-</w:t>
            </w:r>
            <w:r>
              <w:rPr>
                <w:rFonts w:hint="eastAsia" w:ascii="Times New Roman" w:hAnsi="Times New Roman" w:eastAsia="宋体" w:cs="Arial"/>
                <w:kern w:val="0"/>
                <w:lang w:val="en-US" w:eastAsia="zh-CN"/>
              </w:rPr>
              <w:t>M0主频：400MHz</w:t>
            </w:r>
          </w:p>
        </w:tc>
      </w:tr>
      <w:tr w14:paraId="65429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continue"/>
            <w:noWrap w:val="0"/>
            <w:vAlign w:val="center"/>
          </w:tcPr>
          <w:p w14:paraId="160DF70B">
            <w:pPr>
              <w:widowControl w:val="0"/>
              <w:ind w:left="0" w:leftChars="0" w:firstLine="0" w:firstLineChars="0"/>
              <w:jc w:val="center"/>
              <w:rPr>
                <w:rFonts w:ascii="Times New Roman" w:hAnsi="Times New Roman" w:cs="Arial"/>
                <w:kern w:val="0"/>
                <w:lang w:eastAsia="en-US"/>
              </w:rPr>
            </w:pPr>
          </w:p>
        </w:tc>
        <w:tc>
          <w:tcPr>
            <w:tcW w:w="1636" w:type="dxa"/>
            <w:vMerge w:val="restart"/>
            <w:noWrap w:val="0"/>
            <w:vAlign w:val="center"/>
          </w:tcPr>
          <w:p w14:paraId="21873639">
            <w:pPr>
              <w:widowControl/>
              <w:ind w:left="0" w:leftChars="0" w:firstLine="0" w:firstLineChars="0"/>
              <w:jc w:val="center"/>
              <w:rPr>
                <w:rFonts w:hint="default" w:ascii="Times New Roman" w:hAnsi="Times New Roman" w:cs="Arial"/>
                <w:kern w:val="0"/>
                <w:lang w:val="en-US" w:eastAsia="en-US"/>
              </w:rPr>
            </w:pPr>
            <w:r>
              <w:rPr>
                <w:rFonts w:hint="default" w:ascii="Times New Roman" w:hAnsi="Times New Roman" w:cs="Arial"/>
                <w:kern w:val="0"/>
                <w:lang w:val="en-US" w:eastAsia="en-US"/>
              </w:rPr>
              <w:t>GPU</w:t>
            </w:r>
          </w:p>
        </w:tc>
        <w:tc>
          <w:tcPr>
            <w:tcW w:w="5418" w:type="dxa"/>
            <w:noWrap w:val="0"/>
            <w:vAlign w:val="center"/>
          </w:tcPr>
          <w:p w14:paraId="71A0FD3D">
            <w:pPr>
              <w:widowControl/>
              <w:ind w:left="0" w:leftChars="0" w:firstLine="0" w:firstLineChars="0"/>
              <w:rPr>
                <w:rFonts w:hint="default" w:ascii="Times New Roman" w:hAnsi="Times New Roman" w:eastAsia="宋体" w:cs="Arial"/>
                <w:kern w:val="0"/>
                <w:lang w:val="en-US" w:eastAsia="zh-CN"/>
              </w:rPr>
            </w:pPr>
            <w:r>
              <w:rPr>
                <w:rFonts w:hint="eastAsia" w:ascii="Times New Roman" w:hAnsi="Times New Roman" w:eastAsia="宋体" w:cs="Arial"/>
                <w:kern w:val="0"/>
                <w:lang w:val="en-US" w:eastAsia="zh-CN"/>
              </w:rPr>
              <w:t>GPU：Mali-G52 MC3，支持 OpenGL ES 1.1/2.0/3.2、OpenCL 2.0、Vulkan 1.1</w:t>
            </w:r>
          </w:p>
        </w:tc>
      </w:tr>
      <w:tr w14:paraId="42E6F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continue"/>
            <w:noWrap w:val="0"/>
            <w:vAlign w:val="center"/>
          </w:tcPr>
          <w:p w14:paraId="07129741">
            <w:pPr>
              <w:widowControl w:val="0"/>
              <w:ind w:left="0" w:leftChars="0" w:firstLine="0" w:firstLineChars="0"/>
              <w:jc w:val="center"/>
              <w:rPr>
                <w:rFonts w:ascii="Times New Roman" w:hAnsi="Times New Roman" w:cs="Arial"/>
                <w:kern w:val="0"/>
                <w:lang w:eastAsia="en-US"/>
              </w:rPr>
            </w:pPr>
          </w:p>
        </w:tc>
        <w:tc>
          <w:tcPr>
            <w:tcW w:w="1636" w:type="dxa"/>
            <w:vMerge w:val="continue"/>
            <w:noWrap w:val="0"/>
            <w:vAlign w:val="center"/>
          </w:tcPr>
          <w:p w14:paraId="119739B8">
            <w:pPr>
              <w:widowControl/>
              <w:ind w:left="0" w:leftChars="0" w:firstLine="0" w:firstLineChars="0"/>
              <w:jc w:val="center"/>
              <w:rPr>
                <w:rFonts w:hint="default" w:ascii="Times New Roman" w:hAnsi="Times New Roman" w:cs="Arial"/>
                <w:kern w:val="0"/>
                <w:lang w:val="en-US" w:eastAsia="en-US"/>
              </w:rPr>
            </w:pPr>
          </w:p>
        </w:tc>
        <w:tc>
          <w:tcPr>
            <w:tcW w:w="5418" w:type="dxa"/>
            <w:noWrap w:val="0"/>
            <w:vAlign w:val="center"/>
          </w:tcPr>
          <w:p w14:paraId="7A9F0427">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szCs w:val="24"/>
                <w:lang w:bidi="ar"/>
              </w:rPr>
              <w:t>ISP:</w:t>
            </w:r>
            <w:r>
              <w:rPr>
                <w:rFonts w:hint="eastAsia" w:ascii="Times New Roman" w:hAnsi="Times New Roman" w:eastAsia="宋体" w:cs="Arial"/>
                <w:kern w:val="0"/>
                <w:sz w:val="21"/>
                <w:szCs w:val="24"/>
                <w:lang w:bidi="ar"/>
              </w:rPr>
              <w:t>16M，</w:t>
            </w:r>
            <w:r>
              <w:rPr>
                <w:rFonts w:hint="eastAsia" w:asciiTheme="minorEastAsia" w:hAnsiTheme="minorEastAsia" w:eastAsiaTheme="minorEastAsia" w:cstheme="minorBidi"/>
                <w:color w:val="auto"/>
                <w:sz w:val="21"/>
                <w:szCs w:val="21"/>
                <w:lang w:bidi="ar"/>
              </w:rPr>
              <w:t>支持</w:t>
            </w:r>
            <w:r>
              <w:rPr>
                <w:rFonts w:hint="eastAsia" w:ascii="Times New Roman" w:hAnsi="Times New Roman" w:eastAsia="宋体" w:cs="Arial"/>
                <w:kern w:val="0"/>
                <w:sz w:val="21"/>
                <w:szCs w:val="24"/>
                <w:lang w:bidi="ar"/>
              </w:rPr>
              <w:t>HDR、3A、CAC、3DNR、2DNR</w:t>
            </w:r>
            <w:r>
              <w:rPr>
                <w:rFonts w:hint="eastAsia" w:asciiTheme="minorEastAsia" w:hAnsiTheme="minorEastAsia" w:eastAsiaTheme="minorEastAsia" w:cstheme="minorBidi"/>
                <w:color w:val="auto"/>
                <w:sz w:val="21"/>
                <w:szCs w:val="21"/>
                <w:lang w:bidi="ar"/>
              </w:rPr>
              <w:t>等</w:t>
            </w:r>
          </w:p>
        </w:tc>
      </w:tr>
      <w:tr w14:paraId="7E980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continue"/>
            <w:noWrap w:val="0"/>
            <w:vAlign w:val="center"/>
          </w:tcPr>
          <w:p w14:paraId="29F58737">
            <w:pPr>
              <w:widowControl w:val="0"/>
              <w:ind w:left="0" w:leftChars="0" w:firstLine="0" w:firstLineChars="0"/>
              <w:jc w:val="center"/>
              <w:rPr>
                <w:rFonts w:ascii="Times New Roman" w:hAnsi="Times New Roman" w:cs="Arial"/>
                <w:kern w:val="0"/>
                <w:lang w:eastAsia="en-US"/>
              </w:rPr>
            </w:pPr>
          </w:p>
        </w:tc>
        <w:tc>
          <w:tcPr>
            <w:tcW w:w="1636" w:type="dxa"/>
            <w:vMerge w:val="continue"/>
            <w:noWrap w:val="0"/>
            <w:vAlign w:val="center"/>
          </w:tcPr>
          <w:p w14:paraId="269AF1B6">
            <w:pPr>
              <w:widowControl/>
              <w:ind w:left="0" w:leftChars="0" w:firstLine="0" w:firstLineChars="0"/>
              <w:jc w:val="center"/>
              <w:rPr>
                <w:rFonts w:hint="default" w:ascii="Times New Roman" w:hAnsi="Times New Roman" w:cs="Arial"/>
                <w:kern w:val="0"/>
                <w:lang w:val="en-US" w:eastAsia="en-US"/>
              </w:rPr>
            </w:pPr>
          </w:p>
        </w:tc>
        <w:tc>
          <w:tcPr>
            <w:tcW w:w="5418" w:type="dxa"/>
            <w:noWrap w:val="0"/>
            <w:vAlign w:val="center"/>
          </w:tcPr>
          <w:p w14:paraId="4967FC05">
            <w:pPr>
              <w:widowControl/>
              <w:ind w:left="0" w:leftChars="0" w:firstLine="0" w:firstLineChars="0"/>
              <w:rPr>
                <w:rFonts w:hint="eastAsia" w:ascii="Times New Roman" w:hAnsi="Times New Roman" w:eastAsia="宋体" w:cs="Arial"/>
                <w:kern w:val="0"/>
                <w:lang w:bidi="ar"/>
              </w:rPr>
            </w:pPr>
            <w:r>
              <w:rPr>
                <w:rFonts w:hint="eastAsia" w:ascii="Times New Roman" w:hAnsi="Times New Roman" w:eastAsia="宋体" w:cs="Arial"/>
                <w:kern w:val="0"/>
                <w:lang w:bidi="ar"/>
              </w:rPr>
              <w:t>Decoder：支持8K@</w:t>
            </w:r>
            <w:r>
              <w:rPr>
                <w:rFonts w:hint="eastAsia" w:ascii="Times New Roman" w:hAnsi="Times New Roman" w:eastAsia="宋体" w:cs="Arial"/>
                <w:kern w:val="0"/>
                <w:lang w:val="en-US" w:eastAsia="zh-CN" w:bidi="ar"/>
              </w:rPr>
              <w:t>3</w:t>
            </w:r>
            <w:r>
              <w:rPr>
                <w:rFonts w:hint="eastAsia" w:ascii="Times New Roman" w:hAnsi="Times New Roman" w:eastAsia="宋体" w:cs="Arial"/>
                <w:kern w:val="0"/>
                <w:lang w:bidi="ar"/>
              </w:rPr>
              <w:t>0fps</w:t>
            </w:r>
            <w:r>
              <w:rPr>
                <w:rFonts w:hint="eastAsia" w:ascii="Times New Roman" w:hAnsi="Times New Roman" w:eastAsia="宋体" w:cs="Arial"/>
                <w:kern w:val="0"/>
                <w:lang w:val="en-US" w:eastAsia="zh-CN" w:bidi="ar"/>
              </w:rPr>
              <w:t>/4K@120fps</w:t>
            </w:r>
            <w:r>
              <w:rPr>
                <w:rFonts w:hint="eastAsia" w:ascii="Times New Roman" w:hAnsi="Times New Roman" w:eastAsia="宋体" w:cs="Arial"/>
                <w:kern w:val="0"/>
                <w:lang w:bidi="ar"/>
              </w:rPr>
              <w:t xml:space="preserve"> H.265、</w:t>
            </w:r>
            <w:r>
              <w:rPr>
                <w:rFonts w:hint="eastAsia" w:ascii="Times New Roman" w:hAnsi="Times New Roman" w:eastAsia="宋体" w:cs="Arial"/>
                <w:kern w:val="0"/>
                <w:lang w:val="en-US" w:eastAsia="zh-CN" w:bidi="ar"/>
              </w:rPr>
              <w:t>4</w:t>
            </w:r>
            <w:r>
              <w:rPr>
                <w:rFonts w:hint="eastAsia" w:ascii="Times New Roman" w:hAnsi="Times New Roman" w:eastAsia="宋体" w:cs="Arial"/>
                <w:kern w:val="0"/>
                <w:lang w:bidi="ar"/>
              </w:rPr>
              <w:t>K@</w:t>
            </w:r>
            <w:r>
              <w:rPr>
                <w:rFonts w:hint="eastAsia" w:ascii="Times New Roman" w:hAnsi="Times New Roman" w:eastAsia="宋体" w:cs="Arial"/>
                <w:kern w:val="0"/>
                <w:lang w:val="en-US" w:eastAsia="zh-CN" w:bidi="ar"/>
              </w:rPr>
              <w:t>6</w:t>
            </w:r>
            <w:r>
              <w:rPr>
                <w:rFonts w:hint="eastAsia" w:ascii="Times New Roman" w:hAnsi="Times New Roman" w:eastAsia="宋体" w:cs="Arial"/>
                <w:kern w:val="0"/>
                <w:lang w:bidi="ar"/>
              </w:rPr>
              <w:t>0fps H.264</w:t>
            </w:r>
          </w:p>
          <w:p w14:paraId="41A28B7A">
            <w:pPr>
              <w:widowControl/>
              <w:ind w:left="0" w:leftChars="0" w:firstLine="0" w:firstLineChars="0"/>
              <w:rPr>
                <w:rFonts w:hint="default" w:ascii="Times New Roman" w:hAnsi="Times New Roman" w:eastAsia="宋体" w:cs="Arial"/>
                <w:kern w:val="0"/>
                <w:lang w:val="en-US" w:eastAsia="zh-CN"/>
              </w:rPr>
            </w:pPr>
            <w:r>
              <w:rPr>
                <w:rFonts w:hint="eastAsia" w:ascii="Times New Roman" w:hAnsi="Times New Roman" w:eastAsia="宋体" w:cs="Arial"/>
                <w:kern w:val="0"/>
                <w:lang w:bidi="ar"/>
              </w:rPr>
              <w:t>Encoder：支持</w:t>
            </w:r>
            <w:r>
              <w:rPr>
                <w:rFonts w:hint="eastAsia" w:ascii="Times New Roman" w:hAnsi="Times New Roman" w:eastAsia="宋体" w:cs="Arial"/>
                <w:kern w:val="0"/>
                <w:lang w:val="en-US" w:eastAsia="zh-CN" w:bidi="ar"/>
              </w:rPr>
              <w:t>4</w:t>
            </w:r>
            <w:r>
              <w:rPr>
                <w:rFonts w:hint="eastAsia" w:ascii="Times New Roman" w:hAnsi="Times New Roman" w:eastAsia="宋体" w:cs="Arial"/>
                <w:kern w:val="0"/>
                <w:lang w:bidi="ar"/>
              </w:rPr>
              <w:t>K@</w:t>
            </w:r>
            <w:r>
              <w:rPr>
                <w:rFonts w:hint="eastAsia" w:ascii="Times New Roman" w:hAnsi="Times New Roman" w:eastAsia="宋体" w:cs="Arial"/>
                <w:kern w:val="0"/>
                <w:lang w:val="en-US" w:eastAsia="zh-CN" w:bidi="ar"/>
              </w:rPr>
              <w:t>6</w:t>
            </w:r>
            <w:r>
              <w:rPr>
                <w:rFonts w:hint="eastAsia" w:ascii="Times New Roman" w:hAnsi="Times New Roman" w:eastAsia="宋体" w:cs="Arial"/>
                <w:kern w:val="0"/>
                <w:lang w:bidi="ar"/>
              </w:rPr>
              <w:t>0fps H.265/H.264</w:t>
            </w:r>
          </w:p>
        </w:tc>
      </w:tr>
      <w:tr w14:paraId="537B2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continue"/>
            <w:noWrap w:val="0"/>
            <w:vAlign w:val="center"/>
          </w:tcPr>
          <w:p w14:paraId="4F395CDC">
            <w:pPr>
              <w:widowControl w:val="0"/>
              <w:ind w:left="0" w:leftChars="0" w:firstLine="0" w:firstLineChars="0"/>
              <w:jc w:val="center"/>
              <w:rPr>
                <w:rFonts w:ascii="Times New Roman" w:hAnsi="Times New Roman" w:cs="Arial"/>
                <w:kern w:val="0"/>
                <w:lang w:eastAsia="en-US"/>
              </w:rPr>
            </w:pPr>
          </w:p>
        </w:tc>
        <w:tc>
          <w:tcPr>
            <w:tcW w:w="1636" w:type="dxa"/>
            <w:noWrap w:val="0"/>
            <w:vAlign w:val="center"/>
          </w:tcPr>
          <w:p w14:paraId="615D9716">
            <w:pPr>
              <w:widowControl/>
              <w:ind w:left="0" w:leftChars="0" w:firstLine="0" w:firstLineChars="0"/>
              <w:jc w:val="center"/>
              <w:rPr>
                <w:rFonts w:hint="eastAsia" w:ascii="Times New Roman" w:hAnsi="Times New Roman" w:cs="Arial" w:eastAsiaTheme="minorEastAsia"/>
                <w:kern w:val="0"/>
                <w:lang w:val="en-US" w:eastAsia="zh-CN"/>
              </w:rPr>
            </w:pPr>
            <w:r>
              <w:rPr>
                <w:rFonts w:hint="eastAsia" w:ascii="Times New Roman" w:hAnsi="Times New Roman" w:cs="Arial"/>
                <w:kern w:val="0"/>
                <w:lang w:val="en-US" w:eastAsia="zh-CN"/>
              </w:rPr>
              <w:t>NPU</w:t>
            </w:r>
          </w:p>
        </w:tc>
        <w:tc>
          <w:tcPr>
            <w:tcW w:w="5418" w:type="dxa"/>
            <w:noWrap w:val="0"/>
            <w:vAlign w:val="center"/>
          </w:tcPr>
          <w:p w14:paraId="1C217E98">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6TOPS</w:t>
            </w:r>
          </w:p>
          <w:p w14:paraId="4A54A3D7">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支持INT4/INT8/INT16/BF16/TF32</w:t>
            </w:r>
          </w:p>
          <w:p w14:paraId="22D3716A">
            <w:pPr>
              <w:widowControl/>
              <w:ind w:left="0" w:leftChars="0" w:firstLine="0" w:firstLineChars="0"/>
              <w:rPr>
                <w:rFonts w:hint="default" w:ascii="Times New Roman" w:hAnsi="Times New Roman" w:eastAsia="宋体" w:cs="Arial"/>
                <w:kern w:val="0"/>
                <w:lang w:val="en-US" w:eastAsia="zh-CN"/>
              </w:rPr>
            </w:pPr>
            <w:r>
              <w:rPr>
                <w:rFonts w:hint="eastAsia"/>
                <w:color w:val="000000" w:themeColor="text1"/>
                <w14:textFill>
                  <w14:solidFill>
                    <w14:schemeClr w14:val="tx1"/>
                  </w14:solidFill>
                </w14:textFill>
              </w:rPr>
              <w:t>支持TensorFlow/PyTorch/Caffe/MXNet深度学习框架</w:t>
            </w:r>
          </w:p>
        </w:tc>
      </w:tr>
      <w:tr w14:paraId="22E1B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81" w:type="dxa"/>
            <w:vMerge w:val="continue"/>
            <w:noWrap w:val="0"/>
            <w:vAlign w:val="center"/>
          </w:tcPr>
          <w:p w14:paraId="5A00168F">
            <w:pPr>
              <w:widowControl w:val="0"/>
              <w:jc w:val="center"/>
              <w:rPr>
                <w:rFonts w:ascii="Times New Roman" w:hAnsi="Times New Roman" w:cs="Arial"/>
                <w:kern w:val="0"/>
                <w:lang w:eastAsia="en-US"/>
              </w:rPr>
            </w:pPr>
          </w:p>
        </w:tc>
        <w:tc>
          <w:tcPr>
            <w:tcW w:w="1636" w:type="dxa"/>
            <w:noWrap w:val="0"/>
            <w:vAlign w:val="center"/>
          </w:tcPr>
          <w:p w14:paraId="0E91D6CD">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内存</w:t>
            </w:r>
          </w:p>
        </w:tc>
        <w:tc>
          <w:tcPr>
            <w:tcW w:w="5418" w:type="dxa"/>
            <w:noWrap w:val="0"/>
            <w:vAlign w:val="center"/>
          </w:tcPr>
          <w:p w14:paraId="40A9FEA7">
            <w:pPr>
              <w:widowControl/>
              <w:ind w:left="0" w:leftChars="0" w:firstLine="0" w:firstLineChars="0"/>
              <w:rPr>
                <w:rFonts w:hint="default" w:ascii="Times New Roman" w:hAnsi="Times New Roman" w:eastAsia="宋体" w:cs="Arial"/>
                <w:kern w:val="0"/>
                <w:lang w:val="en-US" w:eastAsia="zh-CN"/>
              </w:rPr>
            </w:pPr>
            <w:r>
              <w:rPr>
                <w:rFonts w:hint="eastAsia"/>
                <w:lang w:val="en-US" w:eastAsia="zh-CN"/>
              </w:rPr>
              <w:t>2</w:t>
            </w:r>
            <w:r>
              <w:t>/</w:t>
            </w:r>
            <w:r>
              <w:rPr>
                <w:rFonts w:hint="eastAsia"/>
                <w:lang w:val="en-US" w:eastAsia="zh-CN"/>
              </w:rPr>
              <w:t>4</w:t>
            </w:r>
            <w:r>
              <w:t>/</w:t>
            </w:r>
            <w:r>
              <w:rPr>
                <w:rFonts w:hint="eastAsia"/>
                <w:lang w:val="en-US" w:eastAsia="zh-CN"/>
              </w:rPr>
              <w:t>8</w:t>
            </w:r>
            <w:r>
              <w:t>GByte LPDDR4X</w:t>
            </w:r>
          </w:p>
        </w:tc>
      </w:tr>
      <w:tr w14:paraId="237D8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481" w:type="dxa"/>
            <w:vMerge w:val="continue"/>
            <w:noWrap w:val="0"/>
            <w:vAlign w:val="center"/>
          </w:tcPr>
          <w:p w14:paraId="382712BB">
            <w:pPr>
              <w:widowControl w:val="0"/>
              <w:jc w:val="center"/>
              <w:rPr>
                <w:rFonts w:ascii="Times New Roman" w:hAnsi="Times New Roman" w:cs="Arial"/>
                <w:kern w:val="0"/>
                <w:lang w:eastAsia="en-US"/>
              </w:rPr>
            </w:pPr>
          </w:p>
        </w:tc>
        <w:tc>
          <w:tcPr>
            <w:tcW w:w="1636" w:type="dxa"/>
            <w:noWrap w:val="0"/>
            <w:vAlign w:val="center"/>
          </w:tcPr>
          <w:p w14:paraId="478F3928">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存储</w:t>
            </w:r>
          </w:p>
        </w:tc>
        <w:tc>
          <w:tcPr>
            <w:tcW w:w="5418" w:type="dxa"/>
            <w:noWrap w:val="0"/>
            <w:vAlign w:val="center"/>
          </w:tcPr>
          <w:p w14:paraId="050EC7AC">
            <w:pPr>
              <w:widowControl/>
              <w:ind w:left="0" w:leftChars="0" w:firstLine="0" w:firstLineChars="0"/>
              <w:rPr>
                <w:rFonts w:hint="default" w:ascii="Times New Roman" w:hAnsi="Times New Roman" w:eastAsia="宋体" w:cs="Arial"/>
                <w:kern w:val="0"/>
                <w:lang w:val="en-US" w:eastAsia="zh-CN"/>
              </w:rPr>
            </w:pPr>
            <w:r>
              <w:rPr>
                <w:rFonts w:hint="eastAsia"/>
                <w:lang w:val="en-US" w:eastAsia="zh-CN"/>
              </w:rPr>
              <w:t>16</w:t>
            </w:r>
            <w:r>
              <w:t>/</w:t>
            </w:r>
            <w:r>
              <w:rPr>
                <w:rFonts w:hint="eastAsia"/>
                <w:lang w:val="en-US" w:eastAsia="zh-CN"/>
              </w:rPr>
              <w:t>32</w:t>
            </w:r>
            <w:r>
              <w:t>/</w:t>
            </w:r>
            <w:r>
              <w:rPr>
                <w:rFonts w:hint="eastAsia"/>
                <w:lang w:val="en-US" w:eastAsia="zh-CN"/>
              </w:rPr>
              <w:t>64</w:t>
            </w:r>
            <w:r>
              <w:t>GByte eMMC</w:t>
            </w:r>
          </w:p>
        </w:tc>
      </w:tr>
      <w:tr w14:paraId="3A0FA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Merge w:val="restart"/>
            <w:noWrap w:val="0"/>
            <w:vAlign w:val="center"/>
          </w:tcPr>
          <w:p w14:paraId="0C86FC53">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电源</w:t>
            </w:r>
          </w:p>
        </w:tc>
        <w:tc>
          <w:tcPr>
            <w:tcW w:w="1636" w:type="dxa"/>
            <w:noWrap w:val="0"/>
            <w:vAlign w:val="center"/>
          </w:tcPr>
          <w:p w14:paraId="739A8E1E">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输入</w:t>
            </w:r>
            <w:r>
              <w:rPr>
                <w:rFonts w:ascii="Times New Roman" w:hAnsi="Times New Roman" w:cs="Arial"/>
                <w:kern w:val="0"/>
                <w:lang w:eastAsia="en-US"/>
              </w:rPr>
              <w:t>电压</w:t>
            </w:r>
          </w:p>
        </w:tc>
        <w:tc>
          <w:tcPr>
            <w:tcW w:w="5418" w:type="dxa"/>
            <w:noWrap w:val="0"/>
            <w:vAlign w:val="center"/>
          </w:tcPr>
          <w:p w14:paraId="40937D76">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DC</w:t>
            </w:r>
            <w:r>
              <w:rPr>
                <w:rFonts w:hint="eastAsia" w:ascii="Times New Roman" w:hAnsi="Times New Roman" w:cs="Arial"/>
                <w:kern w:val="0"/>
                <w:lang w:eastAsia="en-US"/>
              </w:rPr>
              <w:t xml:space="preserve"> </w:t>
            </w:r>
            <w:r>
              <w:rPr>
                <w:rFonts w:hint="eastAsia" w:ascii="Times New Roman" w:hAnsi="Times New Roman" w:cs="Arial"/>
                <w:kern w:val="0"/>
                <w:lang w:val="en-US" w:eastAsia="zh-CN"/>
              </w:rPr>
              <w:t>12</w:t>
            </w:r>
            <w:r>
              <w:rPr>
                <w:rFonts w:ascii="Times New Roman" w:hAnsi="Times New Roman" w:cs="Arial"/>
                <w:kern w:val="0"/>
                <w:lang w:eastAsia="en-US"/>
              </w:rPr>
              <w:t>～</w:t>
            </w:r>
            <w:r>
              <w:rPr>
                <w:rFonts w:hint="eastAsia" w:ascii="Times New Roman" w:hAnsi="Times New Roman" w:cs="Arial"/>
                <w:kern w:val="0"/>
                <w:lang w:val="en-US" w:eastAsia="zh-CN"/>
              </w:rPr>
              <w:t>24</w:t>
            </w:r>
            <w:r>
              <w:rPr>
                <w:rFonts w:ascii="Times New Roman" w:hAnsi="Times New Roman" w:cs="Arial"/>
                <w:kern w:val="0"/>
                <w:lang w:eastAsia="en-US"/>
              </w:rPr>
              <w:t>V</w:t>
            </w:r>
            <w:ins w:id="2739" w:author="L" w:date="2026-05-20T14:30:06Z">
              <w:r>
                <w:rPr>
                  <w:rFonts w:hint="eastAsia" w:ascii="Times New Roman" w:hAnsi="Times New Roman" w:eastAsia="宋体" w:cs="Arial"/>
                  <w:kern w:val="0"/>
                  <w:lang w:val="en-US" w:eastAsia="zh-CN"/>
                </w:rPr>
                <w:t>（输入：24V,输出：12V）</w:t>
              </w:r>
            </w:ins>
          </w:p>
        </w:tc>
      </w:tr>
      <w:tr w14:paraId="1E4A6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Merge w:val="continue"/>
            <w:noWrap w:val="0"/>
            <w:vAlign w:val="center"/>
          </w:tcPr>
          <w:p w14:paraId="4F4E3596">
            <w:pPr>
              <w:widowControl w:val="0"/>
              <w:jc w:val="center"/>
              <w:rPr>
                <w:rFonts w:ascii="Times New Roman" w:hAnsi="Times New Roman" w:cs="Arial"/>
                <w:kern w:val="0"/>
                <w:lang w:eastAsia="en-US"/>
              </w:rPr>
            </w:pPr>
          </w:p>
        </w:tc>
        <w:tc>
          <w:tcPr>
            <w:tcW w:w="1636" w:type="dxa"/>
            <w:noWrap w:val="0"/>
            <w:vAlign w:val="center"/>
          </w:tcPr>
          <w:p w14:paraId="1C5047A6">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功耗</w:t>
            </w:r>
          </w:p>
        </w:tc>
        <w:tc>
          <w:tcPr>
            <w:tcW w:w="5418" w:type="dxa"/>
            <w:noWrap w:val="0"/>
            <w:vAlign w:val="center"/>
          </w:tcPr>
          <w:p w14:paraId="459F6904">
            <w:pPr>
              <w:widowControl/>
              <w:ind w:left="0" w:leftChars="0" w:firstLine="0" w:firstLineChars="0"/>
              <w:rPr>
                <w:rFonts w:hint="default" w:ascii="Times New Roman" w:hAnsi="Times New Roman" w:cs="Arial" w:eastAsiaTheme="minorEastAsia"/>
                <w:kern w:val="0"/>
                <w:lang w:val="en-US" w:eastAsia="zh-CN"/>
              </w:rPr>
            </w:pPr>
            <w:r>
              <w:rPr>
                <w:rFonts w:ascii="Times New Roman" w:hAnsi="Times New Roman" w:cs="Arial"/>
                <w:kern w:val="0"/>
                <w:lang w:eastAsia="en-US"/>
              </w:rPr>
              <w:t>正常：</w:t>
            </w:r>
            <w:r>
              <w:rPr>
                <w:rFonts w:hint="eastAsia" w:ascii="Times New Roman" w:hAnsi="Times New Roman" w:cs="Arial"/>
                <w:kern w:val="0"/>
                <w:lang w:val="en-US" w:eastAsia="zh-CN"/>
              </w:rPr>
              <w:t>312</w:t>
            </w:r>
            <w:r>
              <w:rPr>
                <w:rFonts w:ascii="Times New Roman" w:hAnsi="Times New Roman" w:cs="Arial"/>
                <w:kern w:val="0"/>
                <w:lang w:eastAsia="en-US"/>
              </w:rPr>
              <w:t>mA@12V</w:t>
            </w:r>
            <w:r>
              <w:rPr>
                <w:rFonts w:hint="eastAsia" w:ascii="Times New Roman" w:hAnsi="Times New Roman" w:cs="Arial"/>
                <w:kern w:val="0"/>
                <w:lang w:eastAsia="zh-CN"/>
              </w:rPr>
              <w:t>（</w:t>
            </w:r>
            <w:r>
              <w:rPr>
                <w:rFonts w:hint="eastAsia" w:ascii="Times New Roman" w:hAnsi="Times New Roman" w:cs="Arial"/>
                <w:kern w:val="0"/>
                <w:lang w:val="en-US" w:eastAsia="zh-CN"/>
              </w:rPr>
              <w:t>带4G模块</w:t>
            </w:r>
            <w:r>
              <w:rPr>
                <w:rFonts w:hint="eastAsia" w:ascii="Times New Roman" w:hAnsi="Times New Roman" w:cs="Arial"/>
                <w:kern w:val="0"/>
                <w:lang w:eastAsia="zh-CN"/>
              </w:rPr>
              <w:t>）</w:t>
            </w:r>
            <w:r>
              <w:rPr>
                <w:rFonts w:ascii="Times New Roman" w:hAnsi="Times New Roman" w:cs="Arial"/>
                <w:kern w:val="0"/>
                <w:lang w:eastAsia="en-US"/>
              </w:rPr>
              <w:t>，</w:t>
            </w:r>
            <w:r>
              <w:rPr>
                <w:rFonts w:hint="eastAsia" w:ascii="Times New Roman" w:hAnsi="Times New Roman" w:cs="Arial"/>
                <w:kern w:val="0"/>
                <w:lang w:val="en-US" w:eastAsia="zh-CN"/>
              </w:rPr>
              <w:t>252mA@12V（不带4G模块）</w:t>
            </w:r>
          </w:p>
          <w:p w14:paraId="609E1988">
            <w:pPr>
              <w:widowControl/>
              <w:ind w:left="0" w:leftChars="0" w:firstLine="0" w:firstLineChars="0"/>
              <w:rPr>
                <w:rFonts w:hint="default" w:ascii="Times New Roman" w:hAnsi="Times New Roman" w:eastAsia="宋体" w:cs="Arial"/>
                <w:kern w:val="0"/>
                <w:lang w:val="en-US" w:eastAsia="zh-CN"/>
              </w:rPr>
            </w:pPr>
            <w:r>
              <w:rPr>
                <w:rFonts w:ascii="Times New Roman" w:hAnsi="Times New Roman" w:cs="Arial"/>
                <w:kern w:val="0"/>
                <w:lang w:eastAsia="en-US"/>
              </w:rPr>
              <w:t>最大：</w:t>
            </w:r>
            <w:r>
              <w:rPr>
                <w:rFonts w:hint="eastAsia" w:ascii="Times New Roman" w:hAnsi="Times New Roman" w:cs="Arial"/>
                <w:kern w:val="0"/>
                <w:lang w:val="en-US" w:eastAsia="zh-CN"/>
              </w:rPr>
              <w:t>700mA@12V</w:t>
            </w:r>
          </w:p>
        </w:tc>
      </w:tr>
      <w:tr w14:paraId="1165C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Merge w:val="continue"/>
            <w:noWrap w:val="0"/>
            <w:vAlign w:val="center"/>
          </w:tcPr>
          <w:p w14:paraId="264866A0">
            <w:pPr>
              <w:widowControl w:val="0"/>
              <w:jc w:val="center"/>
              <w:rPr>
                <w:rFonts w:ascii="Times New Roman" w:hAnsi="Times New Roman" w:cs="Arial"/>
                <w:kern w:val="0"/>
                <w:lang w:eastAsia="en-US"/>
              </w:rPr>
            </w:pPr>
          </w:p>
        </w:tc>
        <w:tc>
          <w:tcPr>
            <w:tcW w:w="1636" w:type="dxa"/>
            <w:noWrap w:val="0"/>
            <w:vAlign w:val="center"/>
          </w:tcPr>
          <w:p w14:paraId="769FEFE8">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反接</w:t>
            </w:r>
            <w:r>
              <w:rPr>
                <w:rFonts w:ascii="Times New Roman" w:hAnsi="Times New Roman" w:cs="Arial"/>
                <w:kern w:val="0"/>
                <w:lang w:eastAsia="en-US"/>
              </w:rPr>
              <w:t>防护</w:t>
            </w:r>
          </w:p>
        </w:tc>
        <w:tc>
          <w:tcPr>
            <w:tcW w:w="5418" w:type="dxa"/>
            <w:noWrap w:val="0"/>
            <w:vAlign w:val="center"/>
          </w:tcPr>
          <w:p w14:paraId="59648290">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支持</w:t>
            </w:r>
          </w:p>
        </w:tc>
      </w:tr>
      <w:tr w14:paraId="7C71B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Merge w:val="restart"/>
            <w:noWrap w:val="0"/>
            <w:vAlign w:val="center"/>
          </w:tcPr>
          <w:p w14:paraId="731C4669">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w:t>
            </w:r>
          </w:p>
        </w:tc>
        <w:tc>
          <w:tcPr>
            <w:tcW w:w="1636" w:type="dxa"/>
            <w:noWrap w:val="0"/>
            <w:vAlign w:val="center"/>
          </w:tcPr>
          <w:p w14:paraId="147BECBF">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网口规格</w:t>
            </w:r>
          </w:p>
        </w:tc>
        <w:tc>
          <w:tcPr>
            <w:tcW w:w="5418" w:type="dxa"/>
            <w:noWrap w:val="0"/>
            <w:vAlign w:val="center"/>
          </w:tcPr>
          <w:p w14:paraId="512F167E">
            <w:pPr>
              <w:widowControl/>
              <w:ind w:left="0" w:leftChars="0" w:firstLine="0" w:firstLineChars="0"/>
              <w:rPr>
                <w:rFonts w:ascii="Times New Roman" w:hAnsi="Times New Roman" w:cs="Arial"/>
                <w:kern w:val="0"/>
                <w:lang w:eastAsia="en-US"/>
              </w:rPr>
            </w:pPr>
            <w:r>
              <w:t>RJ-45 接口，</w:t>
            </w:r>
            <w:r>
              <w:rPr>
                <w:rFonts w:hint="eastAsia"/>
                <w:lang w:val="en-US" w:eastAsia="zh-CN"/>
              </w:rPr>
              <w:t>2</w:t>
            </w:r>
            <w:r>
              <w:rPr>
                <w:rFonts w:hint="eastAsia"/>
              </w:rPr>
              <w:t>~3个，2个10/100/</w:t>
            </w:r>
            <w:r>
              <w:t>1000M</w:t>
            </w:r>
            <w:r>
              <w:rPr>
                <w:rFonts w:hint="eastAsia"/>
              </w:rPr>
              <w:t>、1个10/</w:t>
            </w:r>
            <w:r>
              <w:t>100M</w:t>
            </w:r>
            <w:r>
              <w:rPr>
                <w:rFonts w:hint="eastAsia"/>
              </w:rPr>
              <w:t xml:space="preserve"> 自适应网口</w:t>
            </w:r>
          </w:p>
        </w:tc>
      </w:tr>
      <w:tr w14:paraId="2D4A2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Merge w:val="continue"/>
            <w:noWrap w:val="0"/>
            <w:vAlign w:val="center"/>
          </w:tcPr>
          <w:p w14:paraId="4847C288">
            <w:pPr>
              <w:widowControl w:val="0"/>
              <w:jc w:val="center"/>
              <w:rPr>
                <w:rFonts w:ascii="Times New Roman" w:hAnsi="Times New Roman" w:cs="Arial"/>
                <w:kern w:val="0"/>
                <w:lang w:eastAsia="en-US"/>
              </w:rPr>
            </w:pPr>
          </w:p>
        </w:tc>
        <w:tc>
          <w:tcPr>
            <w:tcW w:w="1636" w:type="dxa"/>
            <w:noWrap w:val="0"/>
            <w:vAlign w:val="center"/>
          </w:tcPr>
          <w:p w14:paraId="29B3DF94">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网口保护</w:t>
            </w:r>
          </w:p>
        </w:tc>
        <w:tc>
          <w:tcPr>
            <w:tcW w:w="5418" w:type="dxa"/>
            <w:noWrap w:val="0"/>
            <w:vAlign w:val="center"/>
          </w:tcPr>
          <w:p w14:paraId="541090C3">
            <w:pPr>
              <w:widowControl/>
              <w:ind w:left="0" w:leftChars="0" w:firstLine="0" w:firstLineChars="0"/>
              <w:rPr>
                <w:rFonts w:hint="default" w:ascii="Times New Roman" w:hAnsi="Times New Roman" w:cs="Arial" w:eastAsiaTheme="minorEastAsia"/>
                <w:kern w:val="0"/>
                <w:lang w:val="en-US" w:eastAsia="zh-CN"/>
              </w:rPr>
            </w:pPr>
            <w:r>
              <w:rPr>
                <w:rFonts w:ascii="Times New Roman" w:hAnsi="Times New Roman" w:cs="Arial"/>
                <w:kern w:val="0"/>
                <w:lang w:eastAsia="en-US"/>
              </w:rPr>
              <w:t>ESD  ±</w:t>
            </w:r>
            <w:r>
              <w:rPr>
                <w:rFonts w:hint="eastAsia" w:ascii="Times New Roman" w:hAnsi="Times New Roman" w:cs="Arial"/>
                <w:kern w:val="0"/>
                <w:lang w:val="en-US" w:eastAsia="zh-CN"/>
              </w:rPr>
              <w:t>6</w:t>
            </w:r>
            <w:r>
              <w:rPr>
                <w:rFonts w:ascii="Times New Roman" w:hAnsi="Times New Roman" w:cs="Arial"/>
                <w:kern w:val="0"/>
                <w:lang w:eastAsia="en-US"/>
              </w:rPr>
              <w:t>kV（接触），±</w:t>
            </w:r>
            <w:r>
              <w:rPr>
                <w:rFonts w:hint="eastAsia" w:ascii="Times New Roman" w:hAnsi="Times New Roman" w:cs="Arial"/>
                <w:kern w:val="0"/>
                <w:lang w:val="en-US" w:eastAsia="zh-CN"/>
              </w:rPr>
              <w:t>8</w:t>
            </w:r>
            <w:r>
              <w:rPr>
                <w:rFonts w:ascii="Times New Roman" w:hAnsi="Times New Roman" w:cs="Arial"/>
                <w:kern w:val="0"/>
                <w:lang w:eastAsia="en-US"/>
              </w:rPr>
              <w:t>kV（空气）</w:t>
            </w:r>
            <w:r>
              <w:rPr>
                <w:rFonts w:hint="eastAsia" w:ascii="Times New Roman" w:hAnsi="Times New Roman" w:cs="Arial"/>
                <w:kern w:val="0"/>
                <w:lang w:eastAsia="en-US"/>
              </w:rPr>
              <w:t>；</w:t>
            </w:r>
          </w:p>
        </w:tc>
      </w:tr>
      <w:tr w14:paraId="6F9B7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Merge w:val="restart"/>
            <w:noWrap w:val="0"/>
            <w:vAlign w:val="center"/>
          </w:tcPr>
          <w:p w14:paraId="1FFA78B5">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S</w:t>
            </w:r>
            <w:r>
              <w:rPr>
                <w:rFonts w:ascii="Times New Roman" w:hAnsi="Times New Roman" w:cs="Arial"/>
                <w:kern w:val="0"/>
                <w:lang w:eastAsia="en-US"/>
              </w:rPr>
              <w:t>IM</w:t>
            </w:r>
            <w:r>
              <w:rPr>
                <w:rFonts w:hint="eastAsia" w:ascii="Times New Roman" w:hAnsi="Times New Roman" w:cs="Arial"/>
                <w:kern w:val="0"/>
                <w:lang w:eastAsia="en-US"/>
              </w:rPr>
              <w:t>卡</w:t>
            </w:r>
          </w:p>
        </w:tc>
        <w:tc>
          <w:tcPr>
            <w:tcW w:w="1636" w:type="dxa"/>
            <w:noWrap w:val="0"/>
            <w:vAlign w:val="center"/>
          </w:tcPr>
          <w:p w14:paraId="22D8064B">
            <w:pPr>
              <w:widowControl/>
              <w:ind w:left="0" w:leftChars="0" w:firstLine="0" w:firstLineChars="0"/>
              <w:jc w:val="center"/>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数量</w:t>
            </w:r>
          </w:p>
        </w:tc>
        <w:tc>
          <w:tcPr>
            <w:tcW w:w="5418" w:type="dxa"/>
            <w:noWrap w:val="0"/>
            <w:vAlign w:val="top"/>
          </w:tcPr>
          <w:p w14:paraId="6BE9FF6A">
            <w:pPr>
              <w:widowControl w:val="0"/>
              <w:ind w:left="0" w:leftChars="0" w:firstLine="0" w:firstLineChars="0"/>
              <w:rPr>
                <w:rFonts w:hint="eastAsia" w:ascii="Times New Roman" w:hAnsi="Times New Roman" w:eastAsia="宋体" w:cs="Arial"/>
                <w:kern w:val="0"/>
                <w:sz w:val="21"/>
                <w:szCs w:val="24"/>
                <w:lang w:val="en-US" w:eastAsia="en-US" w:bidi="ar-SA"/>
              </w:rPr>
            </w:pPr>
            <w:r>
              <w:rPr>
                <w:rFonts w:hint="eastAsia" w:ascii="Times New Roman" w:hAnsi="Times New Roman" w:cs="Arial"/>
                <w:kern w:val="0"/>
                <w:lang w:val="en-US" w:eastAsia="zh-CN"/>
              </w:rPr>
              <w:t>1</w:t>
            </w:r>
          </w:p>
        </w:tc>
      </w:tr>
      <w:tr w14:paraId="690DE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Merge w:val="continue"/>
            <w:noWrap w:val="0"/>
            <w:vAlign w:val="center"/>
          </w:tcPr>
          <w:p w14:paraId="1A56284D">
            <w:pPr>
              <w:widowControl w:val="0"/>
              <w:jc w:val="center"/>
              <w:rPr>
                <w:rFonts w:ascii="Times New Roman" w:hAnsi="Times New Roman" w:cs="Arial"/>
                <w:kern w:val="0"/>
                <w:lang w:eastAsia="en-US"/>
              </w:rPr>
            </w:pPr>
          </w:p>
        </w:tc>
        <w:tc>
          <w:tcPr>
            <w:tcW w:w="1636" w:type="dxa"/>
            <w:noWrap w:val="0"/>
            <w:vAlign w:val="center"/>
          </w:tcPr>
          <w:p w14:paraId="7FC2B1D5">
            <w:pPr>
              <w:widowControl/>
              <w:ind w:left="0" w:leftChars="0" w:firstLine="0" w:firstLineChars="0"/>
              <w:jc w:val="center"/>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规格</w:t>
            </w:r>
          </w:p>
        </w:tc>
        <w:tc>
          <w:tcPr>
            <w:tcW w:w="5418" w:type="dxa"/>
            <w:noWrap w:val="0"/>
            <w:vAlign w:val="top"/>
          </w:tcPr>
          <w:p w14:paraId="7C94D801">
            <w:pPr>
              <w:widowControl w:val="0"/>
              <w:ind w:left="0" w:leftChars="0" w:firstLine="0" w:firstLineChars="0"/>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抽屉式接口</w:t>
            </w:r>
          </w:p>
        </w:tc>
      </w:tr>
      <w:tr w14:paraId="269A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Merge w:val="restart"/>
            <w:noWrap w:val="0"/>
            <w:vAlign w:val="center"/>
          </w:tcPr>
          <w:p w14:paraId="16B1FD98">
            <w:pPr>
              <w:widowControl w:val="0"/>
              <w:ind w:left="0" w:leftChars="0" w:firstLine="0" w:firstLineChars="0"/>
              <w:jc w:val="center"/>
              <w:rPr>
                <w:rFonts w:hint="eastAsia" w:ascii="Times New Roman" w:hAnsi="Times New Roman" w:cs="Arial" w:eastAsiaTheme="minorEastAsia"/>
                <w:kern w:val="0"/>
                <w:lang w:eastAsia="zh-CN"/>
              </w:rPr>
            </w:pPr>
            <w:r>
              <w:rPr>
                <w:rFonts w:ascii="Times New Roman" w:hAnsi="Times New Roman" w:cs="Arial"/>
                <w:kern w:val="0"/>
                <w:lang w:eastAsia="en-US"/>
              </w:rPr>
              <w:t>串口</w:t>
            </w:r>
            <w:r>
              <w:rPr>
                <w:rFonts w:hint="eastAsia" w:ascii="Times New Roman" w:hAnsi="Times New Roman" w:cs="Arial"/>
                <w:kern w:val="0"/>
                <w:lang w:eastAsia="zh-CN"/>
              </w:rPr>
              <w:t>（</w:t>
            </w:r>
            <w:r>
              <w:rPr>
                <w:rFonts w:hint="eastAsia" w:ascii="Times New Roman" w:hAnsi="Times New Roman" w:cs="Arial"/>
                <w:kern w:val="0"/>
                <w:lang w:val="en-US" w:eastAsia="zh-CN"/>
              </w:rPr>
              <w:t>选配</w:t>
            </w:r>
            <w:r>
              <w:rPr>
                <w:rFonts w:hint="eastAsia" w:ascii="Times New Roman" w:hAnsi="Times New Roman" w:cs="Arial"/>
                <w:kern w:val="0"/>
                <w:lang w:eastAsia="zh-CN"/>
              </w:rPr>
              <w:t>）</w:t>
            </w:r>
          </w:p>
        </w:tc>
        <w:tc>
          <w:tcPr>
            <w:tcW w:w="1636" w:type="dxa"/>
            <w:noWrap w:val="0"/>
            <w:vAlign w:val="center"/>
          </w:tcPr>
          <w:p w14:paraId="06B58B4D">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串口数量</w:t>
            </w:r>
          </w:p>
        </w:tc>
        <w:tc>
          <w:tcPr>
            <w:tcW w:w="5418" w:type="dxa"/>
            <w:noWrap w:val="0"/>
            <w:vAlign w:val="center"/>
          </w:tcPr>
          <w:p w14:paraId="2992C96F">
            <w:pPr>
              <w:widowControl/>
              <w:ind w:left="0" w:leftChars="0" w:firstLine="0" w:firstLineChars="0"/>
              <w:rPr>
                <w:rFonts w:ascii="Times New Roman" w:hAnsi="Times New Roman" w:cs="Arial"/>
                <w:kern w:val="0"/>
                <w:lang w:eastAsia="zh-CN"/>
              </w:rPr>
            </w:pPr>
            <w:r>
              <w:rPr>
                <w:rFonts w:hint="default" w:ascii="Times New Roman" w:hAnsi="Times New Roman" w:cs="Arial"/>
                <w:kern w:val="0"/>
                <w:lang w:val="en-US" w:eastAsia="zh-CN"/>
              </w:rPr>
              <w:t>2</w:t>
            </w:r>
            <w:r>
              <w:rPr>
                <w:rFonts w:hint="eastAsia" w:ascii="Times New Roman" w:hAnsi="Times New Roman" w:cs="Arial"/>
                <w:kern w:val="0"/>
                <w:lang w:val="en-US" w:eastAsia="zh-CN"/>
              </w:rPr>
              <w:t>*</w:t>
            </w:r>
            <w:r>
              <w:rPr>
                <w:rFonts w:ascii="Times New Roman" w:hAnsi="Times New Roman" w:cs="Arial"/>
                <w:kern w:val="0"/>
                <w:lang w:eastAsia="zh-CN"/>
              </w:rPr>
              <w:t>RS485</w:t>
            </w:r>
          </w:p>
        </w:tc>
      </w:tr>
      <w:tr w14:paraId="0F975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Merge w:val="continue"/>
            <w:noWrap w:val="0"/>
            <w:vAlign w:val="center"/>
          </w:tcPr>
          <w:p w14:paraId="62EBC6A4">
            <w:pPr>
              <w:widowControl w:val="0"/>
              <w:jc w:val="center"/>
              <w:rPr>
                <w:rFonts w:ascii="Times New Roman" w:hAnsi="Times New Roman" w:cs="Arial"/>
                <w:kern w:val="0"/>
                <w:lang w:eastAsia="zh-CN"/>
              </w:rPr>
            </w:pPr>
          </w:p>
        </w:tc>
        <w:tc>
          <w:tcPr>
            <w:tcW w:w="1636" w:type="dxa"/>
            <w:noWrap w:val="0"/>
            <w:vAlign w:val="center"/>
          </w:tcPr>
          <w:p w14:paraId="1189F9C1">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串口波特率</w:t>
            </w:r>
          </w:p>
        </w:tc>
        <w:tc>
          <w:tcPr>
            <w:tcW w:w="5418" w:type="dxa"/>
            <w:noWrap w:val="0"/>
            <w:vAlign w:val="center"/>
          </w:tcPr>
          <w:p w14:paraId="2A8988C9">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val="en-US" w:eastAsia="zh-CN"/>
              </w:rPr>
              <w:t>3</w:t>
            </w:r>
            <w:r>
              <w:rPr>
                <w:rFonts w:ascii="Times New Roman" w:hAnsi="Times New Roman" w:cs="Arial"/>
                <w:kern w:val="0"/>
                <w:lang w:eastAsia="en-US"/>
              </w:rPr>
              <w:t>00bps-115200bps</w:t>
            </w:r>
          </w:p>
        </w:tc>
      </w:tr>
      <w:tr w14:paraId="1B232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Merge w:val="continue"/>
            <w:noWrap w:val="0"/>
            <w:vAlign w:val="center"/>
          </w:tcPr>
          <w:p w14:paraId="63181B70">
            <w:pPr>
              <w:widowControl w:val="0"/>
              <w:jc w:val="center"/>
              <w:rPr>
                <w:rFonts w:ascii="Times New Roman" w:hAnsi="Times New Roman" w:cs="Arial"/>
                <w:kern w:val="0"/>
                <w:lang w:eastAsia="en-US"/>
              </w:rPr>
            </w:pPr>
          </w:p>
        </w:tc>
        <w:tc>
          <w:tcPr>
            <w:tcW w:w="1636" w:type="dxa"/>
            <w:noWrap w:val="0"/>
            <w:vAlign w:val="center"/>
          </w:tcPr>
          <w:p w14:paraId="21B94B88">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数据位</w:t>
            </w:r>
          </w:p>
        </w:tc>
        <w:tc>
          <w:tcPr>
            <w:tcW w:w="5418" w:type="dxa"/>
            <w:noWrap w:val="0"/>
            <w:vAlign w:val="center"/>
          </w:tcPr>
          <w:p w14:paraId="06F03F81">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7,8</w:t>
            </w:r>
          </w:p>
        </w:tc>
      </w:tr>
      <w:tr w14:paraId="08F44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Merge w:val="continue"/>
            <w:noWrap w:val="0"/>
            <w:vAlign w:val="center"/>
          </w:tcPr>
          <w:p w14:paraId="4B77AC2D">
            <w:pPr>
              <w:widowControl w:val="0"/>
              <w:jc w:val="center"/>
              <w:rPr>
                <w:rFonts w:ascii="Times New Roman" w:hAnsi="Times New Roman" w:cs="Arial"/>
                <w:kern w:val="0"/>
                <w:lang w:eastAsia="en-US"/>
              </w:rPr>
            </w:pPr>
          </w:p>
        </w:tc>
        <w:tc>
          <w:tcPr>
            <w:tcW w:w="1636" w:type="dxa"/>
            <w:noWrap w:val="0"/>
            <w:vAlign w:val="center"/>
          </w:tcPr>
          <w:p w14:paraId="2562BCB8">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校验位</w:t>
            </w:r>
          </w:p>
        </w:tc>
        <w:tc>
          <w:tcPr>
            <w:tcW w:w="5418" w:type="dxa"/>
            <w:noWrap w:val="0"/>
            <w:vAlign w:val="center"/>
          </w:tcPr>
          <w:p w14:paraId="785957CB">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None, Even, Odd</w:t>
            </w:r>
          </w:p>
        </w:tc>
      </w:tr>
      <w:tr w14:paraId="4374C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Merge w:val="continue"/>
            <w:noWrap w:val="0"/>
            <w:vAlign w:val="center"/>
          </w:tcPr>
          <w:p w14:paraId="07374371">
            <w:pPr>
              <w:widowControl w:val="0"/>
              <w:jc w:val="center"/>
              <w:rPr>
                <w:rFonts w:ascii="Times New Roman" w:hAnsi="Times New Roman" w:cs="Arial"/>
                <w:kern w:val="0"/>
                <w:lang w:eastAsia="en-US"/>
              </w:rPr>
            </w:pPr>
          </w:p>
        </w:tc>
        <w:tc>
          <w:tcPr>
            <w:tcW w:w="1636" w:type="dxa"/>
            <w:noWrap w:val="0"/>
            <w:vAlign w:val="center"/>
          </w:tcPr>
          <w:p w14:paraId="07930238">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停止位</w:t>
            </w:r>
          </w:p>
        </w:tc>
        <w:tc>
          <w:tcPr>
            <w:tcW w:w="5418" w:type="dxa"/>
            <w:noWrap w:val="0"/>
            <w:vAlign w:val="center"/>
          </w:tcPr>
          <w:p w14:paraId="764C344E">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 xml:space="preserve">1, </w:t>
            </w:r>
            <w:r>
              <w:rPr>
                <w:rFonts w:hint="eastAsia" w:ascii="Times New Roman" w:hAnsi="Times New Roman" w:cs="Arial"/>
                <w:kern w:val="0"/>
                <w:lang w:val="en-US" w:eastAsia="zh-CN"/>
              </w:rPr>
              <w:t>1.5,</w:t>
            </w:r>
            <w:r>
              <w:rPr>
                <w:rFonts w:ascii="Times New Roman" w:hAnsi="Times New Roman" w:cs="Arial"/>
                <w:kern w:val="0"/>
                <w:lang w:eastAsia="en-US"/>
              </w:rPr>
              <w:t>2</w:t>
            </w:r>
          </w:p>
        </w:tc>
      </w:tr>
      <w:tr w14:paraId="5CA6D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restart"/>
            <w:noWrap w:val="0"/>
            <w:vAlign w:val="center"/>
          </w:tcPr>
          <w:p w14:paraId="61C7B0D2">
            <w:pPr>
              <w:widowControl w:val="0"/>
              <w:ind w:firstLine="0" w:firstLineChars="0"/>
              <w:jc w:val="center"/>
              <w:rPr>
                <w:rFonts w:ascii="Times New Roman" w:hAnsi="Times New Roman" w:eastAsia="宋体" w:cs="Arial"/>
                <w:color w:val="000000"/>
                <w:kern w:val="2"/>
                <w:sz w:val="22"/>
                <w:szCs w:val="22"/>
                <w:lang w:val="en-US" w:eastAsia="en-US" w:bidi="ar-SA"/>
              </w:rPr>
            </w:pPr>
            <w:r>
              <w:rPr>
                <w:rFonts w:hint="eastAsia" w:ascii="Times New Roman" w:hAnsi="Times New Roman" w:eastAsia="宋体" w:cs="Arial"/>
                <w:color w:val="000000"/>
                <w:szCs w:val="21"/>
                <w:lang w:val="en-US" w:eastAsia="zh-CN"/>
              </w:rPr>
              <w:t>N板</w:t>
            </w:r>
            <w:r>
              <w:rPr>
                <w:rFonts w:ascii="Times New Roman" w:hAnsi="Times New Roman" w:eastAsia="宋体" w:cs="Arial"/>
                <w:color w:val="000000"/>
                <w:szCs w:val="21"/>
                <w:lang w:eastAsia="zh-CN"/>
              </w:rPr>
              <w:t>数字输入</w:t>
            </w:r>
            <w:r>
              <w:rPr>
                <w:rFonts w:hint="eastAsia" w:ascii="Times New Roman" w:hAnsi="Times New Roman" w:eastAsia="宋体" w:cs="Arial"/>
                <w:color w:val="000000"/>
                <w:szCs w:val="21"/>
                <w:lang w:eastAsia="zh-CN"/>
              </w:rPr>
              <w:t>（</w:t>
            </w:r>
            <w:r>
              <w:rPr>
                <w:rFonts w:hint="eastAsia" w:ascii="Times New Roman" w:hAnsi="Times New Roman" w:eastAsia="宋体" w:cs="Arial"/>
                <w:color w:val="000000"/>
                <w:szCs w:val="21"/>
                <w:lang w:val="en-US" w:eastAsia="zh-CN"/>
              </w:rPr>
              <w:t>选配</w:t>
            </w:r>
            <w:r>
              <w:rPr>
                <w:rFonts w:hint="eastAsia" w:ascii="Times New Roman" w:hAnsi="Times New Roman" w:eastAsia="宋体" w:cs="Arial"/>
                <w:color w:val="000000"/>
                <w:szCs w:val="21"/>
                <w:lang w:eastAsia="zh-CN"/>
              </w:rPr>
              <w:t>）</w:t>
            </w:r>
          </w:p>
        </w:tc>
        <w:tc>
          <w:tcPr>
            <w:tcW w:w="1636" w:type="dxa"/>
            <w:noWrap w:val="0"/>
            <w:vAlign w:val="center"/>
          </w:tcPr>
          <w:p w14:paraId="7E630D81">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lang w:eastAsia="zh-CN"/>
              </w:rPr>
              <w:t>数量</w:t>
            </w:r>
          </w:p>
        </w:tc>
        <w:tc>
          <w:tcPr>
            <w:tcW w:w="5418" w:type="dxa"/>
            <w:noWrap w:val="0"/>
            <w:vAlign w:val="center"/>
          </w:tcPr>
          <w:p w14:paraId="2763617F">
            <w:pPr>
              <w:widowControl w:val="0"/>
              <w:ind w:firstLine="0" w:firstLineChars="0"/>
              <w:rPr>
                <w:rFonts w:hint="eastAsia" w:ascii="Times New Roman" w:hAnsi="Times New Roman" w:eastAsia="宋体" w:cs="Arial"/>
                <w:color w:val="000000"/>
                <w:kern w:val="2"/>
                <w:sz w:val="22"/>
                <w:szCs w:val="22"/>
                <w:lang w:val="en-US" w:eastAsia="en-US" w:bidi="ar-SA"/>
              </w:rPr>
            </w:pPr>
            <w:del w:id="2740" w:author="LKY" w:date="2026-07-08T11:17:09Z">
              <w:r>
                <w:rPr>
                  <w:rFonts w:hint="default" w:ascii="Times New Roman" w:hAnsi="Times New Roman" w:eastAsia="宋体" w:cs="Arial"/>
                  <w:color w:val="000000"/>
                  <w:szCs w:val="21"/>
                  <w:lang w:val="en-US" w:eastAsia="zh-CN"/>
                </w:rPr>
                <w:delText>8/</w:delText>
              </w:r>
            </w:del>
            <w:r>
              <w:rPr>
                <w:rFonts w:hint="default" w:ascii="Times New Roman" w:hAnsi="Times New Roman" w:eastAsia="宋体" w:cs="Arial"/>
                <w:color w:val="000000"/>
                <w:szCs w:val="21"/>
                <w:lang w:val="en-US" w:eastAsia="zh-CN"/>
              </w:rPr>
              <w:t>16</w:t>
            </w:r>
            <w:r>
              <w:rPr>
                <w:rFonts w:hint="eastAsia" w:ascii="Times New Roman" w:hAnsi="Times New Roman" w:eastAsia="宋体" w:cs="Arial"/>
                <w:color w:val="000000"/>
                <w:szCs w:val="21"/>
                <w:lang w:val="en-US" w:eastAsia="zh-CN"/>
              </w:rPr>
              <w:t>/32</w:t>
            </w:r>
            <w:r>
              <w:rPr>
                <w:rFonts w:ascii="Times New Roman" w:hAnsi="Times New Roman" w:eastAsia="宋体" w:cs="Arial"/>
                <w:color w:val="000000"/>
                <w:lang w:eastAsia="zh-CN"/>
              </w:rPr>
              <w:t>通道</w:t>
            </w:r>
          </w:p>
        </w:tc>
      </w:tr>
      <w:tr w14:paraId="578A1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continue"/>
            <w:noWrap w:val="0"/>
            <w:vAlign w:val="center"/>
          </w:tcPr>
          <w:p w14:paraId="7DD78B16">
            <w:pPr>
              <w:widowControl w:val="0"/>
              <w:jc w:val="center"/>
              <w:rPr>
                <w:rFonts w:ascii="Times New Roman" w:hAnsi="Times New Roman" w:cs="Arial"/>
                <w:kern w:val="0"/>
                <w:lang w:eastAsia="en-US"/>
              </w:rPr>
            </w:pPr>
          </w:p>
        </w:tc>
        <w:tc>
          <w:tcPr>
            <w:tcW w:w="1636" w:type="dxa"/>
            <w:noWrap w:val="0"/>
            <w:vAlign w:val="center"/>
          </w:tcPr>
          <w:p w14:paraId="775A1B7C">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输入类型</w:t>
            </w:r>
          </w:p>
        </w:tc>
        <w:tc>
          <w:tcPr>
            <w:tcW w:w="5418" w:type="dxa"/>
            <w:noWrap w:val="0"/>
            <w:vAlign w:val="center"/>
          </w:tcPr>
          <w:p w14:paraId="72E9B017">
            <w:pPr>
              <w:widowControl w:val="0"/>
              <w:ind w:firstLine="0" w:firstLineChars="0"/>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支持干接点</w:t>
            </w:r>
            <w:r>
              <w:rPr>
                <w:rFonts w:hint="eastAsia" w:ascii="Times New Roman" w:hAnsi="Times New Roman" w:eastAsia="宋体" w:cs="Arial"/>
                <w:color w:val="000000"/>
                <w:szCs w:val="21"/>
                <w:lang w:val="en-US" w:eastAsia="zh-CN"/>
              </w:rPr>
              <w:t>或</w:t>
            </w:r>
            <w:r>
              <w:rPr>
                <w:rFonts w:ascii="Times New Roman" w:hAnsi="Times New Roman" w:eastAsia="宋体" w:cs="Arial"/>
                <w:color w:val="000000"/>
                <w:szCs w:val="21"/>
                <w:lang w:eastAsia="zh-CN"/>
              </w:rPr>
              <w:t>湿接点</w:t>
            </w:r>
          </w:p>
        </w:tc>
      </w:tr>
      <w:tr w14:paraId="19333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continue"/>
            <w:noWrap w:val="0"/>
            <w:vAlign w:val="center"/>
          </w:tcPr>
          <w:p w14:paraId="237A1E12">
            <w:pPr>
              <w:widowControl w:val="0"/>
              <w:jc w:val="center"/>
              <w:rPr>
                <w:rFonts w:ascii="Times New Roman" w:hAnsi="Times New Roman" w:cs="Arial"/>
                <w:kern w:val="0"/>
                <w:lang w:eastAsia="en-US"/>
              </w:rPr>
            </w:pPr>
          </w:p>
        </w:tc>
        <w:tc>
          <w:tcPr>
            <w:tcW w:w="1636" w:type="dxa"/>
            <w:noWrap w:val="0"/>
            <w:vAlign w:val="center"/>
          </w:tcPr>
          <w:p w14:paraId="72B6168B">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szCs w:val="21"/>
                <w:lang w:eastAsia="zh-CN"/>
              </w:rPr>
              <w:t>干接点</w:t>
            </w:r>
          </w:p>
        </w:tc>
        <w:tc>
          <w:tcPr>
            <w:tcW w:w="5418" w:type="dxa"/>
            <w:noWrap w:val="0"/>
            <w:vAlign w:val="center"/>
          </w:tcPr>
          <w:p w14:paraId="7B98360E">
            <w:pPr>
              <w:pStyle w:val="21"/>
              <w:widowControl w:val="0"/>
              <w:numPr>
                <w:ilvl w:val="0"/>
                <w:numId w:val="0"/>
              </w:numPr>
              <w:jc w:val="left"/>
              <w:rPr>
                <w:rFonts w:ascii="Times New Roman" w:hAnsi="Times New Roman" w:eastAsia="宋体" w:cs="Arial"/>
                <w:color w:val="000000"/>
                <w:szCs w:val="21"/>
                <w:lang w:eastAsia="zh-CN"/>
              </w:rPr>
            </w:pPr>
            <w:r>
              <w:rPr>
                <w:rFonts w:ascii="Times New Roman" w:hAnsi="Times New Roman" w:eastAsia="宋体" w:cs="Arial"/>
                <w:color w:val="000000"/>
                <w:szCs w:val="21"/>
                <w:lang w:eastAsia="zh-CN"/>
              </w:rPr>
              <w:t>闭合：短接</w:t>
            </w:r>
          </w:p>
          <w:p w14:paraId="27782344">
            <w:pPr>
              <w:pStyle w:val="21"/>
              <w:widowControl w:val="0"/>
              <w:numPr>
                <w:ilvl w:val="0"/>
                <w:numId w:val="0"/>
              </w:numPr>
              <w:jc w:val="left"/>
              <w:rPr>
                <w:rFonts w:hint="eastAsia" w:ascii="Times New Roman" w:hAnsi="Times New Roman" w:eastAsia="宋体" w:cs="Arial"/>
                <w:color w:val="000000"/>
                <w:kern w:val="0"/>
                <w:sz w:val="22"/>
                <w:szCs w:val="22"/>
                <w:lang w:val="en-US" w:eastAsia="en-US" w:bidi="ar-SA"/>
              </w:rPr>
            </w:pPr>
            <w:r>
              <w:rPr>
                <w:rFonts w:ascii="Times New Roman" w:hAnsi="Times New Roman" w:eastAsia="宋体" w:cs="Arial"/>
                <w:color w:val="000000"/>
                <w:szCs w:val="21"/>
                <w:lang w:eastAsia="zh-CN"/>
              </w:rPr>
              <w:t>断开：端开路</w:t>
            </w:r>
          </w:p>
        </w:tc>
      </w:tr>
      <w:tr w14:paraId="49BD3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continue"/>
            <w:noWrap w:val="0"/>
            <w:vAlign w:val="center"/>
          </w:tcPr>
          <w:p w14:paraId="6D0DDCD9">
            <w:pPr>
              <w:widowControl w:val="0"/>
              <w:jc w:val="center"/>
              <w:rPr>
                <w:rFonts w:ascii="Times New Roman" w:hAnsi="Times New Roman" w:cs="Arial"/>
                <w:kern w:val="0"/>
                <w:lang w:eastAsia="en-US"/>
              </w:rPr>
            </w:pPr>
          </w:p>
        </w:tc>
        <w:tc>
          <w:tcPr>
            <w:tcW w:w="1636" w:type="dxa"/>
            <w:noWrap w:val="0"/>
            <w:vAlign w:val="center"/>
          </w:tcPr>
          <w:p w14:paraId="22D9DAFA">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szCs w:val="21"/>
                <w:lang w:eastAsia="zh-CN"/>
              </w:rPr>
              <w:t>湿接点</w:t>
            </w:r>
          </w:p>
        </w:tc>
        <w:tc>
          <w:tcPr>
            <w:tcW w:w="5418" w:type="dxa"/>
            <w:noWrap w:val="0"/>
            <w:vAlign w:val="center"/>
          </w:tcPr>
          <w:p w14:paraId="1A031007">
            <w:pPr>
              <w:pStyle w:val="21"/>
              <w:widowControl w:val="0"/>
              <w:numPr>
                <w:ilvl w:val="0"/>
                <w:numId w:val="0"/>
              </w:numPr>
              <w:jc w:val="left"/>
              <w:rPr>
                <w:rFonts w:ascii="Times New Roman" w:hAnsi="Times New Roman" w:eastAsia="宋体" w:cs="Arial"/>
                <w:color w:val="000000"/>
                <w:szCs w:val="21"/>
                <w:lang w:eastAsia="zh-CN"/>
              </w:rPr>
            </w:pPr>
            <w:r>
              <w:rPr>
                <w:rFonts w:hint="eastAsia" w:ascii="Times New Roman" w:hAnsi="Times New Roman" w:eastAsia="宋体" w:cs="Arial"/>
                <w:color w:val="000000"/>
                <w:szCs w:val="21"/>
                <w:lang w:val="en-US" w:eastAsia="zh-CN"/>
              </w:rPr>
              <w:t>逻辑0</w:t>
            </w:r>
            <w:r>
              <w:rPr>
                <w:rFonts w:ascii="Times New Roman" w:hAnsi="Times New Roman" w:eastAsia="宋体" w:cs="Arial"/>
                <w:color w:val="000000"/>
                <w:szCs w:val="21"/>
                <w:lang w:eastAsia="zh-CN"/>
              </w:rPr>
              <w:t>：0-</w:t>
            </w:r>
            <w:ins w:id="2741" w:author="LKY" w:date="2026-07-08T11:17:13Z">
              <w:r>
                <w:rPr>
                  <w:rFonts w:hint="eastAsia" w:ascii="Times New Roman" w:hAnsi="Times New Roman" w:eastAsia="宋体" w:cs="Arial"/>
                  <w:color w:val="000000"/>
                  <w:szCs w:val="21"/>
                  <w:lang w:val="en-US" w:eastAsia="zh-CN"/>
                </w:rPr>
                <w:t>15</w:t>
              </w:r>
            </w:ins>
            <w:del w:id="2742" w:author="LKY" w:date="2026-07-08T11:17:12Z">
              <w:r>
                <w:rPr>
                  <w:rFonts w:hint="eastAsia" w:ascii="Times New Roman" w:hAnsi="Times New Roman" w:cs="Arial"/>
                  <w:color w:val="000000"/>
                  <w:szCs w:val="21"/>
                  <w:lang w:val="en-US" w:eastAsia="zh-CN"/>
                </w:rPr>
                <w:delText>3</w:delText>
              </w:r>
            </w:del>
            <w:r>
              <w:rPr>
                <w:rFonts w:ascii="Times New Roman" w:hAnsi="Times New Roman" w:eastAsia="宋体" w:cs="Arial"/>
                <w:color w:val="000000"/>
                <w:szCs w:val="21"/>
                <w:lang w:eastAsia="zh-CN"/>
              </w:rPr>
              <w:t>VDC</w:t>
            </w:r>
          </w:p>
          <w:p w14:paraId="0AB39BF8">
            <w:pPr>
              <w:pStyle w:val="21"/>
              <w:widowControl w:val="0"/>
              <w:numPr>
                <w:ilvl w:val="0"/>
                <w:numId w:val="0"/>
              </w:numPr>
              <w:jc w:val="left"/>
              <w:rPr>
                <w:rFonts w:hint="eastAsia" w:ascii="Times New Roman" w:hAnsi="Times New Roman" w:eastAsia="宋体" w:cs="Arial"/>
                <w:color w:val="000000"/>
                <w:kern w:val="0"/>
                <w:sz w:val="22"/>
                <w:szCs w:val="22"/>
                <w:lang w:val="en-US" w:eastAsia="en-US" w:bidi="ar-SA"/>
              </w:rPr>
            </w:pPr>
            <w:r>
              <w:rPr>
                <w:rFonts w:hint="eastAsia" w:ascii="Times New Roman" w:hAnsi="Times New Roman" w:eastAsia="宋体" w:cs="Arial"/>
                <w:color w:val="000000"/>
                <w:szCs w:val="21"/>
                <w:lang w:val="en-US" w:eastAsia="zh-CN"/>
              </w:rPr>
              <w:t>逻辑1</w:t>
            </w:r>
            <w:r>
              <w:rPr>
                <w:rFonts w:ascii="Times New Roman" w:hAnsi="Times New Roman" w:eastAsia="宋体" w:cs="Arial"/>
                <w:color w:val="000000"/>
                <w:szCs w:val="21"/>
                <w:lang w:eastAsia="zh-CN"/>
              </w:rPr>
              <w:t>：</w:t>
            </w:r>
            <w:ins w:id="2743" w:author="LKY" w:date="2026-07-08T11:17:16Z">
              <w:r>
                <w:rPr>
                  <w:rFonts w:hint="eastAsia" w:ascii="Times New Roman" w:hAnsi="Times New Roman" w:eastAsia="宋体" w:cs="Arial"/>
                  <w:color w:val="000000"/>
                  <w:szCs w:val="21"/>
                  <w:lang w:val="en-US" w:eastAsia="zh-CN"/>
                </w:rPr>
                <w:t>16</w:t>
              </w:r>
            </w:ins>
            <w:del w:id="2744" w:author="LKY" w:date="2026-07-08T11:17:15Z">
              <w:r>
                <w:rPr>
                  <w:rFonts w:hint="eastAsia" w:ascii="Times New Roman" w:hAnsi="Times New Roman" w:cs="Arial"/>
                  <w:color w:val="000000"/>
                  <w:szCs w:val="21"/>
                  <w:lang w:val="en-US" w:eastAsia="zh-CN"/>
                </w:rPr>
                <w:delText>12</w:delText>
              </w:r>
            </w:del>
            <w:r>
              <w:rPr>
                <w:rFonts w:ascii="Times New Roman" w:hAnsi="Times New Roman" w:eastAsia="宋体" w:cs="Arial"/>
                <w:color w:val="000000"/>
                <w:szCs w:val="21"/>
                <w:lang w:eastAsia="zh-CN"/>
              </w:rPr>
              <w:t>-</w:t>
            </w:r>
            <w:r>
              <w:rPr>
                <w:rFonts w:hint="eastAsia" w:ascii="Times New Roman" w:hAnsi="Times New Roman" w:eastAsia="宋体" w:cs="Arial"/>
                <w:color w:val="000000"/>
                <w:szCs w:val="21"/>
                <w:lang w:val="en-US" w:eastAsia="zh-CN"/>
              </w:rPr>
              <w:t>24</w:t>
            </w:r>
            <w:r>
              <w:rPr>
                <w:rFonts w:ascii="Times New Roman" w:hAnsi="Times New Roman" w:eastAsia="宋体" w:cs="Arial"/>
                <w:color w:val="000000"/>
                <w:szCs w:val="21"/>
                <w:lang w:eastAsia="zh-CN"/>
              </w:rPr>
              <w:t>VDC</w:t>
            </w:r>
          </w:p>
        </w:tc>
      </w:tr>
      <w:tr w14:paraId="4DE4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81" w:type="dxa"/>
            <w:vMerge w:val="continue"/>
            <w:noWrap w:val="0"/>
            <w:vAlign w:val="center"/>
          </w:tcPr>
          <w:p w14:paraId="23434763">
            <w:pPr>
              <w:widowControl w:val="0"/>
              <w:jc w:val="center"/>
              <w:rPr>
                <w:rFonts w:ascii="Times New Roman" w:hAnsi="Times New Roman" w:cs="Arial"/>
                <w:kern w:val="0"/>
                <w:lang w:eastAsia="en-US"/>
              </w:rPr>
            </w:pPr>
          </w:p>
        </w:tc>
        <w:tc>
          <w:tcPr>
            <w:tcW w:w="1636" w:type="dxa"/>
            <w:noWrap w:val="0"/>
            <w:vAlign w:val="center"/>
          </w:tcPr>
          <w:p w14:paraId="6629C773">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隔离保护</w:t>
            </w:r>
          </w:p>
        </w:tc>
        <w:tc>
          <w:tcPr>
            <w:tcW w:w="5418" w:type="dxa"/>
            <w:noWrap w:val="0"/>
            <w:vAlign w:val="center"/>
          </w:tcPr>
          <w:p w14:paraId="0503AADD">
            <w:pPr>
              <w:widowControl w:val="0"/>
              <w:ind w:firstLine="0" w:firstLineChars="0"/>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2KVrms</w:t>
            </w:r>
          </w:p>
        </w:tc>
      </w:tr>
      <w:tr w14:paraId="13007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restart"/>
            <w:noWrap w:val="0"/>
            <w:vAlign w:val="center"/>
          </w:tcPr>
          <w:p w14:paraId="037B0548">
            <w:pPr>
              <w:widowControl w:val="0"/>
              <w:ind w:firstLine="0" w:firstLineChars="0"/>
              <w:jc w:val="center"/>
              <w:rPr>
                <w:rFonts w:ascii="Times New Roman" w:hAnsi="Times New Roman" w:eastAsia="宋体" w:cs="Arial"/>
                <w:color w:val="000000"/>
                <w:kern w:val="2"/>
                <w:sz w:val="22"/>
                <w:szCs w:val="22"/>
                <w:lang w:val="en-US" w:eastAsia="en-US" w:bidi="ar-SA"/>
              </w:rPr>
            </w:pPr>
            <w:r>
              <w:rPr>
                <w:rFonts w:hint="eastAsia" w:ascii="Times New Roman" w:hAnsi="Times New Roman" w:eastAsia="宋体" w:cs="Arial"/>
                <w:color w:val="000000"/>
                <w:lang w:val="en-US" w:eastAsia="zh-CN"/>
              </w:rPr>
              <w:t>N板</w:t>
            </w:r>
            <w:r>
              <w:rPr>
                <w:rFonts w:ascii="Times New Roman" w:hAnsi="Times New Roman" w:eastAsia="宋体" w:cs="Arial"/>
                <w:color w:val="000000"/>
                <w:lang w:eastAsia="zh-CN"/>
              </w:rPr>
              <w:t>数字输出</w:t>
            </w:r>
            <w:r>
              <w:rPr>
                <w:rFonts w:hint="eastAsia" w:ascii="Times New Roman" w:hAnsi="Times New Roman" w:eastAsia="宋体" w:cs="Arial"/>
                <w:color w:val="000000"/>
                <w:lang w:eastAsia="zh-CN"/>
              </w:rPr>
              <w:t>（</w:t>
            </w:r>
            <w:r>
              <w:rPr>
                <w:rFonts w:hint="eastAsia" w:ascii="Times New Roman" w:hAnsi="Times New Roman" w:eastAsia="宋体" w:cs="Arial"/>
                <w:color w:val="000000"/>
                <w:lang w:val="en-US" w:eastAsia="zh-CN"/>
              </w:rPr>
              <w:t>选配</w:t>
            </w:r>
            <w:r>
              <w:rPr>
                <w:rFonts w:hint="eastAsia" w:ascii="Times New Roman" w:hAnsi="Times New Roman" w:eastAsia="宋体" w:cs="Arial"/>
                <w:color w:val="000000"/>
                <w:lang w:eastAsia="zh-CN"/>
              </w:rPr>
              <w:t>）</w:t>
            </w:r>
          </w:p>
        </w:tc>
        <w:tc>
          <w:tcPr>
            <w:tcW w:w="1636" w:type="dxa"/>
            <w:noWrap w:val="0"/>
            <w:vAlign w:val="center"/>
          </w:tcPr>
          <w:p w14:paraId="501F33E1">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lang w:eastAsia="zh-CN"/>
              </w:rPr>
              <w:t>数量</w:t>
            </w:r>
          </w:p>
        </w:tc>
        <w:tc>
          <w:tcPr>
            <w:tcW w:w="5418" w:type="dxa"/>
            <w:noWrap w:val="0"/>
            <w:vAlign w:val="center"/>
          </w:tcPr>
          <w:p w14:paraId="2CBD8706">
            <w:pPr>
              <w:widowControl w:val="0"/>
              <w:ind w:firstLine="0" w:firstLineChars="0"/>
              <w:rPr>
                <w:rFonts w:hint="eastAsia" w:ascii="Times New Roman" w:hAnsi="Times New Roman" w:eastAsia="宋体" w:cs="Arial"/>
                <w:color w:val="000000"/>
                <w:kern w:val="2"/>
                <w:sz w:val="22"/>
                <w:szCs w:val="21"/>
                <w:lang w:val="en-US" w:eastAsia="en-US" w:bidi="ar-SA"/>
              </w:rPr>
            </w:pPr>
            <w:del w:id="2745" w:author="LKY" w:date="2026-07-08T11:17:04Z">
              <w:r>
                <w:rPr>
                  <w:rFonts w:hint="default" w:ascii="Times New Roman" w:hAnsi="Times New Roman" w:eastAsia="宋体" w:cs="Arial"/>
                  <w:color w:val="000000"/>
                  <w:szCs w:val="21"/>
                  <w:lang w:val="en-US" w:eastAsia="zh-CN"/>
                </w:rPr>
                <w:delText>8</w:delText>
              </w:r>
            </w:del>
            <w:del w:id="2746" w:author="LKY" w:date="2026-07-08T11:17:03Z">
              <w:r>
                <w:rPr>
                  <w:rFonts w:hint="default" w:ascii="Times New Roman" w:hAnsi="Times New Roman" w:eastAsia="宋体" w:cs="Arial"/>
                  <w:color w:val="000000"/>
                  <w:szCs w:val="21"/>
                  <w:lang w:val="en-US" w:eastAsia="zh-CN"/>
                </w:rPr>
                <w:delText>/</w:delText>
              </w:r>
            </w:del>
            <w:r>
              <w:rPr>
                <w:rFonts w:hint="default" w:ascii="Times New Roman" w:hAnsi="Times New Roman" w:eastAsia="宋体" w:cs="Arial"/>
                <w:color w:val="000000"/>
                <w:szCs w:val="21"/>
                <w:lang w:val="en-US" w:eastAsia="zh-CN"/>
              </w:rPr>
              <w:t>16</w:t>
            </w:r>
            <w:r>
              <w:rPr>
                <w:rFonts w:hint="eastAsia" w:ascii="Times New Roman" w:hAnsi="Times New Roman" w:eastAsia="宋体" w:cs="Arial"/>
                <w:color w:val="000000"/>
                <w:szCs w:val="21"/>
                <w:lang w:val="en-US" w:eastAsia="zh-CN"/>
              </w:rPr>
              <w:t>/32</w:t>
            </w:r>
            <w:r>
              <w:rPr>
                <w:rFonts w:ascii="Times New Roman" w:hAnsi="Times New Roman" w:eastAsia="宋体" w:cs="Arial"/>
                <w:color w:val="000000"/>
                <w:szCs w:val="21"/>
                <w:lang w:eastAsia="zh-CN"/>
              </w:rPr>
              <w:t>通道</w:t>
            </w:r>
          </w:p>
        </w:tc>
      </w:tr>
      <w:tr w14:paraId="31907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continue"/>
            <w:noWrap w:val="0"/>
            <w:vAlign w:val="center"/>
          </w:tcPr>
          <w:p w14:paraId="5E63432C">
            <w:pPr>
              <w:widowControl w:val="0"/>
              <w:jc w:val="center"/>
              <w:rPr>
                <w:rFonts w:ascii="Times New Roman" w:hAnsi="Times New Roman" w:cs="Arial"/>
                <w:kern w:val="0"/>
                <w:lang w:eastAsia="en-US"/>
              </w:rPr>
            </w:pPr>
          </w:p>
        </w:tc>
        <w:tc>
          <w:tcPr>
            <w:tcW w:w="1636" w:type="dxa"/>
            <w:noWrap w:val="0"/>
            <w:vAlign w:val="center"/>
          </w:tcPr>
          <w:p w14:paraId="5C29A069">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输出类型</w:t>
            </w:r>
          </w:p>
        </w:tc>
        <w:tc>
          <w:tcPr>
            <w:tcW w:w="5418" w:type="dxa"/>
            <w:noWrap w:val="0"/>
            <w:vAlign w:val="center"/>
          </w:tcPr>
          <w:p w14:paraId="72A58090">
            <w:pPr>
              <w:widowControl w:val="0"/>
              <w:ind w:firstLine="0" w:firstLineChars="0"/>
              <w:rPr>
                <w:rFonts w:hint="default" w:ascii="Times New Roman" w:hAnsi="Times New Roman" w:eastAsia="宋体" w:cs="Arial"/>
                <w:color w:val="000000"/>
                <w:kern w:val="2"/>
                <w:sz w:val="22"/>
                <w:szCs w:val="21"/>
                <w:lang w:val="en-US" w:eastAsia="en-US" w:bidi="ar-SA"/>
              </w:rPr>
            </w:pPr>
            <w:r>
              <w:rPr>
                <w:rFonts w:hint="eastAsia" w:ascii="Times New Roman" w:hAnsi="Times New Roman" w:eastAsia="宋体" w:cs="Arial"/>
                <w:color w:val="000000"/>
                <w:szCs w:val="21"/>
                <w:lang w:val="en-US" w:eastAsia="zh-CN"/>
              </w:rPr>
              <w:t>SINK</w:t>
            </w:r>
          </w:p>
        </w:tc>
      </w:tr>
      <w:tr w14:paraId="7A142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continue"/>
            <w:noWrap w:val="0"/>
            <w:vAlign w:val="center"/>
          </w:tcPr>
          <w:p w14:paraId="7A4F1F69">
            <w:pPr>
              <w:widowControl w:val="0"/>
              <w:jc w:val="center"/>
              <w:rPr>
                <w:rFonts w:ascii="Times New Roman" w:hAnsi="Times New Roman" w:cs="Arial"/>
                <w:kern w:val="0"/>
                <w:lang w:eastAsia="en-US"/>
              </w:rPr>
            </w:pPr>
          </w:p>
        </w:tc>
        <w:tc>
          <w:tcPr>
            <w:tcW w:w="1636" w:type="dxa"/>
            <w:noWrap w:val="0"/>
            <w:vAlign w:val="center"/>
          </w:tcPr>
          <w:p w14:paraId="2C4B5C00">
            <w:pPr>
              <w:widowControl w:val="0"/>
              <w:ind w:firstLine="0" w:firstLineChars="0"/>
              <w:jc w:val="center"/>
              <w:rPr>
                <w:rFonts w:hint="default"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输出容量</w:t>
            </w:r>
          </w:p>
        </w:tc>
        <w:tc>
          <w:tcPr>
            <w:tcW w:w="5418" w:type="dxa"/>
            <w:noWrap w:val="0"/>
            <w:vAlign w:val="center"/>
          </w:tcPr>
          <w:p w14:paraId="606638FB">
            <w:pPr>
              <w:widowControl w:val="0"/>
              <w:ind w:firstLine="0" w:firstLineChars="0"/>
              <w:rPr>
                <w:rFonts w:hint="default"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单路100mA</w:t>
            </w:r>
          </w:p>
        </w:tc>
      </w:tr>
      <w:tr w14:paraId="72707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 w:hRule="atLeast"/>
        </w:trPr>
        <w:tc>
          <w:tcPr>
            <w:tcW w:w="1481" w:type="dxa"/>
            <w:vMerge w:val="restart"/>
            <w:noWrap w:val="0"/>
            <w:vAlign w:val="center"/>
          </w:tcPr>
          <w:p w14:paraId="65665C33">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U</w:t>
            </w:r>
            <w:r>
              <w:rPr>
                <w:rFonts w:ascii="Times New Roman" w:hAnsi="Times New Roman" w:cs="Arial"/>
                <w:kern w:val="0"/>
                <w:lang w:eastAsia="en-US"/>
              </w:rPr>
              <w:t>SB</w:t>
            </w:r>
            <w:r>
              <w:rPr>
                <w:rFonts w:hint="eastAsia" w:ascii="Times New Roman" w:hAnsi="Times New Roman" w:cs="Arial"/>
                <w:kern w:val="0"/>
                <w:lang w:eastAsia="en-US"/>
              </w:rPr>
              <w:t>接口</w:t>
            </w:r>
          </w:p>
        </w:tc>
        <w:tc>
          <w:tcPr>
            <w:tcW w:w="1636" w:type="dxa"/>
            <w:noWrap w:val="0"/>
            <w:vAlign w:val="center"/>
          </w:tcPr>
          <w:p w14:paraId="03DFC36C">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数量</w:t>
            </w:r>
          </w:p>
        </w:tc>
        <w:tc>
          <w:tcPr>
            <w:tcW w:w="5418" w:type="dxa"/>
            <w:noWrap w:val="0"/>
            <w:vAlign w:val="center"/>
          </w:tcPr>
          <w:p w14:paraId="5A954ECD">
            <w:pPr>
              <w:widowControl/>
              <w:ind w:left="0" w:leftChars="0" w:firstLine="0" w:firstLineChars="0"/>
              <w:rPr>
                <w:rFonts w:hint="default" w:ascii="Times New Roman" w:hAnsi="Times New Roman" w:eastAsia="宋体" w:cs="Arial"/>
                <w:kern w:val="0"/>
                <w:lang w:val="en-US" w:eastAsia="zh-CN"/>
              </w:rPr>
            </w:pPr>
            <w:r>
              <w:rPr>
                <w:rFonts w:ascii="Times New Roman" w:hAnsi="Times New Roman" w:cs="Arial"/>
                <w:kern w:val="0"/>
                <w:lang w:eastAsia="en-US"/>
              </w:rPr>
              <w:t>1*</w:t>
            </w:r>
            <w:r>
              <w:rPr>
                <w:rFonts w:hint="eastAsia" w:ascii="Times New Roman" w:hAnsi="Times New Roman" w:cs="Arial"/>
                <w:kern w:val="0"/>
                <w:lang w:val="en-US" w:eastAsia="zh-CN"/>
              </w:rPr>
              <w:t>micro USB，</w:t>
            </w:r>
            <w:r>
              <w:rPr>
                <w:rFonts w:hint="default" w:ascii="Times New Roman" w:hAnsi="Times New Roman" w:cs="Arial"/>
                <w:kern w:val="0"/>
                <w:lang w:val="en-US" w:eastAsia="zh-CN"/>
              </w:rPr>
              <w:t>2</w:t>
            </w:r>
            <w:r>
              <w:rPr>
                <w:rFonts w:hint="eastAsia" w:ascii="Times New Roman" w:hAnsi="Times New Roman" w:cs="Arial"/>
                <w:kern w:val="0"/>
                <w:lang w:val="en-US" w:eastAsia="zh-CN"/>
              </w:rPr>
              <w:t>*USB 3.2 HOST</w:t>
            </w:r>
          </w:p>
        </w:tc>
      </w:tr>
      <w:tr w14:paraId="2D1F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 w:hRule="atLeast"/>
        </w:trPr>
        <w:tc>
          <w:tcPr>
            <w:tcW w:w="1481" w:type="dxa"/>
            <w:vMerge w:val="continue"/>
            <w:noWrap w:val="0"/>
            <w:vAlign w:val="center"/>
          </w:tcPr>
          <w:p w14:paraId="2D2ADCAF">
            <w:pPr>
              <w:widowControl w:val="0"/>
              <w:ind w:left="0" w:leftChars="0" w:firstLine="0" w:firstLineChars="0"/>
              <w:jc w:val="center"/>
              <w:rPr>
                <w:rFonts w:hint="eastAsia" w:ascii="Times New Roman" w:hAnsi="Times New Roman" w:cs="Arial"/>
                <w:kern w:val="0"/>
                <w:lang w:eastAsia="en-US"/>
              </w:rPr>
            </w:pPr>
          </w:p>
        </w:tc>
        <w:tc>
          <w:tcPr>
            <w:tcW w:w="1636" w:type="dxa"/>
            <w:noWrap w:val="0"/>
            <w:vAlign w:val="center"/>
          </w:tcPr>
          <w:p w14:paraId="5D2B836C">
            <w:pPr>
              <w:widowControl/>
              <w:ind w:left="0" w:leftChars="0" w:firstLine="0" w:firstLineChars="0"/>
              <w:jc w:val="center"/>
              <w:rPr>
                <w:rFonts w:hint="eastAsia" w:ascii="Times New Roman" w:hAnsi="Times New Roman" w:cs="Arial"/>
                <w:kern w:val="0"/>
                <w:lang w:eastAsia="en-US"/>
              </w:rPr>
            </w:pPr>
            <w:r>
              <w:rPr>
                <w:rFonts w:hint="eastAsia" w:ascii="Times New Roman" w:hAnsi="Times New Roman" w:cs="Arial"/>
                <w:kern w:val="0"/>
                <w:lang w:val="en-US" w:eastAsia="zh-CN"/>
              </w:rPr>
              <w:t>传输速度</w:t>
            </w:r>
          </w:p>
        </w:tc>
        <w:tc>
          <w:tcPr>
            <w:tcW w:w="5418" w:type="dxa"/>
            <w:noWrap w:val="0"/>
            <w:vAlign w:val="center"/>
          </w:tcPr>
          <w:p w14:paraId="74669F57">
            <w:pPr>
              <w:widowControl/>
              <w:ind w:left="0" w:leftChars="0" w:firstLine="0" w:firstLineChars="0"/>
              <w:jc w:val="left"/>
              <w:rPr>
                <w:rFonts w:ascii="Times New Roman" w:hAnsi="Times New Roman" w:cs="Arial"/>
                <w:kern w:val="0"/>
                <w:lang w:eastAsia="en-US"/>
              </w:rPr>
            </w:pPr>
            <w:r>
              <w:rPr>
                <w:rFonts w:hint="eastAsia" w:ascii="Times New Roman" w:hAnsi="Times New Roman" w:cs="Arial" w:eastAsiaTheme="minorEastAsia"/>
                <w:b w:val="0"/>
                <w:bCs w:val="0"/>
                <w:i w:val="0"/>
                <w:iCs w:val="0"/>
                <w:caps w:val="0"/>
                <w:color w:val="auto"/>
                <w:spacing w:val="0"/>
                <w:kern w:val="0"/>
                <w:sz w:val="21"/>
                <w:szCs w:val="24"/>
                <w:shd w:val="clear" w:fill="auto"/>
                <w:lang w:val="en-US" w:eastAsia="en-US"/>
              </w:rPr>
              <w:t>最大</w:t>
            </w:r>
            <w:r>
              <w:rPr>
                <w:rFonts w:hint="eastAsia" w:ascii="Times New Roman" w:hAnsi="Times New Roman" w:cs="Arial"/>
                <w:b w:val="0"/>
                <w:bCs w:val="0"/>
                <w:i w:val="0"/>
                <w:iCs w:val="0"/>
                <w:caps w:val="0"/>
                <w:color w:val="auto"/>
                <w:spacing w:val="0"/>
                <w:kern w:val="0"/>
                <w:sz w:val="21"/>
                <w:szCs w:val="24"/>
                <w:shd w:val="clear" w:fill="auto"/>
                <w:lang w:val="en-US" w:eastAsia="zh-CN"/>
              </w:rPr>
              <w:t>104</w:t>
            </w:r>
            <w:r>
              <w:rPr>
                <w:rFonts w:hint="eastAsia" w:ascii="Times New Roman" w:hAnsi="Times New Roman" w:cs="Arial" w:eastAsiaTheme="minorEastAsia"/>
                <w:b w:val="0"/>
                <w:bCs w:val="0"/>
                <w:i w:val="0"/>
                <w:iCs w:val="0"/>
                <w:caps w:val="0"/>
                <w:color w:val="auto"/>
                <w:spacing w:val="0"/>
                <w:kern w:val="0"/>
                <w:sz w:val="21"/>
                <w:szCs w:val="24"/>
                <w:shd w:val="clear" w:fill="auto"/>
                <w:lang w:eastAsia="en-US"/>
              </w:rPr>
              <w:t> MB/s</w:t>
            </w:r>
          </w:p>
        </w:tc>
      </w:tr>
      <w:tr w14:paraId="03E5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 w:hRule="atLeast"/>
        </w:trPr>
        <w:tc>
          <w:tcPr>
            <w:tcW w:w="1481" w:type="dxa"/>
            <w:vMerge w:val="continue"/>
            <w:noWrap w:val="0"/>
            <w:vAlign w:val="center"/>
          </w:tcPr>
          <w:p w14:paraId="3049E6A2">
            <w:pPr>
              <w:widowControl w:val="0"/>
              <w:ind w:left="0" w:leftChars="0" w:firstLine="0" w:firstLineChars="0"/>
              <w:jc w:val="center"/>
              <w:rPr>
                <w:rFonts w:hint="eastAsia" w:ascii="Times New Roman" w:hAnsi="Times New Roman" w:cs="Arial"/>
                <w:kern w:val="0"/>
                <w:lang w:eastAsia="en-US"/>
              </w:rPr>
            </w:pPr>
          </w:p>
        </w:tc>
        <w:tc>
          <w:tcPr>
            <w:tcW w:w="1636" w:type="dxa"/>
            <w:noWrap w:val="0"/>
            <w:vAlign w:val="center"/>
          </w:tcPr>
          <w:p w14:paraId="71BDD2AC">
            <w:pPr>
              <w:widowControl/>
              <w:ind w:left="0" w:leftChars="0" w:firstLine="0" w:firstLineChars="0"/>
              <w:jc w:val="center"/>
              <w:rPr>
                <w:rFonts w:hint="eastAsia" w:ascii="Times New Roman" w:hAnsi="Times New Roman" w:cs="Arial"/>
                <w:kern w:val="0"/>
                <w:lang w:eastAsia="en-US"/>
              </w:rPr>
            </w:pPr>
            <w:r>
              <w:rPr>
                <w:rFonts w:hint="eastAsia" w:ascii="Times New Roman" w:hAnsi="Times New Roman" w:cs="Arial"/>
                <w:kern w:val="0"/>
                <w:lang w:val="en-US" w:eastAsia="zh-CN"/>
              </w:rPr>
              <w:t>输出功率</w:t>
            </w:r>
          </w:p>
        </w:tc>
        <w:tc>
          <w:tcPr>
            <w:tcW w:w="5418" w:type="dxa"/>
            <w:noWrap w:val="0"/>
            <w:vAlign w:val="center"/>
          </w:tcPr>
          <w:p w14:paraId="195CE1BB">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val="en-US" w:eastAsia="zh-CN"/>
              </w:rPr>
              <w:t>100mA@5V</w:t>
            </w:r>
          </w:p>
        </w:tc>
      </w:tr>
      <w:tr w14:paraId="27FE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restart"/>
            <w:noWrap w:val="0"/>
            <w:vAlign w:val="center"/>
          </w:tcPr>
          <w:p w14:paraId="6F63E2D9">
            <w:pPr>
              <w:widowControl w:val="0"/>
              <w:ind w:left="0" w:leftChars="0" w:firstLine="0" w:firstLineChars="0"/>
              <w:jc w:val="center"/>
              <w:rPr>
                <w:rFonts w:hint="default" w:ascii="Times New Roman" w:hAnsi="Times New Roman" w:eastAsia="宋体" w:cs="Arial"/>
                <w:kern w:val="0"/>
                <w:lang w:val="en-US" w:eastAsia="zh-CN"/>
              </w:rPr>
            </w:pPr>
            <w:r>
              <w:rPr>
                <w:rFonts w:hint="eastAsia" w:ascii="Times New Roman" w:hAnsi="Times New Roman" w:cs="Arial"/>
                <w:kern w:val="0"/>
                <w:lang w:val="en-US" w:eastAsia="zh-CN"/>
              </w:rPr>
              <w:t>SD卡座</w:t>
            </w:r>
          </w:p>
        </w:tc>
        <w:tc>
          <w:tcPr>
            <w:tcW w:w="1636" w:type="dxa"/>
            <w:noWrap w:val="0"/>
            <w:vAlign w:val="center"/>
          </w:tcPr>
          <w:p w14:paraId="53D9E81E">
            <w:pPr>
              <w:widowControl/>
              <w:ind w:left="0" w:leftChars="0" w:firstLine="0" w:firstLineChars="0"/>
              <w:jc w:val="center"/>
              <w:rPr>
                <w:rFonts w:hint="eastAsia" w:ascii="Times New Roman" w:hAnsi="Times New Roman" w:cs="Arial"/>
                <w:kern w:val="0"/>
                <w:lang w:eastAsia="en-US"/>
              </w:rPr>
            </w:pPr>
            <w:r>
              <w:rPr>
                <w:rFonts w:hint="eastAsia" w:ascii="Times New Roman" w:hAnsi="Times New Roman" w:cs="Arial"/>
                <w:kern w:val="0"/>
                <w:lang w:eastAsia="en-US"/>
              </w:rPr>
              <w:t>数量</w:t>
            </w:r>
          </w:p>
        </w:tc>
        <w:tc>
          <w:tcPr>
            <w:tcW w:w="5418" w:type="dxa"/>
            <w:noWrap w:val="0"/>
            <w:vAlign w:val="center"/>
          </w:tcPr>
          <w:p w14:paraId="632A9900">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cs="Arial"/>
                <w:kern w:val="0"/>
                <w:lang w:val="en-US" w:eastAsia="zh-CN"/>
              </w:rPr>
              <w:t>1</w:t>
            </w:r>
          </w:p>
        </w:tc>
      </w:tr>
      <w:tr w14:paraId="5247B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continue"/>
            <w:noWrap w:val="0"/>
            <w:vAlign w:val="center"/>
          </w:tcPr>
          <w:p w14:paraId="7CE2BA61">
            <w:pPr>
              <w:widowControl w:val="0"/>
              <w:jc w:val="center"/>
              <w:rPr>
                <w:rFonts w:hint="eastAsia" w:ascii="Times New Roman" w:hAnsi="Times New Roman" w:cs="Arial"/>
                <w:kern w:val="0"/>
                <w:lang w:val="en-US" w:eastAsia="zh-CN"/>
              </w:rPr>
            </w:pPr>
          </w:p>
        </w:tc>
        <w:tc>
          <w:tcPr>
            <w:tcW w:w="1636" w:type="dxa"/>
            <w:noWrap w:val="0"/>
            <w:vAlign w:val="center"/>
          </w:tcPr>
          <w:p w14:paraId="79F6AE50">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val="en-US" w:eastAsia="zh-CN"/>
              </w:rPr>
              <w:t>规格</w:t>
            </w:r>
          </w:p>
        </w:tc>
        <w:tc>
          <w:tcPr>
            <w:tcW w:w="5418" w:type="dxa"/>
            <w:noWrap w:val="0"/>
            <w:vAlign w:val="center"/>
          </w:tcPr>
          <w:p w14:paraId="710B22C6">
            <w:pPr>
              <w:widowControl/>
              <w:ind w:left="0" w:leftChars="0" w:firstLine="0" w:firstLineChars="0"/>
              <w:rPr>
                <w:rFonts w:hint="eastAsia" w:ascii="Times New Roman" w:hAnsi="Times New Roman" w:cs="Arial"/>
                <w:kern w:val="0"/>
                <w:lang w:val="en-US" w:eastAsia="zh-CN"/>
              </w:rPr>
            </w:pPr>
            <w:r>
              <w:rPr>
                <w:rFonts w:hint="eastAsia" w:ascii="Times New Roman" w:hAnsi="Times New Roman" w:cs="Arial"/>
                <w:kern w:val="0"/>
                <w:lang w:val="en-US" w:eastAsia="zh-CN"/>
              </w:rPr>
              <w:t>支持SD、SDHC和SDXC（UHS-I）卡</w:t>
            </w:r>
          </w:p>
        </w:tc>
      </w:tr>
      <w:tr w14:paraId="5B4AC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noWrap w:val="0"/>
            <w:vAlign w:val="center"/>
          </w:tcPr>
          <w:p w14:paraId="050614BD">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HDMI接口</w:t>
            </w:r>
          </w:p>
        </w:tc>
        <w:tc>
          <w:tcPr>
            <w:tcW w:w="1636" w:type="dxa"/>
            <w:noWrap w:val="0"/>
            <w:vAlign w:val="center"/>
          </w:tcPr>
          <w:p w14:paraId="674D3255">
            <w:pPr>
              <w:widowControl/>
              <w:ind w:left="0" w:leftChars="0" w:firstLine="0" w:firstLineChars="0"/>
              <w:jc w:val="center"/>
              <w:rPr>
                <w:rFonts w:hint="eastAsia" w:ascii="Times New Roman" w:hAnsi="Times New Roman" w:eastAsia="宋体" w:cs="Arial"/>
                <w:kern w:val="0"/>
                <w:sz w:val="22"/>
                <w:szCs w:val="22"/>
                <w:lang w:val="en-US" w:eastAsia="en-US" w:bidi="ar-SA"/>
              </w:rPr>
            </w:pPr>
            <w:r>
              <w:rPr>
                <w:rFonts w:hint="eastAsia" w:ascii="Times New Roman" w:hAnsi="Times New Roman" w:cs="Arial"/>
                <w:kern w:val="0"/>
                <w:lang w:eastAsia="en-US"/>
              </w:rPr>
              <w:t>数量</w:t>
            </w:r>
          </w:p>
        </w:tc>
        <w:tc>
          <w:tcPr>
            <w:tcW w:w="5418" w:type="dxa"/>
            <w:noWrap w:val="0"/>
            <w:vAlign w:val="center"/>
          </w:tcPr>
          <w:p w14:paraId="70EDF4C9">
            <w:pPr>
              <w:widowControl/>
              <w:ind w:left="0" w:leftChars="0" w:firstLine="0" w:firstLineChars="0"/>
              <w:rPr>
                <w:rFonts w:hint="eastAsia" w:ascii="Times New Roman" w:hAnsi="Times New Roman" w:eastAsia="宋体" w:cs="Arial"/>
                <w:kern w:val="0"/>
                <w:sz w:val="22"/>
                <w:szCs w:val="22"/>
                <w:lang w:val="en-US" w:eastAsia="zh-CN" w:bidi="ar-SA"/>
              </w:rPr>
            </w:pPr>
            <w:r>
              <w:rPr>
                <w:rFonts w:hint="eastAsia" w:ascii="Times New Roman" w:hAnsi="Times New Roman" w:cs="Arial"/>
                <w:kern w:val="0"/>
                <w:lang w:val="en-US" w:eastAsia="zh-CN"/>
              </w:rPr>
              <w:t>1</w:t>
            </w:r>
          </w:p>
        </w:tc>
      </w:tr>
      <w:tr w14:paraId="6629C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restart"/>
            <w:noWrap w:val="0"/>
            <w:vAlign w:val="center"/>
          </w:tcPr>
          <w:p w14:paraId="16E25180">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天线</w:t>
            </w:r>
          </w:p>
        </w:tc>
        <w:tc>
          <w:tcPr>
            <w:tcW w:w="1636" w:type="dxa"/>
            <w:noWrap w:val="0"/>
            <w:vAlign w:val="center"/>
          </w:tcPr>
          <w:p w14:paraId="283F538D">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eastAsia="en-US"/>
              </w:rPr>
              <w:t>天线接口数量</w:t>
            </w:r>
          </w:p>
        </w:tc>
        <w:tc>
          <w:tcPr>
            <w:tcW w:w="5418" w:type="dxa"/>
            <w:noWrap w:val="0"/>
            <w:vAlign w:val="center"/>
          </w:tcPr>
          <w:p w14:paraId="3D6F1E13">
            <w:pPr>
              <w:widowControl/>
              <w:ind w:left="0" w:leftChars="0" w:firstLine="0" w:firstLineChars="0"/>
              <w:rPr>
                <w:rFonts w:hint="default" w:ascii="Times New Roman" w:hAnsi="Times New Roman" w:eastAsia="宋体" w:cs="Arial"/>
                <w:color w:val="000000"/>
                <w:kern w:val="0"/>
                <w:sz w:val="22"/>
                <w:szCs w:val="22"/>
                <w:lang w:val="en-US" w:eastAsia="zh-CN" w:bidi="en-US"/>
              </w:rPr>
            </w:pPr>
            <w:r>
              <w:rPr>
                <w:rFonts w:hint="eastAsia" w:ascii="Times New Roman" w:hAnsi="Times New Roman" w:cs="Arial"/>
                <w:kern w:val="0"/>
                <w:lang w:eastAsia="en-US"/>
              </w:rPr>
              <w:t>1</w:t>
            </w:r>
            <w:r>
              <w:rPr>
                <w:rFonts w:hint="eastAsia" w:ascii="Times New Roman" w:hAnsi="Times New Roman" w:cs="Arial"/>
                <w:kern w:val="0"/>
                <w:lang w:val="en-US" w:eastAsia="zh-CN"/>
              </w:rPr>
              <w:t>*Wi-Fi</w:t>
            </w:r>
            <w:r>
              <w:rPr>
                <w:rFonts w:hint="default" w:ascii="Times New Roman" w:hAnsi="Times New Roman" w:cs="Arial"/>
                <w:kern w:val="0"/>
                <w:lang w:val="en-US" w:eastAsia="zh-CN"/>
              </w:rPr>
              <w:t>/</w:t>
            </w:r>
            <w:r>
              <w:rPr>
                <w:rFonts w:hint="eastAsia" w:ascii="Times New Roman" w:hAnsi="Times New Roman" w:cs="Arial"/>
                <w:kern w:val="0"/>
                <w:lang w:val="en-US" w:eastAsia="zh-CN"/>
              </w:rPr>
              <w:t>移动网天线，1*</w:t>
            </w:r>
            <w:r>
              <w:rPr>
                <w:rFonts w:hint="default" w:ascii="Times New Roman" w:hAnsi="Times New Roman" w:cs="Arial"/>
                <w:kern w:val="0"/>
                <w:lang w:val="en-US" w:eastAsia="zh-CN"/>
              </w:rPr>
              <w:t>GPS</w:t>
            </w:r>
            <w:r>
              <w:rPr>
                <w:rFonts w:hint="eastAsia" w:ascii="Times New Roman" w:hAnsi="Times New Roman" w:cs="Arial"/>
                <w:kern w:val="0"/>
                <w:lang w:val="en-US" w:eastAsia="zh-CN"/>
              </w:rPr>
              <w:t>天线</w:t>
            </w:r>
          </w:p>
        </w:tc>
      </w:tr>
      <w:tr w14:paraId="0637A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continue"/>
            <w:noWrap w:val="0"/>
            <w:vAlign w:val="center"/>
          </w:tcPr>
          <w:p w14:paraId="622141AA">
            <w:pPr>
              <w:widowControl w:val="0"/>
              <w:ind w:left="0" w:leftChars="0" w:firstLine="0" w:firstLineChars="0"/>
              <w:jc w:val="center"/>
              <w:rPr>
                <w:rFonts w:hint="eastAsia" w:ascii="Times New Roman" w:hAnsi="Times New Roman" w:cs="Arial"/>
                <w:kern w:val="0"/>
                <w:lang w:val="en-US" w:eastAsia="zh-CN"/>
              </w:rPr>
            </w:pPr>
          </w:p>
        </w:tc>
        <w:tc>
          <w:tcPr>
            <w:tcW w:w="1636" w:type="dxa"/>
            <w:noWrap w:val="0"/>
            <w:vAlign w:val="center"/>
          </w:tcPr>
          <w:p w14:paraId="754035FA">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eastAsia="en-US"/>
              </w:rPr>
              <w:t>天线接口类型</w:t>
            </w:r>
          </w:p>
        </w:tc>
        <w:tc>
          <w:tcPr>
            <w:tcW w:w="5418" w:type="dxa"/>
            <w:noWrap w:val="0"/>
            <w:vAlign w:val="center"/>
          </w:tcPr>
          <w:p w14:paraId="2A8E4017">
            <w:pPr>
              <w:widowControl/>
              <w:ind w:left="0" w:leftChars="0" w:firstLine="0" w:firstLineChars="0"/>
              <w:rPr>
                <w:rFonts w:hint="eastAsia" w:ascii="Times New Roman" w:hAnsi="Times New Roman" w:eastAsia="宋体" w:cs="Arial"/>
                <w:color w:val="000000"/>
                <w:kern w:val="0"/>
                <w:sz w:val="22"/>
                <w:szCs w:val="22"/>
                <w:lang w:val="en-US" w:eastAsia="zh-CN" w:bidi="en-US"/>
              </w:rPr>
            </w:pPr>
            <w:r>
              <w:rPr>
                <w:rFonts w:hint="eastAsia" w:ascii="Times New Roman" w:hAnsi="Times New Roman" w:cs="Arial"/>
                <w:kern w:val="0"/>
                <w:lang w:eastAsia="en-US"/>
              </w:rPr>
              <w:t>S</w:t>
            </w:r>
            <w:r>
              <w:rPr>
                <w:rFonts w:ascii="Times New Roman" w:hAnsi="Times New Roman" w:cs="Arial"/>
                <w:kern w:val="0"/>
                <w:lang w:eastAsia="en-US"/>
              </w:rPr>
              <w:t>MA</w:t>
            </w:r>
            <w:r>
              <w:rPr>
                <w:rFonts w:hint="eastAsia" w:ascii="Times New Roman" w:hAnsi="Times New Roman" w:cs="Arial"/>
                <w:kern w:val="0"/>
                <w:lang w:eastAsia="en-US"/>
              </w:rPr>
              <w:t>孔式</w:t>
            </w:r>
          </w:p>
        </w:tc>
      </w:tr>
      <w:tr w14:paraId="46273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restart"/>
            <w:noWrap w:val="0"/>
            <w:vAlign w:val="center"/>
          </w:tcPr>
          <w:p w14:paraId="312516FB">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SSD接口</w:t>
            </w:r>
          </w:p>
        </w:tc>
        <w:tc>
          <w:tcPr>
            <w:tcW w:w="1636" w:type="dxa"/>
            <w:shd w:val="clear" w:color="auto" w:fill="auto"/>
            <w:noWrap w:val="0"/>
            <w:vAlign w:val="center"/>
          </w:tcPr>
          <w:p w14:paraId="53042487">
            <w:pPr>
              <w:widowControl/>
              <w:ind w:left="0" w:leftChars="0" w:firstLine="0" w:firstLineChars="0"/>
              <w:jc w:val="center"/>
              <w:rPr>
                <w:rFonts w:hint="eastAsia" w:ascii="Times New Roman" w:hAnsi="Times New Roman" w:cs="Arial" w:eastAsiaTheme="minorEastAsia"/>
                <w:kern w:val="0"/>
                <w:sz w:val="21"/>
                <w:szCs w:val="24"/>
                <w:lang w:val="en-US" w:eastAsia="en-US" w:bidi="ar-SA"/>
              </w:rPr>
            </w:pPr>
            <w:r>
              <w:rPr>
                <w:rFonts w:hint="eastAsia" w:ascii="Times New Roman" w:hAnsi="Times New Roman" w:cs="Arial"/>
                <w:kern w:val="0"/>
                <w:lang w:val="en-US" w:eastAsia="zh-CN"/>
              </w:rPr>
              <w:t>接口数量</w:t>
            </w:r>
          </w:p>
        </w:tc>
        <w:tc>
          <w:tcPr>
            <w:tcW w:w="5418" w:type="dxa"/>
            <w:shd w:val="clear" w:color="auto" w:fill="auto"/>
            <w:noWrap w:val="0"/>
            <w:vAlign w:val="center"/>
          </w:tcPr>
          <w:p w14:paraId="78DE1368">
            <w:pPr>
              <w:widowControl/>
              <w:ind w:left="0" w:leftChars="0" w:firstLine="0" w:firstLineChars="0"/>
              <w:rPr>
                <w:rFonts w:hint="eastAsia" w:ascii="Times New Roman" w:hAnsi="Times New Roman" w:cs="Arial" w:eastAsiaTheme="minorEastAsia"/>
                <w:kern w:val="0"/>
                <w:sz w:val="21"/>
                <w:szCs w:val="24"/>
                <w:lang w:val="en-US" w:eastAsia="en-US" w:bidi="ar-SA"/>
              </w:rPr>
            </w:pPr>
            <w:r>
              <w:rPr>
                <w:rFonts w:hint="eastAsia" w:ascii="Times New Roman" w:hAnsi="Times New Roman" w:cs="Arial"/>
                <w:kern w:val="0"/>
                <w:lang w:val="en-US" w:eastAsia="zh-CN"/>
              </w:rPr>
              <w:t>1</w:t>
            </w:r>
          </w:p>
        </w:tc>
      </w:tr>
      <w:tr w14:paraId="6A14C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81" w:type="dxa"/>
            <w:vMerge w:val="continue"/>
            <w:noWrap w:val="0"/>
            <w:vAlign w:val="center"/>
          </w:tcPr>
          <w:p w14:paraId="3EDB83B9">
            <w:pPr>
              <w:widowControl w:val="0"/>
              <w:ind w:left="0" w:leftChars="0" w:firstLine="0" w:firstLineChars="0"/>
              <w:jc w:val="center"/>
              <w:rPr>
                <w:rFonts w:hint="default" w:ascii="Times New Roman" w:hAnsi="Times New Roman" w:cs="Arial"/>
                <w:kern w:val="0"/>
                <w:lang w:val="en-US" w:eastAsia="zh-CN"/>
              </w:rPr>
            </w:pPr>
          </w:p>
        </w:tc>
        <w:tc>
          <w:tcPr>
            <w:tcW w:w="1636" w:type="dxa"/>
            <w:noWrap w:val="0"/>
            <w:vAlign w:val="center"/>
          </w:tcPr>
          <w:p w14:paraId="28BDF8E8">
            <w:pPr>
              <w:widowControl/>
              <w:ind w:left="0" w:leftChars="0" w:firstLine="0" w:firstLineChars="0"/>
              <w:jc w:val="center"/>
              <w:rPr>
                <w:rFonts w:hint="default" w:ascii="Times New Roman" w:hAnsi="Times New Roman" w:cs="Arial" w:eastAsiaTheme="minorEastAsia"/>
                <w:kern w:val="0"/>
                <w:lang w:val="en-US" w:eastAsia="zh-CN"/>
              </w:rPr>
            </w:pPr>
            <w:r>
              <w:rPr>
                <w:rFonts w:hint="eastAsia" w:ascii="Times New Roman" w:hAnsi="Times New Roman" w:cs="Arial"/>
                <w:kern w:val="0"/>
                <w:lang w:val="en-US" w:eastAsia="zh-CN"/>
              </w:rPr>
              <w:t>接口类型</w:t>
            </w:r>
          </w:p>
        </w:tc>
        <w:tc>
          <w:tcPr>
            <w:tcW w:w="5418" w:type="dxa"/>
            <w:noWrap w:val="0"/>
            <w:vAlign w:val="center"/>
          </w:tcPr>
          <w:p w14:paraId="2F09D9C2">
            <w:pPr>
              <w:widowControl/>
              <w:ind w:left="0" w:leftChars="0" w:firstLine="0" w:firstLineChars="0"/>
              <w:rPr>
                <w:rFonts w:hint="eastAsia" w:ascii="Times New Roman" w:hAnsi="Times New Roman" w:cs="Arial" w:eastAsiaTheme="minorEastAsia"/>
                <w:kern w:val="0"/>
                <w:lang w:val="en-US" w:eastAsia="zh-CN"/>
              </w:rPr>
            </w:pPr>
            <w:r>
              <w:rPr>
                <w:rFonts w:hint="eastAsia" w:ascii="Times New Roman" w:hAnsi="Times New Roman" w:cs="Arial" w:eastAsiaTheme="minorEastAsia"/>
                <w:i w:val="0"/>
                <w:iCs w:val="0"/>
                <w:caps w:val="0"/>
                <w:color w:val="auto"/>
                <w:spacing w:val="0"/>
                <w:kern w:val="0"/>
                <w:sz w:val="21"/>
                <w:szCs w:val="24"/>
                <w:shd w:val="clear" w:fill="auto"/>
              </w:rPr>
              <w:t>B&amp;M key</w:t>
            </w:r>
          </w:p>
        </w:tc>
      </w:tr>
      <w:tr w14:paraId="7E7B5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481" w:type="dxa"/>
            <w:vMerge w:val="continue"/>
            <w:noWrap w:val="0"/>
            <w:vAlign w:val="center"/>
          </w:tcPr>
          <w:p w14:paraId="70F3F250">
            <w:pPr>
              <w:widowControl w:val="0"/>
              <w:jc w:val="center"/>
              <w:rPr>
                <w:rFonts w:hint="eastAsia" w:ascii="Times New Roman" w:hAnsi="Times New Roman" w:cs="Arial"/>
                <w:kern w:val="0"/>
                <w:lang w:val="en-US" w:eastAsia="zh-CN"/>
              </w:rPr>
            </w:pPr>
          </w:p>
        </w:tc>
        <w:tc>
          <w:tcPr>
            <w:tcW w:w="1636" w:type="dxa"/>
            <w:noWrap w:val="0"/>
            <w:vAlign w:val="center"/>
          </w:tcPr>
          <w:p w14:paraId="6C6E4106">
            <w:pPr>
              <w:widowControl/>
              <w:ind w:left="0" w:leftChars="0" w:firstLine="0" w:firstLineChars="0"/>
              <w:jc w:val="center"/>
              <w:rPr>
                <w:rFonts w:hint="eastAsia" w:ascii="Times New Roman" w:hAnsi="Times New Roman" w:cs="Arial" w:eastAsiaTheme="minorEastAsia"/>
                <w:kern w:val="0"/>
                <w:lang w:val="en-US" w:eastAsia="zh-CN"/>
              </w:rPr>
            </w:pPr>
            <w:r>
              <w:rPr>
                <w:rFonts w:hint="eastAsia" w:ascii="Times New Roman" w:hAnsi="Times New Roman" w:cs="Arial"/>
                <w:kern w:val="0"/>
                <w:lang w:val="en-US" w:eastAsia="zh-CN"/>
              </w:rPr>
              <w:t>支持协议</w:t>
            </w:r>
          </w:p>
        </w:tc>
        <w:tc>
          <w:tcPr>
            <w:tcW w:w="5418" w:type="dxa"/>
            <w:noWrap w:val="0"/>
            <w:vAlign w:val="center"/>
          </w:tcPr>
          <w:p w14:paraId="08C60FB1">
            <w:pPr>
              <w:widowControl w:val="0"/>
              <w:ind w:left="0" w:leftChars="0" w:firstLine="0" w:firstLineChars="0"/>
              <w:rPr>
                <w:rFonts w:hint="default" w:ascii="Times New Roman" w:hAnsi="Times New Roman" w:cs="Arial" w:eastAsiaTheme="minorEastAsia"/>
                <w:kern w:val="0"/>
                <w:lang w:val="en-US" w:eastAsia="zh-CN"/>
              </w:rPr>
            </w:pPr>
            <w:r>
              <w:rPr>
                <w:rFonts w:hint="eastAsia" w:ascii="Times New Roman" w:hAnsi="Times New Roman" w:cs="Arial"/>
                <w:kern w:val="0"/>
                <w:lang w:val="en-US" w:eastAsia="zh-CN"/>
              </w:rPr>
              <w:t>NVME协议</w:t>
            </w:r>
          </w:p>
        </w:tc>
      </w:tr>
      <w:tr w14:paraId="112C9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481" w:type="dxa"/>
            <w:vMerge w:val="restart"/>
            <w:noWrap w:val="0"/>
            <w:vAlign w:val="center"/>
          </w:tcPr>
          <w:p w14:paraId="04DA1D1A">
            <w:pPr>
              <w:widowControl w:val="0"/>
              <w:jc w:val="center"/>
              <w:rPr>
                <w:rFonts w:ascii="Times New Roman" w:hAnsi="Times New Roman" w:cs="Arial"/>
                <w:kern w:val="0"/>
                <w:lang w:eastAsia="en-US"/>
              </w:rPr>
            </w:pPr>
            <w:r>
              <w:rPr>
                <w:rFonts w:hint="eastAsia" w:ascii="Times New Roman" w:hAnsi="Times New Roman" w:cs="Arial"/>
                <w:kern w:val="0"/>
                <w:lang w:val="en-US" w:eastAsia="zh-CN"/>
              </w:rPr>
              <w:t>4G模块</w:t>
            </w:r>
            <w:r>
              <w:rPr>
                <w:rFonts w:hint="eastAsia" w:ascii="Times New Roman" w:hAnsi="Times New Roman" w:cs="Arial"/>
                <w:kern w:val="0"/>
                <w:lang w:eastAsia="en-US"/>
              </w:rPr>
              <w:t>(选配功能)</w:t>
            </w:r>
          </w:p>
        </w:tc>
        <w:tc>
          <w:tcPr>
            <w:tcW w:w="1636" w:type="dxa"/>
            <w:noWrap w:val="0"/>
            <w:vAlign w:val="center"/>
          </w:tcPr>
          <w:p w14:paraId="5CC63E7D">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-E</w:t>
            </w:r>
            <w:r>
              <w:rPr>
                <w:rFonts w:hint="eastAsia" w:ascii="Times New Roman" w:hAnsi="Times New Roman" w:cs="Arial"/>
                <w:kern w:val="0"/>
                <w:lang w:eastAsia="en-US"/>
              </w:rPr>
              <w:t>版本</w:t>
            </w:r>
          </w:p>
        </w:tc>
        <w:tc>
          <w:tcPr>
            <w:tcW w:w="5418" w:type="dxa"/>
            <w:noWrap w:val="0"/>
            <w:vAlign w:val="center"/>
          </w:tcPr>
          <w:p w14:paraId="24A1BD27">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w:t>
            </w:r>
            <w:r>
              <w:rPr>
                <w:rFonts w:hint="eastAsia" w:ascii="Times New Roman" w:hAnsi="Times New Roman" w:cs="Arial"/>
                <w:kern w:val="0"/>
                <w:lang w:eastAsia="en-US"/>
              </w:rPr>
              <w:t>:</w:t>
            </w:r>
            <w:r>
              <w:rPr>
                <w:rFonts w:ascii="Times New Roman" w:hAnsi="Times New Roman" w:cs="Arial"/>
                <w:kern w:val="0"/>
                <w:lang w:eastAsia="en-US"/>
              </w:rPr>
              <w:t>900,1800MHz</w:t>
            </w:r>
          </w:p>
          <w:p w14:paraId="3FD91616">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w:t>
            </w:r>
            <w:r>
              <w:rPr>
                <w:rFonts w:hint="eastAsia" w:ascii="Times New Roman" w:hAnsi="Times New Roman" w:cs="Arial"/>
                <w:kern w:val="0"/>
                <w:lang w:eastAsia="en-US"/>
              </w:rPr>
              <w:t>:</w:t>
            </w:r>
            <w:r>
              <w:rPr>
                <w:rFonts w:ascii="Times New Roman" w:hAnsi="Times New Roman" w:cs="Arial"/>
                <w:kern w:val="0"/>
                <w:lang w:eastAsia="en-US"/>
              </w:rPr>
              <w:t>B1,B5,B8</w:t>
            </w:r>
          </w:p>
          <w:p w14:paraId="084358C5">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w:t>
            </w:r>
            <w:r>
              <w:rPr>
                <w:rFonts w:hint="eastAsia" w:ascii="Times New Roman" w:hAnsi="Times New Roman" w:cs="Arial"/>
                <w:kern w:val="0"/>
                <w:lang w:eastAsia="en-US"/>
              </w:rPr>
              <w:t>:</w:t>
            </w:r>
            <w:r>
              <w:rPr>
                <w:rFonts w:ascii="Times New Roman" w:hAnsi="Times New Roman" w:cs="Arial"/>
                <w:kern w:val="0"/>
                <w:lang w:eastAsia="en-US"/>
              </w:rPr>
              <w:t>B1,B3,B5,B7,B8,B20</w:t>
            </w:r>
          </w:p>
          <w:p w14:paraId="20B80060">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w:t>
            </w:r>
            <w:r>
              <w:rPr>
                <w:rFonts w:hint="eastAsia" w:ascii="Times New Roman" w:hAnsi="Times New Roman" w:cs="Arial"/>
                <w:kern w:val="0"/>
                <w:lang w:eastAsia="en-US"/>
              </w:rPr>
              <w:t>:</w:t>
            </w:r>
            <w:r>
              <w:rPr>
                <w:rFonts w:ascii="Times New Roman" w:hAnsi="Times New Roman" w:cs="Arial"/>
                <w:kern w:val="0"/>
                <w:lang w:eastAsia="en-US"/>
              </w:rPr>
              <w:t>B38,B40,B41</w:t>
            </w:r>
          </w:p>
        </w:tc>
      </w:tr>
      <w:tr w14:paraId="6CC8B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481" w:type="dxa"/>
            <w:vMerge w:val="continue"/>
            <w:noWrap w:val="0"/>
            <w:vAlign w:val="center"/>
          </w:tcPr>
          <w:p w14:paraId="5E298A08">
            <w:pPr>
              <w:widowControl w:val="0"/>
              <w:jc w:val="center"/>
              <w:rPr>
                <w:rFonts w:ascii="Times New Roman" w:hAnsi="Times New Roman" w:cs="Arial"/>
                <w:kern w:val="0"/>
                <w:lang w:eastAsia="en-US"/>
              </w:rPr>
            </w:pPr>
          </w:p>
        </w:tc>
        <w:tc>
          <w:tcPr>
            <w:tcW w:w="1636" w:type="dxa"/>
            <w:noWrap w:val="0"/>
            <w:vAlign w:val="center"/>
          </w:tcPr>
          <w:p w14:paraId="4E3285A3">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L-CE版本</w:t>
            </w:r>
          </w:p>
        </w:tc>
        <w:tc>
          <w:tcPr>
            <w:tcW w:w="5418" w:type="dxa"/>
            <w:noWrap w:val="0"/>
            <w:vAlign w:val="top"/>
          </w:tcPr>
          <w:p w14:paraId="3E81C2E6">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w:t>
            </w:r>
            <w:r>
              <w:rPr>
                <w:rFonts w:hint="eastAsia" w:ascii="Times New Roman" w:hAnsi="Times New Roman" w:cs="Arial"/>
                <w:kern w:val="0"/>
                <w:lang w:eastAsia="en-US"/>
              </w:rPr>
              <w:t>:</w:t>
            </w:r>
            <w:r>
              <w:rPr>
                <w:rFonts w:ascii="Times New Roman" w:hAnsi="Times New Roman" w:cs="Arial"/>
                <w:kern w:val="0"/>
                <w:lang w:eastAsia="en-US"/>
              </w:rPr>
              <w:t>900,1800MHz</w:t>
            </w:r>
          </w:p>
          <w:p w14:paraId="09526A49">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w:t>
            </w:r>
            <w:r>
              <w:rPr>
                <w:rFonts w:hint="eastAsia" w:ascii="Times New Roman" w:hAnsi="Times New Roman" w:cs="Arial"/>
                <w:kern w:val="0"/>
                <w:lang w:eastAsia="en-US"/>
              </w:rPr>
              <w:t>:</w:t>
            </w:r>
            <w:r>
              <w:rPr>
                <w:rFonts w:ascii="Times New Roman" w:hAnsi="Times New Roman" w:cs="Arial"/>
                <w:kern w:val="0"/>
                <w:lang w:eastAsia="en-US"/>
              </w:rPr>
              <w:t>B1,B8</w:t>
            </w:r>
          </w:p>
          <w:p w14:paraId="22C84339">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TD-SCDMA</w:t>
            </w:r>
            <w:r>
              <w:rPr>
                <w:rFonts w:hint="eastAsia" w:ascii="Times New Roman" w:hAnsi="Times New Roman" w:cs="Arial"/>
                <w:kern w:val="0"/>
                <w:lang w:eastAsia="en-US"/>
              </w:rPr>
              <w:t>:</w:t>
            </w:r>
            <w:r>
              <w:rPr>
                <w:rFonts w:ascii="Times New Roman" w:hAnsi="Times New Roman" w:cs="Arial"/>
                <w:kern w:val="0"/>
                <w:lang w:eastAsia="en-US"/>
              </w:rPr>
              <w:t>B34,B39</w:t>
            </w:r>
          </w:p>
          <w:p w14:paraId="603EC4A3">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w:t>
            </w:r>
            <w:r>
              <w:rPr>
                <w:rFonts w:hint="eastAsia" w:ascii="Times New Roman" w:hAnsi="Times New Roman" w:cs="Arial"/>
                <w:kern w:val="0"/>
                <w:lang w:eastAsia="en-US"/>
              </w:rPr>
              <w:t>:</w:t>
            </w:r>
            <w:r>
              <w:rPr>
                <w:rFonts w:ascii="Times New Roman" w:hAnsi="Times New Roman" w:cs="Arial"/>
                <w:kern w:val="0"/>
                <w:lang w:eastAsia="en-US"/>
              </w:rPr>
              <w:t>B1,B3,B8</w:t>
            </w:r>
          </w:p>
          <w:p w14:paraId="4E73A436">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w:t>
            </w:r>
            <w:r>
              <w:rPr>
                <w:rFonts w:hint="eastAsia" w:ascii="Times New Roman" w:hAnsi="Times New Roman" w:cs="Arial"/>
                <w:kern w:val="0"/>
                <w:lang w:eastAsia="en-US"/>
              </w:rPr>
              <w:t>:</w:t>
            </w:r>
            <w:r>
              <w:rPr>
                <w:rFonts w:ascii="Times New Roman" w:hAnsi="Times New Roman" w:cs="Arial"/>
                <w:kern w:val="0"/>
                <w:lang w:eastAsia="en-US"/>
              </w:rPr>
              <w:t>B38,B39,B40,B41</w:t>
            </w:r>
          </w:p>
        </w:tc>
      </w:tr>
      <w:tr w14:paraId="1340B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81" w:type="dxa"/>
            <w:vMerge w:val="continue"/>
            <w:noWrap w:val="0"/>
            <w:vAlign w:val="center"/>
          </w:tcPr>
          <w:p w14:paraId="06838B69">
            <w:pPr>
              <w:widowControl w:val="0"/>
              <w:jc w:val="center"/>
              <w:rPr>
                <w:rFonts w:ascii="Times New Roman" w:hAnsi="Times New Roman" w:cs="Arial"/>
                <w:kern w:val="0"/>
                <w:lang w:eastAsia="en-US"/>
              </w:rPr>
            </w:pPr>
          </w:p>
        </w:tc>
        <w:tc>
          <w:tcPr>
            <w:tcW w:w="1636" w:type="dxa"/>
            <w:noWrap w:val="0"/>
            <w:vAlign w:val="center"/>
          </w:tcPr>
          <w:p w14:paraId="3F1F11D3">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w:t>
            </w:r>
            <w:r>
              <w:rPr>
                <w:rFonts w:hint="eastAsia" w:ascii="Times New Roman" w:hAnsi="Times New Roman" w:cs="Arial"/>
                <w:kern w:val="0"/>
                <w:lang w:eastAsia="en-US"/>
              </w:rPr>
              <w:t>版本</w:t>
            </w:r>
          </w:p>
        </w:tc>
        <w:tc>
          <w:tcPr>
            <w:tcW w:w="5418" w:type="dxa"/>
            <w:noWrap w:val="0"/>
            <w:vAlign w:val="center"/>
          </w:tcPr>
          <w:p w14:paraId="19767A2B">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WCDMA:B2,B4,B5</w:t>
            </w:r>
          </w:p>
          <w:p w14:paraId="7D83FAFE">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FDD-LTE:B2,B4,B12</w:t>
            </w:r>
          </w:p>
        </w:tc>
      </w:tr>
      <w:tr w14:paraId="115FD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1481" w:type="dxa"/>
            <w:vMerge w:val="continue"/>
            <w:noWrap w:val="0"/>
            <w:vAlign w:val="center"/>
          </w:tcPr>
          <w:p w14:paraId="3AE6181A">
            <w:pPr>
              <w:widowControl w:val="0"/>
              <w:jc w:val="center"/>
              <w:rPr>
                <w:rFonts w:ascii="Times New Roman" w:hAnsi="Times New Roman" w:cs="Arial"/>
                <w:kern w:val="0"/>
                <w:lang w:eastAsia="en-US"/>
              </w:rPr>
            </w:pPr>
          </w:p>
        </w:tc>
        <w:tc>
          <w:tcPr>
            <w:tcW w:w="1636" w:type="dxa"/>
            <w:noWrap w:val="0"/>
            <w:vAlign w:val="center"/>
          </w:tcPr>
          <w:p w14:paraId="10695ED8">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-AU</w:t>
            </w:r>
            <w:r>
              <w:rPr>
                <w:rFonts w:hint="eastAsia" w:ascii="Times New Roman" w:hAnsi="Times New Roman" w:cs="Arial"/>
                <w:kern w:val="0"/>
                <w:lang w:eastAsia="en-US"/>
              </w:rPr>
              <w:t>版本</w:t>
            </w:r>
          </w:p>
        </w:tc>
        <w:tc>
          <w:tcPr>
            <w:tcW w:w="5418" w:type="dxa"/>
            <w:noWrap w:val="0"/>
            <w:vAlign w:val="center"/>
          </w:tcPr>
          <w:p w14:paraId="67A60364">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GSM/EDGE:850,900,1800MHz</w:t>
            </w:r>
          </w:p>
          <w:p w14:paraId="41DEC7C3">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WCDMA:B1,B2,B5,B8</w:t>
            </w:r>
          </w:p>
          <w:p w14:paraId="10D57223">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FDD-LTE:B1,B3,B4,B5,B7,B8,B28</w:t>
            </w:r>
          </w:p>
          <w:p w14:paraId="5E36BC4B">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TDD-LTE:B40</w:t>
            </w:r>
          </w:p>
        </w:tc>
      </w:tr>
      <w:tr w14:paraId="2087C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1481" w:type="dxa"/>
            <w:vMerge w:val="continue"/>
            <w:noWrap w:val="0"/>
            <w:vAlign w:val="center"/>
          </w:tcPr>
          <w:p w14:paraId="110829F6">
            <w:pPr>
              <w:widowControl w:val="0"/>
              <w:jc w:val="center"/>
              <w:rPr>
                <w:rFonts w:ascii="Times New Roman" w:hAnsi="Times New Roman" w:cs="Arial"/>
                <w:kern w:val="0"/>
                <w:lang w:eastAsia="en-US"/>
              </w:rPr>
            </w:pPr>
          </w:p>
        </w:tc>
        <w:tc>
          <w:tcPr>
            <w:tcW w:w="1636" w:type="dxa"/>
            <w:noWrap w:val="0"/>
            <w:vAlign w:val="center"/>
          </w:tcPr>
          <w:p w14:paraId="2D964E00">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-AF</w:t>
            </w:r>
            <w:r>
              <w:rPr>
                <w:rFonts w:hint="eastAsia" w:ascii="Times New Roman" w:hAnsi="Times New Roman" w:cs="Arial"/>
                <w:kern w:val="0"/>
                <w:lang w:eastAsia="en-US"/>
              </w:rPr>
              <w:t>版本</w:t>
            </w:r>
          </w:p>
        </w:tc>
        <w:tc>
          <w:tcPr>
            <w:tcW w:w="5418" w:type="dxa"/>
            <w:noWrap w:val="0"/>
            <w:vAlign w:val="center"/>
          </w:tcPr>
          <w:p w14:paraId="36964BD1">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WCDMA:B2,B4,B5</w:t>
            </w:r>
          </w:p>
          <w:p w14:paraId="121D4B68">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FDD-LTE:B2,B4,B5,B12,B13,B14,B66,B71</w:t>
            </w:r>
          </w:p>
        </w:tc>
      </w:tr>
      <w:tr w14:paraId="5009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1481" w:type="dxa"/>
            <w:vMerge w:val="continue"/>
            <w:noWrap w:val="0"/>
            <w:vAlign w:val="center"/>
          </w:tcPr>
          <w:p w14:paraId="06B867EE">
            <w:pPr>
              <w:widowControl w:val="0"/>
              <w:jc w:val="center"/>
              <w:rPr>
                <w:rFonts w:ascii="Times New Roman" w:hAnsi="Times New Roman" w:cs="Arial"/>
                <w:kern w:val="0"/>
                <w:lang w:eastAsia="en-US"/>
              </w:rPr>
            </w:pPr>
          </w:p>
        </w:tc>
        <w:tc>
          <w:tcPr>
            <w:tcW w:w="1636" w:type="dxa"/>
            <w:noWrap w:val="0"/>
            <w:vAlign w:val="center"/>
          </w:tcPr>
          <w:p w14:paraId="15D8FB75">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C</w:t>
            </w:r>
            <w:r>
              <w:rPr>
                <w:rFonts w:ascii="Times New Roman" w:hAnsi="Times New Roman" w:cs="Arial"/>
                <w:kern w:val="0"/>
                <w:lang w:eastAsia="en-US"/>
              </w:rPr>
              <w:t>AT-1</w:t>
            </w:r>
            <w:r>
              <w:rPr>
                <w:rFonts w:hint="eastAsia" w:ascii="Times New Roman" w:hAnsi="Times New Roman" w:cs="Arial"/>
                <w:kern w:val="0"/>
                <w:lang w:eastAsia="en-US"/>
              </w:rPr>
              <w:t>版本</w:t>
            </w:r>
          </w:p>
        </w:tc>
        <w:tc>
          <w:tcPr>
            <w:tcW w:w="5418" w:type="dxa"/>
            <w:noWrap w:val="0"/>
            <w:vAlign w:val="center"/>
          </w:tcPr>
          <w:p w14:paraId="338DC354">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GSM:900,1800</w:t>
            </w:r>
          </w:p>
          <w:p w14:paraId="72007A39">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FDD-LTE:B1,B3,B5,B8</w:t>
            </w:r>
          </w:p>
          <w:p w14:paraId="0778287E">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TDD-LTE:B34,B38,B39,B40,B41</w:t>
            </w:r>
          </w:p>
        </w:tc>
      </w:tr>
      <w:tr w14:paraId="41B12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81" w:type="dxa"/>
            <w:vMerge w:val="restart"/>
            <w:noWrap w:val="0"/>
            <w:vAlign w:val="center"/>
          </w:tcPr>
          <w:p w14:paraId="21219828">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5G模块</w:t>
            </w:r>
            <w:r>
              <w:rPr>
                <w:rFonts w:hint="eastAsia" w:ascii="Times New Roman" w:hAnsi="Times New Roman" w:cs="Arial"/>
                <w:kern w:val="0"/>
                <w:lang w:eastAsia="en-US"/>
              </w:rPr>
              <w:t>(选配功能)</w:t>
            </w:r>
          </w:p>
        </w:tc>
        <w:tc>
          <w:tcPr>
            <w:tcW w:w="1636" w:type="dxa"/>
            <w:noWrap w:val="0"/>
            <w:vAlign w:val="center"/>
          </w:tcPr>
          <w:p w14:paraId="6FE0CC68">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eastAsia="en-US"/>
              </w:rPr>
              <w:t>redcap</w:t>
            </w:r>
            <w:r>
              <w:rPr>
                <w:rFonts w:hint="eastAsia" w:ascii="Times New Roman" w:hAnsi="Times New Roman" w:cs="Arial"/>
                <w:kern w:val="0"/>
                <w:lang w:val="en-US" w:eastAsia="zh-CN"/>
              </w:rPr>
              <w:t>版本</w:t>
            </w:r>
          </w:p>
        </w:tc>
        <w:tc>
          <w:tcPr>
            <w:tcW w:w="5418" w:type="dxa"/>
            <w:noWrap w:val="0"/>
            <w:vAlign w:val="center"/>
          </w:tcPr>
          <w:p w14:paraId="35BEDF29">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5G NR：N1/N3/N5/N8/N28/N41/N78/N79</w:t>
            </w:r>
          </w:p>
          <w:p w14:paraId="1A9D3A60">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LTE-FDD：B1/B3/B5/B8</w:t>
            </w:r>
          </w:p>
          <w:p w14:paraId="3C1ACD2C">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LTE-TD：B34/B38/B39/B40/B41</w:t>
            </w:r>
          </w:p>
        </w:tc>
      </w:tr>
      <w:tr w14:paraId="24DF1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81" w:type="dxa"/>
            <w:vMerge w:val="continue"/>
            <w:noWrap w:val="0"/>
            <w:vAlign w:val="center"/>
          </w:tcPr>
          <w:p w14:paraId="0133AB23">
            <w:pPr>
              <w:widowControl w:val="0"/>
              <w:ind w:left="0" w:leftChars="0" w:firstLine="0" w:firstLineChars="0"/>
              <w:jc w:val="center"/>
              <w:rPr>
                <w:rFonts w:hint="eastAsia" w:ascii="Times New Roman" w:hAnsi="Times New Roman" w:cs="Arial"/>
                <w:kern w:val="0"/>
                <w:lang w:val="en-US" w:eastAsia="zh-CN"/>
              </w:rPr>
            </w:pPr>
          </w:p>
        </w:tc>
        <w:tc>
          <w:tcPr>
            <w:tcW w:w="1636" w:type="dxa"/>
            <w:noWrap w:val="0"/>
            <w:vAlign w:val="center"/>
          </w:tcPr>
          <w:p w14:paraId="5C00DA3B">
            <w:pPr>
              <w:widowControl/>
              <w:ind w:left="0" w:leftChars="0" w:firstLine="0" w:firstLineChars="0"/>
              <w:jc w:val="center"/>
              <w:rPr>
                <w:rFonts w:hint="default" w:ascii="Times New Roman" w:hAnsi="Times New Roman" w:cs="Arial" w:eastAsiaTheme="minorEastAsia"/>
                <w:kern w:val="0"/>
                <w:lang w:val="en-US" w:eastAsia="zh-CN"/>
              </w:rPr>
            </w:pPr>
            <w:r>
              <w:rPr>
                <w:rFonts w:hint="eastAsia" w:ascii="Times New Roman" w:hAnsi="Times New Roman" w:cs="Arial"/>
                <w:kern w:val="0"/>
                <w:lang w:val="en-US" w:eastAsia="zh-CN"/>
              </w:rPr>
              <w:t>N-CN版本</w:t>
            </w:r>
          </w:p>
        </w:tc>
        <w:tc>
          <w:tcPr>
            <w:tcW w:w="5418" w:type="dxa"/>
            <w:noWrap w:val="0"/>
            <w:vAlign w:val="center"/>
          </w:tcPr>
          <w:p w14:paraId="4B9371F2">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NR：N1/28/41/78/79</w:t>
            </w:r>
          </w:p>
          <w:p w14:paraId="488A36FC">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LTE：FDD B1/3/5/8</w:t>
            </w:r>
          </w:p>
          <w:p w14:paraId="6794732D">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LTE：TDD B34/38/39/40/41</w:t>
            </w:r>
          </w:p>
          <w:p w14:paraId="35B40775">
            <w:pPr>
              <w:widowControl w:val="0"/>
              <w:ind w:firstLine="0" w:firstLineChars="0"/>
              <w:rPr>
                <w:rFonts w:hint="eastAsia" w:ascii="宋体" w:hAnsi="宋体" w:eastAsia="宋体" w:cs="宋体"/>
                <w:sz w:val="24"/>
                <w:szCs w:val="24"/>
                <w:lang w:val="en-US" w:eastAsia="zh-CN"/>
              </w:rPr>
            </w:pPr>
            <w:r>
              <w:rPr>
                <w:rFonts w:hint="eastAsia" w:ascii="Times New Roman" w:hAnsi="Times New Roman" w:eastAsia="宋体" w:cs="Arial"/>
                <w:color w:val="000000"/>
                <w:szCs w:val="21"/>
                <w:lang w:val="en-US" w:eastAsia="zh-CN"/>
              </w:rPr>
              <w:t>WCDMA：B1/8</w:t>
            </w:r>
          </w:p>
        </w:tc>
      </w:tr>
      <w:tr w14:paraId="18E65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81" w:type="dxa"/>
            <w:vMerge w:val="restart"/>
            <w:noWrap w:val="0"/>
            <w:vAlign w:val="center"/>
          </w:tcPr>
          <w:p w14:paraId="6827B9B7">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val="en-US" w:eastAsia="zh-CN"/>
              </w:rPr>
              <w:t>Wi-Fi</w:t>
            </w:r>
            <w:r>
              <w:rPr>
                <w:rFonts w:hint="eastAsia" w:ascii="Times New Roman" w:hAnsi="Times New Roman" w:cs="Arial"/>
                <w:kern w:val="0"/>
                <w:lang w:eastAsia="en-US"/>
              </w:rPr>
              <w:t>(选配功能)</w:t>
            </w:r>
          </w:p>
        </w:tc>
        <w:tc>
          <w:tcPr>
            <w:tcW w:w="1636" w:type="dxa"/>
            <w:noWrap w:val="0"/>
            <w:vAlign w:val="center"/>
          </w:tcPr>
          <w:p w14:paraId="21D05077">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接口</w:t>
            </w:r>
          </w:p>
        </w:tc>
        <w:tc>
          <w:tcPr>
            <w:tcW w:w="5418" w:type="dxa"/>
            <w:noWrap w:val="0"/>
            <w:vAlign w:val="center"/>
          </w:tcPr>
          <w:p w14:paraId="1857D283">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PCIE</w:t>
            </w:r>
          </w:p>
        </w:tc>
      </w:tr>
      <w:tr w14:paraId="40FF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81" w:type="dxa"/>
            <w:vMerge w:val="continue"/>
            <w:noWrap w:val="0"/>
            <w:vAlign w:val="center"/>
          </w:tcPr>
          <w:p w14:paraId="0339C25F">
            <w:pPr>
              <w:widowControl w:val="0"/>
              <w:jc w:val="center"/>
              <w:rPr>
                <w:rFonts w:ascii="Times New Roman" w:hAnsi="Times New Roman" w:cs="Arial"/>
                <w:kern w:val="0"/>
                <w:lang w:eastAsia="en-US"/>
              </w:rPr>
            </w:pPr>
          </w:p>
        </w:tc>
        <w:tc>
          <w:tcPr>
            <w:tcW w:w="1636" w:type="dxa"/>
            <w:noWrap w:val="0"/>
            <w:vAlign w:val="center"/>
          </w:tcPr>
          <w:p w14:paraId="56983F3F">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协议</w:t>
            </w:r>
          </w:p>
        </w:tc>
        <w:tc>
          <w:tcPr>
            <w:tcW w:w="5418" w:type="dxa"/>
            <w:noWrap w:val="0"/>
            <w:vAlign w:val="center"/>
          </w:tcPr>
          <w:p w14:paraId="7FE69005">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IEEE 802.11b/g/n</w:t>
            </w:r>
          </w:p>
        </w:tc>
      </w:tr>
      <w:tr w14:paraId="5D37B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81" w:type="dxa"/>
            <w:vMerge w:val="continue"/>
            <w:noWrap w:val="0"/>
            <w:vAlign w:val="center"/>
          </w:tcPr>
          <w:p w14:paraId="6967C3FB">
            <w:pPr>
              <w:widowControl w:val="0"/>
              <w:jc w:val="center"/>
              <w:rPr>
                <w:rFonts w:ascii="Times New Roman" w:hAnsi="Times New Roman" w:cs="Arial"/>
                <w:kern w:val="0"/>
                <w:lang w:eastAsia="en-US"/>
              </w:rPr>
            </w:pPr>
          </w:p>
        </w:tc>
        <w:tc>
          <w:tcPr>
            <w:tcW w:w="1636" w:type="dxa"/>
            <w:noWrap w:val="0"/>
            <w:vAlign w:val="center"/>
          </w:tcPr>
          <w:p w14:paraId="4E4A7E95">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模式</w:t>
            </w:r>
          </w:p>
        </w:tc>
        <w:tc>
          <w:tcPr>
            <w:tcW w:w="5418" w:type="dxa"/>
            <w:noWrap w:val="0"/>
            <w:vAlign w:val="center"/>
          </w:tcPr>
          <w:p w14:paraId="36185869">
            <w:pPr>
              <w:widowControl w:val="0"/>
              <w:ind w:firstLine="0" w:firstLineChars="0"/>
              <w:rPr>
                <w:rFonts w:hint="default"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STA，AP</w:t>
            </w:r>
          </w:p>
        </w:tc>
      </w:tr>
      <w:tr w14:paraId="6D484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81" w:type="dxa"/>
            <w:vMerge w:val="continue"/>
            <w:noWrap w:val="0"/>
            <w:vAlign w:val="center"/>
          </w:tcPr>
          <w:p w14:paraId="0029C200">
            <w:pPr>
              <w:widowControl w:val="0"/>
              <w:jc w:val="center"/>
              <w:rPr>
                <w:rFonts w:ascii="Times New Roman" w:hAnsi="Times New Roman" w:cs="Arial"/>
                <w:kern w:val="0"/>
                <w:lang w:eastAsia="en-US"/>
              </w:rPr>
            </w:pPr>
          </w:p>
        </w:tc>
        <w:tc>
          <w:tcPr>
            <w:tcW w:w="1636" w:type="dxa"/>
            <w:noWrap w:val="0"/>
            <w:vAlign w:val="center"/>
          </w:tcPr>
          <w:p w14:paraId="76B7B0A6">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频段</w:t>
            </w:r>
          </w:p>
        </w:tc>
        <w:tc>
          <w:tcPr>
            <w:tcW w:w="5418" w:type="dxa"/>
            <w:noWrap w:val="0"/>
            <w:vAlign w:val="center"/>
          </w:tcPr>
          <w:p w14:paraId="7E76655D">
            <w:pPr>
              <w:widowControl w:val="0"/>
              <w:ind w:firstLine="0" w:firstLineChars="0"/>
              <w:rPr>
                <w:rFonts w:hint="default" w:ascii="Times New Roman" w:hAnsi="Times New Roman" w:eastAsia="宋体" w:cs="Arial"/>
                <w:color w:val="000000"/>
                <w:sz w:val="22"/>
                <w:szCs w:val="21"/>
                <w:lang w:val="en-US" w:eastAsia="en-US" w:bidi="en-US"/>
              </w:rPr>
            </w:pPr>
            <w:r>
              <w:rPr>
                <w:rFonts w:hint="eastAsia" w:ascii="Times New Roman" w:hAnsi="Times New Roman" w:cs="Arial"/>
                <w:color w:val="000000"/>
                <w:szCs w:val="21"/>
                <w:lang w:val="en-US" w:eastAsia="zh-CN"/>
              </w:rPr>
              <w:t>2.4GHz</w:t>
            </w:r>
          </w:p>
        </w:tc>
      </w:tr>
      <w:tr w14:paraId="65A42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81" w:type="dxa"/>
            <w:vMerge w:val="continue"/>
            <w:noWrap w:val="0"/>
            <w:vAlign w:val="center"/>
          </w:tcPr>
          <w:p w14:paraId="1A42C897">
            <w:pPr>
              <w:widowControl w:val="0"/>
              <w:jc w:val="center"/>
              <w:rPr>
                <w:rFonts w:ascii="Times New Roman" w:hAnsi="Times New Roman" w:cs="Arial"/>
                <w:kern w:val="0"/>
                <w:lang w:eastAsia="en-US"/>
              </w:rPr>
            </w:pPr>
          </w:p>
        </w:tc>
        <w:tc>
          <w:tcPr>
            <w:tcW w:w="1636" w:type="dxa"/>
            <w:noWrap w:val="0"/>
            <w:vAlign w:val="center"/>
          </w:tcPr>
          <w:p w14:paraId="536B3FF5">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通道数</w:t>
            </w:r>
          </w:p>
        </w:tc>
        <w:tc>
          <w:tcPr>
            <w:tcW w:w="5418" w:type="dxa"/>
            <w:noWrap w:val="0"/>
            <w:vAlign w:val="center"/>
          </w:tcPr>
          <w:p w14:paraId="71FB87CD">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Ch1 ~ Ch1</w:t>
            </w:r>
            <w:r>
              <w:rPr>
                <w:rFonts w:hint="eastAsia" w:ascii="Times New Roman" w:hAnsi="Times New Roman" w:cs="Arial"/>
                <w:color w:val="000000"/>
                <w:szCs w:val="21"/>
                <w:lang w:val="en-US" w:eastAsia="zh-CN"/>
              </w:rPr>
              <w:t>3</w:t>
            </w:r>
          </w:p>
        </w:tc>
      </w:tr>
      <w:tr w14:paraId="34F89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81" w:type="dxa"/>
            <w:vMerge w:val="continue"/>
            <w:noWrap w:val="0"/>
            <w:vAlign w:val="center"/>
          </w:tcPr>
          <w:p w14:paraId="2D86F689">
            <w:pPr>
              <w:widowControl w:val="0"/>
              <w:jc w:val="center"/>
              <w:rPr>
                <w:rFonts w:ascii="Times New Roman" w:hAnsi="Times New Roman" w:cs="Arial"/>
                <w:kern w:val="0"/>
                <w:lang w:eastAsia="en-US"/>
              </w:rPr>
            </w:pPr>
          </w:p>
        </w:tc>
        <w:tc>
          <w:tcPr>
            <w:tcW w:w="1636" w:type="dxa"/>
            <w:noWrap w:val="0"/>
            <w:vAlign w:val="center"/>
          </w:tcPr>
          <w:p w14:paraId="39F2D183">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zh-CN"/>
              </w:rPr>
              <w:t>安全性</w:t>
            </w:r>
          </w:p>
        </w:tc>
        <w:tc>
          <w:tcPr>
            <w:tcW w:w="5418" w:type="dxa"/>
            <w:noWrap w:val="0"/>
            <w:vAlign w:val="center"/>
          </w:tcPr>
          <w:p w14:paraId="73390861">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eastAsia="zh-CN"/>
              </w:rPr>
              <w:t>Open、WPA、WPA2</w:t>
            </w:r>
          </w:p>
        </w:tc>
      </w:tr>
      <w:tr w14:paraId="6FB59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81" w:type="dxa"/>
            <w:vMerge w:val="continue"/>
            <w:noWrap w:val="0"/>
            <w:vAlign w:val="center"/>
          </w:tcPr>
          <w:p w14:paraId="6E2DB39C">
            <w:pPr>
              <w:widowControl w:val="0"/>
              <w:jc w:val="center"/>
              <w:rPr>
                <w:rFonts w:ascii="Times New Roman" w:hAnsi="Times New Roman" w:cs="Arial"/>
                <w:kern w:val="0"/>
                <w:lang w:eastAsia="en-US"/>
              </w:rPr>
            </w:pPr>
          </w:p>
        </w:tc>
        <w:tc>
          <w:tcPr>
            <w:tcW w:w="1636" w:type="dxa"/>
            <w:noWrap w:val="0"/>
            <w:vAlign w:val="center"/>
          </w:tcPr>
          <w:p w14:paraId="153A469D">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en-US"/>
              </w:rPr>
              <w:t>加密</w:t>
            </w:r>
          </w:p>
        </w:tc>
        <w:tc>
          <w:tcPr>
            <w:tcW w:w="5418" w:type="dxa"/>
            <w:noWrap w:val="0"/>
            <w:vAlign w:val="center"/>
          </w:tcPr>
          <w:p w14:paraId="5E596AA3">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eastAsia="zh-CN"/>
              </w:rPr>
              <w:t>AES、TKIP、TKIPAES</w:t>
            </w:r>
          </w:p>
        </w:tc>
      </w:tr>
      <w:tr w14:paraId="654B0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81" w:type="dxa"/>
            <w:vMerge w:val="continue"/>
            <w:noWrap w:val="0"/>
            <w:vAlign w:val="center"/>
          </w:tcPr>
          <w:p w14:paraId="7249A2CC">
            <w:pPr>
              <w:widowControl w:val="0"/>
              <w:jc w:val="center"/>
              <w:rPr>
                <w:rFonts w:ascii="Times New Roman" w:hAnsi="Times New Roman" w:cs="Arial"/>
                <w:kern w:val="0"/>
                <w:lang w:eastAsia="en-US"/>
              </w:rPr>
            </w:pPr>
          </w:p>
        </w:tc>
        <w:tc>
          <w:tcPr>
            <w:tcW w:w="1636" w:type="dxa"/>
            <w:noWrap w:val="0"/>
            <w:vAlign w:val="center"/>
          </w:tcPr>
          <w:p w14:paraId="38CD5106">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en-US"/>
              </w:rPr>
              <w:t>连接数</w:t>
            </w:r>
          </w:p>
        </w:tc>
        <w:tc>
          <w:tcPr>
            <w:tcW w:w="5418" w:type="dxa"/>
            <w:noWrap w:val="0"/>
            <w:vAlign w:val="center"/>
          </w:tcPr>
          <w:p w14:paraId="7248A996">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8</w:t>
            </w:r>
            <w:r>
              <w:rPr>
                <w:rFonts w:hint="eastAsia" w:ascii="Times New Roman" w:hAnsi="Times New Roman" w:eastAsia="宋体" w:cs="Arial"/>
                <w:color w:val="000000"/>
                <w:szCs w:val="21"/>
                <w:lang w:eastAsia="zh-CN"/>
              </w:rPr>
              <w:t>（Max）</w:t>
            </w:r>
          </w:p>
        </w:tc>
      </w:tr>
      <w:tr w14:paraId="01870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81" w:type="dxa"/>
            <w:vMerge w:val="continue"/>
            <w:noWrap w:val="0"/>
            <w:vAlign w:val="center"/>
          </w:tcPr>
          <w:p w14:paraId="70FB179C">
            <w:pPr>
              <w:widowControl w:val="0"/>
              <w:jc w:val="center"/>
              <w:rPr>
                <w:rFonts w:ascii="Times New Roman" w:hAnsi="Times New Roman" w:cs="Arial"/>
                <w:kern w:val="0"/>
                <w:lang w:eastAsia="en-US"/>
              </w:rPr>
            </w:pPr>
          </w:p>
        </w:tc>
        <w:tc>
          <w:tcPr>
            <w:tcW w:w="1636" w:type="dxa"/>
            <w:noWrap w:val="0"/>
            <w:vAlign w:val="center"/>
          </w:tcPr>
          <w:p w14:paraId="34AF5FF1">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en-US"/>
              </w:rPr>
              <w:t>速率</w:t>
            </w:r>
          </w:p>
        </w:tc>
        <w:tc>
          <w:tcPr>
            <w:tcW w:w="5418" w:type="dxa"/>
            <w:noWrap w:val="0"/>
            <w:vAlign w:val="center"/>
          </w:tcPr>
          <w:p w14:paraId="00D1710B">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cs="Arial"/>
                <w:color w:val="000000"/>
                <w:szCs w:val="21"/>
                <w:lang w:val="en-US" w:eastAsia="zh-CN"/>
              </w:rPr>
              <w:t>150</w:t>
            </w:r>
            <w:r>
              <w:rPr>
                <w:rFonts w:hint="eastAsia" w:ascii="Times New Roman" w:hAnsi="Times New Roman" w:eastAsia="宋体" w:cs="Arial"/>
                <w:color w:val="000000"/>
                <w:szCs w:val="21"/>
                <w:lang w:eastAsia="zh-CN"/>
              </w:rPr>
              <w:t>Mbps（Max）</w:t>
            </w:r>
          </w:p>
        </w:tc>
      </w:tr>
      <w:tr w14:paraId="4C9FD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81" w:type="dxa"/>
            <w:vMerge w:val="continue"/>
            <w:noWrap w:val="0"/>
            <w:vAlign w:val="center"/>
          </w:tcPr>
          <w:p w14:paraId="06E977A2">
            <w:pPr>
              <w:widowControl w:val="0"/>
              <w:jc w:val="center"/>
              <w:rPr>
                <w:rFonts w:ascii="Times New Roman" w:hAnsi="Times New Roman" w:cs="Arial"/>
                <w:kern w:val="0"/>
                <w:lang w:eastAsia="en-US"/>
              </w:rPr>
            </w:pPr>
          </w:p>
        </w:tc>
        <w:tc>
          <w:tcPr>
            <w:tcW w:w="1636" w:type="dxa"/>
            <w:noWrap w:val="0"/>
            <w:vAlign w:val="center"/>
          </w:tcPr>
          <w:p w14:paraId="2D773BD4">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zh-CN"/>
              </w:rPr>
              <w:t>SSID广播开关</w:t>
            </w:r>
          </w:p>
        </w:tc>
        <w:tc>
          <w:tcPr>
            <w:tcW w:w="5418" w:type="dxa"/>
            <w:noWrap w:val="0"/>
            <w:vAlign w:val="center"/>
          </w:tcPr>
          <w:p w14:paraId="70451F97">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eastAsia="zh-CN"/>
              </w:rPr>
              <w:t>支持</w:t>
            </w:r>
          </w:p>
        </w:tc>
      </w:tr>
      <w:tr w14:paraId="0C530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1481" w:type="dxa"/>
            <w:noWrap w:val="0"/>
            <w:vAlign w:val="center"/>
          </w:tcPr>
          <w:p w14:paraId="44425E75">
            <w:pPr>
              <w:widowControl w:val="0"/>
              <w:ind w:left="0" w:leftChars="0" w:firstLine="0" w:firstLineChars="0"/>
              <w:jc w:val="center"/>
              <w:rPr>
                <w:rFonts w:ascii="Times New Roman" w:hAnsi="Times New Roman" w:cs="Arial"/>
                <w:color w:val="auto"/>
                <w:kern w:val="0"/>
                <w:lang w:eastAsia="en-US"/>
              </w:rPr>
            </w:pPr>
            <w:r>
              <w:rPr>
                <w:rFonts w:hint="eastAsia" w:ascii="Times New Roman" w:hAnsi="Times New Roman" w:cs="Arial"/>
                <w:color w:val="auto"/>
                <w:kern w:val="0"/>
                <w:lang w:eastAsia="en-US"/>
              </w:rPr>
              <w:t>指示灯</w:t>
            </w:r>
          </w:p>
        </w:tc>
        <w:tc>
          <w:tcPr>
            <w:tcW w:w="1636" w:type="dxa"/>
            <w:noWrap w:val="0"/>
            <w:vAlign w:val="center"/>
          </w:tcPr>
          <w:p w14:paraId="0E970212">
            <w:pPr>
              <w:widowControl/>
              <w:ind w:left="0" w:leftChars="0" w:firstLine="0" w:firstLineChars="0"/>
              <w:jc w:val="center"/>
              <w:rPr>
                <w:rFonts w:hint="default" w:ascii="Times New Roman" w:hAnsi="Times New Roman" w:eastAsia="宋体" w:cs="Arial"/>
                <w:color w:val="auto"/>
                <w:kern w:val="0"/>
                <w:lang w:val="en-US" w:eastAsia="zh-CN"/>
              </w:rPr>
            </w:pPr>
            <w:r>
              <w:rPr>
                <w:rFonts w:hint="eastAsia" w:ascii="Times New Roman" w:hAnsi="Times New Roman" w:cs="Arial"/>
                <w:color w:val="auto"/>
                <w:kern w:val="0"/>
                <w:lang w:val="en-US" w:eastAsia="zh-CN"/>
              </w:rPr>
              <w:t>数量</w:t>
            </w:r>
          </w:p>
        </w:tc>
        <w:tc>
          <w:tcPr>
            <w:tcW w:w="5418" w:type="dxa"/>
            <w:noWrap w:val="0"/>
            <w:vAlign w:val="center"/>
          </w:tcPr>
          <w:p w14:paraId="04AF977E">
            <w:pPr>
              <w:widowControl/>
              <w:ind w:left="0" w:leftChars="0" w:firstLine="0" w:firstLineChars="0"/>
              <w:rPr>
                <w:rFonts w:hint="default" w:ascii="Times New Roman" w:hAnsi="Times New Roman" w:cs="Arial"/>
                <w:color w:val="auto"/>
                <w:kern w:val="0"/>
                <w:lang w:val="en-US" w:eastAsia="zh-CN"/>
              </w:rPr>
            </w:pPr>
            <w:r>
              <w:rPr>
                <w:rFonts w:hint="eastAsia" w:ascii="Times New Roman" w:hAnsi="Times New Roman" w:cs="Arial"/>
                <w:color w:val="auto"/>
                <w:kern w:val="0"/>
                <w:lang w:val="en-US" w:eastAsia="zh-CN"/>
              </w:rPr>
              <w:t>LED*</w:t>
            </w:r>
            <w:r>
              <w:rPr>
                <w:rFonts w:hint="default" w:ascii="Times New Roman" w:hAnsi="Times New Roman" w:cs="Arial"/>
                <w:color w:val="auto"/>
                <w:kern w:val="0"/>
                <w:lang w:val="en-US" w:eastAsia="zh-CN"/>
              </w:rPr>
              <w:t>3</w:t>
            </w:r>
            <w:r>
              <w:rPr>
                <w:rFonts w:hint="eastAsia" w:ascii="Times New Roman" w:hAnsi="Times New Roman" w:cs="Arial"/>
                <w:color w:val="auto"/>
                <w:kern w:val="0"/>
                <w:lang w:val="en-US" w:eastAsia="zh-CN"/>
              </w:rPr>
              <w:t>（含两个可编程LED）</w:t>
            </w:r>
          </w:p>
        </w:tc>
      </w:tr>
      <w:tr w14:paraId="1CFCF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Merge w:val="restart"/>
            <w:noWrap w:val="0"/>
            <w:vAlign w:val="center"/>
          </w:tcPr>
          <w:p w14:paraId="51A7FC1D">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环境</w:t>
            </w:r>
          </w:p>
        </w:tc>
        <w:tc>
          <w:tcPr>
            <w:tcW w:w="1636" w:type="dxa"/>
            <w:noWrap w:val="0"/>
            <w:vAlign w:val="center"/>
          </w:tcPr>
          <w:p w14:paraId="3A02CBAF">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工作温度、湿度</w:t>
            </w:r>
          </w:p>
        </w:tc>
        <w:tc>
          <w:tcPr>
            <w:tcW w:w="5418" w:type="dxa"/>
            <w:noWrap w:val="0"/>
            <w:vAlign w:val="center"/>
          </w:tcPr>
          <w:p w14:paraId="708FA039">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-40～8</w:t>
            </w:r>
            <w:r>
              <w:rPr>
                <w:rFonts w:hint="eastAsia" w:ascii="Times New Roman" w:hAnsi="Times New Roman" w:cs="Arial"/>
                <w:kern w:val="0"/>
                <w:lang w:val="en-US" w:eastAsia="zh-CN"/>
              </w:rPr>
              <w:t>5</w:t>
            </w:r>
            <w:r>
              <w:rPr>
                <w:rFonts w:hint="eastAsia" w:ascii="Times New Roman" w:hAnsi="Times New Roman" w:cs="Arial"/>
                <w:kern w:val="0"/>
                <w:lang w:eastAsia="en-US"/>
              </w:rPr>
              <w:t>℃</w:t>
            </w:r>
            <w:r>
              <w:rPr>
                <w:rFonts w:hint="eastAsia" w:ascii="Times New Roman" w:hAnsi="Times New Roman" w:cs="Arial"/>
                <w:kern w:val="0"/>
                <w:lang w:val="en-US" w:eastAsia="zh-CN"/>
              </w:rPr>
              <w:t>/0~70℃，</w:t>
            </w:r>
            <w:r>
              <w:rPr>
                <w:rFonts w:ascii="Times New Roman" w:hAnsi="Times New Roman" w:cs="Arial"/>
                <w:kern w:val="0"/>
                <w:lang w:eastAsia="en-US"/>
              </w:rPr>
              <w:t>5～95% RH</w:t>
            </w:r>
          </w:p>
        </w:tc>
      </w:tr>
      <w:tr w14:paraId="4AE92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Merge w:val="continue"/>
            <w:noWrap w:val="0"/>
            <w:vAlign w:val="center"/>
          </w:tcPr>
          <w:p w14:paraId="6E762CE0">
            <w:pPr>
              <w:widowControl w:val="0"/>
              <w:jc w:val="center"/>
              <w:rPr>
                <w:rFonts w:ascii="Times New Roman" w:hAnsi="Times New Roman" w:cs="Arial"/>
                <w:kern w:val="0"/>
                <w:lang w:eastAsia="en-US"/>
              </w:rPr>
            </w:pPr>
          </w:p>
        </w:tc>
        <w:tc>
          <w:tcPr>
            <w:tcW w:w="1636" w:type="dxa"/>
            <w:noWrap w:val="0"/>
            <w:vAlign w:val="center"/>
          </w:tcPr>
          <w:p w14:paraId="2E2C4ED6">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存储温度、湿度</w:t>
            </w:r>
          </w:p>
        </w:tc>
        <w:tc>
          <w:tcPr>
            <w:tcW w:w="5418" w:type="dxa"/>
            <w:noWrap w:val="0"/>
            <w:vAlign w:val="center"/>
          </w:tcPr>
          <w:p w14:paraId="4AE643FA">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-40～85</w:t>
            </w:r>
            <w:r>
              <w:rPr>
                <w:rFonts w:hint="eastAsia" w:ascii="Times New Roman" w:hAnsi="Times New Roman" w:cs="Arial"/>
                <w:kern w:val="0"/>
                <w:lang w:eastAsia="en-US"/>
              </w:rPr>
              <w:t>℃</w:t>
            </w:r>
            <w:r>
              <w:rPr>
                <w:rFonts w:ascii="Times New Roman" w:hAnsi="Times New Roman" w:cs="Arial"/>
                <w:kern w:val="0"/>
                <w:lang w:eastAsia="en-US"/>
              </w:rPr>
              <w:t>，5～95% RH</w:t>
            </w:r>
          </w:p>
        </w:tc>
      </w:tr>
      <w:tr w14:paraId="3396E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Merge w:val="restart"/>
            <w:noWrap w:val="0"/>
            <w:vAlign w:val="center"/>
          </w:tcPr>
          <w:p w14:paraId="3AD03FA8">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其他</w:t>
            </w:r>
          </w:p>
        </w:tc>
        <w:tc>
          <w:tcPr>
            <w:tcW w:w="1636" w:type="dxa"/>
            <w:noWrap w:val="0"/>
            <w:vAlign w:val="center"/>
          </w:tcPr>
          <w:p w14:paraId="04B71E67">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外壳</w:t>
            </w:r>
          </w:p>
        </w:tc>
        <w:tc>
          <w:tcPr>
            <w:tcW w:w="5418" w:type="dxa"/>
            <w:noWrap w:val="0"/>
            <w:vAlign w:val="center"/>
          </w:tcPr>
          <w:p w14:paraId="4F019351">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铝合金外壳+不锈钢</w:t>
            </w:r>
          </w:p>
        </w:tc>
      </w:tr>
      <w:tr w14:paraId="464F4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Merge w:val="continue"/>
            <w:noWrap w:val="0"/>
            <w:vAlign w:val="center"/>
          </w:tcPr>
          <w:p w14:paraId="1C460E3E">
            <w:pPr>
              <w:widowControl w:val="0"/>
              <w:jc w:val="center"/>
              <w:rPr>
                <w:rFonts w:ascii="Times New Roman" w:hAnsi="Times New Roman" w:cs="Arial"/>
                <w:kern w:val="0"/>
                <w:lang w:eastAsia="en-US"/>
              </w:rPr>
            </w:pPr>
          </w:p>
        </w:tc>
        <w:tc>
          <w:tcPr>
            <w:tcW w:w="1636" w:type="dxa"/>
            <w:noWrap w:val="0"/>
            <w:vAlign w:val="center"/>
          </w:tcPr>
          <w:p w14:paraId="438BC8FB">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尺寸</w:t>
            </w:r>
          </w:p>
        </w:tc>
        <w:tc>
          <w:tcPr>
            <w:tcW w:w="5418" w:type="dxa"/>
            <w:noWrap w:val="0"/>
            <w:vAlign w:val="center"/>
          </w:tcPr>
          <w:p w14:paraId="21827230">
            <w:pPr>
              <w:widowControl/>
              <w:ind w:left="0" w:leftChars="0" w:firstLine="0" w:firstLineChars="0"/>
              <w:rPr>
                <w:rFonts w:hint="eastAsia" w:ascii="Times New Roman" w:hAnsi="Times New Roman" w:eastAsia="宋体" w:cs="Arial"/>
                <w:color w:val="000000"/>
                <w:kern w:val="0"/>
                <w:sz w:val="22"/>
                <w:szCs w:val="22"/>
                <w:lang w:val="en-US" w:eastAsia="zh-CN" w:bidi="en-US"/>
              </w:rPr>
            </w:pPr>
            <w:r>
              <w:rPr>
                <w:rFonts w:hint="eastAsia" w:ascii="Times New Roman" w:hAnsi="Times New Roman" w:cs="Times New Roman" w:eastAsiaTheme="minorEastAsia"/>
                <w:kern w:val="2"/>
                <w:sz w:val="22"/>
                <w:szCs w:val="22"/>
                <w:lang w:val="en-US" w:eastAsia="zh-CN" w:bidi="ar-SA"/>
              </w:rPr>
              <w:t>110*</w:t>
            </w:r>
            <w:r>
              <w:rPr>
                <w:rFonts w:hint="eastAsia" w:ascii="Times New Roman" w:hAnsi="Times New Roman" w:cs="Times New Roman"/>
                <w:kern w:val="2"/>
                <w:sz w:val="22"/>
                <w:szCs w:val="22"/>
                <w:lang w:val="en-US" w:eastAsia="zh-CN" w:bidi="ar-SA"/>
              </w:rPr>
              <w:t>92</w:t>
            </w:r>
            <w:r>
              <w:rPr>
                <w:rFonts w:hint="eastAsia" w:ascii="Times New Roman" w:hAnsi="Times New Roman" w:cs="Times New Roman" w:eastAsiaTheme="minorEastAsia"/>
                <w:kern w:val="2"/>
                <w:sz w:val="22"/>
                <w:szCs w:val="22"/>
                <w:lang w:val="en-US" w:eastAsia="zh-CN" w:bidi="ar-SA"/>
              </w:rPr>
              <w:t>*</w:t>
            </w:r>
            <w:r>
              <w:rPr>
                <w:rFonts w:hint="eastAsia" w:ascii="Times New Roman" w:hAnsi="Times New Roman" w:cs="Times New Roman"/>
                <w:kern w:val="2"/>
                <w:sz w:val="22"/>
                <w:szCs w:val="22"/>
                <w:lang w:val="en-US" w:eastAsia="zh-CN" w:bidi="ar-SA"/>
              </w:rPr>
              <w:t>38</w:t>
            </w:r>
            <w:r>
              <w:rPr>
                <w:rFonts w:hint="eastAsia" w:ascii="Times New Roman" w:hAnsi="Times New Roman" w:cs="Times New Roman" w:eastAsiaTheme="minorEastAsia"/>
                <w:kern w:val="2"/>
                <w:sz w:val="22"/>
                <w:szCs w:val="22"/>
                <w:lang w:val="en-US" w:eastAsia="zh-CN" w:bidi="ar-SA"/>
              </w:rPr>
              <w:t>mm</w:t>
            </w:r>
          </w:p>
        </w:tc>
      </w:tr>
      <w:tr w14:paraId="7DC9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Merge w:val="continue"/>
            <w:noWrap w:val="0"/>
            <w:vAlign w:val="center"/>
          </w:tcPr>
          <w:p w14:paraId="29E97A0B">
            <w:pPr>
              <w:widowControl w:val="0"/>
              <w:jc w:val="center"/>
              <w:rPr>
                <w:rFonts w:ascii="Times New Roman" w:hAnsi="Times New Roman" w:cs="Arial"/>
                <w:kern w:val="0"/>
                <w:lang w:eastAsia="en-US"/>
              </w:rPr>
            </w:pPr>
          </w:p>
        </w:tc>
        <w:tc>
          <w:tcPr>
            <w:tcW w:w="1636" w:type="dxa"/>
            <w:noWrap w:val="0"/>
            <w:vAlign w:val="center"/>
          </w:tcPr>
          <w:p w14:paraId="12444CF9">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防护等级</w:t>
            </w:r>
          </w:p>
        </w:tc>
        <w:tc>
          <w:tcPr>
            <w:tcW w:w="5418" w:type="dxa"/>
            <w:noWrap w:val="0"/>
            <w:vAlign w:val="center"/>
          </w:tcPr>
          <w:p w14:paraId="2E6FDE7F">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IP30</w:t>
            </w:r>
          </w:p>
        </w:tc>
      </w:tr>
      <w:tr w14:paraId="0F86D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Merge w:val="continue"/>
            <w:noWrap w:val="0"/>
            <w:vAlign w:val="center"/>
          </w:tcPr>
          <w:p w14:paraId="26118C5D">
            <w:pPr>
              <w:widowControl w:val="0"/>
              <w:jc w:val="center"/>
              <w:rPr>
                <w:rFonts w:ascii="Times New Roman" w:hAnsi="Times New Roman" w:cs="Arial"/>
                <w:kern w:val="0"/>
                <w:lang w:eastAsia="en-US"/>
              </w:rPr>
            </w:pPr>
          </w:p>
        </w:tc>
        <w:tc>
          <w:tcPr>
            <w:tcW w:w="1636" w:type="dxa"/>
            <w:noWrap w:val="0"/>
            <w:vAlign w:val="center"/>
          </w:tcPr>
          <w:p w14:paraId="03F42E13">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安装方式</w:t>
            </w:r>
          </w:p>
        </w:tc>
        <w:tc>
          <w:tcPr>
            <w:tcW w:w="5418" w:type="dxa"/>
            <w:noWrap w:val="0"/>
            <w:vAlign w:val="center"/>
          </w:tcPr>
          <w:p w14:paraId="6F99BF6C">
            <w:pPr>
              <w:widowControl w:val="0"/>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DIN35导轨安装</w:t>
            </w:r>
          </w:p>
        </w:tc>
      </w:tr>
      <w:tr w14:paraId="05FD4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Merge w:val="continue"/>
            <w:noWrap w:val="0"/>
            <w:vAlign w:val="center"/>
          </w:tcPr>
          <w:p w14:paraId="31A7C49D">
            <w:pPr>
              <w:widowControl w:val="0"/>
              <w:jc w:val="center"/>
              <w:rPr>
                <w:rFonts w:hint="eastAsia" w:ascii="Times New Roman" w:hAnsi="Times New Roman" w:cs="Arial" w:eastAsiaTheme="minorEastAsia"/>
                <w:kern w:val="0"/>
                <w:lang w:val="en-US" w:eastAsia="zh-CN"/>
              </w:rPr>
            </w:pPr>
          </w:p>
        </w:tc>
        <w:tc>
          <w:tcPr>
            <w:tcW w:w="1636" w:type="dxa"/>
            <w:noWrap w:val="0"/>
            <w:vAlign w:val="center"/>
          </w:tcPr>
          <w:p w14:paraId="0718CE2E">
            <w:pPr>
              <w:widowControl w:val="0"/>
              <w:ind w:left="0" w:leftChars="0" w:firstLine="0" w:firstLineChars="0"/>
              <w:jc w:val="center"/>
              <w:rPr>
                <w:rFonts w:hint="eastAsia" w:ascii="Times New Roman" w:hAnsi="Times New Roman" w:cs="Arial" w:eastAsiaTheme="minorEastAsia"/>
                <w:kern w:val="0"/>
                <w:lang w:val="en-US" w:eastAsia="zh-CN"/>
              </w:rPr>
            </w:pPr>
            <w:r>
              <w:rPr>
                <w:rFonts w:hint="eastAsia" w:ascii="Times New Roman" w:hAnsi="Times New Roman" w:cs="Arial"/>
                <w:kern w:val="0"/>
                <w:lang w:val="en-US" w:eastAsia="zh-CN"/>
              </w:rPr>
              <w:t>系统</w:t>
            </w:r>
          </w:p>
        </w:tc>
        <w:tc>
          <w:tcPr>
            <w:tcW w:w="5418" w:type="dxa"/>
            <w:noWrap w:val="0"/>
            <w:vAlign w:val="center"/>
          </w:tcPr>
          <w:p w14:paraId="52D6F8FE">
            <w:pPr>
              <w:ind w:firstLine="0" w:firstLineChars="0"/>
              <w:rPr>
                <w:rFonts w:hint="eastAsia" w:ascii="Times New Roman" w:hAnsi="Times New Roman" w:cs="Arial"/>
                <w:kern w:val="0"/>
                <w:lang w:eastAsia="en-US"/>
              </w:rPr>
            </w:pPr>
            <w:r>
              <w:rPr>
                <w:rFonts w:hint="eastAsia" w:ascii="Times New Roman" w:hAnsi="Times New Roman" w:cs="Arial"/>
                <w:kern w:val="0"/>
                <w:lang w:eastAsia="en-US"/>
              </w:rPr>
              <w:t>Buildroot-</w:t>
            </w:r>
            <w:r>
              <w:rPr>
                <w:rFonts w:hint="eastAsia" w:ascii="Times New Roman" w:hAnsi="Times New Roman" w:cs="Arial"/>
                <w:kern w:val="0"/>
                <w:lang w:val="en-US" w:eastAsia="zh-CN"/>
              </w:rPr>
              <w:t>2024.02</w:t>
            </w:r>
            <w:r>
              <w:rPr>
                <w:rFonts w:hint="eastAsia" w:ascii="Times New Roman" w:hAnsi="Times New Roman" w:cs="Arial"/>
                <w:kern w:val="0"/>
                <w:lang w:eastAsia="en-US"/>
              </w:rPr>
              <w:t>(Linux-</w:t>
            </w:r>
            <w:r>
              <w:rPr>
                <w:rFonts w:hint="eastAsia" w:ascii="Times New Roman" w:hAnsi="Times New Roman" w:cs="Arial"/>
                <w:kern w:val="0"/>
                <w:lang w:val="en-US" w:eastAsia="zh-CN"/>
              </w:rPr>
              <w:t>6.1.115</w:t>
            </w:r>
            <w:r>
              <w:rPr>
                <w:rFonts w:hint="eastAsia" w:ascii="Times New Roman" w:hAnsi="Times New Roman" w:cs="Arial"/>
                <w:kern w:val="0"/>
                <w:lang w:eastAsia="en-US"/>
              </w:rPr>
              <w:t>、Linux-RT-</w:t>
            </w:r>
            <w:r>
              <w:rPr>
                <w:rFonts w:hint="eastAsia" w:ascii="Times New Roman" w:hAnsi="Times New Roman" w:cs="Arial"/>
                <w:kern w:val="0"/>
                <w:lang w:val="en-US" w:eastAsia="zh-CN"/>
              </w:rPr>
              <w:t>6.1.115</w:t>
            </w:r>
            <w:r>
              <w:rPr>
                <w:rFonts w:hint="eastAsia" w:ascii="Times New Roman" w:hAnsi="Times New Roman" w:cs="Arial"/>
                <w:kern w:val="0"/>
                <w:lang w:eastAsia="en-US"/>
              </w:rPr>
              <w:t>)</w:t>
            </w:r>
          </w:p>
          <w:p w14:paraId="7BAF5244">
            <w:pPr>
              <w:widowControl w:val="0"/>
              <w:ind w:left="0" w:leftChars="0" w:firstLine="0" w:firstLineChars="0"/>
              <w:rPr>
                <w:rFonts w:hint="eastAsia" w:ascii="Times New Roman" w:hAnsi="Times New Roman" w:cs="Arial"/>
                <w:kern w:val="0"/>
                <w:lang w:eastAsia="en-US"/>
              </w:rPr>
            </w:pPr>
            <w:r>
              <w:rPr>
                <w:rFonts w:hint="eastAsia" w:ascii="Times New Roman" w:hAnsi="Times New Roman" w:cs="Arial"/>
                <w:kern w:val="0"/>
                <w:lang w:eastAsia="en-US"/>
              </w:rPr>
              <w:t>Ubuntu 2</w:t>
            </w:r>
            <w:r>
              <w:rPr>
                <w:rFonts w:hint="eastAsia" w:ascii="Times New Roman" w:hAnsi="Times New Roman" w:cs="Arial"/>
                <w:kern w:val="0"/>
                <w:lang w:eastAsia="zh-CN"/>
              </w:rPr>
              <w:t>2</w:t>
            </w:r>
            <w:r>
              <w:rPr>
                <w:rFonts w:hint="eastAsia" w:ascii="Times New Roman" w:hAnsi="Times New Roman" w:cs="Arial"/>
                <w:kern w:val="0"/>
                <w:lang w:eastAsia="en-US"/>
              </w:rPr>
              <w:t>.04</w:t>
            </w:r>
          </w:p>
        </w:tc>
      </w:tr>
    </w:tbl>
    <w:p w14:paraId="243F0052">
      <w:pPr>
        <w:pStyle w:val="12"/>
        <w:ind w:left="0" w:leftChars="0" w:firstLine="420" w:firstLineChars="0"/>
        <w:jc w:val="left"/>
        <w:outlineLvl w:val="9"/>
        <w:rPr>
          <w:rFonts w:hint="default" w:ascii="Times New Roman" w:hAnsi="Times New Roman" w:eastAsia="宋体" w:cs="宋体"/>
          <w:b/>
          <w:bCs/>
          <w:iCs/>
          <w:color w:val="000000"/>
          <w:sz w:val="24"/>
          <w:szCs w:val="24"/>
          <w:lang w:val="en-US" w:eastAsia="zh-CN"/>
        </w:rPr>
      </w:pPr>
    </w:p>
    <w:p w14:paraId="1FBBE3F3">
      <w:pPr>
        <w:pStyle w:val="12"/>
        <w:ind w:left="0" w:leftChars="0" w:firstLine="0" w:firstLineChars="0"/>
        <w:jc w:val="left"/>
        <w:outlineLvl w:val="1"/>
        <w:rPr>
          <w:rFonts w:hint="eastAsia" w:ascii="Times New Roman" w:hAnsi="Times New Roman" w:eastAsia="宋体" w:cs="宋体"/>
          <w:b/>
          <w:bCs/>
          <w:iCs/>
          <w:color w:val="000000"/>
          <w:kern w:val="2"/>
          <w:sz w:val="32"/>
          <w:szCs w:val="32"/>
          <w:lang w:val="en-US" w:eastAsia="zh-CN" w:bidi="ar-SA"/>
        </w:rPr>
      </w:pPr>
      <w:bookmarkStart w:id="26" w:name="_Toc7119"/>
      <w:bookmarkStart w:id="27" w:name="_Toc25029"/>
      <w:bookmarkStart w:id="28" w:name="_Toc23301"/>
      <w:bookmarkStart w:id="29" w:name="_Toc12711"/>
      <w:bookmarkStart w:id="30" w:name="_Toc22729"/>
      <w:r>
        <w:rPr>
          <w:rFonts w:hint="eastAsia" w:ascii="Times New Roman" w:hAnsi="Times New Roman" w:eastAsia="宋体" w:cs="宋体"/>
          <w:b/>
          <w:bCs/>
          <w:iCs/>
          <w:color w:val="000000"/>
          <w:kern w:val="2"/>
          <w:sz w:val="32"/>
          <w:szCs w:val="32"/>
          <w:lang w:val="en-US" w:eastAsia="zh-CN" w:bidi="ar-SA"/>
        </w:rPr>
        <w:t>1.4设备选型</w:t>
      </w:r>
      <w:bookmarkEnd w:id="26"/>
      <w:bookmarkEnd w:id="27"/>
      <w:bookmarkEnd w:id="28"/>
      <w:bookmarkEnd w:id="29"/>
      <w:bookmarkEnd w:id="30"/>
    </w:p>
    <w:p w14:paraId="01AA9937">
      <w:pPr>
        <w:pStyle w:val="12"/>
        <w:ind w:left="0" w:leftChars="0" w:firstLine="0" w:firstLineChars="0"/>
        <w:jc w:val="left"/>
        <w:outlineLvl w:val="2"/>
        <w:rPr>
          <w:rFonts w:hint="default" w:ascii="Times New Roman" w:hAnsi="Times New Roman" w:eastAsia="宋体" w:cs="宋体"/>
          <w:b/>
          <w:bCs/>
          <w:iCs/>
          <w:color w:val="000000"/>
          <w:kern w:val="2"/>
          <w:sz w:val="28"/>
          <w:szCs w:val="28"/>
          <w:lang w:val="en-US" w:eastAsia="zh-CN" w:bidi="ar-SA"/>
        </w:rPr>
      </w:pPr>
      <w:bookmarkStart w:id="31" w:name="_Toc12487"/>
      <w:bookmarkStart w:id="32" w:name="_Toc12855"/>
      <w:bookmarkStart w:id="33" w:name="_Toc211"/>
      <w:bookmarkStart w:id="34" w:name="_Toc3878"/>
      <w:bookmarkStart w:id="35" w:name="_Toc6776"/>
      <w:r>
        <w:rPr>
          <w:rFonts w:hint="eastAsia" w:ascii="Times New Roman" w:hAnsi="Times New Roman" w:eastAsia="宋体" w:cs="宋体"/>
          <w:b/>
          <w:bCs/>
          <w:iCs/>
          <w:color w:val="000000"/>
          <w:kern w:val="2"/>
          <w:sz w:val="28"/>
          <w:szCs w:val="28"/>
          <w:lang w:val="en-US" w:eastAsia="zh-CN" w:bidi="ar-SA"/>
        </w:rPr>
        <w:t>1.4.1主型号选型</w:t>
      </w:r>
      <w:bookmarkEnd w:id="31"/>
      <w:bookmarkEnd w:id="32"/>
      <w:bookmarkEnd w:id="33"/>
      <w:bookmarkEnd w:id="34"/>
      <w:bookmarkEnd w:id="35"/>
    </w:p>
    <w:tbl>
      <w:tblPr>
        <w:tblStyle w:val="14"/>
        <w:tblpPr w:leftFromText="180" w:rightFromText="180" w:vertAnchor="text" w:horzAnchor="page" w:tblpX="1780" w:tblpY="561"/>
        <w:tblOverlap w:val="never"/>
        <w:tblW w:w="50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3031"/>
        <w:gridCol w:w="623"/>
        <w:gridCol w:w="799"/>
        <w:gridCol w:w="1171"/>
        <w:gridCol w:w="1523"/>
      </w:tblGrid>
      <w:tr w14:paraId="34A3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811" w:type="pct"/>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vAlign w:val="center"/>
          </w:tcPr>
          <w:p w14:paraId="1D8CF6B2">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型号</w:t>
            </w:r>
          </w:p>
        </w:tc>
        <w:tc>
          <w:tcPr>
            <w:tcW w:w="177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DEF8B97">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ETH</w:t>
            </w:r>
          </w:p>
        </w:tc>
        <w:tc>
          <w:tcPr>
            <w:tcW w:w="365"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C7BC8AE">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USB</w:t>
            </w:r>
          </w:p>
        </w:tc>
        <w:tc>
          <w:tcPr>
            <w:tcW w:w="468"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4C32850">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HDMI</w:t>
            </w:r>
          </w:p>
        </w:tc>
        <w:tc>
          <w:tcPr>
            <w:tcW w:w="68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AF2BB58">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N板IO槽</w:t>
            </w:r>
          </w:p>
        </w:tc>
        <w:tc>
          <w:tcPr>
            <w:tcW w:w="892"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6B2FD2C">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尺寸</w:t>
            </w:r>
          </w:p>
        </w:tc>
      </w:tr>
      <w:tr w14:paraId="0B5A5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309489E">
            <w:pPr>
              <w:pStyle w:val="12"/>
              <w:ind w:left="0" w:leftChars="0" w:firstLine="0" w:firstLineChars="0"/>
              <w:jc w:val="left"/>
              <w:outlineLvl w:val="9"/>
              <w:rPr>
                <w:rFonts w:hint="default"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BL244</w:t>
            </w:r>
          </w:p>
        </w:tc>
        <w:tc>
          <w:tcPr>
            <w:tcW w:w="17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FE3891">
            <w:pPr>
              <w:pStyle w:val="12"/>
              <w:ind w:left="0" w:leftChars="0" w:firstLine="0" w:firstLineChars="0"/>
              <w:jc w:val="center"/>
              <w:outlineLvl w:val="9"/>
              <w:rPr>
                <w:rFonts w:hint="default" w:ascii="Times New Roman" w:hAnsi="Times New Roman" w:eastAsia="宋体" w:cs="宋体"/>
                <w:b w:val="0"/>
                <w:bCs w:val="0"/>
                <w:iCs/>
                <w:color w:val="000000"/>
                <w:kern w:val="2"/>
                <w:sz w:val="18"/>
                <w:szCs w:val="18"/>
                <w:lang w:val="en-US" w:eastAsia="zh-CN" w:bidi="ar-SA"/>
              </w:rPr>
            </w:pPr>
            <w:ins w:id="2747" w:author="LKY" w:date="2026-07-14T12:00:17Z">
              <w:r>
                <w:rPr>
                  <w:rFonts w:hint="eastAsia" w:ascii="Times New Roman" w:hAnsi="Times New Roman" w:cs="Times New Roman"/>
                </w:rPr>
                <w:t>2x10/100/1000M</w:t>
              </w:r>
            </w:ins>
            <w:del w:id="2748" w:author="LKY" w:date="2026-07-14T12:00:17Z">
              <w:r>
                <w:rPr>
                  <w:rFonts w:hint="eastAsia" w:ascii="Times New Roman" w:hAnsi="Times New Roman" w:eastAsia="宋体" w:cs="宋体"/>
                  <w:b w:val="0"/>
                  <w:bCs w:val="0"/>
                  <w:iCs/>
                  <w:color w:val="000000"/>
                  <w:kern w:val="2"/>
                  <w:sz w:val="18"/>
                  <w:szCs w:val="18"/>
                  <w:lang w:val="en-US" w:eastAsia="zh-CN" w:bidi="ar-SA"/>
                </w:rPr>
                <w:delText>2x100M</w:delText>
              </w:r>
            </w:del>
          </w:p>
        </w:tc>
        <w:tc>
          <w:tcPr>
            <w:tcW w:w="36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43388D">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2</w:t>
            </w:r>
          </w:p>
        </w:tc>
        <w:tc>
          <w:tcPr>
            <w:tcW w:w="46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4973C9">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0</w:t>
            </w:r>
          </w:p>
        </w:tc>
        <w:tc>
          <w:tcPr>
            <w:tcW w:w="6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E5F10D">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8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2BC1BD">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38x92x110mm</w:t>
            </w:r>
          </w:p>
        </w:tc>
      </w:tr>
      <w:tr w14:paraId="193D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2AF59B8">
            <w:pPr>
              <w:pStyle w:val="12"/>
              <w:ind w:left="0" w:leftChars="0" w:firstLine="0" w:firstLineChars="0"/>
              <w:jc w:val="left"/>
              <w:outlineLvl w:val="9"/>
              <w:rPr>
                <w:rFonts w:hint="default"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BL24</w:t>
            </w:r>
            <w:ins w:id="2749" w:author="LKY" w:date="2026-07-14T13:45:19Z">
              <w:r>
                <w:rPr>
                  <w:rFonts w:hint="eastAsia" w:ascii="Times New Roman" w:hAnsi="Times New Roman" w:eastAsia="宋体" w:cs="宋体"/>
                  <w:b w:val="0"/>
                  <w:bCs w:val="0"/>
                  <w:iCs/>
                  <w:color w:val="000000"/>
                  <w:kern w:val="2"/>
                  <w:sz w:val="18"/>
                  <w:szCs w:val="18"/>
                  <w:lang w:val="en-US" w:eastAsia="zh-CN" w:bidi="ar-SA"/>
                </w:rPr>
                <w:t>4</w:t>
              </w:r>
            </w:ins>
            <w:del w:id="2750" w:author="LKY" w:date="2026-07-14T13:45:18Z">
              <w:r>
                <w:rPr>
                  <w:rFonts w:hint="eastAsia" w:ascii="Times New Roman" w:hAnsi="Times New Roman" w:eastAsia="宋体" w:cs="宋体"/>
                  <w:b w:val="0"/>
                  <w:bCs w:val="0"/>
                  <w:iCs/>
                  <w:color w:val="000000"/>
                  <w:kern w:val="2"/>
                  <w:sz w:val="18"/>
                  <w:szCs w:val="18"/>
                  <w:lang w:val="en-US" w:eastAsia="zh-CN" w:bidi="ar-SA"/>
                </w:rPr>
                <w:delText>1</w:delText>
              </w:r>
            </w:del>
            <w:r>
              <w:rPr>
                <w:rFonts w:hint="eastAsia" w:ascii="Times New Roman" w:hAnsi="Times New Roman" w:eastAsia="宋体" w:cs="宋体"/>
                <w:b w:val="0"/>
                <w:bCs w:val="0"/>
                <w:iCs/>
                <w:color w:val="000000"/>
                <w:kern w:val="2"/>
                <w:sz w:val="18"/>
                <w:szCs w:val="18"/>
                <w:lang w:val="en-US" w:eastAsia="zh-CN" w:bidi="ar-SA"/>
              </w:rPr>
              <w:t>A</w:t>
            </w:r>
          </w:p>
        </w:tc>
        <w:tc>
          <w:tcPr>
            <w:tcW w:w="17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ABC87C">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ins w:id="2751" w:author="LKY" w:date="2026-07-14T11:59:58Z">
              <w:r>
                <w:rPr>
                  <w:rFonts w:hint="eastAsia" w:ascii="Times New Roman" w:hAnsi="Times New Roman" w:cs="Times New Roman"/>
                </w:rPr>
                <w:t>2x10/100/1000M，1x10/100M</w:t>
              </w:r>
            </w:ins>
            <w:del w:id="2752" w:author="LKY" w:date="2026-07-14T11:59:58Z">
              <w:r>
                <w:rPr>
                  <w:rFonts w:hint="eastAsia" w:ascii="Times New Roman" w:hAnsi="Times New Roman" w:eastAsia="宋体" w:cs="宋体"/>
                  <w:b w:val="0"/>
                  <w:bCs w:val="0"/>
                  <w:iCs/>
                  <w:color w:val="000000"/>
                  <w:kern w:val="2"/>
                  <w:sz w:val="18"/>
                  <w:szCs w:val="18"/>
                  <w:lang w:val="en-US" w:eastAsia="zh-CN" w:bidi="ar-SA"/>
                </w:rPr>
                <w:delText>3x100M</w:delText>
              </w:r>
            </w:del>
          </w:p>
        </w:tc>
        <w:tc>
          <w:tcPr>
            <w:tcW w:w="36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19A9AC">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2</w:t>
            </w:r>
          </w:p>
        </w:tc>
        <w:tc>
          <w:tcPr>
            <w:tcW w:w="46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012540">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6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64607A">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8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B4FCE0">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38x92x110mm</w:t>
            </w:r>
          </w:p>
        </w:tc>
      </w:tr>
    </w:tbl>
    <w:p w14:paraId="2E6BA9EF">
      <w:pPr>
        <w:pStyle w:val="12"/>
        <w:ind w:left="5" w:leftChars="-4" w:hanging="13" w:hangingChars="7"/>
        <w:jc w:val="center"/>
        <w:rPr>
          <w:rFonts w:hint="default" w:ascii="Times New Roman" w:hAnsi="Times New Roman" w:cs="Times New Roman" w:eastAsiaTheme="minorEastAsia"/>
          <w:b/>
          <w:bCs/>
          <w:sz w:val="18"/>
          <w:szCs w:val="18"/>
          <w:lang w:val="en-US" w:eastAsia="zh-CN"/>
        </w:rPr>
      </w:pPr>
      <w:r>
        <w:rPr>
          <w:rFonts w:hint="eastAsia" w:ascii="Times New Roman" w:hAnsi="Times New Roman" w:cs="Times New Roman"/>
          <w:b/>
          <w:bCs/>
          <w:sz w:val="18"/>
          <w:szCs w:val="18"/>
          <w:lang w:val="en-US" w:eastAsia="zh-CN"/>
        </w:rPr>
        <w:t>BL244</w:t>
      </w:r>
      <w:r>
        <w:rPr>
          <w:rFonts w:hint="eastAsia" w:ascii="Times New Roman" w:hAnsi="Times New Roman" w:cs="Times New Roman" w:eastAsiaTheme="minorEastAsia"/>
          <w:b/>
          <w:bCs/>
          <w:sz w:val="18"/>
          <w:szCs w:val="18"/>
          <w:lang w:val="en-US" w:eastAsia="zh-CN"/>
        </w:rPr>
        <w:t>系列选型</w:t>
      </w:r>
    </w:p>
    <w:p w14:paraId="3EAEC295">
      <w:pPr>
        <w:pStyle w:val="12"/>
        <w:ind w:left="0" w:leftChars="0" w:firstLine="0" w:firstLineChars="0"/>
        <w:jc w:val="left"/>
        <w:outlineLvl w:val="2"/>
        <w:rPr>
          <w:rFonts w:hint="default"/>
          <w:lang w:val="en-GB" w:eastAsia="zh-CN"/>
        </w:rPr>
      </w:pPr>
      <w:bookmarkStart w:id="36" w:name="_Toc32580"/>
      <w:bookmarkStart w:id="37" w:name="_Toc13820"/>
      <w:bookmarkStart w:id="38" w:name="_Toc17101"/>
      <w:bookmarkStart w:id="39" w:name="_Toc27638"/>
      <w:bookmarkStart w:id="40" w:name="_Toc450"/>
      <w:r>
        <w:rPr>
          <w:rFonts w:hint="eastAsia" w:ascii="Times New Roman" w:hAnsi="Times New Roman" w:eastAsia="宋体" w:cs="宋体"/>
          <w:b/>
          <w:bCs/>
          <w:iCs/>
          <w:color w:val="000000"/>
          <w:kern w:val="2"/>
          <w:sz w:val="28"/>
          <w:szCs w:val="28"/>
          <w:lang w:val="en-US" w:eastAsia="zh-CN" w:bidi="ar-SA"/>
        </w:rPr>
        <w:t>1.4.2 SOM选型表</w:t>
      </w:r>
      <w:bookmarkEnd w:id="36"/>
      <w:bookmarkEnd w:id="37"/>
      <w:bookmarkEnd w:id="38"/>
      <w:bookmarkEnd w:id="39"/>
      <w:bookmarkEnd w:id="40"/>
      <w:r>
        <w:rPr>
          <w:rFonts w:hint="default" w:ascii="Times New Roman" w:hAnsi="Times New Roman" w:eastAsia="宋体" w:cs="宋体"/>
          <w:b/>
          <w:bCs/>
          <w:iCs/>
          <w:color w:val="000000"/>
          <w:kern w:val="2"/>
          <w:sz w:val="28"/>
          <w:szCs w:val="28"/>
          <w:lang w:val="en-US" w:eastAsia="zh-CN" w:bidi="ar-SA"/>
        </w:rPr>
        <w:tab/>
      </w:r>
    </w:p>
    <w:p w14:paraId="6F3E972E">
      <w:pPr>
        <w:pStyle w:val="12"/>
        <w:ind w:left="0" w:leftChars="0" w:firstLine="0" w:firstLineChars="0"/>
        <w:jc w:val="left"/>
        <w:outlineLvl w:val="9"/>
        <w:rPr>
          <w:rFonts w:hint="default" w:ascii="Times New Roman" w:hAnsi="Times New Roman" w:eastAsia="宋体" w:cs="宋体"/>
          <w:b w:val="0"/>
          <w:bCs w:val="0"/>
          <w:iCs/>
          <w:color w:val="000000"/>
          <w:kern w:val="2"/>
          <w:sz w:val="24"/>
          <w:szCs w:val="24"/>
          <w:lang w:val="en-US" w:eastAsia="zh-CN" w:bidi="ar-SA"/>
        </w:rPr>
      </w:pPr>
      <w:r>
        <w:rPr>
          <w:rFonts w:hint="default" w:ascii="Times New Roman" w:hAnsi="Times New Roman" w:eastAsia="宋体" w:cs="宋体"/>
          <w:b w:val="0"/>
          <w:bCs w:val="0"/>
          <w:iCs/>
          <w:color w:val="000000"/>
          <w:kern w:val="2"/>
          <w:sz w:val="24"/>
          <w:szCs w:val="24"/>
          <w:lang w:val="en-US" w:eastAsia="zh-CN" w:bidi="ar-SA"/>
        </w:rPr>
        <w:t>可以根据需求，选择合适的ROM、RAM以及温度等级。</w:t>
      </w:r>
    </w:p>
    <w:p w14:paraId="0DEC606C">
      <w:pPr>
        <w:pStyle w:val="12"/>
        <w:ind w:left="11" w:hanging="11"/>
        <w:jc w:val="center"/>
        <w:rPr>
          <w:del w:id="2753" w:author="L" w:date="2026-07-14T14:02:25Z"/>
          <w:rFonts w:hint="default" w:ascii="Times New Roman" w:hAnsi="Times New Roman" w:eastAsia="宋体" w:cs="宋体"/>
          <w:b w:val="0"/>
          <w:bCs w:val="0"/>
          <w:iCs/>
          <w:color w:val="000000"/>
          <w:kern w:val="2"/>
          <w:sz w:val="24"/>
          <w:szCs w:val="24"/>
          <w:lang w:val="en-US" w:eastAsia="zh-CN" w:bidi="ar-SA"/>
        </w:rPr>
      </w:pPr>
      <w:r>
        <w:rPr>
          <w:rFonts w:hint="eastAsia" w:ascii="Times New Roman" w:hAnsi="Times New Roman" w:cs="Times New Roman"/>
          <w:b/>
          <w:bCs/>
          <w:lang w:eastAsia="zh-CN"/>
        </w:rPr>
        <w:t>BL244</w:t>
      </w:r>
      <w:r>
        <w:rPr>
          <w:rFonts w:hint="eastAsia" w:ascii="Times New Roman" w:hAnsi="Times New Roman" w:cs="Times New Roman"/>
          <w:b/>
          <w:bCs/>
        </w:rPr>
        <w:t>系列SOM选型表</w:t>
      </w:r>
    </w:p>
    <w:p w14:paraId="2FB33730">
      <w:pPr>
        <w:pStyle w:val="12"/>
        <w:ind w:left="11" w:hanging="11"/>
        <w:jc w:val="center"/>
        <w:rPr>
          <w:ins w:id="2755" w:author="LKY" w:date="2026-07-14T13:46:06Z"/>
          <w:rFonts w:hint="default" w:asciiTheme="minorHAnsi" w:hAnsiTheme="minorHAnsi" w:eastAsiaTheme="minorEastAsia" w:cstheme="minorBidi"/>
          <w:b w:val="0"/>
          <w:bCs w:val="0"/>
          <w:iCs w:val="0"/>
          <w:kern w:val="2"/>
          <w:sz w:val="21"/>
          <w:szCs w:val="24"/>
          <w:lang w:val="en-US" w:eastAsia="zh-CN" w:bidi="ar-SA"/>
        </w:rPr>
        <w:pPrChange w:id="2754" w:author="L" w:date="2026-07-14T14:02:25Z">
          <w:pPr/>
        </w:pPrChange>
      </w:pPr>
      <w:bookmarkStart w:id="41" w:name="_Toc6220"/>
    </w:p>
    <w:p w14:paraId="1359CE20">
      <w:pPr>
        <w:rPr>
          <w:ins w:id="2756" w:author="LKY" w:date="2026-07-14T13:47:08Z"/>
          <w:rFonts w:hint="default" w:asciiTheme="minorHAnsi" w:hAnsiTheme="minorHAnsi" w:eastAsiaTheme="minorEastAsia" w:cstheme="minorBidi"/>
          <w:b w:val="0"/>
          <w:bCs w:val="0"/>
          <w:iCs w:val="0"/>
          <w:kern w:val="2"/>
          <w:sz w:val="21"/>
          <w:szCs w:val="24"/>
          <w:lang w:val="en-US" w:eastAsia="zh-CN" w:bidi="ar-SA"/>
        </w:rPr>
      </w:pPr>
    </w:p>
    <w:tbl>
      <w:tblPr>
        <w:tblStyle w:val="13"/>
        <w:tblW w:w="8535"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Change w:id="2757" w:author="L" w:date="2026-07-14T14:02:06Z">
          <w:tblPr>
            <w:tblStyle w:val="13"/>
            <w:tblW w:w="169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PrChange>
      </w:tblPr>
      <w:tblGrid>
        <w:gridCol w:w="1005"/>
        <w:gridCol w:w="1095"/>
        <w:gridCol w:w="1230"/>
        <w:gridCol w:w="1110"/>
        <w:gridCol w:w="1200"/>
        <w:gridCol w:w="1155"/>
        <w:gridCol w:w="1740"/>
        <w:tblGridChange w:id="2758">
          <w:tblGrid>
            <w:gridCol w:w="2400"/>
            <w:gridCol w:w="1920"/>
            <w:gridCol w:w="2400"/>
            <w:gridCol w:w="2640"/>
            <w:gridCol w:w="3360"/>
            <w:gridCol w:w="3120"/>
            <w:gridCol w:w="1080"/>
          </w:tblGrid>
        </w:tblGridChange>
      </w:tblGrid>
      <w:tr w14:paraId="56791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2760" w:author="L" w:date="2026-07-14T14:02: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5" w:hRule="atLeast"/>
          <w:ins w:id="2759" w:author="L" w:date="2026-07-14T14:00:46Z"/>
          <w:trPrChange w:id="2760" w:author="L" w:date="2026-07-14T14:02:06Z">
            <w:trPr>
              <w:trHeight w:val="285" w:hRule="atLeast"/>
            </w:trPr>
          </w:trPrChange>
        </w:trPr>
        <w:tc>
          <w:tcPr>
            <w:tcW w:w="1005" w:type="dxa"/>
            <w:tcBorders>
              <w:top w:val="single" w:color="000000" w:sz="8" w:space="0"/>
              <w:left w:val="single" w:color="000000" w:sz="8" w:space="0"/>
              <w:bottom w:val="single" w:color="000000" w:sz="8" w:space="0"/>
              <w:right w:val="single" w:color="000000" w:sz="8" w:space="0"/>
            </w:tcBorders>
            <w:shd w:val="clear" w:color="auto" w:fill="D8D8D8"/>
            <w:vAlign w:val="top"/>
            <w:tcPrChange w:id="2761" w:author="L" w:date="2026-07-14T14:02:06Z">
              <w:tcPr>
                <w:tcW w:w="2400" w:type="dxa"/>
                <w:tcBorders>
                  <w:top w:val="single" w:color="000000" w:sz="8" w:space="0"/>
                  <w:left w:val="single" w:color="000000" w:sz="8" w:space="0"/>
                  <w:bottom w:val="single" w:color="000000" w:sz="8" w:space="0"/>
                  <w:right w:val="single" w:color="000000" w:sz="8" w:space="0"/>
                </w:tcBorders>
                <w:shd w:val="clear" w:color="auto" w:fill="D8D8D8"/>
                <w:vAlign w:val="top"/>
              </w:tcPr>
            </w:tcPrChange>
          </w:tcPr>
          <w:p w14:paraId="0A668816">
            <w:pPr>
              <w:keepNext w:val="0"/>
              <w:keepLines w:val="0"/>
              <w:widowControl/>
              <w:suppressLineNumbers w:val="0"/>
              <w:jc w:val="both"/>
              <w:textAlignment w:val="top"/>
              <w:rPr>
                <w:ins w:id="2762" w:author="L" w:date="2026-07-14T14:00:46Z"/>
                <w:rFonts w:hint="eastAsia" w:ascii="宋体" w:hAnsi="宋体" w:eastAsia="宋体" w:cs="宋体"/>
                <w:b/>
                <w:bCs/>
                <w:i w:val="0"/>
                <w:iCs w:val="0"/>
                <w:color w:val="000000"/>
                <w:sz w:val="18"/>
                <w:szCs w:val="18"/>
                <w:u w:val="none"/>
              </w:rPr>
            </w:pPr>
            <w:ins w:id="2763" w:author="L" w:date="2026-07-14T14:00:46Z">
              <w:r>
                <w:rPr>
                  <w:rFonts w:hint="eastAsia" w:ascii="宋体" w:hAnsi="宋体" w:eastAsia="宋体" w:cs="宋体"/>
                  <w:b/>
                  <w:bCs/>
                  <w:i w:val="0"/>
                  <w:iCs w:val="0"/>
                  <w:color w:val="000000"/>
                  <w:kern w:val="0"/>
                  <w:sz w:val="18"/>
                  <w:szCs w:val="18"/>
                  <w:u w:val="none"/>
                  <w:lang w:val="en-US" w:eastAsia="zh-CN" w:bidi="ar"/>
                </w:rPr>
                <w:t>型号</w:t>
              </w:r>
            </w:ins>
          </w:p>
        </w:tc>
        <w:tc>
          <w:tcPr>
            <w:tcW w:w="1095" w:type="dxa"/>
            <w:tcBorders>
              <w:top w:val="single" w:color="000000" w:sz="8" w:space="0"/>
              <w:left w:val="single" w:color="000000" w:sz="8" w:space="0"/>
              <w:bottom w:val="single" w:color="000000" w:sz="8" w:space="0"/>
              <w:right w:val="single" w:color="000000" w:sz="8" w:space="0"/>
            </w:tcBorders>
            <w:shd w:val="clear" w:color="auto" w:fill="D8D8D8"/>
            <w:vAlign w:val="top"/>
            <w:tcPrChange w:id="2764" w:author="L" w:date="2026-07-14T14:02:06Z">
              <w:tcPr>
                <w:tcW w:w="1920" w:type="dxa"/>
                <w:tcBorders>
                  <w:top w:val="single" w:color="000000" w:sz="8" w:space="0"/>
                  <w:left w:val="single" w:color="000000" w:sz="8" w:space="0"/>
                  <w:bottom w:val="single" w:color="000000" w:sz="8" w:space="0"/>
                  <w:right w:val="single" w:color="000000" w:sz="8" w:space="0"/>
                </w:tcBorders>
                <w:shd w:val="clear" w:color="auto" w:fill="D8D8D8"/>
                <w:vAlign w:val="top"/>
              </w:tcPr>
            </w:tcPrChange>
          </w:tcPr>
          <w:p w14:paraId="4712043B">
            <w:pPr>
              <w:keepNext w:val="0"/>
              <w:keepLines w:val="0"/>
              <w:widowControl/>
              <w:suppressLineNumbers w:val="0"/>
              <w:jc w:val="both"/>
              <w:textAlignment w:val="top"/>
              <w:rPr>
                <w:ins w:id="2765" w:author="L" w:date="2026-07-14T14:00:46Z"/>
                <w:rFonts w:hint="default" w:ascii="Times New Roman" w:hAnsi="Times New Roman" w:eastAsia="宋体" w:cs="Times New Roman"/>
                <w:b/>
                <w:bCs/>
                <w:i w:val="0"/>
                <w:iCs w:val="0"/>
                <w:color w:val="000000"/>
                <w:sz w:val="18"/>
                <w:szCs w:val="18"/>
                <w:u w:val="none"/>
              </w:rPr>
            </w:pPr>
            <w:ins w:id="2766" w:author="L" w:date="2026-07-14T14:00:46Z">
              <w:r>
                <w:rPr>
                  <w:rFonts w:hint="default" w:ascii="Times New Roman" w:hAnsi="Times New Roman" w:eastAsia="宋体" w:cs="Times New Roman"/>
                  <w:b/>
                  <w:bCs/>
                  <w:i w:val="0"/>
                  <w:iCs w:val="0"/>
                  <w:color w:val="000000"/>
                  <w:kern w:val="0"/>
                  <w:sz w:val="18"/>
                  <w:szCs w:val="18"/>
                  <w:u w:val="none"/>
                  <w:lang w:val="en-US" w:eastAsia="zh-CN" w:bidi="ar"/>
                </w:rPr>
                <w:t>MCU</w:t>
              </w:r>
            </w:ins>
          </w:p>
        </w:tc>
        <w:tc>
          <w:tcPr>
            <w:tcW w:w="1230" w:type="dxa"/>
            <w:tcBorders>
              <w:top w:val="single" w:color="000000" w:sz="8" w:space="0"/>
              <w:left w:val="single" w:color="000000" w:sz="8" w:space="0"/>
              <w:bottom w:val="single" w:color="000000" w:sz="8" w:space="0"/>
              <w:right w:val="single" w:color="000000" w:sz="8" w:space="0"/>
            </w:tcBorders>
            <w:shd w:val="clear" w:color="auto" w:fill="D8D8D8"/>
            <w:vAlign w:val="top"/>
            <w:tcPrChange w:id="2767" w:author="L" w:date="2026-07-14T14:02:06Z">
              <w:tcPr>
                <w:tcW w:w="2400" w:type="dxa"/>
                <w:tcBorders>
                  <w:top w:val="single" w:color="000000" w:sz="8" w:space="0"/>
                  <w:left w:val="single" w:color="000000" w:sz="8" w:space="0"/>
                  <w:bottom w:val="single" w:color="000000" w:sz="8" w:space="0"/>
                  <w:right w:val="single" w:color="000000" w:sz="8" w:space="0"/>
                </w:tcBorders>
                <w:shd w:val="clear" w:color="auto" w:fill="D8D8D8"/>
                <w:vAlign w:val="top"/>
              </w:tcPr>
            </w:tcPrChange>
          </w:tcPr>
          <w:p w14:paraId="48B03F18">
            <w:pPr>
              <w:keepNext w:val="0"/>
              <w:keepLines w:val="0"/>
              <w:widowControl/>
              <w:suppressLineNumbers w:val="0"/>
              <w:jc w:val="both"/>
              <w:textAlignment w:val="top"/>
              <w:rPr>
                <w:ins w:id="2768" w:author="L" w:date="2026-07-14T14:00:46Z"/>
                <w:rFonts w:hint="eastAsia" w:ascii="宋体" w:hAnsi="宋体" w:eastAsia="宋体" w:cs="宋体"/>
                <w:b/>
                <w:bCs/>
                <w:i w:val="0"/>
                <w:iCs w:val="0"/>
                <w:color w:val="000000"/>
                <w:sz w:val="18"/>
                <w:szCs w:val="18"/>
                <w:u w:val="none"/>
              </w:rPr>
            </w:pPr>
            <w:ins w:id="2769" w:author="L" w:date="2026-07-14T14:00:46Z">
              <w:r>
                <w:rPr>
                  <w:rFonts w:hint="eastAsia" w:ascii="宋体" w:hAnsi="宋体" w:eastAsia="宋体" w:cs="宋体"/>
                  <w:b/>
                  <w:bCs/>
                  <w:i w:val="0"/>
                  <w:iCs w:val="0"/>
                  <w:color w:val="000000"/>
                  <w:kern w:val="0"/>
                  <w:sz w:val="18"/>
                  <w:szCs w:val="18"/>
                  <w:u w:val="none"/>
                  <w:lang w:val="en-US" w:eastAsia="zh-CN" w:bidi="ar"/>
                </w:rPr>
                <w:t>主频</w:t>
              </w:r>
            </w:ins>
          </w:p>
        </w:tc>
        <w:tc>
          <w:tcPr>
            <w:tcW w:w="1110" w:type="dxa"/>
            <w:tcBorders>
              <w:top w:val="single" w:color="000000" w:sz="8" w:space="0"/>
              <w:left w:val="single" w:color="000000" w:sz="8" w:space="0"/>
              <w:bottom w:val="single" w:color="000000" w:sz="8" w:space="0"/>
              <w:right w:val="single" w:color="000000" w:sz="8" w:space="0"/>
            </w:tcBorders>
            <w:shd w:val="clear" w:color="auto" w:fill="D8D8D8"/>
            <w:vAlign w:val="top"/>
            <w:tcPrChange w:id="2770" w:author="L" w:date="2026-07-14T14:02:06Z">
              <w:tcPr>
                <w:tcW w:w="2640" w:type="dxa"/>
                <w:tcBorders>
                  <w:top w:val="single" w:color="000000" w:sz="8" w:space="0"/>
                  <w:left w:val="single" w:color="000000" w:sz="8" w:space="0"/>
                  <w:bottom w:val="single" w:color="000000" w:sz="8" w:space="0"/>
                  <w:right w:val="single" w:color="000000" w:sz="8" w:space="0"/>
                </w:tcBorders>
                <w:shd w:val="clear" w:color="auto" w:fill="D8D8D8"/>
                <w:vAlign w:val="top"/>
              </w:tcPr>
            </w:tcPrChange>
          </w:tcPr>
          <w:p w14:paraId="6AA43F03">
            <w:pPr>
              <w:keepNext w:val="0"/>
              <w:keepLines w:val="0"/>
              <w:widowControl/>
              <w:suppressLineNumbers w:val="0"/>
              <w:jc w:val="both"/>
              <w:textAlignment w:val="top"/>
              <w:rPr>
                <w:ins w:id="2771" w:author="L" w:date="2026-07-14T14:00:46Z"/>
                <w:rFonts w:hint="default" w:ascii="Times New Roman" w:hAnsi="Times New Roman" w:eastAsia="宋体" w:cs="Times New Roman"/>
                <w:b/>
                <w:bCs/>
                <w:i w:val="0"/>
                <w:iCs w:val="0"/>
                <w:color w:val="000000"/>
                <w:sz w:val="18"/>
                <w:szCs w:val="18"/>
                <w:u w:val="none"/>
              </w:rPr>
            </w:pPr>
            <w:ins w:id="2772" w:author="L" w:date="2026-07-14T14:00:46Z">
              <w:r>
                <w:rPr>
                  <w:rFonts w:hint="default" w:ascii="Times New Roman" w:hAnsi="Times New Roman" w:eastAsia="宋体" w:cs="Times New Roman"/>
                  <w:b/>
                  <w:bCs/>
                  <w:i w:val="0"/>
                  <w:iCs w:val="0"/>
                  <w:color w:val="000000"/>
                  <w:kern w:val="0"/>
                  <w:sz w:val="18"/>
                  <w:szCs w:val="18"/>
                  <w:u w:val="none"/>
                  <w:lang w:val="en-US" w:eastAsia="zh-CN" w:bidi="ar"/>
                </w:rPr>
                <w:t>NPU</w:t>
              </w:r>
            </w:ins>
          </w:p>
        </w:tc>
        <w:tc>
          <w:tcPr>
            <w:tcW w:w="1200" w:type="dxa"/>
            <w:tcBorders>
              <w:top w:val="single" w:color="000000" w:sz="8" w:space="0"/>
              <w:left w:val="single" w:color="000000" w:sz="8" w:space="0"/>
              <w:bottom w:val="single" w:color="000000" w:sz="8" w:space="0"/>
              <w:right w:val="single" w:color="000000" w:sz="8" w:space="0"/>
            </w:tcBorders>
            <w:shd w:val="clear" w:color="auto" w:fill="D8D8D8"/>
            <w:vAlign w:val="top"/>
            <w:tcPrChange w:id="2773" w:author="L" w:date="2026-07-14T14:02:06Z">
              <w:tcPr>
                <w:tcW w:w="3360" w:type="dxa"/>
                <w:tcBorders>
                  <w:top w:val="single" w:color="000000" w:sz="8" w:space="0"/>
                  <w:left w:val="single" w:color="000000" w:sz="8" w:space="0"/>
                  <w:bottom w:val="single" w:color="000000" w:sz="8" w:space="0"/>
                  <w:right w:val="single" w:color="000000" w:sz="8" w:space="0"/>
                </w:tcBorders>
                <w:shd w:val="clear" w:color="auto" w:fill="D8D8D8"/>
                <w:vAlign w:val="top"/>
              </w:tcPr>
            </w:tcPrChange>
          </w:tcPr>
          <w:p w14:paraId="6687C3CC">
            <w:pPr>
              <w:keepNext w:val="0"/>
              <w:keepLines w:val="0"/>
              <w:widowControl/>
              <w:suppressLineNumbers w:val="0"/>
              <w:jc w:val="both"/>
              <w:textAlignment w:val="top"/>
              <w:rPr>
                <w:ins w:id="2774" w:author="L" w:date="2026-07-14T14:00:46Z"/>
                <w:rFonts w:hint="default" w:ascii="Times New Roman" w:hAnsi="Times New Roman" w:eastAsia="宋体" w:cs="Times New Roman"/>
                <w:b/>
                <w:bCs/>
                <w:i w:val="0"/>
                <w:iCs w:val="0"/>
                <w:color w:val="000000"/>
                <w:sz w:val="18"/>
                <w:szCs w:val="18"/>
                <w:u w:val="none"/>
              </w:rPr>
            </w:pPr>
            <w:ins w:id="2775" w:author="L" w:date="2026-07-14T14:00:46Z">
              <w:r>
                <w:rPr>
                  <w:rFonts w:hint="default" w:ascii="Times New Roman" w:hAnsi="Times New Roman" w:eastAsia="宋体" w:cs="Times New Roman"/>
                  <w:b/>
                  <w:bCs/>
                  <w:i w:val="0"/>
                  <w:iCs w:val="0"/>
                  <w:color w:val="000000"/>
                  <w:kern w:val="0"/>
                  <w:sz w:val="18"/>
                  <w:szCs w:val="18"/>
                  <w:u w:val="none"/>
                  <w:lang w:val="en-US" w:eastAsia="zh-CN" w:bidi="ar"/>
                </w:rPr>
                <w:t>eMMC</w:t>
              </w:r>
            </w:ins>
          </w:p>
        </w:tc>
        <w:tc>
          <w:tcPr>
            <w:tcW w:w="1155" w:type="dxa"/>
            <w:tcBorders>
              <w:top w:val="single" w:color="000000" w:sz="8" w:space="0"/>
              <w:left w:val="single" w:color="000000" w:sz="8" w:space="0"/>
              <w:bottom w:val="single" w:color="000000" w:sz="8" w:space="0"/>
              <w:right w:val="single" w:color="000000" w:sz="8" w:space="0"/>
            </w:tcBorders>
            <w:shd w:val="clear" w:color="auto" w:fill="D8D8D8"/>
            <w:vAlign w:val="top"/>
            <w:tcPrChange w:id="2776" w:author="L" w:date="2026-07-14T14:02:06Z">
              <w:tcPr>
                <w:tcW w:w="3120" w:type="dxa"/>
                <w:tcBorders>
                  <w:top w:val="single" w:color="000000" w:sz="8" w:space="0"/>
                  <w:left w:val="single" w:color="000000" w:sz="8" w:space="0"/>
                  <w:bottom w:val="single" w:color="000000" w:sz="8" w:space="0"/>
                  <w:right w:val="single" w:color="000000" w:sz="8" w:space="0"/>
                </w:tcBorders>
                <w:shd w:val="clear" w:color="auto" w:fill="D8D8D8"/>
                <w:vAlign w:val="top"/>
              </w:tcPr>
            </w:tcPrChange>
          </w:tcPr>
          <w:p w14:paraId="1E5EAA15">
            <w:pPr>
              <w:keepNext w:val="0"/>
              <w:keepLines w:val="0"/>
              <w:widowControl/>
              <w:suppressLineNumbers w:val="0"/>
              <w:jc w:val="both"/>
              <w:textAlignment w:val="top"/>
              <w:rPr>
                <w:ins w:id="2777" w:author="L" w:date="2026-07-14T14:00:46Z"/>
                <w:rFonts w:hint="default" w:ascii="Times New Roman" w:hAnsi="Times New Roman" w:eastAsia="宋体" w:cs="Times New Roman"/>
                <w:b/>
                <w:bCs/>
                <w:i w:val="0"/>
                <w:iCs w:val="0"/>
                <w:color w:val="000000"/>
                <w:sz w:val="18"/>
                <w:szCs w:val="18"/>
                <w:u w:val="none"/>
              </w:rPr>
            </w:pPr>
            <w:ins w:id="2778" w:author="L" w:date="2026-07-14T14:00:46Z">
              <w:r>
                <w:rPr>
                  <w:rFonts w:hint="default" w:ascii="Times New Roman" w:hAnsi="Times New Roman" w:eastAsia="宋体" w:cs="Times New Roman"/>
                  <w:b/>
                  <w:bCs/>
                  <w:i w:val="0"/>
                  <w:iCs w:val="0"/>
                  <w:color w:val="000000"/>
                  <w:kern w:val="0"/>
                  <w:sz w:val="18"/>
                  <w:szCs w:val="18"/>
                  <w:u w:val="none"/>
                  <w:lang w:val="en-US" w:eastAsia="zh-CN" w:bidi="ar"/>
                </w:rPr>
                <w:t>LPDDR4X</w:t>
              </w:r>
            </w:ins>
          </w:p>
        </w:tc>
        <w:tc>
          <w:tcPr>
            <w:tcW w:w="1740" w:type="dxa"/>
            <w:tcBorders>
              <w:top w:val="single" w:color="000000" w:sz="8" w:space="0"/>
              <w:left w:val="single" w:color="000000" w:sz="8" w:space="0"/>
              <w:bottom w:val="single" w:color="000000" w:sz="8" w:space="0"/>
              <w:right w:val="single" w:color="000000" w:sz="8" w:space="0"/>
            </w:tcBorders>
            <w:shd w:val="clear" w:color="auto" w:fill="D8D8D8"/>
            <w:vAlign w:val="top"/>
            <w:tcPrChange w:id="2779" w:author="L" w:date="2026-07-14T14:02:06Z">
              <w:tcPr>
                <w:tcW w:w="1080" w:type="dxa"/>
                <w:tcBorders>
                  <w:top w:val="single" w:color="000000" w:sz="8" w:space="0"/>
                  <w:left w:val="single" w:color="000000" w:sz="8" w:space="0"/>
                  <w:bottom w:val="single" w:color="000000" w:sz="8" w:space="0"/>
                  <w:right w:val="single" w:color="000000" w:sz="8" w:space="0"/>
                </w:tcBorders>
                <w:shd w:val="clear" w:color="auto" w:fill="D8D8D8"/>
                <w:vAlign w:val="top"/>
              </w:tcPr>
            </w:tcPrChange>
          </w:tcPr>
          <w:p w14:paraId="4D9D5A3E">
            <w:pPr>
              <w:keepNext w:val="0"/>
              <w:keepLines w:val="0"/>
              <w:widowControl/>
              <w:suppressLineNumbers w:val="0"/>
              <w:jc w:val="both"/>
              <w:textAlignment w:val="top"/>
              <w:rPr>
                <w:ins w:id="2780" w:author="L" w:date="2026-07-14T14:00:46Z"/>
                <w:rFonts w:hint="eastAsia" w:ascii="宋体" w:hAnsi="宋体" w:eastAsia="宋体" w:cs="宋体"/>
                <w:b/>
                <w:bCs/>
                <w:i w:val="0"/>
                <w:iCs w:val="0"/>
                <w:color w:val="000000"/>
                <w:sz w:val="18"/>
                <w:szCs w:val="18"/>
                <w:u w:val="none"/>
              </w:rPr>
            </w:pPr>
            <w:ins w:id="2781" w:author="L" w:date="2026-07-14T14:00:46Z">
              <w:r>
                <w:rPr>
                  <w:rFonts w:hint="eastAsia" w:ascii="宋体" w:hAnsi="宋体" w:eastAsia="宋体" w:cs="宋体"/>
                  <w:b/>
                  <w:bCs/>
                  <w:i w:val="0"/>
                  <w:iCs w:val="0"/>
                  <w:color w:val="000000"/>
                  <w:kern w:val="0"/>
                  <w:sz w:val="18"/>
                  <w:szCs w:val="18"/>
                  <w:u w:val="none"/>
                  <w:lang w:val="en-US" w:eastAsia="zh-CN" w:bidi="ar"/>
                </w:rPr>
                <w:t>温度级别</w:t>
              </w:r>
            </w:ins>
          </w:p>
        </w:tc>
      </w:tr>
      <w:tr w14:paraId="6B358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2783" w:author="L" w:date="2026-07-14T14:02: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495" w:hRule="atLeast"/>
          <w:ins w:id="2782" w:author="L" w:date="2026-07-14T14:00:46Z"/>
          <w:trPrChange w:id="2783" w:author="L" w:date="2026-07-14T14:02:06Z">
            <w:trPr>
              <w:trHeight w:val="495" w:hRule="atLeast"/>
            </w:trPr>
          </w:trPrChange>
        </w:trPr>
        <w:tc>
          <w:tcPr>
            <w:tcW w:w="1005" w:type="dxa"/>
            <w:tcBorders>
              <w:top w:val="nil"/>
              <w:left w:val="single" w:color="000000" w:sz="8" w:space="0"/>
              <w:bottom w:val="single" w:color="000000" w:sz="8" w:space="0"/>
              <w:right w:val="single" w:color="000000" w:sz="8" w:space="0"/>
            </w:tcBorders>
            <w:shd w:val="clear" w:color="auto" w:fill="D8D8D8"/>
            <w:vAlign w:val="top"/>
            <w:tcPrChange w:id="2784" w:author="L" w:date="2026-07-14T14:02:06Z">
              <w:tcPr>
                <w:tcW w:w="2400" w:type="dxa"/>
                <w:tcBorders>
                  <w:top w:val="nil"/>
                  <w:left w:val="single" w:color="000000" w:sz="8" w:space="0"/>
                  <w:bottom w:val="single" w:color="000000" w:sz="8" w:space="0"/>
                  <w:right w:val="single" w:color="000000" w:sz="8" w:space="0"/>
                </w:tcBorders>
                <w:shd w:val="clear" w:color="auto" w:fill="D8D8D8"/>
                <w:vAlign w:val="top"/>
              </w:tcPr>
            </w:tcPrChange>
          </w:tcPr>
          <w:p w14:paraId="4BB3229D">
            <w:pPr>
              <w:keepNext w:val="0"/>
              <w:keepLines w:val="0"/>
              <w:widowControl/>
              <w:suppressLineNumbers w:val="0"/>
              <w:jc w:val="left"/>
              <w:textAlignment w:val="top"/>
              <w:rPr>
                <w:ins w:id="2785" w:author="L" w:date="2026-07-14T14:00:46Z"/>
                <w:rFonts w:hint="default" w:ascii="Times New Roman" w:hAnsi="Times New Roman" w:eastAsia="宋体" w:cs="Times New Roman"/>
                <w:i w:val="0"/>
                <w:iCs w:val="0"/>
                <w:color w:val="000000"/>
                <w:sz w:val="18"/>
                <w:szCs w:val="18"/>
                <w:u w:val="none"/>
              </w:rPr>
            </w:pPr>
            <w:ins w:id="2786" w:author="L" w:date="2026-07-14T14:00:46Z">
              <w:r>
                <w:rPr>
                  <w:rFonts w:hint="default" w:ascii="Times New Roman" w:hAnsi="Times New Roman" w:eastAsia="宋体" w:cs="Times New Roman"/>
                  <w:i w:val="0"/>
                  <w:iCs w:val="0"/>
                  <w:color w:val="000000"/>
                  <w:kern w:val="0"/>
                  <w:sz w:val="18"/>
                  <w:szCs w:val="18"/>
                  <w:u w:val="none"/>
                  <w:lang w:val="en-US" w:eastAsia="zh-CN" w:bidi="ar"/>
                </w:rPr>
                <w:t>SOM440</w:t>
              </w:r>
            </w:ins>
          </w:p>
        </w:tc>
        <w:tc>
          <w:tcPr>
            <w:tcW w:w="1095" w:type="dxa"/>
            <w:tcBorders>
              <w:top w:val="nil"/>
              <w:left w:val="single" w:color="000000" w:sz="8" w:space="0"/>
              <w:bottom w:val="single" w:color="000000" w:sz="8" w:space="0"/>
              <w:right w:val="single" w:color="000000" w:sz="8" w:space="0"/>
            </w:tcBorders>
            <w:shd w:val="clear" w:color="auto" w:fill="auto"/>
            <w:vAlign w:val="top"/>
            <w:tcPrChange w:id="2787" w:author="L" w:date="2026-07-14T14:02:06Z">
              <w:tcPr>
                <w:tcW w:w="1920" w:type="dxa"/>
                <w:tcBorders>
                  <w:top w:val="nil"/>
                  <w:left w:val="single" w:color="000000" w:sz="8" w:space="0"/>
                  <w:bottom w:val="single" w:color="000000" w:sz="8" w:space="0"/>
                  <w:right w:val="single" w:color="000000" w:sz="8" w:space="0"/>
                </w:tcBorders>
                <w:vAlign w:val="top"/>
              </w:tcPr>
            </w:tcPrChange>
          </w:tcPr>
          <w:p w14:paraId="7A59C13B">
            <w:pPr>
              <w:keepNext w:val="0"/>
              <w:keepLines w:val="0"/>
              <w:widowControl/>
              <w:suppressLineNumbers w:val="0"/>
              <w:jc w:val="left"/>
              <w:textAlignment w:val="top"/>
              <w:rPr>
                <w:ins w:id="2788" w:author="L" w:date="2026-07-14T14:00:46Z"/>
                <w:rFonts w:hint="default" w:ascii="Times New Roman" w:hAnsi="Times New Roman" w:eastAsia="宋体" w:cs="Times New Roman"/>
                <w:i w:val="0"/>
                <w:iCs w:val="0"/>
                <w:color w:val="000000"/>
                <w:sz w:val="18"/>
                <w:szCs w:val="18"/>
                <w:u w:val="none"/>
              </w:rPr>
            </w:pPr>
            <w:ins w:id="2789" w:author="L" w:date="2026-07-14T14:00:46Z">
              <w:r>
                <w:rPr>
                  <w:rFonts w:hint="default" w:ascii="Times New Roman" w:hAnsi="Times New Roman" w:eastAsia="宋体" w:cs="Times New Roman"/>
                  <w:i w:val="0"/>
                  <w:iCs w:val="0"/>
                  <w:color w:val="000000"/>
                  <w:kern w:val="0"/>
                  <w:sz w:val="18"/>
                  <w:szCs w:val="18"/>
                  <w:u w:val="none"/>
                  <w:lang w:val="en-US" w:eastAsia="zh-CN" w:bidi="ar"/>
                </w:rPr>
                <w:t>RK3576J</w:t>
              </w:r>
            </w:ins>
          </w:p>
        </w:tc>
        <w:tc>
          <w:tcPr>
            <w:tcW w:w="1230" w:type="dxa"/>
            <w:tcBorders>
              <w:top w:val="nil"/>
              <w:left w:val="single" w:color="000000" w:sz="8" w:space="0"/>
              <w:bottom w:val="single" w:color="000000" w:sz="8" w:space="0"/>
              <w:right w:val="single" w:color="000000" w:sz="8" w:space="0"/>
            </w:tcBorders>
            <w:shd w:val="clear" w:color="auto" w:fill="auto"/>
            <w:vAlign w:val="top"/>
            <w:tcPrChange w:id="2790" w:author="L" w:date="2026-07-14T14:02:06Z">
              <w:tcPr>
                <w:tcW w:w="2400" w:type="dxa"/>
                <w:tcBorders>
                  <w:top w:val="nil"/>
                  <w:left w:val="single" w:color="000000" w:sz="8" w:space="0"/>
                  <w:bottom w:val="single" w:color="000000" w:sz="8" w:space="0"/>
                  <w:right w:val="single" w:color="000000" w:sz="8" w:space="0"/>
                </w:tcBorders>
                <w:vAlign w:val="top"/>
              </w:tcPr>
            </w:tcPrChange>
          </w:tcPr>
          <w:p w14:paraId="1F71B773">
            <w:pPr>
              <w:keepNext w:val="0"/>
              <w:keepLines w:val="0"/>
              <w:widowControl/>
              <w:suppressLineNumbers w:val="0"/>
              <w:jc w:val="left"/>
              <w:textAlignment w:val="top"/>
              <w:rPr>
                <w:ins w:id="2791" w:author="L" w:date="2026-07-14T14:00:46Z"/>
                <w:rFonts w:hint="default" w:ascii="Times New Roman" w:hAnsi="Times New Roman" w:eastAsia="宋体" w:cs="Times New Roman"/>
                <w:i w:val="0"/>
                <w:iCs w:val="0"/>
                <w:color w:val="000000"/>
                <w:sz w:val="18"/>
                <w:szCs w:val="18"/>
                <w:u w:val="none"/>
              </w:rPr>
            </w:pPr>
            <w:ins w:id="2792" w:author="L" w:date="2026-07-14T14:00:46Z">
              <w:r>
                <w:rPr>
                  <w:rFonts w:hint="default" w:ascii="Times New Roman" w:hAnsi="Times New Roman" w:eastAsia="宋体" w:cs="Times New Roman"/>
                  <w:i w:val="0"/>
                  <w:iCs w:val="0"/>
                  <w:color w:val="000000"/>
                  <w:kern w:val="0"/>
                  <w:sz w:val="18"/>
                  <w:szCs w:val="18"/>
                  <w:u w:val="none"/>
                  <w:lang w:val="en-US" w:eastAsia="zh-CN" w:bidi="ar"/>
                </w:rPr>
                <w:t>2.1GHz</w:t>
              </w:r>
            </w:ins>
          </w:p>
        </w:tc>
        <w:tc>
          <w:tcPr>
            <w:tcW w:w="1110" w:type="dxa"/>
            <w:tcBorders>
              <w:top w:val="nil"/>
              <w:left w:val="single" w:color="000000" w:sz="8" w:space="0"/>
              <w:bottom w:val="single" w:color="000000" w:sz="8" w:space="0"/>
              <w:right w:val="single" w:color="000000" w:sz="8" w:space="0"/>
            </w:tcBorders>
            <w:shd w:val="clear" w:color="auto" w:fill="auto"/>
            <w:vAlign w:val="top"/>
            <w:tcPrChange w:id="2793" w:author="L" w:date="2026-07-14T14:02:06Z">
              <w:tcPr>
                <w:tcW w:w="2640" w:type="dxa"/>
                <w:tcBorders>
                  <w:top w:val="nil"/>
                  <w:left w:val="single" w:color="000000" w:sz="8" w:space="0"/>
                  <w:bottom w:val="single" w:color="000000" w:sz="8" w:space="0"/>
                  <w:right w:val="single" w:color="000000" w:sz="8" w:space="0"/>
                </w:tcBorders>
                <w:vAlign w:val="top"/>
              </w:tcPr>
            </w:tcPrChange>
          </w:tcPr>
          <w:p w14:paraId="7719AEFE">
            <w:pPr>
              <w:keepNext w:val="0"/>
              <w:keepLines w:val="0"/>
              <w:widowControl/>
              <w:suppressLineNumbers w:val="0"/>
              <w:jc w:val="left"/>
              <w:textAlignment w:val="top"/>
              <w:rPr>
                <w:ins w:id="2794" w:author="L" w:date="2026-07-14T14:00:46Z"/>
                <w:rFonts w:hint="default" w:ascii="Times New Roman" w:hAnsi="Times New Roman" w:eastAsia="宋体" w:cs="Times New Roman"/>
                <w:i w:val="0"/>
                <w:iCs w:val="0"/>
                <w:color w:val="000000"/>
                <w:sz w:val="18"/>
                <w:szCs w:val="18"/>
                <w:u w:val="none"/>
              </w:rPr>
            </w:pPr>
            <w:ins w:id="2795" w:author="L" w:date="2026-07-14T14:00:46Z">
              <w:r>
                <w:rPr>
                  <w:rFonts w:hint="default" w:ascii="Times New Roman" w:hAnsi="Times New Roman" w:eastAsia="宋体" w:cs="Times New Roman"/>
                  <w:i w:val="0"/>
                  <w:iCs w:val="0"/>
                  <w:color w:val="000000"/>
                  <w:kern w:val="0"/>
                  <w:sz w:val="18"/>
                  <w:szCs w:val="18"/>
                  <w:u w:val="none"/>
                  <w:lang w:val="en-US" w:eastAsia="zh-CN" w:bidi="ar"/>
                </w:rPr>
                <w:t>6TOPS</w:t>
              </w:r>
            </w:ins>
          </w:p>
        </w:tc>
        <w:tc>
          <w:tcPr>
            <w:tcW w:w="1200" w:type="dxa"/>
            <w:tcBorders>
              <w:top w:val="nil"/>
              <w:left w:val="single" w:color="000000" w:sz="8" w:space="0"/>
              <w:bottom w:val="single" w:color="000000" w:sz="8" w:space="0"/>
              <w:right w:val="single" w:color="000000" w:sz="8" w:space="0"/>
            </w:tcBorders>
            <w:shd w:val="clear" w:color="auto" w:fill="auto"/>
            <w:vAlign w:val="top"/>
            <w:tcPrChange w:id="2796" w:author="L" w:date="2026-07-14T14:02:06Z">
              <w:tcPr>
                <w:tcW w:w="3360" w:type="dxa"/>
                <w:tcBorders>
                  <w:top w:val="nil"/>
                  <w:left w:val="single" w:color="000000" w:sz="8" w:space="0"/>
                  <w:bottom w:val="single" w:color="000000" w:sz="8" w:space="0"/>
                  <w:right w:val="single" w:color="000000" w:sz="8" w:space="0"/>
                </w:tcBorders>
                <w:vAlign w:val="top"/>
              </w:tcPr>
            </w:tcPrChange>
          </w:tcPr>
          <w:p w14:paraId="5E6DF981">
            <w:pPr>
              <w:keepNext w:val="0"/>
              <w:keepLines w:val="0"/>
              <w:widowControl/>
              <w:suppressLineNumbers w:val="0"/>
              <w:jc w:val="left"/>
              <w:textAlignment w:val="top"/>
              <w:rPr>
                <w:ins w:id="2797" w:author="L" w:date="2026-07-14T14:00:46Z"/>
                <w:rFonts w:hint="default" w:ascii="Times New Roman" w:hAnsi="Times New Roman" w:eastAsia="宋体" w:cs="Times New Roman"/>
                <w:i w:val="0"/>
                <w:iCs w:val="0"/>
                <w:color w:val="000000"/>
                <w:sz w:val="18"/>
                <w:szCs w:val="18"/>
                <w:u w:val="none"/>
              </w:rPr>
            </w:pPr>
            <w:ins w:id="2798" w:author="L" w:date="2026-07-14T14:00:46Z">
              <w:r>
                <w:rPr>
                  <w:rFonts w:hint="default" w:ascii="Times New Roman" w:hAnsi="Times New Roman" w:eastAsia="宋体" w:cs="Times New Roman"/>
                  <w:i w:val="0"/>
                  <w:iCs w:val="0"/>
                  <w:color w:val="000000"/>
                  <w:kern w:val="0"/>
                  <w:sz w:val="18"/>
                  <w:szCs w:val="18"/>
                  <w:u w:val="none"/>
                  <w:lang w:val="en-US" w:eastAsia="zh-CN" w:bidi="ar"/>
                </w:rPr>
                <w:t>16GByte</w:t>
              </w:r>
            </w:ins>
          </w:p>
        </w:tc>
        <w:tc>
          <w:tcPr>
            <w:tcW w:w="1155" w:type="dxa"/>
            <w:tcBorders>
              <w:top w:val="nil"/>
              <w:left w:val="single" w:color="000000" w:sz="8" w:space="0"/>
              <w:bottom w:val="single" w:color="000000" w:sz="8" w:space="0"/>
              <w:right w:val="single" w:color="000000" w:sz="8" w:space="0"/>
            </w:tcBorders>
            <w:shd w:val="clear" w:color="auto" w:fill="auto"/>
            <w:vAlign w:val="top"/>
            <w:tcPrChange w:id="2799" w:author="L" w:date="2026-07-14T14:02:06Z">
              <w:tcPr>
                <w:tcW w:w="3120" w:type="dxa"/>
                <w:tcBorders>
                  <w:top w:val="nil"/>
                  <w:left w:val="single" w:color="000000" w:sz="8" w:space="0"/>
                  <w:bottom w:val="single" w:color="000000" w:sz="8" w:space="0"/>
                  <w:right w:val="single" w:color="000000" w:sz="8" w:space="0"/>
                </w:tcBorders>
                <w:vAlign w:val="top"/>
              </w:tcPr>
            </w:tcPrChange>
          </w:tcPr>
          <w:p w14:paraId="300E5DC9">
            <w:pPr>
              <w:keepNext w:val="0"/>
              <w:keepLines w:val="0"/>
              <w:widowControl/>
              <w:suppressLineNumbers w:val="0"/>
              <w:jc w:val="left"/>
              <w:textAlignment w:val="top"/>
              <w:rPr>
                <w:ins w:id="2800" w:author="L" w:date="2026-07-14T14:00:46Z"/>
                <w:rFonts w:hint="default" w:ascii="Times New Roman" w:hAnsi="Times New Roman" w:eastAsia="宋体" w:cs="Times New Roman"/>
                <w:i w:val="0"/>
                <w:iCs w:val="0"/>
                <w:color w:val="000000"/>
                <w:sz w:val="18"/>
                <w:szCs w:val="18"/>
                <w:u w:val="none"/>
              </w:rPr>
            </w:pPr>
            <w:ins w:id="2801" w:author="L" w:date="2026-07-14T14:00:46Z">
              <w:r>
                <w:rPr>
                  <w:rFonts w:hint="default" w:ascii="Times New Roman" w:hAnsi="Times New Roman" w:eastAsia="宋体" w:cs="Times New Roman"/>
                  <w:i w:val="0"/>
                  <w:iCs w:val="0"/>
                  <w:color w:val="000000"/>
                  <w:kern w:val="0"/>
                  <w:sz w:val="18"/>
                  <w:szCs w:val="18"/>
                  <w:u w:val="none"/>
                  <w:lang w:val="en-US" w:eastAsia="zh-CN" w:bidi="ar"/>
                </w:rPr>
                <w:t>2GByte</w:t>
              </w:r>
            </w:ins>
          </w:p>
        </w:tc>
        <w:tc>
          <w:tcPr>
            <w:tcW w:w="1740" w:type="dxa"/>
            <w:tcBorders>
              <w:top w:val="nil"/>
              <w:left w:val="single" w:color="000000" w:sz="8" w:space="0"/>
              <w:bottom w:val="single" w:color="000000" w:sz="8" w:space="0"/>
              <w:right w:val="single" w:color="000000" w:sz="8" w:space="0"/>
            </w:tcBorders>
            <w:shd w:val="clear" w:color="auto" w:fill="auto"/>
            <w:vAlign w:val="top"/>
            <w:tcPrChange w:id="2802" w:author="L" w:date="2026-07-14T14:02:06Z">
              <w:tcPr>
                <w:tcW w:w="1080" w:type="dxa"/>
                <w:tcBorders>
                  <w:top w:val="nil"/>
                  <w:left w:val="single" w:color="000000" w:sz="8" w:space="0"/>
                  <w:bottom w:val="single" w:color="000000" w:sz="8" w:space="0"/>
                  <w:right w:val="single" w:color="000000" w:sz="8" w:space="0"/>
                </w:tcBorders>
                <w:vAlign w:val="top"/>
              </w:tcPr>
            </w:tcPrChange>
          </w:tcPr>
          <w:p w14:paraId="5E6DBC70">
            <w:pPr>
              <w:keepNext w:val="0"/>
              <w:keepLines w:val="0"/>
              <w:widowControl/>
              <w:suppressLineNumbers w:val="0"/>
              <w:jc w:val="left"/>
              <w:textAlignment w:val="top"/>
              <w:rPr>
                <w:ins w:id="2803" w:author="L" w:date="2026-07-14T14:00:46Z"/>
                <w:rFonts w:hint="eastAsia" w:ascii="宋体" w:hAnsi="宋体" w:eastAsia="宋体" w:cs="宋体"/>
                <w:i w:val="0"/>
                <w:iCs w:val="0"/>
                <w:color w:val="000000"/>
                <w:sz w:val="18"/>
                <w:szCs w:val="18"/>
                <w:u w:val="none"/>
              </w:rPr>
            </w:pPr>
            <w:ins w:id="2804" w:author="L" w:date="2026-07-14T14:00:46Z">
              <w:r>
                <w:rPr>
                  <w:rFonts w:hint="eastAsia" w:ascii="宋体" w:hAnsi="宋体" w:eastAsia="宋体" w:cs="宋体"/>
                  <w:i w:val="0"/>
                  <w:iCs w:val="0"/>
                  <w:color w:val="000000"/>
                  <w:kern w:val="0"/>
                  <w:sz w:val="18"/>
                  <w:szCs w:val="18"/>
                  <w:u w:val="none"/>
                  <w:lang w:val="en-US" w:eastAsia="zh-CN" w:bidi="ar"/>
                </w:rPr>
                <w:t xml:space="preserve">工业级 </w:t>
              </w:r>
            </w:ins>
            <w:ins w:id="2805" w:author="L" w:date="2026-07-14T14:00:46Z">
              <w:r>
                <w:rPr>
                  <w:rStyle w:val="26"/>
                  <w:rFonts w:eastAsia="宋体"/>
                  <w:lang w:val="en-US" w:eastAsia="zh-CN" w:bidi="ar"/>
                </w:rPr>
                <w:t>-40~85</w:t>
              </w:r>
            </w:ins>
            <w:ins w:id="2806" w:author="L" w:date="2026-07-14T14:00:46Z">
              <w:r>
                <w:rPr>
                  <w:rStyle w:val="27"/>
                  <w:lang w:val="en-US" w:eastAsia="zh-CN" w:bidi="ar"/>
                </w:rPr>
                <w:t>℃</w:t>
              </w:r>
            </w:ins>
          </w:p>
        </w:tc>
      </w:tr>
      <w:tr w14:paraId="684A9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2808" w:author="L" w:date="2026-07-14T14:02: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495" w:hRule="atLeast"/>
          <w:ins w:id="2807" w:author="L" w:date="2026-07-14T14:00:46Z"/>
          <w:trPrChange w:id="2808" w:author="L" w:date="2026-07-14T14:02:06Z">
            <w:trPr>
              <w:trHeight w:val="495" w:hRule="atLeast"/>
            </w:trPr>
          </w:trPrChange>
        </w:trPr>
        <w:tc>
          <w:tcPr>
            <w:tcW w:w="1005" w:type="dxa"/>
            <w:tcBorders>
              <w:top w:val="nil"/>
              <w:left w:val="single" w:color="000000" w:sz="8" w:space="0"/>
              <w:bottom w:val="single" w:color="000000" w:sz="8" w:space="0"/>
              <w:right w:val="single" w:color="000000" w:sz="8" w:space="0"/>
            </w:tcBorders>
            <w:shd w:val="clear" w:color="auto" w:fill="D8D8D8"/>
            <w:vAlign w:val="top"/>
            <w:tcPrChange w:id="2809" w:author="L" w:date="2026-07-14T14:02:06Z">
              <w:tcPr>
                <w:tcW w:w="2400" w:type="dxa"/>
                <w:tcBorders>
                  <w:top w:val="nil"/>
                  <w:left w:val="single" w:color="000000" w:sz="8" w:space="0"/>
                  <w:bottom w:val="single" w:color="000000" w:sz="8" w:space="0"/>
                  <w:right w:val="single" w:color="000000" w:sz="8" w:space="0"/>
                </w:tcBorders>
                <w:shd w:val="clear" w:color="auto" w:fill="D8D8D8"/>
                <w:vAlign w:val="top"/>
              </w:tcPr>
            </w:tcPrChange>
          </w:tcPr>
          <w:p w14:paraId="5369F3F2">
            <w:pPr>
              <w:keepNext w:val="0"/>
              <w:keepLines w:val="0"/>
              <w:widowControl/>
              <w:suppressLineNumbers w:val="0"/>
              <w:jc w:val="left"/>
              <w:textAlignment w:val="top"/>
              <w:rPr>
                <w:ins w:id="2810" w:author="L" w:date="2026-07-14T14:00:46Z"/>
                <w:rFonts w:hint="default" w:ascii="Times New Roman" w:hAnsi="Times New Roman" w:eastAsia="宋体" w:cs="Times New Roman"/>
                <w:i w:val="0"/>
                <w:iCs w:val="0"/>
                <w:color w:val="000000"/>
                <w:sz w:val="18"/>
                <w:szCs w:val="18"/>
                <w:u w:val="none"/>
              </w:rPr>
            </w:pPr>
            <w:ins w:id="2811" w:author="L" w:date="2026-07-14T14:00:46Z">
              <w:r>
                <w:rPr>
                  <w:rFonts w:hint="default" w:ascii="Times New Roman" w:hAnsi="Times New Roman" w:eastAsia="宋体" w:cs="Times New Roman"/>
                  <w:i w:val="0"/>
                  <w:iCs w:val="0"/>
                  <w:color w:val="000000"/>
                  <w:kern w:val="0"/>
                  <w:sz w:val="18"/>
                  <w:szCs w:val="18"/>
                  <w:u w:val="none"/>
                  <w:lang w:val="en-US" w:eastAsia="zh-CN" w:bidi="ar"/>
                </w:rPr>
                <w:t>SOM441</w:t>
              </w:r>
            </w:ins>
          </w:p>
        </w:tc>
        <w:tc>
          <w:tcPr>
            <w:tcW w:w="1095" w:type="dxa"/>
            <w:tcBorders>
              <w:top w:val="nil"/>
              <w:left w:val="single" w:color="000000" w:sz="8" w:space="0"/>
              <w:bottom w:val="single" w:color="000000" w:sz="8" w:space="0"/>
              <w:right w:val="single" w:color="000000" w:sz="8" w:space="0"/>
            </w:tcBorders>
            <w:shd w:val="clear" w:color="auto" w:fill="auto"/>
            <w:vAlign w:val="top"/>
            <w:tcPrChange w:id="2812" w:author="L" w:date="2026-07-14T14:02:06Z">
              <w:tcPr>
                <w:tcW w:w="1920" w:type="dxa"/>
                <w:tcBorders>
                  <w:top w:val="nil"/>
                  <w:left w:val="single" w:color="000000" w:sz="8" w:space="0"/>
                  <w:bottom w:val="single" w:color="000000" w:sz="8" w:space="0"/>
                  <w:right w:val="single" w:color="000000" w:sz="8" w:space="0"/>
                </w:tcBorders>
                <w:vAlign w:val="top"/>
              </w:tcPr>
            </w:tcPrChange>
          </w:tcPr>
          <w:p w14:paraId="16F76B68">
            <w:pPr>
              <w:keepNext w:val="0"/>
              <w:keepLines w:val="0"/>
              <w:widowControl/>
              <w:suppressLineNumbers w:val="0"/>
              <w:jc w:val="left"/>
              <w:textAlignment w:val="top"/>
              <w:rPr>
                <w:ins w:id="2813" w:author="L" w:date="2026-07-14T14:00:46Z"/>
                <w:rFonts w:hint="default" w:ascii="Times New Roman" w:hAnsi="Times New Roman" w:eastAsia="宋体" w:cs="Times New Roman"/>
                <w:i w:val="0"/>
                <w:iCs w:val="0"/>
                <w:color w:val="000000"/>
                <w:sz w:val="18"/>
                <w:szCs w:val="18"/>
                <w:u w:val="none"/>
              </w:rPr>
            </w:pPr>
            <w:ins w:id="2814" w:author="L" w:date="2026-07-14T14:00:46Z">
              <w:r>
                <w:rPr>
                  <w:rFonts w:hint="default" w:ascii="Times New Roman" w:hAnsi="Times New Roman" w:eastAsia="宋体" w:cs="Times New Roman"/>
                  <w:i w:val="0"/>
                  <w:iCs w:val="0"/>
                  <w:color w:val="000000"/>
                  <w:kern w:val="0"/>
                  <w:sz w:val="18"/>
                  <w:szCs w:val="18"/>
                  <w:u w:val="none"/>
                  <w:lang w:val="en-US" w:eastAsia="zh-CN" w:bidi="ar"/>
                </w:rPr>
                <w:t>RK3576J</w:t>
              </w:r>
            </w:ins>
          </w:p>
        </w:tc>
        <w:tc>
          <w:tcPr>
            <w:tcW w:w="1230" w:type="dxa"/>
            <w:tcBorders>
              <w:top w:val="nil"/>
              <w:left w:val="single" w:color="000000" w:sz="8" w:space="0"/>
              <w:bottom w:val="single" w:color="000000" w:sz="8" w:space="0"/>
              <w:right w:val="single" w:color="000000" w:sz="8" w:space="0"/>
            </w:tcBorders>
            <w:shd w:val="clear" w:color="auto" w:fill="auto"/>
            <w:vAlign w:val="top"/>
            <w:tcPrChange w:id="2815" w:author="L" w:date="2026-07-14T14:02:06Z">
              <w:tcPr>
                <w:tcW w:w="2400" w:type="dxa"/>
                <w:tcBorders>
                  <w:top w:val="nil"/>
                  <w:left w:val="single" w:color="000000" w:sz="8" w:space="0"/>
                  <w:bottom w:val="single" w:color="000000" w:sz="8" w:space="0"/>
                  <w:right w:val="single" w:color="000000" w:sz="8" w:space="0"/>
                </w:tcBorders>
                <w:vAlign w:val="top"/>
              </w:tcPr>
            </w:tcPrChange>
          </w:tcPr>
          <w:p w14:paraId="74CEC2F0">
            <w:pPr>
              <w:keepNext w:val="0"/>
              <w:keepLines w:val="0"/>
              <w:widowControl/>
              <w:suppressLineNumbers w:val="0"/>
              <w:jc w:val="left"/>
              <w:textAlignment w:val="top"/>
              <w:rPr>
                <w:ins w:id="2816" w:author="L" w:date="2026-07-14T14:00:46Z"/>
                <w:rFonts w:hint="default" w:ascii="Times New Roman" w:hAnsi="Times New Roman" w:eastAsia="宋体" w:cs="Times New Roman"/>
                <w:i w:val="0"/>
                <w:iCs w:val="0"/>
                <w:color w:val="000000"/>
                <w:sz w:val="18"/>
                <w:szCs w:val="18"/>
                <w:u w:val="none"/>
              </w:rPr>
            </w:pPr>
            <w:ins w:id="2817" w:author="L" w:date="2026-07-14T14:00:46Z">
              <w:r>
                <w:rPr>
                  <w:rFonts w:hint="default" w:ascii="Times New Roman" w:hAnsi="Times New Roman" w:eastAsia="宋体" w:cs="Times New Roman"/>
                  <w:i w:val="0"/>
                  <w:iCs w:val="0"/>
                  <w:color w:val="000000"/>
                  <w:kern w:val="0"/>
                  <w:sz w:val="18"/>
                  <w:szCs w:val="18"/>
                  <w:u w:val="none"/>
                  <w:lang w:val="en-US" w:eastAsia="zh-CN" w:bidi="ar"/>
                </w:rPr>
                <w:t>2.1GHz</w:t>
              </w:r>
            </w:ins>
          </w:p>
        </w:tc>
        <w:tc>
          <w:tcPr>
            <w:tcW w:w="1110" w:type="dxa"/>
            <w:tcBorders>
              <w:top w:val="nil"/>
              <w:left w:val="single" w:color="000000" w:sz="8" w:space="0"/>
              <w:bottom w:val="single" w:color="000000" w:sz="8" w:space="0"/>
              <w:right w:val="single" w:color="000000" w:sz="8" w:space="0"/>
            </w:tcBorders>
            <w:shd w:val="clear" w:color="auto" w:fill="auto"/>
            <w:vAlign w:val="top"/>
            <w:tcPrChange w:id="2818" w:author="L" w:date="2026-07-14T14:02:06Z">
              <w:tcPr>
                <w:tcW w:w="2640" w:type="dxa"/>
                <w:tcBorders>
                  <w:top w:val="nil"/>
                  <w:left w:val="single" w:color="000000" w:sz="8" w:space="0"/>
                  <w:bottom w:val="single" w:color="000000" w:sz="8" w:space="0"/>
                  <w:right w:val="single" w:color="000000" w:sz="8" w:space="0"/>
                </w:tcBorders>
                <w:vAlign w:val="top"/>
              </w:tcPr>
            </w:tcPrChange>
          </w:tcPr>
          <w:p w14:paraId="33CFF5BB">
            <w:pPr>
              <w:keepNext w:val="0"/>
              <w:keepLines w:val="0"/>
              <w:widowControl/>
              <w:suppressLineNumbers w:val="0"/>
              <w:jc w:val="left"/>
              <w:textAlignment w:val="top"/>
              <w:rPr>
                <w:ins w:id="2819" w:author="L" w:date="2026-07-14T14:00:46Z"/>
                <w:rFonts w:hint="default" w:ascii="Times New Roman" w:hAnsi="Times New Roman" w:eastAsia="宋体" w:cs="Times New Roman"/>
                <w:i w:val="0"/>
                <w:iCs w:val="0"/>
                <w:color w:val="000000"/>
                <w:sz w:val="18"/>
                <w:szCs w:val="18"/>
                <w:u w:val="none"/>
              </w:rPr>
            </w:pPr>
            <w:ins w:id="2820" w:author="L" w:date="2026-07-14T14:00:46Z">
              <w:r>
                <w:rPr>
                  <w:rFonts w:hint="default" w:ascii="Times New Roman" w:hAnsi="Times New Roman" w:eastAsia="宋体" w:cs="Times New Roman"/>
                  <w:i w:val="0"/>
                  <w:iCs w:val="0"/>
                  <w:color w:val="000000"/>
                  <w:kern w:val="0"/>
                  <w:sz w:val="18"/>
                  <w:szCs w:val="18"/>
                  <w:u w:val="none"/>
                  <w:lang w:val="en-US" w:eastAsia="zh-CN" w:bidi="ar"/>
                </w:rPr>
                <w:t>6TOPS</w:t>
              </w:r>
            </w:ins>
          </w:p>
        </w:tc>
        <w:tc>
          <w:tcPr>
            <w:tcW w:w="1200" w:type="dxa"/>
            <w:tcBorders>
              <w:top w:val="nil"/>
              <w:left w:val="single" w:color="000000" w:sz="8" w:space="0"/>
              <w:bottom w:val="single" w:color="000000" w:sz="8" w:space="0"/>
              <w:right w:val="single" w:color="000000" w:sz="8" w:space="0"/>
            </w:tcBorders>
            <w:shd w:val="clear" w:color="auto" w:fill="auto"/>
            <w:vAlign w:val="top"/>
            <w:tcPrChange w:id="2821" w:author="L" w:date="2026-07-14T14:02:06Z">
              <w:tcPr>
                <w:tcW w:w="3360" w:type="dxa"/>
                <w:tcBorders>
                  <w:top w:val="nil"/>
                  <w:left w:val="single" w:color="000000" w:sz="8" w:space="0"/>
                  <w:bottom w:val="single" w:color="000000" w:sz="8" w:space="0"/>
                  <w:right w:val="single" w:color="000000" w:sz="8" w:space="0"/>
                </w:tcBorders>
                <w:vAlign w:val="top"/>
              </w:tcPr>
            </w:tcPrChange>
          </w:tcPr>
          <w:p w14:paraId="6B975A0A">
            <w:pPr>
              <w:keepNext w:val="0"/>
              <w:keepLines w:val="0"/>
              <w:widowControl/>
              <w:suppressLineNumbers w:val="0"/>
              <w:jc w:val="left"/>
              <w:textAlignment w:val="top"/>
              <w:rPr>
                <w:ins w:id="2822" w:author="L" w:date="2026-07-14T14:00:46Z"/>
                <w:rFonts w:hint="default" w:ascii="Times New Roman" w:hAnsi="Times New Roman" w:eastAsia="宋体" w:cs="Times New Roman"/>
                <w:i w:val="0"/>
                <w:iCs w:val="0"/>
                <w:color w:val="000000"/>
                <w:sz w:val="18"/>
                <w:szCs w:val="18"/>
                <w:u w:val="none"/>
              </w:rPr>
            </w:pPr>
            <w:ins w:id="2823" w:author="L" w:date="2026-07-14T14:00:46Z">
              <w:r>
                <w:rPr>
                  <w:rFonts w:hint="default" w:ascii="Times New Roman" w:hAnsi="Times New Roman" w:eastAsia="宋体" w:cs="Times New Roman"/>
                  <w:i w:val="0"/>
                  <w:iCs w:val="0"/>
                  <w:color w:val="000000"/>
                  <w:kern w:val="0"/>
                  <w:sz w:val="18"/>
                  <w:szCs w:val="18"/>
                  <w:u w:val="none"/>
                  <w:lang w:val="en-US" w:eastAsia="zh-CN" w:bidi="ar"/>
                </w:rPr>
                <w:t>32GByte</w:t>
              </w:r>
            </w:ins>
          </w:p>
        </w:tc>
        <w:tc>
          <w:tcPr>
            <w:tcW w:w="1155" w:type="dxa"/>
            <w:tcBorders>
              <w:top w:val="nil"/>
              <w:left w:val="single" w:color="000000" w:sz="8" w:space="0"/>
              <w:bottom w:val="single" w:color="000000" w:sz="8" w:space="0"/>
              <w:right w:val="single" w:color="000000" w:sz="8" w:space="0"/>
            </w:tcBorders>
            <w:shd w:val="clear" w:color="auto" w:fill="auto"/>
            <w:vAlign w:val="top"/>
            <w:tcPrChange w:id="2824" w:author="L" w:date="2026-07-14T14:02:06Z">
              <w:tcPr>
                <w:tcW w:w="3120" w:type="dxa"/>
                <w:tcBorders>
                  <w:top w:val="nil"/>
                  <w:left w:val="single" w:color="000000" w:sz="8" w:space="0"/>
                  <w:bottom w:val="single" w:color="000000" w:sz="8" w:space="0"/>
                  <w:right w:val="single" w:color="000000" w:sz="8" w:space="0"/>
                </w:tcBorders>
                <w:vAlign w:val="top"/>
              </w:tcPr>
            </w:tcPrChange>
          </w:tcPr>
          <w:p w14:paraId="16619D2D">
            <w:pPr>
              <w:keepNext w:val="0"/>
              <w:keepLines w:val="0"/>
              <w:widowControl/>
              <w:suppressLineNumbers w:val="0"/>
              <w:jc w:val="left"/>
              <w:textAlignment w:val="top"/>
              <w:rPr>
                <w:ins w:id="2825" w:author="L" w:date="2026-07-14T14:00:46Z"/>
                <w:rFonts w:hint="default" w:ascii="Times New Roman" w:hAnsi="Times New Roman" w:eastAsia="宋体" w:cs="Times New Roman"/>
                <w:i w:val="0"/>
                <w:iCs w:val="0"/>
                <w:color w:val="000000"/>
                <w:sz w:val="18"/>
                <w:szCs w:val="18"/>
                <w:u w:val="none"/>
              </w:rPr>
            </w:pPr>
            <w:ins w:id="2826" w:author="L" w:date="2026-07-14T14:00:46Z">
              <w:r>
                <w:rPr>
                  <w:rFonts w:hint="default" w:ascii="Times New Roman" w:hAnsi="Times New Roman" w:eastAsia="宋体" w:cs="Times New Roman"/>
                  <w:i w:val="0"/>
                  <w:iCs w:val="0"/>
                  <w:color w:val="000000"/>
                  <w:kern w:val="0"/>
                  <w:sz w:val="18"/>
                  <w:szCs w:val="18"/>
                  <w:u w:val="none"/>
                  <w:lang w:val="en-US" w:eastAsia="zh-CN" w:bidi="ar"/>
                </w:rPr>
                <w:t>4GByte</w:t>
              </w:r>
            </w:ins>
          </w:p>
        </w:tc>
        <w:tc>
          <w:tcPr>
            <w:tcW w:w="1740" w:type="dxa"/>
            <w:tcBorders>
              <w:top w:val="nil"/>
              <w:left w:val="single" w:color="000000" w:sz="8" w:space="0"/>
              <w:bottom w:val="single" w:color="000000" w:sz="8" w:space="0"/>
              <w:right w:val="single" w:color="000000" w:sz="8" w:space="0"/>
            </w:tcBorders>
            <w:shd w:val="clear" w:color="auto" w:fill="auto"/>
            <w:vAlign w:val="top"/>
            <w:tcPrChange w:id="2827" w:author="L" w:date="2026-07-14T14:02:06Z">
              <w:tcPr>
                <w:tcW w:w="1080" w:type="dxa"/>
                <w:tcBorders>
                  <w:top w:val="nil"/>
                  <w:left w:val="single" w:color="000000" w:sz="8" w:space="0"/>
                  <w:bottom w:val="single" w:color="000000" w:sz="8" w:space="0"/>
                  <w:right w:val="single" w:color="000000" w:sz="8" w:space="0"/>
                </w:tcBorders>
                <w:vAlign w:val="top"/>
              </w:tcPr>
            </w:tcPrChange>
          </w:tcPr>
          <w:p w14:paraId="61D9411F">
            <w:pPr>
              <w:keepNext w:val="0"/>
              <w:keepLines w:val="0"/>
              <w:widowControl/>
              <w:suppressLineNumbers w:val="0"/>
              <w:jc w:val="left"/>
              <w:textAlignment w:val="top"/>
              <w:rPr>
                <w:ins w:id="2828" w:author="L" w:date="2026-07-14T14:00:46Z"/>
                <w:rFonts w:hint="eastAsia" w:ascii="宋体" w:hAnsi="宋体" w:eastAsia="宋体" w:cs="宋体"/>
                <w:i w:val="0"/>
                <w:iCs w:val="0"/>
                <w:color w:val="000000"/>
                <w:sz w:val="18"/>
                <w:szCs w:val="18"/>
                <w:u w:val="none"/>
              </w:rPr>
            </w:pPr>
            <w:ins w:id="2829" w:author="L" w:date="2026-07-14T14:00:46Z">
              <w:r>
                <w:rPr>
                  <w:rFonts w:hint="eastAsia" w:ascii="宋体" w:hAnsi="宋体" w:eastAsia="宋体" w:cs="宋体"/>
                  <w:i w:val="0"/>
                  <w:iCs w:val="0"/>
                  <w:color w:val="000000"/>
                  <w:kern w:val="0"/>
                  <w:sz w:val="18"/>
                  <w:szCs w:val="18"/>
                  <w:u w:val="none"/>
                  <w:lang w:val="en-US" w:eastAsia="zh-CN" w:bidi="ar"/>
                </w:rPr>
                <w:t xml:space="preserve">工业级 </w:t>
              </w:r>
            </w:ins>
            <w:ins w:id="2830" w:author="L" w:date="2026-07-14T14:00:46Z">
              <w:r>
                <w:rPr>
                  <w:rStyle w:val="26"/>
                  <w:rFonts w:eastAsia="宋体"/>
                  <w:lang w:val="en-US" w:eastAsia="zh-CN" w:bidi="ar"/>
                </w:rPr>
                <w:t>-40~85</w:t>
              </w:r>
            </w:ins>
            <w:ins w:id="2831" w:author="L" w:date="2026-07-14T14:00:46Z">
              <w:r>
                <w:rPr>
                  <w:rStyle w:val="27"/>
                  <w:lang w:val="en-US" w:eastAsia="zh-CN" w:bidi="ar"/>
                </w:rPr>
                <w:t>℃</w:t>
              </w:r>
            </w:ins>
          </w:p>
        </w:tc>
      </w:tr>
      <w:tr w14:paraId="4C199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2833" w:author="L" w:date="2026-07-14T14:02: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495" w:hRule="atLeast"/>
          <w:ins w:id="2832" w:author="L" w:date="2026-07-14T14:00:46Z"/>
          <w:trPrChange w:id="2833" w:author="L" w:date="2026-07-14T14:02:06Z">
            <w:trPr>
              <w:trHeight w:val="495" w:hRule="atLeast"/>
            </w:trPr>
          </w:trPrChange>
        </w:trPr>
        <w:tc>
          <w:tcPr>
            <w:tcW w:w="1005" w:type="dxa"/>
            <w:tcBorders>
              <w:top w:val="nil"/>
              <w:left w:val="single" w:color="000000" w:sz="8" w:space="0"/>
              <w:bottom w:val="single" w:color="000000" w:sz="8" w:space="0"/>
              <w:right w:val="single" w:color="000000" w:sz="8" w:space="0"/>
            </w:tcBorders>
            <w:shd w:val="clear" w:color="auto" w:fill="D8D8D8"/>
            <w:vAlign w:val="top"/>
            <w:tcPrChange w:id="2834" w:author="L" w:date="2026-07-14T14:02:06Z">
              <w:tcPr>
                <w:tcW w:w="2400" w:type="dxa"/>
                <w:tcBorders>
                  <w:top w:val="nil"/>
                  <w:left w:val="single" w:color="000000" w:sz="8" w:space="0"/>
                  <w:bottom w:val="single" w:color="000000" w:sz="8" w:space="0"/>
                  <w:right w:val="single" w:color="000000" w:sz="8" w:space="0"/>
                </w:tcBorders>
                <w:shd w:val="clear" w:color="auto" w:fill="D8D8D8"/>
                <w:vAlign w:val="top"/>
              </w:tcPr>
            </w:tcPrChange>
          </w:tcPr>
          <w:p w14:paraId="5216AA26">
            <w:pPr>
              <w:keepNext w:val="0"/>
              <w:keepLines w:val="0"/>
              <w:widowControl/>
              <w:suppressLineNumbers w:val="0"/>
              <w:jc w:val="left"/>
              <w:textAlignment w:val="top"/>
              <w:rPr>
                <w:ins w:id="2835" w:author="L" w:date="2026-07-14T14:00:46Z"/>
                <w:rFonts w:hint="default" w:ascii="Times New Roman" w:hAnsi="Times New Roman" w:eastAsia="宋体" w:cs="Times New Roman"/>
                <w:i w:val="0"/>
                <w:iCs w:val="0"/>
                <w:color w:val="000000"/>
                <w:sz w:val="18"/>
                <w:szCs w:val="18"/>
                <w:u w:val="none"/>
              </w:rPr>
            </w:pPr>
            <w:ins w:id="2836" w:author="L" w:date="2026-07-14T14:00:46Z">
              <w:r>
                <w:rPr>
                  <w:rFonts w:hint="default" w:ascii="Times New Roman" w:hAnsi="Times New Roman" w:eastAsia="宋体" w:cs="Times New Roman"/>
                  <w:i w:val="0"/>
                  <w:iCs w:val="0"/>
                  <w:color w:val="000000"/>
                  <w:kern w:val="0"/>
                  <w:sz w:val="18"/>
                  <w:szCs w:val="18"/>
                  <w:u w:val="none"/>
                  <w:lang w:val="en-US" w:eastAsia="zh-CN" w:bidi="ar"/>
                </w:rPr>
                <w:t>SOM442</w:t>
              </w:r>
            </w:ins>
          </w:p>
        </w:tc>
        <w:tc>
          <w:tcPr>
            <w:tcW w:w="1095" w:type="dxa"/>
            <w:tcBorders>
              <w:top w:val="nil"/>
              <w:left w:val="single" w:color="000000" w:sz="8" w:space="0"/>
              <w:bottom w:val="single" w:color="000000" w:sz="8" w:space="0"/>
              <w:right w:val="single" w:color="000000" w:sz="8" w:space="0"/>
            </w:tcBorders>
            <w:shd w:val="clear" w:color="auto" w:fill="auto"/>
            <w:vAlign w:val="top"/>
            <w:tcPrChange w:id="2837" w:author="L" w:date="2026-07-14T14:02:06Z">
              <w:tcPr>
                <w:tcW w:w="1920" w:type="dxa"/>
                <w:tcBorders>
                  <w:top w:val="nil"/>
                  <w:left w:val="single" w:color="000000" w:sz="8" w:space="0"/>
                  <w:bottom w:val="single" w:color="000000" w:sz="8" w:space="0"/>
                  <w:right w:val="single" w:color="000000" w:sz="8" w:space="0"/>
                </w:tcBorders>
                <w:vAlign w:val="top"/>
              </w:tcPr>
            </w:tcPrChange>
          </w:tcPr>
          <w:p w14:paraId="02A3C9EE">
            <w:pPr>
              <w:keepNext w:val="0"/>
              <w:keepLines w:val="0"/>
              <w:widowControl/>
              <w:suppressLineNumbers w:val="0"/>
              <w:jc w:val="left"/>
              <w:textAlignment w:val="top"/>
              <w:rPr>
                <w:ins w:id="2838" w:author="L" w:date="2026-07-14T14:00:46Z"/>
                <w:rFonts w:hint="default" w:ascii="Times New Roman" w:hAnsi="Times New Roman" w:eastAsia="宋体" w:cs="Times New Roman"/>
                <w:i w:val="0"/>
                <w:iCs w:val="0"/>
                <w:color w:val="000000"/>
                <w:sz w:val="18"/>
                <w:szCs w:val="18"/>
                <w:u w:val="none"/>
              </w:rPr>
            </w:pPr>
            <w:ins w:id="2839" w:author="L" w:date="2026-07-14T14:00:46Z">
              <w:r>
                <w:rPr>
                  <w:rFonts w:hint="default" w:ascii="Times New Roman" w:hAnsi="Times New Roman" w:eastAsia="宋体" w:cs="Times New Roman"/>
                  <w:i w:val="0"/>
                  <w:iCs w:val="0"/>
                  <w:color w:val="000000"/>
                  <w:kern w:val="0"/>
                  <w:sz w:val="18"/>
                  <w:szCs w:val="18"/>
                  <w:u w:val="none"/>
                  <w:lang w:val="en-US" w:eastAsia="zh-CN" w:bidi="ar"/>
                </w:rPr>
                <w:t>RK3576J</w:t>
              </w:r>
            </w:ins>
          </w:p>
        </w:tc>
        <w:tc>
          <w:tcPr>
            <w:tcW w:w="1230" w:type="dxa"/>
            <w:tcBorders>
              <w:top w:val="nil"/>
              <w:left w:val="single" w:color="000000" w:sz="8" w:space="0"/>
              <w:bottom w:val="single" w:color="000000" w:sz="8" w:space="0"/>
              <w:right w:val="single" w:color="000000" w:sz="8" w:space="0"/>
            </w:tcBorders>
            <w:shd w:val="clear" w:color="auto" w:fill="auto"/>
            <w:vAlign w:val="top"/>
            <w:tcPrChange w:id="2840" w:author="L" w:date="2026-07-14T14:02:06Z">
              <w:tcPr>
                <w:tcW w:w="2400" w:type="dxa"/>
                <w:tcBorders>
                  <w:top w:val="nil"/>
                  <w:left w:val="single" w:color="000000" w:sz="8" w:space="0"/>
                  <w:bottom w:val="single" w:color="000000" w:sz="8" w:space="0"/>
                  <w:right w:val="single" w:color="000000" w:sz="8" w:space="0"/>
                </w:tcBorders>
                <w:vAlign w:val="top"/>
              </w:tcPr>
            </w:tcPrChange>
          </w:tcPr>
          <w:p w14:paraId="2A5DD250">
            <w:pPr>
              <w:keepNext w:val="0"/>
              <w:keepLines w:val="0"/>
              <w:widowControl/>
              <w:suppressLineNumbers w:val="0"/>
              <w:jc w:val="left"/>
              <w:textAlignment w:val="top"/>
              <w:rPr>
                <w:ins w:id="2841" w:author="L" w:date="2026-07-14T14:00:46Z"/>
                <w:rFonts w:hint="default" w:ascii="Times New Roman" w:hAnsi="Times New Roman" w:eastAsia="宋体" w:cs="Times New Roman"/>
                <w:i w:val="0"/>
                <w:iCs w:val="0"/>
                <w:color w:val="000000"/>
                <w:sz w:val="18"/>
                <w:szCs w:val="18"/>
                <w:u w:val="none"/>
              </w:rPr>
            </w:pPr>
            <w:ins w:id="2842" w:author="L" w:date="2026-07-14T14:00:46Z">
              <w:r>
                <w:rPr>
                  <w:rFonts w:hint="default" w:ascii="Times New Roman" w:hAnsi="Times New Roman" w:eastAsia="宋体" w:cs="Times New Roman"/>
                  <w:i w:val="0"/>
                  <w:iCs w:val="0"/>
                  <w:color w:val="000000"/>
                  <w:kern w:val="0"/>
                  <w:sz w:val="18"/>
                  <w:szCs w:val="18"/>
                  <w:u w:val="none"/>
                  <w:lang w:val="en-US" w:eastAsia="zh-CN" w:bidi="ar"/>
                </w:rPr>
                <w:t>2.1GHz</w:t>
              </w:r>
            </w:ins>
          </w:p>
        </w:tc>
        <w:tc>
          <w:tcPr>
            <w:tcW w:w="1110" w:type="dxa"/>
            <w:tcBorders>
              <w:top w:val="nil"/>
              <w:left w:val="single" w:color="000000" w:sz="8" w:space="0"/>
              <w:bottom w:val="single" w:color="000000" w:sz="8" w:space="0"/>
              <w:right w:val="single" w:color="000000" w:sz="8" w:space="0"/>
            </w:tcBorders>
            <w:shd w:val="clear" w:color="auto" w:fill="auto"/>
            <w:vAlign w:val="top"/>
            <w:tcPrChange w:id="2843" w:author="L" w:date="2026-07-14T14:02:06Z">
              <w:tcPr>
                <w:tcW w:w="2640" w:type="dxa"/>
                <w:tcBorders>
                  <w:top w:val="nil"/>
                  <w:left w:val="single" w:color="000000" w:sz="8" w:space="0"/>
                  <w:bottom w:val="single" w:color="000000" w:sz="8" w:space="0"/>
                  <w:right w:val="single" w:color="000000" w:sz="8" w:space="0"/>
                </w:tcBorders>
                <w:vAlign w:val="top"/>
              </w:tcPr>
            </w:tcPrChange>
          </w:tcPr>
          <w:p w14:paraId="178719CC">
            <w:pPr>
              <w:keepNext w:val="0"/>
              <w:keepLines w:val="0"/>
              <w:widowControl/>
              <w:suppressLineNumbers w:val="0"/>
              <w:jc w:val="left"/>
              <w:textAlignment w:val="top"/>
              <w:rPr>
                <w:ins w:id="2844" w:author="L" w:date="2026-07-14T14:00:46Z"/>
                <w:rFonts w:hint="default" w:ascii="Times New Roman" w:hAnsi="Times New Roman" w:eastAsia="宋体" w:cs="Times New Roman"/>
                <w:i w:val="0"/>
                <w:iCs w:val="0"/>
                <w:color w:val="000000"/>
                <w:sz w:val="18"/>
                <w:szCs w:val="18"/>
                <w:u w:val="none"/>
              </w:rPr>
            </w:pPr>
            <w:ins w:id="2845" w:author="L" w:date="2026-07-14T14:00:46Z">
              <w:r>
                <w:rPr>
                  <w:rFonts w:hint="default" w:ascii="Times New Roman" w:hAnsi="Times New Roman" w:eastAsia="宋体" w:cs="Times New Roman"/>
                  <w:i w:val="0"/>
                  <w:iCs w:val="0"/>
                  <w:color w:val="000000"/>
                  <w:kern w:val="0"/>
                  <w:sz w:val="18"/>
                  <w:szCs w:val="18"/>
                  <w:u w:val="none"/>
                  <w:lang w:val="en-US" w:eastAsia="zh-CN" w:bidi="ar"/>
                </w:rPr>
                <w:t>6TOPS</w:t>
              </w:r>
            </w:ins>
          </w:p>
        </w:tc>
        <w:tc>
          <w:tcPr>
            <w:tcW w:w="1200" w:type="dxa"/>
            <w:tcBorders>
              <w:top w:val="nil"/>
              <w:left w:val="single" w:color="000000" w:sz="8" w:space="0"/>
              <w:bottom w:val="single" w:color="000000" w:sz="8" w:space="0"/>
              <w:right w:val="single" w:color="000000" w:sz="8" w:space="0"/>
            </w:tcBorders>
            <w:shd w:val="clear" w:color="auto" w:fill="auto"/>
            <w:vAlign w:val="top"/>
            <w:tcPrChange w:id="2846" w:author="L" w:date="2026-07-14T14:02:06Z">
              <w:tcPr>
                <w:tcW w:w="3360" w:type="dxa"/>
                <w:tcBorders>
                  <w:top w:val="nil"/>
                  <w:left w:val="single" w:color="000000" w:sz="8" w:space="0"/>
                  <w:bottom w:val="single" w:color="000000" w:sz="8" w:space="0"/>
                  <w:right w:val="single" w:color="000000" w:sz="8" w:space="0"/>
                </w:tcBorders>
                <w:vAlign w:val="top"/>
              </w:tcPr>
            </w:tcPrChange>
          </w:tcPr>
          <w:p w14:paraId="356F014C">
            <w:pPr>
              <w:keepNext w:val="0"/>
              <w:keepLines w:val="0"/>
              <w:widowControl/>
              <w:suppressLineNumbers w:val="0"/>
              <w:jc w:val="left"/>
              <w:textAlignment w:val="top"/>
              <w:rPr>
                <w:ins w:id="2847" w:author="L" w:date="2026-07-14T14:00:46Z"/>
                <w:rFonts w:hint="default" w:ascii="Times New Roman" w:hAnsi="Times New Roman" w:eastAsia="宋体" w:cs="Times New Roman"/>
                <w:i w:val="0"/>
                <w:iCs w:val="0"/>
                <w:color w:val="000000"/>
                <w:sz w:val="18"/>
                <w:szCs w:val="18"/>
                <w:u w:val="none"/>
              </w:rPr>
            </w:pPr>
            <w:ins w:id="2848" w:author="L" w:date="2026-07-14T14:00:46Z">
              <w:r>
                <w:rPr>
                  <w:rFonts w:hint="default" w:ascii="Times New Roman" w:hAnsi="Times New Roman" w:eastAsia="宋体" w:cs="Times New Roman"/>
                  <w:i w:val="0"/>
                  <w:iCs w:val="0"/>
                  <w:color w:val="000000"/>
                  <w:kern w:val="0"/>
                  <w:sz w:val="18"/>
                  <w:szCs w:val="18"/>
                  <w:u w:val="none"/>
                  <w:lang w:val="en-US" w:eastAsia="zh-CN" w:bidi="ar"/>
                </w:rPr>
                <w:t>64GByte</w:t>
              </w:r>
            </w:ins>
          </w:p>
        </w:tc>
        <w:tc>
          <w:tcPr>
            <w:tcW w:w="1155" w:type="dxa"/>
            <w:tcBorders>
              <w:top w:val="nil"/>
              <w:left w:val="single" w:color="000000" w:sz="8" w:space="0"/>
              <w:bottom w:val="single" w:color="000000" w:sz="8" w:space="0"/>
              <w:right w:val="single" w:color="000000" w:sz="8" w:space="0"/>
            </w:tcBorders>
            <w:shd w:val="clear" w:color="auto" w:fill="auto"/>
            <w:vAlign w:val="top"/>
            <w:tcPrChange w:id="2849" w:author="L" w:date="2026-07-14T14:02:06Z">
              <w:tcPr>
                <w:tcW w:w="3120" w:type="dxa"/>
                <w:tcBorders>
                  <w:top w:val="nil"/>
                  <w:left w:val="single" w:color="000000" w:sz="8" w:space="0"/>
                  <w:bottom w:val="single" w:color="000000" w:sz="8" w:space="0"/>
                  <w:right w:val="single" w:color="000000" w:sz="8" w:space="0"/>
                </w:tcBorders>
                <w:vAlign w:val="top"/>
              </w:tcPr>
            </w:tcPrChange>
          </w:tcPr>
          <w:p w14:paraId="4090768D">
            <w:pPr>
              <w:keepNext w:val="0"/>
              <w:keepLines w:val="0"/>
              <w:widowControl/>
              <w:suppressLineNumbers w:val="0"/>
              <w:jc w:val="left"/>
              <w:textAlignment w:val="top"/>
              <w:rPr>
                <w:ins w:id="2850" w:author="L" w:date="2026-07-14T14:00:46Z"/>
                <w:rFonts w:hint="default" w:ascii="Times New Roman" w:hAnsi="Times New Roman" w:eastAsia="宋体" w:cs="Times New Roman"/>
                <w:i w:val="0"/>
                <w:iCs w:val="0"/>
                <w:color w:val="000000"/>
                <w:sz w:val="18"/>
                <w:szCs w:val="18"/>
                <w:u w:val="none"/>
              </w:rPr>
            </w:pPr>
            <w:ins w:id="2851" w:author="L" w:date="2026-07-14T14:00:46Z">
              <w:r>
                <w:rPr>
                  <w:rFonts w:hint="default" w:ascii="Times New Roman" w:hAnsi="Times New Roman" w:eastAsia="宋体" w:cs="Times New Roman"/>
                  <w:i w:val="0"/>
                  <w:iCs w:val="0"/>
                  <w:color w:val="000000"/>
                  <w:kern w:val="0"/>
                  <w:sz w:val="18"/>
                  <w:szCs w:val="18"/>
                  <w:u w:val="none"/>
                  <w:lang w:val="en-US" w:eastAsia="zh-CN" w:bidi="ar"/>
                </w:rPr>
                <w:t>8GByte</w:t>
              </w:r>
            </w:ins>
          </w:p>
        </w:tc>
        <w:tc>
          <w:tcPr>
            <w:tcW w:w="1740" w:type="dxa"/>
            <w:tcBorders>
              <w:top w:val="nil"/>
              <w:left w:val="single" w:color="000000" w:sz="8" w:space="0"/>
              <w:bottom w:val="single" w:color="000000" w:sz="8" w:space="0"/>
              <w:right w:val="single" w:color="000000" w:sz="8" w:space="0"/>
            </w:tcBorders>
            <w:shd w:val="clear" w:color="auto" w:fill="auto"/>
            <w:vAlign w:val="top"/>
            <w:tcPrChange w:id="2852" w:author="L" w:date="2026-07-14T14:02:06Z">
              <w:tcPr>
                <w:tcW w:w="1080" w:type="dxa"/>
                <w:tcBorders>
                  <w:top w:val="nil"/>
                  <w:left w:val="single" w:color="000000" w:sz="8" w:space="0"/>
                  <w:bottom w:val="single" w:color="000000" w:sz="8" w:space="0"/>
                  <w:right w:val="single" w:color="000000" w:sz="8" w:space="0"/>
                </w:tcBorders>
                <w:vAlign w:val="top"/>
              </w:tcPr>
            </w:tcPrChange>
          </w:tcPr>
          <w:p w14:paraId="045E3DD6">
            <w:pPr>
              <w:keepNext w:val="0"/>
              <w:keepLines w:val="0"/>
              <w:widowControl/>
              <w:suppressLineNumbers w:val="0"/>
              <w:jc w:val="left"/>
              <w:textAlignment w:val="top"/>
              <w:rPr>
                <w:ins w:id="2853" w:author="L" w:date="2026-07-14T14:00:46Z"/>
                <w:rFonts w:hint="eastAsia" w:ascii="宋体" w:hAnsi="宋体" w:eastAsia="宋体" w:cs="宋体"/>
                <w:i w:val="0"/>
                <w:iCs w:val="0"/>
                <w:color w:val="000000"/>
                <w:sz w:val="18"/>
                <w:szCs w:val="18"/>
                <w:u w:val="none"/>
              </w:rPr>
            </w:pPr>
            <w:ins w:id="2854" w:author="L" w:date="2026-07-14T14:00:46Z">
              <w:r>
                <w:rPr>
                  <w:rFonts w:hint="eastAsia" w:ascii="宋体" w:hAnsi="宋体" w:eastAsia="宋体" w:cs="宋体"/>
                  <w:i w:val="0"/>
                  <w:iCs w:val="0"/>
                  <w:color w:val="000000"/>
                  <w:kern w:val="0"/>
                  <w:sz w:val="18"/>
                  <w:szCs w:val="18"/>
                  <w:u w:val="none"/>
                  <w:lang w:val="en-US" w:eastAsia="zh-CN" w:bidi="ar"/>
                </w:rPr>
                <w:t xml:space="preserve">工业级 </w:t>
              </w:r>
            </w:ins>
            <w:ins w:id="2855" w:author="L" w:date="2026-07-14T14:00:46Z">
              <w:r>
                <w:rPr>
                  <w:rStyle w:val="26"/>
                  <w:rFonts w:eastAsia="宋体"/>
                  <w:lang w:val="en-US" w:eastAsia="zh-CN" w:bidi="ar"/>
                </w:rPr>
                <w:t>-40~85</w:t>
              </w:r>
            </w:ins>
            <w:ins w:id="2856" w:author="L" w:date="2026-07-14T14:00:46Z">
              <w:r>
                <w:rPr>
                  <w:rStyle w:val="27"/>
                  <w:lang w:val="en-US" w:eastAsia="zh-CN" w:bidi="ar"/>
                </w:rPr>
                <w:t>℃</w:t>
              </w:r>
            </w:ins>
          </w:p>
        </w:tc>
      </w:tr>
      <w:tr w14:paraId="1820D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2858" w:author="L" w:date="2026-07-14T14:02: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480" w:hRule="atLeast"/>
          <w:ins w:id="2857" w:author="L" w:date="2026-07-14T14:00:46Z"/>
          <w:trPrChange w:id="2858" w:author="L" w:date="2026-07-14T14:02:06Z">
            <w:trPr>
              <w:trHeight w:val="480" w:hRule="atLeast"/>
            </w:trPr>
          </w:trPrChange>
        </w:trPr>
        <w:tc>
          <w:tcPr>
            <w:tcW w:w="1005" w:type="dxa"/>
            <w:tcBorders>
              <w:top w:val="nil"/>
              <w:left w:val="single" w:color="000000" w:sz="8" w:space="0"/>
              <w:bottom w:val="single" w:color="000000" w:sz="8" w:space="0"/>
              <w:right w:val="single" w:color="000000" w:sz="8" w:space="0"/>
            </w:tcBorders>
            <w:shd w:val="clear" w:color="auto" w:fill="D8D8D8"/>
            <w:vAlign w:val="top"/>
            <w:tcPrChange w:id="2859" w:author="L" w:date="2026-07-14T14:02:06Z">
              <w:tcPr>
                <w:tcW w:w="2400" w:type="dxa"/>
                <w:tcBorders>
                  <w:top w:val="nil"/>
                  <w:left w:val="single" w:color="000000" w:sz="8" w:space="0"/>
                  <w:bottom w:val="single" w:color="000000" w:sz="8" w:space="0"/>
                  <w:right w:val="single" w:color="000000" w:sz="8" w:space="0"/>
                </w:tcBorders>
                <w:shd w:val="clear" w:color="auto" w:fill="D8D8D8"/>
                <w:vAlign w:val="top"/>
              </w:tcPr>
            </w:tcPrChange>
          </w:tcPr>
          <w:p w14:paraId="2FFD40D8">
            <w:pPr>
              <w:keepNext w:val="0"/>
              <w:keepLines w:val="0"/>
              <w:widowControl/>
              <w:suppressLineNumbers w:val="0"/>
              <w:jc w:val="left"/>
              <w:textAlignment w:val="top"/>
              <w:rPr>
                <w:ins w:id="2860" w:author="L" w:date="2026-07-14T14:00:46Z"/>
                <w:rFonts w:hint="default" w:ascii="Times New Roman" w:hAnsi="Times New Roman" w:eastAsia="宋体" w:cs="Times New Roman"/>
                <w:i w:val="0"/>
                <w:iCs w:val="0"/>
                <w:color w:val="000000"/>
                <w:sz w:val="18"/>
                <w:szCs w:val="18"/>
                <w:u w:val="none"/>
              </w:rPr>
            </w:pPr>
            <w:ins w:id="2861" w:author="L" w:date="2026-07-14T14:00:46Z">
              <w:r>
                <w:rPr>
                  <w:rFonts w:hint="default" w:ascii="Times New Roman" w:hAnsi="Times New Roman" w:eastAsia="宋体" w:cs="Times New Roman"/>
                  <w:i w:val="0"/>
                  <w:iCs w:val="0"/>
                  <w:color w:val="000000"/>
                  <w:kern w:val="0"/>
                  <w:sz w:val="18"/>
                  <w:szCs w:val="18"/>
                  <w:u w:val="none"/>
                  <w:lang w:val="en-US" w:eastAsia="zh-CN" w:bidi="ar"/>
                </w:rPr>
                <w:t>SOM443</w:t>
              </w:r>
            </w:ins>
          </w:p>
        </w:tc>
        <w:tc>
          <w:tcPr>
            <w:tcW w:w="1095" w:type="dxa"/>
            <w:tcBorders>
              <w:top w:val="nil"/>
              <w:left w:val="single" w:color="000000" w:sz="8" w:space="0"/>
              <w:bottom w:val="single" w:color="000000" w:sz="8" w:space="0"/>
              <w:right w:val="single" w:color="000000" w:sz="8" w:space="0"/>
            </w:tcBorders>
            <w:shd w:val="clear" w:color="auto" w:fill="auto"/>
            <w:vAlign w:val="top"/>
            <w:tcPrChange w:id="2862" w:author="L" w:date="2026-07-14T14:02:06Z">
              <w:tcPr>
                <w:tcW w:w="1920" w:type="dxa"/>
                <w:tcBorders>
                  <w:top w:val="nil"/>
                  <w:left w:val="single" w:color="000000" w:sz="8" w:space="0"/>
                  <w:bottom w:val="single" w:color="000000" w:sz="8" w:space="0"/>
                  <w:right w:val="single" w:color="000000" w:sz="8" w:space="0"/>
                </w:tcBorders>
                <w:vAlign w:val="top"/>
              </w:tcPr>
            </w:tcPrChange>
          </w:tcPr>
          <w:p w14:paraId="590DA7F2">
            <w:pPr>
              <w:keepNext w:val="0"/>
              <w:keepLines w:val="0"/>
              <w:widowControl/>
              <w:suppressLineNumbers w:val="0"/>
              <w:jc w:val="left"/>
              <w:textAlignment w:val="top"/>
              <w:rPr>
                <w:ins w:id="2863" w:author="L" w:date="2026-07-14T14:00:46Z"/>
                <w:rFonts w:hint="default" w:ascii="Times New Roman" w:hAnsi="Times New Roman" w:eastAsia="宋体" w:cs="Times New Roman"/>
                <w:i w:val="0"/>
                <w:iCs w:val="0"/>
                <w:color w:val="000000"/>
                <w:sz w:val="18"/>
                <w:szCs w:val="18"/>
                <w:u w:val="none"/>
              </w:rPr>
            </w:pPr>
            <w:ins w:id="2864" w:author="L" w:date="2026-07-14T14:00:46Z">
              <w:r>
                <w:rPr>
                  <w:rFonts w:hint="default" w:ascii="Times New Roman" w:hAnsi="Times New Roman" w:eastAsia="宋体" w:cs="Times New Roman"/>
                  <w:i w:val="0"/>
                  <w:iCs w:val="0"/>
                  <w:color w:val="000000"/>
                  <w:kern w:val="0"/>
                  <w:sz w:val="18"/>
                  <w:szCs w:val="18"/>
                  <w:u w:val="none"/>
                  <w:lang w:val="en-US" w:eastAsia="zh-CN" w:bidi="ar"/>
                </w:rPr>
                <w:t>RK3576</w:t>
              </w:r>
            </w:ins>
          </w:p>
        </w:tc>
        <w:tc>
          <w:tcPr>
            <w:tcW w:w="1230" w:type="dxa"/>
            <w:tcBorders>
              <w:top w:val="nil"/>
              <w:left w:val="single" w:color="000000" w:sz="8" w:space="0"/>
              <w:bottom w:val="single" w:color="000000" w:sz="8" w:space="0"/>
              <w:right w:val="single" w:color="000000" w:sz="8" w:space="0"/>
            </w:tcBorders>
            <w:shd w:val="clear" w:color="auto" w:fill="auto"/>
            <w:vAlign w:val="top"/>
            <w:tcPrChange w:id="2865" w:author="L" w:date="2026-07-14T14:02:06Z">
              <w:tcPr>
                <w:tcW w:w="2400" w:type="dxa"/>
                <w:tcBorders>
                  <w:top w:val="nil"/>
                  <w:left w:val="single" w:color="000000" w:sz="8" w:space="0"/>
                  <w:bottom w:val="single" w:color="000000" w:sz="8" w:space="0"/>
                  <w:right w:val="single" w:color="000000" w:sz="8" w:space="0"/>
                </w:tcBorders>
                <w:vAlign w:val="top"/>
              </w:tcPr>
            </w:tcPrChange>
          </w:tcPr>
          <w:p w14:paraId="415A02F4">
            <w:pPr>
              <w:keepNext w:val="0"/>
              <w:keepLines w:val="0"/>
              <w:widowControl/>
              <w:suppressLineNumbers w:val="0"/>
              <w:jc w:val="left"/>
              <w:textAlignment w:val="top"/>
              <w:rPr>
                <w:ins w:id="2866" w:author="L" w:date="2026-07-14T14:00:46Z"/>
                <w:rFonts w:hint="default" w:ascii="Times New Roman" w:hAnsi="Times New Roman" w:eastAsia="宋体" w:cs="Times New Roman"/>
                <w:i w:val="0"/>
                <w:iCs w:val="0"/>
                <w:color w:val="000000"/>
                <w:sz w:val="18"/>
                <w:szCs w:val="18"/>
                <w:u w:val="none"/>
              </w:rPr>
            </w:pPr>
            <w:ins w:id="2867" w:author="L" w:date="2026-07-14T14:00:46Z">
              <w:r>
                <w:rPr>
                  <w:rFonts w:hint="default" w:ascii="Times New Roman" w:hAnsi="Times New Roman" w:eastAsia="宋体" w:cs="Times New Roman"/>
                  <w:i w:val="0"/>
                  <w:iCs w:val="0"/>
                  <w:color w:val="000000"/>
                  <w:kern w:val="0"/>
                  <w:sz w:val="18"/>
                  <w:szCs w:val="18"/>
                  <w:u w:val="none"/>
                  <w:lang w:val="en-US" w:eastAsia="zh-CN" w:bidi="ar"/>
                </w:rPr>
                <w:t>2.2GHz</w:t>
              </w:r>
            </w:ins>
          </w:p>
        </w:tc>
        <w:tc>
          <w:tcPr>
            <w:tcW w:w="1110" w:type="dxa"/>
            <w:tcBorders>
              <w:top w:val="nil"/>
              <w:left w:val="single" w:color="000000" w:sz="8" w:space="0"/>
              <w:bottom w:val="single" w:color="000000" w:sz="8" w:space="0"/>
              <w:right w:val="single" w:color="000000" w:sz="8" w:space="0"/>
            </w:tcBorders>
            <w:shd w:val="clear" w:color="auto" w:fill="auto"/>
            <w:vAlign w:val="top"/>
            <w:tcPrChange w:id="2868" w:author="L" w:date="2026-07-14T14:02:06Z">
              <w:tcPr>
                <w:tcW w:w="2640" w:type="dxa"/>
                <w:tcBorders>
                  <w:top w:val="nil"/>
                  <w:left w:val="single" w:color="000000" w:sz="8" w:space="0"/>
                  <w:bottom w:val="single" w:color="000000" w:sz="8" w:space="0"/>
                  <w:right w:val="single" w:color="000000" w:sz="8" w:space="0"/>
                </w:tcBorders>
                <w:vAlign w:val="top"/>
              </w:tcPr>
            </w:tcPrChange>
          </w:tcPr>
          <w:p w14:paraId="2B972723">
            <w:pPr>
              <w:keepNext w:val="0"/>
              <w:keepLines w:val="0"/>
              <w:widowControl/>
              <w:suppressLineNumbers w:val="0"/>
              <w:jc w:val="left"/>
              <w:textAlignment w:val="top"/>
              <w:rPr>
                <w:ins w:id="2869" w:author="L" w:date="2026-07-14T14:00:46Z"/>
                <w:rFonts w:hint="default" w:ascii="Times New Roman" w:hAnsi="Times New Roman" w:eastAsia="宋体" w:cs="Times New Roman"/>
                <w:i w:val="0"/>
                <w:iCs w:val="0"/>
                <w:color w:val="000000"/>
                <w:sz w:val="18"/>
                <w:szCs w:val="18"/>
                <w:u w:val="none"/>
              </w:rPr>
            </w:pPr>
            <w:ins w:id="2870" w:author="L" w:date="2026-07-14T14:00:46Z">
              <w:r>
                <w:rPr>
                  <w:rFonts w:hint="default" w:ascii="Times New Roman" w:hAnsi="Times New Roman" w:eastAsia="宋体" w:cs="Times New Roman"/>
                  <w:i w:val="0"/>
                  <w:iCs w:val="0"/>
                  <w:color w:val="000000"/>
                  <w:kern w:val="0"/>
                  <w:sz w:val="18"/>
                  <w:szCs w:val="18"/>
                  <w:u w:val="none"/>
                  <w:lang w:val="en-US" w:eastAsia="zh-CN" w:bidi="ar"/>
                </w:rPr>
                <w:t>6TOPS</w:t>
              </w:r>
            </w:ins>
          </w:p>
        </w:tc>
        <w:tc>
          <w:tcPr>
            <w:tcW w:w="1200" w:type="dxa"/>
            <w:tcBorders>
              <w:top w:val="nil"/>
              <w:left w:val="single" w:color="000000" w:sz="8" w:space="0"/>
              <w:bottom w:val="single" w:color="000000" w:sz="8" w:space="0"/>
              <w:right w:val="single" w:color="000000" w:sz="8" w:space="0"/>
            </w:tcBorders>
            <w:shd w:val="clear" w:color="auto" w:fill="auto"/>
            <w:vAlign w:val="top"/>
            <w:tcPrChange w:id="2871" w:author="L" w:date="2026-07-14T14:02:06Z">
              <w:tcPr>
                <w:tcW w:w="3360" w:type="dxa"/>
                <w:tcBorders>
                  <w:top w:val="nil"/>
                  <w:left w:val="single" w:color="000000" w:sz="8" w:space="0"/>
                  <w:bottom w:val="single" w:color="000000" w:sz="8" w:space="0"/>
                  <w:right w:val="single" w:color="000000" w:sz="8" w:space="0"/>
                </w:tcBorders>
                <w:vAlign w:val="top"/>
              </w:tcPr>
            </w:tcPrChange>
          </w:tcPr>
          <w:p w14:paraId="1AC8C768">
            <w:pPr>
              <w:keepNext w:val="0"/>
              <w:keepLines w:val="0"/>
              <w:widowControl/>
              <w:suppressLineNumbers w:val="0"/>
              <w:jc w:val="left"/>
              <w:textAlignment w:val="top"/>
              <w:rPr>
                <w:ins w:id="2872" w:author="L" w:date="2026-07-14T14:00:46Z"/>
                <w:rFonts w:hint="default" w:ascii="Times New Roman" w:hAnsi="Times New Roman" w:eastAsia="宋体" w:cs="Times New Roman"/>
                <w:i w:val="0"/>
                <w:iCs w:val="0"/>
                <w:color w:val="000000"/>
                <w:sz w:val="18"/>
                <w:szCs w:val="18"/>
                <w:u w:val="none"/>
              </w:rPr>
            </w:pPr>
            <w:ins w:id="2873" w:author="L" w:date="2026-07-14T14:00:46Z">
              <w:r>
                <w:rPr>
                  <w:rFonts w:hint="default" w:ascii="Times New Roman" w:hAnsi="Times New Roman" w:eastAsia="宋体" w:cs="Times New Roman"/>
                  <w:i w:val="0"/>
                  <w:iCs w:val="0"/>
                  <w:color w:val="000000"/>
                  <w:kern w:val="0"/>
                  <w:sz w:val="18"/>
                  <w:szCs w:val="18"/>
                  <w:u w:val="none"/>
                  <w:lang w:val="en-US" w:eastAsia="zh-CN" w:bidi="ar"/>
                </w:rPr>
                <w:t>32GByte</w:t>
              </w:r>
            </w:ins>
          </w:p>
        </w:tc>
        <w:tc>
          <w:tcPr>
            <w:tcW w:w="1155" w:type="dxa"/>
            <w:tcBorders>
              <w:top w:val="nil"/>
              <w:left w:val="single" w:color="000000" w:sz="8" w:space="0"/>
              <w:bottom w:val="single" w:color="000000" w:sz="8" w:space="0"/>
              <w:right w:val="single" w:color="000000" w:sz="8" w:space="0"/>
            </w:tcBorders>
            <w:shd w:val="clear" w:color="auto" w:fill="auto"/>
            <w:vAlign w:val="top"/>
            <w:tcPrChange w:id="2874" w:author="L" w:date="2026-07-14T14:02:06Z">
              <w:tcPr>
                <w:tcW w:w="3120" w:type="dxa"/>
                <w:tcBorders>
                  <w:top w:val="nil"/>
                  <w:left w:val="single" w:color="000000" w:sz="8" w:space="0"/>
                  <w:bottom w:val="single" w:color="000000" w:sz="8" w:space="0"/>
                  <w:right w:val="single" w:color="000000" w:sz="8" w:space="0"/>
                </w:tcBorders>
                <w:vAlign w:val="top"/>
              </w:tcPr>
            </w:tcPrChange>
          </w:tcPr>
          <w:p w14:paraId="2A2587D2">
            <w:pPr>
              <w:keepNext w:val="0"/>
              <w:keepLines w:val="0"/>
              <w:widowControl/>
              <w:suppressLineNumbers w:val="0"/>
              <w:jc w:val="left"/>
              <w:textAlignment w:val="top"/>
              <w:rPr>
                <w:ins w:id="2875" w:author="L" w:date="2026-07-14T14:00:46Z"/>
                <w:rFonts w:hint="default" w:ascii="Times New Roman" w:hAnsi="Times New Roman" w:eastAsia="宋体" w:cs="Times New Roman"/>
                <w:i w:val="0"/>
                <w:iCs w:val="0"/>
                <w:color w:val="000000"/>
                <w:sz w:val="18"/>
                <w:szCs w:val="18"/>
                <w:u w:val="none"/>
              </w:rPr>
            </w:pPr>
            <w:ins w:id="2876" w:author="L" w:date="2026-07-14T14:00:46Z">
              <w:r>
                <w:rPr>
                  <w:rFonts w:hint="default" w:ascii="Times New Roman" w:hAnsi="Times New Roman" w:eastAsia="宋体" w:cs="Times New Roman"/>
                  <w:i w:val="0"/>
                  <w:iCs w:val="0"/>
                  <w:color w:val="000000"/>
                  <w:kern w:val="0"/>
                  <w:sz w:val="18"/>
                  <w:szCs w:val="18"/>
                  <w:u w:val="none"/>
                  <w:lang w:val="en-US" w:eastAsia="zh-CN" w:bidi="ar"/>
                </w:rPr>
                <w:t>2GByte</w:t>
              </w:r>
            </w:ins>
          </w:p>
        </w:tc>
        <w:tc>
          <w:tcPr>
            <w:tcW w:w="1740" w:type="dxa"/>
            <w:tcBorders>
              <w:top w:val="nil"/>
              <w:left w:val="single" w:color="000000" w:sz="8" w:space="0"/>
              <w:bottom w:val="single" w:color="000000" w:sz="8" w:space="0"/>
              <w:right w:val="single" w:color="000000" w:sz="8" w:space="0"/>
            </w:tcBorders>
            <w:shd w:val="clear" w:color="auto" w:fill="auto"/>
            <w:vAlign w:val="top"/>
            <w:tcPrChange w:id="2877" w:author="L" w:date="2026-07-14T14:02:06Z">
              <w:tcPr>
                <w:tcW w:w="1080" w:type="dxa"/>
                <w:tcBorders>
                  <w:top w:val="nil"/>
                  <w:left w:val="single" w:color="000000" w:sz="8" w:space="0"/>
                  <w:bottom w:val="single" w:color="000000" w:sz="8" w:space="0"/>
                  <w:right w:val="single" w:color="000000" w:sz="8" w:space="0"/>
                </w:tcBorders>
                <w:vAlign w:val="top"/>
              </w:tcPr>
            </w:tcPrChange>
          </w:tcPr>
          <w:p w14:paraId="5543BB35">
            <w:pPr>
              <w:keepNext w:val="0"/>
              <w:keepLines w:val="0"/>
              <w:widowControl/>
              <w:suppressLineNumbers w:val="0"/>
              <w:jc w:val="left"/>
              <w:textAlignment w:val="top"/>
              <w:rPr>
                <w:ins w:id="2878" w:author="L" w:date="2026-07-14T14:00:46Z"/>
                <w:rFonts w:hint="eastAsia" w:ascii="宋体" w:hAnsi="宋体" w:eastAsia="宋体" w:cs="宋体"/>
                <w:i w:val="0"/>
                <w:iCs w:val="0"/>
                <w:color w:val="000000"/>
                <w:sz w:val="18"/>
                <w:szCs w:val="18"/>
                <w:u w:val="none"/>
              </w:rPr>
            </w:pPr>
            <w:ins w:id="2879" w:author="L" w:date="2026-07-14T14:00:46Z">
              <w:r>
                <w:rPr>
                  <w:rFonts w:hint="eastAsia" w:ascii="宋体" w:hAnsi="宋体" w:eastAsia="宋体" w:cs="宋体"/>
                  <w:i w:val="0"/>
                  <w:iCs w:val="0"/>
                  <w:color w:val="000000"/>
                  <w:kern w:val="0"/>
                  <w:sz w:val="18"/>
                  <w:szCs w:val="18"/>
                  <w:u w:val="none"/>
                  <w:lang w:val="en-US" w:eastAsia="zh-CN" w:bidi="ar"/>
                </w:rPr>
                <w:t>宽温级</w:t>
              </w:r>
            </w:ins>
            <w:ins w:id="2880" w:author="L" w:date="2026-07-14T14:00:46Z">
              <w:r>
                <w:rPr>
                  <w:rStyle w:val="26"/>
                  <w:rFonts w:eastAsia="宋体"/>
                  <w:lang w:val="en-US" w:eastAsia="zh-CN" w:bidi="ar"/>
                </w:rPr>
                <w:t xml:space="preserve"> 0~80</w:t>
              </w:r>
            </w:ins>
            <w:ins w:id="2881" w:author="L" w:date="2026-07-14T14:00:46Z">
              <w:r>
                <w:rPr>
                  <w:rStyle w:val="27"/>
                  <w:lang w:val="en-US" w:eastAsia="zh-CN" w:bidi="ar"/>
                </w:rPr>
                <w:t>℃</w:t>
              </w:r>
            </w:ins>
          </w:p>
        </w:tc>
      </w:tr>
      <w:tr w14:paraId="699DE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2883" w:author="L" w:date="2026-07-14T14:02: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480" w:hRule="atLeast"/>
          <w:ins w:id="2882" w:author="L" w:date="2026-07-14T14:00:46Z"/>
          <w:trPrChange w:id="2883" w:author="L" w:date="2026-07-14T14:02:06Z">
            <w:trPr>
              <w:trHeight w:val="480" w:hRule="atLeast"/>
            </w:trPr>
          </w:trPrChange>
        </w:trPr>
        <w:tc>
          <w:tcPr>
            <w:tcW w:w="1005" w:type="dxa"/>
            <w:tcBorders>
              <w:top w:val="nil"/>
              <w:left w:val="single" w:color="000000" w:sz="8" w:space="0"/>
              <w:bottom w:val="single" w:color="000000" w:sz="8" w:space="0"/>
              <w:right w:val="single" w:color="000000" w:sz="8" w:space="0"/>
            </w:tcBorders>
            <w:shd w:val="clear" w:color="auto" w:fill="D8D8D8"/>
            <w:vAlign w:val="top"/>
            <w:tcPrChange w:id="2884" w:author="L" w:date="2026-07-14T14:02:06Z">
              <w:tcPr>
                <w:tcW w:w="2400" w:type="dxa"/>
                <w:tcBorders>
                  <w:top w:val="nil"/>
                  <w:left w:val="single" w:color="000000" w:sz="8" w:space="0"/>
                  <w:bottom w:val="single" w:color="000000" w:sz="8" w:space="0"/>
                  <w:right w:val="single" w:color="000000" w:sz="8" w:space="0"/>
                </w:tcBorders>
                <w:shd w:val="clear" w:color="auto" w:fill="D8D8D8"/>
                <w:vAlign w:val="top"/>
              </w:tcPr>
            </w:tcPrChange>
          </w:tcPr>
          <w:p w14:paraId="2836E661">
            <w:pPr>
              <w:keepNext w:val="0"/>
              <w:keepLines w:val="0"/>
              <w:widowControl/>
              <w:suppressLineNumbers w:val="0"/>
              <w:jc w:val="left"/>
              <w:textAlignment w:val="top"/>
              <w:rPr>
                <w:ins w:id="2885" w:author="L" w:date="2026-07-14T14:00:46Z"/>
                <w:rFonts w:hint="default" w:ascii="Times New Roman" w:hAnsi="Times New Roman" w:eastAsia="宋体" w:cs="Times New Roman"/>
                <w:i w:val="0"/>
                <w:iCs w:val="0"/>
                <w:color w:val="000000"/>
                <w:sz w:val="18"/>
                <w:szCs w:val="18"/>
                <w:u w:val="none"/>
              </w:rPr>
            </w:pPr>
            <w:ins w:id="2886" w:author="L" w:date="2026-07-14T14:00:46Z">
              <w:r>
                <w:rPr>
                  <w:rFonts w:hint="default" w:ascii="Times New Roman" w:hAnsi="Times New Roman" w:eastAsia="宋体" w:cs="Times New Roman"/>
                  <w:i w:val="0"/>
                  <w:iCs w:val="0"/>
                  <w:color w:val="000000"/>
                  <w:kern w:val="0"/>
                  <w:sz w:val="18"/>
                  <w:szCs w:val="18"/>
                  <w:u w:val="none"/>
                  <w:lang w:val="en-US" w:eastAsia="zh-CN" w:bidi="ar"/>
                </w:rPr>
                <w:t>SOM444</w:t>
              </w:r>
            </w:ins>
          </w:p>
        </w:tc>
        <w:tc>
          <w:tcPr>
            <w:tcW w:w="1095" w:type="dxa"/>
            <w:tcBorders>
              <w:top w:val="nil"/>
              <w:left w:val="single" w:color="000000" w:sz="8" w:space="0"/>
              <w:bottom w:val="single" w:color="000000" w:sz="8" w:space="0"/>
              <w:right w:val="single" w:color="000000" w:sz="8" w:space="0"/>
            </w:tcBorders>
            <w:shd w:val="clear" w:color="auto" w:fill="auto"/>
            <w:vAlign w:val="top"/>
            <w:tcPrChange w:id="2887" w:author="L" w:date="2026-07-14T14:02:06Z">
              <w:tcPr>
                <w:tcW w:w="1920" w:type="dxa"/>
                <w:tcBorders>
                  <w:top w:val="nil"/>
                  <w:left w:val="single" w:color="000000" w:sz="8" w:space="0"/>
                  <w:bottom w:val="single" w:color="000000" w:sz="8" w:space="0"/>
                  <w:right w:val="single" w:color="000000" w:sz="8" w:space="0"/>
                </w:tcBorders>
                <w:vAlign w:val="top"/>
              </w:tcPr>
            </w:tcPrChange>
          </w:tcPr>
          <w:p w14:paraId="25364443">
            <w:pPr>
              <w:keepNext w:val="0"/>
              <w:keepLines w:val="0"/>
              <w:widowControl/>
              <w:suppressLineNumbers w:val="0"/>
              <w:jc w:val="left"/>
              <w:textAlignment w:val="top"/>
              <w:rPr>
                <w:ins w:id="2888" w:author="L" w:date="2026-07-14T14:00:46Z"/>
                <w:rFonts w:hint="default" w:ascii="Times New Roman" w:hAnsi="Times New Roman" w:eastAsia="宋体" w:cs="Times New Roman"/>
                <w:i w:val="0"/>
                <w:iCs w:val="0"/>
                <w:color w:val="000000"/>
                <w:sz w:val="18"/>
                <w:szCs w:val="18"/>
                <w:u w:val="none"/>
              </w:rPr>
            </w:pPr>
            <w:ins w:id="2889" w:author="L" w:date="2026-07-14T14:00:46Z">
              <w:r>
                <w:rPr>
                  <w:rFonts w:hint="default" w:ascii="Times New Roman" w:hAnsi="Times New Roman" w:eastAsia="宋体" w:cs="Times New Roman"/>
                  <w:i w:val="0"/>
                  <w:iCs w:val="0"/>
                  <w:color w:val="000000"/>
                  <w:kern w:val="0"/>
                  <w:sz w:val="18"/>
                  <w:szCs w:val="18"/>
                  <w:u w:val="none"/>
                  <w:lang w:val="en-US" w:eastAsia="zh-CN" w:bidi="ar"/>
                </w:rPr>
                <w:t>RK3576</w:t>
              </w:r>
            </w:ins>
          </w:p>
        </w:tc>
        <w:tc>
          <w:tcPr>
            <w:tcW w:w="1230" w:type="dxa"/>
            <w:tcBorders>
              <w:top w:val="nil"/>
              <w:left w:val="single" w:color="000000" w:sz="8" w:space="0"/>
              <w:bottom w:val="single" w:color="000000" w:sz="8" w:space="0"/>
              <w:right w:val="single" w:color="000000" w:sz="8" w:space="0"/>
            </w:tcBorders>
            <w:shd w:val="clear" w:color="auto" w:fill="auto"/>
            <w:vAlign w:val="top"/>
            <w:tcPrChange w:id="2890" w:author="L" w:date="2026-07-14T14:02:06Z">
              <w:tcPr>
                <w:tcW w:w="2400" w:type="dxa"/>
                <w:tcBorders>
                  <w:top w:val="nil"/>
                  <w:left w:val="single" w:color="000000" w:sz="8" w:space="0"/>
                  <w:bottom w:val="single" w:color="000000" w:sz="8" w:space="0"/>
                  <w:right w:val="single" w:color="000000" w:sz="8" w:space="0"/>
                </w:tcBorders>
                <w:vAlign w:val="top"/>
              </w:tcPr>
            </w:tcPrChange>
          </w:tcPr>
          <w:p w14:paraId="6F6B12D8">
            <w:pPr>
              <w:keepNext w:val="0"/>
              <w:keepLines w:val="0"/>
              <w:widowControl/>
              <w:suppressLineNumbers w:val="0"/>
              <w:jc w:val="left"/>
              <w:textAlignment w:val="top"/>
              <w:rPr>
                <w:ins w:id="2891" w:author="L" w:date="2026-07-14T14:00:46Z"/>
                <w:rFonts w:hint="default" w:ascii="Times New Roman" w:hAnsi="Times New Roman" w:eastAsia="宋体" w:cs="Times New Roman"/>
                <w:i w:val="0"/>
                <w:iCs w:val="0"/>
                <w:color w:val="000000"/>
                <w:sz w:val="18"/>
                <w:szCs w:val="18"/>
                <w:u w:val="none"/>
              </w:rPr>
            </w:pPr>
            <w:ins w:id="2892" w:author="L" w:date="2026-07-14T14:00:46Z">
              <w:r>
                <w:rPr>
                  <w:rFonts w:hint="default" w:ascii="Times New Roman" w:hAnsi="Times New Roman" w:eastAsia="宋体" w:cs="Times New Roman"/>
                  <w:i w:val="0"/>
                  <w:iCs w:val="0"/>
                  <w:color w:val="000000"/>
                  <w:kern w:val="0"/>
                  <w:sz w:val="18"/>
                  <w:szCs w:val="18"/>
                  <w:u w:val="none"/>
                  <w:lang w:val="en-US" w:eastAsia="zh-CN" w:bidi="ar"/>
                </w:rPr>
                <w:t>2.2GHz</w:t>
              </w:r>
            </w:ins>
          </w:p>
        </w:tc>
        <w:tc>
          <w:tcPr>
            <w:tcW w:w="1110" w:type="dxa"/>
            <w:tcBorders>
              <w:top w:val="nil"/>
              <w:left w:val="single" w:color="000000" w:sz="8" w:space="0"/>
              <w:bottom w:val="single" w:color="000000" w:sz="8" w:space="0"/>
              <w:right w:val="single" w:color="000000" w:sz="8" w:space="0"/>
            </w:tcBorders>
            <w:shd w:val="clear" w:color="auto" w:fill="auto"/>
            <w:vAlign w:val="top"/>
            <w:tcPrChange w:id="2893" w:author="L" w:date="2026-07-14T14:02:06Z">
              <w:tcPr>
                <w:tcW w:w="2640" w:type="dxa"/>
                <w:tcBorders>
                  <w:top w:val="nil"/>
                  <w:left w:val="single" w:color="000000" w:sz="8" w:space="0"/>
                  <w:bottom w:val="single" w:color="000000" w:sz="8" w:space="0"/>
                  <w:right w:val="single" w:color="000000" w:sz="8" w:space="0"/>
                </w:tcBorders>
                <w:vAlign w:val="top"/>
              </w:tcPr>
            </w:tcPrChange>
          </w:tcPr>
          <w:p w14:paraId="7D85E135">
            <w:pPr>
              <w:keepNext w:val="0"/>
              <w:keepLines w:val="0"/>
              <w:widowControl/>
              <w:suppressLineNumbers w:val="0"/>
              <w:jc w:val="left"/>
              <w:textAlignment w:val="top"/>
              <w:rPr>
                <w:ins w:id="2894" w:author="L" w:date="2026-07-14T14:00:46Z"/>
                <w:rFonts w:hint="default" w:ascii="Times New Roman" w:hAnsi="Times New Roman" w:eastAsia="宋体" w:cs="Times New Roman"/>
                <w:i w:val="0"/>
                <w:iCs w:val="0"/>
                <w:color w:val="000000"/>
                <w:sz w:val="18"/>
                <w:szCs w:val="18"/>
                <w:u w:val="none"/>
              </w:rPr>
            </w:pPr>
            <w:ins w:id="2895" w:author="L" w:date="2026-07-14T14:00:46Z">
              <w:r>
                <w:rPr>
                  <w:rFonts w:hint="default" w:ascii="Times New Roman" w:hAnsi="Times New Roman" w:eastAsia="宋体" w:cs="Times New Roman"/>
                  <w:i w:val="0"/>
                  <w:iCs w:val="0"/>
                  <w:color w:val="000000"/>
                  <w:kern w:val="0"/>
                  <w:sz w:val="18"/>
                  <w:szCs w:val="18"/>
                  <w:u w:val="none"/>
                  <w:lang w:val="en-US" w:eastAsia="zh-CN" w:bidi="ar"/>
                </w:rPr>
                <w:t>6TOPS</w:t>
              </w:r>
            </w:ins>
          </w:p>
        </w:tc>
        <w:tc>
          <w:tcPr>
            <w:tcW w:w="1200" w:type="dxa"/>
            <w:tcBorders>
              <w:top w:val="nil"/>
              <w:left w:val="single" w:color="000000" w:sz="8" w:space="0"/>
              <w:bottom w:val="single" w:color="000000" w:sz="8" w:space="0"/>
              <w:right w:val="single" w:color="000000" w:sz="8" w:space="0"/>
            </w:tcBorders>
            <w:shd w:val="clear" w:color="auto" w:fill="auto"/>
            <w:vAlign w:val="top"/>
            <w:tcPrChange w:id="2896" w:author="L" w:date="2026-07-14T14:02:06Z">
              <w:tcPr>
                <w:tcW w:w="3360" w:type="dxa"/>
                <w:tcBorders>
                  <w:top w:val="nil"/>
                  <w:left w:val="single" w:color="000000" w:sz="8" w:space="0"/>
                  <w:bottom w:val="single" w:color="000000" w:sz="8" w:space="0"/>
                  <w:right w:val="single" w:color="000000" w:sz="8" w:space="0"/>
                </w:tcBorders>
                <w:vAlign w:val="top"/>
              </w:tcPr>
            </w:tcPrChange>
          </w:tcPr>
          <w:p w14:paraId="77BF1402">
            <w:pPr>
              <w:keepNext w:val="0"/>
              <w:keepLines w:val="0"/>
              <w:widowControl/>
              <w:suppressLineNumbers w:val="0"/>
              <w:jc w:val="left"/>
              <w:textAlignment w:val="top"/>
              <w:rPr>
                <w:ins w:id="2897" w:author="L" w:date="2026-07-14T14:00:46Z"/>
                <w:rFonts w:hint="default" w:ascii="Times New Roman" w:hAnsi="Times New Roman" w:eastAsia="宋体" w:cs="Times New Roman"/>
                <w:i w:val="0"/>
                <w:iCs w:val="0"/>
                <w:color w:val="000000"/>
                <w:sz w:val="18"/>
                <w:szCs w:val="18"/>
                <w:u w:val="none"/>
              </w:rPr>
            </w:pPr>
            <w:ins w:id="2898" w:author="L" w:date="2026-07-14T14:00:46Z">
              <w:r>
                <w:rPr>
                  <w:rFonts w:hint="default" w:ascii="Times New Roman" w:hAnsi="Times New Roman" w:eastAsia="宋体" w:cs="Times New Roman"/>
                  <w:i w:val="0"/>
                  <w:iCs w:val="0"/>
                  <w:color w:val="000000"/>
                  <w:kern w:val="0"/>
                  <w:sz w:val="18"/>
                  <w:szCs w:val="18"/>
                  <w:u w:val="none"/>
                  <w:lang w:val="en-US" w:eastAsia="zh-CN" w:bidi="ar"/>
                </w:rPr>
                <w:t>32GByte</w:t>
              </w:r>
            </w:ins>
          </w:p>
        </w:tc>
        <w:tc>
          <w:tcPr>
            <w:tcW w:w="1155" w:type="dxa"/>
            <w:tcBorders>
              <w:top w:val="nil"/>
              <w:left w:val="single" w:color="000000" w:sz="8" w:space="0"/>
              <w:bottom w:val="single" w:color="000000" w:sz="8" w:space="0"/>
              <w:right w:val="single" w:color="000000" w:sz="8" w:space="0"/>
            </w:tcBorders>
            <w:shd w:val="clear" w:color="auto" w:fill="auto"/>
            <w:vAlign w:val="top"/>
            <w:tcPrChange w:id="2899" w:author="L" w:date="2026-07-14T14:02:06Z">
              <w:tcPr>
                <w:tcW w:w="3120" w:type="dxa"/>
                <w:tcBorders>
                  <w:top w:val="nil"/>
                  <w:left w:val="single" w:color="000000" w:sz="8" w:space="0"/>
                  <w:bottom w:val="single" w:color="000000" w:sz="8" w:space="0"/>
                  <w:right w:val="single" w:color="000000" w:sz="8" w:space="0"/>
                </w:tcBorders>
                <w:vAlign w:val="top"/>
              </w:tcPr>
            </w:tcPrChange>
          </w:tcPr>
          <w:p w14:paraId="1E9D50F0">
            <w:pPr>
              <w:keepNext w:val="0"/>
              <w:keepLines w:val="0"/>
              <w:widowControl/>
              <w:suppressLineNumbers w:val="0"/>
              <w:jc w:val="left"/>
              <w:textAlignment w:val="top"/>
              <w:rPr>
                <w:ins w:id="2900" w:author="L" w:date="2026-07-14T14:00:46Z"/>
                <w:rFonts w:hint="default" w:ascii="Times New Roman" w:hAnsi="Times New Roman" w:eastAsia="宋体" w:cs="Times New Roman"/>
                <w:i w:val="0"/>
                <w:iCs w:val="0"/>
                <w:color w:val="000000"/>
                <w:sz w:val="18"/>
                <w:szCs w:val="18"/>
                <w:u w:val="none"/>
              </w:rPr>
            </w:pPr>
            <w:ins w:id="2901" w:author="L" w:date="2026-07-14T14:00:46Z">
              <w:r>
                <w:rPr>
                  <w:rFonts w:hint="default" w:ascii="Times New Roman" w:hAnsi="Times New Roman" w:eastAsia="宋体" w:cs="Times New Roman"/>
                  <w:i w:val="0"/>
                  <w:iCs w:val="0"/>
                  <w:color w:val="000000"/>
                  <w:kern w:val="0"/>
                  <w:sz w:val="18"/>
                  <w:szCs w:val="18"/>
                  <w:u w:val="none"/>
                  <w:lang w:val="en-US" w:eastAsia="zh-CN" w:bidi="ar"/>
                </w:rPr>
                <w:t>4GByte</w:t>
              </w:r>
            </w:ins>
          </w:p>
        </w:tc>
        <w:tc>
          <w:tcPr>
            <w:tcW w:w="1740" w:type="dxa"/>
            <w:tcBorders>
              <w:top w:val="nil"/>
              <w:left w:val="single" w:color="000000" w:sz="8" w:space="0"/>
              <w:bottom w:val="single" w:color="000000" w:sz="8" w:space="0"/>
              <w:right w:val="single" w:color="000000" w:sz="8" w:space="0"/>
            </w:tcBorders>
            <w:shd w:val="clear" w:color="auto" w:fill="auto"/>
            <w:vAlign w:val="top"/>
            <w:tcPrChange w:id="2902" w:author="L" w:date="2026-07-14T14:02:06Z">
              <w:tcPr>
                <w:tcW w:w="1080" w:type="dxa"/>
                <w:tcBorders>
                  <w:top w:val="nil"/>
                  <w:left w:val="single" w:color="000000" w:sz="8" w:space="0"/>
                  <w:bottom w:val="single" w:color="000000" w:sz="8" w:space="0"/>
                  <w:right w:val="single" w:color="000000" w:sz="8" w:space="0"/>
                </w:tcBorders>
                <w:vAlign w:val="top"/>
              </w:tcPr>
            </w:tcPrChange>
          </w:tcPr>
          <w:p w14:paraId="6AB10FEA">
            <w:pPr>
              <w:keepNext w:val="0"/>
              <w:keepLines w:val="0"/>
              <w:widowControl/>
              <w:suppressLineNumbers w:val="0"/>
              <w:jc w:val="left"/>
              <w:textAlignment w:val="top"/>
              <w:rPr>
                <w:ins w:id="2903" w:author="L" w:date="2026-07-14T14:00:46Z"/>
                <w:rFonts w:hint="eastAsia" w:ascii="宋体" w:hAnsi="宋体" w:eastAsia="宋体" w:cs="宋体"/>
                <w:i w:val="0"/>
                <w:iCs w:val="0"/>
                <w:color w:val="000000"/>
                <w:sz w:val="18"/>
                <w:szCs w:val="18"/>
                <w:u w:val="none"/>
              </w:rPr>
            </w:pPr>
            <w:ins w:id="2904" w:author="L" w:date="2026-07-14T14:00:46Z">
              <w:r>
                <w:rPr>
                  <w:rFonts w:hint="eastAsia" w:ascii="宋体" w:hAnsi="宋体" w:eastAsia="宋体" w:cs="宋体"/>
                  <w:i w:val="0"/>
                  <w:iCs w:val="0"/>
                  <w:color w:val="000000"/>
                  <w:kern w:val="0"/>
                  <w:sz w:val="18"/>
                  <w:szCs w:val="18"/>
                  <w:u w:val="none"/>
                  <w:lang w:val="en-US" w:eastAsia="zh-CN" w:bidi="ar"/>
                </w:rPr>
                <w:t>宽温级</w:t>
              </w:r>
            </w:ins>
            <w:ins w:id="2905" w:author="L" w:date="2026-07-14T14:00:46Z">
              <w:r>
                <w:rPr>
                  <w:rStyle w:val="26"/>
                  <w:rFonts w:eastAsia="宋体"/>
                  <w:lang w:val="en-US" w:eastAsia="zh-CN" w:bidi="ar"/>
                </w:rPr>
                <w:t xml:space="preserve"> 0~80</w:t>
              </w:r>
            </w:ins>
            <w:ins w:id="2906" w:author="L" w:date="2026-07-14T14:00:46Z">
              <w:r>
                <w:rPr>
                  <w:rStyle w:val="27"/>
                  <w:lang w:val="en-US" w:eastAsia="zh-CN" w:bidi="ar"/>
                </w:rPr>
                <w:t>℃</w:t>
              </w:r>
            </w:ins>
          </w:p>
        </w:tc>
      </w:tr>
      <w:tr w14:paraId="5D86A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908" w:author="L" w:date="2026-07-14T14:02: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480" w:hRule="atLeast"/>
          <w:ins w:id="2907" w:author="L" w:date="2026-07-14T14:00:46Z"/>
          <w:trPrChange w:id="2908" w:author="L" w:date="2026-07-14T14:02:06Z">
            <w:trPr>
              <w:trHeight w:val="480" w:hRule="atLeast"/>
            </w:trPr>
          </w:trPrChange>
        </w:trPr>
        <w:tc>
          <w:tcPr>
            <w:tcW w:w="1005" w:type="dxa"/>
            <w:tcBorders>
              <w:top w:val="nil"/>
              <w:left w:val="single" w:color="000000" w:sz="8" w:space="0"/>
              <w:bottom w:val="single" w:color="000000" w:sz="8" w:space="0"/>
              <w:right w:val="single" w:color="000000" w:sz="8" w:space="0"/>
            </w:tcBorders>
            <w:shd w:val="clear" w:color="auto" w:fill="D8D8D8"/>
            <w:vAlign w:val="top"/>
            <w:tcPrChange w:id="2909" w:author="L" w:date="2026-07-14T14:02:06Z">
              <w:tcPr>
                <w:tcW w:w="2400" w:type="dxa"/>
                <w:tcBorders>
                  <w:top w:val="nil"/>
                  <w:left w:val="single" w:color="000000" w:sz="8" w:space="0"/>
                  <w:bottom w:val="single" w:color="000000" w:sz="8" w:space="0"/>
                  <w:right w:val="single" w:color="000000" w:sz="8" w:space="0"/>
                </w:tcBorders>
                <w:shd w:val="clear" w:color="auto" w:fill="D8D8D8"/>
                <w:vAlign w:val="top"/>
              </w:tcPr>
            </w:tcPrChange>
          </w:tcPr>
          <w:p w14:paraId="4BBF8464">
            <w:pPr>
              <w:keepNext w:val="0"/>
              <w:keepLines w:val="0"/>
              <w:widowControl/>
              <w:suppressLineNumbers w:val="0"/>
              <w:jc w:val="left"/>
              <w:textAlignment w:val="top"/>
              <w:rPr>
                <w:ins w:id="2910" w:author="L" w:date="2026-07-14T14:00:46Z"/>
                <w:rFonts w:hint="default" w:ascii="Times New Roman" w:hAnsi="Times New Roman" w:eastAsia="宋体" w:cs="Times New Roman"/>
                <w:i w:val="0"/>
                <w:iCs w:val="0"/>
                <w:color w:val="000000"/>
                <w:sz w:val="18"/>
                <w:szCs w:val="18"/>
                <w:u w:val="none"/>
              </w:rPr>
            </w:pPr>
            <w:ins w:id="2911" w:author="L" w:date="2026-07-14T14:00:46Z">
              <w:r>
                <w:rPr>
                  <w:rFonts w:hint="default" w:ascii="Times New Roman" w:hAnsi="Times New Roman" w:eastAsia="宋体" w:cs="Times New Roman"/>
                  <w:i w:val="0"/>
                  <w:iCs w:val="0"/>
                  <w:color w:val="000000"/>
                  <w:kern w:val="0"/>
                  <w:sz w:val="18"/>
                  <w:szCs w:val="18"/>
                  <w:u w:val="none"/>
                  <w:lang w:val="en-US" w:eastAsia="zh-CN" w:bidi="ar"/>
                </w:rPr>
                <w:t>SOM445</w:t>
              </w:r>
            </w:ins>
          </w:p>
        </w:tc>
        <w:tc>
          <w:tcPr>
            <w:tcW w:w="1095" w:type="dxa"/>
            <w:tcBorders>
              <w:top w:val="nil"/>
              <w:left w:val="single" w:color="000000" w:sz="8" w:space="0"/>
              <w:bottom w:val="single" w:color="000000" w:sz="8" w:space="0"/>
              <w:right w:val="single" w:color="000000" w:sz="8" w:space="0"/>
            </w:tcBorders>
            <w:shd w:val="clear" w:color="auto" w:fill="auto"/>
            <w:vAlign w:val="top"/>
            <w:tcPrChange w:id="2912" w:author="L" w:date="2026-07-14T14:02:06Z">
              <w:tcPr>
                <w:tcW w:w="1920" w:type="dxa"/>
                <w:tcBorders>
                  <w:top w:val="nil"/>
                  <w:left w:val="single" w:color="000000" w:sz="8" w:space="0"/>
                  <w:bottom w:val="single" w:color="000000" w:sz="8" w:space="0"/>
                  <w:right w:val="single" w:color="000000" w:sz="8" w:space="0"/>
                </w:tcBorders>
                <w:vAlign w:val="top"/>
              </w:tcPr>
            </w:tcPrChange>
          </w:tcPr>
          <w:p w14:paraId="337640F5">
            <w:pPr>
              <w:keepNext w:val="0"/>
              <w:keepLines w:val="0"/>
              <w:widowControl/>
              <w:suppressLineNumbers w:val="0"/>
              <w:jc w:val="left"/>
              <w:textAlignment w:val="top"/>
              <w:rPr>
                <w:ins w:id="2913" w:author="L" w:date="2026-07-14T14:00:46Z"/>
                <w:rFonts w:hint="default" w:ascii="Times New Roman" w:hAnsi="Times New Roman" w:eastAsia="宋体" w:cs="Times New Roman"/>
                <w:i w:val="0"/>
                <w:iCs w:val="0"/>
                <w:color w:val="000000"/>
                <w:sz w:val="18"/>
                <w:szCs w:val="18"/>
                <w:u w:val="none"/>
              </w:rPr>
            </w:pPr>
            <w:ins w:id="2914" w:author="L" w:date="2026-07-14T14:00:46Z">
              <w:r>
                <w:rPr>
                  <w:rFonts w:hint="default" w:ascii="Times New Roman" w:hAnsi="Times New Roman" w:eastAsia="宋体" w:cs="Times New Roman"/>
                  <w:i w:val="0"/>
                  <w:iCs w:val="0"/>
                  <w:color w:val="000000"/>
                  <w:kern w:val="0"/>
                  <w:sz w:val="18"/>
                  <w:szCs w:val="18"/>
                  <w:u w:val="none"/>
                  <w:lang w:val="en-US" w:eastAsia="zh-CN" w:bidi="ar"/>
                </w:rPr>
                <w:t>RK3576</w:t>
              </w:r>
            </w:ins>
          </w:p>
        </w:tc>
        <w:tc>
          <w:tcPr>
            <w:tcW w:w="1230" w:type="dxa"/>
            <w:tcBorders>
              <w:top w:val="nil"/>
              <w:left w:val="single" w:color="000000" w:sz="8" w:space="0"/>
              <w:bottom w:val="single" w:color="000000" w:sz="8" w:space="0"/>
              <w:right w:val="single" w:color="000000" w:sz="8" w:space="0"/>
            </w:tcBorders>
            <w:shd w:val="clear" w:color="auto" w:fill="auto"/>
            <w:vAlign w:val="top"/>
            <w:tcPrChange w:id="2915" w:author="L" w:date="2026-07-14T14:02:06Z">
              <w:tcPr>
                <w:tcW w:w="2400" w:type="dxa"/>
                <w:tcBorders>
                  <w:top w:val="nil"/>
                  <w:left w:val="single" w:color="000000" w:sz="8" w:space="0"/>
                  <w:bottom w:val="single" w:color="000000" w:sz="8" w:space="0"/>
                  <w:right w:val="single" w:color="000000" w:sz="8" w:space="0"/>
                </w:tcBorders>
                <w:vAlign w:val="top"/>
              </w:tcPr>
            </w:tcPrChange>
          </w:tcPr>
          <w:p w14:paraId="0240809C">
            <w:pPr>
              <w:keepNext w:val="0"/>
              <w:keepLines w:val="0"/>
              <w:widowControl/>
              <w:suppressLineNumbers w:val="0"/>
              <w:jc w:val="left"/>
              <w:textAlignment w:val="top"/>
              <w:rPr>
                <w:ins w:id="2916" w:author="L" w:date="2026-07-14T14:00:46Z"/>
                <w:rFonts w:hint="default" w:ascii="Times New Roman" w:hAnsi="Times New Roman" w:eastAsia="宋体" w:cs="Times New Roman"/>
                <w:i w:val="0"/>
                <w:iCs w:val="0"/>
                <w:color w:val="000000"/>
                <w:sz w:val="18"/>
                <w:szCs w:val="18"/>
                <w:u w:val="none"/>
              </w:rPr>
            </w:pPr>
            <w:ins w:id="2917" w:author="L" w:date="2026-07-14T14:00:46Z">
              <w:r>
                <w:rPr>
                  <w:rFonts w:hint="default" w:ascii="Times New Roman" w:hAnsi="Times New Roman" w:eastAsia="宋体" w:cs="Times New Roman"/>
                  <w:i w:val="0"/>
                  <w:iCs w:val="0"/>
                  <w:color w:val="000000"/>
                  <w:kern w:val="0"/>
                  <w:sz w:val="18"/>
                  <w:szCs w:val="18"/>
                  <w:u w:val="none"/>
                  <w:lang w:val="en-US" w:eastAsia="zh-CN" w:bidi="ar"/>
                </w:rPr>
                <w:t>2.2GHz</w:t>
              </w:r>
            </w:ins>
          </w:p>
        </w:tc>
        <w:tc>
          <w:tcPr>
            <w:tcW w:w="1110" w:type="dxa"/>
            <w:tcBorders>
              <w:top w:val="nil"/>
              <w:left w:val="single" w:color="000000" w:sz="8" w:space="0"/>
              <w:bottom w:val="single" w:color="000000" w:sz="8" w:space="0"/>
              <w:right w:val="single" w:color="000000" w:sz="8" w:space="0"/>
            </w:tcBorders>
            <w:shd w:val="clear" w:color="auto" w:fill="auto"/>
            <w:vAlign w:val="top"/>
            <w:tcPrChange w:id="2918" w:author="L" w:date="2026-07-14T14:02:06Z">
              <w:tcPr>
                <w:tcW w:w="2640" w:type="dxa"/>
                <w:tcBorders>
                  <w:top w:val="nil"/>
                  <w:left w:val="single" w:color="000000" w:sz="8" w:space="0"/>
                  <w:bottom w:val="single" w:color="000000" w:sz="8" w:space="0"/>
                  <w:right w:val="single" w:color="000000" w:sz="8" w:space="0"/>
                </w:tcBorders>
                <w:vAlign w:val="top"/>
              </w:tcPr>
            </w:tcPrChange>
          </w:tcPr>
          <w:p w14:paraId="49539DC5">
            <w:pPr>
              <w:keepNext w:val="0"/>
              <w:keepLines w:val="0"/>
              <w:widowControl/>
              <w:suppressLineNumbers w:val="0"/>
              <w:jc w:val="left"/>
              <w:textAlignment w:val="top"/>
              <w:rPr>
                <w:ins w:id="2919" w:author="L" w:date="2026-07-14T14:00:46Z"/>
                <w:rFonts w:hint="default" w:ascii="Times New Roman" w:hAnsi="Times New Roman" w:eastAsia="宋体" w:cs="Times New Roman"/>
                <w:i w:val="0"/>
                <w:iCs w:val="0"/>
                <w:color w:val="000000"/>
                <w:sz w:val="18"/>
                <w:szCs w:val="18"/>
                <w:u w:val="none"/>
              </w:rPr>
            </w:pPr>
            <w:ins w:id="2920" w:author="L" w:date="2026-07-14T14:00:46Z">
              <w:r>
                <w:rPr>
                  <w:rFonts w:hint="default" w:ascii="Times New Roman" w:hAnsi="Times New Roman" w:eastAsia="宋体" w:cs="Times New Roman"/>
                  <w:i w:val="0"/>
                  <w:iCs w:val="0"/>
                  <w:color w:val="000000"/>
                  <w:kern w:val="0"/>
                  <w:sz w:val="18"/>
                  <w:szCs w:val="18"/>
                  <w:u w:val="none"/>
                  <w:lang w:val="en-US" w:eastAsia="zh-CN" w:bidi="ar"/>
                </w:rPr>
                <w:t>6TOPS</w:t>
              </w:r>
            </w:ins>
          </w:p>
        </w:tc>
        <w:tc>
          <w:tcPr>
            <w:tcW w:w="1200" w:type="dxa"/>
            <w:tcBorders>
              <w:top w:val="nil"/>
              <w:left w:val="single" w:color="000000" w:sz="8" w:space="0"/>
              <w:bottom w:val="single" w:color="000000" w:sz="8" w:space="0"/>
              <w:right w:val="single" w:color="000000" w:sz="8" w:space="0"/>
            </w:tcBorders>
            <w:shd w:val="clear" w:color="auto" w:fill="auto"/>
            <w:vAlign w:val="top"/>
            <w:tcPrChange w:id="2921" w:author="L" w:date="2026-07-14T14:02:06Z">
              <w:tcPr>
                <w:tcW w:w="3360" w:type="dxa"/>
                <w:tcBorders>
                  <w:top w:val="nil"/>
                  <w:left w:val="single" w:color="000000" w:sz="8" w:space="0"/>
                  <w:bottom w:val="single" w:color="000000" w:sz="8" w:space="0"/>
                  <w:right w:val="single" w:color="000000" w:sz="8" w:space="0"/>
                </w:tcBorders>
                <w:vAlign w:val="top"/>
              </w:tcPr>
            </w:tcPrChange>
          </w:tcPr>
          <w:p w14:paraId="61244148">
            <w:pPr>
              <w:keepNext w:val="0"/>
              <w:keepLines w:val="0"/>
              <w:widowControl/>
              <w:suppressLineNumbers w:val="0"/>
              <w:jc w:val="left"/>
              <w:textAlignment w:val="top"/>
              <w:rPr>
                <w:ins w:id="2922" w:author="L" w:date="2026-07-14T14:00:46Z"/>
                <w:rFonts w:hint="default" w:ascii="Times New Roman" w:hAnsi="Times New Roman" w:eastAsia="宋体" w:cs="Times New Roman"/>
                <w:i w:val="0"/>
                <w:iCs w:val="0"/>
                <w:color w:val="000000"/>
                <w:sz w:val="18"/>
                <w:szCs w:val="18"/>
                <w:u w:val="none"/>
              </w:rPr>
            </w:pPr>
            <w:ins w:id="2923" w:author="L" w:date="2026-07-14T14:00:46Z">
              <w:r>
                <w:rPr>
                  <w:rFonts w:hint="default" w:ascii="Times New Roman" w:hAnsi="Times New Roman" w:eastAsia="宋体" w:cs="Times New Roman"/>
                  <w:i w:val="0"/>
                  <w:iCs w:val="0"/>
                  <w:color w:val="000000"/>
                  <w:kern w:val="0"/>
                  <w:sz w:val="18"/>
                  <w:szCs w:val="18"/>
                  <w:u w:val="none"/>
                  <w:lang w:val="en-US" w:eastAsia="zh-CN" w:bidi="ar"/>
                </w:rPr>
                <w:t>64GByte</w:t>
              </w:r>
            </w:ins>
          </w:p>
        </w:tc>
        <w:tc>
          <w:tcPr>
            <w:tcW w:w="1155" w:type="dxa"/>
            <w:tcBorders>
              <w:top w:val="nil"/>
              <w:left w:val="single" w:color="000000" w:sz="8" w:space="0"/>
              <w:bottom w:val="single" w:color="000000" w:sz="8" w:space="0"/>
              <w:right w:val="single" w:color="000000" w:sz="8" w:space="0"/>
            </w:tcBorders>
            <w:shd w:val="clear" w:color="auto" w:fill="auto"/>
            <w:vAlign w:val="top"/>
            <w:tcPrChange w:id="2924" w:author="L" w:date="2026-07-14T14:02:06Z">
              <w:tcPr>
                <w:tcW w:w="3120" w:type="dxa"/>
                <w:tcBorders>
                  <w:top w:val="nil"/>
                  <w:left w:val="single" w:color="000000" w:sz="8" w:space="0"/>
                  <w:bottom w:val="single" w:color="000000" w:sz="8" w:space="0"/>
                  <w:right w:val="single" w:color="000000" w:sz="8" w:space="0"/>
                </w:tcBorders>
                <w:vAlign w:val="top"/>
              </w:tcPr>
            </w:tcPrChange>
          </w:tcPr>
          <w:p w14:paraId="19CE79CD">
            <w:pPr>
              <w:keepNext w:val="0"/>
              <w:keepLines w:val="0"/>
              <w:widowControl/>
              <w:suppressLineNumbers w:val="0"/>
              <w:jc w:val="left"/>
              <w:textAlignment w:val="top"/>
              <w:rPr>
                <w:ins w:id="2925" w:author="L" w:date="2026-07-14T14:00:46Z"/>
                <w:rFonts w:hint="default" w:ascii="Times New Roman" w:hAnsi="Times New Roman" w:eastAsia="宋体" w:cs="Times New Roman"/>
                <w:i w:val="0"/>
                <w:iCs w:val="0"/>
                <w:color w:val="000000"/>
                <w:sz w:val="18"/>
                <w:szCs w:val="18"/>
                <w:u w:val="none"/>
              </w:rPr>
            </w:pPr>
            <w:ins w:id="2926" w:author="L" w:date="2026-07-14T14:00:46Z">
              <w:r>
                <w:rPr>
                  <w:rFonts w:hint="default" w:ascii="Times New Roman" w:hAnsi="Times New Roman" w:eastAsia="宋体" w:cs="Times New Roman"/>
                  <w:i w:val="0"/>
                  <w:iCs w:val="0"/>
                  <w:color w:val="000000"/>
                  <w:kern w:val="0"/>
                  <w:sz w:val="18"/>
                  <w:szCs w:val="18"/>
                  <w:u w:val="none"/>
                  <w:lang w:val="en-US" w:eastAsia="zh-CN" w:bidi="ar"/>
                </w:rPr>
                <w:t>8GByte</w:t>
              </w:r>
            </w:ins>
          </w:p>
        </w:tc>
        <w:tc>
          <w:tcPr>
            <w:tcW w:w="1740" w:type="dxa"/>
            <w:tcBorders>
              <w:top w:val="nil"/>
              <w:left w:val="single" w:color="000000" w:sz="8" w:space="0"/>
              <w:bottom w:val="single" w:color="000000" w:sz="8" w:space="0"/>
              <w:right w:val="single" w:color="000000" w:sz="8" w:space="0"/>
            </w:tcBorders>
            <w:shd w:val="clear" w:color="auto" w:fill="auto"/>
            <w:vAlign w:val="top"/>
            <w:tcPrChange w:id="2927" w:author="L" w:date="2026-07-14T14:02:06Z">
              <w:tcPr>
                <w:tcW w:w="1080" w:type="dxa"/>
                <w:tcBorders>
                  <w:top w:val="nil"/>
                  <w:left w:val="single" w:color="000000" w:sz="8" w:space="0"/>
                  <w:bottom w:val="single" w:color="000000" w:sz="8" w:space="0"/>
                  <w:right w:val="single" w:color="000000" w:sz="8" w:space="0"/>
                </w:tcBorders>
                <w:vAlign w:val="top"/>
              </w:tcPr>
            </w:tcPrChange>
          </w:tcPr>
          <w:p w14:paraId="6625D411">
            <w:pPr>
              <w:keepNext w:val="0"/>
              <w:keepLines w:val="0"/>
              <w:widowControl/>
              <w:suppressLineNumbers w:val="0"/>
              <w:jc w:val="left"/>
              <w:textAlignment w:val="top"/>
              <w:rPr>
                <w:ins w:id="2928" w:author="L" w:date="2026-07-14T14:00:46Z"/>
                <w:rFonts w:hint="eastAsia" w:ascii="宋体" w:hAnsi="宋体" w:eastAsia="宋体" w:cs="宋体"/>
                <w:i w:val="0"/>
                <w:iCs w:val="0"/>
                <w:color w:val="000000"/>
                <w:sz w:val="18"/>
                <w:szCs w:val="18"/>
                <w:u w:val="none"/>
              </w:rPr>
            </w:pPr>
            <w:ins w:id="2929" w:author="L" w:date="2026-07-14T14:00:46Z">
              <w:r>
                <w:rPr>
                  <w:rFonts w:hint="eastAsia" w:ascii="宋体" w:hAnsi="宋体" w:eastAsia="宋体" w:cs="宋体"/>
                  <w:i w:val="0"/>
                  <w:iCs w:val="0"/>
                  <w:color w:val="000000"/>
                  <w:kern w:val="0"/>
                  <w:sz w:val="18"/>
                  <w:szCs w:val="18"/>
                  <w:u w:val="none"/>
                  <w:lang w:val="en-US" w:eastAsia="zh-CN" w:bidi="ar"/>
                </w:rPr>
                <w:t>宽温级</w:t>
              </w:r>
            </w:ins>
            <w:ins w:id="2930" w:author="L" w:date="2026-07-14T14:00:46Z">
              <w:r>
                <w:rPr>
                  <w:rStyle w:val="26"/>
                  <w:rFonts w:eastAsia="宋体"/>
                  <w:lang w:val="en-US" w:eastAsia="zh-CN" w:bidi="ar"/>
                </w:rPr>
                <w:t xml:space="preserve"> 0~80</w:t>
              </w:r>
            </w:ins>
            <w:ins w:id="2931" w:author="L" w:date="2026-07-14T14:00:46Z">
              <w:r>
                <w:rPr>
                  <w:rStyle w:val="27"/>
                  <w:lang w:val="en-US" w:eastAsia="zh-CN" w:bidi="ar"/>
                </w:rPr>
                <w:t>℃</w:t>
              </w:r>
            </w:ins>
          </w:p>
        </w:tc>
      </w:tr>
    </w:tbl>
    <w:p w14:paraId="02D1A97F">
      <w:pPr>
        <w:rPr>
          <w:ins w:id="2932" w:author="LKY" w:date="2026-07-14T13:47:08Z"/>
          <w:rFonts w:hint="default" w:asciiTheme="minorHAnsi" w:hAnsiTheme="minorHAnsi" w:eastAsiaTheme="minorEastAsia" w:cstheme="minorBidi"/>
          <w:b w:val="0"/>
          <w:bCs w:val="0"/>
          <w:iCs w:val="0"/>
          <w:kern w:val="2"/>
          <w:sz w:val="21"/>
          <w:szCs w:val="24"/>
          <w:lang w:val="en-US" w:eastAsia="zh-CN" w:bidi="ar-SA"/>
        </w:rPr>
      </w:pPr>
    </w:p>
    <w:p w14:paraId="7B13B2EA">
      <w:pPr>
        <w:rPr>
          <w:ins w:id="2933" w:author="LKY" w:date="2026-07-14T13:47:55Z"/>
          <w:del w:id="2934" w:author="L" w:date="2026-07-14T14:02:34Z"/>
          <w:rFonts w:hint="default" w:asciiTheme="minorHAnsi" w:hAnsiTheme="minorHAnsi" w:eastAsiaTheme="minorEastAsia" w:cstheme="minorBidi"/>
          <w:b w:val="0"/>
          <w:bCs w:val="0"/>
          <w:iCs w:val="0"/>
          <w:kern w:val="2"/>
          <w:sz w:val="21"/>
          <w:szCs w:val="24"/>
          <w:lang w:val="en-US" w:eastAsia="zh-CN" w:bidi="ar-SA"/>
        </w:rPr>
      </w:pPr>
    </w:p>
    <w:p w14:paraId="7225064A">
      <w:pPr>
        <w:rPr>
          <w:ins w:id="2935" w:author="LKY" w:date="2026-07-14T13:45:54Z"/>
          <w:del w:id="2936" w:author="L" w:date="2026-07-14T14:02:34Z"/>
          <w:rFonts w:hint="default" w:asciiTheme="minorHAnsi" w:hAnsiTheme="minorHAnsi" w:eastAsiaTheme="minorEastAsia" w:cstheme="minorBidi"/>
          <w:b w:val="0"/>
          <w:bCs w:val="0"/>
          <w:iCs w:val="0"/>
          <w:kern w:val="2"/>
          <w:sz w:val="21"/>
          <w:szCs w:val="24"/>
          <w:lang w:val="en-US" w:eastAsia="zh-CN" w:bidi="ar-SA"/>
        </w:rPr>
      </w:pPr>
    </w:p>
    <w:p w14:paraId="300E0AEF">
      <w:pPr>
        <w:pStyle w:val="12"/>
        <w:ind w:left="0" w:leftChars="0" w:firstLine="0" w:firstLineChars="0"/>
        <w:jc w:val="left"/>
        <w:outlineLvl w:val="2"/>
        <w:rPr>
          <w:rFonts w:hint="default" w:ascii="Times New Roman" w:hAnsi="Times New Roman" w:eastAsia="宋体" w:cs="宋体"/>
          <w:b/>
          <w:bCs/>
          <w:iCs/>
          <w:color w:val="000000"/>
          <w:kern w:val="2"/>
          <w:sz w:val="28"/>
          <w:szCs w:val="28"/>
          <w:lang w:val="en-US" w:eastAsia="zh-CN" w:bidi="ar-SA"/>
        </w:rPr>
      </w:pPr>
      <w:bookmarkStart w:id="42" w:name="_Toc5962"/>
      <w:bookmarkStart w:id="43" w:name="_Toc10967"/>
      <w:bookmarkStart w:id="44" w:name="_Toc17888"/>
      <w:bookmarkStart w:id="45" w:name="_Toc11923"/>
      <w:r>
        <w:rPr>
          <w:rFonts w:hint="eastAsia" w:ascii="Times New Roman" w:hAnsi="Times New Roman" w:eastAsia="宋体" w:cs="宋体"/>
          <w:b/>
          <w:bCs/>
          <w:iCs/>
          <w:color w:val="000000"/>
          <w:kern w:val="2"/>
          <w:sz w:val="28"/>
          <w:szCs w:val="28"/>
          <w:lang w:val="en-US" w:eastAsia="zh-CN" w:bidi="ar-SA"/>
        </w:rPr>
        <w:t>1.4.3 X系列板选型</w:t>
      </w:r>
      <w:bookmarkEnd w:id="41"/>
      <w:bookmarkEnd w:id="42"/>
      <w:bookmarkEnd w:id="43"/>
      <w:bookmarkEnd w:id="44"/>
      <w:bookmarkEnd w:id="45"/>
    </w:p>
    <w:p w14:paraId="5B7585C0">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000000"/>
          <w:kern w:val="2"/>
          <w:sz w:val="24"/>
          <w:szCs w:val="24"/>
          <w:lang w:val="en-US" w:eastAsia="zh-CN" w:bidi="ar-SA"/>
        </w:rPr>
      </w:pPr>
      <w:r>
        <w:rPr>
          <w:rFonts w:hint="default" w:ascii="Times New Roman" w:hAnsi="Times New Roman" w:eastAsia="宋体" w:cs="宋体"/>
          <w:b w:val="0"/>
          <w:bCs w:val="0"/>
          <w:iCs/>
          <w:color w:val="000000"/>
          <w:kern w:val="2"/>
          <w:sz w:val="24"/>
          <w:szCs w:val="24"/>
          <w:lang w:val="en-US" w:eastAsia="zh-CN" w:bidi="ar-SA"/>
        </w:rPr>
        <w:t>可以根据需求，选择合适的X系列IO板，X系列IO板的PIN数要与外壳适配。</w:t>
      </w:r>
    </w:p>
    <w:p w14:paraId="6106B521">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eastAsia" w:ascii="Times New Roman" w:hAnsi="Times New Roman" w:eastAsia="宋体" w:cs="宋体"/>
          <w:b w:val="0"/>
          <w:bCs w:val="0"/>
          <w:iCs/>
          <w:color w:val="FF0000"/>
          <w:kern w:val="2"/>
          <w:sz w:val="24"/>
          <w:szCs w:val="24"/>
          <w:lang w:val="en-US" w:eastAsia="zh-CN" w:bidi="ar-SA"/>
        </w:rPr>
      </w:pPr>
      <w:r>
        <w:rPr>
          <w:rFonts w:hint="eastAsia" w:ascii="Times New Roman" w:hAnsi="Times New Roman" w:eastAsia="宋体" w:cs="宋体"/>
          <w:b w:val="0"/>
          <w:bCs w:val="0"/>
          <w:iCs/>
          <w:color w:val="FF0000"/>
          <w:kern w:val="2"/>
          <w:sz w:val="24"/>
          <w:szCs w:val="24"/>
          <w:lang w:val="en-US" w:eastAsia="zh-CN" w:bidi="ar-SA"/>
        </w:rPr>
        <w:t>注意：本设备默认端口为RS485，如需RS232请向销售说明。</w:t>
      </w:r>
    </w:p>
    <w:p w14:paraId="549CAFC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FF0000"/>
          <w:kern w:val="2"/>
          <w:sz w:val="24"/>
          <w:szCs w:val="24"/>
          <w:lang w:val="en-US" w:eastAsia="zh-CN" w:bidi="ar-SA"/>
        </w:rPr>
      </w:pPr>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
        <w:gridCol w:w="1259"/>
        <w:gridCol w:w="598"/>
        <w:gridCol w:w="586"/>
        <w:gridCol w:w="592"/>
        <w:gridCol w:w="669"/>
        <w:gridCol w:w="1487"/>
        <w:gridCol w:w="1405"/>
        <w:gridCol w:w="1405"/>
      </w:tblGrid>
      <w:tr w14:paraId="086B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86" w:type="pct"/>
            <w:gridSpan w:val="7"/>
            <w:tcBorders>
              <w:top w:val="nil"/>
              <w:left w:val="nil"/>
              <w:bottom w:val="single" w:color="auto" w:sz="4" w:space="0"/>
              <w:right w:val="nil"/>
            </w:tcBorders>
            <w:vAlign w:val="center"/>
          </w:tcPr>
          <w:p w14:paraId="52FA8771">
            <w:pPr>
              <w:pStyle w:val="12"/>
              <w:ind w:left="5" w:leftChars="-4" w:hanging="13" w:hangingChars="7"/>
              <w:jc w:val="center"/>
              <w:rPr>
                <w:rFonts w:hint="default" w:ascii="Times New Roman" w:hAnsi="Times New Roman" w:cs="Times New Roman" w:eastAsiaTheme="minorEastAsia"/>
                <w:b/>
                <w:bCs/>
                <w:sz w:val="18"/>
                <w:szCs w:val="18"/>
              </w:rPr>
            </w:pPr>
            <w:r>
              <w:rPr>
                <w:rFonts w:hint="eastAsia" w:ascii="Times New Roman" w:hAnsi="Times New Roman" w:cs="Times New Roman"/>
                <w:b/>
                <w:bCs/>
                <w:sz w:val="18"/>
                <w:szCs w:val="18"/>
                <w:lang w:val="en-US" w:eastAsia="zh-CN"/>
              </w:rPr>
              <w:t xml:space="preserve">                           </w:t>
            </w:r>
            <w:r>
              <w:rPr>
                <w:rFonts w:hint="eastAsia" w:ascii="Times New Roman" w:hAnsi="Times New Roman" w:cs="Times New Roman" w:eastAsiaTheme="minorEastAsia"/>
                <w:b/>
                <w:bCs/>
                <w:sz w:val="18"/>
                <w:szCs w:val="18"/>
                <w:lang w:val="en-US" w:eastAsia="zh-CN"/>
              </w:rPr>
              <w:t xml:space="preserve">  </w:t>
            </w:r>
            <w:r>
              <w:rPr>
                <w:rFonts w:hint="default" w:ascii="Times New Roman" w:hAnsi="Times New Roman" w:cs="Times New Roman" w:eastAsiaTheme="minorEastAsia"/>
                <w:b/>
                <w:bCs/>
                <w:sz w:val="18"/>
                <w:szCs w:val="18"/>
              </w:rPr>
              <w:t>X系列IO板选型表</w:t>
            </w:r>
          </w:p>
        </w:tc>
        <w:tc>
          <w:tcPr>
            <w:tcW w:w="856" w:type="pct"/>
            <w:tcBorders>
              <w:top w:val="nil"/>
              <w:left w:val="nil"/>
              <w:bottom w:val="single" w:color="auto" w:sz="4" w:space="0"/>
              <w:right w:val="nil"/>
            </w:tcBorders>
            <w:vAlign w:val="center"/>
          </w:tcPr>
          <w:p w14:paraId="1CB41781">
            <w:pPr>
              <w:pStyle w:val="12"/>
              <w:ind w:left="5" w:leftChars="-4" w:hanging="13" w:hangingChars="7"/>
              <w:jc w:val="center"/>
              <w:rPr>
                <w:rFonts w:hint="default" w:ascii="Times New Roman" w:hAnsi="Times New Roman" w:cs="Times New Roman" w:eastAsiaTheme="minorEastAsia"/>
                <w:b/>
                <w:bCs/>
                <w:sz w:val="18"/>
                <w:szCs w:val="18"/>
              </w:rPr>
            </w:pPr>
          </w:p>
        </w:tc>
        <w:tc>
          <w:tcPr>
            <w:tcW w:w="856" w:type="pct"/>
            <w:tcBorders>
              <w:top w:val="nil"/>
              <w:left w:val="nil"/>
              <w:bottom w:val="single" w:color="auto" w:sz="4" w:space="0"/>
              <w:right w:val="nil"/>
            </w:tcBorders>
            <w:vAlign w:val="center"/>
          </w:tcPr>
          <w:p w14:paraId="6CC20037">
            <w:pPr>
              <w:pStyle w:val="12"/>
              <w:ind w:left="5" w:leftChars="-4" w:hanging="13" w:hangingChars="7"/>
              <w:jc w:val="center"/>
              <w:rPr>
                <w:rFonts w:hint="default" w:ascii="Times New Roman" w:hAnsi="Times New Roman" w:cs="Times New Roman" w:eastAsiaTheme="minorEastAsia"/>
                <w:b/>
                <w:bCs/>
                <w:sz w:val="18"/>
                <w:szCs w:val="18"/>
              </w:rPr>
            </w:pPr>
          </w:p>
        </w:tc>
      </w:tr>
      <w:tr w14:paraId="6E66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tcBorders>
              <w:top w:val="single" w:color="auto" w:sz="4" w:space="0"/>
            </w:tcBorders>
            <w:vAlign w:val="center"/>
          </w:tcPr>
          <w:p w14:paraId="64517A48">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型号</w:t>
            </w:r>
          </w:p>
        </w:tc>
        <w:tc>
          <w:tcPr>
            <w:tcW w:w="612" w:type="pct"/>
            <w:tcBorders>
              <w:top w:val="single" w:color="auto" w:sz="4" w:space="0"/>
            </w:tcBorders>
            <w:vAlign w:val="center"/>
          </w:tcPr>
          <w:p w14:paraId="7CB969B0">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RS232/RS485</w:t>
            </w:r>
          </w:p>
        </w:tc>
        <w:tc>
          <w:tcPr>
            <w:tcW w:w="379" w:type="pct"/>
            <w:tcBorders>
              <w:top w:val="single" w:color="auto" w:sz="4" w:space="0"/>
            </w:tcBorders>
            <w:vAlign w:val="center"/>
          </w:tcPr>
          <w:p w14:paraId="5E264411">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CAN</w:t>
            </w:r>
          </w:p>
        </w:tc>
        <w:tc>
          <w:tcPr>
            <w:tcW w:w="379" w:type="pct"/>
            <w:tcBorders>
              <w:top w:val="single" w:color="auto" w:sz="4" w:space="0"/>
            </w:tcBorders>
            <w:vAlign w:val="center"/>
          </w:tcPr>
          <w:p w14:paraId="1A2C98D0">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DI</w:t>
            </w:r>
          </w:p>
        </w:tc>
        <w:tc>
          <w:tcPr>
            <w:tcW w:w="379" w:type="pct"/>
            <w:tcBorders>
              <w:top w:val="single" w:color="auto" w:sz="4" w:space="0"/>
            </w:tcBorders>
            <w:vAlign w:val="center"/>
          </w:tcPr>
          <w:p w14:paraId="3C0D14C6">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DO</w:t>
            </w:r>
          </w:p>
        </w:tc>
        <w:tc>
          <w:tcPr>
            <w:tcW w:w="382" w:type="pct"/>
            <w:tcBorders>
              <w:top w:val="single" w:color="auto" w:sz="4" w:space="0"/>
            </w:tcBorders>
            <w:vAlign w:val="center"/>
          </w:tcPr>
          <w:p w14:paraId="61397835">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GPIO</w:t>
            </w:r>
          </w:p>
        </w:tc>
        <w:tc>
          <w:tcPr>
            <w:tcW w:w="900" w:type="pct"/>
            <w:tcBorders>
              <w:top w:val="single" w:color="auto" w:sz="4" w:space="0"/>
            </w:tcBorders>
            <w:vAlign w:val="center"/>
          </w:tcPr>
          <w:p w14:paraId="1B3409A8">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eastAsia" w:ascii="Times New Roman" w:hAnsi="Times New Roman" w:cs="Times New Roman"/>
                <w:b/>
                <w:bCs/>
                <w:kern w:val="2"/>
                <w:sz w:val="18"/>
                <w:szCs w:val="18"/>
                <w:lang w:val="en-US" w:eastAsia="zh-CN" w:bidi="ar-SA"/>
              </w:rPr>
              <w:t>GND</w:t>
            </w:r>
          </w:p>
        </w:tc>
        <w:tc>
          <w:tcPr>
            <w:tcW w:w="856" w:type="pct"/>
            <w:tcBorders>
              <w:top w:val="single" w:color="auto" w:sz="4" w:space="0"/>
            </w:tcBorders>
            <w:vAlign w:val="center"/>
          </w:tcPr>
          <w:p w14:paraId="7C48921C">
            <w:pPr>
              <w:pStyle w:val="12"/>
              <w:ind w:left="5" w:leftChars="-4" w:hanging="13" w:hangingChars="7"/>
              <w:jc w:val="center"/>
              <w:rPr>
                <w:rFonts w:hint="default" w:ascii="Times New Roman" w:hAnsi="Times New Roman" w:cs="Times New Roman" w:eastAsiaTheme="minorEastAsia"/>
                <w:b/>
                <w:bCs/>
                <w:sz w:val="18"/>
                <w:szCs w:val="18"/>
                <w:lang w:val="en-US" w:eastAsia="zh-CN"/>
              </w:rPr>
            </w:pPr>
            <w:r>
              <w:rPr>
                <w:rFonts w:hint="eastAsia" w:ascii="Times New Roman" w:hAnsi="Times New Roman" w:cs="Times New Roman"/>
                <w:b/>
                <w:bCs/>
                <w:sz w:val="18"/>
                <w:szCs w:val="18"/>
                <w:lang w:val="en-US" w:eastAsia="zh-CN"/>
              </w:rPr>
              <w:t>PIN数</w:t>
            </w:r>
          </w:p>
        </w:tc>
        <w:tc>
          <w:tcPr>
            <w:tcW w:w="856" w:type="pct"/>
            <w:tcBorders>
              <w:top w:val="single" w:color="auto" w:sz="4" w:space="0"/>
            </w:tcBorders>
            <w:vAlign w:val="center"/>
          </w:tcPr>
          <w:p w14:paraId="028AD4F4">
            <w:pPr>
              <w:pStyle w:val="12"/>
              <w:ind w:left="5" w:leftChars="-4" w:hanging="13" w:hangingChars="7"/>
              <w:jc w:val="center"/>
              <w:rPr>
                <w:rFonts w:hint="default" w:ascii="Times New Roman" w:hAnsi="Times New Roman" w:cs="Times New Roman"/>
                <w:b/>
                <w:bCs/>
                <w:sz w:val="18"/>
                <w:szCs w:val="18"/>
                <w:lang w:val="en-US" w:eastAsia="zh-CN"/>
              </w:rPr>
            </w:pPr>
            <w:r>
              <w:rPr>
                <w:rFonts w:hint="eastAsia" w:ascii="Times New Roman" w:hAnsi="Times New Roman" w:cs="Times New Roman"/>
                <w:b/>
                <w:bCs/>
                <w:sz w:val="18"/>
                <w:szCs w:val="18"/>
                <w:lang w:val="en-US" w:eastAsia="zh-CN"/>
              </w:rPr>
              <w:t>备注</w:t>
            </w:r>
          </w:p>
        </w:tc>
      </w:tr>
      <w:tr w14:paraId="23D2D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vAlign w:val="center"/>
          </w:tcPr>
          <w:p w14:paraId="6FE5E13C">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X</w:t>
            </w:r>
            <w:r>
              <w:rPr>
                <w:rFonts w:hint="eastAsia" w:ascii="Times New Roman" w:hAnsi="Times New Roman" w:cs="Times New Roman"/>
                <w:sz w:val="18"/>
                <w:szCs w:val="18"/>
                <w:lang w:val="en-US" w:eastAsia="zh-CN"/>
              </w:rPr>
              <w:t>90</w:t>
            </w:r>
          </w:p>
        </w:tc>
        <w:tc>
          <w:tcPr>
            <w:tcW w:w="612" w:type="pct"/>
            <w:vAlign w:val="center"/>
          </w:tcPr>
          <w:p w14:paraId="3797795E">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2</w:t>
            </w:r>
          </w:p>
        </w:tc>
        <w:tc>
          <w:tcPr>
            <w:tcW w:w="379" w:type="pct"/>
            <w:vAlign w:val="center"/>
          </w:tcPr>
          <w:p w14:paraId="090F90AC">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726F0E69">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18409D78">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82" w:type="pct"/>
            <w:vAlign w:val="center"/>
          </w:tcPr>
          <w:p w14:paraId="79B6536E">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900" w:type="pct"/>
            <w:vAlign w:val="center"/>
          </w:tcPr>
          <w:p w14:paraId="3F001EC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2</w:t>
            </w:r>
          </w:p>
        </w:tc>
        <w:tc>
          <w:tcPr>
            <w:tcW w:w="856" w:type="pct"/>
            <w:vAlign w:val="center"/>
          </w:tcPr>
          <w:p w14:paraId="59B1FCBD">
            <w:pPr>
              <w:pStyle w:val="12"/>
              <w:ind w:left="4" w:leftChars="-4" w:hanging="12" w:hangingChars="7"/>
              <w:jc w:val="cente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6PIN</w:t>
            </w:r>
          </w:p>
        </w:tc>
        <w:tc>
          <w:tcPr>
            <w:tcW w:w="856" w:type="pct"/>
            <w:vAlign w:val="center"/>
          </w:tcPr>
          <w:p w14:paraId="29F988AC">
            <w:pPr>
              <w:pStyle w:val="12"/>
              <w:ind w:left="4" w:leftChars="-4" w:hanging="12" w:hangingChars="7"/>
              <w:jc w:val="center"/>
              <w:rPr>
                <w:rFonts w:hint="default" w:ascii="Times New Roman" w:hAnsi="Times New Roman" w:cs="Times New Roman" w:eastAsiaTheme="minorEastAsia"/>
                <w:sz w:val="18"/>
                <w:szCs w:val="18"/>
                <w:lang w:val="en-US" w:eastAsia="zh-CN"/>
              </w:rPr>
            </w:pPr>
          </w:p>
        </w:tc>
      </w:tr>
      <w:tr w14:paraId="7444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vAlign w:val="center"/>
          </w:tcPr>
          <w:p w14:paraId="5B6B8A9D">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X</w:t>
            </w:r>
            <w:r>
              <w:rPr>
                <w:rFonts w:hint="eastAsia" w:ascii="Times New Roman" w:hAnsi="Times New Roman" w:cs="Times New Roman"/>
                <w:sz w:val="18"/>
                <w:szCs w:val="18"/>
                <w:lang w:val="en-US" w:eastAsia="zh-CN"/>
              </w:rPr>
              <w:t>91</w:t>
            </w:r>
          </w:p>
        </w:tc>
        <w:tc>
          <w:tcPr>
            <w:tcW w:w="612" w:type="pct"/>
            <w:vAlign w:val="center"/>
          </w:tcPr>
          <w:p w14:paraId="6C73184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1</w:t>
            </w:r>
          </w:p>
        </w:tc>
        <w:tc>
          <w:tcPr>
            <w:tcW w:w="379" w:type="pct"/>
            <w:vAlign w:val="center"/>
          </w:tcPr>
          <w:p w14:paraId="7A6F23FF">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1</w:t>
            </w:r>
          </w:p>
        </w:tc>
        <w:tc>
          <w:tcPr>
            <w:tcW w:w="379" w:type="pct"/>
            <w:vAlign w:val="center"/>
          </w:tcPr>
          <w:p w14:paraId="417F423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06ABDD11">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82" w:type="pct"/>
            <w:vAlign w:val="center"/>
          </w:tcPr>
          <w:p w14:paraId="7C6C45C7">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900" w:type="pct"/>
            <w:vAlign w:val="center"/>
          </w:tcPr>
          <w:p w14:paraId="36F87349">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2</w:t>
            </w:r>
          </w:p>
        </w:tc>
        <w:tc>
          <w:tcPr>
            <w:tcW w:w="856" w:type="pct"/>
            <w:vAlign w:val="center"/>
          </w:tcPr>
          <w:p w14:paraId="3A9E4B77">
            <w:pPr>
              <w:pStyle w:val="12"/>
              <w:ind w:left="4" w:leftChars="-4" w:hanging="12" w:hangingChars="7"/>
              <w:jc w:val="cente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6PIN</w:t>
            </w:r>
          </w:p>
        </w:tc>
        <w:tc>
          <w:tcPr>
            <w:tcW w:w="856" w:type="pct"/>
            <w:vAlign w:val="center"/>
          </w:tcPr>
          <w:p w14:paraId="2790A37A">
            <w:pPr>
              <w:pStyle w:val="12"/>
              <w:ind w:left="4" w:leftChars="-4" w:hanging="12" w:hangingChars="7"/>
              <w:jc w:val="center"/>
              <w:rPr>
                <w:rFonts w:hint="default" w:ascii="Times New Roman" w:hAnsi="Times New Roman" w:cs="Times New Roman" w:eastAsiaTheme="minorEastAsia"/>
                <w:sz w:val="18"/>
                <w:szCs w:val="18"/>
              </w:rPr>
            </w:pPr>
            <w:del w:id="2937" w:author="LKY" w:date="2026-05-25T17:04:57Z">
              <w:r>
                <w:rPr>
                  <w:rFonts w:hint="eastAsia" w:ascii="Times New Roman" w:hAnsi="Times New Roman" w:cs="Times New Roman"/>
                  <w:color w:val="C00000"/>
                  <w:sz w:val="18"/>
                  <w:szCs w:val="18"/>
                  <w:lang w:val="en-US" w:eastAsia="zh-CN"/>
                </w:rPr>
                <w:delText>BL24</w:delText>
              </w:r>
            </w:del>
            <w:del w:id="2938" w:author="LKY" w:date="2026-05-25T17:04:56Z">
              <w:r>
                <w:rPr>
                  <w:rFonts w:hint="eastAsia" w:ascii="Times New Roman" w:hAnsi="Times New Roman" w:cs="Times New Roman"/>
                  <w:color w:val="C00000"/>
                  <w:sz w:val="18"/>
                  <w:szCs w:val="18"/>
                  <w:lang w:val="en-US" w:eastAsia="zh-CN"/>
                </w:rPr>
                <w:delText>4不支持</w:delText>
              </w:r>
            </w:del>
          </w:p>
        </w:tc>
      </w:tr>
    </w:tbl>
    <w:p w14:paraId="4FD4524D">
      <w:pPr>
        <w:rPr>
          <w:rFonts w:hint="default" w:asciiTheme="minorHAnsi" w:hAnsiTheme="minorHAnsi" w:eastAsiaTheme="minorEastAsia" w:cstheme="minorBidi"/>
          <w:b w:val="0"/>
          <w:bCs w:val="0"/>
          <w:iCs w:val="0"/>
          <w:kern w:val="2"/>
          <w:sz w:val="21"/>
          <w:szCs w:val="24"/>
          <w:lang w:val="en-US" w:eastAsia="zh-CN" w:bidi="ar-SA"/>
        </w:rPr>
      </w:pPr>
      <w:bookmarkStart w:id="46" w:name="_Toc6924"/>
      <w:r>
        <w:rPr>
          <w:rFonts w:hint="eastAsia" w:ascii="Times New Roman" w:hAnsi="Times New Roman" w:eastAsia="宋体" w:cs="Times New Roman"/>
          <w:b/>
          <w:bCs/>
          <w:iCs/>
          <w:color w:val="000000"/>
          <w:kern w:val="2"/>
          <w:sz w:val="28"/>
          <w:szCs w:val="28"/>
          <w:lang w:val="en-US" w:eastAsia="zh-CN" w:bidi="ar-SA"/>
        </w:rPr>
        <w:t>1.4.4 N系列IO板选型</w:t>
      </w:r>
      <w:bookmarkEnd w:id="46"/>
    </w:p>
    <w:p w14:paraId="09D60AB2">
      <w:pPr>
        <w:rPr>
          <w:ins w:id="2939" w:author="L" w:date="2026-07-07T13:49:00Z"/>
          <w:rFonts w:hint="default" w:ascii="Times New Roman" w:hAnsi="Times New Roman" w:cstheme="minorBidi"/>
          <w:b w:val="0"/>
          <w:bCs w:val="0"/>
          <w:sz w:val="24"/>
          <w:szCs w:val="24"/>
          <w:lang w:val="en-US" w:eastAsia="zh-CN"/>
        </w:rPr>
      </w:pPr>
      <w:ins w:id="2940" w:author="L" w:date="2026-07-07T13:49:00Z">
        <w:r>
          <w:rPr>
            <w:rFonts w:hint="eastAsia" w:ascii="Times New Roman" w:hAnsi="Times New Roman" w:cstheme="minorBidi"/>
            <w:b w:val="0"/>
            <w:bCs w:val="0"/>
            <w:sz w:val="24"/>
            <w:szCs w:val="24"/>
            <w:lang w:val="en-US" w:eastAsia="zh-CN"/>
          </w:rPr>
          <w:t>16路以下尺寸：</w:t>
        </w:r>
      </w:ins>
      <w:ins w:id="2941" w:author="L" w:date="2026-07-07T13:49:00Z">
        <w:r>
          <w:rPr>
            <w:rFonts w:hint="eastAsia" w:ascii="Times New Roman" w:hAnsi="Times New Roman"/>
            <w:sz w:val="24"/>
            <w:lang w:val="en-US" w:eastAsia="zh-CN"/>
          </w:rPr>
          <w:t>15.4x104.6x74.9mm，32路尺寸：28.4x104.6x74.9mm</w:t>
        </w:r>
      </w:ins>
    </w:p>
    <w:p w14:paraId="4891C29B">
      <w:pPr>
        <w:rPr>
          <w:ins w:id="2942" w:author="L" w:date="2026-07-07T13:48:38Z"/>
          <w:rFonts w:hint="default" w:asciiTheme="minorHAnsi" w:hAnsiTheme="minorHAnsi" w:cstheme="minorBidi"/>
          <w:b w:val="0"/>
          <w:bCs w:val="0"/>
          <w:sz w:val="21"/>
          <w:szCs w:val="24"/>
          <w:lang w:val="en-US" w:eastAsia="zh-CN"/>
        </w:rPr>
      </w:pPr>
    </w:p>
    <w:p w14:paraId="09344CF3">
      <w:pPr>
        <w:pStyle w:val="12"/>
        <w:ind w:left="5" w:leftChars="-4" w:hanging="13" w:hangingChars="7"/>
        <w:jc w:val="center"/>
        <w:rPr>
          <w:ins w:id="2943" w:author="LKY" w:date="2026-05-22T20:52:33Z"/>
          <w:rFonts w:hint="eastAsia" w:ascii="Times New Roman" w:hAnsi="Times New Roman" w:cs="Times New Roman"/>
          <w:b/>
          <w:bCs/>
          <w:sz w:val="18"/>
          <w:szCs w:val="18"/>
          <w:lang w:val="en-US" w:eastAsia="zh-CN"/>
        </w:rPr>
      </w:pPr>
      <w:ins w:id="2944" w:author="LKY" w:date="2026-05-22T20:52:33Z">
        <w:r>
          <w:rPr>
            <w:rFonts w:hint="default" w:ascii="Times New Roman" w:hAnsi="Times New Roman" w:cs="Times New Roman"/>
            <w:b/>
            <w:bCs/>
            <w:sz w:val="18"/>
            <w:szCs w:val="18"/>
            <w:lang w:val="en-US" w:eastAsia="zh-CN"/>
          </w:rPr>
          <w:t>N</w:t>
        </w:r>
      </w:ins>
      <w:ins w:id="2945" w:author="LKY" w:date="2026-05-22T20:52:33Z">
        <w:r>
          <w:rPr>
            <w:rFonts w:hint="eastAsia" w:ascii="Times New Roman" w:hAnsi="Times New Roman" w:cs="Times New Roman"/>
            <w:b/>
            <w:bCs/>
            <w:sz w:val="18"/>
            <w:szCs w:val="18"/>
            <w:lang w:val="en-US" w:eastAsia="zh-CN"/>
          </w:rPr>
          <w:t>系列</w:t>
        </w:r>
      </w:ins>
      <w:ins w:id="2946" w:author="LKY" w:date="2026-05-22T20:52:33Z">
        <w:r>
          <w:rPr>
            <w:rFonts w:hint="default" w:ascii="Times New Roman" w:hAnsi="Times New Roman" w:cs="Times New Roman"/>
            <w:b/>
            <w:bCs/>
            <w:sz w:val="18"/>
            <w:szCs w:val="18"/>
            <w:lang w:val="en-US" w:eastAsia="zh-CN"/>
          </w:rPr>
          <w:t>IO</w:t>
        </w:r>
      </w:ins>
      <w:ins w:id="2947" w:author="LKY" w:date="2026-05-22T20:52:33Z">
        <w:r>
          <w:rPr>
            <w:rFonts w:hint="eastAsia" w:ascii="Times New Roman" w:hAnsi="Times New Roman" w:cs="Times New Roman"/>
            <w:b/>
            <w:bCs/>
            <w:sz w:val="18"/>
            <w:szCs w:val="18"/>
            <w:lang w:val="en-US" w:eastAsia="zh-CN"/>
          </w:rPr>
          <w:t>板选型表</w:t>
        </w:r>
      </w:ins>
    </w:p>
    <w:tbl>
      <w:tblPr>
        <w:tblStyle w:val="14"/>
        <w:tblW w:w="4998"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3245"/>
        <w:gridCol w:w="227"/>
        <w:gridCol w:w="716"/>
        <w:gridCol w:w="3615"/>
      </w:tblGrid>
      <w:tr w14:paraId="3616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right"/>
          <w:ins w:id="2948" w:author="LKY" w:date="2026-08-26T11:39:10Z"/>
        </w:trPr>
        <w:tc>
          <w:tcPr>
            <w:tcW w:w="420" w:type="pct"/>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vAlign w:val="center"/>
          </w:tcPr>
          <w:p w14:paraId="7D3BC903">
            <w:pPr>
              <w:pStyle w:val="12"/>
              <w:ind w:left="5" w:leftChars="-4" w:hanging="13" w:hangingChars="7"/>
              <w:jc w:val="center"/>
              <w:rPr>
                <w:ins w:id="2949" w:author="LKY" w:date="2026-08-26T11:39:10Z"/>
                <w:rFonts w:hint="eastAsia" w:ascii="Times New Roman" w:hAnsi="Times New Roman" w:cs="Times New Roman"/>
                <w:b/>
                <w:bCs/>
                <w:color w:val="000000"/>
                <w:sz w:val="18"/>
                <w:szCs w:val="18"/>
                <w:lang w:val="en-US" w:eastAsia="zh-CN"/>
              </w:rPr>
            </w:pPr>
            <w:ins w:id="2950" w:author="LKY" w:date="2026-08-26T11:39:10Z">
              <w:r>
                <w:rPr>
                  <w:rFonts w:hint="eastAsia" w:ascii="Times New Roman" w:hAnsi="Times New Roman" w:cs="Times New Roman"/>
                  <w:b/>
                  <w:bCs/>
                  <w:color w:val="000000"/>
                  <w:sz w:val="18"/>
                  <w:szCs w:val="18"/>
                  <w:lang w:val="en-US" w:eastAsia="zh-CN"/>
                </w:rPr>
                <w:t>型号</w:t>
              </w:r>
            </w:ins>
          </w:p>
        </w:tc>
        <w:tc>
          <w:tcPr>
            <w:tcW w:w="1904"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86E006F">
            <w:pPr>
              <w:pStyle w:val="12"/>
              <w:ind w:left="5" w:leftChars="-4" w:hanging="13" w:hangingChars="7"/>
              <w:jc w:val="center"/>
              <w:rPr>
                <w:ins w:id="2951" w:author="LKY" w:date="2026-08-26T11:39:10Z"/>
                <w:rFonts w:hint="eastAsia" w:ascii="Times New Roman" w:hAnsi="Times New Roman" w:cs="Times New Roman"/>
                <w:b/>
                <w:bCs/>
                <w:color w:val="000000"/>
                <w:sz w:val="18"/>
                <w:szCs w:val="18"/>
                <w:lang w:val="en-US" w:eastAsia="zh-CN"/>
              </w:rPr>
            </w:pPr>
            <w:ins w:id="2952" w:author="LKY" w:date="2026-08-26T11:39:10Z">
              <w:r>
                <w:rPr>
                  <w:rFonts w:hint="eastAsia" w:ascii="Times New Roman" w:hAnsi="Times New Roman" w:cs="Times New Roman"/>
                  <w:b/>
                  <w:bCs/>
                  <w:color w:val="000000"/>
                  <w:sz w:val="18"/>
                  <w:szCs w:val="18"/>
                  <w:lang w:val="en-US" w:eastAsia="zh-CN"/>
                </w:rPr>
                <w:t>描述</w:t>
              </w:r>
            </w:ins>
          </w:p>
        </w:tc>
        <w:tc>
          <w:tcPr>
            <w:tcW w:w="133"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52A47A8">
            <w:pPr>
              <w:pStyle w:val="12"/>
              <w:ind w:left="5" w:leftChars="-4" w:hanging="13" w:hangingChars="7"/>
              <w:jc w:val="center"/>
              <w:rPr>
                <w:ins w:id="2953" w:author="LKY" w:date="2026-08-26T11:39:10Z"/>
                <w:rFonts w:hint="eastAsia" w:ascii="Times New Roman" w:hAnsi="Times New Roman" w:cs="Times New Roman"/>
                <w:b/>
                <w:bCs/>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FEC1AB5">
            <w:pPr>
              <w:pStyle w:val="12"/>
              <w:ind w:left="5" w:leftChars="-4" w:hanging="13" w:hangingChars="7"/>
              <w:jc w:val="center"/>
              <w:rPr>
                <w:ins w:id="2954" w:author="LKY" w:date="2026-08-26T11:39:10Z"/>
                <w:rFonts w:hint="eastAsia" w:ascii="Times New Roman" w:hAnsi="Times New Roman" w:cs="Times New Roman"/>
                <w:b/>
                <w:bCs/>
                <w:color w:val="000000"/>
                <w:sz w:val="18"/>
                <w:szCs w:val="18"/>
                <w:lang w:val="en-US" w:eastAsia="zh-CN"/>
              </w:rPr>
            </w:pPr>
            <w:ins w:id="2955" w:author="LKY" w:date="2026-08-26T11:39:10Z">
              <w:r>
                <w:rPr>
                  <w:rFonts w:hint="eastAsia" w:ascii="Times New Roman" w:hAnsi="Times New Roman" w:cs="Times New Roman"/>
                  <w:b/>
                  <w:bCs/>
                  <w:color w:val="000000"/>
                  <w:sz w:val="18"/>
                  <w:szCs w:val="18"/>
                  <w:lang w:val="en-US" w:eastAsia="zh-CN"/>
                </w:rPr>
                <w:t>型号</w:t>
              </w:r>
            </w:ins>
          </w:p>
        </w:tc>
        <w:tc>
          <w:tcPr>
            <w:tcW w:w="212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56046A7">
            <w:pPr>
              <w:pStyle w:val="12"/>
              <w:ind w:left="5" w:leftChars="-4" w:hanging="13" w:hangingChars="7"/>
              <w:jc w:val="center"/>
              <w:rPr>
                <w:ins w:id="2956" w:author="LKY" w:date="2026-08-26T11:39:10Z"/>
                <w:rFonts w:hint="eastAsia" w:ascii="Times New Roman" w:hAnsi="Times New Roman" w:cs="Times New Roman"/>
                <w:b/>
                <w:bCs/>
                <w:color w:val="000000"/>
                <w:sz w:val="18"/>
                <w:szCs w:val="18"/>
                <w:lang w:val="en-US" w:eastAsia="zh-CN"/>
              </w:rPr>
            </w:pPr>
            <w:ins w:id="2957" w:author="LKY" w:date="2026-08-26T11:39:10Z">
              <w:r>
                <w:rPr>
                  <w:rFonts w:hint="eastAsia" w:ascii="Times New Roman" w:hAnsi="Times New Roman" w:cs="Times New Roman"/>
                  <w:b/>
                  <w:bCs/>
                  <w:color w:val="000000"/>
                  <w:sz w:val="18"/>
                  <w:szCs w:val="18"/>
                  <w:lang w:val="en-US" w:eastAsia="zh-CN"/>
                </w:rPr>
                <w:t>描述</w:t>
              </w:r>
            </w:ins>
          </w:p>
        </w:tc>
      </w:tr>
      <w:tr w14:paraId="204C9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958" w:author="LKY" w:date="2026-08-26T11:39:10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396C7E3">
            <w:pPr>
              <w:pStyle w:val="12"/>
              <w:ind w:left="4" w:leftChars="-4" w:hanging="12" w:hangingChars="7"/>
              <w:jc w:val="center"/>
              <w:rPr>
                <w:ins w:id="2959" w:author="LKY" w:date="2026-08-26T11:39:10Z"/>
                <w:rFonts w:hint="eastAsia" w:ascii="Times New Roman" w:hAnsi="Times New Roman" w:cs="Times New Roman"/>
                <w:b w:val="0"/>
                <w:bCs w:val="0"/>
                <w:color w:val="000000"/>
                <w:sz w:val="18"/>
                <w:szCs w:val="18"/>
                <w:lang w:val="en-US" w:eastAsia="zh-CN"/>
              </w:rPr>
            </w:pPr>
            <w:ins w:id="2960" w:author="LKY" w:date="2026-08-26T11:39:10Z">
              <w:r>
                <w:rPr>
                  <w:rFonts w:hint="eastAsia" w:ascii="Times New Roman" w:hAnsi="Times New Roman" w:cs="Times New Roman"/>
                  <w:b w:val="0"/>
                  <w:bCs w:val="0"/>
                  <w:color w:val="000000"/>
                  <w:sz w:val="18"/>
                  <w:szCs w:val="18"/>
                  <w:lang w:val="en-US" w:eastAsia="zh-CN"/>
                </w:rPr>
                <w:t>N1161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08AC94">
            <w:pPr>
              <w:pStyle w:val="12"/>
              <w:ind w:left="4" w:leftChars="-4" w:hanging="12" w:hangingChars="7"/>
              <w:jc w:val="center"/>
              <w:rPr>
                <w:ins w:id="2961" w:author="LKY" w:date="2026-08-26T11:39:10Z"/>
                <w:rFonts w:hint="eastAsia" w:ascii="Times New Roman" w:hAnsi="Times New Roman" w:cs="Times New Roman"/>
                <w:b w:val="0"/>
                <w:bCs w:val="0"/>
                <w:color w:val="000000"/>
                <w:sz w:val="18"/>
                <w:szCs w:val="18"/>
                <w:lang w:val="en-US" w:eastAsia="zh-CN"/>
              </w:rPr>
            </w:pPr>
            <w:ins w:id="2962" w:author="LKY" w:date="2026-08-26T11:39:10Z">
              <w:r>
                <w:rPr>
                  <w:rFonts w:hint="eastAsia" w:ascii="Times New Roman" w:hAnsi="Times New Roman" w:cs="Times New Roman"/>
                  <w:b w:val="0"/>
                  <w:bCs w:val="0"/>
                  <w:color w:val="000000"/>
                  <w:sz w:val="18"/>
                  <w:szCs w:val="18"/>
                  <w:lang w:val="en-US" w:eastAsia="zh-CN"/>
                </w:rPr>
                <w:t>16路DI模块NPN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6174A6C">
            <w:pPr>
              <w:pStyle w:val="12"/>
              <w:ind w:left="4" w:leftChars="-4" w:hanging="12" w:hangingChars="7"/>
              <w:jc w:val="center"/>
              <w:rPr>
                <w:ins w:id="2963" w:author="LKY" w:date="2026-08-26T11:39:10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B9A87FE">
            <w:pPr>
              <w:pStyle w:val="12"/>
              <w:ind w:left="4" w:leftChars="-4" w:hanging="12" w:hangingChars="7"/>
              <w:jc w:val="center"/>
              <w:rPr>
                <w:ins w:id="2964" w:author="LKY" w:date="2026-08-26T11:39:10Z"/>
                <w:rFonts w:hint="default" w:ascii="Times New Roman" w:hAnsi="Times New Roman" w:cs="Times New Roman"/>
                <w:b w:val="0"/>
                <w:bCs w:val="0"/>
                <w:color w:val="000000"/>
                <w:sz w:val="18"/>
                <w:szCs w:val="18"/>
                <w:lang w:val="en-US" w:eastAsia="zh-CN"/>
              </w:rPr>
            </w:pPr>
            <w:ins w:id="2965" w:author="LKY" w:date="2026-08-26T11:39:10Z">
              <w:r>
                <w:rPr>
                  <w:rFonts w:hint="eastAsia" w:ascii="Times New Roman" w:hAnsi="Times New Roman" w:cs="Times New Roman"/>
                  <w:b w:val="0"/>
                  <w:bCs w:val="0"/>
                  <w:color w:val="000000"/>
                  <w:sz w:val="18"/>
                  <w:szCs w:val="18"/>
                  <w:lang w:val="en-US" w:eastAsia="zh-CN"/>
                </w:rPr>
                <w:t>N3046</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C147A6">
            <w:pPr>
              <w:pStyle w:val="12"/>
              <w:ind w:left="4" w:leftChars="-4" w:hanging="12" w:hangingChars="7"/>
              <w:jc w:val="center"/>
              <w:rPr>
                <w:ins w:id="2966" w:author="LKY" w:date="2026-08-26T11:39:10Z"/>
                <w:rFonts w:hint="default" w:ascii="Times New Roman" w:hAnsi="Times New Roman" w:cs="Times New Roman"/>
                <w:b w:val="0"/>
                <w:bCs w:val="0"/>
                <w:color w:val="000000"/>
                <w:sz w:val="18"/>
                <w:szCs w:val="18"/>
                <w:lang w:val="en-US" w:eastAsia="zh-CN"/>
              </w:rPr>
            </w:pPr>
            <w:ins w:id="2967" w:author="LKY" w:date="2026-08-26T11:39:10Z">
              <w:r>
                <w:rPr>
                  <w:rFonts w:hint="eastAsia" w:ascii="Times New Roman" w:hAnsi="Times New Roman" w:cs="Times New Roman"/>
                  <w:b w:val="0"/>
                  <w:bCs w:val="0"/>
                  <w:color w:val="000000"/>
                  <w:sz w:val="18"/>
                  <w:szCs w:val="18"/>
                  <w:lang w:val="en-US" w:eastAsia="zh-CN"/>
                </w:rPr>
                <w:t>4路16位AI模块差分输入±5V/±10V</w:t>
              </w:r>
            </w:ins>
          </w:p>
        </w:tc>
      </w:tr>
      <w:tr w14:paraId="1594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968" w:author="LKY" w:date="2026-08-26T11:39:10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B25FEDE">
            <w:pPr>
              <w:pStyle w:val="12"/>
              <w:ind w:left="4" w:leftChars="-4" w:hanging="12" w:hangingChars="7"/>
              <w:jc w:val="center"/>
              <w:rPr>
                <w:ins w:id="2969" w:author="LKY" w:date="2026-08-26T11:39:10Z"/>
                <w:rFonts w:hint="eastAsia" w:ascii="Times New Roman" w:hAnsi="Times New Roman" w:cs="Times New Roman"/>
                <w:b w:val="0"/>
                <w:bCs w:val="0"/>
                <w:color w:val="000000"/>
                <w:sz w:val="18"/>
                <w:szCs w:val="18"/>
                <w:lang w:val="en-US" w:eastAsia="zh-CN"/>
              </w:rPr>
            </w:pPr>
            <w:ins w:id="2970" w:author="LKY" w:date="2026-08-26T11:39:10Z">
              <w:r>
                <w:rPr>
                  <w:rFonts w:hint="eastAsia" w:ascii="Times New Roman" w:hAnsi="Times New Roman" w:cs="Times New Roman"/>
                  <w:b w:val="0"/>
                  <w:bCs w:val="0"/>
                  <w:color w:val="000000"/>
                  <w:sz w:val="18"/>
                  <w:szCs w:val="18"/>
                  <w:lang w:val="en-US" w:eastAsia="zh-CN"/>
                </w:rPr>
                <w:t>N1162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ED5EBA">
            <w:pPr>
              <w:pStyle w:val="12"/>
              <w:ind w:left="4" w:leftChars="-4" w:hanging="12" w:hangingChars="7"/>
              <w:jc w:val="center"/>
              <w:rPr>
                <w:ins w:id="2971" w:author="LKY" w:date="2026-08-26T11:39:10Z"/>
                <w:rFonts w:hint="eastAsia" w:ascii="Times New Roman" w:hAnsi="Times New Roman" w:cs="Times New Roman"/>
                <w:b w:val="0"/>
                <w:bCs w:val="0"/>
                <w:color w:val="000000"/>
                <w:sz w:val="18"/>
                <w:szCs w:val="18"/>
                <w:lang w:val="en-US" w:eastAsia="zh-CN"/>
              </w:rPr>
            </w:pPr>
            <w:ins w:id="2972" w:author="LKY" w:date="2026-08-26T11:39:10Z">
              <w:r>
                <w:rPr>
                  <w:rFonts w:hint="eastAsia" w:ascii="Times New Roman" w:hAnsi="Times New Roman" w:cs="Times New Roman"/>
                  <w:b w:val="0"/>
                  <w:bCs w:val="0"/>
                  <w:color w:val="000000"/>
                  <w:sz w:val="18"/>
                  <w:szCs w:val="18"/>
                  <w:lang w:val="en-US" w:eastAsia="zh-CN"/>
                </w:rPr>
                <w:t>16路DI模块PNP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34A1ADE">
            <w:pPr>
              <w:pStyle w:val="12"/>
              <w:ind w:left="4" w:leftChars="-4" w:hanging="12" w:hangingChars="7"/>
              <w:jc w:val="center"/>
              <w:rPr>
                <w:ins w:id="2973" w:author="LKY" w:date="2026-08-26T11:39:10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17E6406A">
            <w:pPr>
              <w:pStyle w:val="12"/>
              <w:ind w:left="4" w:leftChars="-4" w:hanging="12" w:hangingChars="7"/>
              <w:jc w:val="center"/>
              <w:rPr>
                <w:ins w:id="2974" w:author="LKY" w:date="2026-08-26T11:39:10Z"/>
                <w:rFonts w:hint="eastAsia" w:ascii="Times New Roman" w:hAnsi="Times New Roman" w:cs="Times New Roman"/>
                <w:b w:val="0"/>
                <w:bCs w:val="0"/>
                <w:color w:val="000000"/>
                <w:sz w:val="18"/>
                <w:szCs w:val="18"/>
                <w:lang w:val="en-US" w:eastAsia="zh-CN"/>
              </w:rPr>
            </w:pPr>
            <w:ins w:id="2975" w:author="LKY" w:date="2026-08-26T11:39:10Z">
              <w:r>
                <w:rPr>
                  <w:rFonts w:hint="eastAsia" w:ascii="Times New Roman" w:hAnsi="Times New Roman" w:cs="Times New Roman"/>
                  <w:b w:val="0"/>
                  <w:bCs w:val="0"/>
                  <w:color w:val="000000"/>
                  <w:sz w:val="18"/>
                  <w:szCs w:val="18"/>
                  <w:lang w:val="en-US" w:eastAsia="zh-CN"/>
                </w:rPr>
                <w:t>N3087</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DA25F7">
            <w:pPr>
              <w:pStyle w:val="12"/>
              <w:ind w:left="4" w:leftChars="-4" w:hanging="12" w:hangingChars="7"/>
              <w:jc w:val="center"/>
              <w:rPr>
                <w:ins w:id="2976" w:author="LKY" w:date="2026-08-26T11:39:10Z"/>
                <w:rFonts w:hint="eastAsia" w:ascii="Times New Roman" w:hAnsi="Times New Roman" w:cs="Times New Roman"/>
                <w:b w:val="0"/>
                <w:bCs w:val="0"/>
                <w:color w:val="000000"/>
                <w:sz w:val="18"/>
                <w:szCs w:val="18"/>
                <w:lang w:val="en-US" w:eastAsia="zh-CN"/>
              </w:rPr>
            </w:pPr>
            <w:ins w:id="2977" w:author="LKY" w:date="2026-08-26T11:39:10Z">
              <w:r>
                <w:rPr>
                  <w:rFonts w:hint="eastAsia" w:ascii="Times New Roman" w:hAnsi="Times New Roman" w:cs="Times New Roman"/>
                  <w:b w:val="0"/>
                  <w:bCs w:val="0"/>
                  <w:color w:val="000000"/>
                  <w:sz w:val="18"/>
                  <w:szCs w:val="18"/>
                  <w:lang w:val="en-US" w:eastAsia="zh-CN"/>
                </w:rPr>
                <w:t>8路电阻测量模块</w:t>
              </w:r>
            </w:ins>
          </w:p>
        </w:tc>
      </w:tr>
      <w:tr w14:paraId="13EA6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978" w:author="LKY" w:date="2026-08-26T11:39:10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89F5DB4">
            <w:pPr>
              <w:pStyle w:val="12"/>
              <w:ind w:left="4" w:leftChars="-4" w:hanging="12" w:hangingChars="7"/>
              <w:jc w:val="center"/>
              <w:rPr>
                <w:ins w:id="2979" w:author="LKY" w:date="2026-08-26T11:39:10Z"/>
                <w:rFonts w:hint="eastAsia" w:ascii="Times New Roman" w:hAnsi="Times New Roman" w:cs="Times New Roman"/>
                <w:b w:val="0"/>
                <w:bCs w:val="0"/>
                <w:color w:val="000000"/>
                <w:sz w:val="18"/>
                <w:szCs w:val="18"/>
                <w:lang w:val="en-US" w:eastAsia="zh-CN"/>
              </w:rPr>
            </w:pPr>
            <w:ins w:id="2980" w:author="LKY" w:date="2026-08-26T11:39:10Z">
              <w:r>
                <w:rPr>
                  <w:rFonts w:hint="eastAsia" w:ascii="Times New Roman" w:hAnsi="Times New Roman" w:cs="Times New Roman"/>
                  <w:b w:val="0"/>
                  <w:bCs w:val="0"/>
                  <w:color w:val="000000"/>
                  <w:sz w:val="18"/>
                  <w:szCs w:val="18"/>
                  <w:lang w:val="en-US" w:eastAsia="zh-CN"/>
                </w:rPr>
                <w:t>N1163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72F03C">
            <w:pPr>
              <w:pStyle w:val="12"/>
              <w:ind w:left="4" w:leftChars="-4" w:hanging="12" w:hangingChars="7"/>
              <w:jc w:val="center"/>
              <w:rPr>
                <w:ins w:id="2981" w:author="LKY" w:date="2026-08-26T11:39:10Z"/>
                <w:rFonts w:hint="eastAsia" w:ascii="Times New Roman" w:hAnsi="Times New Roman" w:cs="Times New Roman"/>
                <w:b w:val="0"/>
                <w:bCs w:val="0"/>
                <w:color w:val="000000"/>
                <w:sz w:val="18"/>
                <w:szCs w:val="18"/>
                <w:lang w:val="en-US" w:eastAsia="zh-CN"/>
              </w:rPr>
            </w:pPr>
            <w:ins w:id="2982" w:author="LKY" w:date="2026-08-26T11:39:10Z">
              <w:r>
                <w:rPr>
                  <w:rFonts w:hint="eastAsia" w:ascii="Times New Roman" w:hAnsi="Times New Roman" w:cs="Times New Roman"/>
                  <w:b w:val="0"/>
                  <w:bCs w:val="0"/>
                  <w:color w:val="000000"/>
                  <w:sz w:val="18"/>
                  <w:szCs w:val="18"/>
                  <w:lang w:val="en-US" w:eastAsia="zh-CN"/>
                </w:rPr>
                <w:t>16路干节点DI模块</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C32314D">
            <w:pPr>
              <w:pStyle w:val="12"/>
              <w:ind w:left="4" w:leftChars="-4" w:hanging="12" w:hangingChars="7"/>
              <w:jc w:val="center"/>
              <w:rPr>
                <w:ins w:id="2983" w:author="LKY" w:date="2026-08-26T11:39:10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56C0B73">
            <w:pPr>
              <w:pStyle w:val="12"/>
              <w:ind w:left="4" w:leftChars="-4" w:hanging="12" w:hangingChars="7"/>
              <w:jc w:val="center"/>
              <w:rPr>
                <w:ins w:id="2984" w:author="LKY" w:date="2026-08-26T11:39:10Z"/>
                <w:rFonts w:hint="default" w:ascii="Times New Roman" w:hAnsi="Times New Roman" w:cs="Times New Roman"/>
                <w:b w:val="0"/>
                <w:bCs w:val="0"/>
                <w:color w:val="000000"/>
                <w:sz w:val="18"/>
                <w:szCs w:val="18"/>
                <w:lang w:val="en-US" w:eastAsia="zh-CN"/>
              </w:rPr>
            </w:pPr>
            <w:ins w:id="2985" w:author="LKY" w:date="2026-08-26T11:39:10Z">
              <w:r>
                <w:rPr>
                  <w:rFonts w:hint="eastAsia" w:ascii="Times New Roman" w:hAnsi="Times New Roman" w:cs="Times New Roman"/>
                  <w:b w:val="0"/>
                  <w:bCs w:val="0"/>
                  <w:color w:val="000000"/>
                  <w:sz w:val="18"/>
                  <w:szCs w:val="18"/>
                  <w:lang w:val="en-US" w:eastAsia="zh-CN"/>
                </w:rPr>
                <w:t>N4081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3C3084">
            <w:pPr>
              <w:pStyle w:val="12"/>
              <w:ind w:left="4" w:leftChars="-4" w:hanging="12" w:hangingChars="7"/>
              <w:jc w:val="center"/>
              <w:rPr>
                <w:ins w:id="2986" w:author="LKY" w:date="2026-08-26T11:39:10Z"/>
                <w:rFonts w:hint="eastAsia" w:ascii="Times New Roman" w:hAnsi="Times New Roman" w:cs="Times New Roman"/>
                <w:b w:val="0"/>
                <w:bCs w:val="0"/>
                <w:color w:val="000000"/>
                <w:sz w:val="18"/>
                <w:szCs w:val="18"/>
                <w:lang w:val="en-US" w:eastAsia="zh-CN"/>
              </w:rPr>
            </w:pPr>
            <w:ins w:id="2987" w:author="LKY" w:date="2026-08-26T11:39:10Z">
              <w:r>
                <w:rPr>
                  <w:rFonts w:hint="eastAsia" w:ascii="Times New Roman" w:hAnsi="Times New Roman" w:cs="Times New Roman"/>
                  <w:b w:val="0"/>
                  <w:bCs w:val="0"/>
                  <w:color w:val="000000"/>
                  <w:sz w:val="18"/>
                  <w:szCs w:val="18"/>
                  <w:lang w:val="en-US" w:eastAsia="zh-CN"/>
                </w:rPr>
                <w:t>8路16位AO模块输出0/4~20mA</w:t>
              </w:r>
            </w:ins>
          </w:p>
        </w:tc>
      </w:tr>
      <w:tr w14:paraId="3E174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988" w:author="LKY" w:date="2026-08-26T11:39:10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2C5ABAD">
            <w:pPr>
              <w:pStyle w:val="12"/>
              <w:ind w:left="4" w:leftChars="-4" w:hanging="12" w:hangingChars="7"/>
              <w:jc w:val="center"/>
              <w:rPr>
                <w:ins w:id="2989" w:author="LKY" w:date="2026-08-26T11:39:10Z"/>
                <w:rFonts w:hint="default" w:ascii="Times New Roman" w:hAnsi="Times New Roman" w:cs="Times New Roman"/>
                <w:b w:val="0"/>
                <w:bCs w:val="0"/>
                <w:color w:val="000000"/>
                <w:sz w:val="18"/>
                <w:szCs w:val="18"/>
                <w:lang w:val="en-US" w:eastAsia="zh-CN"/>
              </w:rPr>
            </w:pPr>
            <w:ins w:id="2990" w:author="LKY" w:date="2026-08-26T11:39:10Z">
              <w:r>
                <w:rPr>
                  <w:rFonts w:hint="eastAsia" w:ascii="Times New Roman" w:hAnsi="Times New Roman" w:cs="Times New Roman"/>
                  <w:b w:val="0"/>
                  <w:bCs w:val="0"/>
                  <w:color w:val="000000"/>
                  <w:sz w:val="18"/>
                  <w:szCs w:val="18"/>
                  <w:lang w:val="en-US" w:eastAsia="zh-CN"/>
                </w:rPr>
                <w:t>N1321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CD882B">
            <w:pPr>
              <w:pStyle w:val="12"/>
              <w:ind w:left="4" w:leftChars="-4" w:hanging="12" w:hangingChars="7"/>
              <w:jc w:val="center"/>
              <w:rPr>
                <w:ins w:id="2991" w:author="LKY" w:date="2026-08-26T11:39:10Z"/>
                <w:rFonts w:hint="eastAsia" w:ascii="Times New Roman" w:hAnsi="Times New Roman" w:cs="Times New Roman"/>
                <w:b w:val="0"/>
                <w:bCs w:val="0"/>
                <w:color w:val="000000"/>
                <w:sz w:val="18"/>
                <w:szCs w:val="18"/>
                <w:lang w:val="en-US" w:eastAsia="zh-CN"/>
              </w:rPr>
            </w:pPr>
            <w:ins w:id="2992" w:author="LKY" w:date="2026-08-26T11:39:10Z">
              <w:r>
                <w:rPr>
                  <w:rFonts w:hint="eastAsia" w:ascii="Times New Roman" w:hAnsi="Times New Roman" w:cs="Times New Roman"/>
                  <w:b w:val="0"/>
                  <w:bCs w:val="0"/>
                  <w:color w:val="000000"/>
                  <w:sz w:val="18"/>
                  <w:szCs w:val="18"/>
                  <w:lang w:val="en-US" w:eastAsia="zh-CN"/>
                </w:rPr>
                <w:t>32路DI模块NPN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7EBC001">
            <w:pPr>
              <w:pStyle w:val="12"/>
              <w:ind w:left="4" w:leftChars="-4" w:hanging="12" w:hangingChars="7"/>
              <w:jc w:val="center"/>
              <w:rPr>
                <w:ins w:id="2993" w:author="LKY" w:date="2026-08-26T11:39:10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54666D33">
            <w:pPr>
              <w:pStyle w:val="12"/>
              <w:ind w:left="4" w:leftChars="-4" w:hanging="12" w:hangingChars="7"/>
              <w:jc w:val="center"/>
              <w:rPr>
                <w:ins w:id="2994" w:author="LKY" w:date="2026-08-26T11:39:10Z"/>
                <w:rFonts w:hint="eastAsia" w:ascii="Times New Roman" w:hAnsi="Times New Roman" w:cs="Times New Roman"/>
                <w:b w:val="0"/>
                <w:bCs w:val="0"/>
                <w:color w:val="000000"/>
                <w:sz w:val="18"/>
                <w:szCs w:val="18"/>
                <w:lang w:val="en-US" w:eastAsia="zh-CN"/>
              </w:rPr>
            </w:pPr>
            <w:ins w:id="2995" w:author="LKY" w:date="2026-08-26T11:39:10Z">
              <w:r>
                <w:rPr>
                  <w:rFonts w:hint="eastAsia" w:ascii="Times New Roman" w:hAnsi="Times New Roman" w:cs="Times New Roman"/>
                  <w:b w:val="0"/>
                  <w:bCs w:val="0"/>
                  <w:color w:val="000000"/>
                  <w:sz w:val="18"/>
                  <w:szCs w:val="18"/>
                  <w:lang w:val="en-US" w:eastAsia="zh-CN"/>
                </w:rPr>
                <w:t>N4086</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AE4FEC">
            <w:pPr>
              <w:pStyle w:val="12"/>
              <w:ind w:left="4" w:leftChars="-4" w:hanging="12" w:hangingChars="7"/>
              <w:jc w:val="center"/>
              <w:rPr>
                <w:ins w:id="2996" w:author="LKY" w:date="2026-08-26T11:39:10Z"/>
                <w:rFonts w:hint="eastAsia" w:ascii="Times New Roman" w:hAnsi="Times New Roman" w:cs="Times New Roman"/>
                <w:b w:val="0"/>
                <w:bCs w:val="0"/>
                <w:color w:val="000000"/>
                <w:sz w:val="18"/>
                <w:szCs w:val="18"/>
                <w:lang w:val="en-US" w:eastAsia="zh-CN"/>
              </w:rPr>
            </w:pPr>
            <w:ins w:id="2997" w:author="LKY" w:date="2026-08-26T11:39:10Z">
              <w:r>
                <w:rPr>
                  <w:rFonts w:hint="eastAsia" w:ascii="Times New Roman" w:hAnsi="Times New Roman" w:cs="Times New Roman"/>
                  <w:b w:val="0"/>
                  <w:bCs w:val="0"/>
                  <w:color w:val="000000"/>
                  <w:sz w:val="18"/>
                  <w:szCs w:val="18"/>
                  <w:lang w:val="en-US" w:eastAsia="zh-CN"/>
                </w:rPr>
                <w:t>8路16位AO模块输出±5V/±10V</w:t>
              </w:r>
            </w:ins>
          </w:p>
        </w:tc>
      </w:tr>
      <w:tr w14:paraId="57FF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998" w:author="LKY" w:date="2026-08-26T11:39:10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01F9E3F">
            <w:pPr>
              <w:pStyle w:val="12"/>
              <w:ind w:left="4" w:leftChars="-4" w:hanging="12" w:hangingChars="7"/>
              <w:jc w:val="center"/>
              <w:rPr>
                <w:ins w:id="2999" w:author="LKY" w:date="2026-08-26T11:39:10Z"/>
                <w:rFonts w:hint="eastAsia" w:ascii="Times New Roman" w:hAnsi="Times New Roman" w:cs="Times New Roman"/>
                <w:b w:val="0"/>
                <w:bCs w:val="0"/>
                <w:color w:val="000000"/>
                <w:sz w:val="18"/>
                <w:szCs w:val="18"/>
                <w:lang w:val="en-US" w:eastAsia="zh-CN"/>
              </w:rPr>
            </w:pPr>
            <w:ins w:id="3000" w:author="LKY" w:date="2026-08-26T11:39:10Z">
              <w:r>
                <w:rPr>
                  <w:rFonts w:hint="eastAsia" w:ascii="Times New Roman" w:hAnsi="Times New Roman" w:cs="Times New Roman"/>
                  <w:b w:val="0"/>
                  <w:bCs w:val="0"/>
                  <w:color w:val="000000"/>
                  <w:sz w:val="18"/>
                  <w:szCs w:val="18"/>
                  <w:lang w:val="en-US" w:eastAsia="zh-CN"/>
                </w:rPr>
                <w:t>N1322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065573">
            <w:pPr>
              <w:pStyle w:val="12"/>
              <w:ind w:left="4" w:leftChars="-4" w:hanging="12" w:hangingChars="7"/>
              <w:jc w:val="center"/>
              <w:rPr>
                <w:ins w:id="3001" w:author="LKY" w:date="2026-08-26T11:39:10Z"/>
                <w:rFonts w:hint="eastAsia" w:ascii="Times New Roman" w:hAnsi="Times New Roman" w:cs="Times New Roman"/>
                <w:b w:val="0"/>
                <w:bCs w:val="0"/>
                <w:color w:val="000000"/>
                <w:sz w:val="18"/>
                <w:szCs w:val="18"/>
                <w:lang w:val="en-US" w:eastAsia="zh-CN"/>
              </w:rPr>
            </w:pPr>
            <w:ins w:id="3002" w:author="LKY" w:date="2026-08-26T11:39:10Z">
              <w:r>
                <w:rPr>
                  <w:rFonts w:hint="eastAsia" w:ascii="Times New Roman" w:hAnsi="Times New Roman" w:cs="Times New Roman"/>
                  <w:b w:val="0"/>
                  <w:bCs w:val="0"/>
                  <w:color w:val="000000"/>
                  <w:sz w:val="18"/>
                  <w:szCs w:val="18"/>
                  <w:lang w:val="en-US" w:eastAsia="zh-CN"/>
                </w:rPr>
                <w:t>32路DI模块PNP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F3A096F">
            <w:pPr>
              <w:pStyle w:val="12"/>
              <w:ind w:left="4" w:leftChars="-4" w:hanging="12" w:hangingChars="7"/>
              <w:jc w:val="center"/>
              <w:rPr>
                <w:ins w:id="3003" w:author="LKY" w:date="2026-08-26T11:39:10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2C6BC74C">
            <w:pPr>
              <w:pStyle w:val="12"/>
              <w:ind w:left="4" w:leftChars="-4" w:hanging="12" w:hangingChars="7"/>
              <w:jc w:val="center"/>
              <w:rPr>
                <w:ins w:id="3004" w:author="LKY" w:date="2026-08-26T11:39:10Z"/>
                <w:rFonts w:hint="default" w:ascii="Times New Roman" w:hAnsi="Times New Roman" w:cs="Times New Roman"/>
                <w:b w:val="0"/>
                <w:bCs w:val="0"/>
                <w:color w:val="000000"/>
                <w:sz w:val="18"/>
                <w:szCs w:val="18"/>
                <w:lang w:val="en-US" w:eastAsia="zh-CN"/>
              </w:rPr>
            </w:pPr>
            <w:ins w:id="3005" w:author="LKY" w:date="2026-08-26T11:39:10Z">
              <w:r>
                <w:rPr>
                  <w:rFonts w:hint="eastAsia" w:ascii="Times New Roman" w:hAnsi="Times New Roman" w:cs="Times New Roman"/>
                  <w:b w:val="0"/>
                  <w:bCs w:val="0"/>
                  <w:color w:val="000000"/>
                  <w:sz w:val="18"/>
                  <w:szCs w:val="18"/>
                  <w:lang w:val="en-US" w:eastAsia="zh-CN"/>
                </w:rPr>
                <w:t>N5041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89999C">
            <w:pPr>
              <w:pStyle w:val="12"/>
              <w:ind w:left="4" w:leftChars="-4" w:hanging="12" w:hangingChars="7"/>
              <w:jc w:val="center"/>
              <w:rPr>
                <w:ins w:id="3006" w:author="LKY" w:date="2026-08-26T11:39:10Z"/>
                <w:rFonts w:hint="eastAsia" w:ascii="Times New Roman" w:hAnsi="Times New Roman" w:cs="Times New Roman"/>
                <w:b w:val="0"/>
                <w:bCs w:val="0"/>
                <w:color w:val="000000"/>
                <w:sz w:val="18"/>
                <w:szCs w:val="18"/>
                <w:lang w:val="en-US" w:eastAsia="zh-CN"/>
              </w:rPr>
            </w:pPr>
            <w:ins w:id="3007" w:author="LKY" w:date="2026-08-26T11:39:10Z">
              <w:r>
                <w:rPr>
                  <w:rFonts w:hint="eastAsia" w:ascii="Times New Roman" w:hAnsi="Times New Roman" w:cs="Times New Roman"/>
                  <w:b w:val="0"/>
                  <w:bCs w:val="0"/>
                  <w:color w:val="000000"/>
                  <w:sz w:val="18"/>
                  <w:szCs w:val="18"/>
                  <w:lang w:val="en-US" w:eastAsia="zh-CN"/>
                </w:rPr>
                <w:t>4路RTD模块三线PT100</w:t>
              </w:r>
            </w:ins>
          </w:p>
        </w:tc>
      </w:tr>
      <w:tr w14:paraId="24C9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3008" w:author="LKY" w:date="2026-08-26T11:39:10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B3D0D0B">
            <w:pPr>
              <w:pStyle w:val="12"/>
              <w:ind w:left="4" w:leftChars="-4" w:hanging="12" w:hangingChars="7"/>
              <w:jc w:val="center"/>
              <w:rPr>
                <w:ins w:id="3009" w:author="LKY" w:date="2026-08-26T11:39:10Z"/>
                <w:rFonts w:hint="eastAsia" w:ascii="Times New Roman" w:hAnsi="Times New Roman" w:cs="Times New Roman"/>
                <w:b w:val="0"/>
                <w:bCs w:val="0"/>
                <w:color w:val="000000"/>
                <w:sz w:val="18"/>
                <w:szCs w:val="18"/>
                <w:lang w:val="en-US" w:eastAsia="zh-CN"/>
              </w:rPr>
            </w:pPr>
            <w:ins w:id="3010" w:author="LKY" w:date="2026-08-26T11:39:10Z">
              <w:r>
                <w:rPr>
                  <w:rFonts w:hint="eastAsia" w:ascii="Times New Roman" w:hAnsi="Times New Roman" w:cs="Times New Roman"/>
                  <w:b w:val="0"/>
                  <w:bCs w:val="0"/>
                  <w:color w:val="000000"/>
                  <w:sz w:val="18"/>
                  <w:szCs w:val="18"/>
                  <w:lang w:val="en-US" w:eastAsia="zh-CN"/>
                </w:rPr>
                <w:t>N1323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5B3039">
            <w:pPr>
              <w:pStyle w:val="12"/>
              <w:ind w:left="4" w:leftChars="-4" w:hanging="12" w:hangingChars="7"/>
              <w:jc w:val="center"/>
              <w:rPr>
                <w:ins w:id="3011" w:author="LKY" w:date="2026-08-26T11:39:10Z"/>
                <w:rFonts w:hint="eastAsia" w:ascii="Times New Roman" w:hAnsi="Times New Roman" w:cs="Times New Roman"/>
                <w:b w:val="0"/>
                <w:bCs w:val="0"/>
                <w:color w:val="000000"/>
                <w:sz w:val="18"/>
                <w:szCs w:val="18"/>
                <w:lang w:val="en-US" w:eastAsia="zh-CN"/>
              </w:rPr>
            </w:pPr>
            <w:ins w:id="3012" w:author="LKY" w:date="2026-08-26T11:39:10Z">
              <w:r>
                <w:rPr>
                  <w:rFonts w:hint="eastAsia" w:ascii="Times New Roman" w:hAnsi="Times New Roman" w:cs="Times New Roman"/>
                  <w:b w:val="0"/>
                  <w:bCs w:val="0"/>
                  <w:color w:val="000000"/>
                  <w:sz w:val="18"/>
                  <w:szCs w:val="18"/>
                  <w:lang w:val="en-US" w:eastAsia="zh-CN"/>
                </w:rPr>
                <w:t>32路干节点DI模块</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E0125D">
            <w:pPr>
              <w:pStyle w:val="12"/>
              <w:ind w:left="4" w:leftChars="-4" w:hanging="12" w:hangingChars="7"/>
              <w:jc w:val="center"/>
              <w:rPr>
                <w:ins w:id="3013" w:author="LKY" w:date="2026-08-26T11:39:10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3ADF6A2">
            <w:pPr>
              <w:pStyle w:val="12"/>
              <w:ind w:left="4" w:leftChars="-4" w:hanging="12" w:hangingChars="7"/>
              <w:jc w:val="center"/>
              <w:rPr>
                <w:ins w:id="3014" w:author="LKY" w:date="2026-08-26T11:39:10Z"/>
                <w:rFonts w:hint="eastAsia" w:ascii="Times New Roman" w:hAnsi="Times New Roman" w:cs="Times New Roman"/>
                <w:b w:val="0"/>
                <w:bCs w:val="0"/>
                <w:color w:val="000000"/>
                <w:sz w:val="18"/>
                <w:szCs w:val="18"/>
                <w:lang w:val="en-US" w:eastAsia="zh-CN"/>
              </w:rPr>
            </w:pPr>
            <w:ins w:id="3015" w:author="LKY" w:date="2026-08-26T11:39:10Z">
              <w:r>
                <w:rPr>
                  <w:rFonts w:hint="eastAsia" w:ascii="Times New Roman" w:hAnsi="Times New Roman" w:cs="Times New Roman"/>
                  <w:b w:val="0"/>
                  <w:bCs w:val="0"/>
                  <w:color w:val="000000"/>
                  <w:sz w:val="18"/>
                  <w:szCs w:val="18"/>
                  <w:lang w:val="en-US" w:eastAsia="zh-CN"/>
                </w:rPr>
                <w:t>N5042</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AB871C">
            <w:pPr>
              <w:pStyle w:val="12"/>
              <w:ind w:left="4" w:leftChars="-4" w:hanging="12" w:hangingChars="7"/>
              <w:jc w:val="center"/>
              <w:rPr>
                <w:ins w:id="3016" w:author="LKY" w:date="2026-08-26T11:39:10Z"/>
                <w:rFonts w:hint="eastAsia" w:ascii="Times New Roman" w:hAnsi="Times New Roman" w:cs="Times New Roman"/>
                <w:b w:val="0"/>
                <w:bCs w:val="0"/>
                <w:color w:val="000000"/>
                <w:sz w:val="18"/>
                <w:szCs w:val="18"/>
                <w:lang w:val="en-US" w:eastAsia="zh-CN"/>
              </w:rPr>
            </w:pPr>
            <w:ins w:id="3017" w:author="LKY" w:date="2026-08-26T11:39:10Z">
              <w:r>
                <w:rPr>
                  <w:rFonts w:hint="eastAsia" w:ascii="Times New Roman" w:hAnsi="Times New Roman" w:cs="Times New Roman"/>
                  <w:b w:val="0"/>
                  <w:bCs w:val="0"/>
                  <w:color w:val="000000"/>
                  <w:sz w:val="18"/>
                  <w:szCs w:val="18"/>
                  <w:lang w:val="en-US" w:eastAsia="zh-CN"/>
                </w:rPr>
                <w:t>4路RTD模块三线PT1000</w:t>
              </w:r>
            </w:ins>
          </w:p>
        </w:tc>
      </w:tr>
      <w:tr w14:paraId="2395E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3018" w:author="LKY" w:date="2026-08-26T11:39:10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FE2B16A">
            <w:pPr>
              <w:pStyle w:val="12"/>
              <w:ind w:left="4" w:leftChars="-4" w:hanging="12" w:hangingChars="7"/>
              <w:jc w:val="center"/>
              <w:rPr>
                <w:ins w:id="3019" w:author="LKY" w:date="2026-08-26T11:39:10Z"/>
                <w:rFonts w:hint="default" w:ascii="Times New Roman" w:hAnsi="Times New Roman" w:cs="Times New Roman"/>
                <w:b w:val="0"/>
                <w:bCs w:val="0"/>
                <w:color w:val="000000"/>
                <w:sz w:val="18"/>
                <w:szCs w:val="18"/>
                <w:lang w:val="en-US" w:eastAsia="zh-CN"/>
              </w:rPr>
            </w:pPr>
            <w:ins w:id="3020" w:author="LKY" w:date="2026-08-26T11:39:10Z">
              <w:r>
                <w:rPr>
                  <w:rFonts w:hint="eastAsia" w:ascii="Times New Roman" w:hAnsi="Times New Roman" w:cs="Times New Roman"/>
                  <w:b w:val="0"/>
                  <w:bCs w:val="0"/>
                  <w:color w:val="000000"/>
                  <w:sz w:val="18"/>
                  <w:szCs w:val="18"/>
                  <w:lang w:val="en-US" w:eastAsia="zh-CN"/>
                </w:rPr>
                <w:t>N2161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2E11BE">
            <w:pPr>
              <w:pStyle w:val="12"/>
              <w:ind w:left="4" w:leftChars="-4" w:hanging="12" w:hangingChars="7"/>
              <w:jc w:val="center"/>
              <w:rPr>
                <w:ins w:id="3021" w:author="LKY" w:date="2026-08-26T11:39:10Z"/>
                <w:rFonts w:hint="eastAsia" w:ascii="Times New Roman" w:hAnsi="Times New Roman" w:cs="Times New Roman"/>
                <w:b w:val="0"/>
                <w:bCs w:val="0"/>
                <w:color w:val="000000"/>
                <w:sz w:val="18"/>
                <w:szCs w:val="18"/>
                <w:lang w:val="en-US" w:eastAsia="zh-CN"/>
              </w:rPr>
            </w:pPr>
            <w:ins w:id="3022" w:author="LKY" w:date="2026-08-26T11:39:10Z">
              <w:r>
                <w:rPr>
                  <w:rFonts w:hint="eastAsia" w:ascii="Times New Roman" w:hAnsi="Times New Roman" w:cs="Times New Roman"/>
                  <w:b w:val="0"/>
                  <w:bCs w:val="0"/>
                  <w:color w:val="000000"/>
                  <w:sz w:val="18"/>
                  <w:szCs w:val="18"/>
                  <w:lang w:val="en-US" w:eastAsia="zh-CN"/>
                </w:rPr>
                <w:t>16路DO模块PNP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EF8015">
            <w:pPr>
              <w:pStyle w:val="12"/>
              <w:ind w:left="4" w:leftChars="-4" w:hanging="12" w:hangingChars="7"/>
              <w:jc w:val="center"/>
              <w:rPr>
                <w:ins w:id="3023" w:author="LKY" w:date="2026-08-26T11:39:10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7DBF52DE">
            <w:pPr>
              <w:pStyle w:val="12"/>
              <w:ind w:left="4" w:leftChars="-4" w:hanging="12" w:hangingChars="7"/>
              <w:jc w:val="center"/>
              <w:rPr>
                <w:ins w:id="3024" w:author="LKY" w:date="2026-08-26T11:39:10Z"/>
                <w:rFonts w:hint="eastAsia" w:ascii="Times New Roman" w:hAnsi="Times New Roman" w:cs="Times New Roman"/>
                <w:b w:val="0"/>
                <w:bCs w:val="0"/>
                <w:color w:val="000000"/>
                <w:sz w:val="18"/>
                <w:szCs w:val="18"/>
                <w:lang w:val="en-US" w:eastAsia="zh-CN"/>
              </w:rPr>
            </w:pPr>
            <w:ins w:id="3025" w:author="LKY" w:date="2026-08-26T11:39:10Z">
              <w:r>
                <w:rPr>
                  <w:rFonts w:hint="eastAsia" w:ascii="Times New Roman" w:hAnsi="Times New Roman" w:cs="Times New Roman"/>
                  <w:b w:val="0"/>
                  <w:bCs w:val="0"/>
                  <w:color w:val="000000"/>
                  <w:sz w:val="18"/>
                  <w:szCs w:val="18"/>
                  <w:lang w:val="en-US" w:eastAsia="zh-CN"/>
                </w:rPr>
                <w:t>N5043</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D3715F">
            <w:pPr>
              <w:pStyle w:val="12"/>
              <w:ind w:left="4" w:leftChars="-4" w:hanging="12" w:hangingChars="7"/>
              <w:jc w:val="center"/>
              <w:rPr>
                <w:ins w:id="3026" w:author="LKY" w:date="2026-08-26T11:39:10Z"/>
                <w:rFonts w:hint="eastAsia" w:ascii="Times New Roman" w:hAnsi="Times New Roman" w:cs="Times New Roman"/>
                <w:b w:val="0"/>
                <w:bCs w:val="0"/>
                <w:color w:val="000000"/>
                <w:sz w:val="18"/>
                <w:szCs w:val="18"/>
                <w:lang w:val="en-US" w:eastAsia="zh-CN"/>
              </w:rPr>
            </w:pPr>
            <w:ins w:id="3027" w:author="LKY" w:date="2026-08-26T11:39:10Z">
              <w:r>
                <w:rPr>
                  <w:rFonts w:hint="eastAsia" w:ascii="Times New Roman" w:hAnsi="Times New Roman" w:cs="Times New Roman"/>
                  <w:b w:val="0"/>
                  <w:bCs w:val="0"/>
                  <w:color w:val="000000"/>
                  <w:sz w:val="18"/>
                  <w:szCs w:val="18"/>
                  <w:lang w:val="en-US" w:eastAsia="zh-CN"/>
                </w:rPr>
                <w:t>4路RTD模块四线PT100</w:t>
              </w:r>
            </w:ins>
          </w:p>
        </w:tc>
      </w:tr>
      <w:tr w14:paraId="3DC2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3028" w:author="LKY" w:date="2026-08-26T11:39:10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955616E">
            <w:pPr>
              <w:pStyle w:val="12"/>
              <w:ind w:left="4" w:leftChars="-4" w:hanging="12" w:hangingChars="7"/>
              <w:jc w:val="center"/>
              <w:rPr>
                <w:ins w:id="3029" w:author="LKY" w:date="2026-08-26T11:39:10Z"/>
                <w:rFonts w:hint="eastAsia" w:ascii="Times New Roman" w:hAnsi="Times New Roman" w:cs="Times New Roman"/>
                <w:b w:val="0"/>
                <w:bCs w:val="0"/>
                <w:color w:val="000000"/>
                <w:sz w:val="18"/>
                <w:szCs w:val="18"/>
                <w:lang w:val="en-US" w:eastAsia="zh-CN"/>
              </w:rPr>
            </w:pPr>
            <w:ins w:id="3030" w:author="LKY" w:date="2026-08-26T11:39:10Z">
              <w:r>
                <w:rPr>
                  <w:rFonts w:hint="eastAsia" w:ascii="Times New Roman" w:hAnsi="Times New Roman" w:cs="Times New Roman"/>
                  <w:b w:val="0"/>
                  <w:bCs w:val="0"/>
                  <w:color w:val="000000"/>
                  <w:sz w:val="18"/>
                  <w:szCs w:val="18"/>
                  <w:lang w:val="en-US" w:eastAsia="zh-CN"/>
                </w:rPr>
                <w:t>N2162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321915">
            <w:pPr>
              <w:pStyle w:val="12"/>
              <w:ind w:left="4" w:leftChars="-4" w:hanging="12" w:hangingChars="7"/>
              <w:jc w:val="center"/>
              <w:rPr>
                <w:ins w:id="3031" w:author="LKY" w:date="2026-08-26T11:39:10Z"/>
                <w:rFonts w:hint="eastAsia" w:ascii="Times New Roman" w:hAnsi="Times New Roman" w:cs="Times New Roman"/>
                <w:b w:val="0"/>
                <w:bCs w:val="0"/>
                <w:color w:val="000000"/>
                <w:sz w:val="18"/>
                <w:szCs w:val="18"/>
                <w:lang w:val="en-US" w:eastAsia="zh-CN"/>
              </w:rPr>
            </w:pPr>
            <w:ins w:id="3032" w:author="LKY" w:date="2026-08-26T11:39:10Z">
              <w:r>
                <w:rPr>
                  <w:rFonts w:hint="eastAsia" w:ascii="Times New Roman" w:hAnsi="Times New Roman" w:cs="Times New Roman"/>
                  <w:b w:val="0"/>
                  <w:bCs w:val="0"/>
                  <w:color w:val="000000"/>
                  <w:sz w:val="18"/>
                  <w:szCs w:val="18"/>
                  <w:lang w:val="en-US" w:eastAsia="zh-CN"/>
                </w:rPr>
                <w:t>16路DO模块NPN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1D6A54">
            <w:pPr>
              <w:pStyle w:val="12"/>
              <w:ind w:left="4" w:leftChars="-4" w:hanging="12" w:hangingChars="7"/>
              <w:jc w:val="center"/>
              <w:rPr>
                <w:ins w:id="3033" w:author="LKY" w:date="2026-08-26T11:39:10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26A892F0">
            <w:pPr>
              <w:pStyle w:val="12"/>
              <w:ind w:left="4" w:leftChars="-4" w:hanging="12" w:hangingChars="7"/>
              <w:jc w:val="center"/>
              <w:rPr>
                <w:ins w:id="3034" w:author="LKY" w:date="2026-08-26T11:39:10Z"/>
                <w:rFonts w:hint="eastAsia" w:ascii="Times New Roman" w:hAnsi="Times New Roman" w:cs="Times New Roman"/>
                <w:b w:val="0"/>
                <w:bCs w:val="0"/>
                <w:color w:val="000000"/>
                <w:sz w:val="18"/>
                <w:szCs w:val="18"/>
                <w:lang w:val="en-US" w:eastAsia="zh-CN"/>
              </w:rPr>
            </w:pPr>
            <w:ins w:id="3035" w:author="LKY" w:date="2026-08-26T11:39:10Z">
              <w:r>
                <w:rPr>
                  <w:rFonts w:hint="eastAsia" w:ascii="Times New Roman" w:hAnsi="Times New Roman" w:cs="Times New Roman"/>
                  <w:b w:val="0"/>
                  <w:bCs w:val="0"/>
                  <w:color w:val="000000"/>
                  <w:sz w:val="18"/>
                  <w:szCs w:val="18"/>
                  <w:lang w:val="en-US" w:eastAsia="zh-CN"/>
                </w:rPr>
                <w:t>N5044</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2645EA">
            <w:pPr>
              <w:pStyle w:val="12"/>
              <w:ind w:left="4" w:leftChars="-4" w:hanging="12" w:hangingChars="7"/>
              <w:jc w:val="center"/>
              <w:rPr>
                <w:ins w:id="3036" w:author="LKY" w:date="2026-08-26T11:39:10Z"/>
                <w:rFonts w:hint="eastAsia" w:ascii="Times New Roman" w:hAnsi="Times New Roman" w:cs="Times New Roman"/>
                <w:b w:val="0"/>
                <w:bCs w:val="0"/>
                <w:color w:val="000000"/>
                <w:sz w:val="18"/>
                <w:szCs w:val="18"/>
                <w:lang w:val="en-US" w:eastAsia="zh-CN"/>
              </w:rPr>
            </w:pPr>
            <w:ins w:id="3037" w:author="LKY" w:date="2026-08-26T11:39:10Z">
              <w:r>
                <w:rPr>
                  <w:rFonts w:hint="eastAsia" w:ascii="Times New Roman" w:hAnsi="Times New Roman" w:cs="Times New Roman"/>
                  <w:b w:val="0"/>
                  <w:bCs w:val="0"/>
                  <w:color w:val="000000"/>
                  <w:sz w:val="18"/>
                  <w:szCs w:val="18"/>
                  <w:lang w:val="en-US" w:eastAsia="zh-CN"/>
                </w:rPr>
                <w:t>4路RTD模块四线PT1000</w:t>
              </w:r>
            </w:ins>
          </w:p>
        </w:tc>
      </w:tr>
      <w:tr w14:paraId="4B4F3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3038" w:author="LKY" w:date="2026-08-26T11:39:10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4EEEE39">
            <w:pPr>
              <w:pStyle w:val="12"/>
              <w:ind w:left="4" w:leftChars="-4" w:hanging="12" w:hangingChars="7"/>
              <w:jc w:val="center"/>
              <w:rPr>
                <w:ins w:id="3039" w:author="LKY" w:date="2026-08-26T11:39:10Z"/>
                <w:rFonts w:hint="default" w:ascii="Times New Roman" w:hAnsi="Times New Roman" w:cs="Times New Roman"/>
                <w:b w:val="0"/>
                <w:bCs w:val="0"/>
                <w:color w:val="000000"/>
                <w:sz w:val="18"/>
                <w:szCs w:val="18"/>
                <w:lang w:val="en-US" w:eastAsia="zh-CN"/>
              </w:rPr>
            </w:pPr>
            <w:ins w:id="3040" w:author="LKY" w:date="2026-08-26T11:39:10Z">
              <w:r>
                <w:rPr>
                  <w:rFonts w:hint="eastAsia" w:ascii="Times New Roman" w:hAnsi="Times New Roman" w:cs="Times New Roman"/>
                  <w:b w:val="0"/>
                  <w:bCs w:val="0"/>
                  <w:color w:val="000000"/>
                  <w:sz w:val="18"/>
                  <w:szCs w:val="18"/>
                  <w:lang w:val="en-US" w:eastAsia="zh-CN"/>
                </w:rPr>
                <w:t>N2321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FD5C2A">
            <w:pPr>
              <w:pStyle w:val="12"/>
              <w:ind w:left="4" w:leftChars="-4" w:hanging="12" w:hangingChars="7"/>
              <w:jc w:val="center"/>
              <w:rPr>
                <w:ins w:id="3041" w:author="LKY" w:date="2026-08-26T11:39:10Z"/>
                <w:rFonts w:hint="eastAsia" w:ascii="Times New Roman" w:hAnsi="Times New Roman" w:cs="Times New Roman"/>
                <w:b w:val="0"/>
                <w:bCs w:val="0"/>
                <w:color w:val="000000"/>
                <w:sz w:val="18"/>
                <w:szCs w:val="18"/>
                <w:lang w:val="en-US" w:eastAsia="zh-CN"/>
              </w:rPr>
            </w:pPr>
            <w:ins w:id="3042" w:author="LKY" w:date="2026-08-26T11:39:10Z">
              <w:r>
                <w:rPr>
                  <w:rFonts w:hint="eastAsia" w:ascii="Times New Roman" w:hAnsi="Times New Roman" w:cs="Times New Roman"/>
                  <w:b w:val="0"/>
                  <w:bCs w:val="0"/>
                  <w:color w:val="000000"/>
                  <w:sz w:val="18"/>
                  <w:szCs w:val="18"/>
                  <w:lang w:val="en-US" w:eastAsia="zh-CN"/>
                </w:rPr>
                <w:t>32路DO模块PNP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F5B0C1">
            <w:pPr>
              <w:pStyle w:val="12"/>
              <w:ind w:left="4" w:leftChars="-4" w:hanging="12" w:hangingChars="7"/>
              <w:jc w:val="center"/>
              <w:rPr>
                <w:ins w:id="3043" w:author="LKY" w:date="2026-08-26T11:39:10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8CFB93C">
            <w:pPr>
              <w:pStyle w:val="12"/>
              <w:ind w:left="4" w:leftChars="-4" w:hanging="12" w:hangingChars="7"/>
              <w:jc w:val="center"/>
              <w:rPr>
                <w:ins w:id="3044" w:author="LKY" w:date="2026-08-26T11:39:10Z"/>
                <w:rFonts w:hint="default" w:ascii="Times New Roman" w:hAnsi="Times New Roman" w:cs="Times New Roman"/>
                <w:b w:val="0"/>
                <w:bCs w:val="0"/>
                <w:color w:val="000000"/>
                <w:sz w:val="18"/>
                <w:szCs w:val="18"/>
                <w:lang w:val="en-US" w:eastAsia="zh-CN"/>
              </w:rPr>
            </w:pPr>
            <w:ins w:id="3045" w:author="LKY" w:date="2026-08-26T11:39:10Z">
              <w:r>
                <w:rPr>
                  <w:rFonts w:hint="eastAsia" w:ascii="Times New Roman" w:hAnsi="Times New Roman" w:cs="Times New Roman"/>
                  <w:b w:val="0"/>
                  <w:bCs w:val="0"/>
                  <w:color w:val="000000"/>
                  <w:sz w:val="18"/>
                  <w:szCs w:val="18"/>
                  <w:lang w:val="en-US" w:eastAsia="zh-CN"/>
                </w:rPr>
                <w:t>N5088</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C61E4E">
            <w:pPr>
              <w:pStyle w:val="12"/>
              <w:ind w:left="4" w:leftChars="-4" w:hanging="12" w:hangingChars="7"/>
              <w:jc w:val="center"/>
              <w:rPr>
                <w:ins w:id="3046" w:author="LKY" w:date="2026-08-26T11:39:10Z"/>
                <w:rFonts w:hint="default" w:ascii="Times New Roman" w:hAnsi="Times New Roman" w:cs="Times New Roman"/>
                <w:b w:val="0"/>
                <w:bCs w:val="0"/>
                <w:color w:val="000000"/>
                <w:sz w:val="18"/>
                <w:szCs w:val="18"/>
                <w:lang w:val="en-US" w:eastAsia="zh-CN"/>
              </w:rPr>
            </w:pPr>
            <w:ins w:id="3047" w:author="LKY" w:date="2026-08-26T11:39:10Z">
              <w:r>
                <w:rPr>
                  <w:rFonts w:hint="eastAsia" w:ascii="Times New Roman" w:hAnsi="Times New Roman" w:cs="Times New Roman"/>
                  <w:b w:val="0"/>
                  <w:bCs w:val="0"/>
                  <w:color w:val="000000"/>
                  <w:sz w:val="18"/>
                  <w:szCs w:val="18"/>
                  <w:lang w:val="en-US" w:eastAsia="zh-CN"/>
                </w:rPr>
                <w:t>8路TC模块</w:t>
              </w:r>
            </w:ins>
          </w:p>
        </w:tc>
      </w:tr>
      <w:tr w14:paraId="7697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3048" w:author="LKY" w:date="2026-08-26T11:39:10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6E6DEDC">
            <w:pPr>
              <w:pStyle w:val="12"/>
              <w:ind w:left="4" w:leftChars="-4" w:hanging="12" w:hangingChars="7"/>
              <w:jc w:val="center"/>
              <w:rPr>
                <w:ins w:id="3049" w:author="LKY" w:date="2026-08-26T11:39:10Z"/>
                <w:rFonts w:hint="eastAsia" w:ascii="Times New Roman" w:hAnsi="Times New Roman" w:cs="Times New Roman"/>
                <w:b w:val="0"/>
                <w:bCs w:val="0"/>
                <w:color w:val="000000"/>
                <w:sz w:val="18"/>
                <w:szCs w:val="18"/>
                <w:lang w:val="en-US" w:eastAsia="zh-CN"/>
              </w:rPr>
            </w:pPr>
            <w:ins w:id="3050" w:author="LKY" w:date="2026-08-26T11:39:10Z">
              <w:r>
                <w:rPr>
                  <w:rFonts w:hint="eastAsia" w:ascii="Times New Roman" w:hAnsi="Times New Roman" w:cs="Times New Roman"/>
                  <w:b w:val="0"/>
                  <w:bCs w:val="0"/>
                  <w:color w:val="000000"/>
                  <w:sz w:val="18"/>
                  <w:szCs w:val="18"/>
                  <w:lang w:val="en-US" w:eastAsia="zh-CN"/>
                </w:rPr>
                <w:t>N2322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0982B6">
            <w:pPr>
              <w:pStyle w:val="12"/>
              <w:ind w:left="4" w:leftChars="-4" w:hanging="12" w:hangingChars="7"/>
              <w:jc w:val="center"/>
              <w:rPr>
                <w:ins w:id="3051" w:author="LKY" w:date="2026-08-26T11:39:10Z"/>
                <w:rFonts w:hint="eastAsia" w:ascii="Times New Roman" w:hAnsi="Times New Roman" w:cs="Times New Roman"/>
                <w:b w:val="0"/>
                <w:bCs w:val="0"/>
                <w:color w:val="000000"/>
                <w:sz w:val="18"/>
                <w:szCs w:val="18"/>
                <w:lang w:val="en-US" w:eastAsia="zh-CN"/>
              </w:rPr>
            </w:pPr>
            <w:ins w:id="3052" w:author="LKY" w:date="2026-08-26T11:39:10Z">
              <w:r>
                <w:rPr>
                  <w:rFonts w:hint="eastAsia" w:ascii="Times New Roman" w:hAnsi="Times New Roman" w:cs="Times New Roman"/>
                  <w:b w:val="0"/>
                  <w:bCs w:val="0"/>
                  <w:color w:val="000000"/>
                  <w:sz w:val="18"/>
                  <w:szCs w:val="18"/>
                  <w:lang w:val="en-US" w:eastAsia="zh-CN"/>
                </w:rPr>
                <w:t>32路DO模块NPN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7942E2">
            <w:pPr>
              <w:pStyle w:val="12"/>
              <w:ind w:left="4" w:leftChars="-4" w:hanging="12" w:hangingChars="7"/>
              <w:jc w:val="center"/>
              <w:rPr>
                <w:ins w:id="3053" w:author="LKY" w:date="2026-08-26T11:39:10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7411211D">
            <w:pPr>
              <w:pStyle w:val="12"/>
              <w:ind w:left="4" w:leftChars="-4" w:hanging="12" w:hangingChars="7"/>
              <w:jc w:val="center"/>
              <w:rPr>
                <w:ins w:id="3054" w:author="LKY" w:date="2026-08-26T11:39:10Z"/>
                <w:rFonts w:hint="default" w:ascii="Times New Roman" w:hAnsi="Times New Roman" w:cs="Times New Roman"/>
                <w:b w:val="0"/>
                <w:bCs w:val="0"/>
                <w:color w:val="000000"/>
                <w:sz w:val="18"/>
                <w:szCs w:val="18"/>
                <w:lang w:val="en-US" w:eastAsia="zh-CN"/>
              </w:rPr>
            </w:pPr>
            <w:ins w:id="3055" w:author="LKY" w:date="2026-08-26T11:39:10Z">
              <w:r>
                <w:rPr>
                  <w:rFonts w:hint="eastAsia" w:ascii="Times New Roman" w:hAnsi="Times New Roman" w:cs="Times New Roman"/>
                  <w:b w:val="0"/>
                  <w:bCs w:val="0"/>
                  <w:color w:val="000000"/>
                  <w:sz w:val="18"/>
                  <w:szCs w:val="18"/>
                  <w:lang w:val="en-US" w:eastAsia="zh-CN"/>
                </w:rPr>
                <w:t>N7011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9F648B">
            <w:pPr>
              <w:pStyle w:val="12"/>
              <w:ind w:left="4" w:leftChars="-4" w:hanging="12" w:hangingChars="7"/>
              <w:jc w:val="center"/>
              <w:rPr>
                <w:ins w:id="3056" w:author="LKY" w:date="2026-08-26T11:39:10Z"/>
                <w:rFonts w:hint="eastAsia" w:ascii="Times New Roman" w:hAnsi="Times New Roman" w:cs="Times New Roman"/>
                <w:b w:val="0"/>
                <w:bCs w:val="0"/>
                <w:color w:val="000000"/>
                <w:sz w:val="18"/>
                <w:szCs w:val="18"/>
                <w:lang w:val="en-US" w:eastAsia="zh-CN"/>
              </w:rPr>
            </w:pPr>
            <w:ins w:id="3057" w:author="LKY" w:date="2026-08-26T11:39:10Z">
              <w:r>
                <w:rPr>
                  <w:rFonts w:hint="eastAsia" w:ascii="Times New Roman" w:hAnsi="Times New Roman" w:cs="Times New Roman"/>
                  <w:b w:val="0"/>
                  <w:bCs w:val="0"/>
                  <w:color w:val="000000"/>
                  <w:sz w:val="18"/>
                  <w:szCs w:val="18"/>
                  <w:lang w:val="en-US" w:eastAsia="zh-CN"/>
                </w:rPr>
                <w:t>中继电源模块</w:t>
              </w:r>
            </w:ins>
          </w:p>
        </w:tc>
      </w:tr>
      <w:tr w14:paraId="1D9B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3058" w:author="LKY" w:date="2026-08-26T11:39:10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D9BE5D6">
            <w:pPr>
              <w:pStyle w:val="12"/>
              <w:ind w:left="4" w:leftChars="-4" w:hanging="12" w:hangingChars="7"/>
              <w:jc w:val="center"/>
              <w:rPr>
                <w:ins w:id="3059" w:author="LKY" w:date="2026-08-26T11:39:10Z"/>
                <w:rFonts w:hint="default" w:ascii="Times New Roman" w:hAnsi="Times New Roman" w:cs="Times New Roman"/>
                <w:b w:val="0"/>
                <w:bCs w:val="0"/>
                <w:color w:val="000000"/>
                <w:sz w:val="18"/>
                <w:szCs w:val="18"/>
                <w:lang w:val="en-US" w:eastAsia="zh-CN"/>
              </w:rPr>
            </w:pPr>
            <w:ins w:id="3060" w:author="LKY" w:date="2026-08-26T11:39:10Z">
              <w:r>
                <w:rPr>
                  <w:rFonts w:hint="eastAsia" w:ascii="Times New Roman" w:hAnsi="Times New Roman" w:cs="Times New Roman"/>
                  <w:b w:val="0"/>
                  <w:bCs w:val="0"/>
                  <w:color w:val="000000"/>
                  <w:sz w:val="18"/>
                  <w:szCs w:val="18"/>
                  <w:lang w:val="en-US" w:eastAsia="zh-CN"/>
                </w:rPr>
                <w:t>N2084</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865664">
            <w:pPr>
              <w:pStyle w:val="12"/>
              <w:ind w:left="4" w:leftChars="-4" w:hanging="12" w:hangingChars="7"/>
              <w:jc w:val="center"/>
              <w:rPr>
                <w:ins w:id="3061" w:author="LKY" w:date="2026-08-26T11:39:10Z"/>
                <w:rFonts w:hint="eastAsia" w:ascii="Times New Roman" w:hAnsi="Times New Roman" w:cs="Times New Roman"/>
                <w:b w:val="0"/>
                <w:bCs w:val="0"/>
                <w:color w:val="000000"/>
                <w:sz w:val="18"/>
                <w:szCs w:val="18"/>
                <w:lang w:val="en-US" w:eastAsia="zh-CN"/>
              </w:rPr>
            </w:pPr>
            <w:ins w:id="3062" w:author="LKY" w:date="2026-08-26T11:39:10Z">
              <w:r>
                <w:rPr>
                  <w:rFonts w:hint="eastAsia" w:ascii="Times New Roman" w:hAnsi="Times New Roman" w:cs="Times New Roman"/>
                  <w:b w:val="0"/>
                  <w:bCs w:val="0"/>
                  <w:color w:val="000000"/>
                  <w:sz w:val="18"/>
                  <w:szCs w:val="18"/>
                  <w:lang w:val="en-US" w:eastAsia="zh-CN"/>
                </w:rPr>
                <w:t>8路DO模块继电器</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E39236F">
            <w:pPr>
              <w:pStyle w:val="12"/>
              <w:ind w:left="4" w:leftChars="-4" w:hanging="12" w:hangingChars="7"/>
              <w:jc w:val="center"/>
              <w:rPr>
                <w:ins w:id="3063" w:author="LKY" w:date="2026-08-26T11:39:10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692E3D19">
            <w:pPr>
              <w:pStyle w:val="12"/>
              <w:ind w:left="4" w:leftChars="-4" w:hanging="12" w:hangingChars="7"/>
              <w:jc w:val="center"/>
              <w:rPr>
                <w:ins w:id="3064" w:author="LKY" w:date="2026-08-26T11:39:10Z"/>
                <w:rFonts w:hint="default" w:ascii="Times New Roman" w:hAnsi="Times New Roman" w:cs="Times New Roman"/>
                <w:b w:val="0"/>
                <w:bCs w:val="0"/>
                <w:color w:val="000000"/>
                <w:sz w:val="18"/>
                <w:szCs w:val="18"/>
                <w:lang w:val="en-US" w:eastAsia="zh-CN"/>
              </w:rPr>
            </w:pPr>
            <w:ins w:id="3065" w:author="LKY" w:date="2026-08-26T11:39:10Z">
              <w:r>
                <w:rPr>
                  <w:rFonts w:hint="eastAsia" w:ascii="Times New Roman" w:hAnsi="Times New Roman" w:cs="Times New Roman"/>
                  <w:b w:val="0"/>
                  <w:bCs w:val="0"/>
                  <w:color w:val="000000"/>
                  <w:sz w:val="18"/>
                  <w:szCs w:val="18"/>
                  <w:lang w:val="en-US" w:eastAsia="zh-CN"/>
                </w:rPr>
                <w:t>N9081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0DF28B">
            <w:pPr>
              <w:pStyle w:val="12"/>
              <w:ind w:left="4" w:leftChars="-4" w:hanging="12" w:hangingChars="7"/>
              <w:jc w:val="center"/>
              <w:rPr>
                <w:ins w:id="3066" w:author="LKY" w:date="2026-08-26T11:39:10Z"/>
                <w:rFonts w:hint="eastAsia" w:ascii="Times New Roman" w:hAnsi="Times New Roman" w:cs="Times New Roman"/>
                <w:b w:val="0"/>
                <w:bCs w:val="0"/>
                <w:color w:val="000000"/>
                <w:sz w:val="18"/>
                <w:szCs w:val="18"/>
                <w:lang w:val="en-US" w:eastAsia="zh-CN"/>
              </w:rPr>
            </w:pPr>
            <w:ins w:id="3067" w:author="LKY" w:date="2026-08-26T11:39:10Z">
              <w:r>
                <w:rPr>
                  <w:rFonts w:hint="eastAsia" w:ascii="Times New Roman" w:hAnsi="Times New Roman" w:cs="Times New Roman"/>
                  <w:b w:val="0"/>
                  <w:bCs w:val="0"/>
                  <w:color w:val="000000"/>
                  <w:sz w:val="18"/>
                  <w:szCs w:val="18"/>
                  <w:lang w:val="en-US" w:eastAsia="zh-CN"/>
                </w:rPr>
                <w:t>3路脉冲计数+5DI</w:t>
              </w:r>
            </w:ins>
          </w:p>
        </w:tc>
      </w:tr>
      <w:tr w14:paraId="0803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right"/>
          <w:ins w:id="3068" w:author="LKY" w:date="2026-08-26T11:39:10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CE84978">
            <w:pPr>
              <w:pStyle w:val="12"/>
              <w:ind w:left="4" w:leftChars="-4" w:hanging="12" w:hangingChars="7"/>
              <w:jc w:val="center"/>
              <w:rPr>
                <w:ins w:id="3069" w:author="LKY" w:date="2026-08-26T11:39:10Z"/>
                <w:rFonts w:hint="eastAsia" w:ascii="Times New Roman" w:hAnsi="Times New Roman" w:cs="Times New Roman"/>
                <w:b w:val="0"/>
                <w:bCs w:val="0"/>
                <w:color w:val="000000"/>
                <w:sz w:val="18"/>
                <w:szCs w:val="18"/>
                <w:lang w:val="en-US" w:eastAsia="zh-CN"/>
              </w:rPr>
            </w:pPr>
            <w:ins w:id="3070" w:author="LKY" w:date="2026-08-26T11:39:10Z">
              <w:r>
                <w:rPr>
                  <w:rFonts w:hint="eastAsia" w:ascii="Times New Roman" w:hAnsi="Times New Roman" w:cs="Times New Roman"/>
                  <w:b w:val="0"/>
                  <w:bCs w:val="0"/>
                  <w:color w:val="000000"/>
                  <w:sz w:val="18"/>
                  <w:szCs w:val="18"/>
                  <w:lang w:val="en-US" w:eastAsia="zh-CN"/>
                </w:rPr>
                <w:t>N3081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4425BE">
            <w:pPr>
              <w:pStyle w:val="12"/>
              <w:ind w:left="4" w:leftChars="-4" w:hanging="12" w:hangingChars="7"/>
              <w:jc w:val="center"/>
              <w:rPr>
                <w:ins w:id="3071" w:author="LKY" w:date="2026-08-26T11:39:10Z"/>
                <w:rFonts w:hint="eastAsia" w:ascii="Times New Roman" w:hAnsi="Times New Roman" w:cs="Times New Roman"/>
                <w:b w:val="0"/>
                <w:bCs w:val="0"/>
                <w:color w:val="000000"/>
                <w:sz w:val="18"/>
                <w:szCs w:val="18"/>
                <w:lang w:val="en-US" w:eastAsia="zh-CN"/>
              </w:rPr>
            </w:pPr>
            <w:ins w:id="3072" w:author="LKY" w:date="2026-08-26T11:39:10Z">
              <w:r>
                <w:rPr>
                  <w:rFonts w:hint="eastAsia" w:ascii="Times New Roman" w:hAnsi="Times New Roman" w:cs="Times New Roman"/>
                  <w:b w:val="0"/>
                  <w:bCs w:val="0"/>
                  <w:color w:val="000000"/>
                  <w:sz w:val="18"/>
                  <w:szCs w:val="18"/>
                  <w:lang w:val="en-US" w:eastAsia="zh-CN"/>
                </w:rPr>
                <w:t>8路16位AI模块单端输入0/4~20mA</w:t>
              </w:r>
            </w:ins>
          </w:p>
        </w:tc>
        <w:tc>
          <w:tcPr>
            <w:tcW w:w="1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D8C862">
            <w:pPr>
              <w:pStyle w:val="12"/>
              <w:ind w:left="4" w:leftChars="-4" w:hanging="12" w:hangingChars="7"/>
              <w:jc w:val="center"/>
              <w:rPr>
                <w:ins w:id="3073" w:author="LKY" w:date="2026-08-26T11:39:10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666C5942">
            <w:pPr>
              <w:pStyle w:val="12"/>
              <w:ind w:left="4" w:leftChars="-4" w:hanging="12" w:hangingChars="7"/>
              <w:jc w:val="center"/>
              <w:rPr>
                <w:ins w:id="3074" w:author="LKY" w:date="2026-08-26T11:39:10Z"/>
                <w:rFonts w:hint="default" w:ascii="Times New Roman" w:hAnsi="Times New Roman" w:cs="Times New Roman"/>
                <w:b w:val="0"/>
                <w:bCs w:val="0"/>
                <w:color w:val="000000"/>
                <w:sz w:val="18"/>
                <w:szCs w:val="18"/>
                <w:lang w:val="en-US" w:eastAsia="zh-CN"/>
              </w:rPr>
            </w:pPr>
            <w:ins w:id="3075" w:author="LKY" w:date="2026-08-26T11:39:10Z">
              <w:r>
                <w:rPr>
                  <w:rFonts w:hint="eastAsia" w:ascii="Times New Roman" w:hAnsi="Times New Roman" w:cs="Times New Roman"/>
                  <w:b w:val="0"/>
                  <w:bCs w:val="0"/>
                  <w:color w:val="000000"/>
                  <w:sz w:val="18"/>
                  <w:szCs w:val="18"/>
                  <w:lang w:val="en-US" w:eastAsia="zh-CN"/>
                </w:rPr>
                <w:t>N9082</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A7AA46">
            <w:pPr>
              <w:pStyle w:val="12"/>
              <w:ind w:left="4" w:leftChars="-4" w:hanging="12" w:hangingChars="7"/>
              <w:jc w:val="center"/>
              <w:rPr>
                <w:ins w:id="3076" w:author="LKY" w:date="2026-08-26T11:39:10Z"/>
                <w:rFonts w:hint="default" w:ascii="Times New Roman" w:hAnsi="Times New Roman" w:cs="Times New Roman"/>
                <w:b w:val="0"/>
                <w:bCs w:val="0"/>
                <w:color w:val="000000"/>
                <w:sz w:val="18"/>
                <w:szCs w:val="18"/>
                <w:lang w:val="en-US" w:eastAsia="zh-CN"/>
              </w:rPr>
            </w:pPr>
            <w:ins w:id="3077" w:author="LKY" w:date="2026-08-26T11:39:10Z">
              <w:r>
                <w:rPr>
                  <w:rFonts w:hint="eastAsia" w:ascii="Times New Roman" w:hAnsi="Times New Roman" w:cs="Times New Roman"/>
                  <w:b w:val="0"/>
                  <w:bCs w:val="0"/>
                  <w:color w:val="000000"/>
                  <w:sz w:val="18"/>
                  <w:szCs w:val="18"/>
                  <w:lang w:val="en-US" w:eastAsia="zh-CN"/>
                </w:rPr>
                <w:t>6路脉冲输出+2DO</w:t>
              </w:r>
            </w:ins>
          </w:p>
        </w:tc>
      </w:tr>
      <w:tr w14:paraId="62E38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right"/>
          <w:ins w:id="3078" w:author="LKY" w:date="2026-08-26T11:39:10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F5A3F36">
            <w:pPr>
              <w:pStyle w:val="12"/>
              <w:ind w:left="4" w:leftChars="-4" w:hanging="12" w:hangingChars="7"/>
              <w:jc w:val="center"/>
              <w:rPr>
                <w:ins w:id="3079" w:author="LKY" w:date="2026-08-26T11:39:10Z"/>
                <w:rFonts w:hint="eastAsia" w:ascii="Times New Roman" w:hAnsi="Times New Roman" w:cs="Times New Roman"/>
                <w:b w:val="0"/>
                <w:bCs w:val="0"/>
                <w:color w:val="000000"/>
                <w:sz w:val="18"/>
                <w:szCs w:val="18"/>
                <w:lang w:val="en-US" w:eastAsia="zh-CN"/>
              </w:rPr>
            </w:pPr>
            <w:ins w:id="3080" w:author="LKY" w:date="2026-08-26T11:39:10Z">
              <w:r>
                <w:rPr>
                  <w:rFonts w:hint="eastAsia" w:ascii="Times New Roman" w:hAnsi="Times New Roman" w:cs="Times New Roman"/>
                  <w:b w:val="0"/>
                  <w:bCs w:val="0"/>
                  <w:color w:val="000000"/>
                  <w:sz w:val="18"/>
                  <w:szCs w:val="18"/>
                  <w:lang w:val="en-US" w:eastAsia="zh-CN"/>
                </w:rPr>
                <w:t>N3083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F31D41">
            <w:pPr>
              <w:pStyle w:val="12"/>
              <w:ind w:left="4" w:leftChars="-4" w:hanging="12" w:hangingChars="7"/>
              <w:jc w:val="center"/>
              <w:rPr>
                <w:ins w:id="3081" w:author="LKY" w:date="2026-08-26T11:39:10Z"/>
                <w:rFonts w:hint="eastAsia" w:ascii="Times New Roman" w:hAnsi="Times New Roman" w:cs="Times New Roman"/>
                <w:b w:val="0"/>
                <w:bCs w:val="0"/>
                <w:color w:val="000000"/>
                <w:sz w:val="18"/>
                <w:szCs w:val="18"/>
                <w:lang w:val="en-US" w:eastAsia="zh-CN"/>
              </w:rPr>
            </w:pPr>
            <w:ins w:id="3082" w:author="LKY" w:date="2026-08-26T11:39:10Z">
              <w:r>
                <w:rPr>
                  <w:rFonts w:hint="eastAsia" w:ascii="Times New Roman" w:hAnsi="Times New Roman" w:cs="Times New Roman"/>
                  <w:b w:val="0"/>
                  <w:bCs w:val="0"/>
                  <w:color w:val="000000"/>
                  <w:sz w:val="18"/>
                  <w:szCs w:val="18"/>
                  <w:lang w:val="en-US" w:eastAsia="zh-CN"/>
                </w:rPr>
                <w:t>8路16位AI模块单端输入0~5/10V</w:t>
              </w:r>
            </w:ins>
          </w:p>
        </w:tc>
        <w:tc>
          <w:tcPr>
            <w:tcW w:w="1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80465D">
            <w:pPr>
              <w:pStyle w:val="12"/>
              <w:ind w:left="4" w:leftChars="-4" w:hanging="12" w:hangingChars="7"/>
              <w:jc w:val="center"/>
              <w:rPr>
                <w:ins w:id="3083" w:author="LKY" w:date="2026-08-26T11:39:10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135C1646">
            <w:pPr>
              <w:pStyle w:val="12"/>
              <w:ind w:left="4" w:leftChars="-4" w:hanging="12" w:hangingChars="7"/>
              <w:jc w:val="center"/>
              <w:rPr>
                <w:ins w:id="3084" w:author="LKY" w:date="2026-08-26T11:39:10Z"/>
                <w:rFonts w:hint="eastAsia" w:ascii="Times New Roman" w:hAnsi="Times New Roman" w:cs="Times New Roman"/>
                <w:b w:val="0"/>
                <w:bCs w:val="0"/>
                <w:color w:val="000000"/>
                <w:sz w:val="18"/>
                <w:szCs w:val="18"/>
                <w:lang w:val="en-US" w:eastAsia="zh-CN"/>
              </w:rPr>
            </w:pPr>
            <w:ins w:id="3085" w:author="LKY" w:date="2026-08-26T11:39:10Z">
              <w:r>
                <w:rPr>
                  <w:rFonts w:hint="eastAsia" w:ascii="Times New Roman" w:hAnsi="Times New Roman" w:cs="Times New Roman"/>
                  <w:b w:val="0"/>
                  <w:bCs w:val="0"/>
                  <w:color w:val="000000"/>
                  <w:sz w:val="18"/>
                  <w:szCs w:val="18"/>
                  <w:lang w:val="en-US" w:eastAsia="zh-CN"/>
                </w:rPr>
                <w:t>N9083</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BA14C3">
            <w:pPr>
              <w:pStyle w:val="12"/>
              <w:ind w:left="4" w:leftChars="-4" w:hanging="12" w:hangingChars="7"/>
              <w:jc w:val="center"/>
              <w:rPr>
                <w:ins w:id="3086" w:author="LKY" w:date="2026-08-26T11:39:10Z"/>
                <w:rFonts w:hint="default" w:ascii="Times New Roman" w:hAnsi="Times New Roman" w:cs="Times New Roman"/>
                <w:b w:val="0"/>
                <w:bCs w:val="0"/>
                <w:color w:val="000000"/>
                <w:sz w:val="18"/>
                <w:szCs w:val="18"/>
                <w:lang w:val="en-US" w:eastAsia="zh-CN"/>
              </w:rPr>
            </w:pPr>
            <w:ins w:id="3087" w:author="LKY" w:date="2026-08-26T11:39:10Z">
              <w:r>
                <w:rPr>
                  <w:rFonts w:hint="eastAsia" w:ascii="Times New Roman" w:hAnsi="Times New Roman" w:cs="Times New Roman"/>
                  <w:b w:val="0"/>
                  <w:bCs w:val="0"/>
                  <w:color w:val="000000"/>
                  <w:sz w:val="18"/>
                  <w:szCs w:val="18"/>
                  <w:lang w:val="en-US" w:eastAsia="zh-CN"/>
                </w:rPr>
                <w:t>2路脉冲输出（脉冲个数控制）+4DI+2DO</w:t>
              </w:r>
            </w:ins>
          </w:p>
        </w:tc>
      </w:tr>
    </w:tbl>
    <w:p w14:paraId="488DFE6C">
      <w:pPr>
        <w:rPr>
          <w:rFonts w:hint="default"/>
          <w:lang w:val="en-US" w:eastAsia="zh-CN"/>
        </w:rPr>
      </w:pPr>
    </w:p>
    <w:p w14:paraId="7A58AFBF">
      <w:pPr>
        <w:pStyle w:val="3"/>
        <w:numPr>
          <w:ilvl w:val="0"/>
          <w:numId w:val="2"/>
        </w:numPr>
        <w:bidi w:val="0"/>
        <w:ind w:left="0" w:leftChars="0" w:firstLine="0" w:firstLineChars="0"/>
        <w:outlineLvl w:val="0"/>
        <w:rPr>
          <w:rFonts w:hint="eastAsia" w:ascii="Times New Roman" w:hAnsi="Times New Roman"/>
          <w:sz w:val="44"/>
          <w:szCs w:val="44"/>
          <w:lang w:val="en-US" w:eastAsia="zh-CN"/>
        </w:rPr>
      </w:pPr>
      <w:bookmarkStart w:id="47" w:name="_Toc20362"/>
      <w:bookmarkStart w:id="48" w:name="_Toc27528"/>
      <w:bookmarkStart w:id="49" w:name="_Toc13317"/>
      <w:bookmarkStart w:id="50" w:name="_Toc22338"/>
      <w:bookmarkStart w:id="51" w:name="_Toc2311"/>
      <w:r>
        <w:rPr>
          <w:rFonts w:hint="eastAsia" w:ascii="Times New Roman" w:hAnsi="Times New Roman"/>
          <w:sz w:val="44"/>
          <w:szCs w:val="44"/>
          <w:lang w:val="en-US" w:eastAsia="zh-CN"/>
        </w:rPr>
        <w:t>硬件说明</w:t>
      </w:r>
      <w:bookmarkEnd w:id="47"/>
      <w:bookmarkEnd w:id="48"/>
      <w:bookmarkEnd w:id="49"/>
      <w:bookmarkEnd w:id="50"/>
      <w:bookmarkEnd w:id="51"/>
    </w:p>
    <w:p w14:paraId="222EF454">
      <w:pPr>
        <w:pStyle w:val="12"/>
        <w:ind w:left="0" w:leftChars="0" w:firstLine="0" w:firstLineChars="0"/>
        <w:outlineLvl w:val="1"/>
        <w:rPr>
          <w:rFonts w:hint="default" w:ascii="Times New Roman" w:hAnsi="Times New Roman" w:cs="宋体"/>
          <w:b/>
          <w:color w:val="000000"/>
          <w:sz w:val="32"/>
          <w:szCs w:val="32"/>
          <w:lang w:val="en-US" w:eastAsia="zh-CN" w:bidi="en-US"/>
        </w:rPr>
      </w:pPr>
      <w:bookmarkStart w:id="52" w:name="_Toc10924"/>
      <w:bookmarkStart w:id="53" w:name="_Toc30445"/>
      <w:bookmarkStart w:id="54" w:name="_Toc14726"/>
      <w:bookmarkStart w:id="55" w:name="_Toc469"/>
      <w:bookmarkStart w:id="56" w:name="_Toc31780"/>
      <w:bookmarkStart w:id="57" w:name="_Toc27410"/>
      <w:r>
        <w:rPr>
          <w:rFonts w:hint="eastAsia" w:ascii="Times New Roman" w:hAnsi="Times New Roman" w:cs="宋体"/>
          <w:b/>
          <w:color w:val="000000"/>
          <w:sz w:val="32"/>
          <w:szCs w:val="32"/>
          <w:lang w:val="en-US" w:eastAsia="zh-CN" w:bidi="en-US"/>
        </w:rPr>
        <w:t>2.1 N板介绍</w:t>
      </w:r>
      <w:bookmarkEnd w:id="52"/>
      <w:bookmarkEnd w:id="53"/>
      <w:bookmarkEnd w:id="54"/>
      <w:bookmarkEnd w:id="55"/>
      <w:bookmarkEnd w:id="56"/>
    </w:p>
    <w:p w14:paraId="1F8C5B9F">
      <w:pPr>
        <w:rPr>
          <w:rFonts w:hint="default" w:ascii="Times New Roman" w:hAnsi="Times New Roman" w:eastAsia="宋体" w:cs="宋体"/>
          <w:b/>
          <w:bCs/>
          <w:iCs/>
          <w:color w:val="000000"/>
          <w:sz w:val="32"/>
          <w:szCs w:val="32"/>
          <w:lang w:val="en-US" w:eastAsia="zh-CN"/>
        </w:rPr>
      </w:pPr>
      <w:r>
        <w:rPr>
          <w:rFonts w:hint="default" w:ascii="Times New Roman" w:hAnsi="Times New Roman" w:eastAsia="宋体" w:cs="宋体"/>
          <w:b/>
          <w:bCs/>
          <w:iCs/>
          <w:color w:val="000000"/>
          <w:sz w:val="32"/>
          <w:szCs w:val="32"/>
          <w:lang w:val="en-US" w:eastAsia="zh-CN"/>
        </w:rPr>
        <w:drawing>
          <wp:inline distT="0" distB="0" distL="114300" distR="114300">
            <wp:extent cx="2874645" cy="1717675"/>
            <wp:effectExtent l="0" t="0" r="1905" b="15875"/>
            <wp:docPr id="80" name="图片 80" descr="EdgePLC A款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EdgePLC A款 (10)"/>
                    <pic:cNvPicPr>
                      <a:picLocks noChangeAspect="1"/>
                    </pic:cNvPicPr>
                  </pic:nvPicPr>
                  <pic:blipFill>
                    <a:blip r:embed="rId11"/>
                    <a:srcRect/>
                    <a:stretch>
                      <a:fillRect/>
                    </a:stretch>
                  </pic:blipFill>
                  <pic:spPr>
                    <a:xfrm>
                      <a:off x="0" y="0"/>
                      <a:ext cx="2874645" cy="1717675"/>
                    </a:xfrm>
                    <a:prstGeom prst="rect">
                      <a:avLst/>
                    </a:prstGeom>
                  </pic:spPr>
                </pic:pic>
              </a:graphicData>
            </a:graphic>
          </wp:inline>
        </w:drawing>
      </w:r>
      <w:r>
        <w:rPr>
          <w:rFonts w:hint="default" w:ascii="Times New Roman" w:hAnsi="Times New Roman" w:eastAsia="宋体" w:cs="宋体"/>
          <w:b/>
          <w:bCs/>
          <w:iCs/>
          <w:color w:val="000000"/>
          <w:sz w:val="32"/>
          <w:szCs w:val="32"/>
          <w:lang w:val="en-US" w:eastAsia="zh-CN"/>
        </w:rPr>
        <w:drawing>
          <wp:inline distT="0" distB="0" distL="114300" distR="114300">
            <wp:extent cx="2341245" cy="2341245"/>
            <wp:effectExtent l="0" t="0" r="1905" b="1905"/>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2"/>
                  </pic:blipFill>
                  <pic:spPr>
                    <a:xfrm>
                      <a:off x="0" y="0"/>
                      <a:ext cx="2341245" cy="2341245"/>
                    </a:xfrm>
                    <a:prstGeom prst="rect">
                      <a:avLst/>
                    </a:prstGeom>
                  </pic:spPr>
                </pic:pic>
              </a:graphicData>
            </a:graphic>
          </wp:inline>
        </w:drawing>
      </w:r>
    </w:p>
    <w:p w14:paraId="1D365420">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工业自动化控制系统中常见的分布式I/O模块，例如：右侧具体为32通道数字量输入模块，型号为N1321(NPN)。这类模块通常用于连接现场的传感器、按钮、限位开关等设备，将物理信号转换为PLC（可编程逻辑控制器）可识别的数字信号。</w:t>
      </w:r>
    </w:p>
    <w:p w14:paraId="3C66B2EB">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型号“N1321(NPN)”指明了其电气特性：NPN型输入，适用于漏型（Sink）输入电路，常用于连接NPN型传感器。</w:t>
      </w:r>
    </w:p>
    <w:p w14:paraId="35FC6F3A">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模块顶部有一个橙色的卡扣，用于将模块固定在DIN导轨上，便于安装和拆卸。</w:t>
      </w:r>
    </w:p>
    <w:p w14:paraId="4F6644E1">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接线端子</w:t>
      </w:r>
    </w:p>
    <w:p w14:paraId="7C95CB94">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模块底部排列着多组橙色的弹簧式接线端子，用于连接外部设备的信号线。</w:t>
      </w:r>
    </w:p>
    <w:p w14:paraId="1844D1C7">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这些端子按通道编号（1-32）排列，方便用户快速接线和维护。</w:t>
      </w:r>
    </w:p>
    <w:p w14:paraId="255F8DC6">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弹簧式端子设计使得接线无需工具，操作便捷，且连接可靠。</w:t>
      </w:r>
    </w:p>
    <w:p w14:paraId="4E5B3756">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eastAsia" w:ascii="Times New Roman" w:hAnsi="Times New Roman" w:eastAsia="宋体" w:cs="宋体"/>
          <w:b/>
          <w:bCs w:val="0"/>
          <w:color w:val="auto"/>
          <w:sz w:val="24"/>
          <w:szCs w:val="24"/>
          <w:lang w:val="en-US" w:eastAsia="zh-CN" w:bidi="en-US"/>
        </w:rPr>
      </w:pPr>
      <w:r>
        <w:rPr>
          <w:rFonts w:hint="eastAsia" w:ascii="Times New Roman" w:hAnsi="Times New Roman" w:eastAsia="宋体" w:cs="宋体"/>
          <w:b/>
          <w:bCs w:val="0"/>
          <w:color w:val="auto"/>
          <w:sz w:val="24"/>
          <w:szCs w:val="24"/>
          <w:lang w:val="en-US" w:eastAsia="zh-CN" w:bidi="en-US"/>
        </w:rPr>
        <w:t>连接端子</w:t>
      </w:r>
    </w:p>
    <w:p w14:paraId="0EF3860C">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模块化I/O系统内部通信和供电的背板总线连接器，它通常由一排精密的金属插针和插座组成，负责在相邻模块之间传递电源、数据和控制信号。</w:t>
      </w:r>
    </w:p>
    <w:p w14:paraId="4E7BCC41">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散热与结构设计</w:t>
      </w:r>
    </w:p>
    <w:p w14:paraId="3851B0DD">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模块外壳采用白色工程塑料，表面有散热格栅设计，有助于在高密度安装或高温环境下散热。</w:t>
      </w:r>
    </w:p>
    <w:p w14:paraId="50B042B5">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整体结构紧凑，符合工业标准尺寸，可与其他模块组合使用，形成分布式I/O系统。</w:t>
      </w:r>
    </w:p>
    <w:p w14:paraId="105C4B10">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应用场景与优势</w:t>
      </w:r>
    </w:p>
    <w:p w14:paraId="25C0FB35">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分布式控制：该模块通常与主PLC控制器通过现场总线（如EtherCAT、PROFINET等）连接，实现远程I/O扩展，减少布线成本，提高系统灵活性。</w:t>
      </w:r>
    </w:p>
    <w:p w14:paraId="0D780C02">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高密度输入：32通道的设计使其适用于需要大量输入点的场合，如大型生产线、自动化仓储系统等。</w:t>
      </w:r>
    </w:p>
    <w:p w14:paraId="7959E538">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NPN输入特性：适用于连接NPN型传感器，这类传感器在工业现场应用广泛，具有抗干扰能力强、成本较低等优点。</w:t>
      </w:r>
    </w:p>
    <w:p w14:paraId="35AD77FE">
      <w:pPr>
        <w:pStyle w:val="12"/>
        <w:ind w:left="0" w:leftChars="0" w:firstLine="0" w:firstLineChars="0"/>
        <w:outlineLvl w:val="1"/>
        <w:rPr>
          <w:rFonts w:hint="default"/>
          <w:lang w:val="en-US" w:eastAsia="zh-CN"/>
        </w:rPr>
      </w:pPr>
      <w:bookmarkStart w:id="58" w:name="_Toc23555"/>
      <w:bookmarkStart w:id="59" w:name="_Toc15003"/>
      <w:bookmarkStart w:id="60" w:name="_Toc18508"/>
      <w:bookmarkStart w:id="61" w:name="_Toc22524"/>
      <w:bookmarkStart w:id="62" w:name="_Toc27602"/>
      <w:r>
        <w:rPr>
          <w:rFonts w:hint="eastAsia" w:ascii="Times New Roman" w:hAnsi="Times New Roman" w:cs="宋体"/>
          <w:b/>
          <w:color w:val="000000"/>
          <w:sz w:val="32"/>
          <w:szCs w:val="32"/>
          <w:lang w:val="en-US" w:eastAsia="zh-CN" w:bidi="en-US"/>
        </w:rPr>
        <w:t>2.2电源接口</w:t>
      </w:r>
      <w:bookmarkEnd w:id="57"/>
      <w:bookmarkEnd w:id="58"/>
      <w:bookmarkEnd w:id="59"/>
      <w:bookmarkEnd w:id="60"/>
      <w:bookmarkEnd w:id="61"/>
      <w:bookmarkEnd w:id="62"/>
    </w:p>
    <w:p w14:paraId="222A2D10">
      <w:pPr>
        <w:pStyle w:val="12"/>
        <w:ind w:left="0" w:leftChars="0" w:firstLine="0" w:firstLineChars="0"/>
        <w:rPr>
          <w:rFonts w:hint="eastAsia" w:ascii="Times New Roman" w:hAnsi="Times New Roman" w:eastAsia="宋体" w:cs="宋体"/>
          <w:sz w:val="24"/>
          <w:szCs w:val="24"/>
          <w:lang w:eastAsia="zh-CN"/>
        </w:rPr>
      </w:pPr>
      <w:r>
        <w:rPr>
          <w:rFonts w:hint="eastAsia" w:ascii="Times New Roman" w:hAnsi="Times New Roman" w:eastAsia="宋体" w:cs="宋体"/>
          <w:sz w:val="24"/>
          <w:szCs w:val="24"/>
          <w:lang w:eastAsia="zh-CN"/>
        </w:rPr>
        <w:drawing>
          <wp:inline distT="0" distB="0" distL="114300" distR="114300">
            <wp:extent cx="2355850" cy="959485"/>
            <wp:effectExtent l="0" t="0" r="6350" b="12065"/>
            <wp:docPr id="11" name="图片 11" descr="e2c8802fdadeb1e5530381aefa943291_origi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2c8802fdadeb1e5530381aefa943291_origin(1)"/>
                    <pic:cNvPicPr>
                      <a:picLocks noChangeAspect="1"/>
                    </pic:cNvPicPr>
                  </pic:nvPicPr>
                  <pic:blipFill>
                    <a:blip r:embed="rId13"/>
                    <a:stretch>
                      <a:fillRect/>
                    </a:stretch>
                  </pic:blipFill>
                  <pic:spPr>
                    <a:xfrm>
                      <a:off x="0" y="0"/>
                      <a:ext cx="2355850" cy="959485"/>
                    </a:xfrm>
                    <a:prstGeom prst="rect">
                      <a:avLst/>
                    </a:prstGeom>
                  </pic:spPr>
                </pic:pic>
              </a:graphicData>
            </a:graphic>
          </wp:inline>
        </w:drawing>
      </w:r>
      <w:r>
        <w:rPr>
          <w:rFonts w:hint="eastAsia" w:ascii="Times New Roman" w:hAnsi="Times New Roman" w:eastAsia="宋体" w:cs="宋体"/>
          <w:sz w:val="24"/>
          <w:szCs w:val="24"/>
          <w:lang w:eastAsia="zh-CN"/>
        </w:rPr>
        <w:t>。</w:t>
      </w:r>
    </w:p>
    <w:p w14:paraId="314FA0F8">
      <w:pPr>
        <w:pStyle w:val="12"/>
        <w:ind w:left="0" w:leftChars="0" w:firstLine="0" w:firstLineChars="0"/>
        <w:rPr>
          <w:rFonts w:ascii="Times New Roman" w:hAnsi="Times New Roman" w:eastAsia="宋体" w:cs="宋体"/>
          <w:sz w:val="24"/>
          <w:szCs w:val="24"/>
        </w:rPr>
      </w:pPr>
      <w:r>
        <w:rPr>
          <w:rFonts w:hint="eastAsia" w:ascii="Times New Roman" w:hAnsi="Times New Roman" w:eastAsia="宋体" w:cs="宋体"/>
          <w:sz w:val="24"/>
          <w:szCs w:val="24"/>
          <w:lang w:val="en-US" w:eastAsia="zh-CN"/>
        </w:rPr>
        <w:t>设备</w:t>
      </w:r>
      <w:r>
        <w:rPr>
          <w:rFonts w:ascii="Times New Roman" w:hAnsi="Times New Roman" w:eastAsia="宋体" w:cs="宋体"/>
          <w:sz w:val="24"/>
          <w:szCs w:val="24"/>
        </w:rPr>
        <w:t>提供1路输入。支持DC</w:t>
      </w:r>
      <w:r>
        <w:rPr>
          <w:rFonts w:hint="eastAsia" w:ascii="Times New Roman" w:hAnsi="Times New Roman" w:eastAsia="宋体" w:cs="宋体"/>
          <w:sz w:val="24"/>
          <w:szCs w:val="24"/>
          <w:lang w:val="en-US" w:eastAsia="zh-CN"/>
        </w:rPr>
        <w:t>12</w:t>
      </w:r>
      <w:r>
        <w:rPr>
          <w:rFonts w:ascii="Times New Roman" w:hAnsi="Times New Roman" w:eastAsia="宋体" w:cs="宋体"/>
          <w:sz w:val="24"/>
          <w:szCs w:val="24"/>
        </w:rPr>
        <w:t>~</w:t>
      </w:r>
      <w:r>
        <w:rPr>
          <w:rFonts w:hint="eastAsia" w:ascii="Times New Roman" w:hAnsi="Times New Roman" w:eastAsia="宋体" w:cs="宋体"/>
          <w:sz w:val="24"/>
          <w:szCs w:val="24"/>
          <w:lang w:val="en-US" w:eastAsia="zh-CN"/>
        </w:rPr>
        <w:t>24</w:t>
      </w:r>
      <w:r>
        <w:rPr>
          <w:rFonts w:ascii="Times New Roman" w:hAnsi="Times New Roman" w:eastAsia="宋体" w:cs="宋体"/>
          <w:sz w:val="24"/>
          <w:szCs w:val="24"/>
        </w:rPr>
        <w:t>V输入，支持反接防护</w:t>
      </w:r>
    </w:p>
    <w:p w14:paraId="4C5C2A96">
      <w:pPr>
        <w:pStyle w:val="12"/>
        <w:ind w:left="0" w:leftChars="0" w:firstLine="0" w:firstLineChars="0"/>
        <w:rPr>
          <w:rFonts w:hint="eastAsia" w:ascii="Times New Roman" w:hAnsi="Times New Roman" w:eastAsia="宋体" w:cs="宋体"/>
          <w:sz w:val="24"/>
          <w:szCs w:val="24"/>
          <w:lang w:eastAsia="zh-CN"/>
        </w:rPr>
      </w:pPr>
    </w:p>
    <w:p w14:paraId="04A9B883">
      <w:pPr>
        <w:pStyle w:val="12"/>
        <w:ind w:left="0" w:leftChars="0" w:firstLine="0" w:firstLineChars="0"/>
        <w:outlineLvl w:val="1"/>
        <w:rPr>
          <w:rFonts w:hint="default" w:ascii="Times New Roman" w:hAnsi="Times New Roman"/>
          <w:b w:val="0"/>
          <w:bCs w:val="0"/>
          <w:sz w:val="24"/>
          <w:szCs w:val="24"/>
          <w:lang w:val="en-US" w:eastAsia="zh-CN"/>
        </w:rPr>
      </w:pPr>
      <w:bookmarkStart w:id="63" w:name="_Toc10456"/>
      <w:bookmarkStart w:id="64" w:name="_Toc2011"/>
      <w:bookmarkStart w:id="65" w:name="_Toc23129"/>
      <w:bookmarkStart w:id="66" w:name="_Toc26361"/>
      <w:bookmarkStart w:id="67" w:name="_Toc4204"/>
      <w:r>
        <w:rPr>
          <w:rFonts w:hint="eastAsia" w:ascii="Times New Roman" w:hAnsi="Times New Roman"/>
          <w:b/>
          <w:bCs/>
          <w:sz w:val="32"/>
          <w:szCs w:val="32"/>
          <w:lang w:val="en-US" w:eastAsia="zh-CN"/>
        </w:rPr>
        <w:t>2.3模块端口说明</w:t>
      </w:r>
      <w:bookmarkEnd w:id="63"/>
      <w:bookmarkEnd w:id="64"/>
      <w:bookmarkEnd w:id="65"/>
      <w:bookmarkEnd w:id="66"/>
      <w:bookmarkEnd w:id="67"/>
    </w:p>
    <w:p w14:paraId="36E74C3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根据不同的X/N板，有不同的串口可选择。目前可选板型如下。</w:t>
      </w:r>
    </w:p>
    <w:p w14:paraId="4C36267A">
      <w:pPr>
        <w:pStyle w:val="12"/>
        <w:ind w:left="0" w:leftChars="0" w:firstLine="0" w:firstLineChars="0"/>
        <w:outlineLvl w:val="2"/>
        <w:rPr>
          <w:rFonts w:hint="default"/>
          <w:lang w:val="en-US" w:eastAsia="zh-CN"/>
        </w:rPr>
      </w:pPr>
      <w:bookmarkStart w:id="68" w:name="_Toc29066"/>
      <w:bookmarkStart w:id="69" w:name="_Toc22115"/>
      <w:bookmarkStart w:id="70" w:name="_Toc22248"/>
      <w:bookmarkStart w:id="71" w:name="_Toc24632"/>
      <w:bookmarkStart w:id="72" w:name="_Toc7071"/>
      <w:r>
        <w:rPr>
          <w:rFonts w:hint="eastAsia" w:ascii="Times New Roman" w:hAnsi="Times New Roman"/>
          <w:b/>
          <w:bCs/>
          <w:sz w:val="28"/>
          <w:szCs w:val="28"/>
          <w:lang w:val="en-US" w:eastAsia="zh-CN"/>
        </w:rPr>
        <w:t>2.3.1</w:t>
      </w:r>
      <w:ins w:id="3088" w:author="LKY" w:date="2026-08-31T10:04:04Z">
        <w:r>
          <w:rPr>
            <w:rFonts w:hint="eastAsia" w:ascii="Times New Roman" w:hAnsi="Times New Roman"/>
            <w:b/>
            <w:bCs/>
            <w:sz w:val="28"/>
            <w:szCs w:val="28"/>
            <w:lang w:val="en-US" w:eastAsia="zh-CN"/>
          </w:rPr>
          <w:t xml:space="preserve"> </w:t>
        </w:r>
      </w:ins>
      <w:r>
        <w:rPr>
          <w:rFonts w:hint="eastAsia" w:ascii="Times New Roman" w:hAnsi="Times New Roman"/>
          <w:b/>
          <w:bCs/>
          <w:sz w:val="28"/>
          <w:szCs w:val="28"/>
          <w:lang w:val="en-US" w:eastAsia="zh-CN"/>
        </w:rPr>
        <w:t>RS232/485模块</w:t>
      </w:r>
      <w:bookmarkEnd w:id="68"/>
      <w:bookmarkEnd w:id="69"/>
      <w:bookmarkEnd w:id="70"/>
      <w:bookmarkEnd w:id="71"/>
      <w:bookmarkEnd w:id="72"/>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20"/>
      </w:tblGrid>
      <w:tr w14:paraId="172A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7"/>
            <w:tcBorders>
              <w:top w:val="single" w:color="auto" w:sz="4" w:space="0"/>
              <w:left w:val="single" w:color="auto" w:sz="4" w:space="0"/>
            </w:tcBorders>
            <w:noWrap w:val="0"/>
            <w:vAlign w:val="top"/>
          </w:tcPr>
          <w:p w14:paraId="5EF9FA9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X90模块（2个RS485）</w:t>
            </w:r>
          </w:p>
        </w:tc>
      </w:tr>
      <w:tr w14:paraId="20D5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noWrap w:val="0"/>
            <w:vAlign w:val="top"/>
          </w:tcPr>
          <w:p w14:paraId="3B0D499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714" w:type="pct"/>
            <w:noWrap w:val="0"/>
            <w:vAlign w:val="top"/>
          </w:tcPr>
          <w:p w14:paraId="23930771">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1</w:t>
            </w:r>
          </w:p>
        </w:tc>
        <w:tc>
          <w:tcPr>
            <w:tcW w:w="714" w:type="pct"/>
            <w:noWrap w:val="0"/>
            <w:vAlign w:val="top"/>
          </w:tcPr>
          <w:p w14:paraId="63B6759A">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2</w:t>
            </w:r>
          </w:p>
        </w:tc>
        <w:tc>
          <w:tcPr>
            <w:tcW w:w="714" w:type="pct"/>
            <w:noWrap w:val="0"/>
            <w:vAlign w:val="top"/>
          </w:tcPr>
          <w:p w14:paraId="1DEE18B9">
            <w:pPr>
              <w:jc w:val="center"/>
              <w:rPr>
                <w:rFonts w:hint="default" w:ascii="Times New Roman" w:hAnsi="Times New Roman"/>
                <w:sz w:val="21"/>
                <w:vertAlign w:val="baseline"/>
                <w:lang w:val="en-US" w:eastAsia="zh-CN" w:bidi="ar-SA"/>
              </w:rPr>
            </w:pPr>
            <w:r>
              <w:rPr>
                <w:rFonts w:hint="eastAsia" w:ascii="Times New Roman" w:hAnsi="Times New Roman"/>
                <w:sz w:val="21"/>
                <w:vertAlign w:val="baseline"/>
                <w:lang w:val="en-US" w:eastAsia="zh-CN" w:bidi="ar-SA"/>
              </w:rPr>
              <w:t>3</w:t>
            </w:r>
          </w:p>
        </w:tc>
        <w:tc>
          <w:tcPr>
            <w:tcW w:w="714" w:type="pct"/>
            <w:noWrap w:val="0"/>
            <w:vAlign w:val="top"/>
          </w:tcPr>
          <w:p w14:paraId="57D007ED">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4</w:t>
            </w:r>
          </w:p>
        </w:tc>
        <w:tc>
          <w:tcPr>
            <w:tcW w:w="714" w:type="pct"/>
            <w:noWrap w:val="0"/>
            <w:vAlign w:val="top"/>
          </w:tcPr>
          <w:p w14:paraId="667A02FB">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5</w:t>
            </w:r>
          </w:p>
        </w:tc>
        <w:tc>
          <w:tcPr>
            <w:tcW w:w="715" w:type="pct"/>
            <w:noWrap w:val="0"/>
            <w:vAlign w:val="top"/>
          </w:tcPr>
          <w:p w14:paraId="66D1BC6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6</w:t>
            </w:r>
          </w:p>
        </w:tc>
      </w:tr>
      <w:tr w14:paraId="1D792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noWrap w:val="0"/>
            <w:vAlign w:val="top"/>
          </w:tcPr>
          <w:p w14:paraId="258A8FC4">
            <w:pPr>
              <w:jc w:val="center"/>
              <w:rPr>
                <w:rFonts w:hint="default" w:ascii="Times New Roman" w:hAnsi="Times New Roman" w:eastAsia="宋体" w:cs="Times New Roman"/>
                <w:b w:val="0"/>
                <w:sz w:val="21"/>
                <w:vertAlign w:val="baseline"/>
                <w:lang w:val="en-US" w:eastAsia="zh-CN" w:bidi="ar-SA"/>
              </w:rPr>
            </w:pPr>
            <w:r>
              <w:rPr>
                <w:rFonts w:hint="eastAsia" w:ascii="Times New Roman" w:hAnsi="Times New Roman" w:eastAsia="宋体" w:cs="Times New Roman"/>
                <w:b w:val="0"/>
                <w:sz w:val="21"/>
                <w:vertAlign w:val="baseline"/>
                <w:lang w:val="en-US" w:eastAsia="zh-CN" w:bidi="ar-SA"/>
              </w:rPr>
              <w:t>名称</w:t>
            </w:r>
          </w:p>
        </w:tc>
        <w:tc>
          <w:tcPr>
            <w:tcW w:w="1217" w:type="dxa"/>
            <w:noWrap w:val="0"/>
            <w:vAlign w:val="top"/>
          </w:tcPr>
          <w:p w14:paraId="4032831D">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ttyS1-A</w:t>
            </w:r>
          </w:p>
        </w:tc>
        <w:tc>
          <w:tcPr>
            <w:tcW w:w="1217" w:type="dxa"/>
            <w:noWrap w:val="0"/>
            <w:vAlign w:val="top"/>
          </w:tcPr>
          <w:p w14:paraId="04DBDFC6">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ttyS1-B</w:t>
            </w:r>
          </w:p>
        </w:tc>
        <w:tc>
          <w:tcPr>
            <w:tcW w:w="1217" w:type="dxa"/>
            <w:noWrap w:val="0"/>
            <w:vAlign w:val="top"/>
          </w:tcPr>
          <w:p w14:paraId="5DA43A50">
            <w:pPr>
              <w:jc w:val="center"/>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GND</w:t>
            </w:r>
          </w:p>
        </w:tc>
        <w:tc>
          <w:tcPr>
            <w:tcW w:w="1217" w:type="dxa"/>
            <w:noWrap w:val="0"/>
            <w:vAlign w:val="top"/>
          </w:tcPr>
          <w:p w14:paraId="365976D0">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ttyS8-A</w:t>
            </w:r>
          </w:p>
        </w:tc>
        <w:tc>
          <w:tcPr>
            <w:tcW w:w="1217" w:type="dxa"/>
            <w:noWrap w:val="0"/>
            <w:vAlign w:val="top"/>
          </w:tcPr>
          <w:p w14:paraId="043F6CBE">
            <w:pPr>
              <w:jc w:val="center"/>
              <w:rPr>
                <w:rFonts w:hint="default" w:ascii="Times New Roman" w:hAnsi="Times New Roman" w:eastAsia="宋体"/>
                <w:sz w:val="21"/>
                <w:szCs w:val="21"/>
                <w:vertAlign w:val="baseline"/>
                <w:lang w:val="en-US" w:eastAsia="zh-CN"/>
              </w:rPr>
            </w:pPr>
            <w:r>
              <w:rPr>
                <w:rFonts w:hint="eastAsia" w:ascii="Times New Roman" w:hAnsi="Times New Roman"/>
                <w:sz w:val="21"/>
                <w:szCs w:val="21"/>
                <w:vertAlign w:val="baseline"/>
                <w:lang w:val="en-US" w:eastAsia="zh-CN"/>
              </w:rPr>
              <w:t>ttyS8-B</w:t>
            </w:r>
          </w:p>
        </w:tc>
        <w:tc>
          <w:tcPr>
            <w:tcW w:w="1220" w:type="dxa"/>
            <w:noWrap w:val="0"/>
            <w:vAlign w:val="top"/>
          </w:tcPr>
          <w:p w14:paraId="799BCB93">
            <w:pPr>
              <w:jc w:val="center"/>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GND</w:t>
            </w:r>
          </w:p>
        </w:tc>
      </w:tr>
    </w:tbl>
    <w:p w14:paraId="3535EC16">
      <w:pPr>
        <w:pStyle w:val="12"/>
        <w:ind w:left="0" w:leftChars="0" w:firstLine="0" w:firstLineChars="0"/>
        <w:outlineLvl w:val="9"/>
        <w:rPr>
          <w:ins w:id="3089" w:author="LKY" w:date="2026-08-31T10:04:25Z"/>
          <w:rFonts w:hint="eastAsia" w:ascii="Times New Roman" w:hAnsi="Times New Roman" w:eastAsiaTheme="minorEastAsia"/>
          <w:b w:val="0"/>
          <w:bCs w:val="0"/>
          <w:sz w:val="24"/>
          <w:szCs w:val="24"/>
          <w:lang w:val="en-US" w:eastAsia="zh-CN"/>
        </w:rPr>
      </w:pPr>
    </w:p>
    <w:p w14:paraId="107F0773">
      <w:pPr>
        <w:pStyle w:val="12"/>
        <w:ind w:left="0" w:leftChars="0" w:firstLine="0" w:firstLineChars="0"/>
        <w:outlineLvl w:val="2"/>
        <w:rPr>
          <w:ins w:id="3090" w:author="LKY" w:date="2026-08-31T10:04:37Z"/>
          <w:rFonts w:hint="default"/>
          <w:lang w:val="en-US" w:eastAsia="zh-CN"/>
        </w:rPr>
      </w:pPr>
      <w:ins w:id="3091" w:author="LKY" w:date="2026-08-31T10:04:37Z">
        <w:bookmarkStart w:id="73" w:name="_Toc24712"/>
        <w:bookmarkStart w:id="74" w:name="_Toc15335"/>
        <w:bookmarkStart w:id="75" w:name="_Toc23986"/>
        <w:bookmarkStart w:id="76" w:name="_Toc5050"/>
        <w:bookmarkStart w:id="77" w:name="_Toc21294"/>
        <w:r>
          <w:rPr>
            <w:rFonts w:hint="eastAsia" w:ascii="Times New Roman" w:hAnsi="Times New Roman"/>
            <w:b/>
            <w:bCs/>
            <w:sz w:val="28"/>
            <w:szCs w:val="28"/>
            <w:lang w:val="en-US" w:eastAsia="zh-CN"/>
          </w:rPr>
          <w:t>2.3.2 CAN模块</w:t>
        </w:r>
        <w:bookmarkEnd w:id="73"/>
        <w:bookmarkEnd w:id="74"/>
        <w:bookmarkEnd w:id="75"/>
        <w:bookmarkEnd w:id="76"/>
        <w:bookmarkEnd w:id="77"/>
      </w:ins>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20"/>
      </w:tblGrid>
      <w:tr w14:paraId="0FA4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92" w:author="LKY" w:date="2026-08-31T10:04:37Z"/>
        </w:trPr>
        <w:tc>
          <w:tcPr>
            <w:tcW w:w="5000" w:type="pct"/>
            <w:gridSpan w:val="7"/>
            <w:tcBorders>
              <w:top w:val="single" w:color="auto" w:sz="4" w:space="0"/>
              <w:left w:val="single" w:color="auto" w:sz="4" w:space="0"/>
            </w:tcBorders>
            <w:noWrap w:val="0"/>
            <w:vAlign w:val="top"/>
          </w:tcPr>
          <w:p w14:paraId="3DA2899C">
            <w:pPr>
              <w:jc w:val="center"/>
              <w:rPr>
                <w:ins w:id="3093" w:author="LKY" w:date="2026-08-31T10:04:37Z"/>
                <w:rFonts w:hint="default" w:ascii="Times New Roman" w:hAnsi="Times New Roman"/>
                <w:vertAlign w:val="baseline"/>
                <w:lang w:val="en-US" w:eastAsia="zh-CN"/>
              </w:rPr>
            </w:pPr>
            <w:ins w:id="3094" w:author="LKY" w:date="2026-08-31T10:04:37Z">
              <w:r>
                <w:rPr>
                  <w:rFonts w:hint="eastAsia" w:ascii="Times New Roman" w:hAnsi="Times New Roman"/>
                  <w:vertAlign w:val="baseline"/>
                  <w:lang w:val="en-US" w:eastAsia="zh-CN"/>
                </w:rPr>
                <w:t>X91模块（1路RS485和1路CAN）</w:t>
              </w:r>
            </w:ins>
          </w:p>
        </w:tc>
      </w:tr>
      <w:tr w14:paraId="1C0EF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95" w:author="LKY" w:date="2026-08-31T10:04:37Z"/>
        </w:trPr>
        <w:tc>
          <w:tcPr>
            <w:tcW w:w="714" w:type="pct"/>
            <w:noWrap w:val="0"/>
            <w:vAlign w:val="top"/>
          </w:tcPr>
          <w:p w14:paraId="3E7E0037">
            <w:pPr>
              <w:jc w:val="center"/>
              <w:rPr>
                <w:ins w:id="3096" w:author="LKY" w:date="2026-08-31T10:04:37Z"/>
                <w:rFonts w:hint="default" w:ascii="Times New Roman" w:hAnsi="Times New Roman"/>
                <w:vertAlign w:val="baseline"/>
                <w:lang w:val="en-US" w:eastAsia="zh-CN"/>
              </w:rPr>
            </w:pPr>
            <w:ins w:id="3097" w:author="LKY" w:date="2026-08-31T10:04:37Z">
              <w:r>
                <w:rPr>
                  <w:rFonts w:hint="eastAsia" w:ascii="Times New Roman" w:hAnsi="Times New Roman"/>
                  <w:vertAlign w:val="baseline"/>
                  <w:lang w:val="en-US" w:eastAsia="zh-CN"/>
                </w:rPr>
                <w:t>端口号</w:t>
              </w:r>
            </w:ins>
          </w:p>
        </w:tc>
        <w:tc>
          <w:tcPr>
            <w:tcW w:w="714" w:type="pct"/>
            <w:noWrap w:val="0"/>
            <w:vAlign w:val="top"/>
          </w:tcPr>
          <w:p w14:paraId="31B60970">
            <w:pPr>
              <w:jc w:val="center"/>
              <w:rPr>
                <w:ins w:id="3098" w:author="LKY" w:date="2026-08-31T10:04:37Z"/>
                <w:rFonts w:hint="eastAsia" w:ascii="Times New Roman" w:hAnsi="Times New Roman"/>
                <w:sz w:val="21"/>
                <w:vertAlign w:val="baseline"/>
                <w:lang w:val="en-US" w:eastAsia="zh-CN" w:bidi="ar-SA"/>
              </w:rPr>
            </w:pPr>
            <w:ins w:id="3099" w:author="LKY" w:date="2026-08-31T10:04:37Z">
              <w:r>
                <w:rPr>
                  <w:rFonts w:hint="eastAsia" w:ascii="Times New Roman" w:hAnsi="Times New Roman"/>
                  <w:vertAlign w:val="baseline"/>
                  <w:lang w:val="en-US" w:eastAsia="zh-CN"/>
                </w:rPr>
                <w:t>1</w:t>
              </w:r>
            </w:ins>
          </w:p>
        </w:tc>
        <w:tc>
          <w:tcPr>
            <w:tcW w:w="714" w:type="pct"/>
            <w:noWrap w:val="0"/>
            <w:vAlign w:val="top"/>
          </w:tcPr>
          <w:p w14:paraId="1469695C">
            <w:pPr>
              <w:jc w:val="center"/>
              <w:rPr>
                <w:ins w:id="3100" w:author="LKY" w:date="2026-08-31T10:04:37Z"/>
                <w:rFonts w:hint="eastAsia" w:ascii="Times New Roman" w:hAnsi="Times New Roman"/>
                <w:sz w:val="21"/>
                <w:vertAlign w:val="baseline"/>
                <w:lang w:val="en-US" w:eastAsia="zh-CN" w:bidi="ar-SA"/>
              </w:rPr>
            </w:pPr>
            <w:ins w:id="3101" w:author="LKY" w:date="2026-08-31T10:04:37Z">
              <w:r>
                <w:rPr>
                  <w:rFonts w:hint="eastAsia" w:ascii="Times New Roman" w:hAnsi="Times New Roman"/>
                  <w:vertAlign w:val="baseline"/>
                  <w:lang w:val="en-US" w:eastAsia="zh-CN"/>
                </w:rPr>
                <w:t>2</w:t>
              </w:r>
            </w:ins>
          </w:p>
        </w:tc>
        <w:tc>
          <w:tcPr>
            <w:tcW w:w="714" w:type="pct"/>
            <w:noWrap w:val="0"/>
            <w:vAlign w:val="top"/>
          </w:tcPr>
          <w:p w14:paraId="5B27A2F0">
            <w:pPr>
              <w:jc w:val="center"/>
              <w:rPr>
                <w:ins w:id="3102" w:author="LKY" w:date="2026-08-31T10:04:37Z"/>
                <w:rFonts w:hint="default" w:ascii="Times New Roman" w:hAnsi="Times New Roman"/>
                <w:sz w:val="21"/>
                <w:vertAlign w:val="baseline"/>
                <w:lang w:val="en-US" w:eastAsia="zh-CN" w:bidi="ar-SA"/>
              </w:rPr>
            </w:pPr>
            <w:ins w:id="3103" w:author="LKY" w:date="2026-08-31T10:04:37Z">
              <w:r>
                <w:rPr>
                  <w:rFonts w:hint="eastAsia" w:ascii="Times New Roman" w:hAnsi="Times New Roman"/>
                  <w:sz w:val="21"/>
                  <w:vertAlign w:val="baseline"/>
                  <w:lang w:val="en-US" w:eastAsia="zh-CN" w:bidi="ar-SA"/>
                </w:rPr>
                <w:t>3</w:t>
              </w:r>
            </w:ins>
          </w:p>
        </w:tc>
        <w:tc>
          <w:tcPr>
            <w:tcW w:w="714" w:type="pct"/>
            <w:noWrap w:val="0"/>
            <w:vAlign w:val="top"/>
          </w:tcPr>
          <w:p w14:paraId="6121C43D">
            <w:pPr>
              <w:jc w:val="center"/>
              <w:rPr>
                <w:ins w:id="3104" w:author="LKY" w:date="2026-08-31T10:04:37Z"/>
                <w:rFonts w:hint="eastAsia" w:ascii="Times New Roman" w:hAnsi="Times New Roman"/>
                <w:sz w:val="21"/>
                <w:vertAlign w:val="baseline"/>
                <w:lang w:val="en-US" w:eastAsia="zh-CN" w:bidi="ar-SA"/>
              </w:rPr>
            </w:pPr>
            <w:ins w:id="3105" w:author="LKY" w:date="2026-08-31T10:04:37Z">
              <w:r>
                <w:rPr>
                  <w:rFonts w:hint="eastAsia" w:ascii="Times New Roman" w:hAnsi="Times New Roman"/>
                  <w:vertAlign w:val="baseline"/>
                  <w:lang w:val="en-US" w:eastAsia="zh-CN"/>
                </w:rPr>
                <w:t>4</w:t>
              </w:r>
            </w:ins>
          </w:p>
        </w:tc>
        <w:tc>
          <w:tcPr>
            <w:tcW w:w="714" w:type="pct"/>
            <w:noWrap w:val="0"/>
            <w:vAlign w:val="top"/>
          </w:tcPr>
          <w:p w14:paraId="2E61494E">
            <w:pPr>
              <w:jc w:val="center"/>
              <w:rPr>
                <w:ins w:id="3106" w:author="LKY" w:date="2026-08-31T10:04:37Z"/>
                <w:rFonts w:hint="eastAsia" w:ascii="Times New Roman" w:hAnsi="Times New Roman"/>
                <w:sz w:val="21"/>
                <w:vertAlign w:val="baseline"/>
                <w:lang w:val="en-US" w:eastAsia="zh-CN" w:bidi="ar-SA"/>
              </w:rPr>
            </w:pPr>
            <w:ins w:id="3107" w:author="LKY" w:date="2026-08-31T10:04:37Z">
              <w:r>
                <w:rPr>
                  <w:rFonts w:hint="eastAsia" w:ascii="Times New Roman" w:hAnsi="Times New Roman"/>
                  <w:vertAlign w:val="baseline"/>
                  <w:lang w:val="en-US" w:eastAsia="zh-CN"/>
                </w:rPr>
                <w:t>5</w:t>
              </w:r>
            </w:ins>
          </w:p>
        </w:tc>
        <w:tc>
          <w:tcPr>
            <w:tcW w:w="715" w:type="pct"/>
            <w:noWrap w:val="0"/>
            <w:vAlign w:val="top"/>
          </w:tcPr>
          <w:p w14:paraId="265E6A2F">
            <w:pPr>
              <w:jc w:val="center"/>
              <w:rPr>
                <w:ins w:id="3108" w:author="LKY" w:date="2026-08-31T10:04:37Z"/>
                <w:rFonts w:hint="default" w:ascii="Times New Roman" w:hAnsi="Times New Roman"/>
                <w:vertAlign w:val="baseline"/>
                <w:lang w:val="en-US" w:eastAsia="zh-CN"/>
              </w:rPr>
            </w:pPr>
            <w:ins w:id="3109" w:author="LKY" w:date="2026-08-31T10:04:37Z">
              <w:r>
                <w:rPr>
                  <w:rFonts w:hint="eastAsia" w:ascii="Times New Roman" w:hAnsi="Times New Roman"/>
                  <w:vertAlign w:val="baseline"/>
                  <w:lang w:val="en-US" w:eastAsia="zh-CN"/>
                </w:rPr>
                <w:t>6</w:t>
              </w:r>
            </w:ins>
          </w:p>
        </w:tc>
      </w:tr>
      <w:tr w14:paraId="00A7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10" w:author="LKY" w:date="2026-08-31T10:04:37Z"/>
        </w:trPr>
        <w:tc>
          <w:tcPr>
            <w:tcW w:w="714" w:type="pct"/>
            <w:noWrap w:val="0"/>
            <w:vAlign w:val="top"/>
          </w:tcPr>
          <w:p w14:paraId="5E2C274B">
            <w:pPr>
              <w:jc w:val="center"/>
              <w:rPr>
                <w:ins w:id="3111" w:author="LKY" w:date="2026-08-31T10:04:37Z"/>
                <w:rFonts w:hint="default" w:ascii="Times New Roman" w:hAnsi="Times New Roman" w:eastAsia="宋体" w:cs="Times New Roman"/>
                <w:b w:val="0"/>
                <w:sz w:val="21"/>
                <w:vertAlign w:val="baseline"/>
                <w:lang w:val="en-US" w:eastAsia="zh-CN" w:bidi="ar-SA"/>
              </w:rPr>
            </w:pPr>
            <w:ins w:id="3112" w:author="LKY" w:date="2026-08-31T10:04:37Z">
              <w:r>
                <w:rPr>
                  <w:rFonts w:hint="eastAsia" w:ascii="Times New Roman" w:hAnsi="Times New Roman" w:eastAsia="宋体" w:cs="Times New Roman"/>
                  <w:b w:val="0"/>
                  <w:sz w:val="21"/>
                  <w:vertAlign w:val="baseline"/>
                  <w:lang w:val="en-US" w:eastAsia="zh-CN" w:bidi="ar-SA"/>
                </w:rPr>
                <w:t>名称</w:t>
              </w:r>
            </w:ins>
          </w:p>
        </w:tc>
        <w:tc>
          <w:tcPr>
            <w:tcW w:w="1217" w:type="dxa"/>
            <w:noWrap w:val="0"/>
            <w:vAlign w:val="top"/>
          </w:tcPr>
          <w:p w14:paraId="74AA4F62">
            <w:pPr>
              <w:jc w:val="center"/>
              <w:rPr>
                <w:ins w:id="3113" w:author="LKY" w:date="2026-08-31T10:04:37Z"/>
                <w:rFonts w:hint="default" w:ascii="Times New Roman" w:hAnsi="Times New Roman"/>
                <w:sz w:val="21"/>
                <w:szCs w:val="21"/>
                <w:vertAlign w:val="baseline"/>
                <w:lang w:val="en-US" w:eastAsia="zh-CN"/>
              </w:rPr>
            </w:pPr>
            <w:ins w:id="3114" w:author="LKY" w:date="2026-08-31T10:04:37Z">
              <w:r>
                <w:rPr>
                  <w:rFonts w:hint="eastAsia" w:ascii="Times New Roman" w:hAnsi="Times New Roman"/>
                  <w:sz w:val="21"/>
                  <w:szCs w:val="21"/>
                  <w:vertAlign w:val="baseline"/>
                  <w:lang w:val="en-US" w:eastAsia="zh-CN"/>
                </w:rPr>
                <w:t>CAN0-H</w:t>
              </w:r>
            </w:ins>
          </w:p>
        </w:tc>
        <w:tc>
          <w:tcPr>
            <w:tcW w:w="1217" w:type="dxa"/>
            <w:noWrap w:val="0"/>
            <w:vAlign w:val="top"/>
          </w:tcPr>
          <w:p w14:paraId="7AE79B48">
            <w:pPr>
              <w:jc w:val="center"/>
              <w:rPr>
                <w:ins w:id="3115" w:author="LKY" w:date="2026-08-31T10:04:37Z"/>
                <w:rFonts w:hint="default" w:ascii="Times New Roman" w:hAnsi="Times New Roman"/>
                <w:sz w:val="21"/>
                <w:szCs w:val="21"/>
                <w:vertAlign w:val="baseline"/>
                <w:lang w:val="en-US" w:eastAsia="zh-CN"/>
              </w:rPr>
            </w:pPr>
            <w:ins w:id="3116" w:author="LKY" w:date="2026-08-31T10:04:37Z">
              <w:r>
                <w:rPr>
                  <w:rFonts w:hint="eastAsia" w:ascii="Times New Roman" w:hAnsi="Times New Roman"/>
                  <w:sz w:val="21"/>
                  <w:szCs w:val="21"/>
                  <w:vertAlign w:val="baseline"/>
                  <w:lang w:val="en-US" w:eastAsia="zh-CN"/>
                </w:rPr>
                <w:t>CAN0-L</w:t>
              </w:r>
            </w:ins>
          </w:p>
        </w:tc>
        <w:tc>
          <w:tcPr>
            <w:tcW w:w="1217" w:type="dxa"/>
            <w:noWrap w:val="0"/>
            <w:vAlign w:val="top"/>
          </w:tcPr>
          <w:p w14:paraId="0AE352EC">
            <w:pPr>
              <w:jc w:val="center"/>
              <w:rPr>
                <w:ins w:id="3117" w:author="LKY" w:date="2026-08-31T10:04:37Z"/>
                <w:rFonts w:hint="default" w:ascii="Times New Roman" w:hAnsi="Times New Roman"/>
                <w:sz w:val="21"/>
                <w:szCs w:val="21"/>
                <w:vertAlign w:val="baseline"/>
                <w:lang w:val="en-US" w:eastAsia="zh-CN"/>
              </w:rPr>
            </w:pPr>
            <w:ins w:id="3118" w:author="LKY" w:date="2026-08-31T10:04:37Z">
              <w:r>
                <w:rPr>
                  <w:rFonts w:hint="eastAsia" w:ascii="Times New Roman" w:hAnsi="Times New Roman"/>
                  <w:sz w:val="21"/>
                  <w:szCs w:val="21"/>
                  <w:vertAlign w:val="baseline"/>
                  <w:lang w:val="en-US" w:eastAsia="zh-CN"/>
                </w:rPr>
                <w:t>GND</w:t>
              </w:r>
            </w:ins>
          </w:p>
        </w:tc>
        <w:tc>
          <w:tcPr>
            <w:tcW w:w="1217" w:type="dxa"/>
            <w:noWrap w:val="0"/>
            <w:vAlign w:val="top"/>
          </w:tcPr>
          <w:p w14:paraId="31ACD98D">
            <w:pPr>
              <w:jc w:val="center"/>
              <w:rPr>
                <w:ins w:id="3119" w:author="LKY" w:date="2026-08-31T10:04:37Z"/>
                <w:rFonts w:hint="eastAsia" w:ascii="Times New Roman" w:hAnsi="Times New Roman"/>
                <w:sz w:val="21"/>
                <w:szCs w:val="21"/>
                <w:vertAlign w:val="baseline"/>
                <w:lang w:val="en-US" w:eastAsia="zh-CN"/>
              </w:rPr>
            </w:pPr>
            <w:ins w:id="3120" w:author="LKY" w:date="2026-08-31T10:04:37Z">
              <w:r>
                <w:rPr>
                  <w:rFonts w:hint="eastAsia" w:ascii="Times New Roman" w:hAnsi="Times New Roman"/>
                  <w:sz w:val="21"/>
                  <w:szCs w:val="21"/>
                  <w:vertAlign w:val="baseline"/>
                  <w:lang w:val="en-US" w:eastAsia="zh-CN"/>
                </w:rPr>
                <w:t>ttyS</w:t>
              </w:r>
            </w:ins>
            <w:ins w:id="3121" w:author="LKY" w:date="2026-08-31T10:04:43Z">
              <w:r>
                <w:rPr>
                  <w:rFonts w:hint="eastAsia" w:ascii="Times New Roman" w:hAnsi="Times New Roman"/>
                  <w:sz w:val="21"/>
                  <w:szCs w:val="21"/>
                  <w:vertAlign w:val="baseline"/>
                  <w:lang w:val="en-US" w:eastAsia="zh-CN"/>
                </w:rPr>
                <w:t>8</w:t>
              </w:r>
            </w:ins>
            <w:ins w:id="3122" w:author="LKY" w:date="2026-08-31T10:04:37Z">
              <w:r>
                <w:rPr>
                  <w:rFonts w:hint="eastAsia" w:ascii="Times New Roman" w:hAnsi="Times New Roman"/>
                  <w:sz w:val="21"/>
                  <w:szCs w:val="21"/>
                  <w:vertAlign w:val="baseline"/>
                  <w:lang w:val="en-US" w:eastAsia="zh-CN"/>
                </w:rPr>
                <w:t>-A</w:t>
              </w:r>
            </w:ins>
          </w:p>
        </w:tc>
        <w:tc>
          <w:tcPr>
            <w:tcW w:w="1217" w:type="dxa"/>
            <w:noWrap w:val="0"/>
            <w:vAlign w:val="top"/>
          </w:tcPr>
          <w:p w14:paraId="19E48BC4">
            <w:pPr>
              <w:jc w:val="center"/>
              <w:rPr>
                <w:ins w:id="3123" w:author="LKY" w:date="2026-08-31T10:04:37Z"/>
                <w:rFonts w:hint="default" w:ascii="Times New Roman" w:hAnsi="Times New Roman" w:eastAsia="宋体"/>
                <w:sz w:val="21"/>
                <w:szCs w:val="21"/>
                <w:vertAlign w:val="baseline"/>
                <w:lang w:val="en-US" w:eastAsia="zh-CN"/>
              </w:rPr>
            </w:pPr>
            <w:ins w:id="3124" w:author="LKY" w:date="2026-08-31T10:04:37Z">
              <w:r>
                <w:rPr>
                  <w:rFonts w:hint="eastAsia" w:ascii="Times New Roman" w:hAnsi="Times New Roman"/>
                  <w:sz w:val="21"/>
                  <w:szCs w:val="21"/>
                  <w:vertAlign w:val="baseline"/>
                  <w:lang w:val="en-US" w:eastAsia="zh-CN"/>
                </w:rPr>
                <w:t>ttyS</w:t>
              </w:r>
            </w:ins>
            <w:ins w:id="3125" w:author="LKY" w:date="2026-08-31T10:04:41Z">
              <w:r>
                <w:rPr>
                  <w:rFonts w:hint="eastAsia" w:ascii="Times New Roman" w:hAnsi="Times New Roman"/>
                  <w:sz w:val="21"/>
                  <w:szCs w:val="21"/>
                  <w:vertAlign w:val="baseline"/>
                  <w:lang w:val="en-US" w:eastAsia="zh-CN"/>
                </w:rPr>
                <w:t>8</w:t>
              </w:r>
            </w:ins>
            <w:ins w:id="3126" w:author="LKY" w:date="2026-08-31T10:04:37Z">
              <w:r>
                <w:rPr>
                  <w:rFonts w:hint="eastAsia" w:ascii="Times New Roman" w:hAnsi="Times New Roman"/>
                  <w:sz w:val="21"/>
                  <w:szCs w:val="21"/>
                  <w:vertAlign w:val="baseline"/>
                  <w:lang w:val="en-US" w:eastAsia="zh-CN"/>
                </w:rPr>
                <w:t>-B</w:t>
              </w:r>
            </w:ins>
          </w:p>
        </w:tc>
        <w:tc>
          <w:tcPr>
            <w:tcW w:w="1220" w:type="dxa"/>
            <w:noWrap w:val="0"/>
            <w:vAlign w:val="top"/>
          </w:tcPr>
          <w:p w14:paraId="4F6F712C">
            <w:pPr>
              <w:jc w:val="center"/>
              <w:rPr>
                <w:ins w:id="3127" w:author="LKY" w:date="2026-08-31T10:04:37Z"/>
                <w:rFonts w:hint="default" w:ascii="Times New Roman" w:hAnsi="Times New Roman"/>
                <w:sz w:val="21"/>
                <w:szCs w:val="21"/>
                <w:vertAlign w:val="baseline"/>
                <w:lang w:val="en-US" w:eastAsia="zh-CN"/>
              </w:rPr>
            </w:pPr>
            <w:ins w:id="3128" w:author="LKY" w:date="2026-08-31T10:04:37Z">
              <w:r>
                <w:rPr>
                  <w:rFonts w:hint="eastAsia" w:ascii="Times New Roman" w:hAnsi="Times New Roman"/>
                  <w:sz w:val="21"/>
                  <w:szCs w:val="21"/>
                  <w:vertAlign w:val="baseline"/>
                  <w:lang w:val="en-US" w:eastAsia="zh-CN"/>
                </w:rPr>
                <w:t>GND</w:t>
              </w:r>
            </w:ins>
          </w:p>
        </w:tc>
      </w:tr>
    </w:tbl>
    <w:p w14:paraId="0C2E1F6F">
      <w:pPr>
        <w:rPr>
          <w:ins w:id="3129" w:author="LKY" w:date="2026-08-31T10:04:37Z"/>
          <w:rFonts w:hint="default" w:asciiTheme="minorHAnsi" w:hAnsiTheme="minorHAnsi"/>
          <w:b w:val="0"/>
          <w:bCs w:val="0"/>
          <w:sz w:val="21"/>
          <w:szCs w:val="24"/>
          <w:lang w:val="en-US" w:eastAsia="zh-CN"/>
        </w:rPr>
      </w:pPr>
    </w:p>
    <w:p w14:paraId="5345BD7A">
      <w:pPr>
        <w:pStyle w:val="12"/>
        <w:ind w:left="0" w:leftChars="0" w:firstLine="0" w:firstLineChars="0"/>
        <w:outlineLvl w:val="9"/>
        <w:rPr>
          <w:rFonts w:hint="eastAsia" w:ascii="Times New Roman" w:hAnsi="Times New Roman" w:eastAsiaTheme="minorEastAsia"/>
          <w:b w:val="0"/>
          <w:bCs w:val="0"/>
          <w:sz w:val="24"/>
          <w:szCs w:val="24"/>
          <w:lang w:val="en-US" w:eastAsia="zh-CN"/>
        </w:rPr>
      </w:pPr>
    </w:p>
    <w:p w14:paraId="1AC6840C">
      <w:pPr>
        <w:pStyle w:val="12"/>
        <w:ind w:left="0" w:leftChars="0" w:firstLine="0" w:firstLineChars="0"/>
        <w:outlineLvl w:val="2"/>
        <w:rPr>
          <w:rFonts w:hint="default" w:ascii="Times New Roman" w:hAnsi="Times New Roman"/>
          <w:vertAlign w:val="baseline"/>
          <w:lang w:val="en-US" w:eastAsia="zh-CN"/>
        </w:rPr>
      </w:pPr>
      <w:bookmarkStart w:id="78" w:name="_Toc23316"/>
      <w:bookmarkStart w:id="79" w:name="_Toc18654"/>
      <w:bookmarkStart w:id="80" w:name="_Toc22929"/>
      <w:bookmarkStart w:id="81" w:name="_Toc20791"/>
      <w:bookmarkStart w:id="82" w:name="_Toc5247"/>
      <w:r>
        <w:rPr>
          <w:rFonts w:hint="eastAsia" w:ascii="Times New Roman" w:hAnsi="Times New Roman"/>
          <w:b/>
          <w:bCs/>
          <w:sz w:val="28"/>
          <w:szCs w:val="28"/>
          <w:lang w:val="en-US" w:eastAsia="zh-CN"/>
        </w:rPr>
        <w:t>2.3.</w:t>
      </w:r>
      <w:ins w:id="3130" w:author="LKY" w:date="2026-08-31T10:08:38Z">
        <w:r>
          <w:rPr>
            <w:rFonts w:hint="eastAsia" w:ascii="Times New Roman" w:hAnsi="Times New Roman"/>
            <w:b/>
            <w:bCs/>
            <w:sz w:val="28"/>
            <w:szCs w:val="28"/>
            <w:lang w:val="en-US" w:eastAsia="zh-CN"/>
          </w:rPr>
          <w:t>3</w:t>
        </w:r>
      </w:ins>
      <w:del w:id="3131" w:author="LKY" w:date="2026-08-31T10:08:37Z">
        <w:r>
          <w:rPr>
            <w:rFonts w:hint="eastAsia" w:ascii="Times New Roman" w:hAnsi="Times New Roman"/>
            <w:b/>
            <w:bCs/>
            <w:sz w:val="28"/>
            <w:szCs w:val="28"/>
            <w:lang w:val="en-US" w:eastAsia="zh-CN"/>
          </w:rPr>
          <w:delText>2</w:delText>
        </w:r>
      </w:del>
      <w:r>
        <w:rPr>
          <w:rFonts w:hint="eastAsia" w:ascii="Times New Roman" w:hAnsi="Times New Roman"/>
          <w:b/>
          <w:bCs/>
          <w:sz w:val="28"/>
          <w:szCs w:val="28"/>
          <w:lang w:val="en-US" w:eastAsia="zh-CN"/>
        </w:rPr>
        <w:t xml:space="preserve"> DI模块</w:t>
      </w:r>
      <w:bookmarkEnd w:id="78"/>
      <w:bookmarkEnd w:id="79"/>
      <w:bookmarkEnd w:id="80"/>
      <w:bookmarkEnd w:id="81"/>
      <w:bookmarkEnd w:id="82"/>
    </w:p>
    <w:p w14:paraId="5002FB81">
      <w:pPr>
        <w:jc w:val="left"/>
        <w:rPr>
          <w:ins w:id="3132" w:author="L" w:date="2026-05-20T14:36:53Z"/>
          <w:rFonts w:hint="default" w:ascii="Times New Roman" w:hAnsi="Times New Roman"/>
          <w:sz w:val="24"/>
          <w:vertAlign w:val="baseline"/>
          <w:lang w:val="en-US" w:eastAsia="zh-CN"/>
        </w:rPr>
      </w:pPr>
      <w:ins w:id="3133" w:author="L" w:date="2026-05-20T14:36:53Z">
        <w:r>
          <w:rPr>
            <w:rFonts w:hint="default" w:ascii="Times New Roman" w:hAnsi="Times New Roman"/>
            <w:sz w:val="24"/>
            <w:vertAlign w:val="baseline"/>
            <w:lang w:val="en-US" w:eastAsia="zh-CN"/>
          </w:rPr>
          <w:t>注意</w:t>
        </w:r>
      </w:ins>
      <w:ins w:id="3134" w:author="L" w:date="2026-05-20T14:36:53Z">
        <w:r>
          <w:rPr>
            <w:rFonts w:hint="eastAsia" w:ascii="Times New Roman" w:hAnsi="Times New Roman"/>
            <w:sz w:val="24"/>
            <w:vertAlign w:val="baseline"/>
            <w:lang w:val="en-US" w:eastAsia="zh-CN"/>
          </w:rPr>
          <w:t>：DI模块默认供电24V</w:t>
        </w:r>
      </w:ins>
    </w:p>
    <w:p w14:paraId="2F875055">
      <w:pPr>
        <w:jc w:val="center"/>
        <w:rPr>
          <w:ins w:id="3135" w:author="L" w:date="2026-05-20T14:36:50Z"/>
          <w:rFonts w:hint="default" w:ascii="Times New Roman" w:hAnsi="Times New Roman"/>
          <w:vertAlign w:val="baseline"/>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5D7E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36" w:author="LKY" w:date="2026-05-22T20:54:15Z"/>
        </w:trPr>
        <w:tc>
          <w:tcPr>
            <w:tcW w:w="5000" w:type="pct"/>
            <w:gridSpan w:val="10"/>
            <w:tcBorders>
              <w:top w:val="single" w:color="auto" w:sz="4" w:space="0"/>
            </w:tcBorders>
            <w:noWrap w:val="0"/>
            <w:vAlign w:val="top"/>
          </w:tcPr>
          <w:p w14:paraId="59777541">
            <w:pPr>
              <w:jc w:val="center"/>
              <w:rPr>
                <w:ins w:id="3137" w:author="LKY" w:date="2026-05-22T20:54:15Z"/>
                <w:rFonts w:hint="default" w:ascii="Times New Roman" w:hAnsi="Times New Roman"/>
                <w:vertAlign w:val="baseline"/>
                <w:lang w:val="en-US" w:eastAsia="zh-CN"/>
              </w:rPr>
            </w:pPr>
            <w:ins w:id="3138" w:author="LKY" w:date="2026-05-22T20:54:15Z">
              <w:r>
                <w:rPr>
                  <w:rFonts w:hint="eastAsia" w:ascii="Times New Roman" w:hAnsi="Times New Roman"/>
                  <w:vertAlign w:val="baseline"/>
                  <w:lang w:val="en-US" w:eastAsia="zh-CN"/>
                </w:rPr>
                <w:t>N1161/N1162/N1163模块</w:t>
              </w:r>
            </w:ins>
          </w:p>
        </w:tc>
      </w:tr>
      <w:tr w14:paraId="6471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39" w:author="LKY" w:date="2026-05-22T20:54:15Z"/>
        </w:trPr>
        <w:tc>
          <w:tcPr>
            <w:tcW w:w="639" w:type="pct"/>
            <w:tcBorders>
              <w:top w:val="single" w:color="auto" w:sz="4" w:space="0"/>
            </w:tcBorders>
            <w:noWrap w:val="0"/>
            <w:vAlign w:val="top"/>
          </w:tcPr>
          <w:p w14:paraId="3F4E4084">
            <w:pPr>
              <w:jc w:val="center"/>
              <w:rPr>
                <w:ins w:id="3140" w:author="LKY" w:date="2026-05-22T20:54:15Z"/>
                <w:rFonts w:hint="default" w:ascii="Times New Roman" w:hAnsi="Times New Roman"/>
                <w:vertAlign w:val="baseline"/>
                <w:lang w:val="en-US" w:eastAsia="zh-CN"/>
              </w:rPr>
            </w:pPr>
            <w:ins w:id="3141" w:author="LKY" w:date="2026-05-22T20:54:15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5F9DC1E2">
            <w:pPr>
              <w:jc w:val="center"/>
              <w:rPr>
                <w:ins w:id="3142" w:author="LKY" w:date="2026-05-22T20:54:15Z"/>
                <w:rFonts w:hint="default" w:ascii="Times New Roman" w:hAnsi="Times New Roman" w:eastAsiaTheme="minorEastAsia" w:cstheme="minorBidi"/>
                <w:kern w:val="2"/>
                <w:sz w:val="21"/>
                <w:szCs w:val="24"/>
                <w:vertAlign w:val="baseline"/>
                <w:lang w:val="en-US" w:eastAsia="zh-CN" w:bidi="ar-SA"/>
              </w:rPr>
            </w:pPr>
            <w:ins w:id="3143" w:author="LKY" w:date="2026-05-22T20:54:15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25227053">
            <w:pPr>
              <w:jc w:val="center"/>
              <w:rPr>
                <w:ins w:id="3144" w:author="LKY" w:date="2026-05-22T20:54:15Z"/>
                <w:rFonts w:hint="default" w:ascii="Times New Roman" w:hAnsi="Times New Roman" w:eastAsiaTheme="minorEastAsia" w:cstheme="minorBidi"/>
                <w:kern w:val="2"/>
                <w:sz w:val="21"/>
                <w:szCs w:val="24"/>
                <w:vertAlign w:val="baseline"/>
                <w:lang w:val="en-US" w:eastAsia="zh-CN" w:bidi="ar-SA"/>
              </w:rPr>
            </w:pPr>
            <w:ins w:id="3145" w:author="LKY" w:date="2026-05-22T20:54:15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177F6E51">
            <w:pPr>
              <w:jc w:val="center"/>
              <w:rPr>
                <w:ins w:id="3146" w:author="LKY" w:date="2026-05-22T20:54:15Z"/>
                <w:rFonts w:hint="default" w:ascii="Times New Roman" w:hAnsi="Times New Roman" w:eastAsiaTheme="minorEastAsia" w:cstheme="minorBidi"/>
                <w:kern w:val="2"/>
                <w:sz w:val="21"/>
                <w:szCs w:val="24"/>
                <w:vertAlign w:val="baseline"/>
                <w:lang w:val="en-US" w:eastAsia="zh-CN" w:bidi="ar-SA"/>
              </w:rPr>
            </w:pPr>
            <w:ins w:id="3147" w:author="LKY" w:date="2026-05-22T20:54:15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65628AF4">
            <w:pPr>
              <w:jc w:val="center"/>
              <w:rPr>
                <w:ins w:id="3148" w:author="LKY" w:date="2026-05-22T20:54:15Z"/>
                <w:rFonts w:hint="default" w:ascii="Times New Roman" w:hAnsi="Times New Roman" w:eastAsiaTheme="minorEastAsia" w:cstheme="minorBidi"/>
                <w:kern w:val="2"/>
                <w:sz w:val="21"/>
                <w:szCs w:val="24"/>
                <w:vertAlign w:val="baseline"/>
                <w:lang w:val="en-US" w:eastAsia="zh-CN" w:bidi="ar-SA"/>
              </w:rPr>
            </w:pPr>
            <w:ins w:id="3149" w:author="LKY" w:date="2026-05-22T20:54:15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57C91210">
            <w:pPr>
              <w:jc w:val="center"/>
              <w:rPr>
                <w:ins w:id="3150" w:author="LKY" w:date="2026-05-22T20:54:15Z"/>
                <w:rFonts w:hint="default" w:ascii="Times New Roman" w:hAnsi="Times New Roman" w:eastAsiaTheme="minorEastAsia" w:cstheme="minorBidi"/>
                <w:kern w:val="2"/>
                <w:sz w:val="21"/>
                <w:szCs w:val="24"/>
                <w:vertAlign w:val="baseline"/>
                <w:lang w:val="en-US" w:eastAsia="zh-CN" w:bidi="ar-SA"/>
              </w:rPr>
            </w:pPr>
            <w:ins w:id="3151" w:author="LKY" w:date="2026-05-22T20:54:15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396E782E">
            <w:pPr>
              <w:jc w:val="center"/>
              <w:rPr>
                <w:ins w:id="3152" w:author="LKY" w:date="2026-05-22T20:54:15Z"/>
                <w:rFonts w:hint="default" w:ascii="Times New Roman" w:hAnsi="Times New Roman" w:eastAsiaTheme="minorEastAsia" w:cstheme="minorBidi"/>
                <w:kern w:val="2"/>
                <w:sz w:val="21"/>
                <w:szCs w:val="24"/>
                <w:vertAlign w:val="baseline"/>
                <w:lang w:val="en-US" w:eastAsia="zh-CN" w:bidi="ar-SA"/>
              </w:rPr>
            </w:pPr>
            <w:ins w:id="3153" w:author="LKY" w:date="2026-05-22T20:54:15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14E4DD22">
            <w:pPr>
              <w:jc w:val="center"/>
              <w:rPr>
                <w:ins w:id="3154" w:author="LKY" w:date="2026-05-22T20:54:15Z"/>
                <w:rFonts w:hint="default" w:ascii="Times New Roman" w:hAnsi="Times New Roman"/>
                <w:vertAlign w:val="baseline"/>
                <w:lang w:val="en-US" w:eastAsia="zh-CN"/>
              </w:rPr>
            </w:pPr>
            <w:ins w:id="3155" w:author="LKY" w:date="2026-05-22T20:54:15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32EB34DC">
            <w:pPr>
              <w:jc w:val="center"/>
              <w:rPr>
                <w:ins w:id="3156" w:author="LKY" w:date="2026-05-22T20:54:15Z"/>
                <w:rFonts w:hint="default" w:ascii="Times New Roman" w:hAnsi="Times New Roman"/>
                <w:vertAlign w:val="baseline"/>
                <w:lang w:val="en-US" w:eastAsia="zh-CN"/>
              </w:rPr>
            </w:pPr>
            <w:ins w:id="3157" w:author="LKY" w:date="2026-05-22T20:54:15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4366FA26">
            <w:pPr>
              <w:jc w:val="center"/>
              <w:rPr>
                <w:ins w:id="3158" w:author="LKY" w:date="2026-05-22T20:54:15Z"/>
                <w:rFonts w:hint="default" w:ascii="Times New Roman" w:hAnsi="Times New Roman"/>
                <w:vertAlign w:val="baseline"/>
                <w:lang w:val="en-US" w:eastAsia="zh-CN"/>
              </w:rPr>
            </w:pPr>
            <w:ins w:id="3159" w:author="LKY" w:date="2026-05-22T20:54:15Z">
              <w:r>
                <w:rPr>
                  <w:rFonts w:hint="eastAsia" w:ascii="Times New Roman" w:hAnsi="Times New Roman"/>
                  <w:vertAlign w:val="baseline"/>
                  <w:lang w:val="en-US" w:eastAsia="zh-CN"/>
                </w:rPr>
                <w:t>B9</w:t>
              </w:r>
            </w:ins>
          </w:p>
        </w:tc>
      </w:tr>
      <w:tr w14:paraId="6411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60" w:author="LKY" w:date="2026-05-22T20:54:15Z"/>
        </w:trPr>
        <w:tc>
          <w:tcPr>
            <w:tcW w:w="639" w:type="pct"/>
            <w:noWrap w:val="0"/>
            <w:vAlign w:val="top"/>
          </w:tcPr>
          <w:p w14:paraId="5A22634F">
            <w:pPr>
              <w:jc w:val="center"/>
              <w:rPr>
                <w:ins w:id="3161" w:author="LKY" w:date="2026-05-22T20:54:15Z"/>
                <w:rFonts w:hint="default" w:ascii="Times New Roman" w:hAnsi="Times New Roman"/>
                <w:vertAlign w:val="baseline"/>
                <w:lang w:val="en-US" w:eastAsia="zh-CN"/>
              </w:rPr>
            </w:pPr>
            <w:ins w:id="3162" w:author="LKY" w:date="2026-05-22T20:54:15Z">
              <w:r>
                <w:rPr>
                  <w:rFonts w:hint="eastAsia" w:ascii="Times New Roman" w:hAnsi="Times New Roman"/>
                  <w:vertAlign w:val="baseline"/>
                  <w:lang w:val="en-US" w:eastAsia="zh-CN"/>
                </w:rPr>
                <w:t>名称</w:t>
              </w:r>
            </w:ins>
          </w:p>
        </w:tc>
        <w:tc>
          <w:tcPr>
            <w:tcW w:w="489" w:type="pct"/>
            <w:noWrap w:val="0"/>
            <w:vAlign w:val="top"/>
          </w:tcPr>
          <w:p w14:paraId="0CDD25A7">
            <w:pPr>
              <w:jc w:val="center"/>
              <w:rPr>
                <w:ins w:id="3163" w:author="LKY" w:date="2026-05-22T20:54:15Z"/>
                <w:rFonts w:hint="default" w:ascii="Times New Roman" w:hAnsi="Times New Roman"/>
                <w:vertAlign w:val="baseline"/>
                <w:lang w:val="en-US" w:eastAsia="zh-CN"/>
              </w:rPr>
            </w:pPr>
            <w:ins w:id="3164" w:author="LKY" w:date="2026-05-22T20:54:15Z">
              <w:r>
                <w:rPr>
                  <w:rFonts w:hint="eastAsia" w:ascii="Times New Roman" w:hAnsi="Times New Roman"/>
                  <w:vertAlign w:val="baseline"/>
                  <w:lang w:val="en-US" w:eastAsia="zh-CN"/>
                </w:rPr>
                <w:t>DI2</w:t>
              </w:r>
            </w:ins>
          </w:p>
        </w:tc>
        <w:tc>
          <w:tcPr>
            <w:tcW w:w="483" w:type="pct"/>
            <w:noWrap w:val="0"/>
            <w:vAlign w:val="top"/>
          </w:tcPr>
          <w:p w14:paraId="6E9269F3">
            <w:pPr>
              <w:jc w:val="center"/>
              <w:rPr>
                <w:ins w:id="3165" w:author="LKY" w:date="2026-05-22T20:54:15Z"/>
                <w:rFonts w:hint="default" w:ascii="Times New Roman" w:hAnsi="Times New Roman"/>
                <w:vertAlign w:val="baseline"/>
                <w:lang w:val="en-US" w:eastAsia="zh-CN"/>
              </w:rPr>
            </w:pPr>
            <w:ins w:id="3166" w:author="LKY" w:date="2026-05-22T20:54:15Z">
              <w:r>
                <w:rPr>
                  <w:rFonts w:hint="eastAsia" w:ascii="Times New Roman" w:hAnsi="Times New Roman"/>
                  <w:vertAlign w:val="baseline"/>
                  <w:lang w:val="en-US" w:eastAsia="zh-CN"/>
                </w:rPr>
                <w:t>DI4</w:t>
              </w:r>
            </w:ins>
          </w:p>
        </w:tc>
        <w:tc>
          <w:tcPr>
            <w:tcW w:w="489" w:type="pct"/>
            <w:noWrap w:val="0"/>
            <w:vAlign w:val="top"/>
          </w:tcPr>
          <w:p w14:paraId="7C5B65FC">
            <w:pPr>
              <w:jc w:val="center"/>
              <w:rPr>
                <w:ins w:id="3167" w:author="LKY" w:date="2026-05-22T20:54:15Z"/>
                <w:rFonts w:hint="default" w:ascii="Times New Roman" w:hAnsi="Times New Roman" w:eastAsiaTheme="minorEastAsia" w:cstheme="minorBidi"/>
                <w:kern w:val="2"/>
                <w:sz w:val="21"/>
                <w:szCs w:val="24"/>
                <w:vertAlign w:val="baseline"/>
                <w:lang w:val="en-US" w:eastAsia="zh-CN" w:bidi="ar-SA"/>
              </w:rPr>
            </w:pPr>
            <w:ins w:id="3168" w:author="LKY" w:date="2026-05-22T20:54:15Z">
              <w:r>
                <w:rPr>
                  <w:rFonts w:hint="eastAsia" w:ascii="Times New Roman" w:hAnsi="Times New Roman"/>
                  <w:vertAlign w:val="baseline"/>
                  <w:lang w:val="en-US" w:eastAsia="zh-CN"/>
                </w:rPr>
                <w:t>DI6</w:t>
              </w:r>
            </w:ins>
          </w:p>
        </w:tc>
        <w:tc>
          <w:tcPr>
            <w:tcW w:w="489" w:type="pct"/>
            <w:noWrap w:val="0"/>
            <w:vAlign w:val="top"/>
          </w:tcPr>
          <w:p w14:paraId="1286BB26">
            <w:pPr>
              <w:jc w:val="center"/>
              <w:rPr>
                <w:ins w:id="3169" w:author="LKY" w:date="2026-05-22T20:54:15Z"/>
                <w:rFonts w:hint="default" w:ascii="Times New Roman" w:hAnsi="Times New Roman" w:eastAsiaTheme="minorEastAsia" w:cstheme="minorBidi"/>
                <w:kern w:val="2"/>
                <w:sz w:val="21"/>
                <w:szCs w:val="24"/>
                <w:vertAlign w:val="baseline"/>
                <w:lang w:val="en-US" w:eastAsia="zh-CN" w:bidi="ar-SA"/>
              </w:rPr>
            </w:pPr>
            <w:ins w:id="3170" w:author="LKY" w:date="2026-05-22T20:54:15Z">
              <w:r>
                <w:rPr>
                  <w:rFonts w:hint="eastAsia" w:ascii="Times New Roman" w:hAnsi="Times New Roman"/>
                  <w:vertAlign w:val="baseline"/>
                  <w:lang w:val="en-US" w:eastAsia="zh-CN"/>
                </w:rPr>
                <w:t>DI8</w:t>
              </w:r>
            </w:ins>
          </w:p>
        </w:tc>
        <w:tc>
          <w:tcPr>
            <w:tcW w:w="489" w:type="pct"/>
            <w:noWrap w:val="0"/>
            <w:vAlign w:val="top"/>
          </w:tcPr>
          <w:p w14:paraId="1690E1FA">
            <w:pPr>
              <w:jc w:val="center"/>
              <w:rPr>
                <w:ins w:id="3171" w:author="LKY" w:date="2026-05-22T20:54:15Z"/>
                <w:rFonts w:hint="default" w:ascii="Times New Roman" w:hAnsi="Times New Roman"/>
                <w:vertAlign w:val="baseline"/>
                <w:lang w:val="en-US" w:eastAsia="zh-CN"/>
              </w:rPr>
            </w:pPr>
            <w:ins w:id="3172" w:author="LKY" w:date="2026-05-22T20:54:15Z">
              <w:r>
                <w:rPr>
                  <w:rFonts w:hint="eastAsia" w:ascii="Times New Roman" w:hAnsi="Times New Roman"/>
                  <w:vertAlign w:val="baseline"/>
                  <w:lang w:val="en-US" w:eastAsia="zh-CN"/>
                </w:rPr>
                <w:t>DI10</w:t>
              </w:r>
            </w:ins>
          </w:p>
        </w:tc>
        <w:tc>
          <w:tcPr>
            <w:tcW w:w="489" w:type="pct"/>
            <w:noWrap w:val="0"/>
            <w:vAlign w:val="top"/>
          </w:tcPr>
          <w:p w14:paraId="129C3F00">
            <w:pPr>
              <w:jc w:val="center"/>
              <w:rPr>
                <w:ins w:id="3173" w:author="LKY" w:date="2026-05-22T20:54:15Z"/>
                <w:rFonts w:hint="default" w:ascii="Times New Roman" w:hAnsi="Times New Roman"/>
                <w:vertAlign w:val="baseline"/>
                <w:lang w:val="en-US" w:eastAsia="zh-CN"/>
              </w:rPr>
            </w:pPr>
            <w:ins w:id="3174" w:author="LKY" w:date="2026-05-22T20:54:15Z">
              <w:r>
                <w:rPr>
                  <w:rFonts w:hint="eastAsia" w:ascii="Times New Roman" w:hAnsi="Times New Roman"/>
                  <w:vertAlign w:val="baseline"/>
                  <w:lang w:val="en-US" w:eastAsia="zh-CN"/>
                </w:rPr>
                <w:t>DI12</w:t>
              </w:r>
            </w:ins>
          </w:p>
        </w:tc>
        <w:tc>
          <w:tcPr>
            <w:tcW w:w="489" w:type="pct"/>
            <w:noWrap w:val="0"/>
            <w:vAlign w:val="top"/>
          </w:tcPr>
          <w:p w14:paraId="44B14C88">
            <w:pPr>
              <w:jc w:val="center"/>
              <w:rPr>
                <w:ins w:id="3175" w:author="LKY" w:date="2026-05-22T20:54:15Z"/>
                <w:rFonts w:hint="default" w:ascii="Times New Roman" w:hAnsi="Times New Roman"/>
                <w:vertAlign w:val="baseline"/>
                <w:lang w:val="en-US" w:eastAsia="zh-CN"/>
              </w:rPr>
            </w:pPr>
            <w:ins w:id="3176" w:author="LKY" w:date="2026-05-22T20:54:15Z">
              <w:r>
                <w:rPr>
                  <w:rFonts w:hint="eastAsia" w:ascii="Times New Roman" w:hAnsi="Times New Roman"/>
                  <w:vertAlign w:val="baseline"/>
                  <w:lang w:val="en-US" w:eastAsia="zh-CN"/>
                </w:rPr>
                <w:t>DI14</w:t>
              </w:r>
            </w:ins>
          </w:p>
        </w:tc>
        <w:tc>
          <w:tcPr>
            <w:tcW w:w="525" w:type="pct"/>
            <w:noWrap w:val="0"/>
            <w:vAlign w:val="top"/>
          </w:tcPr>
          <w:p w14:paraId="71441D3C">
            <w:pPr>
              <w:jc w:val="center"/>
              <w:rPr>
                <w:ins w:id="3177" w:author="LKY" w:date="2026-05-22T20:54:15Z"/>
                <w:rFonts w:hint="default" w:ascii="Times New Roman" w:hAnsi="Times New Roman"/>
                <w:vertAlign w:val="baseline"/>
                <w:lang w:val="en-US" w:eastAsia="zh-CN"/>
              </w:rPr>
            </w:pPr>
            <w:ins w:id="3178" w:author="LKY" w:date="2026-05-22T20:54:15Z">
              <w:r>
                <w:rPr>
                  <w:rFonts w:hint="eastAsia" w:ascii="Times New Roman" w:hAnsi="Times New Roman"/>
                  <w:vertAlign w:val="baseline"/>
                  <w:lang w:val="en-US" w:eastAsia="zh-CN"/>
                </w:rPr>
                <w:t>DI16</w:t>
              </w:r>
            </w:ins>
          </w:p>
        </w:tc>
        <w:tc>
          <w:tcPr>
            <w:tcW w:w="412" w:type="pct"/>
            <w:noWrap w:val="0"/>
            <w:vAlign w:val="top"/>
          </w:tcPr>
          <w:p w14:paraId="1A3C33B0">
            <w:pPr>
              <w:jc w:val="center"/>
              <w:rPr>
                <w:ins w:id="3179" w:author="LKY" w:date="2026-05-22T20:54:15Z"/>
                <w:rFonts w:hint="default" w:ascii="Times New Roman" w:hAnsi="Times New Roman"/>
                <w:vertAlign w:val="baseline"/>
                <w:lang w:val="en-US" w:eastAsia="zh-CN"/>
              </w:rPr>
            </w:pPr>
            <w:ins w:id="3180" w:author="LKY" w:date="2026-05-22T20:54:15Z">
              <w:r>
                <w:rPr>
                  <w:rFonts w:hint="eastAsia" w:ascii="Times New Roman" w:hAnsi="Times New Roman"/>
                  <w:vertAlign w:val="baseline"/>
                  <w:lang w:val="en-US" w:eastAsia="zh-CN"/>
                </w:rPr>
                <w:t>PE</w:t>
              </w:r>
            </w:ins>
          </w:p>
        </w:tc>
      </w:tr>
      <w:tr w14:paraId="4F642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81" w:author="LKY" w:date="2026-05-22T20:54:15Z"/>
        </w:trPr>
        <w:tc>
          <w:tcPr>
            <w:tcW w:w="639" w:type="pct"/>
            <w:noWrap w:val="0"/>
            <w:vAlign w:val="top"/>
          </w:tcPr>
          <w:p w14:paraId="3FDA32B8">
            <w:pPr>
              <w:jc w:val="center"/>
              <w:rPr>
                <w:ins w:id="3182" w:author="LKY" w:date="2026-05-22T20:54:15Z"/>
                <w:rFonts w:hint="default" w:ascii="Times New Roman" w:hAnsi="Times New Roman"/>
                <w:vertAlign w:val="baseline"/>
                <w:lang w:val="en-US" w:eastAsia="zh-CN"/>
              </w:rPr>
            </w:pPr>
            <w:ins w:id="3183" w:author="LKY" w:date="2026-05-22T20:54:15Z">
              <w:r>
                <w:rPr>
                  <w:rFonts w:hint="eastAsia" w:ascii="Times New Roman" w:hAnsi="Times New Roman"/>
                  <w:vertAlign w:val="baseline"/>
                  <w:lang w:val="en-US" w:eastAsia="zh-CN"/>
                </w:rPr>
                <w:t>端口号</w:t>
              </w:r>
            </w:ins>
          </w:p>
        </w:tc>
        <w:tc>
          <w:tcPr>
            <w:tcW w:w="489" w:type="pct"/>
            <w:noWrap w:val="0"/>
            <w:vAlign w:val="top"/>
          </w:tcPr>
          <w:p w14:paraId="18365C0C">
            <w:pPr>
              <w:jc w:val="center"/>
              <w:rPr>
                <w:ins w:id="3184" w:author="LKY" w:date="2026-05-22T20:54:15Z"/>
                <w:rFonts w:hint="default" w:ascii="Times New Roman" w:hAnsi="Times New Roman"/>
                <w:vertAlign w:val="baseline"/>
                <w:lang w:val="en-US" w:eastAsia="zh-CN"/>
              </w:rPr>
            </w:pPr>
            <w:ins w:id="3185" w:author="LKY" w:date="2026-05-22T20:54:15Z">
              <w:r>
                <w:rPr>
                  <w:rFonts w:hint="eastAsia" w:ascii="Times New Roman" w:hAnsi="Times New Roman"/>
                  <w:vertAlign w:val="baseline"/>
                  <w:lang w:val="en-US" w:eastAsia="zh-CN"/>
                </w:rPr>
                <w:t>A1</w:t>
              </w:r>
            </w:ins>
          </w:p>
        </w:tc>
        <w:tc>
          <w:tcPr>
            <w:tcW w:w="483" w:type="pct"/>
            <w:noWrap w:val="0"/>
            <w:vAlign w:val="top"/>
          </w:tcPr>
          <w:p w14:paraId="6A9E0B25">
            <w:pPr>
              <w:jc w:val="center"/>
              <w:rPr>
                <w:ins w:id="3186" w:author="LKY" w:date="2026-05-22T20:54:15Z"/>
                <w:rFonts w:hint="default" w:ascii="Times New Roman" w:hAnsi="Times New Roman"/>
                <w:vertAlign w:val="baseline"/>
                <w:lang w:val="en-US" w:eastAsia="zh-CN"/>
              </w:rPr>
            </w:pPr>
            <w:ins w:id="3187" w:author="LKY" w:date="2026-05-22T20:54:15Z">
              <w:r>
                <w:rPr>
                  <w:rFonts w:hint="eastAsia" w:ascii="Times New Roman" w:hAnsi="Times New Roman"/>
                  <w:vertAlign w:val="baseline"/>
                  <w:lang w:val="en-US" w:eastAsia="zh-CN"/>
                </w:rPr>
                <w:t>A2</w:t>
              </w:r>
            </w:ins>
          </w:p>
        </w:tc>
        <w:tc>
          <w:tcPr>
            <w:tcW w:w="489" w:type="pct"/>
            <w:noWrap w:val="0"/>
            <w:vAlign w:val="top"/>
          </w:tcPr>
          <w:p w14:paraId="115AF11E">
            <w:pPr>
              <w:jc w:val="center"/>
              <w:rPr>
                <w:ins w:id="3188" w:author="LKY" w:date="2026-05-22T20:54:15Z"/>
                <w:rFonts w:hint="default" w:ascii="Times New Roman" w:hAnsi="Times New Roman"/>
                <w:vertAlign w:val="baseline"/>
                <w:lang w:val="en-US" w:eastAsia="zh-CN"/>
              </w:rPr>
            </w:pPr>
            <w:ins w:id="3189" w:author="LKY" w:date="2026-05-22T20:54:15Z">
              <w:r>
                <w:rPr>
                  <w:rFonts w:hint="eastAsia" w:ascii="Times New Roman" w:hAnsi="Times New Roman"/>
                  <w:vertAlign w:val="baseline"/>
                  <w:lang w:val="en-US" w:eastAsia="zh-CN"/>
                </w:rPr>
                <w:t>A3</w:t>
              </w:r>
            </w:ins>
          </w:p>
        </w:tc>
        <w:tc>
          <w:tcPr>
            <w:tcW w:w="489" w:type="pct"/>
            <w:noWrap w:val="0"/>
            <w:vAlign w:val="top"/>
          </w:tcPr>
          <w:p w14:paraId="1D521873">
            <w:pPr>
              <w:jc w:val="center"/>
              <w:rPr>
                <w:ins w:id="3190" w:author="LKY" w:date="2026-05-22T20:54:15Z"/>
                <w:rFonts w:hint="default" w:ascii="Times New Roman" w:hAnsi="Times New Roman"/>
                <w:vertAlign w:val="baseline"/>
                <w:lang w:val="en-US" w:eastAsia="zh-CN"/>
              </w:rPr>
            </w:pPr>
            <w:ins w:id="3191" w:author="LKY" w:date="2026-05-22T20:54:15Z">
              <w:r>
                <w:rPr>
                  <w:rFonts w:hint="eastAsia" w:ascii="Times New Roman" w:hAnsi="Times New Roman"/>
                  <w:vertAlign w:val="baseline"/>
                  <w:lang w:val="en-US" w:eastAsia="zh-CN"/>
                </w:rPr>
                <w:t>A4</w:t>
              </w:r>
            </w:ins>
          </w:p>
        </w:tc>
        <w:tc>
          <w:tcPr>
            <w:tcW w:w="489" w:type="pct"/>
            <w:noWrap w:val="0"/>
            <w:vAlign w:val="top"/>
          </w:tcPr>
          <w:p w14:paraId="6E64CD29">
            <w:pPr>
              <w:jc w:val="center"/>
              <w:rPr>
                <w:ins w:id="3192" w:author="LKY" w:date="2026-05-22T20:54:15Z"/>
                <w:rFonts w:hint="default" w:ascii="Times New Roman" w:hAnsi="Times New Roman"/>
                <w:vertAlign w:val="baseline"/>
                <w:lang w:val="en-US" w:eastAsia="zh-CN"/>
              </w:rPr>
            </w:pPr>
            <w:ins w:id="3193" w:author="LKY" w:date="2026-05-22T20:54:15Z">
              <w:r>
                <w:rPr>
                  <w:rFonts w:hint="eastAsia" w:ascii="Times New Roman" w:hAnsi="Times New Roman"/>
                  <w:vertAlign w:val="baseline"/>
                  <w:lang w:val="en-US" w:eastAsia="zh-CN"/>
                </w:rPr>
                <w:t>A5</w:t>
              </w:r>
            </w:ins>
          </w:p>
        </w:tc>
        <w:tc>
          <w:tcPr>
            <w:tcW w:w="489" w:type="pct"/>
            <w:noWrap w:val="0"/>
            <w:vAlign w:val="top"/>
          </w:tcPr>
          <w:p w14:paraId="71683DA5">
            <w:pPr>
              <w:jc w:val="center"/>
              <w:rPr>
                <w:ins w:id="3194" w:author="LKY" w:date="2026-05-22T20:54:15Z"/>
                <w:rFonts w:hint="default" w:ascii="Times New Roman" w:hAnsi="Times New Roman"/>
                <w:vertAlign w:val="baseline"/>
                <w:lang w:val="en-US" w:eastAsia="zh-CN"/>
              </w:rPr>
            </w:pPr>
            <w:ins w:id="3195" w:author="LKY" w:date="2026-05-22T20:54:15Z">
              <w:r>
                <w:rPr>
                  <w:rFonts w:hint="eastAsia" w:ascii="Times New Roman" w:hAnsi="Times New Roman"/>
                  <w:vertAlign w:val="baseline"/>
                  <w:lang w:val="en-US" w:eastAsia="zh-CN"/>
                </w:rPr>
                <w:t>A6</w:t>
              </w:r>
            </w:ins>
          </w:p>
        </w:tc>
        <w:tc>
          <w:tcPr>
            <w:tcW w:w="489" w:type="pct"/>
            <w:noWrap w:val="0"/>
            <w:vAlign w:val="top"/>
          </w:tcPr>
          <w:p w14:paraId="3608ECFF">
            <w:pPr>
              <w:jc w:val="center"/>
              <w:rPr>
                <w:ins w:id="3196" w:author="LKY" w:date="2026-05-22T20:54:15Z"/>
                <w:rFonts w:hint="default" w:ascii="Times New Roman" w:hAnsi="Times New Roman"/>
                <w:vertAlign w:val="baseline"/>
                <w:lang w:val="en-US" w:eastAsia="zh-CN"/>
              </w:rPr>
            </w:pPr>
            <w:ins w:id="3197" w:author="LKY" w:date="2026-05-22T20:54:15Z">
              <w:r>
                <w:rPr>
                  <w:rFonts w:hint="eastAsia" w:ascii="Times New Roman" w:hAnsi="Times New Roman"/>
                  <w:vertAlign w:val="baseline"/>
                  <w:lang w:val="en-US" w:eastAsia="zh-CN"/>
                </w:rPr>
                <w:t>A7</w:t>
              </w:r>
            </w:ins>
          </w:p>
        </w:tc>
        <w:tc>
          <w:tcPr>
            <w:tcW w:w="525" w:type="pct"/>
            <w:noWrap w:val="0"/>
            <w:vAlign w:val="top"/>
          </w:tcPr>
          <w:p w14:paraId="387B7869">
            <w:pPr>
              <w:jc w:val="center"/>
              <w:rPr>
                <w:ins w:id="3198" w:author="LKY" w:date="2026-05-22T20:54:15Z"/>
                <w:rFonts w:hint="default" w:ascii="Times New Roman" w:hAnsi="Times New Roman"/>
                <w:vertAlign w:val="baseline"/>
                <w:lang w:val="en-US" w:eastAsia="zh-CN"/>
              </w:rPr>
            </w:pPr>
            <w:ins w:id="3199" w:author="LKY" w:date="2026-05-22T20:54:15Z">
              <w:r>
                <w:rPr>
                  <w:rFonts w:hint="eastAsia" w:ascii="Times New Roman" w:hAnsi="Times New Roman"/>
                  <w:vertAlign w:val="baseline"/>
                  <w:lang w:val="en-US" w:eastAsia="zh-CN"/>
                </w:rPr>
                <w:t>A8</w:t>
              </w:r>
            </w:ins>
          </w:p>
        </w:tc>
        <w:tc>
          <w:tcPr>
            <w:tcW w:w="412" w:type="pct"/>
            <w:noWrap w:val="0"/>
            <w:vAlign w:val="top"/>
          </w:tcPr>
          <w:p w14:paraId="687B334D">
            <w:pPr>
              <w:jc w:val="center"/>
              <w:rPr>
                <w:ins w:id="3200" w:author="LKY" w:date="2026-05-22T20:54:15Z"/>
                <w:rFonts w:hint="default" w:ascii="Times New Roman" w:hAnsi="Times New Roman"/>
                <w:vertAlign w:val="baseline"/>
                <w:lang w:val="en-US" w:eastAsia="zh-CN"/>
              </w:rPr>
            </w:pPr>
            <w:ins w:id="3201" w:author="LKY" w:date="2026-05-22T20:54:15Z">
              <w:r>
                <w:rPr>
                  <w:rFonts w:hint="eastAsia" w:ascii="Times New Roman" w:hAnsi="Times New Roman"/>
                  <w:vertAlign w:val="baseline"/>
                  <w:lang w:val="en-US" w:eastAsia="zh-CN"/>
                </w:rPr>
                <w:t>A9</w:t>
              </w:r>
            </w:ins>
          </w:p>
        </w:tc>
      </w:tr>
      <w:tr w14:paraId="0A29E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02" w:author="LKY" w:date="2026-05-22T20:54:15Z"/>
        </w:trPr>
        <w:tc>
          <w:tcPr>
            <w:tcW w:w="639" w:type="pct"/>
            <w:noWrap w:val="0"/>
            <w:vAlign w:val="top"/>
          </w:tcPr>
          <w:p w14:paraId="634FDDBF">
            <w:pPr>
              <w:jc w:val="center"/>
              <w:rPr>
                <w:ins w:id="3203" w:author="LKY" w:date="2026-05-22T20:54:15Z"/>
                <w:rFonts w:hint="default" w:ascii="Times New Roman" w:hAnsi="Times New Roman"/>
                <w:vertAlign w:val="baseline"/>
                <w:lang w:val="en-US" w:eastAsia="zh-CN"/>
              </w:rPr>
            </w:pPr>
            <w:ins w:id="3204" w:author="LKY" w:date="2026-05-22T20:54:15Z">
              <w:r>
                <w:rPr>
                  <w:rFonts w:hint="eastAsia" w:ascii="Times New Roman" w:hAnsi="Times New Roman"/>
                  <w:vertAlign w:val="baseline"/>
                  <w:lang w:val="en-US" w:eastAsia="zh-CN"/>
                </w:rPr>
                <w:t>名称</w:t>
              </w:r>
            </w:ins>
          </w:p>
        </w:tc>
        <w:tc>
          <w:tcPr>
            <w:tcW w:w="489" w:type="pct"/>
            <w:noWrap w:val="0"/>
            <w:vAlign w:val="top"/>
          </w:tcPr>
          <w:p w14:paraId="4020C2F3">
            <w:pPr>
              <w:jc w:val="center"/>
              <w:rPr>
                <w:ins w:id="3205" w:author="LKY" w:date="2026-05-22T20:54:15Z"/>
                <w:rFonts w:hint="default" w:ascii="Times New Roman" w:hAnsi="Times New Roman"/>
                <w:vertAlign w:val="baseline"/>
                <w:lang w:val="en-US" w:eastAsia="zh-CN"/>
              </w:rPr>
            </w:pPr>
            <w:ins w:id="3206" w:author="LKY" w:date="2026-05-22T20:54:15Z">
              <w:r>
                <w:rPr>
                  <w:rFonts w:hint="eastAsia" w:ascii="Times New Roman" w:hAnsi="Times New Roman"/>
                  <w:vertAlign w:val="baseline"/>
                  <w:lang w:val="en-US" w:eastAsia="zh-CN"/>
                </w:rPr>
                <w:t>DI1</w:t>
              </w:r>
            </w:ins>
          </w:p>
        </w:tc>
        <w:tc>
          <w:tcPr>
            <w:tcW w:w="483" w:type="pct"/>
            <w:noWrap w:val="0"/>
            <w:vAlign w:val="top"/>
          </w:tcPr>
          <w:p w14:paraId="0C05B036">
            <w:pPr>
              <w:jc w:val="center"/>
              <w:rPr>
                <w:ins w:id="3207" w:author="LKY" w:date="2026-05-22T20:54:15Z"/>
                <w:rFonts w:hint="default" w:ascii="Times New Roman" w:hAnsi="Times New Roman"/>
                <w:vertAlign w:val="baseline"/>
                <w:lang w:val="en-US" w:eastAsia="zh-CN"/>
              </w:rPr>
            </w:pPr>
            <w:ins w:id="3208" w:author="LKY" w:date="2026-05-22T20:54:15Z">
              <w:r>
                <w:rPr>
                  <w:rFonts w:hint="eastAsia" w:ascii="Times New Roman" w:hAnsi="Times New Roman"/>
                  <w:vertAlign w:val="baseline"/>
                  <w:lang w:val="en-US" w:eastAsia="zh-CN"/>
                </w:rPr>
                <w:t>DI3</w:t>
              </w:r>
            </w:ins>
          </w:p>
        </w:tc>
        <w:tc>
          <w:tcPr>
            <w:tcW w:w="489" w:type="pct"/>
            <w:noWrap w:val="0"/>
            <w:vAlign w:val="top"/>
          </w:tcPr>
          <w:p w14:paraId="51ED30E9">
            <w:pPr>
              <w:jc w:val="center"/>
              <w:rPr>
                <w:ins w:id="3209" w:author="LKY" w:date="2026-05-22T20:54:15Z"/>
                <w:rFonts w:hint="default" w:ascii="Times New Roman" w:hAnsi="Times New Roman"/>
                <w:vertAlign w:val="baseline"/>
                <w:lang w:val="en-US" w:eastAsia="zh-CN"/>
              </w:rPr>
            </w:pPr>
            <w:ins w:id="3210" w:author="LKY" w:date="2026-05-22T20:54:15Z">
              <w:r>
                <w:rPr>
                  <w:rFonts w:hint="eastAsia" w:ascii="Times New Roman" w:hAnsi="Times New Roman"/>
                  <w:vertAlign w:val="baseline"/>
                  <w:lang w:val="en-US" w:eastAsia="zh-CN"/>
                </w:rPr>
                <w:t>DI5</w:t>
              </w:r>
            </w:ins>
          </w:p>
        </w:tc>
        <w:tc>
          <w:tcPr>
            <w:tcW w:w="489" w:type="pct"/>
            <w:noWrap w:val="0"/>
            <w:vAlign w:val="top"/>
          </w:tcPr>
          <w:p w14:paraId="590B1D82">
            <w:pPr>
              <w:jc w:val="center"/>
              <w:rPr>
                <w:ins w:id="3211" w:author="LKY" w:date="2026-05-22T20:54:15Z"/>
                <w:rFonts w:hint="default" w:ascii="Times New Roman" w:hAnsi="Times New Roman"/>
                <w:vertAlign w:val="baseline"/>
                <w:lang w:val="en-US" w:eastAsia="zh-CN"/>
              </w:rPr>
            </w:pPr>
            <w:ins w:id="3212" w:author="LKY" w:date="2026-05-22T20:54:15Z">
              <w:r>
                <w:rPr>
                  <w:rFonts w:hint="eastAsia" w:ascii="Times New Roman" w:hAnsi="Times New Roman"/>
                  <w:vertAlign w:val="baseline"/>
                  <w:lang w:val="en-US" w:eastAsia="zh-CN"/>
                </w:rPr>
                <w:t>DI7</w:t>
              </w:r>
            </w:ins>
          </w:p>
        </w:tc>
        <w:tc>
          <w:tcPr>
            <w:tcW w:w="489" w:type="pct"/>
            <w:noWrap w:val="0"/>
            <w:vAlign w:val="top"/>
          </w:tcPr>
          <w:p w14:paraId="22EEDF54">
            <w:pPr>
              <w:jc w:val="center"/>
              <w:rPr>
                <w:ins w:id="3213" w:author="LKY" w:date="2026-05-22T20:54:15Z"/>
                <w:rFonts w:hint="default" w:ascii="Times New Roman" w:hAnsi="Times New Roman"/>
                <w:vertAlign w:val="baseline"/>
                <w:lang w:val="en-US" w:eastAsia="zh-CN"/>
              </w:rPr>
            </w:pPr>
            <w:ins w:id="3214" w:author="LKY" w:date="2026-05-22T20:54:15Z">
              <w:r>
                <w:rPr>
                  <w:rFonts w:hint="eastAsia" w:ascii="Times New Roman" w:hAnsi="Times New Roman"/>
                  <w:vertAlign w:val="baseline"/>
                  <w:lang w:val="en-US" w:eastAsia="zh-CN"/>
                </w:rPr>
                <w:t>DI9</w:t>
              </w:r>
            </w:ins>
          </w:p>
        </w:tc>
        <w:tc>
          <w:tcPr>
            <w:tcW w:w="489" w:type="pct"/>
            <w:noWrap w:val="0"/>
            <w:vAlign w:val="top"/>
          </w:tcPr>
          <w:p w14:paraId="5773CA70">
            <w:pPr>
              <w:jc w:val="center"/>
              <w:rPr>
                <w:ins w:id="3215" w:author="LKY" w:date="2026-05-22T20:54:15Z"/>
                <w:rFonts w:hint="default" w:ascii="Times New Roman" w:hAnsi="Times New Roman"/>
                <w:vertAlign w:val="baseline"/>
                <w:lang w:val="en-US" w:eastAsia="zh-CN"/>
              </w:rPr>
            </w:pPr>
            <w:ins w:id="3216" w:author="LKY" w:date="2026-05-22T20:54:15Z">
              <w:r>
                <w:rPr>
                  <w:rFonts w:hint="eastAsia" w:ascii="Times New Roman" w:hAnsi="Times New Roman"/>
                  <w:vertAlign w:val="baseline"/>
                  <w:lang w:val="en-US" w:eastAsia="zh-CN"/>
                </w:rPr>
                <w:t>DI11</w:t>
              </w:r>
            </w:ins>
          </w:p>
        </w:tc>
        <w:tc>
          <w:tcPr>
            <w:tcW w:w="489" w:type="pct"/>
            <w:noWrap w:val="0"/>
            <w:vAlign w:val="top"/>
          </w:tcPr>
          <w:p w14:paraId="3D017ABC">
            <w:pPr>
              <w:jc w:val="center"/>
              <w:rPr>
                <w:ins w:id="3217" w:author="LKY" w:date="2026-05-22T20:54:15Z"/>
                <w:rFonts w:hint="default" w:ascii="Times New Roman" w:hAnsi="Times New Roman"/>
                <w:vertAlign w:val="baseline"/>
                <w:lang w:val="en-US" w:eastAsia="zh-CN"/>
              </w:rPr>
            </w:pPr>
            <w:ins w:id="3218" w:author="LKY" w:date="2026-05-22T20:54:15Z">
              <w:r>
                <w:rPr>
                  <w:rFonts w:hint="eastAsia" w:ascii="Times New Roman" w:hAnsi="Times New Roman"/>
                  <w:vertAlign w:val="baseline"/>
                  <w:lang w:val="en-US" w:eastAsia="zh-CN"/>
                </w:rPr>
                <w:t>DI13</w:t>
              </w:r>
            </w:ins>
          </w:p>
        </w:tc>
        <w:tc>
          <w:tcPr>
            <w:tcW w:w="525" w:type="pct"/>
            <w:noWrap w:val="0"/>
            <w:vAlign w:val="top"/>
          </w:tcPr>
          <w:p w14:paraId="47732252">
            <w:pPr>
              <w:jc w:val="center"/>
              <w:rPr>
                <w:ins w:id="3219" w:author="LKY" w:date="2026-05-22T20:54:15Z"/>
                <w:rFonts w:hint="default" w:ascii="Times New Roman" w:hAnsi="Times New Roman"/>
                <w:vertAlign w:val="baseline"/>
                <w:lang w:val="en-US" w:eastAsia="zh-CN"/>
              </w:rPr>
            </w:pPr>
            <w:ins w:id="3220" w:author="LKY" w:date="2026-05-22T20:54:15Z">
              <w:r>
                <w:rPr>
                  <w:rFonts w:hint="eastAsia" w:ascii="Times New Roman" w:hAnsi="Times New Roman"/>
                  <w:vertAlign w:val="baseline"/>
                  <w:lang w:val="en-US" w:eastAsia="zh-CN"/>
                </w:rPr>
                <w:t>DI15</w:t>
              </w:r>
            </w:ins>
          </w:p>
        </w:tc>
        <w:tc>
          <w:tcPr>
            <w:tcW w:w="412" w:type="pct"/>
            <w:noWrap w:val="0"/>
            <w:vAlign w:val="top"/>
          </w:tcPr>
          <w:p w14:paraId="2A6AEC55">
            <w:pPr>
              <w:jc w:val="center"/>
              <w:rPr>
                <w:ins w:id="3221" w:author="LKY" w:date="2026-05-22T20:54:15Z"/>
                <w:rFonts w:hint="default" w:ascii="Times New Roman" w:hAnsi="Times New Roman"/>
                <w:vertAlign w:val="baseline"/>
                <w:lang w:val="en-US" w:eastAsia="zh-CN"/>
              </w:rPr>
            </w:pPr>
            <w:ins w:id="3222" w:author="LKY" w:date="2026-05-22T20:54:15Z">
              <w:r>
                <w:rPr>
                  <w:rFonts w:hint="eastAsia" w:ascii="Times New Roman" w:hAnsi="Times New Roman"/>
                  <w:vertAlign w:val="baseline"/>
                  <w:lang w:val="en-US" w:eastAsia="zh-CN"/>
                </w:rPr>
                <w:t>COM</w:t>
              </w:r>
            </w:ins>
          </w:p>
        </w:tc>
      </w:tr>
    </w:tbl>
    <w:p w14:paraId="5F210663">
      <w:pPr>
        <w:rPr>
          <w:ins w:id="3223" w:author="LKY" w:date="2026-05-22T20:54:15Z"/>
          <w:rFonts w:hint="default" w:asciiTheme="minorHAnsi" w:hAnsiTheme="minorHAnsi"/>
          <w:b w:val="0"/>
          <w:bCs w:val="0"/>
          <w:sz w:val="21"/>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5"/>
        <w:gridCol w:w="831"/>
        <w:gridCol w:w="822"/>
        <w:gridCol w:w="832"/>
        <w:gridCol w:w="832"/>
        <w:gridCol w:w="832"/>
        <w:gridCol w:w="832"/>
        <w:gridCol w:w="832"/>
        <w:gridCol w:w="895"/>
        <w:gridCol w:w="729"/>
      </w:tblGrid>
      <w:tr w14:paraId="226D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24" w:author="LKY" w:date="2026-05-22T20:54:15Z"/>
        </w:trPr>
        <w:tc>
          <w:tcPr>
            <w:tcW w:w="5000" w:type="pct"/>
            <w:gridSpan w:val="10"/>
            <w:tcBorders>
              <w:top w:val="single" w:color="auto" w:sz="4" w:space="0"/>
            </w:tcBorders>
            <w:noWrap w:val="0"/>
            <w:vAlign w:val="top"/>
          </w:tcPr>
          <w:p w14:paraId="76119C05">
            <w:pPr>
              <w:jc w:val="center"/>
              <w:rPr>
                <w:ins w:id="3225" w:author="LKY" w:date="2026-05-22T20:54:15Z"/>
                <w:rFonts w:hint="eastAsia" w:ascii="Times New Roman" w:hAnsi="Times New Roman"/>
                <w:vertAlign w:val="baseline"/>
                <w:lang w:val="en-US" w:eastAsia="zh-CN"/>
              </w:rPr>
            </w:pPr>
            <w:ins w:id="3226" w:author="LKY" w:date="2026-05-22T20:54:15Z">
              <w:r>
                <w:rPr>
                  <w:rFonts w:hint="eastAsia" w:ascii="Times New Roman" w:hAnsi="Times New Roman"/>
                  <w:vertAlign w:val="baseline"/>
                  <w:lang w:val="en-US" w:eastAsia="zh-CN"/>
                </w:rPr>
                <w:t>N1321/N1322/N1323模块</w:t>
              </w:r>
            </w:ins>
          </w:p>
        </w:tc>
      </w:tr>
      <w:tr w14:paraId="7A61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27" w:author="LKY" w:date="2026-05-22T20:54:15Z"/>
        </w:trPr>
        <w:tc>
          <w:tcPr>
            <w:tcW w:w="637" w:type="pct"/>
            <w:tcBorders>
              <w:top w:val="single" w:color="auto" w:sz="4" w:space="0"/>
            </w:tcBorders>
            <w:noWrap w:val="0"/>
            <w:vAlign w:val="top"/>
          </w:tcPr>
          <w:p w14:paraId="566DE4F8">
            <w:pPr>
              <w:jc w:val="center"/>
              <w:rPr>
                <w:ins w:id="3228" w:author="LKY" w:date="2026-05-22T20:54:15Z"/>
                <w:rFonts w:hint="default" w:ascii="Times New Roman" w:hAnsi="Times New Roman"/>
                <w:vertAlign w:val="baseline"/>
                <w:lang w:val="en-US" w:eastAsia="zh-CN"/>
              </w:rPr>
            </w:pPr>
            <w:ins w:id="3229" w:author="LKY" w:date="2026-05-22T20:54:15Z">
              <w:r>
                <w:rPr>
                  <w:rFonts w:hint="eastAsia" w:ascii="Times New Roman" w:hAnsi="Times New Roman"/>
                  <w:vertAlign w:val="baseline"/>
                  <w:lang w:val="en-US" w:eastAsia="zh-CN"/>
                </w:rPr>
                <w:t>端口号</w:t>
              </w:r>
            </w:ins>
          </w:p>
        </w:tc>
        <w:tc>
          <w:tcPr>
            <w:tcW w:w="488" w:type="pct"/>
            <w:tcBorders>
              <w:top w:val="single" w:color="auto" w:sz="4" w:space="0"/>
            </w:tcBorders>
            <w:noWrap w:val="0"/>
            <w:vAlign w:val="top"/>
          </w:tcPr>
          <w:p w14:paraId="1766B281">
            <w:pPr>
              <w:jc w:val="center"/>
              <w:rPr>
                <w:ins w:id="3230" w:author="LKY" w:date="2026-05-22T20:54:15Z"/>
                <w:rFonts w:hint="default" w:ascii="Times New Roman" w:hAnsi="Times New Roman" w:eastAsiaTheme="minorEastAsia" w:cstheme="minorBidi"/>
                <w:kern w:val="2"/>
                <w:sz w:val="21"/>
                <w:szCs w:val="24"/>
                <w:vertAlign w:val="baseline"/>
                <w:lang w:val="en-US" w:eastAsia="zh-CN" w:bidi="ar-SA"/>
              </w:rPr>
            </w:pPr>
            <w:ins w:id="3231" w:author="LKY" w:date="2026-05-22T20:54:15Z">
              <w:r>
                <w:rPr>
                  <w:rFonts w:hint="eastAsia" w:ascii="Times New Roman" w:hAnsi="Times New Roman" w:cstheme="minorBidi"/>
                  <w:kern w:val="2"/>
                  <w:sz w:val="21"/>
                  <w:szCs w:val="24"/>
                  <w:vertAlign w:val="baseline"/>
                  <w:lang w:val="en-US" w:eastAsia="zh-CN" w:bidi="ar-SA"/>
                </w:rPr>
                <w:t>B1</w:t>
              </w:r>
            </w:ins>
          </w:p>
        </w:tc>
        <w:tc>
          <w:tcPr>
            <w:tcW w:w="482" w:type="pct"/>
            <w:tcBorders>
              <w:top w:val="single" w:color="auto" w:sz="4" w:space="0"/>
            </w:tcBorders>
            <w:noWrap w:val="0"/>
            <w:vAlign w:val="top"/>
          </w:tcPr>
          <w:p w14:paraId="7A3C8AF3">
            <w:pPr>
              <w:jc w:val="center"/>
              <w:rPr>
                <w:ins w:id="3232" w:author="LKY" w:date="2026-05-22T20:54:15Z"/>
                <w:rFonts w:hint="default" w:ascii="Times New Roman" w:hAnsi="Times New Roman" w:eastAsiaTheme="minorEastAsia" w:cstheme="minorBidi"/>
                <w:kern w:val="2"/>
                <w:sz w:val="21"/>
                <w:szCs w:val="24"/>
                <w:vertAlign w:val="baseline"/>
                <w:lang w:val="en-US" w:eastAsia="zh-CN" w:bidi="ar-SA"/>
              </w:rPr>
            </w:pPr>
            <w:ins w:id="3233" w:author="LKY" w:date="2026-05-22T20:54:15Z">
              <w:r>
                <w:rPr>
                  <w:rFonts w:hint="eastAsia" w:ascii="Times New Roman" w:hAnsi="Times New Roman" w:cstheme="minorBidi"/>
                  <w:kern w:val="2"/>
                  <w:sz w:val="21"/>
                  <w:szCs w:val="24"/>
                  <w:vertAlign w:val="baseline"/>
                  <w:lang w:val="en-US" w:eastAsia="zh-CN" w:bidi="ar-SA"/>
                </w:rPr>
                <w:t>B2</w:t>
              </w:r>
            </w:ins>
          </w:p>
        </w:tc>
        <w:tc>
          <w:tcPr>
            <w:tcW w:w="488" w:type="pct"/>
            <w:tcBorders>
              <w:top w:val="single" w:color="auto" w:sz="4" w:space="0"/>
            </w:tcBorders>
            <w:noWrap w:val="0"/>
            <w:vAlign w:val="top"/>
          </w:tcPr>
          <w:p w14:paraId="7D380EE6">
            <w:pPr>
              <w:jc w:val="center"/>
              <w:rPr>
                <w:ins w:id="3234" w:author="LKY" w:date="2026-05-22T20:54:15Z"/>
                <w:rFonts w:hint="default" w:ascii="Times New Roman" w:hAnsi="Times New Roman" w:eastAsiaTheme="minorEastAsia" w:cstheme="minorBidi"/>
                <w:kern w:val="2"/>
                <w:sz w:val="21"/>
                <w:szCs w:val="24"/>
                <w:vertAlign w:val="baseline"/>
                <w:lang w:val="en-US" w:eastAsia="zh-CN" w:bidi="ar-SA"/>
              </w:rPr>
            </w:pPr>
            <w:ins w:id="3235" w:author="LKY" w:date="2026-05-22T20:54:15Z">
              <w:r>
                <w:rPr>
                  <w:rFonts w:hint="eastAsia" w:ascii="Times New Roman" w:hAnsi="Times New Roman" w:cstheme="minorBidi"/>
                  <w:kern w:val="2"/>
                  <w:sz w:val="21"/>
                  <w:szCs w:val="24"/>
                  <w:vertAlign w:val="baseline"/>
                  <w:lang w:val="en-US" w:eastAsia="zh-CN" w:bidi="ar-SA"/>
                </w:rPr>
                <w:t>B3</w:t>
              </w:r>
            </w:ins>
          </w:p>
        </w:tc>
        <w:tc>
          <w:tcPr>
            <w:tcW w:w="488" w:type="pct"/>
            <w:tcBorders>
              <w:top w:val="single" w:color="auto" w:sz="4" w:space="0"/>
            </w:tcBorders>
            <w:noWrap w:val="0"/>
            <w:vAlign w:val="top"/>
          </w:tcPr>
          <w:p w14:paraId="454EB940">
            <w:pPr>
              <w:jc w:val="center"/>
              <w:rPr>
                <w:ins w:id="3236" w:author="LKY" w:date="2026-05-22T20:54:15Z"/>
                <w:rFonts w:hint="default" w:ascii="Times New Roman" w:hAnsi="Times New Roman" w:eastAsiaTheme="minorEastAsia" w:cstheme="minorBidi"/>
                <w:kern w:val="2"/>
                <w:sz w:val="21"/>
                <w:szCs w:val="24"/>
                <w:vertAlign w:val="baseline"/>
                <w:lang w:val="en-US" w:eastAsia="zh-CN" w:bidi="ar-SA"/>
              </w:rPr>
            </w:pPr>
            <w:ins w:id="3237" w:author="LKY" w:date="2026-05-22T20:54:15Z">
              <w:r>
                <w:rPr>
                  <w:rFonts w:hint="eastAsia" w:ascii="Times New Roman" w:hAnsi="Times New Roman" w:cstheme="minorBidi"/>
                  <w:kern w:val="2"/>
                  <w:sz w:val="21"/>
                  <w:szCs w:val="24"/>
                  <w:vertAlign w:val="baseline"/>
                  <w:lang w:val="en-US" w:eastAsia="zh-CN" w:bidi="ar-SA"/>
                </w:rPr>
                <w:t>B4</w:t>
              </w:r>
            </w:ins>
          </w:p>
        </w:tc>
        <w:tc>
          <w:tcPr>
            <w:tcW w:w="488" w:type="pct"/>
            <w:tcBorders>
              <w:top w:val="single" w:color="auto" w:sz="4" w:space="0"/>
            </w:tcBorders>
            <w:noWrap w:val="0"/>
            <w:vAlign w:val="top"/>
          </w:tcPr>
          <w:p w14:paraId="0D672FCD">
            <w:pPr>
              <w:jc w:val="center"/>
              <w:rPr>
                <w:ins w:id="3238" w:author="LKY" w:date="2026-05-22T20:54:15Z"/>
                <w:rFonts w:hint="default" w:ascii="Times New Roman" w:hAnsi="Times New Roman" w:eastAsiaTheme="minorEastAsia" w:cstheme="minorBidi"/>
                <w:kern w:val="2"/>
                <w:sz w:val="21"/>
                <w:szCs w:val="24"/>
                <w:vertAlign w:val="baseline"/>
                <w:lang w:val="en-US" w:eastAsia="zh-CN" w:bidi="ar-SA"/>
              </w:rPr>
            </w:pPr>
            <w:ins w:id="3239" w:author="LKY" w:date="2026-05-22T20:54:15Z">
              <w:r>
                <w:rPr>
                  <w:rFonts w:hint="eastAsia" w:ascii="Times New Roman" w:hAnsi="Times New Roman" w:cstheme="minorBidi"/>
                  <w:kern w:val="2"/>
                  <w:sz w:val="21"/>
                  <w:szCs w:val="24"/>
                  <w:vertAlign w:val="baseline"/>
                  <w:lang w:val="en-US" w:eastAsia="zh-CN" w:bidi="ar-SA"/>
                </w:rPr>
                <w:t>B5</w:t>
              </w:r>
            </w:ins>
          </w:p>
        </w:tc>
        <w:tc>
          <w:tcPr>
            <w:tcW w:w="488" w:type="pct"/>
            <w:tcBorders>
              <w:top w:val="single" w:color="auto" w:sz="4" w:space="0"/>
            </w:tcBorders>
            <w:noWrap w:val="0"/>
            <w:vAlign w:val="top"/>
          </w:tcPr>
          <w:p w14:paraId="5C8AF274">
            <w:pPr>
              <w:jc w:val="center"/>
              <w:rPr>
                <w:ins w:id="3240" w:author="LKY" w:date="2026-05-22T20:54:15Z"/>
                <w:rFonts w:hint="default" w:ascii="Times New Roman" w:hAnsi="Times New Roman" w:eastAsiaTheme="minorEastAsia" w:cstheme="minorBidi"/>
                <w:kern w:val="2"/>
                <w:sz w:val="21"/>
                <w:szCs w:val="24"/>
                <w:vertAlign w:val="baseline"/>
                <w:lang w:val="en-US" w:eastAsia="zh-CN" w:bidi="ar-SA"/>
              </w:rPr>
            </w:pPr>
            <w:ins w:id="3241" w:author="LKY" w:date="2026-05-22T20:54:15Z">
              <w:r>
                <w:rPr>
                  <w:rFonts w:hint="eastAsia" w:ascii="Times New Roman" w:hAnsi="Times New Roman" w:cstheme="minorBidi"/>
                  <w:kern w:val="2"/>
                  <w:sz w:val="21"/>
                  <w:szCs w:val="24"/>
                  <w:vertAlign w:val="baseline"/>
                  <w:lang w:val="en-US" w:eastAsia="zh-CN" w:bidi="ar-SA"/>
                </w:rPr>
                <w:t>B6</w:t>
              </w:r>
            </w:ins>
          </w:p>
        </w:tc>
        <w:tc>
          <w:tcPr>
            <w:tcW w:w="488" w:type="pct"/>
            <w:tcBorders>
              <w:top w:val="single" w:color="auto" w:sz="4" w:space="0"/>
            </w:tcBorders>
            <w:noWrap w:val="0"/>
            <w:vAlign w:val="top"/>
          </w:tcPr>
          <w:p w14:paraId="7316E652">
            <w:pPr>
              <w:jc w:val="center"/>
              <w:rPr>
                <w:ins w:id="3242" w:author="LKY" w:date="2026-05-22T20:54:15Z"/>
                <w:rFonts w:hint="default" w:ascii="Times New Roman" w:hAnsi="Times New Roman"/>
                <w:vertAlign w:val="baseline"/>
                <w:lang w:val="en-US" w:eastAsia="zh-CN"/>
              </w:rPr>
            </w:pPr>
            <w:ins w:id="3243" w:author="LKY" w:date="2026-05-22T20:54:15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63C64671">
            <w:pPr>
              <w:jc w:val="center"/>
              <w:rPr>
                <w:ins w:id="3244" w:author="LKY" w:date="2026-05-22T20:54:15Z"/>
                <w:rFonts w:hint="default" w:ascii="Times New Roman" w:hAnsi="Times New Roman"/>
                <w:vertAlign w:val="baseline"/>
                <w:lang w:val="en-US" w:eastAsia="zh-CN"/>
              </w:rPr>
            </w:pPr>
            <w:ins w:id="3245" w:author="LKY" w:date="2026-05-22T20:54:15Z">
              <w:r>
                <w:rPr>
                  <w:rFonts w:hint="eastAsia" w:ascii="Times New Roman" w:hAnsi="Times New Roman"/>
                  <w:vertAlign w:val="baseline"/>
                  <w:lang w:val="en-US" w:eastAsia="zh-CN"/>
                </w:rPr>
                <w:t>B8</w:t>
              </w:r>
            </w:ins>
          </w:p>
        </w:tc>
        <w:tc>
          <w:tcPr>
            <w:tcW w:w="425" w:type="pct"/>
            <w:tcBorders>
              <w:top w:val="single" w:color="auto" w:sz="4" w:space="0"/>
            </w:tcBorders>
            <w:noWrap w:val="0"/>
            <w:vAlign w:val="top"/>
          </w:tcPr>
          <w:p w14:paraId="07570D9F">
            <w:pPr>
              <w:jc w:val="center"/>
              <w:rPr>
                <w:ins w:id="3246" w:author="LKY" w:date="2026-05-22T20:54:15Z"/>
                <w:rFonts w:hint="default" w:ascii="Times New Roman" w:hAnsi="Times New Roman"/>
                <w:vertAlign w:val="baseline"/>
                <w:lang w:val="en-US" w:eastAsia="zh-CN"/>
              </w:rPr>
            </w:pPr>
            <w:ins w:id="3247" w:author="LKY" w:date="2026-05-22T20:54:15Z">
              <w:r>
                <w:rPr>
                  <w:rFonts w:hint="eastAsia" w:ascii="Times New Roman" w:hAnsi="Times New Roman"/>
                  <w:vertAlign w:val="baseline"/>
                  <w:lang w:val="en-US" w:eastAsia="zh-CN"/>
                </w:rPr>
                <w:t>B9</w:t>
              </w:r>
            </w:ins>
          </w:p>
        </w:tc>
      </w:tr>
      <w:tr w14:paraId="7E04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48" w:author="LKY" w:date="2026-05-22T20:54:15Z"/>
        </w:trPr>
        <w:tc>
          <w:tcPr>
            <w:tcW w:w="637" w:type="pct"/>
            <w:noWrap w:val="0"/>
            <w:vAlign w:val="top"/>
          </w:tcPr>
          <w:p w14:paraId="3EEF22ED">
            <w:pPr>
              <w:jc w:val="center"/>
              <w:rPr>
                <w:ins w:id="3249" w:author="LKY" w:date="2026-05-22T20:54:15Z"/>
                <w:rFonts w:hint="default" w:ascii="Times New Roman" w:hAnsi="Times New Roman"/>
                <w:vertAlign w:val="baseline"/>
                <w:lang w:val="en-US" w:eastAsia="zh-CN"/>
              </w:rPr>
            </w:pPr>
            <w:ins w:id="3250" w:author="LKY" w:date="2026-05-22T20:54:15Z">
              <w:r>
                <w:rPr>
                  <w:rFonts w:hint="eastAsia" w:ascii="Times New Roman" w:hAnsi="Times New Roman"/>
                  <w:vertAlign w:val="baseline"/>
                  <w:lang w:val="en-US" w:eastAsia="zh-CN"/>
                </w:rPr>
                <w:t>名称</w:t>
              </w:r>
            </w:ins>
          </w:p>
        </w:tc>
        <w:tc>
          <w:tcPr>
            <w:tcW w:w="488" w:type="pct"/>
            <w:noWrap w:val="0"/>
            <w:vAlign w:val="top"/>
          </w:tcPr>
          <w:p w14:paraId="2318C21D">
            <w:pPr>
              <w:jc w:val="center"/>
              <w:rPr>
                <w:ins w:id="3251" w:author="LKY" w:date="2026-05-22T20:54:15Z"/>
                <w:rFonts w:hint="default" w:ascii="Times New Roman" w:hAnsi="Times New Roman"/>
                <w:vertAlign w:val="baseline"/>
                <w:lang w:val="en-US" w:eastAsia="zh-CN"/>
              </w:rPr>
            </w:pPr>
            <w:ins w:id="3252" w:author="LKY" w:date="2026-05-22T20:54:15Z">
              <w:r>
                <w:rPr>
                  <w:rFonts w:hint="eastAsia" w:ascii="Times New Roman" w:hAnsi="Times New Roman"/>
                  <w:vertAlign w:val="baseline"/>
                  <w:lang w:val="en-US" w:eastAsia="zh-CN"/>
                </w:rPr>
                <w:t>DI17</w:t>
              </w:r>
            </w:ins>
          </w:p>
        </w:tc>
        <w:tc>
          <w:tcPr>
            <w:tcW w:w="482" w:type="pct"/>
            <w:noWrap w:val="0"/>
            <w:vAlign w:val="top"/>
          </w:tcPr>
          <w:p w14:paraId="2F27614E">
            <w:pPr>
              <w:jc w:val="center"/>
              <w:rPr>
                <w:ins w:id="3253" w:author="LKY" w:date="2026-05-22T20:54:15Z"/>
                <w:rFonts w:hint="default" w:ascii="Times New Roman" w:hAnsi="Times New Roman"/>
                <w:vertAlign w:val="baseline"/>
                <w:lang w:val="en-US" w:eastAsia="zh-CN"/>
              </w:rPr>
            </w:pPr>
            <w:ins w:id="3254" w:author="LKY" w:date="2026-05-22T20:54:15Z">
              <w:r>
                <w:rPr>
                  <w:rFonts w:hint="eastAsia" w:ascii="Times New Roman" w:hAnsi="Times New Roman"/>
                  <w:vertAlign w:val="baseline"/>
                  <w:lang w:val="en-US" w:eastAsia="zh-CN"/>
                </w:rPr>
                <w:t>DI19</w:t>
              </w:r>
            </w:ins>
          </w:p>
        </w:tc>
        <w:tc>
          <w:tcPr>
            <w:tcW w:w="488" w:type="pct"/>
            <w:noWrap w:val="0"/>
            <w:vAlign w:val="top"/>
          </w:tcPr>
          <w:p w14:paraId="2C80898F">
            <w:pPr>
              <w:jc w:val="center"/>
              <w:rPr>
                <w:ins w:id="3255" w:author="LKY" w:date="2026-05-22T20:54:15Z"/>
                <w:rFonts w:hint="default" w:ascii="Times New Roman" w:hAnsi="Times New Roman" w:eastAsiaTheme="minorEastAsia" w:cstheme="minorBidi"/>
                <w:kern w:val="2"/>
                <w:sz w:val="21"/>
                <w:szCs w:val="24"/>
                <w:vertAlign w:val="baseline"/>
                <w:lang w:val="en-US" w:eastAsia="zh-CN" w:bidi="ar-SA"/>
              </w:rPr>
            </w:pPr>
            <w:ins w:id="3256" w:author="LKY" w:date="2026-05-22T20:54:15Z">
              <w:r>
                <w:rPr>
                  <w:rFonts w:hint="eastAsia" w:ascii="Times New Roman" w:hAnsi="Times New Roman" w:cstheme="minorBidi"/>
                  <w:kern w:val="2"/>
                  <w:sz w:val="21"/>
                  <w:szCs w:val="24"/>
                  <w:vertAlign w:val="baseline"/>
                  <w:lang w:val="en-US" w:eastAsia="zh-CN" w:bidi="ar-SA"/>
                </w:rPr>
                <w:t>DI21</w:t>
              </w:r>
            </w:ins>
          </w:p>
        </w:tc>
        <w:tc>
          <w:tcPr>
            <w:tcW w:w="488" w:type="pct"/>
            <w:noWrap w:val="0"/>
            <w:vAlign w:val="top"/>
          </w:tcPr>
          <w:p w14:paraId="50C83267">
            <w:pPr>
              <w:jc w:val="center"/>
              <w:rPr>
                <w:ins w:id="3257" w:author="LKY" w:date="2026-05-22T20:54:15Z"/>
                <w:rFonts w:hint="default" w:ascii="Times New Roman" w:hAnsi="Times New Roman" w:eastAsiaTheme="minorEastAsia" w:cstheme="minorBidi"/>
                <w:kern w:val="2"/>
                <w:sz w:val="21"/>
                <w:szCs w:val="24"/>
                <w:vertAlign w:val="baseline"/>
                <w:lang w:val="en-US" w:eastAsia="zh-CN" w:bidi="ar-SA"/>
              </w:rPr>
            </w:pPr>
            <w:ins w:id="3258" w:author="LKY" w:date="2026-05-22T20:54:15Z">
              <w:r>
                <w:rPr>
                  <w:rFonts w:hint="eastAsia" w:ascii="Times New Roman" w:hAnsi="Times New Roman" w:cstheme="minorBidi"/>
                  <w:kern w:val="2"/>
                  <w:sz w:val="21"/>
                  <w:szCs w:val="24"/>
                  <w:vertAlign w:val="baseline"/>
                  <w:lang w:val="en-US" w:eastAsia="zh-CN" w:bidi="ar-SA"/>
                </w:rPr>
                <w:t>DI23</w:t>
              </w:r>
            </w:ins>
          </w:p>
        </w:tc>
        <w:tc>
          <w:tcPr>
            <w:tcW w:w="488" w:type="pct"/>
            <w:noWrap w:val="0"/>
            <w:vAlign w:val="top"/>
          </w:tcPr>
          <w:p w14:paraId="210C48F2">
            <w:pPr>
              <w:jc w:val="center"/>
              <w:rPr>
                <w:ins w:id="3259" w:author="LKY" w:date="2026-05-22T20:54:15Z"/>
                <w:rFonts w:hint="default" w:ascii="Times New Roman" w:hAnsi="Times New Roman"/>
                <w:vertAlign w:val="baseline"/>
                <w:lang w:val="en-US" w:eastAsia="zh-CN"/>
              </w:rPr>
            </w:pPr>
            <w:ins w:id="3260" w:author="LKY" w:date="2026-05-22T20:54:15Z">
              <w:r>
                <w:rPr>
                  <w:rFonts w:hint="eastAsia" w:ascii="Times New Roman" w:hAnsi="Times New Roman"/>
                  <w:vertAlign w:val="baseline"/>
                  <w:lang w:val="en-US" w:eastAsia="zh-CN"/>
                </w:rPr>
                <w:t>DI25</w:t>
              </w:r>
            </w:ins>
          </w:p>
        </w:tc>
        <w:tc>
          <w:tcPr>
            <w:tcW w:w="488" w:type="pct"/>
            <w:noWrap w:val="0"/>
            <w:vAlign w:val="top"/>
          </w:tcPr>
          <w:p w14:paraId="390F3F72">
            <w:pPr>
              <w:jc w:val="center"/>
              <w:rPr>
                <w:ins w:id="3261" w:author="LKY" w:date="2026-05-22T20:54:15Z"/>
                <w:rFonts w:hint="default" w:ascii="Times New Roman" w:hAnsi="Times New Roman"/>
                <w:vertAlign w:val="baseline"/>
                <w:lang w:val="en-US" w:eastAsia="zh-CN"/>
              </w:rPr>
            </w:pPr>
            <w:ins w:id="3262" w:author="LKY" w:date="2026-05-22T20:54:15Z">
              <w:r>
                <w:rPr>
                  <w:rFonts w:hint="eastAsia" w:ascii="Times New Roman" w:hAnsi="Times New Roman"/>
                  <w:vertAlign w:val="baseline"/>
                  <w:lang w:val="en-US" w:eastAsia="zh-CN"/>
                </w:rPr>
                <w:t>DI27</w:t>
              </w:r>
            </w:ins>
          </w:p>
        </w:tc>
        <w:tc>
          <w:tcPr>
            <w:tcW w:w="488" w:type="pct"/>
            <w:noWrap w:val="0"/>
            <w:vAlign w:val="top"/>
          </w:tcPr>
          <w:p w14:paraId="4713B5E7">
            <w:pPr>
              <w:jc w:val="center"/>
              <w:rPr>
                <w:ins w:id="3263" w:author="LKY" w:date="2026-05-22T20:54:15Z"/>
                <w:rFonts w:hint="default" w:ascii="Times New Roman" w:hAnsi="Times New Roman"/>
                <w:vertAlign w:val="baseline"/>
                <w:lang w:val="en-US" w:eastAsia="zh-CN"/>
              </w:rPr>
            </w:pPr>
            <w:ins w:id="3264" w:author="LKY" w:date="2026-05-22T20:54:15Z">
              <w:r>
                <w:rPr>
                  <w:rFonts w:hint="eastAsia" w:ascii="Times New Roman" w:hAnsi="Times New Roman"/>
                  <w:vertAlign w:val="baseline"/>
                  <w:lang w:val="en-US" w:eastAsia="zh-CN"/>
                </w:rPr>
                <w:t>DI29</w:t>
              </w:r>
            </w:ins>
          </w:p>
        </w:tc>
        <w:tc>
          <w:tcPr>
            <w:tcW w:w="525" w:type="pct"/>
            <w:noWrap w:val="0"/>
            <w:vAlign w:val="top"/>
          </w:tcPr>
          <w:p w14:paraId="7D46A67B">
            <w:pPr>
              <w:jc w:val="center"/>
              <w:rPr>
                <w:ins w:id="3265" w:author="LKY" w:date="2026-05-22T20:54:15Z"/>
                <w:rFonts w:hint="default" w:ascii="Times New Roman" w:hAnsi="Times New Roman"/>
                <w:vertAlign w:val="baseline"/>
                <w:lang w:val="en-US" w:eastAsia="zh-CN"/>
              </w:rPr>
            </w:pPr>
            <w:ins w:id="3266" w:author="LKY" w:date="2026-05-22T20:54:15Z">
              <w:r>
                <w:rPr>
                  <w:rFonts w:hint="eastAsia" w:ascii="Times New Roman" w:hAnsi="Times New Roman"/>
                  <w:vertAlign w:val="baseline"/>
                  <w:lang w:val="en-US" w:eastAsia="zh-CN"/>
                </w:rPr>
                <w:t>DI31</w:t>
              </w:r>
            </w:ins>
          </w:p>
        </w:tc>
        <w:tc>
          <w:tcPr>
            <w:tcW w:w="425" w:type="pct"/>
            <w:noWrap w:val="0"/>
            <w:vAlign w:val="top"/>
          </w:tcPr>
          <w:p w14:paraId="2EDFAB87">
            <w:pPr>
              <w:jc w:val="center"/>
              <w:rPr>
                <w:ins w:id="3267" w:author="LKY" w:date="2026-05-22T20:54:15Z"/>
                <w:rFonts w:hint="default" w:ascii="Times New Roman" w:hAnsi="Times New Roman"/>
                <w:vertAlign w:val="baseline"/>
                <w:lang w:val="en-US" w:eastAsia="zh-CN"/>
              </w:rPr>
            </w:pPr>
            <w:ins w:id="3268" w:author="LKY" w:date="2026-05-22T20:54:15Z">
              <w:r>
                <w:rPr>
                  <w:rFonts w:hint="eastAsia" w:ascii="Times New Roman" w:hAnsi="Times New Roman"/>
                  <w:vertAlign w:val="baseline"/>
                  <w:lang w:val="en-US" w:eastAsia="zh-CN"/>
                </w:rPr>
                <w:t>PE</w:t>
              </w:r>
            </w:ins>
          </w:p>
        </w:tc>
      </w:tr>
      <w:tr w14:paraId="20980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69" w:author="LKY" w:date="2026-05-22T20:54:15Z"/>
        </w:trPr>
        <w:tc>
          <w:tcPr>
            <w:tcW w:w="637" w:type="pct"/>
            <w:noWrap w:val="0"/>
            <w:vAlign w:val="top"/>
          </w:tcPr>
          <w:p w14:paraId="0E577F9F">
            <w:pPr>
              <w:jc w:val="center"/>
              <w:rPr>
                <w:ins w:id="3270" w:author="LKY" w:date="2026-05-22T20:54:15Z"/>
                <w:rFonts w:hint="default" w:ascii="Times New Roman" w:hAnsi="Times New Roman"/>
                <w:vertAlign w:val="baseline"/>
                <w:lang w:val="en-US" w:eastAsia="zh-CN"/>
              </w:rPr>
            </w:pPr>
            <w:ins w:id="3271" w:author="LKY" w:date="2026-05-22T20:54:15Z">
              <w:r>
                <w:rPr>
                  <w:rFonts w:hint="eastAsia" w:ascii="Times New Roman" w:hAnsi="Times New Roman"/>
                  <w:vertAlign w:val="baseline"/>
                  <w:lang w:val="en-US" w:eastAsia="zh-CN"/>
                </w:rPr>
                <w:t>端口号</w:t>
              </w:r>
            </w:ins>
          </w:p>
        </w:tc>
        <w:tc>
          <w:tcPr>
            <w:tcW w:w="488" w:type="pct"/>
            <w:noWrap w:val="0"/>
            <w:vAlign w:val="top"/>
          </w:tcPr>
          <w:p w14:paraId="1FD56701">
            <w:pPr>
              <w:jc w:val="center"/>
              <w:rPr>
                <w:ins w:id="3272" w:author="LKY" w:date="2026-05-22T20:54:15Z"/>
                <w:rFonts w:hint="default" w:ascii="Times New Roman" w:hAnsi="Times New Roman"/>
                <w:vertAlign w:val="baseline"/>
                <w:lang w:val="en-US" w:eastAsia="zh-CN"/>
              </w:rPr>
            </w:pPr>
            <w:ins w:id="3273" w:author="LKY" w:date="2026-05-22T20:54:15Z">
              <w:r>
                <w:rPr>
                  <w:rFonts w:hint="eastAsia" w:ascii="Times New Roman" w:hAnsi="Times New Roman"/>
                  <w:vertAlign w:val="baseline"/>
                  <w:lang w:val="en-US" w:eastAsia="zh-CN"/>
                </w:rPr>
                <w:t>A1</w:t>
              </w:r>
            </w:ins>
          </w:p>
        </w:tc>
        <w:tc>
          <w:tcPr>
            <w:tcW w:w="482" w:type="pct"/>
            <w:noWrap w:val="0"/>
            <w:vAlign w:val="top"/>
          </w:tcPr>
          <w:p w14:paraId="58EAE4F6">
            <w:pPr>
              <w:jc w:val="center"/>
              <w:rPr>
                <w:ins w:id="3274" w:author="LKY" w:date="2026-05-22T20:54:15Z"/>
                <w:rFonts w:hint="default" w:ascii="Times New Roman" w:hAnsi="Times New Roman"/>
                <w:vertAlign w:val="baseline"/>
                <w:lang w:val="en-US" w:eastAsia="zh-CN"/>
              </w:rPr>
            </w:pPr>
            <w:ins w:id="3275" w:author="LKY" w:date="2026-05-22T20:54:15Z">
              <w:r>
                <w:rPr>
                  <w:rFonts w:hint="eastAsia" w:ascii="Times New Roman" w:hAnsi="Times New Roman"/>
                  <w:vertAlign w:val="baseline"/>
                  <w:lang w:val="en-US" w:eastAsia="zh-CN"/>
                </w:rPr>
                <w:t>A2</w:t>
              </w:r>
            </w:ins>
          </w:p>
        </w:tc>
        <w:tc>
          <w:tcPr>
            <w:tcW w:w="488" w:type="pct"/>
            <w:noWrap w:val="0"/>
            <w:vAlign w:val="top"/>
          </w:tcPr>
          <w:p w14:paraId="1D1C584F">
            <w:pPr>
              <w:jc w:val="center"/>
              <w:rPr>
                <w:ins w:id="3276" w:author="LKY" w:date="2026-05-22T20:54:15Z"/>
                <w:rFonts w:hint="default" w:ascii="Times New Roman" w:hAnsi="Times New Roman"/>
                <w:vertAlign w:val="baseline"/>
                <w:lang w:val="en-US" w:eastAsia="zh-CN"/>
              </w:rPr>
            </w:pPr>
            <w:ins w:id="3277" w:author="LKY" w:date="2026-05-22T20:54:15Z">
              <w:r>
                <w:rPr>
                  <w:rFonts w:hint="eastAsia" w:ascii="Times New Roman" w:hAnsi="Times New Roman"/>
                  <w:vertAlign w:val="baseline"/>
                  <w:lang w:val="en-US" w:eastAsia="zh-CN"/>
                </w:rPr>
                <w:t>A3</w:t>
              </w:r>
            </w:ins>
          </w:p>
        </w:tc>
        <w:tc>
          <w:tcPr>
            <w:tcW w:w="488" w:type="pct"/>
            <w:noWrap w:val="0"/>
            <w:vAlign w:val="top"/>
          </w:tcPr>
          <w:p w14:paraId="6C9A82DE">
            <w:pPr>
              <w:jc w:val="center"/>
              <w:rPr>
                <w:ins w:id="3278" w:author="LKY" w:date="2026-05-22T20:54:15Z"/>
                <w:rFonts w:hint="default" w:ascii="Times New Roman" w:hAnsi="Times New Roman"/>
                <w:vertAlign w:val="baseline"/>
                <w:lang w:val="en-US" w:eastAsia="zh-CN"/>
              </w:rPr>
            </w:pPr>
            <w:ins w:id="3279" w:author="LKY" w:date="2026-05-22T20:54:15Z">
              <w:r>
                <w:rPr>
                  <w:rFonts w:hint="eastAsia" w:ascii="Times New Roman" w:hAnsi="Times New Roman"/>
                  <w:vertAlign w:val="baseline"/>
                  <w:lang w:val="en-US" w:eastAsia="zh-CN"/>
                </w:rPr>
                <w:t>A4</w:t>
              </w:r>
            </w:ins>
          </w:p>
        </w:tc>
        <w:tc>
          <w:tcPr>
            <w:tcW w:w="488" w:type="pct"/>
            <w:noWrap w:val="0"/>
            <w:vAlign w:val="top"/>
          </w:tcPr>
          <w:p w14:paraId="51FEDFED">
            <w:pPr>
              <w:jc w:val="center"/>
              <w:rPr>
                <w:ins w:id="3280" w:author="LKY" w:date="2026-05-22T20:54:15Z"/>
                <w:rFonts w:hint="default" w:ascii="Times New Roman" w:hAnsi="Times New Roman"/>
                <w:vertAlign w:val="baseline"/>
                <w:lang w:val="en-US" w:eastAsia="zh-CN"/>
              </w:rPr>
            </w:pPr>
            <w:ins w:id="3281" w:author="LKY" w:date="2026-05-22T20:54:15Z">
              <w:r>
                <w:rPr>
                  <w:rFonts w:hint="eastAsia" w:ascii="Times New Roman" w:hAnsi="Times New Roman"/>
                  <w:vertAlign w:val="baseline"/>
                  <w:lang w:val="en-US" w:eastAsia="zh-CN"/>
                </w:rPr>
                <w:t>A5</w:t>
              </w:r>
            </w:ins>
          </w:p>
        </w:tc>
        <w:tc>
          <w:tcPr>
            <w:tcW w:w="488" w:type="pct"/>
            <w:noWrap w:val="0"/>
            <w:vAlign w:val="top"/>
          </w:tcPr>
          <w:p w14:paraId="13597D5E">
            <w:pPr>
              <w:jc w:val="center"/>
              <w:rPr>
                <w:ins w:id="3282" w:author="LKY" w:date="2026-05-22T20:54:15Z"/>
                <w:rFonts w:hint="default" w:ascii="Times New Roman" w:hAnsi="Times New Roman"/>
                <w:vertAlign w:val="baseline"/>
                <w:lang w:val="en-US" w:eastAsia="zh-CN"/>
              </w:rPr>
            </w:pPr>
            <w:ins w:id="3283" w:author="LKY" w:date="2026-05-22T20:54:15Z">
              <w:r>
                <w:rPr>
                  <w:rFonts w:hint="eastAsia" w:ascii="Times New Roman" w:hAnsi="Times New Roman"/>
                  <w:vertAlign w:val="baseline"/>
                  <w:lang w:val="en-US" w:eastAsia="zh-CN"/>
                </w:rPr>
                <w:t>A6</w:t>
              </w:r>
            </w:ins>
          </w:p>
        </w:tc>
        <w:tc>
          <w:tcPr>
            <w:tcW w:w="488" w:type="pct"/>
            <w:noWrap w:val="0"/>
            <w:vAlign w:val="top"/>
          </w:tcPr>
          <w:p w14:paraId="632B1367">
            <w:pPr>
              <w:jc w:val="center"/>
              <w:rPr>
                <w:ins w:id="3284" w:author="LKY" w:date="2026-05-22T20:54:15Z"/>
                <w:rFonts w:hint="default" w:ascii="Times New Roman" w:hAnsi="Times New Roman"/>
                <w:vertAlign w:val="baseline"/>
                <w:lang w:val="en-US" w:eastAsia="zh-CN"/>
              </w:rPr>
            </w:pPr>
            <w:ins w:id="3285" w:author="LKY" w:date="2026-05-22T20:54:15Z">
              <w:r>
                <w:rPr>
                  <w:rFonts w:hint="eastAsia" w:ascii="Times New Roman" w:hAnsi="Times New Roman"/>
                  <w:vertAlign w:val="baseline"/>
                  <w:lang w:val="en-US" w:eastAsia="zh-CN"/>
                </w:rPr>
                <w:t>A7</w:t>
              </w:r>
            </w:ins>
          </w:p>
        </w:tc>
        <w:tc>
          <w:tcPr>
            <w:tcW w:w="525" w:type="pct"/>
            <w:noWrap w:val="0"/>
            <w:vAlign w:val="top"/>
          </w:tcPr>
          <w:p w14:paraId="6559D6A7">
            <w:pPr>
              <w:jc w:val="center"/>
              <w:rPr>
                <w:ins w:id="3286" w:author="LKY" w:date="2026-05-22T20:54:15Z"/>
                <w:rFonts w:hint="default" w:ascii="Times New Roman" w:hAnsi="Times New Roman"/>
                <w:vertAlign w:val="baseline"/>
                <w:lang w:val="en-US" w:eastAsia="zh-CN"/>
              </w:rPr>
            </w:pPr>
            <w:ins w:id="3287" w:author="LKY" w:date="2026-05-22T20:54:15Z">
              <w:r>
                <w:rPr>
                  <w:rFonts w:hint="eastAsia" w:ascii="Times New Roman" w:hAnsi="Times New Roman"/>
                  <w:vertAlign w:val="baseline"/>
                  <w:lang w:val="en-US" w:eastAsia="zh-CN"/>
                </w:rPr>
                <w:t>A8</w:t>
              </w:r>
            </w:ins>
          </w:p>
        </w:tc>
        <w:tc>
          <w:tcPr>
            <w:tcW w:w="425" w:type="pct"/>
            <w:noWrap w:val="0"/>
            <w:vAlign w:val="top"/>
          </w:tcPr>
          <w:p w14:paraId="4D830845">
            <w:pPr>
              <w:jc w:val="center"/>
              <w:rPr>
                <w:ins w:id="3288" w:author="LKY" w:date="2026-05-22T20:54:15Z"/>
                <w:rFonts w:hint="default" w:ascii="Times New Roman" w:hAnsi="Times New Roman"/>
                <w:vertAlign w:val="baseline"/>
                <w:lang w:val="en-US" w:eastAsia="zh-CN"/>
              </w:rPr>
            </w:pPr>
            <w:ins w:id="3289" w:author="LKY" w:date="2026-05-22T20:54:15Z">
              <w:r>
                <w:rPr>
                  <w:rFonts w:hint="eastAsia" w:ascii="Times New Roman" w:hAnsi="Times New Roman"/>
                  <w:vertAlign w:val="baseline"/>
                  <w:lang w:val="en-US" w:eastAsia="zh-CN"/>
                </w:rPr>
                <w:t>A9</w:t>
              </w:r>
            </w:ins>
          </w:p>
        </w:tc>
      </w:tr>
      <w:tr w14:paraId="0857F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90" w:author="LKY" w:date="2026-05-22T20:54:15Z"/>
        </w:trPr>
        <w:tc>
          <w:tcPr>
            <w:tcW w:w="637" w:type="pct"/>
            <w:noWrap w:val="0"/>
            <w:vAlign w:val="top"/>
          </w:tcPr>
          <w:p w14:paraId="5CF14462">
            <w:pPr>
              <w:jc w:val="center"/>
              <w:rPr>
                <w:ins w:id="3291" w:author="LKY" w:date="2026-05-22T20:54:15Z"/>
                <w:rFonts w:hint="default" w:ascii="Times New Roman" w:hAnsi="Times New Roman"/>
                <w:vertAlign w:val="baseline"/>
                <w:lang w:val="en-US" w:eastAsia="zh-CN"/>
              </w:rPr>
            </w:pPr>
            <w:ins w:id="3292" w:author="LKY" w:date="2026-05-22T20:54:15Z">
              <w:r>
                <w:rPr>
                  <w:rFonts w:hint="eastAsia" w:ascii="Times New Roman" w:hAnsi="Times New Roman"/>
                  <w:vertAlign w:val="baseline"/>
                  <w:lang w:val="en-US" w:eastAsia="zh-CN"/>
                </w:rPr>
                <w:t>名称</w:t>
              </w:r>
            </w:ins>
          </w:p>
        </w:tc>
        <w:tc>
          <w:tcPr>
            <w:tcW w:w="488" w:type="pct"/>
            <w:noWrap w:val="0"/>
            <w:vAlign w:val="top"/>
          </w:tcPr>
          <w:p w14:paraId="5CD1A90B">
            <w:pPr>
              <w:jc w:val="center"/>
              <w:rPr>
                <w:ins w:id="3293" w:author="LKY" w:date="2026-05-22T20:54:15Z"/>
                <w:rFonts w:hint="default" w:ascii="Times New Roman" w:hAnsi="Times New Roman"/>
                <w:vertAlign w:val="baseline"/>
                <w:lang w:val="en-US" w:eastAsia="zh-CN"/>
              </w:rPr>
            </w:pPr>
            <w:ins w:id="3294" w:author="LKY" w:date="2026-05-22T20:54:15Z">
              <w:r>
                <w:rPr>
                  <w:rFonts w:hint="eastAsia" w:ascii="Times New Roman" w:hAnsi="Times New Roman"/>
                  <w:vertAlign w:val="baseline"/>
                  <w:lang w:val="en-US" w:eastAsia="zh-CN"/>
                </w:rPr>
                <w:t>DI16</w:t>
              </w:r>
            </w:ins>
          </w:p>
        </w:tc>
        <w:tc>
          <w:tcPr>
            <w:tcW w:w="482" w:type="pct"/>
            <w:noWrap w:val="0"/>
            <w:vAlign w:val="top"/>
          </w:tcPr>
          <w:p w14:paraId="4F23113D">
            <w:pPr>
              <w:jc w:val="center"/>
              <w:rPr>
                <w:ins w:id="3295" w:author="LKY" w:date="2026-05-22T20:54:15Z"/>
                <w:rFonts w:hint="default" w:ascii="Times New Roman" w:hAnsi="Times New Roman"/>
                <w:vertAlign w:val="baseline"/>
                <w:lang w:val="en-US" w:eastAsia="zh-CN"/>
              </w:rPr>
            </w:pPr>
            <w:ins w:id="3296" w:author="LKY" w:date="2026-05-22T20:54:15Z">
              <w:r>
                <w:rPr>
                  <w:rFonts w:hint="eastAsia" w:ascii="Times New Roman" w:hAnsi="Times New Roman"/>
                  <w:vertAlign w:val="baseline"/>
                  <w:lang w:val="en-US" w:eastAsia="zh-CN"/>
                </w:rPr>
                <w:t>DI18</w:t>
              </w:r>
            </w:ins>
          </w:p>
        </w:tc>
        <w:tc>
          <w:tcPr>
            <w:tcW w:w="488" w:type="pct"/>
            <w:noWrap w:val="0"/>
            <w:vAlign w:val="top"/>
          </w:tcPr>
          <w:p w14:paraId="0B2C5732">
            <w:pPr>
              <w:jc w:val="center"/>
              <w:rPr>
                <w:ins w:id="3297" w:author="LKY" w:date="2026-05-22T20:54:15Z"/>
                <w:rFonts w:hint="default" w:ascii="Times New Roman" w:hAnsi="Times New Roman"/>
                <w:vertAlign w:val="baseline"/>
                <w:lang w:val="en-US" w:eastAsia="zh-CN"/>
              </w:rPr>
            </w:pPr>
            <w:ins w:id="3298" w:author="LKY" w:date="2026-05-22T20:54:15Z">
              <w:r>
                <w:rPr>
                  <w:rFonts w:hint="eastAsia" w:ascii="Times New Roman" w:hAnsi="Times New Roman"/>
                  <w:vertAlign w:val="baseline"/>
                  <w:lang w:val="en-US" w:eastAsia="zh-CN"/>
                </w:rPr>
                <w:t>DI20</w:t>
              </w:r>
            </w:ins>
          </w:p>
        </w:tc>
        <w:tc>
          <w:tcPr>
            <w:tcW w:w="488" w:type="pct"/>
            <w:noWrap w:val="0"/>
            <w:vAlign w:val="top"/>
          </w:tcPr>
          <w:p w14:paraId="2BD6EC6D">
            <w:pPr>
              <w:jc w:val="center"/>
              <w:rPr>
                <w:ins w:id="3299" w:author="LKY" w:date="2026-05-22T20:54:15Z"/>
                <w:rFonts w:hint="default" w:ascii="Times New Roman" w:hAnsi="Times New Roman"/>
                <w:vertAlign w:val="baseline"/>
                <w:lang w:val="en-US" w:eastAsia="zh-CN"/>
              </w:rPr>
            </w:pPr>
            <w:ins w:id="3300" w:author="LKY" w:date="2026-05-22T20:54:15Z">
              <w:r>
                <w:rPr>
                  <w:rFonts w:hint="eastAsia" w:ascii="Times New Roman" w:hAnsi="Times New Roman"/>
                  <w:vertAlign w:val="baseline"/>
                  <w:lang w:val="en-US" w:eastAsia="zh-CN"/>
                </w:rPr>
                <w:t>DI22</w:t>
              </w:r>
            </w:ins>
          </w:p>
        </w:tc>
        <w:tc>
          <w:tcPr>
            <w:tcW w:w="488" w:type="pct"/>
            <w:noWrap w:val="0"/>
            <w:vAlign w:val="top"/>
          </w:tcPr>
          <w:p w14:paraId="45687CA3">
            <w:pPr>
              <w:jc w:val="center"/>
              <w:rPr>
                <w:ins w:id="3301" w:author="LKY" w:date="2026-05-22T20:54:15Z"/>
                <w:rFonts w:hint="default" w:ascii="Times New Roman" w:hAnsi="Times New Roman"/>
                <w:vertAlign w:val="baseline"/>
                <w:lang w:val="en-US" w:eastAsia="zh-CN"/>
              </w:rPr>
            </w:pPr>
            <w:ins w:id="3302" w:author="LKY" w:date="2026-05-22T20:54:15Z">
              <w:r>
                <w:rPr>
                  <w:rFonts w:hint="eastAsia" w:ascii="Times New Roman" w:hAnsi="Times New Roman"/>
                  <w:vertAlign w:val="baseline"/>
                  <w:lang w:val="en-US" w:eastAsia="zh-CN"/>
                </w:rPr>
                <w:t>DI24</w:t>
              </w:r>
            </w:ins>
          </w:p>
        </w:tc>
        <w:tc>
          <w:tcPr>
            <w:tcW w:w="488" w:type="pct"/>
            <w:noWrap w:val="0"/>
            <w:vAlign w:val="top"/>
          </w:tcPr>
          <w:p w14:paraId="0401BCE0">
            <w:pPr>
              <w:jc w:val="center"/>
              <w:rPr>
                <w:ins w:id="3303" w:author="LKY" w:date="2026-05-22T20:54:15Z"/>
                <w:rFonts w:hint="default" w:ascii="Times New Roman" w:hAnsi="Times New Roman"/>
                <w:vertAlign w:val="baseline"/>
                <w:lang w:val="en-US" w:eastAsia="zh-CN"/>
              </w:rPr>
            </w:pPr>
            <w:ins w:id="3304" w:author="LKY" w:date="2026-05-22T20:54:15Z">
              <w:r>
                <w:rPr>
                  <w:rFonts w:hint="eastAsia" w:ascii="Times New Roman" w:hAnsi="Times New Roman"/>
                  <w:vertAlign w:val="baseline"/>
                  <w:lang w:val="en-US" w:eastAsia="zh-CN"/>
                </w:rPr>
                <w:t>DI26</w:t>
              </w:r>
            </w:ins>
          </w:p>
        </w:tc>
        <w:tc>
          <w:tcPr>
            <w:tcW w:w="488" w:type="pct"/>
            <w:noWrap w:val="0"/>
            <w:vAlign w:val="top"/>
          </w:tcPr>
          <w:p w14:paraId="50F6B454">
            <w:pPr>
              <w:jc w:val="center"/>
              <w:rPr>
                <w:ins w:id="3305" w:author="LKY" w:date="2026-05-22T20:54:15Z"/>
                <w:rFonts w:hint="default" w:ascii="Times New Roman" w:hAnsi="Times New Roman"/>
                <w:vertAlign w:val="baseline"/>
                <w:lang w:val="en-US" w:eastAsia="zh-CN"/>
              </w:rPr>
            </w:pPr>
            <w:ins w:id="3306" w:author="LKY" w:date="2026-05-22T20:54:15Z">
              <w:r>
                <w:rPr>
                  <w:rFonts w:hint="eastAsia" w:ascii="Times New Roman" w:hAnsi="Times New Roman"/>
                  <w:vertAlign w:val="baseline"/>
                  <w:lang w:val="en-US" w:eastAsia="zh-CN"/>
                </w:rPr>
                <w:t>DI28</w:t>
              </w:r>
            </w:ins>
          </w:p>
        </w:tc>
        <w:tc>
          <w:tcPr>
            <w:tcW w:w="525" w:type="pct"/>
            <w:noWrap w:val="0"/>
            <w:vAlign w:val="top"/>
          </w:tcPr>
          <w:p w14:paraId="53C71881">
            <w:pPr>
              <w:jc w:val="center"/>
              <w:rPr>
                <w:ins w:id="3307" w:author="LKY" w:date="2026-05-22T20:54:15Z"/>
                <w:rFonts w:hint="default" w:ascii="Times New Roman" w:hAnsi="Times New Roman"/>
                <w:vertAlign w:val="baseline"/>
                <w:lang w:val="en-US" w:eastAsia="zh-CN"/>
              </w:rPr>
            </w:pPr>
            <w:ins w:id="3308" w:author="LKY" w:date="2026-05-22T20:54:15Z">
              <w:r>
                <w:rPr>
                  <w:rFonts w:hint="eastAsia" w:ascii="Times New Roman" w:hAnsi="Times New Roman"/>
                  <w:vertAlign w:val="baseline"/>
                  <w:lang w:val="en-US" w:eastAsia="zh-CN"/>
                </w:rPr>
                <w:t>DI30</w:t>
              </w:r>
            </w:ins>
          </w:p>
        </w:tc>
        <w:tc>
          <w:tcPr>
            <w:tcW w:w="425" w:type="pct"/>
            <w:noWrap w:val="0"/>
            <w:vAlign w:val="top"/>
          </w:tcPr>
          <w:p w14:paraId="60C13FF9">
            <w:pPr>
              <w:jc w:val="center"/>
              <w:rPr>
                <w:ins w:id="3309" w:author="LKY" w:date="2026-05-22T20:54:15Z"/>
                <w:rFonts w:hint="default" w:ascii="Times New Roman" w:hAnsi="Times New Roman"/>
                <w:vertAlign w:val="baseline"/>
                <w:lang w:val="en-US" w:eastAsia="zh-CN"/>
              </w:rPr>
            </w:pPr>
            <w:ins w:id="3310" w:author="LKY" w:date="2026-05-22T20:54:15Z">
              <w:r>
                <w:rPr>
                  <w:rFonts w:hint="eastAsia" w:ascii="Times New Roman" w:hAnsi="Times New Roman"/>
                  <w:vertAlign w:val="baseline"/>
                  <w:lang w:val="en-US" w:eastAsia="zh-CN"/>
                </w:rPr>
                <w:t>COM</w:t>
              </w:r>
            </w:ins>
          </w:p>
        </w:tc>
      </w:tr>
      <w:tr w14:paraId="00E6A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11" w:author="LKY" w:date="2026-05-22T20:54:15Z"/>
        </w:trPr>
        <w:tc>
          <w:tcPr>
            <w:tcW w:w="637" w:type="pct"/>
            <w:tcBorders>
              <w:top w:val="single" w:color="auto" w:sz="4" w:space="0"/>
              <w:left w:val="single" w:color="auto" w:sz="4" w:space="0"/>
              <w:bottom w:val="single" w:color="auto" w:sz="4" w:space="0"/>
              <w:right w:val="single" w:color="auto" w:sz="4" w:space="0"/>
            </w:tcBorders>
            <w:noWrap w:val="0"/>
            <w:vAlign w:val="top"/>
          </w:tcPr>
          <w:p w14:paraId="16F73E96">
            <w:pPr>
              <w:jc w:val="center"/>
              <w:rPr>
                <w:ins w:id="3312" w:author="LKY" w:date="2026-05-22T20:54:15Z"/>
                <w:rFonts w:hint="default" w:ascii="Times New Roman" w:hAnsi="Times New Roman"/>
                <w:vertAlign w:val="baseline"/>
                <w:lang w:val="en-US" w:eastAsia="zh-CN"/>
              </w:rPr>
            </w:pPr>
            <w:ins w:id="3313" w:author="LKY" w:date="2026-05-22T20:54:15Z">
              <w:r>
                <w:rPr>
                  <w:rFonts w:hint="eastAsia" w:ascii="Times New Roman" w:hAnsi="Times New Roman"/>
                  <w:vertAlign w:val="baseline"/>
                  <w:lang w:val="en-US" w:eastAsia="zh-CN"/>
                </w:rPr>
                <w:t>端口号</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76FF371">
            <w:pPr>
              <w:jc w:val="center"/>
              <w:rPr>
                <w:ins w:id="3314" w:author="LKY" w:date="2026-05-22T20:54:15Z"/>
                <w:rFonts w:hint="default" w:ascii="Times New Roman" w:hAnsi="Times New Roman" w:eastAsiaTheme="minorEastAsia" w:cstheme="minorBidi"/>
                <w:kern w:val="2"/>
                <w:sz w:val="21"/>
                <w:szCs w:val="24"/>
                <w:vertAlign w:val="baseline"/>
                <w:lang w:val="en-US" w:eastAsia="zh-CN" w:bidi="ar-SA"/>
              </w:rPr>
            </w:pPr>
            <w:ins w:id="3315" w:author="LKY" w:date="2026-05-22T20:54:15Z">
              <w:r>
                <w:rPr>
                  <w:rFonts w:hint="eastAsia" w:ascii="Times New Roman" w:hAnsi="Times New Roman"/>
                  <w:vertAlign w:val="baseline"/>
                  <w:lang w:val="en-US" w:eastAsia="zh-CN"/>
                </w:rPr>
                <w:t>B1</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3422A3BC">
            <w:pPr>
              <w:jc w:val="center"/>
              <w:rPr>
                <w:ins w:id="3316" w:author="LKY" w:date="2026-05-22T20:54:15Z"/>
                <w:rFonts w:hint="default" w:ascii="Times New Roman" w:hAnsi="Times New Roman" w:eastAsiaTheme="minorEastAsia" w:cstheme="minorBidi"/>
                <w:kern w:val="2"/>
                <w:sz w:val="21"/>
                <w:szCs w:val="24"/>
                <w:vertAlign w:val="baseline"/>
                <w:lang w:val="en-US" w:eastAsia="zh-CN" w:bidi="ar-SA"/>
              </w:rPr>
            </w:pPr>
            <w:ins w:id="3317" w:author="LKY" w:date="2026-05-22T20:54:15Z">
              <w:r>
                <w:rPr>
                  <w:rFonts w:hint="eastAsia" w:ascii="Times New Roman" w:hAnsi="Times New Roman" w:cstheme="minorBidi"/>
                  <w:kern w:val="2"/>
                  <w:sz w:val="21"/>
                  <w:szCs w:val="24"/>
                  <w:vertAlign w:val="baseline"/>
                  <w:lang w:val="en-US" w:eastAsia="zh-CN" w:bidi="ar-SA"/>
                </w:rPr>
                <w:t>B2</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8ED1626">
            <w:pPr>
              <w:jc w:val="center"/>
              <w:rPr>
                <w:ins w:id="3318" w:author="LKY" w:date="2026-05-22T20:54:15Z"/>
                <w:rFonts w:hint="default" w:ascii="Times New Roman" w:hAnsi="Times New Roman" w:eastAsiaTheme="minorEastAsia" w:cstheme="minorBidi"/>
                <w:kern w:val="2"/>
                <w:sz w:val="21"/>
                <w:szCs w:val="24"/>
                <w:vertAlign w:val="baseline"/>
                <w:lang w:val="en-US" w:eastAsia="zh-CN" w:bidi="ar-SA"/>
              </w:rPr>
            </w:pPr>
            <w:ins w:id="3319" w:author="LKY" w:date="2026-05-22T20:54:15Z">
              <w:r>
                <w:rPr>
                  <w:rFonts w:hint="eastAsia" w:ascii="Times New Roman" w:hAnsi="Times New Roman"/>
                  <w:sz w:val="21"/>
                  <w:vertAlign w:val="baseline"/>
                  <w:lang w:val="en-US" w:eastAsia="zh-CN" w:bidi="ar-SA"/>
                </w:rPr>
                <w:t>B3</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8AC98CB">
            <w:pPr>
              <w:jc w:val="center"/>
              <w:rPr>
                <w:ins w:id="3320" w:author="LKY" w:date="2026-05-22T20:54:15Z"/>
                <w:rFonts w:hint="default" w:ascii="Times New Roman" w:hAnsi="Times New Roman" w:eastAsiaTheme="minorEastAsia" w:cstheme="minorBidi"/>
                <w:kern w:val="2"/>
                <w:sz w:val="21"/>
                <w:szCs w:val="24"/>
                <w:vertAlign w:val="baseline"/>
                <w:lang w:val="en-US" w:eastAsia="zh-CN" w:bidi="ar-SA"/>
              </w:rPr>
            </w:pPr>
            <w:ins w:id="3321" w:author="LKY" w:date="2026-05-22T20:54:15Z">
              <w:r>
                <w:rPr>
                  <w:rFonts w:hint="eastAsia" w:ascii="Times New Roman" w:hAnsi="Times New Roman" w:cstheme="minorBidi"/>
                  <w:kern w:val="2"/>
                  <w:sz w:val="21"/>
                  <w:szCs w:val="24"/>
                  <w:vertAlign w:val="baseline"/>
                  <w:lang w:val="en-US" w:eastAsia="zh-CN" w:bidi="ar-SA"/>
                </w:rPr>
                <w:t>B4</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E202D3E">
            <w:pPr>
              <w:jc w:val="center"/>
              <w:rPr>
                <w:ins w:id="3322" w:author="LKY" w:date="2026-05-22T20:54:15Z"/>
                <w:rFonts w:hint="default" w:ascii="Times New Roman" w:hAnsi="Times New Roman" w:eastAsiaTheme="minorEastAsia" w:cstheme="minorBidi"/>
                <w:kern w:val="2"/>
                <w:sz w:val="21"/>
                <w:szCs w:val="24"/>
                <w:vertAlign w:val="baseline"/>
                <w:lang w:val="en-US" w:eastAsia="zh-CN" w:bidi="ar-SA"/>
              </w:rPr>
            </w:pPr>
            <w:ins w:id="3323" w:author="LKY" w:date="2026-05-22T20:54:15Z">
              <w:r>
                <w:rPr>
                  <w:rFonts w:hint="eastAsia" w:ascii="Times New Roman" w:hAnsi="Times New Roman"/>
                  <w:vertAlign w:val="baseline"/>
                  <w:lang w:val="en-US" w:eastAsia="zh-CN"/>
                </w:rPr>
                <w:t>B5</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4FB1D978">
            <w:pPr>
              <w:jc w:val="center"/>
              <w:rPr>
                <w:ins w:id="3324" w:author="LKY" w:date="2026-05-22T20:54:15Z"/>
                <w:rFonts w:hint="default" w:ascii="Times New Roman" w:hAnsi="Times New Roman" w:eastAsiaTheme="minorEastAsia" w:cstheme="minorBidi"/>
                <w:kern w:val="2"/>
                <w:sz w:val="21"/>
                <w:szCs w:val="24"/>
                <w:vertAlign w:val="baseline"/>
                <w:lang w:val="en-US" w:eastAsia="zh-CN" w:bidi="ar-SA"/>
              </w:rPr>
            </w:pPr>
            <w:ins w:id="3325" w:author="LKY" w:date="2026-05-22T20:54:15Z">
              <w:r>
                <w:rPr>
                  <w:rFonts w:hint="eastAsia" w:ascii="Times New Roman" w:hAnsi="Times New Roman" w:cstheme="minorBidi"/>
                  <w:kern w:val="2"/>
                  <w:sz w:val="21"/>
                  <w:szCs w:val="24"/>
                  <w:vertAlign w:val="baseline"/>
                  <w:lang w:val="en-US" w:eastAsia="zh-CN" w:bidi="ar-SA"/>
                </w:rPr>
                <w:t>B6</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5215D10">
            <w:pPr>
              <w:jc w:val="center"/>
              <w:rPr>
                <w:ins w:id="3326" w:author="LKY" w:date="2026-05-22T20:54:15Z"/>
                <w:rFonts w:hint="default" w:ascii="Times New Roman" w:hAnsi="Times New Roman"/>
                <w:vertAlign w:val="baseline"/>
                <w:lang w:val="en-US" w:eastAsia="zh-CN"/>
              </w:rPr>
            </w:pPr>
            <w:ins w:id="3327" w:author="LKY" w:date="2026-05-22T20:54:15Z">
              <w:r>
                <w:rPr>
                  <w:rFonts w:hint="eastAsia" w:ascii="Times New Roman" w:hAnsi="Times New Roman"/>
                  <w:vertAlign w:val="baseline"/>
                  <w:lang w:val="en-US" w:eastAsia="zh-CN"/>
                </w:rPr>
                <w:t>B7</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473DB756">
            <w:pPr>
              <w:jc w:val="center"/>
              <w:rPr>
                <w:ins w:id="3328" w:author="LKY" w:date="2026-05-22T20:54:15Z"/>
                <w:rFonts w:hint="default" w:ascii="Times New Roman" w:hAnsi="Times New Roman"/>
                <w:vertAlign w:val="baseline"/>
                <w:lang w:val="en-US" w:eastAsia="zh-CN"/>
              </w:rPr>
            </w:pPr>
            <w:ins w:id="3329" w:author="LKY" w:date="2026-05-22T20:54:15Z">
              <w:r>
                <w:rPr>
                  <w:rFonts w:hint="eastAsia" w:ascii="Times New Roman" w:hAnsi="Times New Roman"/>
                  <w:vertAlign w:val="baseline"/>
                  <w:lang w:val="en-US" w:eastAsia="zh-CN"/>
                </w:rPr>
                <w:t>B8</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413067FE">
            <w:pPr>
              <w:jc w:val="center"/>
              <w:rPr>
                <w:ins w:id="3330" w:author="LKY" w:date="2026-05-22T20:54:15Z"/>
                <w:rFonts w:hint="default" w:ascii="Times New Roman" w:hAnsi="Times New Roman"/>
                <w:vertAlign w:val="baseline"/>
                <w:lang w:val="en-US" w:eastAsia="zh-CN"/>
              </w:rPr>
            </w:pPr>
            <w:ins w:id="3331" w:author="LKY" w:date="2026-05-22T20:54:15Z">
              <w:r>
                <w:rPr>
                  <w:rFonts w:hint="eastAsia" w:ascii="Times New Roman" w:hAnsi="Times New Roman"/>
                  <w:vertAlign w:val="baseline"/>
                  <w:lang w:val="en-US" w:eastAsia="zh-CN"/>
                </w:rPr>
                <w:t>B9</w:t>
              </w:r>
            </w:ins>
          </w:p>
        </w:tc>
      </w:tr>
      <w:tr w14:paraId="09BA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32" w:author="LKY" w:date="2026-05-22T20:54:15Z"/>
        </w:trPr>
        <w:tc>
          <w:tcPr>
            <w:tcW w:w="637" w:type="pct"/>
            <w:tcBorders>
              <w:top w:val="single" w:color="auto" w:sz="4" w:space="0"/>
              <w:left w:val="single" w:color="auto" w:sz="4" w:space="0"/>
              <w:bottom w:val="single" w:color="auto" w:sz="4" w:space="0"/>
              <w:right w:val="single" w:color="auto" w:sz="4" w:space="0"/>
            </w:tcBorders>
            <w:noWrap w:val="0"/>
            <w:vAlign w:val="top"/>
          </w:tcPr>
          <w:p w14:paraId="54CEF83B">
            <w:pPr>
              <w:jc w:val="center"/>
              <w:rPr>
                <w:ins w:id="3333" w:author="LKY" w:date="2026-05-22T20:54:15Z"/>
                <w:rFonts w:hint="default" w:ascii="Times New Roman" w:hAnsi="Times New Roman"/>
                <w:vertAlign w:val="baseline"/>
                <w:lang w:val="en-US" w:eastAsia="zh-CN"/>
              </w:rPr>
            </w:pPr>
            <w:ins w:id="3334" w:author="LKY" w:date="2026-05-22T20:54:15Z">
              <w:r>
                <w:rPr>
                  <w:rFonts w:hint="eastAsia" w:ascii="Times New Roman" w:hAnsi="Times New Roman"/>
                  <w:vertAlign w:val="baseline"/>
                  <w:lang w:val="en-US" w:eastAsia="zh-CN"/>
                </w:rPr>
                <w:t>名称</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155623E3">
            <w:pPr>
              <w:jc w:val="center"/>
              <w:rPr>
                <w:ins w:id="3335" w:author="LKY" w:date="2026-05-22T20:54:15Z"/>
                <w:rFonts w:hint="default" w:ascii="Times New Roman" w:hAnsi="Times New Roman"/>
                <w:vertAlign w:val="baseline"/>
                <w:lang w:val="en-US" w:eastAsia="zh-CN"/>
              </w:rPr>
            </w:pPr>
            <w:ins w:id="3336" w:author="LKY" w:date="2026-05-22T20:54:15Z">
              <w:r>
                <w:rPr>
                  <w:rFonts w:hint="eastAsia" w:ascii="Times New Roman" w:hAnsi="Times New Roman"/>
                  <w:vertAlign w:val="baseline"/>
                  <w:lang w:val="en-US" w:eastAsia="zh-CN"/>
                </w:rPr>
                <w:t>DI1</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4FE46D43">
            <w:pPr>
              <w:jc w:val="center"/>
              <w:rPr>
                <w:ins w:id="3337" w:author="LKY" w:date="2026-05-22T20:54:15Z"/>
                <w:rFonts w:hint="default" w:ascii="Times New Roman" w:hAnsi="Times New Roman"/>
                <w:vertAlign w:val="baseline"/>
                <w:lang w:val="en-US" w:eastAsia="zh-CN"/>
              </w:rPr>
            </w:pPr>
            <w:ins w:id="3338" w:author="LKY" w:date="2026-05-22T20:54:15Z">
              <w:r>
                <w:rPr>
                  <w:rFonts w:hint="eastAsia" w:ascii="Times New Roman" w:hAnsi="Times New Roman"/>
                  <w:vertAlign w:val="baseline"/>
                  <w:lang w:val="en-US" w:eastAsia="zh-CN"/>
                </w:rPr>
                <w:t>DI3</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5A70141">
            <w:pPr>
              <w:jc w:val="center"/>
              <w:rPr>
                <w:ins w:id="3339" w:author="LKY" w:date="2026-05-22T20:54:15Z"/>
                <w:rFonts w:hint="default" w:ascii="Times New Roman" w:hAnsi="Times New Roman" w:eastAsiaTheme="minorEastAsia" w:cstheme="minorBidi"/>
                <w:kern w:val="2"/>
                <w:sz w:val="21"/>
                <w:szCs w:val="24"/>
                <w:vertAlign w:val="baseline"/>
                <w:lang w:val="en-US" w:eastAsia="zh-CN" w:bidi="ar-SA"/>
              </w:rPr>
            </w:pPr>
            <w:ins w:id="3340" w:author="LKY" w:date="2026-05-22T20:54:15Z">
              <w:r>
                <w:rPr>
                  <w:rFonts w:hint="eastAsia" w:ascii="Times New Roman" w:hAnsi="Times New Roman"/>
                  <w:vertAlign w:val="baseline"/>
                  <w:lang w:val="en-US" w:eastAsia="zh-CN"/>
                </w:rPr>
                <w:t>DI5</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AA1DF4B">
            <w:pPr>
              <w:jc w:val="center"/>
              <w:rPr>
                <w:ins w:id="3341" w:author="LKY" w:date="2026-05-22T20:54:15Z"/>
                <w:rFonts w:hint="default" w:ascii="Times New Roman" w:hAnsi="Times New Roman" w:eastAsiaTheme="minorEastAsia" w:cstheme="minorBidi"/>
                <w:kern w:val="2"/>
                <w:sz w:val="21"/>
                <w:szCs w:val="24"/>
                <w:vertAlign w:val="baseline"/>
                <w:lang w:val="en-US" w:eastAsia="zh-CN" w:bidi="ar-SA"/>
              </w:rPr>
            </w:pPr>
            <w:ins w:id="3342" w:author="LKY" w:date="2026-05-22T20:54:15Z">
              <w:r>
                <w:rPr>
                  <w:rFonts w:hint="eastAsia" w:ascii="Times New Roman" w:hAnsi="Times New Roman"/>
                  <w:vertAlign w:val="baseline"/>
                  <w:lang w:val="en-US" w:eastAsia="zh-CN"/>
                </w:rPr>
                <w:t>DI7</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F0E557B">
            <w:pPr>
              <w:jc w:val="center"/>
              <w:rPr>
                <w:ins w:id="3343" w:author="LKY" w:date="2026-05-22T20:54:15Z"/>
                <w:rFonts w:hint="default" w:ascii="Times New Roman" w:hAnsi="Times New Roman"/>
                <w:vertAlign w:val="baseline"/>
                <w:lang w:val="en-US" w:eastAsia="zh-CN"/>
              </w:rPr>
            </w:pPr>
            <w:ins w:id="3344" w:author="LKY" w:date="2026-05-22T20:54:15Z">
              <w:r>
                <w:rPr>
                  <w:rFonts w:hint="eastAsia" w:ascii="Times New Roman" w:hAnsi="Times New Roman"/>
                  <w:vertAlign w:val="baseline"/>
                  <w:lang w:val="en-US" w:eastAsia="zh-CN"/>
                </w:rPr>
                <w:t>DI9</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67A73F1">
            <w:pPr>
              <w:jc w:val="center"/>
              <w:rPr>
                <w:ins w:id="3345" w:author="LKY" w:date="2026-05-22T20:54:15Z"/>
                <w:rFonts w:hint="default" w:ascii="Times New Roman" w:hAnsi="Times New Roman"/>
                <w:vertAlign w:val="baseline"/>
                <w:lang w:val="en-US" w:eastAsia="zh-CN"/>
              </w:rPr>
            </w:pPr>
            <w:ins w:id="3346" w:author="LKY" w:date="2026-05-22T20:54:15Z">
              <w:r>
                <w:rPr>
                  <w:rFonts w:hint="eastAsia" w:ascii="Times New Roman" w:hAnsi="Times New Roman"/>
                  <w:vertAlign w:val="baseline"/>
                  <w:lang w:val="en-US" w:eastAsia="zh-CN"/>
                </w:rPr>
                <w:t>DI11</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0D1DE97F">
            <w:pPr>
              <w:jc w:val="center"/>
              <w:rPr>
                <w:ins w:id="3347" w:author="LKY" w:date="2026-05-22T20:54:15Z"/>
                <w:rFonts w:hint="default" w:ascii="Times New Roman" w:hAnsi="Times New Roman"/>
                <w:vertAlign w:val="baseline"/>
                <w:lang w:val="en-US" w:eastAsia="zh-CN"/>
              </w:rPr>
            </w:pPr>
            <w:ins w:id="3348" w:author="LKY" w:date="2026-05-22T20:54:15Z">
              <w:r>
                <w:rPr>
                  <w:rFonts w:hint="eastAsia" w:ascii="Times New Roman" w:hAnsi="Times New Roman"/>
                  <w:vertAlign w:val="baseline"/>
                  <w:lang w:val="en-US" w:eastAsia="zh-CN"/>
                </w:rPr>
                <w:t>DI13</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7C3DFA08">
            <w:pPr>
              <w:jc w:val="center"/>
              <w:rPr>
                <w:ins w:id="3349" w:author="LKY" w:date="2026-05-22T20:54:15Z"/>
                <w:rFonts w:hint="default" w:ascii="Times New Roman" w:hAnsi="Times New Roman"/>
                <w:vertAlign w:val="baseline"/>
                <w:lang w:val="en-US" w:eastAsia="zh-CN"/>
              </w:rPr>
            </w:pPr>
            <w:ins w:id="3350" w:author="LKY" w:date="2026-05-22T20:54:15Z">
              <w:r>
                <w:rPr>
                  <w:rFonts w:hint="eastAsia" w:ascii="Times New Roman" w:hAnsi="Times New Roman"/>
                  <w:vertAlign w:val="baseline"/>
                  <w:lang w:val="en-US" w:eastAsia="zh-CN"/>
                </w:rPr>
                <w:t>DI15</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0156DA1D">
            <w:pPr>
              <w:jc w:val="center"/>
              <w:rPr>
                <w:ins w:id="3351" w:author="LKY" w:date="2026-05-22T20:54:15Z"/>
                <w:rFonts w:hint="default" w:ascii="Times New Roman" w:hAnsi="Times New Roman"/>
                <w:vertAlign w:val="baseline"/>
                <w:lang w:val="en-US" w:eastAsia="zh-CN"/>
              </w:rPr>
            </w:pPr>
            <w:ins w:id="3352" w:author="LKY" w:date="2026-05-22T20:54:15Z">
              <w:r>
                <w:rPr>
                  <w:rFonts w:hint="eastAsia" w:ascii="Times New Roman" w:hAnsi="Times New Roman"/>
                  <w:vertAlign w:val="baseline"/>
                  <w:lang w:val="en-US" w:eastAsia="zh-CN"/>
                </w:rPr>
                <w:t>PE</w:t>
              </w:r>
            </w:ins>
          </w:p>
        </w:tc>
      </w:tr>
      <w:tr w14:paraId="4A343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53" w:author="LKY" w:date="2026-05-22T20:54:15Z"/>
        </w:trPr>
        <w:tc>
          <w:tcPr>
            <w:tcW w:w="637" w:type="pct"/>
            <w:tcBorders>
              <w:top w:val="single" w:color="auto" w:sz="4" w:space="0"/>
              <w:left w:val="single" w:color="auto" w:sz="4" w:space="0"/>
              <w:bottom w:val="single" w:color="auto" w:sz="4" w:space="0"/>
              <w:right w:val="single" w:color="auto" w:sz="4" w:space="0"/>
            </w:tcBorders>
            <w:noWrap w:val="0"/>
            <w:vAlign w:val="top"/>
          </w:tcPr>
          <w:p w14:paraId="778A9574">
            <w:pPr>
              <w:jc w:val="center"/>
              <w:rPr>
                <w:ins w:id="3354" w:author="LKY" w:date="2026-05-22T20:54:15Z"/>
                <w:rFonts w:hint="default" w:ascii="Times New Roman" w:hAnsi="Times New Roman"/>
                <w:vertAlign w:val="baseline"/>
                <w:lang w:val="en-US" w:eastAsia="zh-CN"/>
              </w:rPr>
            </w:pPr>
            <w:ins w:id="3355" w:author="LKY" w:date="2026-05-22T20:54:15Z">
              <w:r>
                <w:rPr>
                  <w:rFonts w:hint="eastAsia" w:ascii="Times New Roman" w:hAnsi="Times New Roman"/>
                  <w:vertAlign w:val="baseline"/>
                  <w:lang w:val="en-US" w:eastAsia="zh-CN"/>
                </w:rPr>
                <w:t>端口号</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0E00ED5">
            <w:pPr>
              <w:jc w:val="center"/>
              <w:rPr>
                <w:ins w:id="3356" w:author="LKY" w:date="2026-05-22T20:54:15Z"/>
                <w:rFonts w:hint="default" w:ascii="Times New Roman" w:hAnsi="Times New Roman"/>
                <w:vertAlign w:val="baseline"/>
                <w:lang w:val="en-US" w:eastAsia="zh-CN"/>
              </w:rPr>
            </w:pPr>
            <w:ins w:id="3357" w:author="LKY" w:date="2026-05-22T20:54:15Z">
              <w:r>
                <w:rPr>
                  <w:rFonts w:hint="eastAsia" w:ascii="Times New Roman" w:hAnsi="Times New Roman"/>
                  <w:vertAlign w:val="baseline"/>
                  <w:lang w:val="en-US" w:eastAsia="zh-CN"/>
                </w:rPr>
                <w:t>A1</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3C9E215C">
            <w:pPr>
              <w:jc w:val="center"/>
              <w:rPr>
                <w:ins w:id="3358" w:author="LKY" w:date="2026-05-22T20:54:15Z"/>
                <w:rFonts w:hint="default" w:ascii="Times New Roman" w:hAnsi="Times New Roman"/>
                <w:vertAlign w:val="baseline"/>
                <w:lang w:val="en-US" w:eastAsia="zh-CN"/>
              </w:rPr>
            </w:pPr>
            <w:ins w:id="3359" w:author="LKY" w:date="2026-05-22T20:54:15Z">
              <w:r>
                <w:rPr>
                  <w:rFonts w:hint="eastAsia" w:ascii="Times New Roman" w:hAnsi="Times New Roman"/>
                  <w:vertAlign w:val="baseline"/>
                  <w:lang w:val="en-US" w:eastAsia="zh-CN"/>
                </w:rPr>
                <w:t>A2</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89D2676">
            <w:pPr>
              <w:jc w:val="center"/>
              <w:rPr>
                <w:ins w:id="3360" w:author="LKY" w:date="2026-05-22T20:54:15Z"/>
                <w:rFonts w:hint="default" w:ascii="Times New Roman" w:hAnsi="Times New Roman"/>
                <w:vertAlign w:val="baseline"/>
                <w:lang w:val="en-US" w:eastAsia="zh-CN"/>
              </w:rPr>
            </w:pPr>
            <w:ins w:id="3361" w:author="LKY" w:date="2026-05-22T20:54:15Z">
              <w:r>
                <w:rPr>
                  <w:rFonts w:hint="eastAsia" w:ascii="Times New Roman" w:hAnsi="Times New Roman"/>
                  <w:vertAlign w:val="baseline"/>
                  <w:lang w:val="en-US" w:eastAsia="zh-CN"/>
                </w:rPr>
                <w:t>A3</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EAEC81F">
            <w:pPr>
              <w:jc w:val="center"/>
              <w:rPr>
                <w:ins w:id="3362" w:author="LKY" w:date="2026-05-22T20:54:15Z"/>
                <w:rFonts w:hint="default" w:ascii="Times New Roman" w:hAnsi="Times New Roman"/>
                <w:vertAlign w:val="baseline"/>
                <w:lang w:val="en-US" w:eastAsia="zh-CN"/>
              </w:rPr>
            </w:pPr>
            <w:ins w:id="3363" w:author="LKY" w:date="2026-05-22T20:54:15Z">
              <w:r>
                <w:rPr>
                  <w:rFonts w:hint="eastAsia" w:ascii="Times New Roman" w:hAnsi="Times New Roman"/>
                  <w:vertAlign w:val="baseline"/>
                  <w:lang w:val="en-US" w:eastAsia="zh-CN"/>
                </w:rPr>
                <w:t>A4</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45C5E7A5">
            <w:pPr>
              <w:jc w:val="center"/>
              <w:rPr>
                <w:ins w:id="3364" w:author="LKY" w:date="2026-05-22T20:54:15Z"/>
                <w:rFonts w:hint="default" w:ascii="Times New Roman" w:hAnsi="Times New Roman"/>
                <w:vertAlign w:val="baseline"/>
                <w:lang w:val="en-US" w:eastAsia="zh-CN"/>
              </w:rPr>
            </w:pPr>
            <w:ins w:id="3365" w:author="LKY" w:date="2026-05-22T20:54:15Z">
              <w:r>
                <w:rPr>
                  <w:rFonts w:hint="eastAsia" w:ascii="Times New Roman" w:hAnsi="Times New Roman"/>
                  <w:vertAlign w:val="baseline"/>
                  <w:lang w:val="en-US" w:eastAsia="zh-CN"/>
                </w:rPr>
                <w:t>A5</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B2F878F">
            <w:pPr>
              <w:jc w:val="center"/>
              <w:rPr>
                <w:ins w:id="3366" w:author="LKY" w:date="2026-05-22T20:54:15Z"/>
                <w:rFonts w:hint="default" w:ascii="Times New Roman" w:hAnsi="Times New Roman"/>
                <w:vertAlign w:val="baseline"/>
                <w:lang w:val="en-US" w:eastAsia="zh-CN"/>
              </w:rPr>
            </w:pPr>
            <w:ins w:id="3367" w:author="LKY" w:date="2026-05-22T20:54:15Z">
              <w:r>
                <w:rPr>
                  <w:rFonts w:hint="eastAsia" w:ascii="Times New Roman" w:hAnsi="Times New Roman"/>
                  <w:vertAlign w:val="baseline"/>
                  <w:lang w:val="en-US" w:eastAsia="zh-CN"/>
                </w:rPr>
                <w:t>A6</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4CBBCFC4">
            <w:pPr>
              <w:jc w:val="center"/>
              <w:rPr>
                <w:ins w:id="3368" w:author="LKY" w:date="2026-05-22T20:54:15Z"/>
                <w:rFonts w:hint="default" w:ascii="Times New Roman" w:hAnsi="Times New Roman"/>
                <w:vertAlign w:val="baseline"/>
                <w:lang w:val="en-US" w:eastAsia="zh-CN"/>
              </w:rPr>
            </w:pPr>
            <w:ins w:id="3369" w:author="LKY" w:date="2026-05-22T20:54:15Z">
              <w:r>
                <w:rPr>
                  <w:rFonts w:hint="eastAsia" w:ascii="Times New Roman" w:hAnsi="Times New Roman"/>
                  <w:vertAlign w:val="baseline"/>
                  <w:lang w:val="en-US" w:eastAsia="zh-CN"/>
                </w:rPr>
                <w:t>A7</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44D5D8FF">
            <w:pPr>
              <w:jc w:val="center"/>
              <w:rPr>
                <w:ins w:id="3370" w:author="LKY" w:date="2026-05-22T20:54:15Z"/>
                <w:rFonts w:hint="default" w:ascii="Times New Roman" w:hAnsi="Times New Roman"/>
                <w:vertAlign w:val="baseline"/>
                <w:lang w:val="en-US" w:eastAsia="zh-CN"/>
              </w:rPr>
            </w:pPr>
            <w:ins w:id="3371" w:author="LKY" w:date="2026-05-22T20:54:15Z">
              <w:r>
                <w:rPr>
                  <w:rFonts w:hint="eastAsia" w:ascii="Times New Roman" w:hAnsi="Times New Roman"/>
                  <w:vertAlign w:val="baseline"/>
                  <w:lang w:val="en-US" w:eastAsia="zh-CN"/>
                </w:rPr>
                <w:t>A8</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0ED13CC8">
            <w:pPr>
              <w:jc w:val="center"/>
              <w:rPr>
                <w:ins w:id="3372" w:author="LKY" w:date="2026-05-22T20:54:15Z"/>
                <w:rFonts w:hint="default" w:ascii="Times New Roman" w:hAnsi="Times New Roman"/>
                <w:vertAlign w:val="baseline"/>
                <w:lang w:val="en-US" w:eastAsia="zh-CN"/>
              </w:rPr>
            </w:pPr>
            <w:ins w:id="3373" w:author="LKY" w:date="2026-05-22T20:54:15Z">
              <w:r>
                <w:rPr>
                  <w:rFonts w:hint="eastAsia" w:ascii="Times New Roman" w:hAnsi="Times New Roman"/>
                  <w:vertAlign w:val="baseline"/>
                  <w:lang w:val="en-US" w:eastAsia="zh-CN"/>
                </w:rPr>
                <w:t>A9</w:t>
              </w:r>
            </w:ins>
          </w:p>
        </w:tc>
      </w:tr>
      <w:tr w14:paraId="09D4A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74" w:author="LKY" w:date="2026-05-22T20:54:15Z"/>
        </w:trPr>
        <w:tc>
          <w:tcPr>
            <w:tcW w:w="637" w:type="pct"/>
            <w:tcBorders>
              <w:top w:val="single" w:color="auto" w:sz="4" w:space="0"/>
              <w:left w:val="single" w:color="auto" w:sz="4" w:space="0"/>
              <w:bottom w:val="single" w:color="auto" w:sz="4" w:space="0"/>
              <w:right w:val="single" w:color="auto" w:sz="4" w:space="0"/>
            </w:tcBorders>
            <w:noWrap w:val="0"/>
            <w:vAlign w:val="top"/>
          </w:tcPr>
          <w:p w14:paraId="1973BCD4">
            <w:pPr>
              <w:jc w:val="center"/>
              <w:rPr>
                <w:ins w:id="3375" w:author="LKY" w:date="2026-05-22T20:54:15Z"/>
                <w:rFonts w:hint="default" w:ascii="Times New Roman" w:hAnsi="Times New Roman"/>
                <w:vertAlign w:val="baseline"/>
                <w:lang w:val="en-US" w:eastAsia="zh-CN"/>
              </w:rPr>
            </w:pPr>
            <w:ins w:id="3376" w:author="LKY" w:date="2026-05-22T20:54:15Z">
              <w:r>
                <w:rPr>
                  <w:rFonts w:hint="eastAsia" w:ascii="Times New Roman" w:hAnsi="Times New Roman"/>
                  <w:vertAlign w:val="baseline"/>
                  <w:lang w:val="en-US" w:eastAsia="zh-CN"/>
                </w:rPr>
                <w:t>名称</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63F792E0">
            <w:pPr>
              <w:jc w:val="center"/>
              <w:rPr>
                <w:ins w:id="3377" w:author="LKY" w:date="2026-05-22T20:54:15Z"/>
                <w:rFonts w:hint="default" w:ascii="Times New Roman" w:hAnsi="Times New Roman"/>
                <w:vertAlign w:val="baseline"/>
                <w:lang w:val="en-US" w:eastAsia="zh-CN"/>
              </w:rPr>
            </w:pPr>
            <w:ins w:id="3378" w:author="LKY" w:date="2026-05-22T20:54:15Z">
              <w:r>
                <w:rPr>
                  <w:rFonts w:hint="eastAsia" w:ascii="Times New Roman" w:hAnsi="Times New Roman"/>
                  <w:vertAlign w:val="baseline"/>
                  <w:lang w:val="en-US" w:eastAsia="zh-CN"/>
                </w:rPr>
                <w:t>DI0</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060007E0">
            <w:pPr>
              <w:jc w:val="center"/>
              <w:rPr>
                <w:ins w:id="3379" w:author="LKY" w:date="2026-05-22T20:54:15Z"/>
                <w:rFonts w:hint="default" w:ascii="Times New Roman" w:hAnsi="Times New Roman"/>
                <w:vertAlign w:val="baseline"/>
                <w:lang w:val="en-US" w:eastAsia="zh-CN"/>
              </w:rPr>
            </w:pPr>
            <w:ins w:id="3380" w:author="LKY" w:date="2026-05-22T20:54:15Z">
              <w:r>
                <w:rPr>
                  <w:rFonts w:hint="eastAsia" w:ascii="Times New Roman" w:hAnsi="Times New Roman"/>
                  <w:vertAlign w:val="baseline"/>
                  <w:lang w:val="en-US" w:eastAsia="zh-CN"/>
                </w:rPr>
                <w:t>DI2</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6B626EE">
            <w:pPr>
              <w:jc w:val="center"/>
              <w:rPr>
                <w:ins w:id="3381" w:author="LKY" w:date="2026-05-22T20:54:15Z"/>
                <w:rFonts w:hint="default" w:ascii="Times New Roman" w:hAnsi="Times New Roman"/>
                <w:vertAlign w:val="baseline"/>
                <w:lang w:val="en-US" w:eastAsia="zh-CN"/>
              </w:rPr>
            </w:pPr>
            <w:ins w:id="3382" w:author="LKY" w:date="2026-05-22T20:54:15Z">
              <w:r>
                <w:rPr>
                  <w:rFonts w:hint="eastAsia" w:ascii="Times New Roman" w:hAnsi="Times New Roman"/>
                  <w:vertAlign w:val="baseline"/>
                  <w:lang w:val="en-US" w:eastAsia="zh-CN"/>
                </w:rPr>
                <w:t>DI4</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1E2D1493">
            <w:pPr>
              <w:jc w:val="center"/>
              <w:rPr>
                <w:ins w:id="3383" w:author="LKY" w:date="2026-05-22T20:54:15Z"/>
                <w:rFonts w:hint="default" w:ascii="Times New Roman" w:hAnsi="Times New Roman"/>
                <w:vertAlign w:val="baseline"/>
                <w:lang w:val="en-US" w:eastAsia="zh-CN"/>
              </w:rPr>
            </w:pPr>
            <w:ins w:id="3384" w:author="LKY" w:date="2026-05-22T20:54:15Z">
              <w:r>
                <w:rPr>
                  <w:rFonts w:hint="eastAsia" w:ascii="Times New Roman" w:hAnsi="Times New Roman"/>
                  <w:vertAlign w:val="baseline"/>
                  <w:lang w:val="en-US" w:eastAsia="zh-CN"/>
                </w:rPr>
                <w:t>DI6</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06E3405B">
            <w:pPr>
              <w:jc w:val="center"/>
              <w:rPr>
                <w:ins w:id="3385" w:author="LKY" w:date="2026-05-22T20:54:15Z"/>
                <w:rFonts w:hint="default" w:ascii="Times New Roman" w:hAnsi="Times New Roman"/>
                <w:vertAlign w:val="baseline"/>
                <w:lang w:val="en-US" w:eastAsia="zh-CN"/>
              </w:rPr>
            </w:pPr>
            <w:ins w:id="3386" w:author="LKY" w:date="2026-05-22T20:54:15Z">
              <w:r>
                <w:rPr>
                  <w:rFonts w:hint="eastAsia" w:ascii="Times New Roman" w:hAnsi="Times New Roman"/>
                  <w:vertAlign w:val="baseline"/>
                  <w:lang w:val="en-US" w:eastAsia="zh-CN"/>
                </w:rPr>
                <w:t>DI8</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6721DFF4">
            <w:pPr>
              <w:jc w:val="center"/>
              <w:rPr>
                <w:ins w:id="3387" w:author="LKY" w:date="2026-05-22T20:54:15Z"/>
                <w:rFonts w:hint="default" w:ascii="Times New Roman" w:hAnsi="Times New Roman"/>
                <w:vertAlign w:val="baseline"/>
                <w:lang w:val="en-US" w:eastAsia="zh-CN"/>
              </w:rPr>
            </w:pPr>
            <w:ins w:id="3388" w:author="LKY" w:date="2026-05-22T20:54:15Z">
              <w:r>
                <w:rPr>
                  <w:rFonts w:hint="eastAsia" w:ascii="Times New Roman" w:hAnsi="Times New Roman"/>
                  <w:vertAlign w:val="baseline"/>
                  <w:lang w:val="en-US" w:eastAsia="zh-CN"/>
                </w:rPr>
                <w:t>DI10</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B9E1AD2">
            <w:pPr>
              <w:jc w:val="center"/>
              <w:rPr>
                <w:ins w:id="3389" w:author="LKY" w:date="2026-05-22T20:54:15Z"/>
                <w:rFonts w:hint="default" w:ascii="Times New Roman" w:hAnsi="Times New Roman"/>
                <w:vertAlign w:val="baseline"/>
                <w:lang w:val="en-US" w:eastAsia="zh-CN"/>
              </w:rPr>
            </w:pPr>
            <w:ins w:id="3390" w:author="LKY" w:date="2026-05-22T20:54:15Z">
              <w:r>
                <w:rPr>
                  <w:rFonts w:hint="eastAsia" w:ascii="Times New Roman" w:hAnsi="Times New Roman"/>
                  <w:vertAlign w:val="baseline"/>
                  <w:lang w:val="en-US" w:eastAsia="zh-CN"/>
                </w:rPr>
                <w:t>DI12</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15EE5592">
            <w:pPr>
              <w:jc w:val="center"/>
              <w:rPr>
                <w:ins w:id="3391" w:author="LKY" w:date="2026-05-22T20:54:15Z"/>
                <w:rFonts w:hint="default" w:ascii="Times New Roman" w:hAnsi="Times New Roman"/>
                <w:vertAlign w:val="baseline"/>
                <w:lang w:val="en-US" w:eastAsia="zh-CN"/>
              </w:rPr>
            </w:pPr>
            <w:ins w:id="3392" w:author="LKY" w:date="2026-05-22T20:54:15Z">
              <w:r>
                <w:rPr>
                  <w:rFonts w:hint="eastAsia" w:ascii="Times New Roman" w:hAnsi="Times New Roman"/>
                  <w:vertAlign w:val="baseline"/>
                  <w:lang w:val="en-US" w:eastAsia="zh-CN"/>
                </w:rPr>
                <w:t>DI14</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2D69ABF5">
            <w:pPr>
              <w:jc w:val="center"/>
              <w:rPr>
                <w:ins w:id="3393" w:author="LKY" w:date="2026-05-22T20:54:15Z"/>
                <w:rFonts w:hint="default" w:ascii="Times New Roman" w:hAnsi="Times New Roman"/>
                <w:vertAlign w:val="baseline"/>
                <w:lang w:val="en-US" w:eastAsia="zh-CN"/>
              </w:rPr>
            </w:pPr>
            <w:ins w:id="3394" w:author="LKY" w:date="2026-05-22T20:54:15Z">
              <w:r>
                <w:rPr>
                  <w:rFonts w:hint="eastAsia" w:ascii="Times New Roman" w:hAnsi="Times New Roman"/>
                  <w:vertAlign w:val="baseline"/>
                  <w:lang w:val="en-US" w:eastAsia="zh-CN"/>
                </w:rPr>
                <w:t>COM</w:t>
              </w:r>
            </w:ins>
          </w:p>
        </w:tc>
      </w:tr>
    </w:tbl>
    <w:p w14:paraId="6388EB6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ins w:id="3395" w:author="LKY" w:date="2026-05-22T20:54:15Z"/>
          <w:rFonts w:hint="eastAsia" w:ascii="Times New Roman" w:hAnsi="Times New Roman" w:eastAsia="宋体" w:cs="宋体"/>
          <w:b w:val="0"/>
          <w:bCs w:val="0"/>
          <w:iCs/>
          <w:color w:val="FF0000"/>
          <w:kern w:val="2"/>
          <w:sz w:val="24"/>
          <w:szCs w:val="24"/>
          <w:lang w:val="en-US" w:eastAsia="zh-CN" w:bidi="ar-SA"/>
        </w:rPr>
      </w:pPr>
    </w:p>
    <w:p w14:paraId="6ADECA9A">
      <w:pPr>
        <w:jc w:val="center"/>
        <w:rPr>
          <w:rFonts w:hint="default" w:ascii="Times New Roman" w:hAnsi="Times New Roman"/>
          <w:vertAlign w:val="baseline"/>
          <w:lang w:val="en-US" w:eastAsia="zh-CN"/>
        </w:rPr>
      </w:pPr>
      <w:ins w:id="3396" w:author="LKY" w:date="2026-05-22T20:54:15Z">
        <w:r>
          <w:rPr>
            <w:rFonts w:hint="eastAsia" w:ascii="Times New Roman" w:hAnsi="Times New Roman" w:eastAsia="宋体" w:cs="宋体"/>
            <w:b w:val="0"/>
            <w:bCs w:val="0"/>
            <w:iCs/>
            <w:color w:val="FF0000"/>
            <w:kern w:val="2"/>
            <w:sz w:val="24"/>
            <w:szCs w:val="24"/>
            <w:lang w:val="en-US" w:eastAsia="zh-CN" w:bidi="ar-SA"/>
          </w:rPr>
          <w:t>注意：上述两个DI模块采用共板形式，分别对应NPN型、PNP型、干接点</w:t>
        </w:r>
      </w:ins>
    </w:p>
    <w:p w14:paraId="07412DA0">
      <w:pPr>
        <w:pStyle w:val="12"/>
        <w:ind w:left="0" w:leftChars="0" w:firstLine="0" w:firstLineChars="0"/>
        <w:outlineLvl w:val="2"/>
        <w:rPr>
          <w:rFonts w:hint="eastAsia" w:ascii="Times New Roman" w:hAnsi="Times New Roman"/>
          <w:b w:val="0"/>
          <w:bCs w:val="0"/>
          <w:sz w:val="24"/>
          <w:szCs w:val="24"/>
          <w:lang w:val="en-US" w:eastAsia="zh-CN"/>
        </w:rPr>
      </w:pPr>
      <w:bookmarkStart w:id="83" w:name="_Toc16221"/>
      <w:bookmarkStart w:id="84" w:name="_Toc3002"/>
      <w:bookmarkStart w:id="85" w:name="_Toc31081"/>
      <w:bookmarkStart w:id="86" w:name="_Toc21534"/>
      <w:bookmarkStart w:id="87" w:name="_Toc32321"/>
      <w:r>
        <w:rPr>
          <w:rFonts w:hint="eastAsia" w:ascii="Times New Roman" w:hAnsi="Times New Roman"/>
          <w:b/>
          <w:bCs/>
          <w:sz w:val="28"/>
          <w:szCs w:val="28"/>
          <w:lang w:val="en-US" w:eastAsia="zh-CN"/>
        </w:rPr>
        <w:t>2.3.</w:t>
      </w:r>
      <w:ins w:id="3397" w:author="LKY" w:date="2026-08-31T10:08:42Z">
        <w:r>
          <w:rPr>
            <w:rFonts w:hint="eastAsia" w:ascii="Times New Roman" w:hAnsi="Times New Roman"/>
            <w:b/>
            <w:bCs/>
            <w:sz w:val="28"/>
            <w:szCs w:val="28"/>
            <w:lang w:val="en-US" w:eastAsia="zh-CN"/>
          </w:rPr>
          <w:t>4</w:t>
        </w:r>
      </w:ins>
      <w:del w:id="3398" w:author="LKY" w:date="2026-08-31T10:08:42Z">
        <w:r>
          <w:rPr>
            <w:rFonts w:hint="eastAsia" w:ascii="Times New Roman" w:hAnsi="Times New Roman"/>
            <w:b/>
            <w:bCs/>
            <w:sz w:val="28"/>
            <w:szCs w:val="28"/>
            <w:lang w:val="en-US" w:eastAsia="zh-CN"/>
          </w:rPr>
          <w:delText>3</w:delText>
        </w:r>
      </w:del>
      <w:r>
        <w:rPr>
          <w:rFonts w:hint="eastAsia" w:ascii="Times New Roman" w:hAnsi="Times New Roman"/>
          <w:b/>
          <w:bCs/>
          <w:sz w:val="28"/>
          <w:szCs w:val="28"/>
          <w:lang w:val="en-US" w:eastAsia="zh-CN"/>
        </w:rPr>
        <w:t xml:space="preserve"> DO模块</w:t>
      </w:r>
      <w:bookmarkEnd w:id="83"/>
      <w:bookmarkEnd w:id="84"/>
      <w:bookmarkEnd w:id="85"/>
      <w:bookmarkEnd w:id="86"/>
      <w:bookmarkEnd w:id="87"/>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56887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99" w:author="LKY" w:date="2026-05-22T20:54:31Z"/>
        </w:trPr>
        <w:tc>
          <w:tcPr>
            <w:tcW w:w="5000" w:type="pct"/>
            <w:gridSpan w:val="10"/>
            <w:tcBorders>
              <w:top w:val="single" w:color="auto" w:sz="4" w:space="0"/>
            </w:tcBorders>
            <w:noWrap w:val="0"/>
            <w:vAlign w:val="top"/>
          </w:tcPr>
          <w:p w14:paraId="4A3CFAC7">
            <w:pPr>
              <w:jc w:val="center"/>
              <w:rPr>
                <w:ins w:id="3400" w:author="LKY" w:date="2026-05-22T20:54:31Z"/>
                <w:rFonts w:hint="eastAsia" w:ascii="Times New Roman" w:hAnsi="Times New Roman"/>
                <w:vertAlign w:val="baseline"/>
                <w:lang w:val="en-US" w:eastAsia="zh-CN"/>
              </w:rPr>
            </w:pPr>
            <w:ins w:id="3401" w:author="LKY" w:date="2026-05-22T20:54:31Z">
              <w:r>
                <w:rPr>
                  <w:rFonts w:hint="eastAsia" w:ascii="Times New Roman" w:hAnsi="Times New Roman"/>
                  <w:vertAlign w:val="baseline"/>
                  <w:lang w:val="en-US" w:eastAsia="zh-CN"/>
                </w:rPr>
                <w:t>N2161模块（PNP）</w:t>
              </w:r>
            </w:ins>
          </w:p>
        </w:tc>
      </w:tr>
      <w:tr w14:paraId="7F8D9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02" w:author="LKY" w:date="2026-05-22T20:54:31Z"/>
        </w:trPr>
        <w:tc>
          <w:tcPr>
            <w:tcW w:w="639" w:type="pct"/>
            <w:tcBorders>
              <w:top w:val="single" w:color="auto" w:sz="4" w:space="0"/>
            </w:tcBorders>
            <w:noWrap w:val="0"/>
            <w:vAlign w:val="top"/>
          </w:tcPr>
          <w:p w14:paraId="07A3306C">
            <w:pPr>
              <w:jc w:val="center"/>
              <w:rPr>
                <w:ins w:id="3403" w:author="LKY" w:date="2026-05-22T20:54:31Z"/>
                <w:rFonts w:hint="default" w:ascii="Times New Roman" w:hAnsi="Times New Roman"/>
                <w:vertAlign w:val="baseline"/>
                <w:lang w:val="en-US" w:eastAsia="zh-CN"/>
              </w:rPr>
            </w:pPr>
            <w:ins w:id="3404" w:author="LKY" w:date="2026-05-22T20:54:31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49501585">
            <w:pPr>
              <w:jc w:val="center"/>
              <w:rPr>
                <w:ins w:id="3405" w:author="LKY" w:date="2026-05-22T20:54:31Z"/>
                <w:rFonts w:hint="default" w:ascii="Times New Roman" w:hAnsi="Times New Roman" w:eastAsiaTheme="minorEastAsia" w:cstheme="minorBidi"/>
                <w:kern w:val="2"/>
                <w:sz w:val="21"/>
                <w:szCs w:val="24"/>
                <w:vertAlign w:val="baseline"/>
                <w:lang w:val="en-US" w:eastAsia="zh-CN" w:bidi="ar-SA"/>
              </w:rPr>
            </w:pPr>
            <w:ins w:id="3406" w:author="LKY" w:date="2026-05-22T20:54:31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0939CA46">
            <w:pPr>
              <w:jc w:val="center"/>
              <w:rPr>
                <w:ins w:id="3407" w:author="LKY" w:date="2026-05-22T20:54:31Z"/>
                <w:rFonts w:hint="default" w:ascii="Times New Roman" w:hAnsi="Times New Roman" w:eastAsiaTheme="minorEastAsia" w:cstheme="minorBidi"/>
                <w:kern w:val="2"/>
                <w:sz w:val="21"/>
                <w:szCs w:val="24"/>
                <w:vertAlign w:val="baseline"/>
                <w:lang w:val="en-US" w:eastAsia="zh-CN" w:bidi="ar-SA"/>
              </w:rPr>
            </w:pPr>
            <w:ins w:id="3408" w:author="LKY" w:date="2026-05-22T20:54:31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56FC1FF1">
            <w:pPr>
              <w:jc w:val="center"/>
              <w:rPr>
                <w:ins w:id="3409" w:author="LKY" w:date="2026-05-22T20:54:31Z"/>
                <w:rFonts w:hint="default" w:ascii="Times New Roman" w:hAnsi="Times New Roman" w:eastAsiaTheme="minorEastAsia" w:cstheme="minorBidi"/>
                <w:kern w:val="2"/>
                <w:sz w:val="21"/>
                <w:szCs w:val="24"/>
                <w:vertAlign w:val="baseline"/>
                <w:lang w:val="en-US" w:eastAsia="zh-CN" w:bidi="ar-SA"/>
              </w:rPr>
            </w:pPr>
            <w:ins w:id="3410" w:author="LKY" w:date="2026-05-22T20:54:31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69DF8E17">
            <w:pPr>
              <w:jc w:val="center"/>
              <w:rPr>
                <w:ins w:id="3411" w:author="LKY" w:date="2026-05-22T20:54:31Z"/>
                <w:rFonts w:hint="default" w:ascii="Times New Roman" w:hAnsi="Times New Roman" w:eastAsiaTheme="minorEastAsia" w:cstheme="minorBidi"/>
                <w:kern w:val="2"/>
                <w:sz w:val="21"/>
                <w:szCs w:val="24"/>
                <w:vertAlign w:val="baseline"/>
                <w:lang w:val="en-US" w:eastAsia="zh-CN" w:bidi="ar-SA"/>
              </w:rPr>
            </w:pPr>
            <w:ins w:id="3412" w:author="LKY" w:date="2026-05-22T20:54:31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41536776">
            <w:pPr>
              <w:jc w:val="center"/>
              <w:rPr>
                <w:ins w:id="3413" w:author="LKY" w:date="2026-05-22T20:54:31Z"/>
                <w:rFonts w:hint="default" w:ascii="Times New Roman" w:hAnsi="Times New Roman" w:eastAsiaTheme="minorEastAsia" w:cstheme="minorBidi"/>
                <w:kern w:val="2"/>
                <w:sz w:val="21"/>
                <w:szCs w:val="24"/>
                <w:vertAlign w:val="baseline"/>
                <w:lang w:val="en-US" w:eastAsia="zh-CN" w:bidi="ar-SA"/>
              </w:rPr>
            </w:pPr>
            <w:ins w:id="3414" w:author="LKY" w:date="2026-05-22T20:54:31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5074379C">
            <w:pPr>
              <w:jc w:val="center"/>
              <w:rPr>
                <w:ins w:id="3415" w:author="LKY" w:date="2026-05-22T20:54:31Z"/>
                <w:rFonts w:hint="default" w:ascii="Times New Roman" w:hAnsi="Times New Roman" w:eastAsiaTheme="minorEastAsia" w:cstheme="minorBidi"/>
                <w:kern w:val="2"/>
                <w:sz w:val="21"/>
                <w:szCs w:val="24"/>
                <w:vertAlign w:val="baseline"/>
                <w:lang w:val="en-US" w:eastAsia="zh-CN" w:bidi="ar-SA"/>
              </w:rPr>
            </w:pPr>
            <w:ins w:id="3416" w:author="LKY" w:date="2026-05-22T20:54:31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5E3E2102">
            <w:pPr>
              <w:jc w:val="center"/>
              <w:rPr>
                <w:ins w:id="3417" w:author="LKY" w:date="2026-05-22T20:54:31Z"/>
                <w:rFonts w:hint="default" w:ascii="Times New Roman" w:hAnsi="Times New Roman"/>
                <w:vertAlign w:val="baseline"/>
                <w:lang w:val="en-US" w:eastAsia="zh-CN"/>
              </w:rPr>
            </w:pPr>
            <w:ins w:id="3418" w:author="LKY" w:date="2026-05-22T20:54:31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0BFEB829">
            <w:pPr>
              <w:jc w:val="center"/>
              <w:rPr>
                <w:ins w:id="3419" w:author="LKY" w:date="2026-05-22T20:54:31Z"/>
                <w:rFonts w:hint="default" w:ascii="Times New Roman" w:hAnsi="Times New Roman"/>
                <w:vertAlign w:val="baseline"/>
                <w:lang w:val="en-US" w:eastAsia="zh-CN"/>
              </w:rPr>
            </w:pPr>
            <w:ins w:id="3420" w:author="LKY" w:date="2026-05-22T20:54:31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70A8BEDD">
            <w:pPr>
              <w:jc w:val="center"/>
              <w:rPr>
                <w:ins w:id="3421" w:author="LKY" w:date="2026-05-22T20:54:31Z"/>
                <w:rFonts w:hint="default" w:ascii="Times New Roman" w:hAnsi="Times New Roman"/>
                <w:vertAlign w:val="baseline"/>
                <w:lang w:val="en-US" w:eastAsia="zh-CN"/>
              </w:rPr>
            </w:pPr>
            <w:ins w:id="3422" w:author="LKY" w:date="2026-05-22T20:54:31Z">
              <w:r>
                <w:rPr>
                  <w:rFonts w:hint="eastAsia" w:ascii="Times New Roman" w:hAnsi="Times New Roman"/>
                  <w:vertAlign w:val="baseline"/>
                  <w:lang w:val="en-US" w:eastAsia="zh-CN"/>
                </w:rPr>
                <w:t>B9</w:t>
              </w:r>
            </w:ins>
          </w:p>
        </w:tc>
      </w:tr>
      <w:tr w14:paraId="7644D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23" w:author="LKY" w:date="2026-05-22T20:54:31Z"/>
        </w:trPr>
        <w:tc>
          <w:tcPr>
            <w:tcW w:w="639" w:type="pct"/>
            <w:noWrap w:val="0"/>
            <w:vAlign w:val="top"/>
          </w:tcPr>
          <w:p w14:paraId="0FAB1CD4">
            <w:pPr>
              <w:jc w:val="center"/>
              <w:rPr>
                <w:ins w:id="3424" w:author="LKY" w:date="2026-05-22T20:54:31Z"/>
                <w:rFonts w:hint="default" w:ascii="Times New Roman" w:hAnsi="Times New Roman"/>
                <w:vertAlign w:val="baseline"/>
                <w:lang w:val="en-US" w:eastAsia="zh-CN"/>
              </w:rPr>
            </w:pPr>
            <w:ins w:id="3425" w:author="LKY" w:date="2026-05-22T20:54:31Z">
              <w:r>
                <w:rPr>
                  <w:rFonts w:hint="eastAsia" w:ascii="Times New Roman" w:hAnsi="Times New Roman"/>
                  <w:vertAlign w:val="baseline"/>
                  <w:lang w:val="en-US" w:eastAsia="zh-CN"/>
                </w:rPr>
                <w:t>名称</w:t>
              </w:r>
            </w:ins>
          </w:p>
        </w:tc>
        <w:tc>
          <w:tcPr>
            <w:tcW w:w="489" w:type="pct"/>
            <w:noWrap w:val="0"/>
            <w:vAlign w:val="top"/>
          </w:tcPr>
          <w:p w14:paraId="46E5A2F2">
            <w:pPr>
              <w:jc w:val="center"/>
              <w:rPr>
                <w:ins w:id="3426" w:author="LKY" w:date="2026-05-22T20:54:31Z"/>
                <w:rFonts w:hint="default" w:ascii="Times New Roman" w:hAnsi="Times New Roman"/>
                <w:vertAlign w:val="baseline"/>
                <w:lang w:val="en-US" w:eastAsia="zh-CN"/>
              </w:rPr>
            </w:pPr>
            <w:ins w:id="3427" w:author="LKY" w:date="2026-05-22T20:54:31Z">
              <w:r>
                <w:rPr>
                  <w:rFonts w:hint="eastAsia" w:ascii="Times New Roman" w:hAnsi="Times New Roman"/>
                  <w:vertAlign w:val="baseline"/>
                  <w:lang w:val="en-US" w:eastAsia="zh-CN"/>
                </w:rPr>
                <w:t>DO2</w:t>
              </w:r>
            </w:ins>
          </w:p>
        </w:tc>
        <w:tc>
          <w:tcPr>
            <w:tcW w:w="483" w:type="pct"/>
            <w:noWrap w:val="0"/>
            <w:vAlign w:val="top"/>
          </w:tcPr>
          <w:p w14:paraId="7952A0B2">
            <w:pPr>
              <w:jc w:val="center"/>
              <w:rPr>
                <w:ins w:id="3428" w:author="LKY" w:date="2026-05-22T20:54:31Z"/>
                <w:rFonts w:hint="default" w:ascii="Times New Roman" w:hAnsi="Times New Roman"/>
                <w:vertAlign w:val="baseline"/>
                <w:lang w:val="en-US" w:eastAsia="zh-CN"/>
              </w:rPr>
            </w:pPr>
            <w:ins w:id="3429" w:author="LKY" w:date="2026-05-22T20:54:31Z">
              <w:r>
                <w:rPr>
                  <w:rFonts w:hint="eastAsia" w:ascii="Times New Roman" w:hAnsi="Times New Roman"/>
                  <w:vertAlign w:val="baseline"/>
                  <w:lang w:val="en-US" w:eastAsia="zh-CN"/>
                </w:rPr>
                <w:t>DO4</w:t>
              </w:r>
            </w:ins>
          </w:p>
        </w:tc>
        <w:tc>
          <w:tcPr>
            <w:tcW w:w="489" w:type="pct"/>
            <w:noWrap w:val="0"/>
            <w:vAlign w:val="top"/>
          </w:tcPr>
          <w:p w14:paraId="06C35DDE">
            <w:pPr>
              <w:jc w:val="center"/>
              <w:rPr>
                <w:ins w:id="3430" w:author="LKY" w:date="2026-05-22T20:54:31Z"/>
                <w:rFonts w:hint="default" w:ascii="Times New Roman" w:hAnsi="Times New Roman" w:eastAsiaTheme="minorEastAsia" w:cstheme="minorBidi"/>
                <w:kern w:val="2"/>
                <w:sz w:val="21"/>
                <w:szCs w:val="24"/>
                <w:vertAlign w:val="baseline"/>
                <w:lang w:val="en-US" w:eastAsia="zh-CN" w:bidi="ar-SA"/>
              </w:rPr>
            </w:pPr>
            <w:ins w:id="3431" w:author="LKY" w:date="2026-05-22T20:54:31Z">
              <w:r>
                <w:rPr>
                  <w:rFonts w:hint="eastAsia" w:ascii="Times New Roman" w:hAnsi="Times New Roman"/>
                  <w:vertAlign w:val="baseline"/>
                  <w:lang w:val="en-US" w:eastAsia="zh-CN"/>
                </w:rPr>
                <w:t>DO6</w:t>
              </w:r>
            </w:ins>
          </w:p>
        </w:tc>
        <w:tc>
          <w:tcPr>
            <w:tcW w:w="489" w:type="pct"/>
            <w:noWrap w:val="0"/>
            <w:vAlign w:val="top"/>
          </w:tcPr>
          <w:p w14:paraId="4BEF5D90">
            <w:pPr>
              <w:jc w:val="center"/>
              <w:rPr>
                <w:ins w:id="3432" w:author="LKY" w:date="2026-05-22T20:54:31Z"/>
                <w:rFonts w:hint="default" w:ascii="Times New Roman" w:hAnsi="Times New Roman" w:eastAsiaTheme="minorEastAsia" w:cstheme="minorBidi"/>
                <w:kern w:val="2"/>
                <w:sz w:val="21"/>
                <w:szCs w:val="24"/>
                <w:vertAlign w:val="baseline"/>
                <w:lang w:val="en-US" w:eastAsia="zh-CN" w:bidi="ar-SA"/>
              </w:rPr>
            </w:pPr>
            <w:ins w:id="3433" w:author="LKY" w:date="2026-05-22T20:54:31Z">
              <w:r>
                <w:rPr>
                  <w:rFonts w:hint="eastAsia" w:ascii="Times New Roman" w:hAnsi="Times New Roman"/>
                  <w:vertAlign w:val="baseline"/>
                  <w:lang w:val="en-US" w:eastAsia="zh-CN"/>
                </w:rPr>
                <w:t>DO8</w:t>
              </w:r>
            </w:ins>
          </w:p>
        </w:tc>
        <w:tc>
          <w:tcPr>
            <w:tcW w:w="489" w:type="pct"/>
            <w:noWrap w:val="0"/>
            <w:vAlign w:val="top"/>
          </w:tcPr>
          <w:p w14:paraId="4A91F0B8">
            <w:pPr>
              <w:jc w:val="center"/>
              <w:rPr>
                <w:ins w:id="3434" w:author="LKY" w:date="2026-05-22T20:54:31Z"/>
                <w:rFonts w:hint="default" w:ascii="Times New Roman" w:hAnsi="Times New Roman"/>
                <w:vertAlign w:val="baseline"/>
                <w:lang w:val="en-US" w:eastAsia="zh-CN"/>
              </w:rPr>
            </w:pPr>
            <w:ins w:id="3435" w:author="LKY" w:date="2026-05-22T20:54:31Z">
              <w:r>
                <w:rPr>
                  <w:rFonts w:hint="eastAsia" w:ascii="Times New Roman" w:hAnsi="Times New Roman"/>
                  <w:vertAlign w:val="baseline"/>
                  <w:lang w:val="en-US" w:eastAsia="zh-CN"/>
                </w:rPr>
                <w:t>DO10</w:t>
              </w:r>
            </w:ins>
          </w:p>
        </w:tc>
        <w:tc>
          <w:tcPr>
            <w:tcW w:w="489" w:type="pct"/>
            <w:noWrap w:val="0"/>
            <w:vAlign w:val="top"/>
          </w:tcPr>
          <w:p w14:paraId="66B458A5">
            <w:pPr>
              <w:jc w:val="center"/>
              <w:rPr>
                <w:ins w:id="3436" w:author="LKY" w:date="2026-05-22T20:54:31Z"/>
                <w:rFonts w:hint="default" w:ascii="Times New Roman" w:hAnsi="Times New Roman"/>
                <w:vertAlign w:val="baseline"/>
                <w:lang w:val="en-US" w:eastAsia="zh-CN"/>
              </w:rPr>
            </w:pPr>
            <w:ins w:id="3437" w:author="LKY" w:date="2026-05-22T20:54:31Z">
              <w:r>
                <w:rPr>
                  <w:rFonts w:hint="eastAsia" w:ascii="Times New Roman" w:hAnsi="Times New Roman"/>
                  <w:vertAlign w:val="baseline"/>
                  <w:lang w:val="en-US" w:eastAsia="zh-CN"/>
                </w:rPr>
                <w:t>DO12</w:t>
              </w:r>
            </w:ins>
          </w:p>
        </w:tc>
        <w:tc>
          <w:tcPr>
            <w:tcW w:w="489" w:type="pct"/>
            <w:noWrap w:val="0"/>
            <w:vAlign w:val="top"/>
          </w:tcPr>
          <w:p w14:paraId="7E4F457B">
            <w:pPr>
              <w:jc w:val="center"/>
              <w:rPr>
                <w:ins w:id="3438" w:author="LKY" w:date="2026-05-22T20:54:31Z"/>
                <w:rFonts w:hint="default" w:ascii="Times New Roman" w:hAnsi="Times New Roman"/>
                <w:vertAlign w:val="baseline"/>
                <w:lang w:val="en-US" w:eastAsia="zh-CN"/>
              </w:rPr>
            </w:pPr>
            <w:ins w:id="3439" w:author="LKY" w:date="2026-05-22T20:54:31Z">
              <w:r>
                <w:rPr>
                  <w:rFonts w:hint="eastAsia" w:ascii="Times New Roman" w:hAnsi="Times New Roman"/>
                  <w:vertAlign w:val="baseline"/>
                  <w:lang w:val="en-US" w:eastAsia="zh-CN"/>
                </w:rPr>
                <w:t>DO14</w:t>
              </w:r>
            </w:ins>
          </w:p>
        </w:tc>
        <w:tc>
          <w:tcPr>
            <w:tcW w:w="525" w:type="pct"/>
            <w:noWrap w:val="0"/>
            <w:vAlign w:val="top"/>
          </w:tcPr>
          <w:p w14:paraId="3C7EDBF0">
            <w:pPr>
              <w:jc w:val="center"/>
              <w:rPr>
                <w:ins w:id="3440" w:author="LKY" w:date="2026-05-22T20:54:31Z"/>
                <w:rFonts w:hint="default" w:ascii="Times New Roman" w:hAnsi="Times New Roman"/>
                <w:vertAlign w:val="baseline"/>
                <w:lang w:val="en-US" w:eastAsia="zh-CN"/>
              </w:rPr>
            </w:pPr>
            <w:ins w:id="3441" w:author="LKY" w:date="2026-05-22T20:54:31Z">
              <w:r>
                <w:rPr>
                  <w:rFonts w:hint="eastAsia" w:ascii="Times New Roman" w:hAnsi="Times New Roman"/>
                  <w:vertAlign w:val="baseline"/>
                  <w:lang w:val="en-US" w:eastAsia="zh-CN"/>
                </w:rPr>
                <w:t>DO16</w:t>
              </w:r>
            </w:ins>
          </w:p>
        </w:tc>
        <w:tc>
          <w:tcPr>
            <w:tcW w:w="412" w:type="pct"/>
            <w:noWrap w:val="0"/>
            <w:vAlign w:val="top"/>
          </w:tcPr>
          <w:p w14:paraId="07D3B649">
            <w:pPr>
              <w:jc w:val="center"/>
              <w:rPr>
                <w:ins w:id="3442" w:author="LKY" w:date="2026-05-22T20:54:31Z"/>
                <w:rFonts w:hint="default" w:ascii="Times New Roman" w:hAnsi="Times New Roman"/>
                <w:vertAlign w:val="baseline"/>
                <w:lang w:val="en-US" w:eastAsia="zh-CN"/>
              </w:rPr>
            </w:pPr>
            <w:ins w:id="3443" w:author="LKY" w:date="2026-05-22T20:54:31Z">
              <w:r>
                <w:rPr>
                  <w:rFonts w:hint="eastAsia" w:ascii="Times New Roman" w:hAnsi="Times New Roman"/>
                  <w:vertAlign w:val="baseline"/>
                  <w:lang w:val="en-US" w:eastAsia="zh-CN"/>
                </w:rPr>
                <w:t>PE</w:t>
              </w:r>
            </w:ins>
          </w:p>
        </w:tc>
      </w:tr>
      <w:tr w14:paraId="00D4B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44" w:author="LKY" w:date="2026-05-22T20:54:31Z"/>
        </w:trPr>
        <w:tc>
          <w:tcPr>
            <w:tcW w:w="639" w:type="pct"/>
            <w:noWrap w:val="0"/>
            <w:vAlign w:val="top"/>
          </w:tcPr>
          <w:p w14:paraId="24EF8723">
            <w:pPr>
              <w:jc w:val="center"/>
              <w:rPr>
                <w:ins w:id="3445" w:author="LKY" w:date="2026-05-22T20:54:31Z"/>
                <w:rFonts w:hint="default" w:ascii="Times New Roman" w:hAnsi="Times New Roman"/>
                <w:vertAlign w:val="baseline"/>
                <w:lang w:val="en-US" w:eastAsia="zh-CN"/>
              </w:rPr>
            </w:pPr>
            <w:ins w:id="3446" w:author="LKY" w:date="2026-05-22T20:54:31Z">
              <w:r>
                <w:rPr>
                  <w:rFonts w:hint="eastAsia" w:ascii="Times New Roman" w:hAnsi="Times New Roman"/>
                  <w:vertAlign w:val="baseline"/>
                  <w:lang w:val="en-US" w:eastAsia="zh-CN"/>
                </w:rPr>
                <w:t>端口号</w:t>
              </w:r>
            </w:ins>
          </w:p>
        </w:tc>
        <w:tc>
          <w:tcPr>
            <w:tcW w:w="489" w:type="pct"/>
            <w:noWrap w:val="0"/>
            <w:vAlign w:val="top"/>
          </w:tcPr>
          <w:p w14:paraId="6777A82C">
            <w:pPr>
              <w:jc w:val="center"/>
              <w:rPr>
                <w:ins w:id="3447" w:author="LKY" w:date="2026-05-22T20:54:31Z"/>
                <w:rFonts w:hint="default" w:ascii="Times New Roman" w:hAnsi="Times New Roman"/>
                <w:vertAlign w:val="baseline"/>
                <w:lang w:val="en-US" w:eastAsia="zh-CN"/>
              </w:rPr>
            </w:pPr>
            <w:ins w:id="3448" w:author="LKY" w:date="2026-05-22T20:54:31Z">
              <w:r>
                <w:rPr>
                  <w:rFonts w:hint="eastAsia" w:ascii="Times New Roman" w:hAnsi="Times New Roman"/>
                  <w:vertAlign w:val="baseline"/>
                  <w:lang w:val="en-US" w:eastAsia="zh-CN"/>
                </w:rPr>
                <w:t>A1</w:t>
              </w:r>
            </w:ins>
          </w:p>
        </w:tc>
        <w:tc>
          <w:tcPr>
            <w:tcW w:w="483" w:type="pct"/>
            <w:noWrap w:val="0"/>
            <w:vAlign w:val="top"/>
          </w:tcPr>
          <w:p w14:paraId="4686DC58">
            <w:pPr>
              <w:jc w:val="center"/>
              <w:rPr>
                <w:ins w:id="3449" w:author="LKY" w:date="2026-05-22T20:54:31Z"/>
                <w:rFonts w:hint="default" w:ascii="Times New Roman" w:hAnsi="Times New Roman"/>
                <w:vertAlign w:val="baseline"/>
                <w:lang w:val="en-US" w:eastAsia="zh-CN"/>
              </w:rPr>
            </w:pPr>
            <w:ins w:id="3450" w:author="LKY" w:date="2026-05-22T20:54:31Z">
              <w:r>
                <w:rPr>
                  <w:rFonts w:hint="eastAsia" w:ascii="Times New Roman" w:hAnsi="Times New Roman"/>
                  <w:vertAlign w:val="baseline"/>
                  <w:lang w:val="en-US" w:eastAsia="zh-CN"/>
                </w:rPr>
                <w:t>A2</w:t>
              </w:r>
            </w:ins>
          </w:p>
        </w:tc>
        <w:tc>
          <w:tcPr>
            <w:tcW w:w="489" w:type="pct"/>
            <w:noWrap w:val="0"/>
            <w:vAlign w:val="top"/>
          </w:tcPr>
          <w:p w14:paraId="1C633115">
            <w:pPr>
              <w:jc w:val="center"/>
              <w:rPr>
                <w:ins w:id="3451" w:author="LKY" w:date="2026-05-22T20:54:31Z"/>
                <w:rFonts w:hint="default" w:ascii="Times New Roman" w:hAnsi="Times New Roman"/>
                <w:vertAlign w:val="baseline"/>
                <w:lang w:val="en-US" w:eastAsia="zh-CN"/>
              </w:rPr>
            </w:pPr>
            <w:ins w:id="3452" w:author="LKY" w:date="2026-05-22T20:54:31Z">
              <w:r>
                <w:rPr>
                  <w:rFonts w:hint="eastAsia" w:ascii="Times New Roman" w:hAnsi="Times New Roman"/>
                  <w:vertAlign w:val="baseline"/>
                  <w:lang w:val="en-US" w:eastAsia="zh-CN"/>
                </w:rPr>
                <w:t>A3</w:t>
              </w:r>
            </w:ins>
          </w:p>
        </w:tc>
        <w:tc>
          <w:tcPr>
            <w:tcW w:w="489" w:type="pct"/>
            <w:noWrap w:val="0"/>
            <w:vAlign w:val="top"/>
          </w:tcPr>
          <w:p w14:paraId="3629B522">
            <w:pPr>
              <w:jc w:val="center"/>
              <w:rPr>
                <w:ins w:id="3453" w:author="LKY" w:date="2026-05-22T20:54:31Z"/>
                <w:rFonts w:hint="default" w:ascii="Times New Roman" w:hAnsi="Times New Roman"/>
                <w:vertAlign w:val="baseline"/>
                <w:lang w:val="en-US" w:eastAsia="zh-CN"/>
              </w:rPr>
            </w:pPr>
            <w:ins w:id="3454" w:author="LKY" w:date="2026-05-22T20:54:31Z">
              <w:r>
                <w:rPr>
                  <w:rFonts w:hint="eastAsia" w:ascii="Times New Roman" w:hAnsi="Times New Roman"/>
                  <w:vertAlign w:val="baseline"/>
                  <w:lang w:val="en-US" w:eastAsia="zh-CN"/>
                </w:rPr>
                <w:t>A4</w:t>
              </w:r>
            </w:ins>
          </w:p>
        </w:tc>
        <w:tc>
          <w:tcPr>
            <w:tcW w:w="489" w:type="pct"/>
            <w:noWrap w:val="0"/>
            <w:vAlign w:val="top"/>
          </w:tcPr>
          <w:p w14:paraId="2CE083CF">
            <w:pPr>
              <w:jc w:val="center"/>
              <w:rPr>
                <w:ins w:id="3455" w:author="LKY" w:date="2026-05-22T20:54:31Z"/>
                <w:rFonts w:hint="default" w:ascii="Times New Roman" w:hAnsi="Times New Roman"/>
                <w:vertAlign w:val="baseline"/>
                <w:lang w:val="en-US" w:eastAsia="zh-CN"/>
              </w:rPr>
            </w:pPr>
            <w:ins w:id="3456" w:author="LKY" w:date="2026-05-22T20:54:31Z">
              <w:r>
                <w:rPr>
                  <w:rFonts w:hint="eastAsia" w:ascii="Times New Roman" w:hAnsi="Times New Roman"/>
                  <w:vertAlign w:val="baseline"/>
                  <w:lang w:val="en-US" w:eastAsia="zh-CN"/>
                </w:rPr>
                <w:t>A5</w:t>
              </w:r>
            </w:ins>
          </w:p>
        </w:tc>
        <w:tc>
          <w:tcPr>
            <w:tcW w:w="489" w:type="pct"/>
            <w:noWrap w:val="0"/>
            <w:vAlign w:val="top"/>
          </w:tcPr>
          <w:p w14:paraId="36A66AE7">
            <w:pPr>
              <w:jc w:val="center"/>
              <w:rPr>
                <w:ins w:id="3457" w:author="LKY" w:date="2026-05-22T20:54:31Z"/>
                <w:rFonts w:hint="default" w:ascii="Times New Roman" w:hAnsi="Times New Roman"/>
                <w:vertAlign w:val="baseline"/>
                <w:lang w:val="en-US" w:eastAsia="zh-CN"/>
              </w:rPr>
            </w:pPr>
            <w:ins w:id="3458" w:author="LKY" w:date="2026-05-22T20:54:31Z">
              <w:r>
                <w:rPr>
                  <w:rFonts w:hint="eastAsia" w:ascii="Times New Roman" w:hAnsi="Times New Roman"/>
                  <w:vertAlign w:val="baseline"/>
                  <w:lang w:val="en-US" w:eastAsia="zh-CN"/>
                </w:rPr>
                <w:t>A6</w:t>
              </w:r>
            </w:ins>
          </w:p>
        </w:tc>
        <w:tc>
          <w:tcPr>
            <w:tcW w:w="489" w:type="pct"/>
            <w:noWrap w:val="0"/>
            <w:vAlign w:val="top"/>
          </w:tcPr>
          <w:p w14:paraId="58CCF0B9">
            <w:pPr>
              <w:jc w:val="center"/>
              <w:rPr>
                <w:ins w:id="3459" w:author="LKY" w:date="2026-05-22T20:54:31Z"/>
                <w:rFonts w:hint="default" w:ascii="Times New Roman" w:hAnsi="Times New Roman"/>
                <w:vertAlign w:val="baseline"/>
                <w:lang w:val="en-US" w:eastAsia="zh-CN"/>
              </w:rPr>
            </w:pPr>
            <w:ins w:id="3460" w:author="LKY" w:date="2026-05-22T20:54:31Z">
              <w:r>
                <w:rPr>
                  <w:rFonts w:hint="eastAsia" w:ascii="Times New Roman" w:hAnsi="Times New Roman"/>
                  <w:vertAlign w:val="baseline"/>
                  <w:lang w:val="en-US" w:eastAsia="zh-CN"/>
                </w:rPr>
                <w:t>A7</w:t>
              </w:r>
            </w:ins>
          </w:p>
        </w:tc>
        <w:tc>
          <w:tcPr>
            <w:tcW w:w="525" w:type="pct"/>
            <w:noWrap w:val="0"/>
            <w:vAlign w:val="top"/>
          </w:tcPr>
          <w:p w14:paraId="0CB36738">
            <w:pPr>
              <w:jc w:val="center"/>
              <w:rPr>
                <w:ins w:id="3461" w:author="LKY" w:date="2026-05-22T20:54:31Z"/>
                <w:rFonts w:hint="default" w:ascii="Times New Roman" w:hAnsi="Times New Roman"/>
                <w:vertAlign w:val="baseline"/>
                <w:lang w:val="en-US" w:eastAsia="zh-CN"/>
              </w:rPr>
            </w:pPr>
            <w:ins w:id="3462" w:author="LKY" w:date="2026-05-22T20:54:31Z">
              <w:r>
                <w:rPr>
                  <w:rFonts w:hint="eastAsia" w:ascii="Times New Roman" w:hAnsi="Times New Roman"/>
                  <w:vertAlign w:val="baseline"/>
                  <w:lang w:val="en-US" w:eastAsia="zh-CN"/>
                </w:rPr>
                <w:t>A8</w:t>
              </w:r>
            </w:ins>
          </w:p>
        </w:tc>
        <w:tc>
          <w:tcPr>
            <w:tcW w:w="412" w:type="pct"/>
            <w:noWrap w:val="0"/>
            <w:vAlign w:val="top"/>
          </w:tcPr>
          <w:p w14:paraId="640FCF6E">
            <w:pPr>
              <w:jc w:val="center"/>
              <w:rPr>
                <w:ins w:id="3463" w:author="LKY" w:date="2026-05-22T20:54:31Z"/>
                <w:rFonts w:hint="default" w:ascii="Times New Roman" w:hAnsi="Times New Roman"/>
                <w:vertAlign w:val="baseline"/>
                <w:lang w:val="en-US" w:eastAsia="zh-CN"/>
              </w:rPr>
            </w:pPr>
            <w:ins w:id="3464" w:author="LKY" w:date="2026-05-22T20:54:31Z">
              <w:r>
                <w:rPr>
                  <w:rFonts w:hint="eastAsia" w:ascii="Times New Roman" w:hAnsi="Times New Roman"/>
                  <w:vertAlign w:val="baseline"/>
                  <w:lang w:val="en-US" w:eastAsia="zh-CN"/>
                </w:rPr>
                <w:t>A9</w:t>
              </w:r>
            </w:ins>
          </w:p>
        </w:tc>
      </w:tr>
      <w:tr w14:paraId="3AEA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65" w:author="LKY" w:date="2026-05-22T20:54:31Z"/>
        </w:trPr>
        <w:tc>
          <w:tcPr>
            <w:tcW w:w="639" w:type="pct"/>
            <w:noWrap w:val="0"/>
            <w:vAlign w:val="top"/>
          </w:tcPr>
          <w:p w14:paraId="497C222C">
            <w:pPr>
              <w:jc w:val="center"/>
              <w:rPr>
                <w:ins w:id="3466" w:author="LKY" w:date="2026-05-22T20:54:31Z"/>
                <w:rFonts w:hint="default" w:ascii="Times New Roman" w:hAnsi="Times New Roman"/>
                <w:vertAlign w:val="baseline"/>
                <w:lang w:val="en-US" w:eastAsia="zh-CN"/>
              </w:rPr>
            </w:pPr>
            <w:ins w:id="3467" w:author="LKY" w:date="2026-05-22T20:54:31Z">
              <w:r>
                <w:rPr>
                  <w:rFonts w:hint="eastAsia" w:ascii="Times New Roman" w:hAnsi="Times New Roman"/>
                  <w:vertAlign w:val="baseline"/>
                  <w:lang w:val="en-US" w:eastAsia="zh-CN"/>
                </w:rPr>
                <w:t>名称</w:t>
              </w:r>
            </w:ins>
          </w:p>
        </w:tc>
        <w:tc>
          <w:tcPr>
            <w:tcW w:w="489" w:type="pct"/>
            <w:noWrap w:val="0"/>
            <w:vAlign w:val="top"/>
          </w:tcPr>
          <w:p w14:paraId="478E8EA3">
            <w:pPr>
              <w:jc w:val="center"/>
              <w:rPr>
                <w:ins w:id="3468" w:author="LKY" w:date="2026-05-22T20:54:31Z"/>
                <w:rFonts w:hint="default" w:ascii="Times New Roman" w:hAnsi="Times New Roman"/>
                <w:vertAlign w:val="baseline"/>
                <w:lang w:val="en-US" w:eastAsia="zh-CN"/>
              </w:rPr>
            </w:pPr>
            <w:ins w:id="3469" w:author="LKY" w:date="2026-05-22T20:54:31Z">
              <w:r>
                <w:rPr>
                  <w:rFonts w:hint="eastAsia" w:ascii="Times New Roman" w:hAnsi="Times New Roman"/>
                  <w:vertAlign w:val="baseline"/>
                  <w:lang w:val="en-US" w:eastAsia="zh-CN"/>
                </w:rPr>
                <w:t>DO1</w:t>
              </w:r>
            </w:ins>
          </w:p>
        </w:tc>
        <w:tc>
          <w:tcPr>
            <w:tcW w:w="483" w:type="pct"/>
            <w:noWrap w:val="0"/>
            <w:vAlign w:val="top"/>
          </w:tcPr>
          <w:p w14:paraId="5EBD7661">
            <w:pPr>
              <w:jc w:val="center"/>
              <w:rPr>
                <w:ins w:id="3470" w:author="LKY" w:date="2026-05-22T20:54:31Z"/>
                <w:rFonts w:hint="default" w:ascii="Times New Roman" w:hAnsi="Times New Roman"/>
                <w:vertAlign w:val="baseline"/>
                <w:lang w:val="en-US" w:eastAsia="zh-CN"/>
              </w:rPr>
            </w:pPr>
            <w:ins w:id="3471" w:author="LKY" w:date="2026-05-22T20:54:31Z">
              <w:r>
                <w:rPr>
                  <w:rFonts w:hint="eastAsia" w:ascii="Times New Roman" w:hAnsi="Times New Roman"/>
                  <w:vertAlign w:val="baseline"/>
                  <w:lang w:val="en-US" w:eastAsia="zh-CN"/>
                </w:rPr>
                <w:t>DO3</w:t>
              </w:r>
            </w:ins>
          </w:p>
        </w:tc>
        <w:tc>
          <w:tcPr>
            <w:tcW w:w="489" w:type="pct"/>
            <w:noWrap w:val="0"/>
            <w:vAlign w:val="top"/>
          </w:tcPr>
          <w:p w14:paraId="6B27EF35">
            <w:pPr>
              <w:jc w:val="center"/>
              <w:rPr>
                <w:ins w:id="3472" w:author="LKY" w:date="2026-05-22T20:54:31Z"/>
                <w:rFonts w:hint="default" w:ascii="Times New Roman" w:hAnsi="Times New Roman"/>
                <w:vertAlign w:val="baseline"/>
                <w:lang w:val="en-US" w:eastAsia="zh-CN"/>
              </w:rPr>
            </w:pPr>
            <w:ins w:id="3473" w:author="LKY" w:date="2026-05-22T20:54:31Z">
              <w:r>
                <w:rPr>
                  <w:rFonts w:hint="eastAsia" w:ascii="Times New Roman" w:hAnsi="Times New Roman"/>
                  <w:vertAlign w:val="baseline"/>
                  <w:lang w:val="en-US" w:eastAsia="zh-CN"/>
                </w:rPr>
                <w:t>DO5</w:t>
              </w:r>
            </w:ins>
          </w:p>
        </w:tc>
        <w:tc>
          <w:tcPr>
            <w:tcW w:w="489" w:type="pct"/>
            <w:noWrap w:val="0"/>
            <w:vAlign w:val="top"/>
          </w:tcPr>
          <w:p w14:paraId="619F3736">
            <w:pPr>
              <w:jc w:val="center"/>
              <w:rPr>
                <w:ins w:id="3474" w:author="LKY" w:date="2026-05-22T20:54:31Z"/>
                <w:rFonts w:hint="default" w:ascii="Times New Roman" w:hAnsi="Times New Roman"/>
                <w:vertAlign w:val="baseline"/>
                <w:lang w:val="en-US" w:eastAsia="zh-CN"/>
              </w:rPr>
            </w:pPr>
            <w:ins w:id="3475" w:author="LKY" w:date="2026-05-22T20:54:31Z">
              <w:r>
                <w:rPr>
                  <w:rFonts w:hint="eastAsia" w:ascii="Times New Roman" w:hAnsi="Times New Roman"/>
                  <w:vertAlign w:val="baseline"/>
                  <w:lang w:val="en-US" w:eastAsia="zh-CN"/>
                </w:rPr>
                <w:t>DO7</w:t>
              </w:r>
            </w:ins>
          </w:p>
        </w:tc>
        <w:tc>
          <w:tcPr>
            <w:tcW w:w="489" w:type="pct"/>
            <w:noWrap w:val="0"/>
            <w:vAlign w:val="top"/>
          </w:tcPr>
          <w:p w14:paraId="502A3622">
            <w:pPr>
              <w:jc w:val="center"/>
              <w:rPr>
                <w:ins w:id="3476" w:author="LKY" w:date="2026-05-22T20:54:31Z"/>
                <w:rFonts w:hint="default" w:ascii="Times New Roman" w:hAnsi="Times New Roman"/>
                <w:vertAlign w:val="baseline"/>
                <w:lang w:val="en-US" w:eastAsia="zh-CN"/>
              </w:rPr>
            </w:pPr>
            <w:ins w:id="3477" w:author="LKY" w:date="2026-05-22T20:54:31Z">
              <w:r>
                <w:rPr>
                  <w:rFonts w:hint="eastAsia" w:ascii="Times New Roman" w:hAnsi="Times New Roman"/>
                  <w:vertAlign w:val="baseline"/>
                  <w:lang w:val="en-US" w:eastAsia="zh-CN"/>
                </w:rPr>
                <w:t>DO9</w:t>
              </w:r>
            </w:ins>
          </w:p>
        </w:tc>
        <w:tc>
          <w:tcPr>
            <w:tcW w:w="489" w:type="pct"/>
            <w:noWrap w:val="0"/>
            <w:vAlign w:val="top"/>
          </w:tcPr>
          <w:p w14:paraId="66CC4177">
            <w:pPr>
              <w:jc w:val="center"/>
              <w:rPr>
                <w:ins w:id="3478" w:author="LKY" w:date="2026-05-22T20:54:31Z"/>
                <w:rFonts w:hint="default" w:ascii="Times New Roman" w:hAnsi="Times New Roman"/>
                <w:vertAlign w:val="baseline"/>
                <w:lang w:val="en-US" w:eastAsia="zh-CN"/>
              </w:rPr>
            </w:pPr>
            <w:ins w:id="3479" w:author="LKY" w:date="2026-05-22T20:54:31Z">
              <w:r>
                <w:rPr>
                  <w:rFonts w:hint="eastAsia" w:ascii="Times New Roman" w:hAnsi="Times New Roman"/>
                  <w:vertAlign w:val="baseline"/>
                  <w:lang w:val="en-US" w:eastAsia="zh-CN"/>
                </w:rPr>
                <w:t>DO11</w:t>
              </w:r>
            </w:ins>
          </w:p>
        </w:tc>
        <w:tc>
          <w:tcPr>
            <w:tcW w:w="489" w:type="pct"/>
            <w:noWrap w:val="0"/>
            <w:vAlign w:val="top"/>
          </w:tcPr>
          <w:p w14:paraId="57458185">
            <w:pPr>
              <w:jc w:val="center"/>
              <w:rPr>
                <w:ins w:id="3480" w:author="LKY" w:date="2026-05-22T20:54:31Z"/>
                <w:rFonts w:hint="default" w:ascii="Times New Roman" w:hAnsi="Times New Roman"/>
                <w:vertAlign w:val="baseline"/>
                <w:lang w:val="en-US" w:eastAsia="zh-CN"/>
              </w:rPr>
            </w:pPr>
            <w:ins w:id="3481" w:author="LKY" w:date="2026-05-22T20:54:31Z">
              <w:r>
                <w:rPr>
                  <w:rFonts w:hint="eastAsia" w:ascii="Times New Roman" w:hAnsi="Times New Roman"/>
                  <w:vertAlign w:val="baseline"/>
                  <w:lang w:val="en-US" w:eastAsia="zh-CN"/>
                </w:rPr>
                <w:t>DO13</w:t>
              </w:r>
            </w:ins>
          </w:p>
        </w:tc>
        <w:tc>
          <w:tcPr>
            <w:tcW w:w="525" w:type="pct"/>
            <w:noWrap w:val="0"/>
            <w:vAlign w:val="top"/>
          </w:tcPr>
          <w:p w14:paraId="11A695CC">
            <w:pPr>
              <w:jc w:val="center"/>
              <w:rPr>
                <w:ins w:id="3482" w:author="LKY" w:date="2026-05-22T20:54:31Z"/>
                <w:rFonts w:hint="default" w:ascii="Times New Roman" w:hAnsi="Times New Roman"/>
                <w:vertAlign w:val="baseline"/>
                <w:lang w:val="en-US" w:eastAsia="zh-CN"/>
              </w:rPr>
            </w:pPr>
            <w:ins w:id="3483" w:author="LKY" w:date="2026-05-22T20:54:31Z">
              <w:r>
                <w:rPr>
                  <w:rFonts w:hint="eastAsia" w:ascii="Times New Roman" w:hAnsi="Times New Roman"/>
                  <w:vertAlign w:val="baseline"/>
                  <w:lang w:val="en-US" w:eastAsia="zh-CN"/>
                </w:rPr>
                <w:t>DO15</w:t>
              </w:r>
            </w:ins>
          </w:p>
        </w:tc>
        <w:tc>
          <w:tcPr>
            <w:tcW w:w="412" w:type="pct"/>
            <w:noWrap w:val="0"/>
            <w:vAlign w:val="top"/>
          </w:tcPr>
          <w:p w14:paraId="579C7668">
            <w:pPr>
              <w:jc w:val="center"/>
              <w:rPr>
                <w:ins w:id="3484" w:author="LKY" w:date="2026-05-22T20:54:31Z"/>
                <w:rFonts w:hint="default" w:ascii="Times New Roman" w:hAnsi="Times New Roman"/>
                <w:vertAlign w:val="baseline"/>
                <w:lang w:val="en-US" w:eastAsia="zh-CN"/>
              </w:rPr>
            </w:pPr>
            <w:ins w:id="3485" w:author="LKY" w:date="2026-05-22T20:54:31Z">
              <w:r>
                <w:rPr>
                  <w:rFonts w:hint="eastAsia" w:ascii="Times New Roman" w:hAnsi="Times New Roman"/>
                  <w:vertAlign w:val="baseline"/>
                  <w:lang w:val="en-US" w:eastAsia="zh-CN"/>
                </w:rPr>
                <w:t>COM</w:t>
              </w:r>
            </w:ins>
          </w:p>
        </w:tc>
      </w:tr>
    </w:tbl>
    <w:p w14:paraId="58E65B75">
      <w:pPr>
        <w:rPr>
          <w:ins w:id="3486" w:author="LKY" w:date="2026-05-22T20:54:31Z"/>
          <w:rFonts w:hint="default" w:asciiTheme="minorHAnsi" w:hAnsiTheme="minorHAnsi"/>
          <w:b w:val="0"/>
          <w:bCs w:val="0"/>
          <w:sz w:val="21"/>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485A0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87" w:author="LKY" w:date="2026-05-22T20:54:31Z"/>
        </w:trPr>
        <w:tc>
          <w:tcPr>
            <w:tcW w:w="5000" w:type="pct"/>
            <w:gridSpan w:val="10"/>
            <w:tcBorders>
              <w:top w:val="single" w:color="auto" w:sz="4" w:space="0"/>
            </w:tcBorders>
            <w:noWrap w:val="0"/>
            <w:vAlign w:val="top"/>
          </w:tcPr>
          <w:p w14:paraId="781DCE89">
            <w:pPr>
              <w:jc w:val="center"/>
              <w:rPr>
                <w:ins w:id="3488" w:author="LKY" w:date="2026-05-22T20:54:31Z"/>
                <w:rFonts w:hint="eastAsia" w:ascii="Times New Roman" w:hAnsi="Times New Roman"/>
                <w:vertAlign w:val="baseline"/>
                <w:lang w:val="en-US" w:eastAsia="zh-CN"/>
              </w:rPr>
            </w:pPr>
            <w:ins w:id="3489" w:author="LKY" w:date="2026-05-22T20:54:31Z">
              <w:r>
                <w:rPr>
                  <w:rFonts w:hint="eastAsia" w:ascii="Times New Roman" w:hAnsi="Times New Roman"/>
                  <w:vertAlign w:val="baseline"/>
                  <w:lang w:val="en-US" w:eastAsia="zh-CN"/>
                </w:rPr>
                <w:t>N2162模块（NPN）</w:t>
              </w:r>
            </w:ins>
          </w:p>
        </w:tc>
      </w:tr>
      <w:tr w14:paraId="73C21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90" w:author="LKY" w:date="2026-05-22T20:54:31Z"/>
        </w:trPr>
        <w:tc>
          <w:tcPr>
            <w:tcW w:w="639" w:type="pct"/>
            <w:tcBorders>
              <w:top w:val="single" w:color="auto" w:sz="4" w:space="0"/>
            </w:tcBorders>
            <w:noWrap w:val="0"/>
            <w:vAlign w:val="top"/>
          </w:tcPr>
          <w:p w14:paraId="3F62BAE7">
            <w:pPr>
              <w:jc w:val="center"/>
              <w:rPr>
                <w:ins w:id="3491" w:author="LKY" w:date="2026-05-22T20:54:31Z"/>
                <w:rFonts w:hint="default" w:ascii="Times New Roman" w:hAnsi="Times New Roman"/>
                <w:vertAlign w:val="baseline"/>
                <w:lang w:val="en-US" w:eastAsia="zh-CN"/>
              </w:rPr>
            </w:pPr>
            <w:ins w:id="3492" w:author="LKY" w:date="2026-05-22T20:54:31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4B36FEE6">
            <w:pPr>
              <w:jc w:val="center"/>
              <w:rPr>
                <w:ins w:id="3493" w:author="LKY" w:date="2026-05-22T20:54:31Z"/>
                <w:rFonts w:hint="default" w:ascii="Times New Roman" w:hAnsi="Times New Roman" w:eastAsiaTheme="minorEastAsia" w:cstheme="minorBidi"/>
                <w:kern w:val="2"/>
                <w:sz w:val="21"/>
                <w:szCs w:val="24"/>
                <w:vertAlign w:val="baseline"/>
                <w:lang w:val="en-US" w:eastAsia="zh-CN" w:bidi="ar-SA"/>
              </w:rPr>
            </w:pPr>
            <w:ins w:id="3494" w:author="LKY" w:date="2026-05-22T20:54:31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2A531788">
            <w:pPr>
              <w:jc w:val="center"/>
              <w:rPr>
                <w:ins w:id="3495" w:author="LKY" w:date="2026-05-22T20:54:31Z"/>
                <w:rFonts w:hint="default" w:ascii="Times New Roman" w:hAnsi="Times New Roman" w:eastAsiaTheme="minorEastAsia" w:cstheme="minorBidi"/>
                <w:kern w:val="2"/>
                <w:sz w:val="21"/>
                <w:szCs w:val="24"/>
                <w:vertAlign w:val="baseline"/>
                <w:lang w:val="en-US" w:eastAsia="zh-CN" w:bidi="ar-SA"/>
              </w:rPr>
            </w:pPr>
            <w:ins w:id="3496" w:author="LKY" w:date="2026-05-22T20:54:31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29A0E497">
            <w:pPr>
              <w:jc w:val="center"/>
              <w:rPr>
                <w:ins w:id="3497" w:author="LKY" w:date="2026-05-22T20:54:31Z"/>
                <w:rFonts w:hint="default" w:ascii="Times New Roman" w:hAnsi="Times New Roman" w:eastAsiaTheme="minorEastAsia" w:cstheme="minorBidi"/>
                <w:kern w:val="2"/>
                <w:sz w:val="21"/>
                <w:szCs w:val="24"/>
                <w:vertAlign w:val="baseline"/>
                <w:lang w:val="en-US" w:eastAsia="zh-CN" w:bidi="ar-SA"/>
              </w:rPr>
            </w:pPr>
            <w:ins w:id="3498" w:author="LKY" w:date="2026-05-22T20:54:31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3E47E0A0">
            <w:pPr>
              <w:jc w:val="center"/>
              <w:rPr>
                <w:ins w:id="3499" w:author="LKY" w:date="2026-05-22T20:54:31Z"/>
                <w:rFonts w:hint="default" w:ascii="Times New Roman" w:hAnsi="Times New Roman" w:eastAsiaTheme="minorEastAsia" w:cstheme="minorBidi"/>
                <w:kern w:val="2"/>
                <w:sz w:val="21"/>
                <w:szCs w:val="24"/>
                <w:vertAlign w:val="baseline"/>
                <w:lang w:val="en-US" w:eastAsia="zh-CN" w:bidi="ar-SA"/>
              </w:rPr>
            </w:pPr>
            <w:ins w:id="3500" w:author="LKY" w:date="2026-05-22T20:54:31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660AF34C">
            <w:pPr>
              <w:jc w:val="center"/>
              <w:rPr>
                <w:ins w:id="3501" w:author="LKY" w:date="2026-05-22T20:54:31Z"/>
                <w:rFonts w:hint="default" w:ascii="Times New Roman" w:hAnsi="Times New Roman" w:eastAsiaTheme="minorEastAsia" w:cstheme="minorBidi"/>
                <w:kern w:val="2"/>
                <w:sz w:val="21"/>
                <w:szCs w:val="24"/>
                <w:vertAlign w:val="baseline"/>
                <w:lang w:val="en-US" w:eastAsia="zh-CN" w:bidi="ar-SA"/>
              </w:rPr>
            </w:pPr>
            <w:ins w:id="3502" w:author="LKY" w:date="2026-05-22T20:54:31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1636F07D">
            <w:pPr>
              <w:jc w:val="center"/>
              <w:rPr>
                <w:ins w:id="3503" w:author="LKY" w:date="2026-05-22T20:54:31Z"/>
                <w:rFonts w:hint="default" w:ascii="Times New Roman" w:hAnsi="Times New Roman" w:eastAsiaTheme="minorEastAsia" w:cstheme="minorBidi"/>
                <w:kern w:val="2"/>
                <w:sz w:val="21"/>
                <w:szCs w:val="24"/>
                <w:vertAlign w:val="baseline"/>
                <w:lang w:val="en-US" w:eastAsia="zh-CN" w:bidi="ar-SA"/>
              </w:rPr>
            </w:pPr>
            <w:ins w:id="3504" w:author="LKY" w:date="2026-05-22T20:54:31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3E2CF4F0">
            <w:pPr>
              <w:jc w:val="center"/>
              <w:rPr>
                <w:ins w:id="3505" w:author="LKY" w:date="2026-05-22T20:54:31Z"/>
                <w:rFonts w:hint="default" w:ascii="Times New Roman" w:hAnsi="Times New Roman"/>
                <w:vertAlign w:val="baseline"/>
                <w:lang w:val="en-US" w:eastAsia="zh-CN"/>
              </w:rPr>
            </w:pPr>
            <w:ins w:id="3506" w:author="LKY" w:date="2026-05-22T20:54:31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143F37D8">
            <w:pPr>
              <w:jc w:val="center"/>
              <w:rPr>
                <w:ins w:id="3507" w:author="LKY" w:date="2026-05-22T20:54:31Z"/>
                <w:rFonts w:hint="default" w:ascii="Times New Roman" w:hAnsi="Times New Roman"/>
                <w:vertAlign w:val="baseline"/>
                <w:lang w:val="en-US" w:eastAsia="zh-CN"/>
              </w:rPr>
            </w:pPr>
            <w:ins w:id="3508" w:author="LKY" w:date="2026-05-22T20:54:31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209706E6">
            <w:pPr>
              <w:jc w:val="center"/>
              <w:rPr>
                <w:ins w:id="3509" w:author="LKY" w:date="2026-05-22T20:54:31Z"/>
                <w:rFonts w:hint="default" w:ascii="Times New Roman" w:hAnsi="Times New Roman"/>
                <w:vertAlign w:val="baseline"/>
                <w:lang w:val="en-US" w:eastAsia="zh-CN"/>
              </w:rPr>
            </w:pPr>
            <w:ins w:id="3510" w:author="LKY" w:date="2026-05-22T20:54:31Z">
              <w:r>
                <w:rPr>
                  <w:rFonts w:hint="eastAsia" w:ascii="Times New Roman" w:hAnsi="Times New Roman"/>
                  <w:vertAlign w:val="baseline"/>
                  <w:lang w:val="en-US" w:eastAsia="zh-CN"/>
                </w:rPr>
                <w:t>B9</w:t>
              </w:r>
            </w:ins>
          </w:p>
        </w:tc>
      </w:tr>
      <w:tr w14:paraId="25E9A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11" w:author="LKY" w:date="2026-05-22T20:54:31Z"/>
        </w:trPr>
        <w:tc>
          <w:tcPr>
            <w:tcW w:w="639" w:type="pct"/>
            <w:noWrap w:val="0"/>
            <w:vAlign w:val="top"/>
          </w:tcPr>
          <w:p w14:paraId="21B98E52">
            <w:pPr>
              <w:jc w:val="center"/>
              <w:rPr>
                <w:ins w:id="3512" w:author="LKY" w:date="2026-05-22T20:54:31Z"/>
                <w:rFonts w:hint="default" w:ascii="Times New Roman" w:hAnsi="Times New Roman"/>
                <w:vertAlign w:val="baseline"/>
                <w:lang w:val="en-US" w:eastAsia="zh-CN"/>
              </w:rPr>
            </w:pPr>
            <w:ins w:id="3513" w:author="LKY" w:date="2026-05-22T20:54:31Z">
              <w:r>
                <w:rPr>
                  <w:rFonts w:hint="eastAsia" w:ascii="Times New Roman" w:hAnsi="Times New Roman"/>
                  <w:vertAlign w:val="baseline"/>
                  <w:lang w:val="en-US" w:eastAsia="zh-CN"/>
                </w:rPr>
                <w:t>名称</w:t>
              </w:r>
            </w:ins>
          </w:p>
        </w:tc>
        <w:tc>
          <w:tcPr>
            <w:tcW w:w="489" w:type="pct"/>
            <w:noWrap w:val="0"/>
            <w:vAlign w:val="top"/>
          </w:tcPr>
          <w:p w14:paraId="67D3E529">
            <w:pPr>
              <w:jc w:val="center"/>
              <w:rPr>
                <w:ins w:id="3514" w:author="LKY" w:date="2026-05-22T20:54:31Z"/>
                <w:rFonts w:hint="default" w:ascii="Times New Roman" w:hAnsi="Times New Roman"/>
                <w:vertAlign w:val="baseline"/>
                <w:lang w:val="en-US" w:eastAsia="zh-CN"/>
              </w:rPr>
            </w:pPr>
            <w:ins w:id="3515" w:author="LKY" w:date="2026-05-22T20:54:31Z">
              <w:r>
                <w:rPr>
                  <w:rFonts w:hint="eastAsia" w:ascii="Times New Roman" w:hAnsi="Times New Roman"/>
                  <w:vertAlign w:val="baseline"/>
                  <w:lang w:val="en-US" w:eastAsia="zh-CN"/>
                </w:rPr>
                <w:t>DO2</w:t>
              </w:r>
            </w:ins>
          </w:p>
        </w:tc>
        <w:tc>
          <w:tcPr>
            <w:tcW w:w="483" w:type="pct"/>
            <w:noWrap w:val="0"/>
            <w:vAlign w:val="top"/>
          </w:tcPr>
          <w:p w14:paraId="5BB4A05C">
            <w:pPr>
              <w:jc w:val="center"/>
              <w:rPr>
                <w:ins w:id="3516" w:author="LKY" w:date="2026-05-22T20:54:31Z"/>
                <w:rFonts w:hint="default" w:ascii="Times New Roman" w:hAnsi="Times New Roman"/>
                <w:vertAlign w:val="baseline"/>
                <w:lang w:val="en-US" w:eastAsia="zh-CN"/>
              </w:rPr>
            </w:pPr>
            <w:ins w:id="3517" w:author="LKY" w:date="2026-05-22T20:54:31Z">
              <w:r>
                <w:rPr>
                  <w:rFonts w:hint="eastAsia" w:ascii="Times New Roman" w:hAnsi="Times New Roman"/>
                  <w:vertAlign w:val="baseline"/>
                  <w:lang w:val="en-US" w:eastAsia="zh-CN"/>
                </w:rPr>
                <w:t>DO4</w:t>
              </w:r>
            </w:ins>
          </w:p>
        </w:tc>
        <w:tc>
          <w:tcPr>
            <w:tcW w:w="489" w:type="pct"/>
            <w:noWrap w:val="0"/>
            <w:vAlign w:val="top"/>
          </w:tcPr>
          <w:p w14:paraId="6ADA380E">
            <w:pPr>
              <w:jc w:val="center"/>
              <w:rPr>
                <w:ins w:id="3518" w:author="LKY" w:date="2026-05-22T20:54:31Z"/>
                <w:rFonts w:hint="default" w:ascii="Times New Roman" w:hAnsi="Times New Roman" w:eastAsiaTheme="minorEastAsia" w:cstheme="minorBidi"/>
                <w:kern w:val="2"/>
                <w:sz w:val="21"/>
                <w:szCs w:val="24"/>
                <w:vertAlign w:val="baseline"/>
                <w:lang w:val="en-US" w:eastAsia="zh-CN" w:bidi="ar-SA"/>
              </w:rPr>
            </w:pPr>
            <w:ins w:id="3519" w:author="LKY" w:date="2026-05-22T20:54:31Z">
              <w:r>
                <w:rPr>
                  <w:rFonts w:hint="eastAsia" w:ascii="Times New Roman" w:hAnsi="Times New Roman"/>
                  <w:vertAlign w:val="baseline"/>
                  <w:lang w:val="en-US" w:eastAsia="zh-CN"/>
                </w:rPr>
                <w:t>DO6</w:t>
              </w:r>
            </w:ins>
          </w:p>
        </w:tc>
        <w:tc>
          <w:tcPr>
            <w:tcW w:w="489" w:type="pct"/>
            <w:noWrap w:val="0"/>
            <w:vAlign w:val="top"/>
          </w:tcPr>
          <w:p w14:paraId="3AB893E2">
            <w:pPr>
              <w:jc w:val="center"/>
              <w:rPr>
                <w:ins w:id="3520" w:author="LKY" w:date="2026-05-22T20:54:31Z"/>
                <w:rFonts w:hint="default" w:ascii="Times New Roman" w:hAnsi="Times New Roman" w:eastAsiaTheme="minorEastAsia" w:cstheme="minorBidi"/>
                <w:kern w:val="2"/>
                <w:sz w:val="21"/>
                <w:szCs w:val="24"/>
                <w:vertAlign w:val="baseline"/>
                <w:lang w:val="en-US" w:eastAsia="zh-CN" w:bidi="ar-SA"/>
              </w:rPr>
            </w:pPr>
            <w:ins w:id="3521" w:author="LKY" w:date="2026-05-22T20:54:31Z">
              <w:r>
                <w:rPr>
                  <w:rFonts w:hint="eastAsia" w:ascii="Times New Roman" w:hAnsi="Times New Roman"/>
                  <w:vertAlign w:val="baseline"/>
                  <w:lang w:val="en-US" w:eastAsia="zh-CN"/>
                </w:rPr>
                <w:t>DO8</w:t>
              </w:r>
            </w:ins>
          </w:p>
        </w:tc>
        <w:tc>
          <w:tcPr>
            <w:tcW w:w="489" w:type="pct"/>
            <w:noWrap w:val="0"/>
            <w:vAlign w:val="top"/>
          </w:tcPr>
          <w:p w14:paraId="232C2F7A">
            <w:pPr>
              <w:jc w:val="center"/>
              <w:rPr>
                <w:ins w:id="3522" w:author="LKY" w:date="2026-05-22T20:54:31Z"/>
                <w:rFonts w:hint="default" w:ascii="Times New Roman" w:hAnsi="Times New Roman"/>
                <w:vertAlign w:val="baseline"/>
                <w:lang w:val="en-US" w:eastAsia="zh-CN"/>
              </w:rPr>
            </w:pPr>
            <w:ins w:id="3523" w:author="LKY" w:date="2026-05-22T20:54:31Z">
              <w:r>
                <w:rPr>
                  <w:rFonts w:hint="eastAsia" w:ascii="Times New Roman" w:hAnsi="Times New Roman"/>
                  <w:vertAlign w:val="baseline"/>
                  <w:lang w:val="en-US" w:eastAsia="zh-CN"/>
                </w:rPr>
                <w:t>DO10</w:t>
              </w:r>
            </w:ins>
          </w:p>
        </w:tc>
        <w:tc>
          <w:tcPr>
            <w:tcW w:w="489" w:type="pct"/>
            <w:noWrap w:val="0"/>
            <w:vAlign w:val="top"/>
          </w:tcPr>
          <w:p w14:paraId="5814B2CD">
            <w:pPr>
              <w:jc w:val="center"/>
              <w:rPr>
                <w:ins w:id="3524" w:author="LKY" w:date="2026-05-22T20:54:31Z"/>
                <w:rFonts w:hint="default" w:ascii="Times New Roman" w:hAnsi="Times New Roman"/>
                <w:vertAlign w:val="baseline"/>
                <w:lang w:val="en-US" w:eastAsia="zh-CN"/>
              </w:rPr>
            </w:pPr>
            <w:ins w:id="3525" w:author="LKY" w:date="2026-05-22T20:54:31Z">
              <w:r>
                <w:rPr>
                  <w:rFonts w:hint="eastAsia" w:ascii="Times New Roman" w:hAnsi="Times New Roman"/>
                  <w:vertAlign w:val="baseline"/>
                  <w:lang w:val="en-US" w:eastAsia="zh-CN"/>
                </w:rPr>
                <w:t>DO12</w:t>
              </w:r>
            </w:ins>
          </w:p>
        </w:tc>
        <w:tc>
          <w:tcPr>
            <w:tcW w:w="489" w:type="pct"/>
            <w:noWrap w:val="0"/>
            <w:vAlign w:val="top"/>
          </w:tcPr>
          <w:p w14:paraId="390D605E">
            <w:pPr>
              <w:jc w:val="center"/>
              <w:rPr>
                <w:ins w:id="3526" w:author="LKY" w:date="2026-05-22T20:54:31Z"/>
                <w:rFonts w:hint="default" w:ascii="Times New Roman" w:hAnsi="Times New Roman"/>
                <w:vertAlign w:val="baseline"/>
                <w:lang w:val="en-US" w:eastAsia="zh-CN"/>
              </w:rPr>
            </w:pPr>
            <w:ins w:id="3527" w:author="LKY" w:date="2026-05-22T20:54:31Z">
              <w:r>
                <w:rPr>
                  <w:rFonts w:hint="eastAsia" w:ascii="Times New Roman" w:hAnsi="Times New Roman"/>
                  <w:vertAlign w:val="baseline"/>
                  <w:lang w:val="en-US" w:eastAsia="zh-CN"/>
                </w:rPr>
                <w:t>DO14</w:t>
              </w:r>
            </w:ins>
          </w:p>
        </w:tc>
        <w:tc>
          <w:tcPr>
            <w:tcW w:w="525" w:type="pct"/>
            <w:noWrap w:val="0"/>
            <w:vAlign w:val="top"/>
          </w:tcPr>
          <w:p w14:paraId="4B31B0A4">
            <w:pPr>
              <w:jc w:val="center"/>
              <w:rPr>
                <w:ins w:id="3528" w:author="LKY" w:date="2026-05-22T20:54:31Z"/>
                <w:rFonts w:hint="default" w:ascii="Times New Roman" w:hAnsi="Times New Roman"/>
                <w:vertAlign w:val="baseline"/>
                <w:lang w:val="en-US" w:eastAsia="zh-CN"/>
              </w:rPr>
            </w:pPr>
            <w:ins w:id="3529" w:author="LKY" w:date="2026-05-22T20:54:31Z">
              <w:r>
                <w:rPr>
                  <w:rFonts w:hint="eastAsia" w:ascii="Times New Roman" w:hAnsi="Times New Roman"/>
                  <w:vertAlign w:val="baseline"/>
                  <w:lang w:val="en-US" w:eastAsia="zh-CN"/>
                </w:rPr>
                <w:t>DO16</w:t>
              </w:r>
            </w:ins>
          </w:p>
        </w:tc>
        <w:tc>
          <w:tcPr>
            <w:tcW w:w="412" w:type="pct"/>
            <w:noWrap w:val="0"/>
            <w:vAlign w:val="top"/>
          </w:tcPr>
          <w:p w14:paraId="02D11469">
            <w:pPr>
              <w:jc w:val="center"/>
              <w:rPr>
                <w:ins w:id="3530" w:author="LKY" w:date="2026-05-22T20:54:31Z"/>
                <w:rFonts w:hint="default" w:ascii="Times New Roman" w:hAnsi="Times New Roman"/>
                <w:vertAlign w:val="baseline"/>
                <w:lang w:val="en-US" w:eastAsia="zh-CN"/>
              </w:rPr>
            </w:pPr>
            <w:ins w:id="3531" w:author="LKY" w:date="2026-05-22T20:54:31Z">
              <w:r>
                <w:rPr>
                  <w:rFonts w:hint="eastAsia" w:ascii="Times New Roman" w:hAnsi="Times New Roman"/>
                  <w:vertAlign w:val="baseline"/>
                  <w:lang w:val="en-US" w:eastAsia="zh-CN"/>
                </w:rPr>
                <w:t>PE</w:t>
              </w:r>
            </w:ins>
          </w:p>
        </w:tc>
      </w:tr>
      <w:tr w14:paraId="063EF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32" w:author="LKY" w:date="2026-05-22T20:54:31Z"/>
        </w:trPr>
        <w:tc>
          <w:tcPr>
            <w:tcW w:w="639" w:type="pct"/>
            <w:noWrap w:val="0"/>
            <w:vAlign w:val="top"/>
          </w:tcPr>
          <w:p w14:paraId="46CC3559">
            <w:pPr>
              <w:jc w:val="center"/>
              <w:rPr>
                <w:ins w:id="3533" w:author="LKY" w:date="2026-05-22T20:54:31Z"/>
                <w:rFonts w:hint="default" w:ascii="Times New Roman" w:hAnsi="Times New Roman"/>
                <w:vertAlign w:val="baseline"/>
                <w:lang w:val="en-US" w:eastAsia="zh-CN"/>
              </w:rPr>
            </w:pPr>
            <w:ins w:id="3534" w:author="LKY" w:date="2026-05-22T20:54:31Z">
              <w:r>
                <w:rPr>
                  <w:rFonts w:hint="eastAsia" w:ascii="Times New Roman" w:hAnsi="Times New Roman"/>
                  <w:vertAlign w:val="baseline"/>
                  <w:lang w:val="en-US" w:eastAsia="zh-CN"/>
                </w:rPr>
                <w:t>端口号</w:t>
              </w:r>
            </w:ins>
          </w:p>
        </w:tc>
        <w:tc>
          <w:tcPr>
            <w:tcW w:w="489" w:type="pct"/>
            <w:noWrap w:val="0"/>
            <w:vAlign w:val="top"/>
          </w:tcPr>
          <w:p w14:paraId="6EBDE4FA">
            <w:pPr>
              <w:jc w:val="center"/>
              <w:rPr>
                <w:ins w:id="3535" w:author="LKY" w:date="2026-05-22T20:54:31Z"/>
                <w:rFonts w:hint="default" w:ascii="Times New Roman" w:hAnsi="Times New Roman"/>
                <w:vertAlign w:val="baseline"/>
                <w:lang w:val="en-US" w:eastAsia="zh-CN"/>
              </w:rPr>
            </w:pPr>
            <w:ins w:id="3536" w:author="LKY" w:date="2026-05-22T20:54:31Z">
              <w:r>
                <w:rPr>
                  <w:rFonts w:hint="eastAsia" w:ascii="Times New Roman" w:hAnsi="Times New Roman"/>
                  <w:vertAlign w:val="baseline"/>
                  <w:lang w:val="en-US" w:eastAsia="zh-CN"/>
                </w:rPr>
                <w:t>A1</w:t>
              </w:r>
            </w:ins>
          </w:p>
        </w:tc>
        <w:tc>
          <w:tcPr>
            <w:tcW w:w="483" w:type="pct"/>
            <w:noWrap w:val="0"/>
            <w:vAlign w:val="top"/>
          </w:tcPr>
          <w:p w14:paraId="55773407">
            <w:pPr>
              <w:jc w:val="center"/>
              <w:rPr>
                <w:ins w:id="3537" w:author="LKY" w:date="2026-05-22T20:54:31Z"/>
                <w:rFonts w:hint="default" w:ascii="Times New Roman" w:hAnsi="Times New Roman"/>
                <w:vertAlign w:val="baseline"/>
                <w:lang w:val="en-US" w:eastAsia="zh-CN"/>
              </w:rPr>
            </w:pPr>
            <w:ins w:id="3538" w:author="LKY" w:date="2026-05-22T20:54:31Z">
              <w:r>
                <w:rPr>
                  <w:rFonts w:hint="eastAsia" w:ascii="Times New Roman" w:hAnsi="Times New Roman"/>
                  <w:vertAlign w:val="baseline"/>
                  <w:lang w:val="en-US" w:eastAsia="zh-CN"/>
                </w:rPr>
                <w:t>A2</w:t>
              </w:r>
            </w:ins>
          </w:p>
        </w:tc>
        <w:tc>
          <w:tcPr>
            <w:tcW w:w="489" w:type="pct"/>
            <w:noWrap w:val="0"/>
            <w:vAlign w:val="top"/>
          </w:tcPr>
          <w:p w14:paraId="2FC2E6A6">
            <w:pPr>
              <w:jc w:val="center"/>
              <w:rPr>
                <w:ins w:id="3539" w:author="LKY" w:date="2026-05-22T20:54:31Z"/>
                <w:rFonts w:hint="default" w:ascii="Times New Roman" w:hAnsi="Times New Roman"/>
                <w:vertAlign w:val="baseline"/>
                <w:lang w:val="en-US" w:eastAsia="zh-CN"/>
              </w:rPr>
            </w:pPr>
            <w:ins w:id="3540" w:author="LKY" w:date="2026-05-22T20:54:31Z">
              <w:r>
                <w:rPr>
                  <w:rFonts w:hint="eastAsia" w:ascii="Times New Roman" w:hAnsi="Times New Roman"/>
                  <w:vertAlign w:val="baseline"/>
                  <w:lang w:val="en-US" w:eastAsia="zh-CN"/>
                </w:rPr>
                <w:t>A3</w:t>
              </w:r>
            </w:ins>
          </w:p>
        </w:tc>
        <w:tc>
          <w:tcPr>
            <w:tcW w:w="489" w:type="pct"/>
            <w:noWrap w:val="0"/>
            <w:vAlign w:val="top"/>
          </w:tcPr>
          <w:p w14:paraId="44AEA786">
            <w:pPr>
              <w:jc w:val="center"/>
              <w:rPr>
                <w:ins w:id="3541" w:author="LKY" w:date="2026-05-22T20:54:31Z"/>
                <w:rFonts w:hint="default" w:ascii="Times New Roman" w:hAnsi="Times New Roman"/>
                <w:vertAlign w:val="baseline"/>
                <w:lang w:val="en-US" w:eastAsia="zh-CN"/>
              </w:rPr>
            </w:pPr>
            <w:ins w:id="3542" w:author="LKY" w:date="2026-05-22T20:54:31Z">
              <w:r>
                <w:rPr>
                  <w:rFonts w:hint="eastAsia" w:ascii="Times New Roman" w:hAnsi="Times New Roman"/>
                  <w:vertAlign w:val="baseline"/>
                  <w:lang w:val="en-US" w:eastAsia="zh-CN"/>
                </w:rPr>
                <w:t>A4</w:t>
              </w:r>
            </w:ins>
          </w:p>
        </w:tc>
        <w:tc>
          <w:tcPr>
            <w:tcW w:w="489" w:type="pct"/>
            <w:noWrap w:val="0"/>
            <w:vAlign w:val="top"/>
          </w:tcPr>
          <w:p w14:paraId="49DFA493">
            <w:pPr>
              <w:jc w:val="center"/>
              <w:rPr>
                <w:ins w:id="3543" w:author="LKY" w:date="2026-05-22T20:54:31Z"/>
                <w:rFonts w:hint="default" w:ascii="Times New Roman" w:hAnsi="Times New Roman"/>
                <w:vertAlign w:val="baseline"/>
                <w:lang w:val="en-US" w:eastAsia="zh-CN"/>
              </w:rPr>
            </w:pPr>
            <w:ins w:id="3544" w:author="LKY" w:date="2026-05-22T20:54:31Z">
              <w:r>
                <w:rPr>
                  <w:rFonts w:hint="eastAsia" w:ascii="Times New Roman" w:hAnsi="Times New Roman"/>
                  <w:vertAlign w:val="baseline"/>
                  <w:lang w:val="en-US" w:eastAsia="zh-CN"/>
                </w:rPr>
                <w:t>A5</w:t>
              </w:r>
            </w:ins>
          </w:p>
        </w:tc>
        <w:tc>
          <w:tcPr>
            <w:tcW w:w="489" w:type="pct"/>
            <w:noWrap w:val="0"/>
            <w:vAlign w:val="top"/>
          </w:tcPr>
          <w:p w14:paraId="535E1963">
            <w:pPr>
              <w:jc w:val="center"/>
              <w:rPr>
                <w:ins w:id="3545" w:author="LKY" w:date="2026-05-22T20:54:31Z"/>
                <w:rFonts w:hint="default" w:ascii="Times New Roman" w:hAnsi="Times New Roman"/>
                <w:vertAlign w:val="baseline"/>
                <w:lang w:val="en-US" w:eastAsia="zh-CN"/>
              </w:rPr>
            </w:pPr>
            <w:ins w:id="3546" w:author="LKY" w:date="2026-05-22T20:54:31Z">
              <w:r>
                <w:rPr>
                  <w:rFonts w:hint="eastAsia" w:ascii="Times New Roman" w:hAnsi="Times New Roman"/>
                  <w:vertAlign w:val="baseline"/>
                  <w:lang w:val="en-US" w:eastAsia="zh-CN"/>
                </w:rPr>
                <w:t>A6</w:t>
              </w:r>
            </w:ins>
          </w:p>
        </w:tc>
        <w:tc>
          <w:tcPr>
            <w:tcW w:w="489" w:type="pct"/>
            <w:noWrap w:val="0"/>
            <w:vAlign w:val="top"/>
          </w:tcPr>
          <w:p w14:paraId="2138FEAF">
            <w:pPr>
              <w:jc w:val="center"/>
              <w:rPr>
                <w:ins w:id="3547" w:author="LKY" w:date="2026-05-22T20:54:31Z"/>
                <w:rFonts w:hint="default" w:ascii="Times New Roman" w:hAnsi="Times New Roman"/>
                <w:vertAlign w:val="baseline"/>
                <w:lang w:val="en-US" w:eastAsia="zh-CN"/>
              </w:rPr>
            </w:pPr>
            <w:ins w:id="3548" w:author="LKY" w:date="2026-05-22T20:54:31Z">
              <w:r>
                <w:rPr>
                  <w:rFonts w:hint="eastAsia" w:ascii="Times New Roman" w:hAnsi="Times New Roman"/>
                  <w:vertAlign w:val="baseline"/>
                  <w:lang w:val="en-US" w:eastAsia="zh-CN"/>
                </w:rPr>
                <w:t>A7</w:t>
              </w:r>
            </w:ins>
          </w:p>
        </w:tc>
        <w:tc>
          <w:tcPr>
            <w:tcW w:w="525" w:type="pct"/>
            <w:noWrap w:val="0"/>
            <w:vAlign w:val="top"/>
          </w:tcPr>
          <w:p w14:paraId="06A7F622">
            <w:pPr>
              <w:jc w:val="center"/>
              <w:rPr>
                <w:ins w:id="3549" w:author="LKY" w:date="2026-05-22T20:54:31Z"/>
                <w:rFonts w:hint="default" w:ascii="Times New Roman" w:hAnsi="Times New Roman"/>
                <w:vertAlign w:val="baseline"/>
                <w:lang w:val="en-US" w:eastAsia="zh-CN"/>
              </w:rPr>
            </w:pPr>
            <w:ins w:id="3550" w:author="LKY" w:date="2026-05-22T20:54:31Z">
              <w:r>
                <w:rPr>
                  <w:rFonts w:hint="eastAsia" w:ascii="Times New Roman" w:hAnsi="Times New Roman"/>
                  <w:vertAlign w:val="baseline"/>
                  <w:lang w:val="en-US" w:eastAsia="zh-CN"/>
                </w:rPr>
                <w:t>A8</w:t>
              </w:r>
            </w:ins>
          </w:p>
        </w:tc>
        <w:tc>
          <w:tcPr>
            <w:tcW w:w="412" w:type="pct"/>
            <w:noWrap w:val="0"/>
            <w:vAlign w:val="top"/>
          </w:tcPr>
          <w:p w14:paraId="02905A2C">
            <w:pPr>
              <w:jc w:val="center"/>
              <w:rPr>
                <w:ins w:id="3551" w:author="LKY" w:date="2026-05-22T20:54:31Z"/>
                <w:rFonts w:hint="default" w:ascii="Times New Roman" w:hAnsi="Times New Roman"/>
                <w:vertAlign w:val="baseline"/>
                <w:lang w:val="en-US" w:eastAsia="zh-CN"/>
              </w:rPr>
            </w:pPr>
            <w:ins w:id="3552" w:author="LKY" w:date="2026-05-22T20:54:31Z">
              <w:r>
                <w:rPr>
                  <w:rFonts w:hint="eastAsia" w:ascii="Times New Roman" w:hAnsi="Times New Roman"/>
                  <w:vertAlign w:val="baseline"/>
                  <w:lang w:val="en-US" w:eastAsia="zh-CN"/>
                </w:rPr>
                <w:t>A9</w:t>
              </w:r>
            </w:ins>
          </w:p>
        </w:tc>
      </w:tr>
      <w:tr w14:paraId="0FC42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53" w:author="LKY" w:date="2026-05-22T20:54:31Z"/>
        </w:trPr>
        <w:tc>
          <w:tcPr>
            <w:tcW w:w="639" w:type="pct"/>
            <w:noWrap w:val="0"/>
            <w:vAlign w:val="top"/>
          </w:tcPr>
          <w:p w14:paraId="10AEE828">
            <w:pPr>
              <w:jc w:val="center"/>
              <w:rPr>
                <w:ins w:id="3554" w:author="LKY" w:date="2026-05-22T20:54:31Z"/>
                <w:rFonts w:hint="default" w:ascii="Times New Roman" w:hAnsi="Times New Roman"/>
                <w:vertAlign w:val="baseline"/>
                <w:lang w:val="en-US" w:eastAsia="zh-CN"/>
              </w:rPr>
            </w:pPr>
            <w:ins w:id="3555" w:author="LKY" w:date="2026-05-22T20:54:31Z">
              <w:r>
                <w:rPr>
                  <w:rFonts w:hint="eastAsia" w:ascii="Times New Roman" w:hAnsi="Times New Roman"/>
                  <w:vertAlign w:val="baseline"/>
                  <w:lang w:val="en-US" w:eastAsia="zh-CN"/>
                </w:rPr>
                <w:t>名称</w:t>
              </w:r>
            </w:ins>
          </w:p>
        </w:tc>
        <w:tc>
          <w:tcPr>
            <w:tcW w:w="489" w:type="pct"/>
            <w:noWrap w:val="0"/>
            <w:vAlign w:val="top"/>
          </w:tcPr>
          <w:p w14:paraId="72EA4A0D">
            <w:pPr>
              <w:jc w:val="center"/>
              <w:rPr>
                <w:ins w:id="3556" w:author="LKY" w:date="2026-05-22T20:54:31Z"/>
                <w:rFonts w:hint="default" w:ascii="Times New Roman" w:hAnsi="Times New Roman"/>
                <w:vertAlign w:val="baseline"/>
                <w:lang w:val="en-US" w:eastAsia="zh-CN"/>
              </w:rPr>
            </w:pPr>
            <w:ins w:id="3557" w:author="LKY" w:date="2026-05-22T20:54:31Z">
              <w:r>
                <w:rPr>
                  <w:rFonts w:hint="eastAsia" w:ascii="Times New Roman" w:hAnsi="Times New Roman"/>
                  <w:vertAlign w:val="baseline"/>
                  <w:lang w:val="en-US" w:eastAsia="zh-CN"/>
                </w:rPr>
                <w:t>DO1</w:t>
              </w:r>
            </w:ins>
          </w:p>
        </w:tc>
        <w:tc>
          <w:tcPr>
            <w:tcW w:w="483" w:type="pct"/>
            <w:noWrap w:val="0"/>
            <w:vAlign w:val="top"/>
          </w:tcPr>
          <w:p w14:paraId="6DEE467B">
            <w:pPr>
              <w:jc w:val="center"/>
              <w:rPr>
                <w:ins w:id="3558" w:author="LKY" w:date="2026-05-22T20:54:31Z"/>
                <w:rFonts w:hint="default" w:ascii="Times New Roman" w:hAnsi="Times New Roman"/>
                <w:vertAlign w:val="baseline"/>
                <w:lang w:val="en-US" w:eastAsia="zh-CN"/>
              </w:rPr>
            </w:pPr>
            <w:ins w:id="3559" w:author="LKY" w:date="2026-05-22T20:54:31Z">
              <w:r>
                <w:rPr>
                  <w:rFonts w:hint="eastAsia" w:ascii="Times New Roman" w:hAnsi="Times New Roman"/>
                  <w:vertAlign w:val="baseline"/>
                  <w:lang w:val="en-US" w:eastAsia="zh-CN"/>
                </w:rPr>
                <w:t>DO3</w:t>
              </w:r>
            </w:ins>
          </w:p>
        </w:tc>
        <w:tc>
          <w:tcPr>
            <w:tcW w:w="489" w:type="pct"/>
            <w:noWrap w:val="0"/>
            <w:vAlign w:val="top"/>
          </w:tcPr>
          <w:p w14:paraId="64C42AD8">
            <w:pPr>
              <w:jc w:val="center"/>
              <w:rPr>
                <w:ins w:id="3560" w:author="LKY" w:date="2026-05-22T20:54:31Z"/>
                <w:rFonts w:hint="default" w:ascii="Times New Roman" w:hAnsi="Times New Roman"/>
                <w:vertAlign w:val="baseline"/>
                <w:lang w:val="en-US" w:eastAsia="zh-CN"/>
              </w:rPr>
            </w:pPr>
            <w:ins w:id="3561" w:author="LKY" w:date="2026-05-22T20:54:31Z">
              <w:r>
                <w:rPr>
                  <w:rFonts w:hint="eastAsia" w:ascii="Times New Roman" w:hAnsi="Times New Roman"/>
                  <w:vertAlign w:val="baseline"/>
                  <w:lang w:val="en-US" w:eastAsia="zh-CN"/>
                </w:rPr>
                <w:t>DO5</w:t>
              </w:r>
            </w:ins>
          </w:p>
        </w:tc>
        <w:tc>
          <w:tcPr>
            <w:tcW w:w="489" w:type="pct"/>
            <w:noWrap w:val="0"/>
            <w:vAlign w:val="top"/>
          </w:tcPr>
          <w:p w14:paraId="140017DB">
            <w:pPr>
              <w:jc w:val="center"/>
              <w:rPr>
                <w:ins w:id="3562" w:author="LKY" w:date="2026-05-22T20:54:31Z"/>
                <w:rFonts w:hint="default" w:ascii="Times New Roman" w:hAnsi="Times New Roman"/>
                <w:vertAlign w:val="baseline"/>
                <w:lang w:val="en-US" w:eastAsia="zh-CN"/>
              </w:rPr>
            </w:pPr>
            <w:ins w:id="3563" w:author="LKY" w:date="2026-05-22T20:54:31Z">
              <w:r>
                <w:rPr>
                  <w:rFonts w:hint="eastAsia" w:ascii="Times New Roman" w:hAnsi="Times New Roman"/>
                  <w:vertAlign w:val="baseline"/>
                  <w:lang w:val="en-US" w:eastAsia="zh-CN"/>
                </w:rPr>
                <w:t>DO7</w:t>
              </w:r>
            </w:ins>
          </w:p>
        </w:tc>
        <w:tc>
          <w:tcPr>
            <w:tcW w:w="489" w:type="pct"/>
            <w:noWrap w:val="0"/>
            <w:vAlign w:val="top"/>
          </w:tcPr>
          <w:p w14:paraId="1A9481D7">
            <w:pPr>
              <w:jc w:val="center"/>
              <w:rPr>
                <w:ins w:id="3564" w:author="LKY" w:date="2026-05-22T20:54:31Z"/>
                <w:rFonts w:hint="default" w:ascii="Times New Roman" w:hAnsi="Times New Roman"/>
                <w:vertAlign w:val="baseline"/>
                <w:lang w:val="en-US" w:eastAsia="zh-CN"/>
              </w:rPr>
            </w:pPr>
            <w:ins w:id="3565" w:author="LKY" w:date="2026-05-22T20:54:31Z">
              <w:r>
                <w:rPr>
                  <w:rFonts w:hint="eastAsia" w:ascii="Times New Roman" w:hAnsi="Times New Roman"/>
                  <w:vertAlign w:val="baseline"/>
                  <w:lang w:val="en-US" w:eastAsia="zh-CN"/>
                </w:rPr>
                <w:t>DO9</w:t>
              </w:r>
            </w:ins>
          </w:p>
        </w:tc>
        <w:tc>
          <w:tcPr>
            <w:tcW w:w="489" w:type="pct"/>
            <w:noWrap w:val="0"/>
            <w:vAlign w:val="top"/>
          </w:tcPr>
          <w:p w14:paraId="086403A3">
            <w:pPr>
              <w:jc w:val="center"/>
              <w:rPr>
                <w:ins w:id="3566" w:author="LKY" w:date="2026-05-22T20:54:31Z"/>
                <w:rFonts w:hint="default" w:ascii="Times New Roman" w:hAnsi="Times New Roman"/>
                <w:vertAlign w:val="baseline"/>
                <w:lang w:val="en-US" w:eastAsia="zh-CN"/>
              </w:rPr>
            </w:pPr>
            <w:ins w:id="3567" w:author="LKY" w:date="2026-05-22T20:54:31Z">
              <w:r>
                <w:rPr>
                  <w:rFonts w:hint="eastAsia" w:ascii="Times New Roman" w:hAnsi="Times New Roman"/>
                  <w:vertAlign w:val="baseline"/>
                  <w:lang w:val="en-US" w:eastAsia="zh-CN"/>
                </w:rPr>
                <w:t>DO11</w:t>
              </w:r>
            </w:ins>
          </w:p>
        </w:tc>
        <w:tc>
          <w:tcPr>
            <w:tcW w:w="489" w:type="pct"/>
            <w:noWrap w:val="0"/>
            <w:vAlign w:val="top"/>
          </w:tcPr>
          <w:p w14:paraId="509BBE6A">
            <w:pPr>
              <w:jc w:val="center"/>
              <w:rPr>
                <w:ins w:id="3568" w:author="LKY" w:date="2026-05-22T20:54:31Z"/>
                <w:rFonts w:hint="default" w:ascii="Times New Roman" w:hAnsi="Times New Roman"/>
                <w:vertAlign w:val="baseline"/>
                <w:lang w:val="en-US" w:eastAsia="zh-CN"/>
              </w:rPr>
            </w:pPr>
            <w:ins w:id="3569" w:author="LKY" w:date="2026-05-22T20:54:31Z">
              <w:r>
                <w:rPr>
                  <w:rFonts w:hint="eastAsia" w:ascii="Times New Roman" w:hAnsi="Times New Roman"/>
                  <w:vertAlign w:val="baseline"/>
                  <w:lang w:val="en-US" w:eastAsia="zh-CN"/>
                </w:rPr>
                <w:t>DO13</w:t>
              </w:r>
            </w:ins>
          </w:p>
        </w:tc>
        <w:tc>
          <w:tcPr>
            <w:tcW w:w="525" w:type="pct"/>
            <w:noWrap w:val="0"/>
            <w:vAlign w:val="top"/>
          </w:tcPr>
          <w:p w14:paraId="121CDD4F">
            <w:pPr>
              <w:jc w:val="center"/>
              <w:rPr>
                <w:ins w:id="3570" w:author="LKY" w:date="2026-05-22T20:54:31Z"/>
                <w:rFonts w:hint="default" w:ascii="Times New Roman" w:hAnsi="Times New Roman"/>
                <w:vertAlign w:val="baseline"/>
                <w:lang w:val="en-US" w:eastAsia="zh-CN"/>
              </w:rPr>
            </w:pPr>
            <w:ins w:id="3571" w:author="LKY" w:date="2026-05-22T20:54:31Z">
              <w:r>
                <w:rPr>
                  <w:rFonts w:hint="eastAsia" w:ascii="Times New Roman" w:hAnsi="Times New Roman"/>
                  <w:vertAlign w:val="baseline"/>
                  <w:lang w:val="en-US" w:eastAsia="zh-CN"/>
                </w:rPr>
                <w:t>DO15</w:t>
              </w:r>
            </w:ins>
          </w:p>
        </w:tc>
        <w:tc>
          <w:tcPr>
            <w:tcW w:w="412" w:type="pct"/>
            <w:noWrap w:val="0"/>
            <w:vAlign w:val="top"/>
          </w:tcPr>
          <w:p w14:paraId="1B85A6B7">
            <w:pPr>
              <w:jc w:val="center"/>
              <w:rPr>
                <w:ins w:id="3572" w:author="LKY" w:date="2026-05-22T20:54:31Z"/>
                <w:rFonts w:hint="default" w:ascii="Times New Roman" w:hAnsi="Times New Roman"/>
                <w:vertAlign w:val="baseline"/>
                <w:lang w:val="en-US" w:eastAsia="zh-CN"/>
              </w:rPr>
            </w:pPr>
            <w:ins w:id="3573" w:author="LKY" w:date="2026-05-22T20:54:31Z">
              <w:r>
                <w:rPr>
                  <w:rFonts w:hint="eastAsia" w:ascii="Times New Roman" w:hAnsi="Times New Roman"/>
                  <w:vertAlign w:val="baseline"/>
                  <w:lang w:val="en-US" w:eastAsia="zh-CN"/>
                </w:rPr>
                <w:t>COM</w:t>
              </w:r>
            </w:ins>
          </w:p>
        </w:tc>
      </w:tr>
    </w:tbl>
    <w:p w14:paraId="24EB8B88">
      <w:pPr>
        <w:pStyle w:val="12"/>
        <w:ind w:left="0" w:leftChars="0" w:firstLine="0" w:firstLineChars="0"/>
        <w:outlineLvl w:val="9"/>
        <w:rPr>
          <w:ins w:id="3574" w:author="LKY" w:date="2026-05-22T20:54:31Z"/>
          <w:rFonts w:hint="eastAsia" w:ascii="Times New Roman" w:hAnsi="Times New Roman"/>
          <w:b w:val="0"/>
          <w:bCs w:val="0"/>
          <w:sz w:val="24"/>
          <w:szCs w:val="24"/>
          <w:lang w:val="en-US" w:eastAsia="zh-CN"/>
        </w:rPr>
      </w:pPr>
    </w:p>
    <w:tbl>
      <w:tblPr>
        <w:tblStyle w:val="14"/>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811"/>
        <w:gridCol w:w="811"/>
        <w:gridCol w:w="811"/>
        <w:gridCol w:w="811"/>
        <w:gridCol w:w="811"/>
        <w:gridCol w:w="811"/>
        <w:gridCol w:w="811"/>
        <w:gridCol w:w="1059"/>
        <w:gridCol w:w="860"/>
      </w:tblGrid>
      <w:tr w14:paraId="112A5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75" w:author="LKY" w:date="2026-05-22T20:54:31Z"/>
        </w:trPr>
        <w:tc>
          <w:tcPr>
            <w:tcW w:w="5000" w:type="pct"/>
            <w:gridSpan w:val="10"/>
            <w:tcBorders>
              <w:top w:val="single" w:color="auto" w:sz="4" w:space="0"/>
            </w:tcBorders>
            <w:noWrap w:val="0"/>
            <w:vAlign w:val="top"/>
          </w:tcPr>
          <w:p w14:paraId="3D4EC852">
            <w:pPr>
              <w:pBdr>
                <w:top w:val="none" w:color="auto" w:sz="0" w:space="0"/>
                <w:left w:val="none" w:color="auto" w:sz="0" w:space="0"/>
                <w:bottom w:val="none" w:color="auto" w:sz="0" w:space="0"/>
                <w:right w:val="none" w:color="auto" w:sz="0" w:space="0"/>
                <w:between w:val="none" w:color="auto" w:sz="0" w:space="0"/>
              </w:pBdr>
              <w:jc w:val="center"/>
              <w:rPr>
                <w:ins w:id="3576" w:author="LKY" w:date="2026-05-22T20:54:31Z"/>
                <w:rFonts w:hint="eastAsia" w:ascii="Times New Roman" w:hAnsi="Times New Roman"/>
                <w:vertAlign w:val="baseline"/>
                <w:lang w:val="en-US" w:eastAsia="zh-CN"/>
              </w:rPr>
            </w:pPr>
            <w:ins w:id="3577" w:author="LKY" w:date="2026-05-22T20:54:31Z">
              <w:r>
                <w:rPr>
                  <w:rFonts w:hint="eastAsia" w:ascii="Times New Roman" w:hAnsi="Times New Roman"/>
                  <w:vertAlign w:val="baseline"/>
                  <w:lang w:val="en-US" w:eastAsia="zh-CN"/>
                </w:rPr>
                <w:t>N2321模块（PNP）</w:t>
              </w:r>
            </w:ins>
          </w:p>
        </w:tc>
      </w:tr>
      <w:tr w14:paraId="1263E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78" w:author="LKY" w:date="2026-05-22T20:54:31Z"/>
        </w:trPr>
        <w:tc>
          <w:tcPr>
            <w:tcW w:w="552" w:type="pct"/>
            <w:tcBorders>
              <w:top w:val="single" w:color="auto" w:sz="4" w:space="0"/>
            </w:tcBorders>
            <w:noWrap w:val="0"/>
            <w:vAlign w:val="top"/>
          </w:tcPr>
          <w:p w14:paraId="70BCFEB8">
            <w:pPr>
              <w:jc w:val="center"/>
              <w:rPr>
                <w:ins w:id="3579" w:author="LKY" w:date="2026-05-22T20:54:31Z"/>
                <w:rFonts w:hint="default" w:ascii="Times New Roman" w:hAnsi="Times New Roman"/>
                <w:vertAlign w:val="baseline"/>
                <w:lang w:val="en-US" w:eastAsia="zh-CN"/>
              </w:rPr>
            </w:pPr>
            <w:ins w:id="3580" w:author="LKY" w:date="2026-05-22T20:54:31Z">
              <w:r>
                <w:rPr>
                  <w:rFonts w:hint="eastAsia" w:ascii="Times New Roman" w:hAnsi="Times New Roman"/>
                  <w:vertAlign w:val="baseline"/>
                  <w:lang w:val="en-US" w:eastAsia="zh-CN"/>
                </w:rPr>
                <w:t>端口号</w:t>
              </w:r>
            </w:ins>
          </w:p>
        </w:tc>
        <w:tc>
          <w:tcPr>
            <w:tcW w:w="475" w:type="pct"/>
            <w:tcBorders>
              <w:top w:val="single" w:color="auto" w:sz="4" w:space="0"/>
            </w:tcBorders>
            <w:noWrap w:val="0"/>
            <w:vAlign w:val="top"/>
          </w:tcPr>
          <w:p w14:paraId="3C2D107B">
            <w:pPr>
              <w:jc w:val="center"/>
              <w:rPr>
                <w:ins w:id="3581" w:author="LKY" w:date="2026-05-22T20:54:31Z"/>
                <w:rFonts w:hint="default" w:ascii="Times New Roman" w:hAnsi="Times New Roman" w:eastAsiaTheme="minorEastAsia" w:cstheme="minorBidi"/>
                <w:kern w:val="2"/>
                <w:sz w:val="21"/>
                <w:szCs w:val="24"/>
                <w:vertAlign w:val="baseline"/>
                <w:lang w:val="en-US" w:eastAsia="zh-CN" w:bidi="ar-SA"/>
              </w:rPr>
            </w:pPr>
            <w:ins w:id="3582" w:author="LKY" w:date="2026-05-22T20:54:31Z">
              <w:r>
                <w:rPr>
                  <w:rFonts w:hint="eastAsia" w:ascii="Times New Roman" w:hAnsi="Times New Roman"/>
                  <w:vertAlign w:val="baseline"/>
                  <w:lang w:val="en-US" w:eastAsia="zh-CN"/>
                </w:rPr>
                <w:t>B1</w:t>
              </w:r>
            </w:ins>
          </w:p>
        </w:tc>
        <w:tc>
          <w:tcPr>
            <w:tcW w:w="475" w:type="pct"/>
            <w:tcBorders>
              <w:top w:val="single" w:color="auto" w:sz="4" w:space="0"/>
            </w:tcBorders>
            <w:noWrap w:val="0"/>
            <w:vAlign w:val="top"/>
          </w:tcPr>
          <w:p w14:paraId="2630330C">
            <w:pPr>
              <w:jc w:val="center"/>
              <w:rPr>
                <w:ins w:id="3583" w:author="LKY" w:date="2026-05-22T20:54:31Z"/>
                <w:rFonts w:hint="default" w:ascii="Times New Roman" w:hAnsi="Times New Roman" w:eastAsiaTheme="minorEastAsia" w:cstheme="minorBidi"/>
                <w:kern w:val="2"/>
                <w:sz w:val="21"/>
                <w:szCs w:val="24"/>
                <w:vertAlign w:val="baseline"/>
                <w:lang w:val="en-US" w:eastAsia="zh-CN" w:bidi="ar-SA"/>
              </w:rPr>
            </w:pPr>
            <w:ins w:id="3584" w:author="LKY" w:date="2026-05-22T20:54:31Z">
              <w:r>
                <w:rPr>
                  <w:rFonts w:hint="eastAsia" w:ascii="Times New Roman" w:hAnsi="Times New Roman" w:cstheme="minorBidi"/>
                  <w:kern w:val="2"/>
                  <w:sz w:val="21"/>
                  <w:szCs w:val="24"/>
                  <w:vertAlign w:val="baseline"/>
                  <w:lang w:val="en-US" w:eastAsia="zh-CN" w:bidi="ar-SA"/>
                </w:rPr>
                <w:t>B2</w:t>
              </w:r>
            </w:ins>
          </w:p>
        </w:tc>
        <w:tc>
          <w:tcPr>
            <w:tcW w:w="475" w:type="pct"/>
            <w:tcBorders>
              <w:top w:val="single" w:color="auto" w:sz="4" w:space="0"/>
            </w:tcBorders>
            <w:noWrap w:val="0"/>
            <w:vAlign w:val="top"/>
          </w:tcPr>
          <w:p w14:paraId="37869BDB">
            <w:pPr>
              <w:jc w:val="center"/>
              <w:rPr>
                <w:ins w:id="3585" w:author="LKY" w:date="2026-05-22T20:54:31Z"/>
                <w:rFonts w:hint="default" w:ascii="Times New Roman" w:hAnsi="Times New Roman" w:eastAsiaTheme="minorEastAsia" w:cstheme="minorBidi"/>
                <w:kern w:val="2"/>
                <w:sz w:val="21"/>
                <w:szCs w:val="24"/>
                <w:vertAlign w:val="baseline"/>
                <w:lang w:val="en-US" w:eastAsia="zh-CN" w:bidi="ar-SA"/>
              </w:rPr>
            </w:pPr>
            <w:ins w:id="3586" w:author="LKY" w:date="2026-05-22T20:54:31Z">
              <w:r>
                <w:rPr>
                  <w:rFonts w:hint="eastAsia" w:ascii="Times New Roman" w:hAnsi="Times New Roman" w:cstheme="minorBidi"/>
                  <w:kern w:val="2"/>
                  <w:sz w:val="21"/>
                  <w:szCs w:val="24"/>
                  <w:vertAlign w:val="baseline"/>
                  <w:lang w:val="en-US" w:eastAsia="zh-CN" w:bidi="ar-SA"/>
                </w:rPr>
                <w:t>B3</w:t>
              </w:r>
            </w:ins>
          </w:p>
        </w:tc>
        <w:tc>
          <w:tcPr>
            <w:tcW w:w="475" w:type="pct"/>
            <w:tcBorders>
              <w:top w:val="single" w:color="auto" w:sz="4" w:space="0"/>
            </w:tcBorders>
            <w:noWrap w:val="0"/>
            <w:vAlign w:val="top"/>
          </w:tcPr>
          <w:p w14:paraId="0C32CAC4">
            <w:pPr>
              <w:jc w:val="center"/>
              <w:rPr>
                <w:ins w:id="3587" w:author="LKY" w:date="2026-05-22T20:54:31Z"/>
                <w:rFonts w:hint="default" w:ascii="Times New Roman" w:hAnsi="Times New Roman" w:eastAsiaTheme="minorEastAsia" w:cstheme="minorBidi"/>
                <w:kern w:val="2"/>
                <w:sz w:val="21"/>
                <w:szCs w:val="24"/>
                <w:vertAlign w:val="baseline"/>
                <w:lang w:val="en-US" w:eastAsia="zh-CN" w:bidi="ar-SA"/>
              </w:rPr>
            </w:pPr>
            <w:ins w:id="3588" w:author="LKY" w:date="2026-05-22T20:54:31Z">
              <w:r>
                <w:rPr>
                  <w:rFonts w:hint="eastAsia" w:ascii="Times New Roman" w:hAnsi="Times New Roman" w:cstheme="minorBidi"/>
                  <w:kern w:val="2"/>
                  <w:sz w:val="21"/>
                  <w:szCs w:val="24"/>
                  <w:vertAlign w:val="baseline"/>
                  <w:lang w:val="en-US" w:eastAsia="zh-CN" w:bidi="ar-SA"/>
                </w:rPr>
                <w:t>B4</w:t>
              </w:r>
            </w:ins>
          </w:p>
        </w:tc>
        <w:tc>
          <w:tcPr>
            <w:tcW w:w="475" w:type="pct"/>
            <w:tcBorders>
              <w:top w:val="single" w:color="auto" w:sz="4" w:space="0"/>
            </w:tcBorders>
            <w:noWrap w:val="0"/>
            <w:vAlign w:val="top"/>
          </w:tcPr>
          <w:p w14:paraId="147BD965">
            <w:pPr>
              <w:jc w:val="center"/>
              <w:rPr>
                <w:ins w:id="3589" w:author="LKY" w:date="2026-05-22T20:54:31Z"/>
                <w:rFonts w:hint="default" w:ascii="Times New Roman" w:hAnsi="Times New Roman" w:eastAsiaTheme="minorEastAsia" w:cstheme="minorBidi"/>
                <w:kern w:val="2"/>
                <w:sz w:val="21"/>
                <w:szCs w:val="24"/>
                <w:vertAlign w:val="baseline"/>
                <w:lang w:val="en-US" w:eastAsia="zh-CN" w:bidi="ar-SA"/>
              </w:rPr>
            </w:pPr>
            <w:ins w:id="3590" w:author="LKY" w:date="2026-05-22T20:54:31Z">
              <w:r>
                <w:rPr>
                  <w:rFonts w:hint="eastAsia" w:ascii="Times New Roman" w:hAnsi="Times New Roman" w:cstheme="minorBidi"/>
                  <w:kern w:val="2"/>
                  <w:sz w:val="21"/>
                  <w:szCs w:val="24"/>
                  <w:vertAlign w:val="baseline"/>
                  <w:lang w:val="en-US" w:eastAsia="zh-CN" w:bidi="ar-SA"/>
                </w:rPr>
                <w:t>B5</w:t>
              </w:r>
            </w:ins>
          </w:p>
        </w:tc>
        <w:tc>
          <w:tcPr>
            <w:tcW w:w="475" w:type="pct"/>
            <w:tcBorders>
              <w:top w:val="single" w:color="auto" w:sz="4" w:space="0"/>
            </w:tcBorders>
            <w:noWrap w:val="0"/>
            <w:vAlign w:val="top"/>
          </w:tcPr>
          <w:p w14:paraId="5AB5AD02">
            <w:pPr>
              <w:jc w:val="center"/>
              <w:rPr>
                <w:ins w:id="3591" w:author="LKY" w:date="2026-05-22T20:54:31Z"/>
                <w:rFonts w:hint="default" w:ascii="Times New Roman" w:hAnsi="Times New Roman" w:eastAsiaTheme="minorEastAsia" w:cstheme="minorBidi"/>
                <w:kern w:val="2"/>
                <w:sz w:val="21"/>
                <w:szCs w:val="24"/>
                <w:vertAlign w:val="baseline"/>
                <w:lang w:val="en-US" w:eastAsia="zh-CN" w:bidi="ar-SA"/>
              </w:rPr>
            </w:pPr>
            <w:ins w:id="3592" w:author="LKY" w:date="2026-05-22T20:54:31Z">
              <w:r>
                <w:rPr>
                  <w:rFonts w:hint="eastAsia" w:ascii="Times New Roman" w:hAnsi="Times New Roman" w:cstheme="minorBidi"/>
                  <w:kern w:val="2"/>
                  <w:sz w:val="21"/>
                  <w:szCs w:val="24"/>
                  <w:vertAlign w:val="baseline"/>
                  <w:lang w:val="en-US" w:eastAsia="zh-CN" w:bidi="ar-SA"/>
                </w:rPr>
                <w:t>B6</w:t>
              </w:r>
            </w:ins>
          </w:p>
        </w:tc>
        <w:tc>
          <w:tcPr>
            <w:tcW w:w="475" w:type="pct"/>
            <w:tcBorders>
              <w:top w:val="single" w:color="auto" w:sz="4" w:space="0"/>
            </w:tcBorders>
            <w:noWrap w:val="0"/>
            <w:vAlign w:val="top"/>
          </w:tcPr>
          <w:p w14:paraId="66C46E7F">
            <w:pPr>
              <w:jc w:val="center"/>
              <w:rPr>
                <w:ins w:id="3593" w:author="LKY" w:date="2026-05-22T20:54:31Z"/>
                <w:rFonts w:hint="default" w:ascii="Times New Roman" w:hAnsi="Times New Roman"/>
                <w:vertAlign w:val="baseline"/>
                <w:lang w:val="en-US" w:eastAsia="zh-CN"/>
              </w:rPr>
            </w:pPr>
            <w:ins w:id="3594" w:author="LKY" w:date="2026-05-22T20:54:31Z">
              <w:r>
                <w:rPr>
                  <w:rFonts w:hint="eastAsia" w:ascii="Times New Roman" w:hAnsi="Times New Roman"/>
                  <w:vertAlign w:val="baseline"/>
                  <w:lang w:val="en-US" w:eastAsia="zh-CN"/>
                </w:rPr>
                <w:t>B7</w:t>
              </w:r>
            </w:ins>
          </w:p>
        </w:tc>
        <w:tc>
          <w:tcPr>
            <w:tcW w:w="620" w:type="pct"/>
            <w:tcBorders>
              <w:top w:val="single" w:color="auto" w:sz="4" w:space="0"/>
            </w:tcBorders>
            <w:noWrap w:val="0"/>
            <w:vAlign w:val="top"/>
          </w:tcPr>
          <w:p w14:paraId="28F73FD3">
            <w:pPr>
              <w:jc w:val="center"/>
              <w:rPr>
                <w:ins w:id="3595" w:author="LKY" w:date="2026-05-22T20:54:31Z"/>
                <w:rFonts w:hint="default" w:ascii="Times New Roman" w:hAnsi="Times New Roman"/>
                <w:vertAlign w:val="baseline"/>
                <w:lang w:val="en-US" w:eastAsia="zh-CN"/>
              </w:rPr>
            </w:pPr>
            <w:ins w:id="3596" w:author="LKY" w:date="2026-05-22T20:54:31Z">
              <w:r>
                <w:rPr>
                  <w:rFonts w:hint="eastAsia" w:ascii="Times New Roman" w:hAnsi="Times New Roman"/>
                  <w:vertAlign w:val="baseline"/>
                  <w:lang w:val="en-US" w:eastAsia="zh-CN"/>
                </w:rPr>
                <w:t>B8</w:t>
              </w:r>
            </w:ins>
          </w:p>
        </w:tc>
        <w:tc>
          <w:tcPr>
            <w:tcW w:w="495" w:type="pct"/>
            <w:tcBorders>
              <w:top w:val="single" w:color="auto" w:sz="4" w:space="0"/>
            </w:tcBorders>
            <w:noWrap w:val="0"/>
            <w:vAlign w:val="top"/>
          </w:tcPr>
          <w:p w14:paraId="72CA1362">
            <w:pPr>
              <w:jc w:val="center"/>
              <w:rPr>
                <w:ins w:id="3597" w:author="LKY" w:date="2026-05-22T20:54:31Z"/>
                <w:rFonts w:hint="default" w:ascii="Times New Roman" w:hAnsi="Times New Roman"/>
                <w:vertAlign w:val="baseline"/>
                <w:lang w:val="en-US" w:eastAsia="zh-CN"/>
              </w:rPr>
            </w:pPr>
            <w:ins w:id="3598" w:author="LKY" w:date="2026-05-22T20:54:31Z">
              <w:r>
                <w:rPr>
                  <w:rFonts w:hint="eastAsia" w:ascii="Times New Roman" w:hAnsi="Times New Roman"/>
                  <w:vertAlign w:val="baseline"/>
                  <w:lang w:val="en-US" w:eastAsia="zh-CN"/>
                </w:rPr>
                <w:t>B9</w:t>
              </w:r>
            </w:ins>
          </w:p>
        </w:tc>
      </w:tr>
      <w:tr w14:paraId="774E7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99" w:author="LKY" w:date="2026-05-22T20:54:31Z"/>
        </w:trPr>
        <w:tc>
          <w:tcPr>
            <w:tcW w:w="552" w:type="pct"/>
            <w:noWrap w:val="0"/>
            <w:vAlign w:val="top"/>
          </w:tcPr>
          <w:p w14:paraId="1E5833F3">
            <w:pPr>
              <w:jc w:val="center"/>
              <w:rPr>
                <w:ins w:id="3600" w:author="LKY" w:date="2026-05-22T20:54:31Z"/>
                <w:rFonts w:hint="default" w:ascii="Times New Roman" w:hAnsi="Times New Roman"/>
                <w:vertAlign w:val="baseline"/>
                <w:lang w:val="en-US" w:eastAsia="zh-CN"/>
              </w:rPr>
            </w:pPr>
            <w:ins w:id="3601" w:author="LKY" w:date="2026-05-22T20:54:31Z">
              <w:r>
                <w:rPr>
                  <w:rFonts w:hint="eastAsia" w:ascii="Times New Roman" w:hAnsi="Times New Roman"/>
                  <w:vertAlign w:val="baseline"/>
                  <w:lang w:val="en-US" w:eastAsia="zh-CN"/>
                </w:rPr>
                <w:t>名称</w:t>
              </w:r>
            </w:ins>
          </w:p>
        </w:tc>
        <w:tc>
          <w:tcPr>
            <w:tcW w:w="475" w:type="pct"/>
            <w:noWrap w:val="0"/>
            <w:vAlign w:val="top"/>
          </w:tcPr>
          <w:p w14:paraId="08EF784A">
            <w:pPr>
              <w:jc w:val="center"/>
              <w:rPr>
                <w:ins w:id="3602" w:author="LKY" w:date="2026-05-22T20:54:31Z"/>
                <w:rFonts w:hint="default" w:ascii="Times New Roman" w:hAnsi="Times New Roman"/>
                <w:vertAlign w:val="baseline"/>
                <w:lang w:val="en-US" w:eastAsia="zh-CN"/>
              </w:rPr>
            </w:pPr>
            <w:ins w:id="3603" w:author="LKY" w:date="2026-05-22T20:54:31Z">
              <w:r>
                <w:rPr>
                  <w:rFonts w:hint="eastAsia" w:ascii="Times New Roman" w:hAnsi="Times New Roman"/>
                  <w:vertAlign w:val="baseline"/>
                  <w:lang w:val="en-US" w:eastAsia="zh-CN"/>
                </w:rPr>
                <w:t>DO17</w:t>
              </w:r>
            </w:ins>
          </w:p>
        </w:tc>
        <w:tc>
          <w:tcPr>
            <w:tcW w:w="475" w:type="pct"/>
            <w:noWrap w:val="0"/>
            <w:vAlign w:val="top"/>
          </w:tcPr>
          <w:p w14:paraId="5368D14A">
            <w:pPr>
              <w:jc w:val="center"/>
              <w:rPr>
                <w:ins w:id="3604" w:author="LKY" w:date="2026-05-22T20:54:31Z"/>
                <w:rFonts w:hint="default" w:ascii="Times New Roman" w:hAnsi="Times New Roman"/>
                <w:vertAlign w:val="baseline"/>
                <w:lang w:val="en-US" w:eastAsia="zh-CN"/>
              </w:rPr>
            </w:pPr>
            <w:ins w:id="3605" w:author="LKY" w:date="2026-05-22T20:54:31Z">
              <w:r>
                <w:rPr>
                  <w:rFonts w:hint="eastAsia" w:ascii="Times New Roman" w:hAnsi="Times New Roman"/>
                  <w:vertAlign w:val="baseline"/>
                  <w:lang w:val="en-US" w:eastAsia="zh-CN"/>
                </w:rPr>
                <w:t>DO19</w:t>
              </w:r>
            </w:ins>
          </w:p>
        </w:tc>
        <w:tc>
          <w:tcPr>
            <w:tcW w:w="475" w:type="pct"/>
            <w:noWrap w:val="0"/>
            <w:vAlign w:val="top"/>
          </w:tcPr>
          <w:p w14:paraId="112B4A00">
            <w:pPr>
              <w:jc w:val="center"/>
              <w:rPr>
                <w:ins w:id="3606" w:author="LKY" w:date="2026-05-22T20:54:31Z"/>
                <w:rFonts w:hint="default" w:ascii="Times New Roman" w:hAnsi="Times New Roman" w:eastAsiaTheme="minorEastAsia" w:cstheme="minorBidi"/>
                <w:kern w:val="2"/>
                <w:sz w:val="21"/>
                <w:szCs w:val="24"/>
                <w:vertAlign w:val="baseline"/>
                <w:lang w:val="en-US" w:eastAsia="zh-CN" w:bidi="ar-SA"/>
              </w:rPr>
            </w:pPr>
            <w:ins w:id="3607" w:author="LKY" w:date="2026-05-22T20:54:31Z">
              <w:r>
                <w:rPr>
                  <w:rFonts w:hint="eastAsia" w:ascii="Times New Roman" w:hAnsi="Times New Roman"/>
                  <w:vertAlign w:val="baseline"/>
                  <w:lang w:val="en-US" w:eastAsia="zh-CN"/>
                </w:rPr>
                <w:t>DO21</w:t>
              </w:r>
            </w:ins>
          </w:p>
        </w:tc>
        <w:tc>
          <w:tcPr>
            <w:tcW w:w="475" w:type="pct"/>
            <w:noWrap w:val="0"/>
            <w:vAlign w:val="top"/>
          </w:tcPr>
          <w:p w14:paraId="2DE601AD">
            <w:pPr>
              <w:jc w:val="center"/>
              <w:rPr>
                <w:ins w:id="3608" w:author="LKY" w:date="2026-05-22T20:54:31Z"/>
                <w:rFonts w:hint="default" w:ascii="Times New Roman" w:hAnsi="Times New Roman" w:eastAsiaTheme="minorEastAsia" w:cstheme="minorBidi"/>
                <w:kern w:val="2"/>
                <w:sz w:val="21"/>
                <w:szCs w:val="24"/>
                <w:vertAlign w:val="baseline"/>
                <w:lang w:val="en-US" w:eastAsia="zh-CN" w:bidi="ar-SA"/>
              </w:rPr>
            </w:pPr>
            <w:ins w:id="3609" w:author="LKY" w:date="2026-05-22T20:54:31Z">
              <w:r>
                <w:rPr>
                  <w:rFonts w:hint="eastAsia" w:ascii="Times New Roman" w:hAnsi="Times New Roman"/>
                  <w:vertAlign w:val="baseline"/>
                  <w:lang w:val="en-US" w:eastAsia="zh-CN"/>
                </w:rPr>
                <w:t>DO23</w:t>
              </w:r>
            </w:ins>
          </w:p>
        </w:tc>
        <w:tc>
          <w:tcPr>
            <w:tcW w:w="475" w:type="pct"/>
            <w:noWrap w:val="0"/>
            <w:vAlign w:val="top"/>
          </w:tcPr>
          <w:p w14:paraId="06AA5F0B">
            <w:pPr>
              <w:jc w:val="center"/>
              <w:rPr>
                <w:ins w:id="3610" w:author="LKY" w:date="2026-05-22T20:54:31Z"/>
                <w:rFonts w:hint="default" w:ascii="Times New Roman" w:hAnsi="Times New Roman"/>
                <w:vertAlign w:val="baseline"/>
                <w:lang w:val="en-US" w:eastAsia="zh-CN"/>
              </w:rPr>
            </w:pPr>
            <w:ins w:id="3611" w:author="LKY" w:date="2026-05-22T20:54:31Z">
              <w:r>
                <w:rPr>
                  <w:rFonts w:hint="eastAsia" w:ascii="Times New Roman" w:hAnsi="Times New Roman"/>
                  <w:vertAlign w:val="baseline"/>
                  <w:lang w:val="en-US" w:eastAsia="zh-CN"/>
                </w:rPr>
                <w:t>DO25</w:t>
              </w:r>
            </w:ins>
          </w:p>
        </w:tc>
        <w:tc>
          <w:tcPr>
            <w:tcW w:w="475" w:type="pct"/>
            <w:noWrap w:val="0"/>
            <w:vAlign w:val="top"/>
          </w:tcPr>
          <w:p w14:paraId="5372CDE9">
            <w:pPr>
              <w:jc w:val="center"/>
              <w:rPr>
                <w:ins w:id="3612" w:author="LKY" w:date="2026-05-22T20:54:31Z"/>
                <w:rFonts w:hint="default" w:ascii="Times New Roman" w:hAnsi="Times New Roman"/>
                <w:vertAlign w:val="baseline"/>
                <w:lang w:val="en-US" w:eastAsia="zh-CN"/>
              </w:rPr>
            </w:pPr>
            <w:ins w:id="3613" w:author="LKY" w:date="2026-05-22T20:54:31Z">
              <w:r>
                <w:rPr>
                  <w:rFonts w:hint="eastAsia" w:ascii="Times New Roman" w:hAnsi="Times New Roman"/>
                  <w:vertAlign w:val="baseline"/>
                  <w:lang w:val="en-US" w:eastAsia="zh-CN"/>
                </w:rPr>
                <w:t>DO27</w:t>
              </w:r>
            </w:ins>
          </w:p>
        </w:tc>
        <w:tc>
          <w:tcPr>
            <w:tcW w:w="475" w:type="pct"/>
            <w:noWrap w:val="0"/>
            <w:vAlign w:val="top"/>
          </w:tcPr>
          <w:p w14:paraId="7901AD27">
            <w:pPr>
              <w:jc w:val="center"/>
              <w:rPr>
                <w:ins w:id="3614" w:author="LKY" w:date="2026-05-22T20:54:31Z"/>
                <w:rFonts w:hint="default" w:ascii="Times New Roman" w:hAnsi="Times New Roman"/>
                <w:vertAlign w:val="baseline"/>
                <w:lang w:val="en-US" w:eastAsia="zh-CN"/>
              </w:rPr>
            </w:pPr>
            <w:ins w:id="3615" w:author="LKY" w:date="2026-05-22T20:54:31Z">
              <w:r>
                <w:rPr>
                  <w:rFonts w:hint="eastAsia" w:ascii="Times New Roman" w:hAnsi="Times New Roman"/>
                  <w:vertAlign w:val="baseline"/>
                  <w:lang w:val="en-US" w:eastAsia="zh-CN"/>
                </w:rPr>
                <w:t>DO29</w:t>
              </w:r>
            </w:ins>
          </w:p>
        </w:tc>
        <w:tc>
          <w:tcPr>
            <w:tcW w:w="620" w:type="pct"/>
            <w:noWrap w:val="0"/>
            <w:vAlign w:val="top"/>
          </w:tcPr>
          <w:p w14:paraId="0B578350">
            <w:pPr>
              <w:jc w:val="center"/>
              <w:rPr>
                <w:ins w:id="3616" w:author="LKY" w:date="2026-05-22T20:54:31Z"/>
                <w:rFonts w:hint="default" w:ascii="Times New Roman" w:hAnsi="Times New Roman"/>
                <w:vertAlign w:val="baseline"/>
                <w:lang w:val="en-US" w:eastAsia="zh-CN"/>
              </w:rPr>
            </w:pPr>
            <w:ins w:id="3617" w:author="LKY" w:date="2026-05-22T20:54:31Z">
              <w:r>
                <w:rPr>
                  <w:rFonts w:hint="eastAsia" w:ascii="Times New Roman" w:hAnsi="Times New Roman"/>
                  <w:vertAlign w:val="baseline"/>
                  <w:lang w:val="en-US" w:eastAsia="zh-CN"/>
                </w:rPr>
                <w:t>DO31</w:t>
              </w:r>
            </w:ins>
          </w:p>
        </w:tc>
        <w:tc>
          <w:tcPr>
            <w:tcW w:w="495" w:type="pct"/>
            <w:noWrap w:val="0"/>
            <w:vAlign w:val="top"/>
          </w:tcPr>
          <w:p w14:paraId="3F5B462C">
            <w:pPr>
              <w:jc w:val="center"/>
              <w:rPr>
                <w:ins w:id="3618" w:author="LKY" w:date="2026-05-22T20:54:31Z"/>
                <w:rFonts w:hint="default" w:ascii="Times New Roman" w:hAnsi="Times New Roman"/>
                <w:vertAlign w:val="baseline"/>
                <w:lang w:val="en-US" w:eastAsia="zh-CN"/>
              </w:rPr>
            </w:pPr>
            <w:ins w:id="3619" w:author="LKY" w:date="2026-05-22T20:54:31Z">
              <w:r>
                <w:rPr>
                  <w:rFonts w:hint="eastAsia" w:ascii="Times New Roman" w:hAnsi="Times New Roman"/>
                  <w:vertAlign w:val="baseline"/>
                  <w:lang w:val="en-US" w:eastAsia="zh-CN"/>
                </w:rPr>
                <w:t>PE</w:t>
              </w:r>
            </w:ins>
          </w:p>
        </w:tc>
      </w:tr>
      <w:tr w14:paraId="6E26B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20" w:author="LKY" w:date="2026-05-22T20:54:31Z"/>
        </w:trPr>
        <w:tc>
          <w:tcPr>
            <w:tcW w:w="552" w:type="pct"/>
            <w:noWrap w:val="0"/>
            <w:vAlign w:val="top"/>
          </w:tcPr>
          <w:p w14:paraId="12442926">
            <w:pPr>
              <w:jc w:val="center"/>
              <w:rPr>
                <w:ins w:id="3621" w:author="LKY" w:date="2026-05-22T20:54:31Z"/>
                <w:rFonts w:hint="default" w:ascii="Times New Roman" w:hAnsi="Times New Roman"/>
                <w:vertAlign w:val="baseline"/>
                <w:lang w:val="en-US" w:eastAsia="zh-CN"/>
              </w:rPr>
            </w:pPr>
            <w:ins w:id="3622" w:author="LKY" w:date="2026-05-22T20:54:31Z">
              <w:r>
                <w:rPr>
                  <w:rFonts w:hint="eastAsia" w:ascii="Times New Roman" w:hAnsi="Times New Roman"/>
                  <w:vertAlign w:val="baseline"/>
                  <w:lang w:val="en-US" w:eastAsia="zh-CN"/>
                </w:rPr>
                <w:t>端口号</w:t>
              </w:r>
            </w:ins>
          </w:p>
        </w:tc>
        <w:tc>
          <w:tcPr>
            <w:tcW w:w="475" w:type="pct"/>
            <w:noWrap w:val="0"/>
            <w:vAlign w:val="top"/>
          </w:tcPr>
          <w:p w14:paraId="199ABD1E">
            <w:pPr>
              <w:jc w:val="center"/>
              <w:rPr>
                <w:ins w:id="3623" w:author="LKY" w:date="2026-05-22T20:54:31Z"/>
                <w:rFonts w:hint="default" w:ascii="Times New Roman" w:hAnsi="Times New Roman"/>
                <w:vertAlign w:val="baseline"/>
                <w:lang w:val="en-US" w:eastAsia="zh-CN"/>
              </w:rPr>
            </w:pPr>
            <w:ins w:id="3624" w:author="LKY" w:date="2026-05-22T20:54:31Z">
              <w:r>
                <w:rPr>
                  <w:rFonts w:hint="eastAsia" w:ascii="Times New Roman" w:hAnsi="Times New Roman"/>
                  <w:vertAlign w:val="baseline"/>
                  <w:lang w:val="en-US" w:eastAsia="zh-CN"/>
                </w:rPr>
                <w:t>A1</w:t>
              </w:r>
            </w:ins>
          </w:p>
        </w:tc>
        <w:tc>
          <w:tcPr>
            <w:tcW w:w="475" w:type="pct"/>
            <w:noWrap w:val="0"/>
            <w:vAlign w:val="top"/>
          </w:tcPr>
          <w:p w14:paraId="60C99D16">
            <w:pPr>
              <w:jc w:val="center"/>
              <w:rPr>
                <w:ins w:id="3625" w:author="LKY" w:date="2026-05-22T20:54:31Z"/>
                <w:rFonts w:hint="default" w:ascii="Times New Roman" w:hAnsi="Times New Roman"/>
                <w:vertAlign w:val="baseline"/>
                <w:lang w:val="en-US" w:eastAsia="zh-CN"/>
              </w:rPr>
            </w:pPr>
            <w:ins w:id="3626" w:author="LKY" w:date="2026-05-22T20:54:31Z">
              <w:r>
                <w:rPr>
                  <w:rFonts w:hint="eastAsia" w:ascii="Times New Roman" w:hAnsi="Times New Roman"/>
                  <w:vertAlign w:val="baseline"/>
                  <w:lang w:val="en-US" w:eastAsia="zh-CN"/>
                </w:rPr>
                <w:t>A2</w:t>
              </w:r>
            </w:ins>
          </w:p>
        </w:tc>
        <w:tc>
          <w:tcPr>
            <w:tcW w:w="475" w:type="pct"/>
            <w:noWrap w:val="0"/>
            <w:vAlign w:val="top"/>
          </w:tcPr>
          <w:p w14:paraId="534B6FDD">
            <w:pPr>
              <w:jc w:val="center"/>
              <w:rPr>
                <w:ins w:id="3627" w:author="LKY" w:date="2026-05-22T20:54:31Z"/>
                <w:rFonts w:hint="default" w:ascii="Times New Roman" w:hAnsi="Times New Roman"/>
                <w:vertAlign w:val="baseline"/>
                <w:lang w:val="en-US" w:eastAsia="zh-CN"/>
              </w:rPr>
            </w:pPr>
            <w:ins w:id="3628" w:author="LKY" w:date="2026-05-22T20:54:31Z">
              <w:r>
                <w:rPr>
                  <w:rFonts w:hint="eastAsia" w:ascii="Times New Roman" w:hAnsi="Times New Roman"/>
                  <w:vertAlign w:val="baseline"/>
                  <w:lang w:val="en-US" w:eastAsia="zh-CN"/>
                </w:rPr>
                <w:t>A3</w:t>
              </w:r>
            </w:ins>
          </w:p>
        </w:tc>
        <w:tc>
          <w:tcPr>
            <w:tcW w:w="475" w:type="pct"/>
            <w:noWrap w:val="0"/>
            <w:vAlign w:val="top"/>
          </w:tcPr>
          <w:p w14:paraId="5B37191A">
            <w:pPr>
              <w:jc w:val="center"/>
              <w:rPr>
                <w:ins w:id="3629" w:author="LKY" w:date="2026-05-22T20:54:31Z"/>
                <w:rFonts w:hint="default" w:ascii="Times New Roman" w:hAnsi="Times New Roman"/>
                <w:vertAlign w:val="baseline"/>
                <w:lang w:val="en-US" w:eastAsia="zh-CN"/>
              </w:rPr>
            </w:pPr>
            <w:ins w:id="3630" w:author="LKY" w:date="2026-05-22T20:54:31Z">
              <w:r>
                <w:rPr>
                  <w:rFonts w:hint="eastAsia" w:ascii="Times New Roman" w:hAnsi="Times New Roman"/>
                  <w:vertAlign w:val="baseline"/>
                  <w:lang w:val="en-US" w:eastAsia="zh-CN"/>
                </w:rPr>
                <w:t>A4</w:t>
              </w:r>
            </w:ins>
          </w:p>
        </w:tc>
        <w:tc>
          <w:tcPr>
            <w:tcW w:w="475" w:type="pct"/>
            <w:noWrap w:val="0"/>
            <w:vAlign w:val="top"/>
          </w:tcPr>
          <w:p w14:paraId="0FE3B028">
            <w:pPr>
              <w:jc w:val="center"/>
              <w:rPr>
                <w:ins w:id="3631" w:author="LKY" w:date="2026-05-22T20:54:31Z"/>
                <w:rFonts w:hint="default" w:ascii="Times New Roman" w:hAnsi="Times New Roman"/>
                <w:vertAlign w:val="baseline"/>
                <w:lang w:val="en-US" w:eastAsia="zh-CN"/>
              </w:rPr>
            </w:pPr>
            <w:ins w:id="3632" w:author="LKY" w:date="2026-05-22T20:54:31Z">
              <w:r>
                <w:rPr>
                  <w:rFonts w:hint="eastAsia" w:ascii="Times New Roman" w:hAnsi="Times New Roman"/>
                  <w:vertAlign w:val="baseline"/>
                  <w:lang w:val="en-US" w:eastAsia="zh-CN"/>
                </w:rPr>
                <w:t>A5</w:t>
              </w:r>
            </w:ins>
          </w:p>
        </w:tc>
        <w:tc>
          <w:tcPr>
            <w:tcW w:w="475" w:type="pct"/>
            <w:noWrap w:val="0"/>
            <w:vAlign w:val="top"/>
          </w:tcPr>
          <w:p w14:paraId="29C68F7B">
            <w:pPr>
              <w:jc w:val="center"/>
              <w:rPr>
                <w:ins w:id="3633" w:author="LKY" w:date="2026-05-22T20:54:31Z"/>
                <w:rFonts w:hint="default" w:ascii="Times New Roman" w:hAnsi="Times New Roman"/>
                <w:vertAlign w:val="baseline"/>
                <w:lang w:val="en-US" w:eastAsia="zh-CN"/>
              </w:rPr>
            </w:pPr>
            <w:ins w:id="3634" w:author="LKY" w:date="2026-05-22T20:54:31Z">
              <w:r>
                <w:rPr>
                  <w:rFonts w:hint="eastAsia" w:ascii="Times New Roman" w:hAnsi="Times New Roman"/>
                  <w:vertAlign w:val="baseline"/>
                  <w:lang w:val="en-US" w:eastAsia="zh-CN"/>
                </w:rPr>
                <w:t>A6</w:t>
              </w:r>
            </w:ins>
          </w:p>
        </w:tc>
        <w:tc>
          <w:tcPr>
            <w:tcW w:w="475" w:type="pct"/>
            <w:noWrap w:val="0"/>
            <w:vAlign w:val="top"/>
          </w:tcPr>
          <w:p w14:paraId="34046D28">
            <w:pPr>
              <w:jc w:val="center"/>
              <w:rPr>
                <w:ins w:id="3635" w:author="LKY" w:date="2026-05-22T20:54:31Z"/>
                <w:rFonts w:hint="default" w:ascii="Times New Roman" w:hAnsi="Times New Roman"/>
                <w:vertAlign w:val="baseline"/>
                <w:lang w:val="en-US" w:eastAsia="zh-CN"/>
              </w:rPr>
            </w:pPr>
            <w:ins w:id="3636" w:author="LKY" w:date="2026-05-22T20:54:31Z">
              <w:r>
                <w:rPr>
                  <w:rFonts w:hint="eastAsia" w:ascii="Times New Roman" w:hAnsi="Times New Roman"/>
                  <w:vertAlign w:val="baseline"/>
                  <w:lang w:val="en-US" w:eastAsia="zh-CN"/>
                </w:rPr>
                <w:t>A7</w:t>
              </w:r>
            </w:ins>
          </w:p>
        </w:tc>
        <w:tc>
          <w:tcPr>
            <w:tcW w:w="620" w:type="pct"/>
            <w:noWrap w:val="0"/>
            <w:vAlign w:val="top"/>
          </w:tcPr>
          <w:p w14:paraId="173985ED">
            <w:pPr>
              <w:jc w:val="center"/>
              <w:rPr>
                <w:ins w:id="3637" w:author="LKY" w:date="2026-05-22T20:54:31Z"/>
                <w:rFonts w:hint="default" w:ascii="Times New Roman" w:hAnsi="Times New Roman"/>
                <w:vertAlign w:val="baseline"/>
                <w:lang w:val="en-US" w:eastAsia="zh-CN"/>
              </w:rPr>
            </w:pPr>
            <w:ins w:id="3638" w:author="LKY" w:date="2026-05-22T20:54:31Z">
              <w:r>
                <w:rPr>
                  <w:rFonts w:hint="eastAsia" w:ascii="Times New Roman" w:hAnsi="Times New Roman"/>
                  <w:vertAlign w:val="baseline"/>
                  <w:lang w:val="en-US" w:eastAsia="zh-CN"/>
                </w:rPr>
                <w:t>A8</w:t>
              </w:r>
            </w:ins>
          </w:p>
        </w:tc>
        <w:tc>
          <w:tcPr>
            <w:tcW w:w="495" w:type="pct"/>
            <w:noWrap w:val="0"/>
            <w:vAlign w:val="top"/>
          </w:tcPr>
          <w:p w14:paraId="2702E164">
            <w:pPr>
              <w:jc w:val="center"/>
              <w:rPr>
                <w:ins w:id="3639" w:author="LKY" w:date="2026-05-22T20:54:31Z"/>
                <w:rFonts w:hint="default" w:ascii="Times New Roman" w:hAnsi="Times New Roman"/>
                <w:vertAlign w:val="baseline"/>
                <w:lang w:val="en-US" w:eastAsia="zh-CN"/>
              </w:rPr>
            </w:pPr>
            <w:ins w:id="3640" w:author="LKY" w:date="2026-05-22T20:54:31Z">
              <w:r>
                <w:rPr>
                  <w:rFonts w:hint="eastAsia" w:ascii="Times New Roman" w:hAnsi="Times New Roman"/>
                  <w:vertAlign w:val="baseline"/>
                  <w:lang w:val="en-US" w:eastAsia="zh-CN"/>
                </w:rPr>
                <w:t>A9</w:t>
              </w:r>
            </w:ins>
          </w:p>
        </w:tc>
      </w:tr>
      <w:tr w14:paraId="4F00F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41" w:author="LKY" w:date="2026-05-22T20:54:31Z"/>
        </w:trPr>
        <w:tc>
          <w:tcPr>
            <w:tcW w:w="552" w:type="pct"/>
            <w:noWrap w:val="0"/>
            <w:vAlign w:val="top"/>
          </w:tcPr>
          <w:p w14:paraId="02AB8933">
            <w:pPr>
              <w:jc w:val="center"/>
              <w:rPr>
                <w:ins w:id="3642" w:author="LKY" w:date="2026-05-22T20:54:31Z"/>
                <w:rFonts w:hint="default" w:ascii="Times New Roman" w:hAnsi="Times New Roman"/>
                <w:vertAlign w:val="baseline"/>
                <w:lang w:val="en-US" w:eastAsia="zh-CN"/>
              </w:rPr>
            </w:pPr>
            <w:ins w:id="3643" w:author="LKY" w:date="2026-05-22T20:54:31Z">
              <w:r>
                <w:rPr>
                  <w:rFonts w:hint="eastAsia" w:ascii="Times New Roman" w:hAnsi="Times New Roman"/>
                  <w:vertAlign w:val="baseline"/>
                  <w:lang w:val="en-US" w:eastAsia="zh-CN"/>
                </w:rPr>
                <w:t>名称</w:t>
              </w:r>
            </w:ins>
          </w:p>
        </w:tc>
        <w:tc>
          <w:tcPr>
            <w:tcW w:w="475" w:type="pct"/>
            <w:noWrap w:val="0"/>
            <w:vAlign w:val="top"/>
          </w:tcPr>
          <w:p w14:paraId="2B639FF6">
            <w:pPr>
              <w:jc w:val="center"/>
              <w:rPr>
                <w:ins w:id="3644" w:author="LKY" w:date="2026-05-22T20:54:31Z"/>
                <w:rFonts w:hint="default" w:ascii="Times New Roman" w:hAnsi="Times New Roman"/>
                <w:vertAlign w:val="baseline"/>
                <w:lang w:val="en-US" w:eastAsia="zh-CN"/>
              </w:rPr>
            </w:pPr>
            <w:ins w:id="3645" w:author="LKY" w:date="2026-05-22T20:54:31Z">
              <w:r>
                <w:rPr>
                  <w:rFonts w:hint="eastAsia" w:ascii="Times New Roman" w:hAnsi="Times New Roman"/>
                  <w:vertAlign w:val="baseline"/>
                  <w:lang w:val="en-US" w:eastAsia="zh-CN"/>
                </w:rPr>
                <w:t>DO16</w:t>
              </w:r>
            </w:ins>
          </w:p>
        </w:tc>
        <w:tc>
          <w:tcPr>
            <w:tcW w:w="475" w:type="pct"/>
            <w:noWrap w:val="0"/>
            <w:vAlign w:val="top"/>
          </w:tcPr>
          <w:p w14:paraId="6B8C393C">
            <w:pPr>
              <w:jc w:val="center"/>
              <w:rPr>
                <w:ins w:id="3646" w:author="LKY" w:date="2026-05-22T20:54:31Z"/>
                <w:rFonts w:hint="default" w:ascii="Times New Roman" w:hAnsi="Times New Roman"/>
                <w:vertAlign w:val="baseline"/>
                <w:lang w:val="en-US" w:eastAsia="zh-CN"/>
              </w:rPr>
            </w:pPr>
            <w:ins w:id="3647" w:author="LKY" w:date="2026-05-22T20:54:31Z">
              <w:r>
                <w:rPr>
                  <w:rFonts w:hint="eastAsia" w:ascii="Times New Roman" w:hAnsi="Times New Roman"/>
                  <w:vertAlign w:val="baseline"/>
                  <w:lang w:val="en-US" w:eastAsia="zh-CN"/>
                </w:rPr>
                <w:t>DO18</w:t>
              </w:r>
            </w:ins>
          </w:p>
        </w:tc>
        <w:tc>
          <w:tcPr>
            <w:tcW w:w="475" w:type="pct"/>
            <w:noWrap w:val="0"/>
            <w:vAlign w:val="top"/>
          </w:tcPr>
          <w:p w14:paraId="5AF10249">
            <w:pPr>
              <w:jc w:val="center"/>
              <w:rPr>
                <w:ins w:id="3648" w:author="LKY" w:date="2026-05-22T20:54:31Z"/>
                <w:rFonts w:hint="default" w:ascii="Times New Roman" w:hAnsi="Times New Roman"/>
                <w:vertAlign w:val="baseline"/>
                <w:lang w:val="en-US" w:eastAsia="zh-CN"/>
              </w:rPr>
            </w:pPr>
            <w:ins w:id="3649" w:author="LKY" w:date="2026-05-22T20:54:31Z">
              <w:r>
                <w:rPr>
                  <w:rFonts w:hint="eastAsia" w:ascii="Times New Roman" w:hAnsi="Times New Roman"/>
                  <w:vertAlign w:val="baseline"/>
                  <w:lang w:val="en-US" w:eastAsia="zh-CN"/>
                </w:rPr>
                <w:t>DO20</w:t>
              </w:r>
            </w:ins>
          </w:p>
        </w:tc>
        <w:tc>
          <w:tcPr>
            <w:tcW w:w="475" w:type="pct"/>
            <w:noWrap w:val="0"/>
            <w:vAlign w:val="top"/>
          </w:tcPr>
          <w:p w14:paraId="0F7ADE7F">
            <w:pPr>
              <w:jc w:val="center"/>
              <w:rPr>
                <w:ins w:id="3650" w:author="LKY" w:date="2026-05-22T20:54:31Z"/>
                <w:rFonts w:hint="default" w:ascii="Times New Roman" w:hAnsi="Times New Roman"/>
                <w:vertAlign w:val="baseline"/>
                <w:lang w:val="en-US" w:eastAsia="zh-CN"/>
              </w:rPr>
            </w:pPr>
            <w:ins w:id="3651" w:author="LKY" w:date="2026-05-22T20:54:31Z">
              <w:r>
                <w:rPr>
                  <w:rFonts w:hint="eastAsia" w:ascii="Times New Roman" w:hAnsi="Times New Roman"/>
                  <w:vertAlign w:val="baseline"/>
                  <w:lang w:val="en-US" w:eastAsia="zh-CN"/>
                </w:rPr>
                <w:t>DO22</w:t>
              </w:r>
            </w:ins>
          </w:p>
        </w:tc>
        <w:tc>
          <w:tcPr>
            <w:tcW w:w="475" w:type="pct"/>
            <w:noWrap w:val="0"/>
            <w:vAlign w:val="top"/>
          </w:tcPr>
          <w:p w14:paraId="3C8FDE90">
            <w:pPr>
              <w:jc w:val="center"/>
              <w:rPr>
                <w:ins w:id="3652" w:author="LKY" w:date="2026-05-22T20:54:31Z"/>
                <w:rFonts w:hint="default" w:ascii="Times New Roman" w:hAnsi="Times New Roman"/>
                <w:vertAlign w:val="baseline"/>
                <w:lang w:val="en-US" w:eastAsia="zh-CN"/>
              </w:rPr>
            </w:pPr>
            <w:ins w:id="3653" w:author="LKY" w:date="2026-05-22T20:54:31Z">
              <w:r>
                <w:rPr>
                  <w:rFonts w:hint="eastAsia" w:ascii="Times New Roman" w:hAnsi="Times New Roman"/>
                  <w:vertAlign w:val="baseline"/>
                  <w:lang w:val="en-US" w:eastAsia="zh-CN"/>
                </w:rPr>
                <w:t>DO24</w:t>
              </w:r>
            </w:ins>
          </w:p>
        </w:tc>
        <w:tc>
          <w:tcPr>
            <w:tcW w:w="475" w:type="pct"/>
            <w:noWrap w:val="0"/>
            <w:vAlign w:val="top"/>
          </w:tcPr>
          <w:p w14:paraId="1CBE5B57">
            <w:pPr>
              <w:jc w:val="center"/>
              <w:rPr>
                <w:ins w:id="3654" w:author="LKY" w:date="2026-05-22T20:54:31Z"/>
                <w:rFonts w:hint="default" w:ascii="Times New Roman" w:hAnsi="Times New Roman"/>
                <w:vertAlign w:val="baseline"/>
                <w:lang w:val="en-US" w:eastAsia="zh-CN"/>
              </w:rPr>
            </w:pPr>
            <w:ins w:id="3655" w:author="LKY" w:date="2026-05-22T20:54:31Z">
              <w:r>
                <w:rPr>
                  <w:rFonts w:hint="eastAsia" w:ascii="Times New Roman" w:hAnsi="Times New Roman"/>
                  <w:vertAlign w:val="baseline"/>
                  <w:lang w:val="en-US" w:eastAsia="zh-CN"/>
                </w:rPr>
                <w:t>DO26</w:t>
              </w:r>
            </w:ins>
          </w:p>
        </w:tc>
        <w:tc>
          <w:tcPr>
            <w:tcW w:w="475" w:type="pct"/>
            <w:noWrap w:val="0"/>
            <w:vAlign w:val="top"/>
          </w:tcPr>
          <w:p w14:paraId="5555D524">
            <w:pPr>
              <w:jc w:val="center"/>
              <w:rPr>
                <w:ins w:id="3656" w:author="LKY" w:date="2026-05-22T20:54:31Z"/>
                <w:rFonts w:hint="default" w:ascii="Times New Roman" w:hAnsi="Times New Roman"/>
                <w:vertAlign w:val="baseline"/>
                <w:lang w:val="en-US" w:eastAsia="zh-CN"/>
              </w:rPr>
            </w:pPr>
            <w:ins w:id="3657" w:author="LKY" w:date="2026-05-22T20:54:31Z">
              <w:r>
                <w:rPr>
                  <w:rFonts w:hint="eastAsia" w:ascii="Times New Roman" w:hAnsi="Times New Roman"/>
                  <w:vertAlign w:val="baseline"/>
                  <w:lang w:val="en-US" w:eastAsia="zh-CN"/>
                </w:rPr>
                <w:t>DO28</w:t>
              </w:r>
            </w:ins>
          </w:p>
        </w:tc>
        <w:tc>
          <w:tcPr>
            <w:tcW w:w="620" w:type="pct"/>
            <w:noWrap w:val="0"/>
            <w:vAlign w:val="top"/>
          </w:tcPr>
          <w:p w14:paraId="2BFF270C">
            <w:pPr>
              <w:jc w:val="center"/>
              <w:rPr>
                <w:ins w:id="3658" w:author="LKY" w:date="2026-05-22T20:54:31Z"/>
                <w:rFonts w:hint="default" w:ascii="Times New Roman" w:hAnsi="Times New Roman"/>
                <w:vertAlign w:val="baseline"/>
                <w:lang w:val="en-US" w:eastAsia="zh-CN"/>
              </w:rPr>
            </w:pPr>
            <w:ins w:id="3659" w:author="LKY" w:date="2026-05-22T20:54:31Z">
              <w:r>
                <w:rPr>
                  <w:rFonts w:hint="eastAsia" w:ascii="Times New Roman" w:hAnsi="Times New Roman"/>
                  <w:vertAlign w:val="baseline"/>
                  <w:lang w:val="en-US" w:eastAsia="zh-CN"/>
                </w:rPr>
                <w:t>DO30</w:t>
              </w:r>
            </w:ins>
          </w:p>
        </w:tc>
        <w:tc>
          <w:tcPr>
            <w:tcW w:w="495" w:type="pct"/>
            <w:noWrap w:val="0"/>
            <w:vAlign w:val="top"/>
          </w:tcPr>
          <w:p w14:paraId="3EA33C97">
            <w:pPr>
              <w:jc w:val="center"/>
              <w:rPr>
                <w:ins w:id="3660" w:author="LKY" w:date="2026-05-22T20:54:31Z"/>
                <w:rFonts w:hint="default" w:ascii="Times New Roman" w:hAnsi="Times New Roman"/>
                <w:vertAlign w:val="baseline"/>
                <w:lang w:val="en-US" w:eastAsia="zh-CN"/>
              </w:rPr>
            </w:pPr>
            <w:ins w:id="3661" w:author="LKY" w:date="2026-05-22T20:54:31Z">
              <w:r>
                <w:rPr>
                  <w:rFonts w:hint="eastAsia" w:ascii="Times New Roman" w:hAnsi="Times New Roman"/>
                  <w:vertAlign w:val="baseline"/>
                  <w:lang w:val="en-US" w:eastAsia="zh-CN"/>
                </w:rPr>
                <w:t>COM</w:t>
              </w:r>
            </w:ins>
          </w:p>
        </w:tc>
      </w:tr>
      <w:tr w14:paraId="286E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62" w:author="LKY" w:date="2026-05-22T20:54:31Z"/>
        </w:trPr>
        <w:tc>
          <w:tcPr>
            <w:tcW w:w="552" w:type="pct"/>
            <w:noWrap w:val="0"/>
            <w:vAlign w:val="top"/>
          </w:tcPr>
          <w:p w14:paraId="322B6BA3">
            <w:pPr>
              <w:jc w:val="center"/>
              <w:rPr>
                <w:ins w:id="3663" w:author="LKY" w:date="2026-05-22T20:54:31Z"/>
                <w:rFonts w:hint="default" w:ascii="Times New Roman" w:hAnsi="Times New Roman"/>
                <w:vertAlign w:val="baseline"/>
                <w:lang w:val="en-US" w:eastAsia="zh-CN"/>
              </w:rPr>
            </w:pPr>
            <w:ins w:id="3664" w:author="LKY" w:date="2026-05-22T20:54:31Z">
              <w:r>
                <w:rPr>
                  <w:rFonts w:hint="eastAsia" w:ascii="Times New Roman" w:hAnsi="Times New Roman"/>
                  <w:vertAlign w:val="baseline"/>
                  <w:lang w:val="en-US" w:eastAsia="zh-CN"/>
                </w:rPr>
                <w:t>端口号</w:t>
              </w:r>
            </w:ins>
          </w:p>
        </w:tc>
        <w:tc>
          <w:tcPr>
            <w:tcW w:w="475" w:type="pct"/>
            <w:noWrap w:val="0"/>
            <w:vAlign w:val="top"/>
          </w:tcPr>
          <w:p w14:paraId="09DACF52">
            <w:pPr>
              <w:jc w:val="center"/>
              <w:rPr>
                <w:ins w:id="3665" w:author="LKY" w:date="2026-05-22T20:54:31Z"/>
                <w:rFonts w:hint="default" w:ascii="Times New Roman" w:hAnsi="Times New Roman"/>
                <w:vertAlign w:val="baseline"/>
                <w:lang w:val="en-US" w:eastAsia="zh-CN"/>
              </w:rPr>
            </w:pPr>
            <w:ins w:id="3666" w:author="LKY" w:date="2026-05-22T20:54:31Z">
              <w:r>
                <w:rPr>
                  <w:rFonts w:hint="eastAsia" w:ascii="Times New Roman" w:hAnsi="Times New Roman"/>
                  <w:vertAlign w:val="baseline"/>
                  <w:lang w:val="en-US" w:eastAsia="zh-CN"/>
                </w:rPr>
                <w:t>B1</w:t>
              </w:r>
            </w:ins>
          </w:p>
        </w:tc>
        <w:tc>
          <w:tcPr>
            <w:tcW w:w="475" w:type="pct"/>
            <w:noWrap w:val="0"/>
            <w:vAlign w:val="top"/>
          </w:tcPr>
          <w:p w14:paraId="23B8940C">
            <w:pPr>
              <w:jc w:val="center"/>
              <w:rPr>
                <w:ins w:id="3667" w:author="LKY" w:date="2026-05-22T20:54:31Z"/>
                <w:rFonts w:hint="default" w:ascii="Times New Roman" w:hAnsi="Times New Roman"/>
                <w:vertAlign w:val="baseline"/>
                <w:lang w:val="en-US" w:eastAsia="zh-CN"/>
              </w:rPr>
            </w:pPr>
            <w:ins w:id="3668" w:author="LKY" w:date="2026-05-22T20:54:31Z">
              <w:r>
                <w:rPr>
                  <w:rFonts w:hint="eastAsia" w:ascii="Times New Roman" w:hAnsi="Times New Roman"/>
                  <w:vertAlign w:val="baseline"/>
                  <w:lang w:val="en-US" w:eastAsia="zh-CN"/>
                </w:rPr>
                <w:t>B2</w:t>
              </w:r>
            </w:ins>
          </w:p>
        </w:tc>
        <w:tc>
          <w:tcPr>
            <w:tcW w:w="475" w:type="pct"/>
            <w:noWrap w:val="0"/>
            <w:vAlign w:val="top"/>
          </w:tcPr>
          <w:p w14:paraId="50EFCFA4">
            <w:pPr>
              <w:jc w:val="center"/>
              <w:rPr>
                <w:ins w:id="3669" w:author="LKY" w:date="2026-05-22T20:54:31Z"/>
                <w:rFonts w:hint="default" w:ascii="Times New Roman" w:hAnsi="Times New Roman"/>
                <w:vertAlign w:val="baseline"/>
                <w:lang w:val="en-US" w:eastAsia="zh-CN"/>
              </w:rPr>
            </w:pPr>
            <w:ins w:id="3670" w:author="LKY" w:date="2026-05-22T20:54:31Z">
              <w:r>
                <w:rPr>
                  <w:rFonts w:hint="eastAsia" w:ascii="Times New Roman" w:hAnsi="Times New Roman"/>
                  <w:vertAlign w:val="baseline"/>
                  <w:lang w:val="en-US" w:eastAsia="zh-CN"/>
                </w:rPr>
                <w:t>B3</w:t>
              </w:r>
            </w:ins>
          </w:p>
        </w:tc>
        <w:tc>
          <w:tcPr>
            <w:tcW w:w="475" w:type="pct"/>
            <w:noWrap w:val="0"/>
            <w:vAlign w:val="top"/>
          </w:tcPr>
          <w:p w14:paraId="56067CEE">
            <w:pPr>
              <w:jc w:val="center"/>
              <w:rPr>
                <w:ins w:id="3671" w:author="LKY" w:date="2026-05-22T20:54:31Z"/>
                <w:rFonts w:hint="default" w:ascii="Times New Roman" w:hAnsi="Times New Roman"/>
                <w:vertAlign w:val="baseline"/>
                <w:lang w:val="en-US" w:eastAsia="zh-CN"/>
              </w:rPr>
            </w:pPr>
            <w:ins w:id="3672" w:author="LKY" w:date="2026-05-22T20:54:31Z">
              <w:r>
                <w:rPr>
                  <w:rFonts w:hint="eastAsia" w:ascii="Times New Roman" w:hAnsi="Times New Roman"/>
                  <w:vertAlign w:val="baseline"/>
                  <w:lang w:val="en-US" w:eastAsia="zh-CN"/>
                </w:rPr>
                <w:t>B4</w:t>
              </w:r>
            </w:ins>
          </w:p>
        </w:tc>
        <w:tc>
          <w:tcPr>
            <w:tcW w:w="475" w:type="pct"/>
            <w:noWrap w:val="0"/>
            <w:vAlign w:val="top"/>
          </w:tcPr>
          <w:p w14:paraId="7559FA8C">
            <w:pPr>
              <w:jc w:val="center"/>
              <w:rPr>
                <w:ins w:id="3673" w:author="LKY" w:date="2026-05-22T20:54:31Z"/>
                <w:rFonts w:hint="default" w:ascii="Times New Roman" w:hAnsi="Times New Roman"/>
                <w:vertAlign w:val="baseline"/>
                <w:lang w:val="en-US" w:eastAsia="zh-CN"/>
              </w:rPr>
            </w:pPr>
            <w:ins w:id="3674" w:author="LKY" w:date="2026-05-22T20:54:31Z">
              <w:r>
                <w:rPr>
                  <w:rFonts w:hint="eastAsia" w:ascii="Times New Roman" w:hAnsi="Times New Roman"/>
                  <w:vertAlign w:val="baseline"/>
                  <w:lang w:val="en-US" w:eastAsia="zh-CN"/>
                </w:rPr>
                <w:t>B5</w:t>
              </w:r>
            </w:ins>
          </w:p>
        </w:tc>
        <w:tc>
          <w:tcPr>
            <w:tcW w:w="475" w:type="pct"/>
            <w:noWrap w:val="0"/>
            <w:vAlign w:val="top"/>
          </w:tcPr>
          <w:p w14:paraId="7D6A7367">
            <w:pPr>
              <w:jc w:val="center"/>
              <w:rPr>
                <w:ins w:id="3675" w:author="LKY" w:date="2026-05-22T20:54:31Z"/>
                <w:rFonts w:hint="default" w:ascii="Times New Roman" w:hAnsi="Times New Roman"/>
                <w:vertAlign w:val="baseline"/>
                <w:lang w:val="en-US" w:eastAsia="zh-CN"/>
              </w:rPr>
            </w:pPr>
            <w:ins w:id="3676" w:author="LKY" w:date="2026-05-22T20:54:31Z">
              <w:r>
                <w:rPr>
                  <w:rFonts w:hint="eastAsia" w:ascii="Times New Roman" w:hAnsi="Times New Roman"/>
                  <w:vertAlign w:val="baseline"/>
                  <w:lang w:val="en-US" w:eastAsia="zh-CN"/>
                </w:rPr>
                <w:t>B6</w:t>
              </w:r>
            </w:ins>
          </w:p>
        </w:tc>
        <w:tc>
          <w:tcPr>
            <w:tcW w:w="475" w:type="pct"/>
            <w:noWrap w:val="0"/>
            <w:vAlign w:val="top"/>
          </w:tcPr>
          <w:p w14:paraId="6CA488E3">
            <w:pPr>
              <w:jc w:val="center"/>
              <w:rPr>
                <w:ins w:id="3677" w:author="LKY" w:date="2026-05-22T20:54:31Z"/>
                <w:rFonts w:hint="default" w:ascii="Times New Roman" w:hAnsi="Times New Roman"/>
                <w:vertAlign w:val="baseline"/>
                <w:lang w:val="en-US" w:eastAsia="zh-CN"/>
              </w:rPr>
            </w:pPr>
            <w:ins w:id="3678" w:author="LKY" w:date="2026-05-22T20:54:31Z">
              <w:r>
                <w:rPr>
                  <w:rFonts w:hint="eastAsia" w:ascii="Times New Roman" w:hAnsi="Times New Roman"/>
                  <w:vertAlign w:val="baseline"/>
                  <w:lang w:val="en-US" w:eastAsia="zh-CN"/>
                </w:rPr>
                <w:t>B7</w:t>
              </w:r>
            </w:ins>
          </w:p>
        </w:tc>
        <w:tc>
          <w:tcPr>
            <w:tcW w:w="620" w:type="pct"/>
            <w:noWrap w:val="0"/>
            <w:vAlign w:val="top"/>
          </w:tcPr>
          <w:p w14:paraId="6AA27739">
            <w:pPr>
              <w:jc w:val="center"/>
              <w:rPr>
                <w:ins w:id="3679" w:author="LKY" w:date="2026-05-22T20:54:31Z"/>
                <w:rFonts w:hint="default" w:ascii="Times New Roman" w:hAnsi="Times New Roman"/>
                <w:vertAlign w:val="baseline"/>
                <w:lang w:val="en-US" w:eastAsia="zh-CN"/>
              </w:rPr>
            </w:pPr>
            <w:ins w:id="3680" w:author="LKY" w:date="2026-05-22T20:54:31Z">
              <w:r>
                <w:rPr>
                  <w:rFonts w:hint="eastAsia" w:ascii="Times New Roman" w:hAnsi="Times New Roman"/>
                  <w:vertAlign w:val="baseline"/>
                  <w:lang w:val="en-US" w:eastAsia="zh-CN"/>
                </w:rPr>
                <w:t>B8</w:t>
              </w:r>
            </w:ins>
          </w:p>
        </w:tc>
        <w:tc>
          <w:tcPr>
            <w:tcW w:w="495" w:type="pct"/>
            <w:noWrap w:val="0"/>
            <w:vAlign w:val="top"/>
          </w:tcPr>
          <w:p w14:paraId="7CCD33DD">
            <w:pPr>
              <w:jc w:val="center"/>
              <w:rPr>
                <w:ins w:id="3681" w:author="LKY" w:date="2026-05-22T20:54:31Z"/>
                <w:rFonts w:hint="default" w:ascii="Times New Roman" w:hAnsi="Times New Roman"/>
                <w:vertAlign w:val="baseline"/>
                <w:lang w:val="en-US" w:eastAsia="zh-CN"/>
              </w:rPr>
            </w:pPr>
            <w:ins w:id="3682" w:author="LKY" w:date="2026-05-22T20:54:31Z">
              <w:r>
                <w:rPr>
                  <w:rFonts w:hint="eastAsia" w:ascii="Times New Roman" w:hAnsi="Times New Roman"/>
                  <w:vertAlign w:val="baseline"/>
                  <w:lang w:val="en-US" w:eastAsia="zh-CN"/>
                </w:rPr>
                <w:t>B9</w:t>
              </w:r>
            </w:ins>
          </w:p>
        </w:tc>
      </w:tr>
      <w:tr w14:paraId="34845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83" w:author="LKY" w:date="2026-05-22T20:54:31Z"/>
        </w:trPr>
        <w:tc>
          <w:tcPr>
            <w:tcW w:w="552" w:type="pct"/>
            <w:noWrap w:val="0"/>
            <w:vAlign w:val="top"/>
          </w:tcPr>
          <w:p w14:paraId="0CAAE236">
            <w:pPr>
              <w:jc w:val="center"/>
              <w:rPr>
                <w:ins w:id="3684" w:author="LKY" w:date="2026-05-22T20:54:31Z"/>
                <w:rFonts w:hint="default" w:ascii="Times New Roman" w:hAnsi="Times New Roman"/>
                <w:vertAlign w:val="baseline"/>
                <w:lang w:val="en-US" w:eastAsia="zh-CN"/>
              </w:rPr>
            </w:pPr>
            <w:ins w:id="3685" w:author="LKY" w:date="2026-05-22T20:54:31Z">
              <w:r>
                <w:rPr>
                  <w:rFonts w:hint="eastAsia" w:ascii="Times New Roman" w:hAnsi="Times New Roman"/>
                  <w:vertAlign w:val="baseline"/>
                  <w:lang w:val="en-US" w:eastAsia="zh-CN"/>
                </w:rPr>
                <w:t>名称</w:t>
              </w:r>
            </w:ins>
          </w:p>
        </w:tc>
        <w:tc>
          <w:tcPr>
            <w:tcW w:w="475" w:type="pct"/>
            <w:noWrap w:val="0"/>
            <w:vAlign w:val="top"/>
          </w:tcPr>
          <w:p w14:paraId="09DCE957">
            <w:pPr>
              <w:jc w:val="center"/>
              <w:rPr>
                <w:ins w:id="3686" w:author="LKY" w:date="2026-05-22T20:54:31Z"/>
                <w:rFonts w:hint="default" w:ascii="Times New Roman" w:hAnsi="Times New Roman"/>
                <w:vertAlign w:val="baseline"/>
                <w:lang w:val="en-US" w:eastAsia="zh-CN"/>
              </w:rPr>
            </w:pPr>
            <w:ins w:id="3687" w:author="LKY" w:date="2026-05-22T20:54:31Z">
              <w:r>
                <w:rPr>
                  <w:rFonts w:hint="eastAsia" w:ascii="Times New Roman" w:hAnsi="Times New Roman"/>
                  <w:vertAlign w:val="baseline"/>
                  <w:lang w:val="en-US" w:eastAsia="zh-CN"/>
                </w:rPr>
                <w:t>DO1</w:t>
              </w:r>
            </w:ins>
          </w:p>
        </w:tc>
        <w:tc>
          <w:tcPr>
            <w:tcW w:w="475" w:type="pct"/>
            <w:noWrap w:val="0"/>
            <w:vAlign w:val="top"/>
          </w:tcPr>
          <w:p w14:paraId="46094F3B">
            <w:pPr>
              <w:jc w:val="center"/>
              <w:rPr>
                <w:ins w:id="3688" w:author="LKY" w:date="2026-05-22T20:54:31Z"/>
                <w:rFonts w:hint="default" w:ascii="Times New Roman" w:hAnsi="Times New Roman"/>
                <w:vertAlign w:val="baseline"/>
                <w:lang w:val="en-US" w:eastAsia="zh-CN"/>
              </w:rPr>
            </w:pPr>
            <w:ins w:id="3689" w:author="LKY" w:date="2026-05-22T20:54:31Z">
              <w:r>
                <w:rPr>
                  <w:rFonts w:hint="eastAsia" w:ascii="Times New Roman" w:hAnsi="Times New Roman"/>
                  <w:vertAlign w:val="baseline"/>
                  <w:lang w:val="en-US" w:eastAsia="zh-CN"/>
                </w:rPr>
                <w:t>DO3</w:t>
              </w:r>
            </w:ins>
          </w:p>
        </w:tc>
        <w:tc>
          <w:tcPr>
            <w:tcW w:w="475" w:type="pct"/>
            <w:noWrap w:val="0"/>
            <w:vAlign w:val="top"/>
          </w:tcPr>
          <w:p w14:paraId="168CBBB6">
            <w:pPr>
              <w:jc w:val="center"/>
              <w:rPr>
                <w:ins w:id="3690" w:author="LKY" w:date="2026-05-22T20:54:31Z"/>
                <w:rFonts w:hint="default" w:ascii="Times New Roman" w:hAnsi="Times New Roman"/>
                <w:vertAlign w:val="baseline"/>
                <w:lang w:val="en-US" w:eastAsia="zh-CN"/>
              </w:rPr>
            </w:pPr>
            <w:ins w:id="3691" w:author="LKY" w:date="2026-05-22T20:54:31Z">
              <w:r>
                <w:rPr>
                  <w:rFonts w:hint="eastAsia" w:ascii="Times New Roman" w:hAnsi="Times New Roman"/>
                  <w:vertAlign w:val="baseline"/>
                  <w:lang w:val="en-US" w:eastAsia="zh-CN"/>
                </w:rPr>
                <w:t>DO5</w:t>
              </w:r>
            </w:ins>
          </w:p>
        </w:tc>
        <w:tc>
          <w:tcPr>
            <w:tcW w:w="475" w:type="pct"/>
            <w:noWrap w:val="0"/>
            <w:vAlign w:val="top"/>
          </w:tcPr>
          <w:p w14:paraId="4610CD69">
            <w:pPr>
              <w:jc w:val="center"/>
              <w:rPr>
                <w:ins w:id="3692" w:author="LKY" w:date="2026-05-22T20:54:31Z"/>
                <w:rFonts w:hint="default" w:ascii="Times New Roman" w:hAnsi="Times New Roman"/>
                <w:vertAlign w:val="baseline"/>
                <w:lang w:val="en-US" w:eastAsia="zh-CN"/>
              </w:rPr>
            </w:pPr>
            <w:ins w:id="3693" w:author="LKY" w:date="2026-05-22T20:54:31Z">
              <w:r>
                <w:rPr>
                  <w:rFonts w:hint="eastAsia" w:ascii="Times New Roman" w:hAnsi="Times New Roman"/>
                  <w:vertAlign w:val="baseline"/>
                  <w:lang w:val="en-US" w:eastAsia="zh-CN"/>
                </w:rPr>
                <w:t>DO7</w:t>
              </w:r>
            </w:ins>
          </w:p>
        </w:tc>
        <w:tc>
          <w:tcPr>
            <w:tcW w:w="475" w:type="pct"/>
            <w:noWrap w:val="0"/>
            <w:vAlign w:val="top"/>
          </w:tcPr>
          <w:p w14:paraId="4DBAF06C">
            <w:pPr>
              <w:jc w:val="center"/>
              <w:rPr>
                <w:ins w:id="3694" w:author="LKY" w:date="2026-05-22T20:54:31Z"/>
                <w:rFonts w:hint="default" w:ascii="Times New Roman" w:hAnsi="Times New Roman"/>
                <w:vertAlign w:val="baseline"/>
                <w:lang w:val="en-US" w:eastAsia="zh-CN"/>
              </w:rPr>
            </w:pPr>
            <w:ins w:id="3695" w:author="LKY" w:date="2026-05-22T20:54:31Z">
              <w:r>
                <w:rPr>
                  <w:rFonts w:hint="eastAsia" w:ascii="Times New Roman" w:hAnsi="Times New Roman"/>
                  <w:vertAlign w:val="baseline"/>
                  <w:lang w:val="en-US" w:eastAsia="zh-CN"/>
                </w:rPr>
                <w:t>DO9</w:t>
              </w:r>
            </w:ins>
          </w:p>
        </w:tc>
        <w:tc>
          <w:tcPr>
            <w:tcW w:w="475" w:type="pct"/>
            <w:noWrap w:val="0"/>
            <w:vAlign w:val="top"/>
          </w:tcPr>
          <w:p w14:paraId="4BE54AE9">
            <w:pPr>
              <w:jc w:val="center"/>
              <w:rPr>
                <w:ins w:id="3696" w:author="LKY" w:date="2026-05-22T20:54:31Z"/>
                <w:rFonts w:hint="default" w:ascii="Times New Roman" w:hAnsi="Times New Roman"/>
                <w:vertAlign w:val="baseline"/>
                <w:lang w:val="en-US" w:eastAsia="zh-CN"/>
              </w:rPr>
            </w:pPr>
            <w:ins w:id="3697" w:author="LKY" w:date="2026-05-22T20:54:31Z">
              <w:r>
                <w:rPr>
                  <w:rFonts w:hint="eastAsia" w:ascii="Times New Roman" w:hAnsi="Times New Roman"/>
                  <w:vertAlign w:val="baseline"/>
                  <w:lang w:val="en-US" w:eastAsia="zh-CN"/>
                </w:rPr>
                <w:t>DO11</w:t>
              </w:r>
            </w:ins>
          </w:p>
        </w:tc>
        <w:tc>
          <w:tcPr>
            <w:tcW w:w="475" w:type="pct"/>
            <w:noWrap w:val="0"/>
            <w:vAlign w:val="top"/>
          </w:tcPr>
          <w:p w14:paraId="466BCEE7">
            <w:pPr>
              <w:jc w:val="center"/>
              <w:rPr>
                <w:ins w:id="3698" w:author="LKY" w:date="2026-05-22T20:54:31Z"/>
                <w:rFonts w:hint="default" w:ascii="Times New Roman" w:hAnsi="Times New Roman"/>
                <w:vertAlign w:val="baseline"/>
                <w:lang w:val="en-US" w:eastAsia="zh-CN"/>
              </w:rPr>
            </w:pPr>
            <w:ins w:id="3699" w:author="LKY" w:date="2026-05-22T20:54:31Z">
              <w:r>
                <w:rPr>
                  <w:rFonts w:hint="eastAsia" w:ascii="Times New Roman" w:hAnsi="Times New Roman"/>
                  <w:vertAlign w:val="baseline"/>
                  <w:lang w:val="en-US" w:eastAsia="zh-CN"/>
                </w:rPr>
                <w:t>DO13</w:t>
              </w:r>
            </w:ins>
          </w:p>
        </w:tc>
        <w:tc>
          <w:tcPr>
            <w:tcW w:w="620" w:type="pct"/>
            <w:noWrap w:val="0"/>
            <w:vAlign w:val="top"/>
          </w:tcPr>
          <w:p w14:paraId="4286CDD2">
            <w:pPr>
              <w:jc w:val="center"/>
              <w:rPr>
                <w:ins w:id="3700" w:author="LKY" w:date="2026-05-22T20:54:31Z"/>
                <w:rFonts w:hint="default" w:ascii="Times New Roman" w:hAnsi="Times New Roman"/>
                <w:vertAlign w:val="baseline"/>
                <w:lang w:val="en-US" w:eastAsia="zh-CN"/>
              </w:rPr>
            </w:pPr>
            <w:ins w:id="3701" w:author="LKY" w:date="2026-05-22T20:54:31Z">
              <w:r>
                <w:rPr>
                  <w:rFonts w:hint="eastAsia" w:ascii="Times New Roman" w:hAnsi="Times New Roman"/>
                  <w:vertAlign w:val="baseline"/>
                  <w:lang w:val="en-US" w:eastAsia="zh-CN"/>
                </w:rPr>
                <w:t>DO15</w:t>
              </w:r>
            </w:ins>
          </w:p>
        </w:tc>
        <w:tc>
          <w:tcPr>
            <w:tcW w:w="495" w:type="pct"/>
            <w:noWrap w:val="0"/>
            <w:vAlign w:val="top"/>
          </w:tcPr>
          <w:p w14:paraId="3372CA15">
            <w:pPr>
              <w:jc w:val="center"/>
              <w:rPr>
                <w:ins w:id="3702" w:author="LKY" w:date="2026-05-22T20:54:31Z"/>
                <w:rFonts w:hint="default" w:ascii="Times New Roman" w:hAnsi="Times New Roman"/>
                <w:vertAlign w:val="baseline"/>
                <w:lang w:val="en-US" w:eastAsia="zh-CN"/>
              </w:rPr>
            </w:pPr>
            <w:ins w:id="3703" w:author="LKY" w:date="2026-05-22T20:54:31Z">
              <w:r>
                <w:rPr>
                  <w:rFonts w:hint="eastAsia" w:ascii="Times New Roman" w:hAnsi="Times New Roman"/>
                  <w:vertAlign w:val="baseline"/>
                  <w:lang w:val="en-US" w:eastAsia="zh-CN"/>
                </w:rPr>
                <w:t>PE</w:t>
              </w:r>
            </w:ins>
          </w:p>
        </w:tc>
      </w:tr>
      <w:tr w14:paraId="138C3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04" w:author="LKY" w:date="2026-05-22T20:54:31Z"/>
        </w:trPr>
        <w:tc>
          <w:tcPr>
            <w:tcW w:w="552" w:type="pct"/>
            <w:noWrap w:val="0"/>
            <w:vAlign w:val="top"/>
          </w:tcPr>
          <w:p w14:paraId="113B2D46">
            <w:pPr>
              <w:jc w:val="center"/>
              <w:rPr>
                <w:ins w:id="3705" w:author="LKY" w:date="2026-05-22T20:54:31Z"/>
                <w:rFonts w:hint="default" w:ascii="Times New Roman" w:hAnsi="Times New Roman"/>
                <w:vertAlign w:val="baseline"/>
                <w:lang w:val="en-US" w:eastAsia="zh-CN"/>
              </w:rPr>
            </w:pPr>
            <w:ins w:id="3706" w:author="LKY" w:date="2026-05-22T20:54:31Z">
              <w:r>
                <w:rPr>
                  <w:rFonts w:hint="eastAsia" w:ascii="Times New Roman" w:hAnsi="Times New Roman"/>
                  <w:vertAlign w:val="baseline"/>
                  <w:lang w:val="en-US" w:eastAsia="zh-CN"/>
                </w:rPr>
                <w:t>端口号</w:t>
              </w:r>
            </w:ins>
          </w:p>
        </w:tc>
        <w:tc>
          <w:tcPr>
            <w:tcW w:w="475" w:type="pct"/>
            <w:noWrap w:val="0"/>
            <w:vAlign w:val="top"/>
          </w:tcPr>
          <w:p w14:paraId="16D41C73">
            <w:pPr>
              <w:jc w:val="center"/>
              <w:rPr>
                <w:ins w:id="3707" w:author="LKY" w:date="2026-05-22T20:54:31Z"/>
                <w:rFonts w:hint="default" w:ascii="Times New Roman" w:hAnsi="Times New Roman"/>
                <w:vertAlign w:val="baseline"/>
                <w:lang w:val="en-US" w:eastAsia="zh-CN"/>
              </w:rPr>
            </w:pPr>
            <w:ins w:id="3708" w:author="LKY" w:date="2026-05-22T20:54:31Z">
              <w:r>
                <w:rPr>
                  <w:rFonts w:hint="eastAsia" w:ascii="Times New Roman" w:hAnsi="Times New Roman"/>
                  <w:vertAlign w:val="baseline"/>
                  <w:lang w:val="en-US" w:eastAsia="zh-CN"/>
                </w:rPr>
                <w:t>A1</w:t>
              </w:r>
            </w:ins>
          </w:p>
        </w:tc>
        <w:tc>
          <w:tcPr>
            <w:tcW w:w="475" w:type="pct"/>
            <w:noWrap w:val="0"/>
            <w:vAlign w:val="top"/>
          </w:tcPr>
          <w:p w14:paraId="2FECD691">
            <w:pPr>
              <w:jc w:val="center"/>
              <w:rPr>
                <w:ins w:id="3709" w:author="LKY" w:date="2026-05-22T20:54:31Z"/>
                <w:rFonts w:hint="default" w:ascii="Times New Roman" w:hAnsi="Times New Roman"/>
                <w:vertAlign w:val="baseline"/>
                <w:lang w:val="en-US" w:eastAsia="zh-CN"/>
              </w:rPr>
            </w:pPr>
            <w:ins w:id="3710" w:author="LKY" w:date="2026-05-22T20:54:31Z">
              <w:r>
                <w:rPr>
                  <w:rFonts w:hint="eastAsia" w:ascii="Times New Roman" w:hAnsi="Times New Roman"/>
                  <w:vertAlign w:val="baseline"/>
                  <w:lang w:val="en-US" w:eastAsia="zh-CN"/>
                </w:rPr>
                <w:t>A2</w:t>
              </w:r>
            </w:ins>
          </w:p>
        </w:tc>
        <w:tc>
          <w:tcPr>
            <w:tcW w:w="475" w:type="pct"/>
            <w:noWrap w:val="0"/>
            <w:vAlign w:val="top"/>
          </w:tcPr>
          <w:p w14:paraId="1612A223">
            <w:pPr>
              <w:jc w:val="center"/>
              <w:rPr>
                <w:ins w:id="3711" w:author="LKY" w:date="2026-05-22T20:54:31Z"/>
                <w:rFonts w:hint="default" w:ascii="Times New Roman" w:hAnsi="Times New Roman"/>
                <w:vertAlign w:val="baseline"/>
                <w:lang w:val="en-US" w:eastAsia="zh-CN"/>
              </w:rPr>
            </w:pPr>
            <w:ins w:id="3712" w:author="LKY" w:date="2026-05-22T20:54:31Z">
              <w:r>
                <w:rPr>
                  <w:rFonts w:hint="eastAsia" w:ascii="Times New Roman" w:hAnsi="Times New Roman"/>
                  <w:vertAlign w:val="baseline"/>
                  <w:lang w:val="en-US" w:eastAsia="zh-CN"/>
                </w:rPr>
                <w:t>A3</w:t>
              </w:r>
            </w:ins>
          </w:p>
        </w:tc>
        <w:tc>
          <w:tcPr>
            <w:tcW w:w="475" w:type="pct"/>
            <w:noWrap w:val="0"/>
            <w:vAlign w:val="top"/>
          </w:tcPr>
          <w:p w14:paraId="66372E08">
            <w:pPr>
              <w:jc w:val="center"/>
              <w:rPr>
                <w:ins w:id="3713" w:author="LKY" w:date="2026-05-22T20:54:31Z"/>
                <w:rFonts w:hint="default" w:ascii="Times New Roman" w:hAnsi="Times New Roman"/>
                <w:vertAlign w:val="baseline"/>
                <w:lang w:val="en-US" w:eastAsia="zh-CN"/>
              </w:rPr>
            </w:pPr>
            <w:ins w:id="3714" w:author="LKY" w:date="2026-05-22T20:54:31Z">
              <w:r>
                <w:rPr>
                  <w:rFonts w:hint="eastAsia" w:ascii="Times New Roman" w:hAnsi="Times New Roman"/>
                  <w:vertAlign w:val="baseline"/>
                  <w:lang w:val="en-US" w:eastAsia="zh-CN"/>
                </w:rPr>
                <w:t>A4</w:t>
              </w:r>
            </w:ins>
          </w:p>
        </w:tc>
        <w:tc>
          <w:tcPr>
            <w:tcW w:w="475" w:type="pct"/>
            <w:noWrap w:val="0"/>
            <w:vAlign w:val="top"/>
          </w:tcPr>
          <w:p w14:paraId="5E311078">
            <w:pPr>
              <w:jc w:val="center"/>
              <w:rPr>
                <w:ins w:id="3715" w:author="LKY" w:date="2026-05-22T20:54:31Z"/>
                <w:rFonts w:hint="default" w:ascii="Times New Roman" w:hAnsi="Times New Roman"/>
                <w:vertAlign w:val="baseline"/>
                <w:lang w:val="en-US" w:eastAsia="zh-CN"/>
              </w:rPr>
            </w:pPr>
            <w:ins w:id="3716" w:author="LKY" w:date="2026-05-22T20:54:31Z">
              <w:r>
                <w:rPr>
                  <w:rFonts w:hint="eastAsia" w:ascii="Times New Roman" w:hAnsi="Times New Roman"/>
                  <w:vertAlign w:val="baseline"/>
                  <w:lang w:val="en-US" w:eastAsia="zh-CN"/>
                </w:rPr>
                <w:t>A5</w:t>
              </w:r>
            </w:ins>
          </w:p>
        </w:tc>
        <w:tc>
          <w:tcPr>
            <w:tcW w:w="475" w:type="pct"/>
            <w:noWrap w:val="0"/>
            <w:vAlign w:val="top"/>
          </w:tcPr>
          <w:p w14:paraId="4265676D">
            <w:pPr>
              <w:jc w:val="center"/>
              <w:rPr>
                <w:ins w:id="3717" w:author="LKY" w:date="2026-05-22T20:54:31Z"/>
                <w:rFonts w:hint="default" w:ascii="Times New Roman" w:hAnsi="Times New Roman"/>
                <w:vertAlign w:val="baseline"/>
                <w:lang w:val="en-US" w:eastAsia="zh-CN"/>
              </w:rPr>
            </w:pPr>
            <w:ins w:id="3718" w:author="LKY" w:date="2026-05-22T20:54:31Z">
              <w:r>
                <w:rPr>
                  <w:rFonts w:hint="eastAsia" w:ascii="Times New Roman" w:hAnsi="Times New Roman"/>
                  <w:vertAlign w:val="baseline"/>
                  <w:lang w:val="en-US" w:eastAsia="zh-CN"/>
                </w:rPr>
                <w:t>A6</w:t>
              </w:r>
            </w:ins>
          </w:p>
        </w:tc>
        <w:tc>
          <w:tcPr>
            <w:tcW w:w="475" w:type="pct"/>
            <w:noWrap w:val="0"/>
            <w:vAlign w:val="top"/>
          </w:tcPr>
          <w:p w14:paraId="35A0EBCB">
            <w:pPr>
              <w:jc w:val="center"/>
              <w:rPr>
                <w:ins w:id="3719" w:author="LKY" w:date="2026-05-22T20:54:31Z"/>
                <w:rFonts w:hint="default" w:ascii="Times New Roman" w:hAnsi="Times New Roman"/>
                <w:vertAlign w:val="baseline"/>
                <w:lang w:val="en-US" w:eastAsia="zh-CN"/>
              </w:rPr>
            </w:pPr>
            <w:ins w:id="3720" w:author="LKY" w:date="2026-05-22T20:54:31Z">
              <w:r>
                <w:rPr>
                  <w:rFonts w:hint="eastAsia" w:ascii="Times New Roman" w:hAnsi="Times New Roman"/>
                  <w:vertAlign w:val="baseline"/>
                  <w:lang w:val="en-US" w:eastAsia="zh-CN"/>
                </w:rPr>
                <w:t>A7</w:t>
              </w:r>
            </w:ins>
          </w:p>
        </w:tc>
        <w:tc>
          <w:tcPr>
            <w:tcW w:w="620" w:type="pct"/>
            <w:noWrap w:val="0"/>
            <w:vAlign w:val="top"/>
          </w:tcPr>
          <w:p w14:paraId="0A6A9EE4">
            <w:pPr>
              <w:jc w:val="center"/>
              <w:rPr>
                <w:ins w:id="3721" w:author="LKY" w:date="2026-05-22T20:54:31Z"/>
                <w:rFonts w:hint="default" w:ascii="Times New Roman" w:hAnsi="Times New Roman"/>
                <w:vertAlign w:val="baseline"/>
                <w:lang w:val="en-US" w:eastAsia="zh-CN"/>
              </w:rPr>
            </w:pPr>
            <w:ins w:id="3722" w:author="LKY" w:date="2026-05-22T20:54:31Z">
              <w:r>
                <w:rPr>
                  <w:rFonts w:hint="eastAsia" w:ascii="Times New Roman" w:hAnsi="Times New Roman"/>
                  <w:vertAlign w:val="baseline"/>
                  <w:lang w:val="en-US" w:eastAsia="zh-CN"/>
                </w:rPr>
                <w:t>A8</w:t>
              </w:r>
            </w:ins>
          </w:p>
        </w:tc>
        <w:tc>
          <w:tcPr>
            <w:tcW w:w="495" w:type="pct"/>
            <w:noWrap w:val="0"/>
            <w:vAlign w:val="top"/>
          </w:tcPr>
          <w:p w14:paraId="294BB0AF">
            <w:pPr>
              <w:jc w:val="center"/>
              <w:rPr>
                <w:ins w:id="3723" w:author="LKY" w:date="2026-05-22T20:54:31Z"/>
                <w:rFonts w:hint="default" w:ascii="Times New Roman" w:hAnsi="Times New Roman"/>
                <w:vertAlign w:val="baseline"/>
                <w:lang w:val="en-US" w:eastAsia="zh-CN"/>
              </w:rPr>
            </w:pPr>
            <w:ins w:id="3724" w:author="LKY" w:date="2026-05-22T20:54:31Z">
              <w:r>
                <w:rPr>
                  <w:rFonts w:hint="eastAsia" w:ascii="Times New Roman" w:hAnsi="Times New Roman"/>
                  <w:vertAlign w:val="baseline"/>
                  <w:lang w:val="en-US" w:eastAsia="zh-CN"/>
                </w:rPr>
                <w:t>A9</w:t>
              </w:r>
            </w:ins>
          </w:p>
        </w:tc>
      </w:tr>
      <w:tr w14:paraId="25C75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25" w:author="LKY" w:date="2026-05-22T20:54:31Z"/>
        </w:trPr>
        <w:tc>
          <w:tcPr>
            <w:tcW w:w="552" w:type="pct"/>
            <w:noWrap w:val="0"/>
            <w:vAlign w:val="top"/>
          </w:tcPr>
          <w:p w14:paraId="578BABCA">
            <w:pPr>
              <w:jc w:val="center"/>
              <w:rPr>
                <w:ins w:id="3726" w:author="LKY" w:date="2026-05-22T20:54:31Z"/>
                <w:rFonts w:hint="default" w:ascii="Times New Roman" w:hAnsi="Times New Roman"/>
                <w:vertAlign w:val="baseline"/>
                <w:lang w:val="en-US" w:eastAsia="zh-CN"/>
              </w:rPr>
            </w:pPr>
            <w:ins w:id="3727" w:author="LKY" w:date="2026-05-22T20:54:31Z">
              <w:r>
                <w:rPr>
                  <w:rFonts w:hint="eastAsia" w:ascii="Times New Roman" w:hAnsi="Times New Roman"/>
                  <w:vertAlign w:val="baseline"/>
                  <w:lang w:val="en-US" w:eastAsia="zh-CN"/>
                </w:rPr>
                <w:t>名称</w:t>
              </w:r>
            </w:ins>
          </w:p>
        </w:tc>
        <w:tc>
          <w:tcPr>
            <w:tcW w:w="475" w:type="pct"/>
            <w:noWrap w:val="0"/>
            <w:vAlign w:val="top"/>
          </w:tcPr>
          <w:p w14:paraId="59FC0255">
            <w:pPr>
              <w:jc w:val="center"/>
              <w:rPr>
                <w:ins w:id="3728" w:author="LKY" w:date="2026-05-22T20:54:31Z"/>
                <w:rFonts w:hint="default" w:ascii="Times New Roman" w:hAnsi="Times New Roman"/>
                <w:vertAlign w:val="baseline"/>
                <w:lang w:val="en-US" w:eastAsia="zh-CN"/>
              </w:rPr>
            </w:pPr>
            <w:ins w:id="3729" w:author="LKY" w:date="2026-05-22T20:54:31Z">
              <w:r>
                <w:rPr>
                  <w:rFonts w:hint="eastAsia" w:ascii="Times New Roman" w:hAnsi="Times New Roman"/>
                  <w:vertAlign w:val="baseline"/>
                  <w:lang w:val="en-US" w:eastAsia="zh-CN"/>
                </w:rPr>
                <w:t>DO0</w:t>
              </w:r>
            </w:ins>
          </w:p>
        </w:tc>
        <w:tc>
          <w:tcPr>
            <w:tcW w:w="475" w:type="pct"/>
            <w:noWrap w:val="0"/>
            <w:vAlign w:val="top"/>
          </w:tcPr>
          <w:p w14:paraId="556F76EA">
            <w:pPr>
              <w:jc w:val="center"/>
              <w:rPr>
                <w:ins w:id="3730" w:author="LKY" w:date="2026-05-22T20:54:31Z"/>
                <w:rFonts w:hint="default" w:ascii="Times New Roman" w:hAnsi="Times New Roman"/>
                <w:vertAlign w:val="baseline"/>
                <w:lang w:val="en-US" w:eastAsia="zh-CN"/>
              </w:rPr>
            </w:pPr>
            <w:ins w:id="3731" w:author="LKY" w:date="2026-05-22T20:54:31Z">
              <w:r>
                <w:rPr>
                  <w:rFonts w:hint="eastAsia" w:ascii="Times New Roman" w:hAnsi="Times New Roman"/>
                  <w:vertAlign w:val="baseline"/>
                  <w:lang w:val="en-US" w:eastAsia="zh-CN"/>
                </w:rPr>
                <w:t>DO2</w:t>
              </w:r>
            </w:ins>
          </w:p>
        </w:tc>
        <w:tc>
          <w:tcPr>
            <w:tcW w:w="475" w:type="pct"/>
            <w:noWrap w:val="0"/>
            <w:vAlign w:val="top"/>
          </w:tcPr>
          <w:p w14:paraId="230A5470">
            <w:pPr>
              <w:jc w:val="center"/>
              <w:rPr>
                <w:ins w:id="3732" w:author="LKY" w:date="2026-05-22T20:54:31Z"/>
                <w:rFonts w:hint="default" w:ascii="Times New Roman" w:hAnsi="Times New Roman"/>
                <w:vertAlign w:val="baseline"/>
                <w:lang w:val="en-US" w:eastAsia="zh-CN"/>
              </w:rPr>
            </w:pPr>
            <w:ins w:id="3733" w:author="LKY" w:date="2026-05-22T20:54:31Z">
              <w:r>
                <w:rPr>
                  <w:rFonts w:hint="eastAsia" w:ascii="Times New Roman" w:hAnsi="Times New Roman"/>
                  <w:vertAlign w:val="baseline"/>
                  <w:lang w:val="en-US" w:eastAsia="zh-CN"/>
                </w:rPr>
                <w:t>DO4</w:t>
              </w:r>
            </w:ins>
          </w:p>
        </w:tc>
        <w:tc>
          <w:tcPr>
            <w:tcW w:w="475" w:type="pct"/>
            <w:noWrap w:val="0"/>
            <w:vAlign w:val="top"/>
          </w:tcPr>
          <w:p w14:paraId="2593436F">
            <w:pPr>
              <w:jc w:val="center"/>
              <w:rPr>
                <w:ins w:id="3734" w:author="LKY" w:date="2026-05-22T20:54:31Z"/>
                <w:rFonts w:hint="default" w:ascii="Times New Roman" w:hAnsi="Times New Roman"/>
                <w:vertAlign w:val="baseline"/>
                <w:lang w:val="en-US" w:eastAsia="zh-CN"/>
              </w:rPr>
            </w:pPr>
            <w:ins w:id="3735" w:author="LKY" w:date="2026-05-22T20:54:31Z">
              <w:r>
                <w:rPr>
                  <w:rFonts w:hint="eastAsia" w:ascii="Times New Roman" w:hAnsi="Times New Roman"/>
                  <w:vertAlign w:val="baseline"/>
                  <w:lang w:val="en-US" w:eastAsia="zh-CN"/>
                </w:rPr>
                <w:t>DO6</w:t>
              </w:r>
            </w:ins>
          </w:p>
        </w:tc>
        <w:tc>
          <w:tcPr>
            <w:tcW w:w="475" w:type="pct"/>
            <w:noWrap w:val="0"/>
            <w:vAlign w:val="top"/>
          </w:tcPr>
          <w:p w14:paraId="2723EC40">
            <w:pPr>
              <w:jc w:val="center"/>
              <w:rPr>
                <w:ins w:id="3736" w:author="LKY" w:date="2026-05-22T20:54:31Z"/>
                <w:rFonts w:hint="default" w:ascii="Times New Roman" w:hAnsi="Times New Roman"/>
                <w:vertAlign w:val="baseline"/>
                <w:lang w:val="en-US" w:eastAsia="zh-CN"/>
              </w:rPr>
            </w:pPr>
            <w:ins w:id="3737" w:author="LKY" w:date="2026-05-22T20:54:31Z">
              <w:r>
                <w:rPr>
                  <w:rFonts w:hint="eastAsia" w:ascii="Times New Roman" w:hAnsi="Times New Roman"/>
                  <w:vertAlign w:val="baseline"/>
                  <w:lang w:val="en-US" w:eastAsia="zh-CN"/>
                </w:rPr>
                <w:t>DO8</w:t>
              </w:r>
            </w:ins>
          </w:p>
        </w:tc>
        <w:tc>
          <w:tcPr>
            <w:tcW w:w="475" w:type="pct"/>
            <w:noWrap w:val="0"/>
            <w:vAlign w:val="top"/>
          </w:tcPr>
          <w:p w14:paraId="00C18A8C">
            <w:pPr>
              <w:jc w:val="center"/>
              <w:rPr>
                <w:ins w:id="3738" w:author="LKY" w:date="2026-05-22T20:54:31Z"/>
                <w:rFonts w:hint="default" w:ascii="Times New Roman" w:hAnsi="Times New Roman"/>
                <w:vertAlign w:val="baseline"/>
                <w:lang w:val="en-US" w:eastAsia="zh-CN"/>
              </w:rPr>
            </w:pPr>
            <w:ins w:id="3739" w:author="LKY" w:date="2026-05-22T20:54:31Z">
              <w:r>
                <w:rPr>
                  <w:rFonts w:hint="eastAsia" w:ascii="Times New Roman" w:hAnsi="Times New Roman"/>
                  <w:vertAlign w:val="baseline"/>
                  <w:lang w:val="en-US" w:eastAsia="zh-CN"/>
                </w:rPr>
                <w:t>DO10</w:t>
              </w:r>
            </w:ins>
          </w:p>
        </w:tc>
        <w:tc>
          <w:tcPr>
            <w:tcW w:w="475" w:type="pct"/>
            <w:noWrap w:val="0"/>
            <w:vAlign w:val="top"/>
          </w:tcPr>
          <w:p w14:paraId="0C423992">
            <w:pPr>
              <w:jc w:val="center"/>
              <w:rPr>
                <w:ins w:id="3740" w:author="LKY" w:date="2026-05-22T20:54:31Z"/>
                <w:rFonts w:hint="default" w:ascii="Times New Roman" w:hAnsi="Times New Roman"/>
                <w:vertAlign w:val="baseline"/>
                <w:lang w:val="en-US" w:eastAsia="zh-CN"/>
              </w:rPr>
            </w:pPr>
            <w:ins w:id="3741" w:author="LKY" w:date="2026-05-22T20:54:31Z">
              <w:r>
                <w:rPr>
                  <w:rFonts w:hint="eastAsia" w:ascii="Times New Roman" w:hAnsi="Times New Roman"/>
                  <w:vertAlign w:val="baseline"/>
                  <w:lang w:val="en-US" w:eastAsia="zh-CN"/>
                </w:rPr>
                <w:t>DO12</w:t>
              </w:r>
            </w:ins>
          </w:p>
        </w:tc>
        <w:tc>
          <w:tcPr>
            <w:tcW w:w="620" w:type="pct"/>
            <w:noWrap w:val="0"/>
            <w:vAlign w:val="top"/>
          </w:tcPr>
          <w:p w14:paraId="1451EDF5">
            <w:pPr>
              <w:jc w:val="center"/>
              <w:rPr>
                <w:ins w:id="3742" w:author="LKY" w:date="2026-05-22T20:54:31Z"/>
                <w:rFonts w:hint="default" w:ascii="Times New Roman" w:hAnsi="Times New Roman"/>
                <w:vertAlign w:val="baseline"/>
                <w:lang w:val="en-US" w:eastAsia="zh-CN"/>
              </w:rPr>
            </w:pPr>
            <w:ins w:id="3743" w:author="LKY" w:date="2026-05-22T20:54:31Z">
              <w:r>
                <w:rPr>
                  <w:rFonts w:hint="eastAsia" w:ascii="Times New Roman" w:hAnsi="Times New Roman"/>
                  <w:vertAlign w:val="baseline"/>
                  <w:lang w:val="en-US" w:eastAsia="zh-CN"/>
                </w:rPr>
                <w:t>DO14</w:t>
              </w:r>
            </w:ins>
          </w:p>
        </w:tc>
        <w:tc>
          <w:tcPr>
            <w:tcW w:w="495" w:type="pct"/>
            <w:noWrap w:val="0"/>
            <w:vAlign w:val="top"/>
          </w:tcPr>
          <w:p w14:paraId="1443C715">
            <w:pPr>
              <w:jc w:val="center"/>
              <w:rPr>
                <w:ins w:id="3744" w:author="LKY" w:date="2026-05-22T20:54:31Z"/>
                <w:rFonts w:hint="default" w:ascii="Times New Roman" w:hAnsi="Times New Roman"/>
                <w:vertAlign w:val="baseline"/>
                <w:lang w:val="en-US" w:eastAsia="zh-CN"/>
              </w:rPr>
            </w:pPr>
            <w:ins w:id="3745" w:author="LKY" w:date="2026-05-22T20:54:31Z">
              <w:r>
                <w:rPr>
                  <w:rFonts w:hint="eastAsia" w:ascii="Times New Roman" w:hAnsi="Times New Roman"/>
                  <w:vertAlign w:val="baseline"/>
                  <w:lang w:val="en-US" w:eastAsia="zh-CN"/>
                </w:rPr>
                <w:t>COM</w:t>
              </w:r>
            </w:ins>
          </w:p>
        </w:tc>
      </w:tr>
    </w:tbl>
    <w:p w14:paraId="2DFD9313">
      <w:pPr>
        <w:pStyle w:val="12"/>
        <w:ind w:left="0" w:leftChars="0" w:firstLine="0" w:firstLineChars="0"/>
        <w:outlineLvl w:val="9"/>
        <w:rPr>
          <w:ins w:id="3746" w:author="LKY" w:date="2026-05-22T20:54:31Z"/>
          <w:rFonts w:hint="eastAsia" w:ascii="Times New Roman" w:hAnsi="Times New Roman"/>
          <w:b w:val="0"/>
          <w:bCs w:val="0"/>
          <w:sz w:val="24"/>
          <w:szCs w:val="24"/>
          <w:lang w:val="en-US" w:eastAsia="zh-CN"/>
        </w:rPr>
      </w:pPr>
    </w:p>
    <w:tbl>
      <w:tblPr>
        <w:tblStyle w:val="14"/>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811"/>
        <w:gridCol w:w="811"/>
        <w:gridCol w:w="811"/>
        <w:gridCol w:w="811"/>
        <w:gridCol w:w="811"/>
        <w:gridCol w:w="811"/>
        <w:gridCol w:w="811"/>
        <w:gridCol w:w="1059"/>
        <w:gridCol w:w="860"/>
      </w:tblGrid>
      <w:tr w14:paraId="607CF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47" w:author="LKY" w:date="2026-05-22T20:54:31Z"/>
        </w:trPr>
        <w:tc>
          <w:tcPr>
            <w:tcW w:w="5000" w:type="pct"/>
            <w:gridSpan w:val="10"/>
            <w:tcBorders>
              <w:top w:val="single" w:color="auto" w:sz="4" w:space="0"/>
            </w:tcBorders>
            <w:noWrap w:val="0"/>
            <w:vAlign w:val="top"/>
          </w:tcPr>
          <w:p w14:paraId="7AA1C0CB">
            <w:pPr>
              <w:pBdr>
                <w:top w:val="none" w:color="auto" w:sz="0" w:space="0"/>
                <w:left w:val="none" w:color="auto" w:sz="0" w:space="0"/>
                <w:bottom w:val="none" w:color="auto" w:sz="0" w:space="0"/>
                <w:right w:val="none" w:color="auto" w:sz="0" w:space="0"/>
                <w:between w:val="none" w:color="auto" w:sz="0" w:space="0"/>
              </w:pBdr>
              <w:jc w:val="center"/>
              <w:rPr>
                <w:ins w:id="3748" w:author="LKY" w:date="2026-05-22T20:54:31Z"/>
                <w:rFonts w:hint="eastAsia" w:ascii="Times New Roman" w:hAnsi="Times New Roman"/>
                <w:vertAlign w:val="baseline"/>
                <w:lang w:val="en-US" w:eastAsia="zh-CN"/>
              </w:rPr>
            </w:pPr>
            <w:ins w:id="3749" w:author="LKY" w:date="2026-05-22T20:54:31Z">
              <w:r>
                <w:rPr>
                  <w:rFonts w:hint="eastAsia" w:ascii="Times New Roman" w:hAnsi="Times New Roman"/>
                  <w:vertAlign w:val="baseline"/>
                  <w:lang w:val="en-US" w:eastAsia="zh-CN"/>
                </w:rPr>
                <w:t>N2322模块（NPN）</w:t>
              </w:r>
            </w:ins>
          </w:p>
        </w:tc>
      </w:tr>
      <w:tr w14:paraId="77DB4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50" w:author="LKY" w:date="2026-05-22T20:54:31Z"/>
        </w:trPr>
        <w:tc>
          <w:tcPr>
            <w:tcW w:w="552" w:type="pct"/>
            <w:tcBorders>
              <w:top w:val="single" w:color="auto" w:sz="4" w:space="0"/>
            </w:tcBorders>
            <w:noWrap w:val="0"/>
            <w:vAlign w:val="top"/>
          </w:tcPr>
          <w:p w14:paraId="3B7634A3">
            <w:pPr>
              <w:jc w:val="center"/>
              <w:rPr>
                <w:ins w:id="3751" w:author="LKY" w:date="2026-05-22T20:54:31Z"/>
                <w:rFonts w:hint="default" w:ascii="Times New Roman" w:hAnsi="Times New Roman"/>
                <w:vertAlign w:val="baseline"/>
                <w:lang w:val="en-US" w:eastAsia="zh-CN"/>
              </w:rPr>
            </w:pPr>
            <w:ins w:id="3752" w:author="LKY" w:date="2026-05-22T20:54:31Z">
              <w:r>
                <w:rPr>
                  <w:rFonts w:hint="eastAsia" w:ascii="Times New Roman" w:hAnsi="Times New Roman"/>
                  <w:vertAlign w:val="baseline"/>
                  <w:lang w:val="en-US" w:eastAsia="zh-CN"/>
                </w:rPr>
                <w:t>端口号</w:t>
              </w:r>
            </w:ins>
          </w:p>
        </w:tc>
        <w:tc>
          <w:tcPr>
            <w:tcW w:w="475" w:type="pct"/>
            <w:tcBorders>
              <w:top w:val="single" w:color="auto" w:sz="4" w:space="0"/>
            </w:tcBorders>
            <w:noWrap w:val="0"/>
            <w:vAlign w:val="top"/>
          </w:tcPr>
          <w:p w14:paraId="130CD34E">
            <w:pPr>
              <w:jc w:val="center"/>
              <w:rPr>
                <w:ins w:id="3753" w:author="LKY" w:date="2026-05-22T20:54:31Z"/>
                <w:rFonts w:hint="default" w:ascii="Times New Roman" w:hAnsi="Times New Roman" w:eastAsiaTheme="minorEastAsia" w:cstheme="minorBidi"/>
                <w:kern w:val="2"/>
                <w:sz w:val="21"/>
                <w:szCs w:val="24"/>
                <w:vertAlign w:val="baseline"/>
                <w:lang w:val="en-US" w:eastAsia="zh-CN" w:bidi="ar-SA"/>
              </w:rPr>
            </w:pPr>
            <w:ins w:id="3754" w:author="LKY" w:date="2026-05-22T20:54:31Z">
              <w:r>
                <w:rPr>
                  <w:rFonts w:hint="eastAsia" w:ascii="Times New Roman" w:hAnsi="Times New Roman"/>
                  <w:vertAlign w:val="baseline"/>
                  <w:lang w:val="en-US" w:eastAsia="zh-CN"/>
                </w:rPr>
                <w:t>B1</w:t>
              </w:r>
            </w:ins>
          </w:p>
        </w:tc>
        <w:tc>
          <w:tcPr>
            <w:tcW w:w="475" w:type="pct"/>
            <w:tcBorders>
              <w:top w:val="single" w:color="auto" w:sz="4" w:space="0"/>
            </w:tcBorders>
            <w:noWrap w:val="0"/>
            <w:vAlign w:val="top"/>
          </w:tcPr>
          <w:p w14:paraId="79D9CA2B">
            <w:pPr>
              <w:jc w:val="center"/>
              <w:rPr>
                <w:ins w:id="3755" w:author="LKY" w:date="2026-05-22T20:54:31Z"/>
                <w:rFonts w:hint="default" w:ascii="Times New Roman" w:hAnsi="Times New Roman" w:eastAsiaTheme="minorEastAsia" w:cstheme="minorBidi"/>
                <w:kern w:val="2"/>
                <w:sz w:val="21"/>
                <w:szCs w:val="24"/>
                <w:vertAlign w:val="baseline"/>
                <w:lang w:val="en-US" w:eastAsia="zh-CN" w:bidi="ar-SA"/>
              </w:rPr>
            </w:pPr>
            <w:ins w:id="3756" w:author="LKY" w:date="2026-05-22T20:54:31Z">
              <w:r>
                <w:rPr>
                  <w:rFonts w:hint="eastAsia" w:ascii="Times New Roman" w:hAnsi="Times New Roman" w:cstheme="minorBidi"/>
                  <w:kern w:val="2"/>
                  <w:sz w:val="21"/>
                  <w:szCs w:val="24"/>
                  <w:vertAlign w:val="baseline"/>
                  <w:lang w:val="en-US" w:eastAsia="zh-CN" w:bidi="ar-SA"/>
                </w:rPr>
                <w:t>B2</w:t>
              </w:r>
            </w:ins>
          </w:p>
        </w:tc>
        <w:tc>
          <w:tcPr>
            <w:tcW w:w="475" w:type="pct"/>
            <w:tcBorders>
              <w:top w:val="single" w:color="auto" w:sz="4" w:space="0"/>
            </w:tcBorders>
            <w:noWrap w:val="0"/>
            <w:vAlign w:val="top"/>
          </w:tcPr>
          <w:p w14:paraId="5CFA2A4E">
            <w:pPr>
              <w:jc w:val="center"/>
              <w:rPr>
                <w:ins w:id="3757" w:author="LKY" w:date="2026-05-22T20:54:31Z"/>
                <w:rFonts w:hint="default" w:ascii="Times New Roman" w:hAnsi="Times New Roman" w:eastAsiaTheme="minorEastAsia" w:cstheme="minorBidi"/>
                <w:kern w:val="2"/>
                <w:sz w:val="21"/>
                <w:szCs w:val="24"/>
                <w:vertAlign w:val="baseline"/>
                <w:lang w:val="en-US" w:eastAsia="zh-CN" w:bidi="ar-SA"/>
              </w:rPr>
            </w:pPr>
            <w:ins w:id="3758" w:author="LKY" w:date="2026-05-22T20:54:31Z">
              <w:r>
                <w:rPr>
                  <w:rFonts w:hint="eastAsia" w:ascii="Times New Roman" w:hAnsi="Times New Roman" w:cstheme="minorBidi"/>
                  <w:kern w:val="2"/>
                  <w:sz w:val="21"/>
                  <w:szCs w:val="24"/>
                  <w:vertAlign w:val="baseline"/>
                  <w:lang w:val="en-US" w:eastAsia="zh-CN" w:bidi="ar-SA"/>
                </w:rPr>
                <w:t>B3</w:t>
              </w:r>
            </w:ins>
          </w:p>
        </w:tc>
        <w:tc>
          <w:tcPr>
            <w:tcW w:w="475" w:type="pct"/>
            <w:tcBorders>
              <w:top w:val="single" w:color="auto" w:sz="4" w:space="0"/>
            </w:tcBorders>
            <w:noWrap w:val="0"/>
            <w:vAlign w:val="top"/>
          </w:tcPr>
          <w:p w14:paraId="6139BD16">
            <w:pPr>
              <w:jc w:val="center"/>
              <w:rPr>
                <w:ins w:id="3759" w:author="LKY" w:date="2026-05-22T20:54:31Z"/>
                <w:rFonts w:hint="default" w:ascii="Times New Roman" w:hAnsi="Times New Roman" w:eastAsiaTheme="minorEastAsia" w:cstheme="minorBidi"/>
                <w:kern w:val="2"/>
                <w:sz w:val="21"/>
                <w:szCs w:val="24"/>
                <w:vertAlign w:val="baseline"/>
                <w:lang w:val="en-US" w:eastAsia="zh-CN" w:bidi="ar-SA"/>
              </w:rPr>
            </w:pPr>
            <w:ins w:id="3760" w:author="LKY" w:date="2026-05-22T20:54:31Z">
              <w:r>
                <w:rPr>
                  <w:rFonts w:hint="eastAsia" w:ascii="Times New Roman" w:hAnsi="Times New Roman" w:cstheme="minorBidi"/>
                  <w:kern w:val="2"/>
                  <w:sz w:val="21"/>
                  <w:szCs w:val="24"/>
                  <w:vertAlign w:val="baseline"/>
                  <w:lang w:val="en-US" w:eastAsia="zh-CN" w:bidi="ar-SA"/>
                </w:rPr>
                <w:t>B4</w:t>
              </w:r>
            </w:ins>
          </w:p>
        </w:tc>
        <w:tc>
          <w:tcPr>
            <w:tcW w:w="475" w:type="pct"/>
            <w:tcBorders>
              <w:top w:val="single" w:color="auto" w:sz="4" w:space="0"/>
            </w:tcBorders>
            <w:noWrap w:val="0"/>
            <w:vAlign w:val="top"/>
          </w:tcPr>
          <w:p w14:paraId="4192227C">
            <w:pPr>
              <w:jc w:val="center"/>
              <w:rPr>
                <w:ins w:id="3761" w:author="LKY" w:date="2026-05-22T20:54:31Z"/>
                <w:rFonts w:hint="default" w:ascii="Times New Roman" w:hAnsi="Times New Roman" w:eastAsiaTheme="minorEastAsia" w:cstheme="minorBidi"/>
                <w:kern w:val="2"/>
                <w:sz w:val="21"/>
                <w:szCs w:val="24"/>
                <w:vertAlign w:val="baseline"/>
                <w:lang w:val="en-US" w:eastAsia="zh-CN" w:bidi="ar-SA"/>
              </w:rPr>
            </w:pPr>
            <w:ins w:id="3762" w:author="LKY" w:date="2026-05-22T20:54:31Z">
              <w:r>
                <w:rPr>
                  <w:rFonts w:hint="eastAsia" w:ascii="Times New Roman" w:hAnsi="Times New Roman" w:cstheme="minorBidi"/>
                  <w:kern w:val="2"/>
                  <w:sz w:val="21"/>
                  <w:szCs w:val="24"/>
                  <w:vertAlign w:val="baseline"/>
                  <w:lang w:val="en-US" w:eastAsia="zh-CN" w:bidi="ar-SA"/>
                </w:rPr>
                <w:t>B5</w:t>
              </w:r>
            </w:ins>
          </w:p>
        </w:tc>
        <w:tc>
          <w:tcPr>
            <w:tcW w:w="475" w:type="pct"/>
            <w:tcBorders>
              <w:top w:val="single" w:color="auto" w:sz="4" w:space="0"/>
            </w:tcBorders>
            <w:noWrap w:val="0"/>
            <w:vAlign w:val="top"/>
          </w:tcPr>
          <w:p w14:paraId="2E72182F">
            <w:pPr>
              <w:jc w:val="center"/>
              <w:rPr>
                <w:ins w:id="3763" w:author="LKY" w:date="2026-05-22T20:54:31Z"/>
                <w:rFonts w:hint="default" w:ascii="Times New Roman" w:hAnsi="Times New Roman" w:eastAsiaTheme="minorEastAsia" w:cstheme="minorBidi"/>
                <w:kern w:val="2"/>
                <w:sz w:val="21"/>
                <w:szCs w:val="24"/>
                <w:vertAlign w:val="baseline"/>
                <w:lang w:val="en-US" w:eastAsia="zh-CN" w:bidi="ar-SA"/>
              </w:rPr>
            </w:pPr>
            <w:ins w:id="3764" w:author="LKY" w:date="2026-05-22T20:54:31Z">
              <w:r>
                <w:rPr>
                  <w:rFonts w:hint="eastAsia" w:ascii="Times New Roman" w:hAnsi="Times New Roman" w:cstheme="minorBidi"/>
                  <w:kern w:val="2"/>
                  <w:sz w:val="21"/>
                  <w:szCs w:val="24"/>
                  <w:vertAlign w:val="baseline"/>
                  <w:lang w:val="en-US" w:eastAsia="zh-CN" w:bidi="ar-SA"/>
                </w:rPr>
                <w:t>B6</w:t>
              </w:r>
            </w:ins>
          </w:p>
        </w:tc>
        <w:tc>
          <w:tcPr>
            <w:tcW w:w="475" w:type="pct"/>
            <w:tcBorders>
              <w:top w:val="single" w:color="auto" w:sz="4" w:space="0"/>
            </w:tcBorders>
            <w:noWrap w:val="0"/>
            <w:vAlign w:val="top"/>
          </w:tcPr>
          <w:p w14:paraId="43AD2B55">
            <w:pPr>
              <w:jc w:val="center"/>
              <w:rPr>
                <w:ins w:id="3765" w:author="LKY" w:date="2026-05-22T20:54:31Z"/>
                <w:rFonts w:hint="default" w:ascii="Times New Roman" w:hAnsi="Times New Roman"/>
                <w:vertAlign w:val="baseline"/>
                <w:lang w:val="en-US" w:eastAsia="zh-CN"/>
              </w:rPr>
            </w:pPr>
            <w:ins w:id="3766" w:author="LKY" w:date="2026-05-22T20:54:31Z">
              <w:r>
                <w:rPr>
                  <w:rFonts w:hint="eastAsia" w:ascii="Times New Roman" w:hAnsi="Times New Roman"/>
                  <w:vertAlign w:val="baseline"/>
                  <w:lang w:val="en-US" w:eastAsia="zh-CN"/>
                </w:rPr>
                <w:t>B7</w:t>
              </w:r>
            </w:ins>
          </w:p>
        </w:tc>
        <w:tc>
          <w:tcPr>
            <w:tcW w:w="620" w:type="pct"/>
            <w:tcBorders>
              <w:top w:val="single" w:color="auto" w:sz="4" w:space="0"/>
            </w:tcBorders>
            <w:noWrap w:val="0"/>
            <w:vAlign w:val="top"/>
          </w:tcPr>
          <w:p w14:paraId="699B916B">
            <w:pPr>
              <w:jc w:val="center"/>
              <w:rPr>
                <w:ins w:id="3767" w:author="LKY" w:date="2026-05-22T20:54:31Z"/>
                <w:rFonts w:hint="default" w:ascii="Times New Roman" w:hAnsi="Times New Roman"/>
                <w:vertAlign w:val="baseline"/>
                <w:lang w:val="en-US" w:eastAsia="zh-CN"/>
              </w:rPr>
            </w:pPr>
            <w:ins w:id="3768" w:author="LKY" w:date="2026-05-22T20:54:31Z">
              <w:r>
                <w:rPr>
                  <w:rFonts w:hint="eastAsia" w:ascii="Times New Roman" w:hAnsi="Times New Roman"/>
                  <w:vertAlign w:val="baseline"/>
                  <w:lang w:val="en-US" w:eastAsia="zh-CN"/>
                </w:rPr>
                <w:t>B8</w:t>
              </w:r>
            </w:ins>
          </w:p>
        </w:tc>
        <w:tc>
          <w:tcPr>
            <w:tcW w:w="495" w:type="pct"/>
            <w:tcBorders>
              <w:top w:val="single" w:color="auto" w:sz="4" w:space="0"/>
            </w:tcBorders>
            <w:noWrap w:val="0"/>
            <w:vAlign w:val="top"/>
          </w:tcPr>
          <w:p w14:paraId="4650CCB7">
            <w:pPr>
              <w:jc w:val="center"/>
              <w:rPr>
                <w:ins w:id="3769" w:author="LKY" w:date="2026-05-22T20:54:31Z"/>
                <w:rFonts w:hint="default" w:ascii="Times New Roman" w:hAnsi="Times New Roman"/>
                <w:vertAlign w:val="baseline"/>
                <w:lang w:val="en-US" w:eastAsia="zh-CN"/>
              </w:rPr>
            </w:pPr>
            <w:ins w:id="3770" w:author="LKY" w:date="2026-05-22T20:54:31Z">
              <w:r>
                <w:rPr>
                  <w:rFonts w:hint="eastAsia" w:ascii="Times New Roman" w:hAnsi="Times New Roman"/>
                  <w:vertAlign w:val="baseline"/>
                  <w:lang w:val="en-US" w:eastAsia="zh-CN"/>
                </w:rPr>
                <w:t>B9</w:t>
              </w:r>
            </w:ins>
          </w:p>
        </w:tc>
      </w:tr>
      <w:tr w14:paraId="6E3B9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71" w:author="LKY" w:date="2026-05-22T20:54:31Z"/>
        </w:trPr>
        <w:tc>
          <w:tcPr>
            <w:tcW w:w="552" w:type="pct"/>
            <w:noWrap w:val="0"/>
            <w:vAlign w:val="top"/>
          </w:tcPr>
          <w:p w14:paraId="5AD2BBC2">
            <w:pPr>
              <w:jc w:val="center"/>
              <w:rPr>
                <w:ins w:id="3772" w:author="LKY" w:date="2026-05-22T20:54:31Z"/>
                <w:rFonts w:hint="default" w:ascii="Times New Roman" w:hAnsi="Times New Roman"/>
                <w:vertAlign w:val="baseline"/>
                <w:lang w:val="en-US" w:eastAsia="zh-CN"/>
              </w:rPr>
            </w:pPr>
            <w:ins w:id="3773" w:author="LKY" w:date="2026-05-22T20:54:31Z">
              <w:r>
                <w:rPr>
                  <w:rFonts w:hint="eastAsia" w:ascii="Times New Roman" w:hAnsi="Times New Roman"/>
                  <w:vertAlign w:val="baseline"/>
                  <w:lang w:val="en-US" w:eastAsia="zh-CN"/>
                </w:rPr>
                <w:t>名称</w:t>
              </w:r>
            </w:ins>
          </w:p>
        </w:tc>
        <w:tc>
          <w:tcPr>
            <w:tcW w:w="475" w:type="pct"/>
            <w:noWrap w:val="0"/>
            <w:vAlign w:val="top"/>
          </w:tcPr>
          <w:p w14:paraId="39F9B8F5">
            <w:pPr>
              <w:jc w:val="center"/>
              <w:rPr>
                <w:ins w:id="3774" w:author="LKY" w:date="2026-05-22T20:54:31Z"/>
                <w:rFonts w:hint="default" w:ascii="Times New Roman" w:hAnsi="Times New Roman"/>
                <w:vertAlign w:val="baseline"/>
                <w:lang w:val="en-US" w:eastAsia="zh-CN"/>
              </w:rPr>
            </w:pPr>
            <w:ins w:id="3775" w:author="LKY" w:date="2026-05-22T20:54:31Z">
              <w:r>
                <w:rPr>
                  <w:rFonts w:hint="eastAsia" w:ascii="Times New Roman" w:hAnsi="Times New Roman"/>
                  <w:vertAlign w:val="baseline"/>
                  <w:lang w:val="en-US" w:eastAsia="zh-CN"/>
                </w:rPr>
                <w:t>DO17</w:t>
              </w:r>
            </w:ins>
          </w:p>
        </w:tc>
        <w:tc>
          <w:tcPr>
            <w:tcW w:w="475" w:type="pct"/>
            <w:noWrap w:val="0"/>
            <w:vAlign w:val="top"/>
          </w:tcPr>
          <w:p w14:paraId="66267278">
            <w:pPr>
              <w:jc w:val="center"/>
              <w:rPr>
                <w:ins w:id="3776" w:author="LKY" w:date="2026-05-22T20:54:31Z"/>
                <w:rFonts w:hint="default" w:ascii="Times New Roman" w:hAnsi="Times New Roman"/>
                <w:vertAlign w:val="baseline"/>
                <w:lang w:val="en-US" w:eastAsia="zh-CN"/>
              </w:rPr>
            </w:pPr>
            <w:ins w:id="3777" w:author="LKY" w:date="2026-05-22T20:54:31Z">
              <w:r>
                <w:rPr>
                  <w:rFonts w:hint="eastAsia" w:ascii="Times New Roman" w:hAnsi="Times New Roman"/>
                  <w:vertAlign w:val="baseline"/>
                  <w:lang w:val="en-US" w:eastAsia="zh-CN"/>
                </w:rPr>
                <w:t>DO19</w:t>
              </w:r>
            </w:ins>
          </w:p>
        </w:tc>
        <w:tc>
          <w:tcPr>
            <w:tcW w:w="475" w:type="pct"/>
            <w:noWrap w:val="0"/>
            <w:vAlign w:val="top"/>
          </w:tcPr>
          <w:p w14:paraId="6C01BC72">
            <w:pPr>
              <w:jc w:val="center"/>
              <w:rPr>
                <w:ins w:id="3778" w:author="LKY" w:date="2026-05-22T20:54:31Z"/>
                <w:rFonts w:hint="default" w:ascii="Times New Roman" w:hAnsi="Times New Roman" w:eastAsiaTheme="minorEastAsia" w:cstheme="minorBidi"/>
                <w:kern w:val="2"/>
                <w:sz w:val="21"/>
                <w:szCs w:val="24"/>
                <w:vertAlign w:val="baseline"/>
                <w:lang w:val="en-US" w:eastAsia="zh-CN" w:bidi="ar-SA"/>
              </w:rPr>
            </w:pPr>
            <w:ins w:id="3779" w:author="LKY" w:date="2026-05-22T20:54:31Z">
              <w:r>
                <w:rPr>
                  <w:rFonts w:hint="eastAsia" w:ascii="Times New Roman" w:hAnsi="Times New Roman"/>
                  <w:vertAlign w:val="baseline"/>
                  <w:lang w:val="en-US" w:eastAsia="zh-CN"/>
                </w:rPr>
                <w:t>DO21</w:t>
              </w:r>
            </w:ins>
          </w:p>
        </w:tc>
        <w:tc>
          <w:tcPr>
            <w:tcW w:w="475" w:type="pct"/>
            <w:noWrap w:val="0"/>
            <w:vAlign w:val="top"/>
          </w:tcPr>
          <w:p w14:paraId="22DD9A27">
            <w:pPr>
              <w:jc w:val="center"/>
              <w:rPr>
                <w:ins w:id="3780" w:author="LKY" w:date="2026-05-22T20:54:31Z"/>
                <w:rFonts w:hint="default" w:ascii="Times New Roman" w:hAnsi="Times New Roman" w:eastAsiaTheme="minorEastAsia" w:cstheme="minorBidi"/>
                <w:kern w:val="2"/>
                <w:sz w:val="21"/>
                <w:szCs w:val="24"/>
                <w:vertAlign w:val="baseline"/>
                <w:lang w:val="en-US" w:eastAsia="zh-CN" w:bidi="ar-SA"/>
              </w:rPr>
            </w:pPr>
            <w:ins w:id="3781" w:author="LKY" w:date="2026-05-22T20:54:31Z">
              <w:r>
                <w:rPr>
                  <w:rFonts w:hint="eastAsia" w:ascii="Times New Roman" w:hAnsi="Times New Roman"/>
                  <w:vertAlign w:val="baseline"/>
                  <w:lang w:val="en-US" w:eastAsia="zh-CN"/>
                </w:rPr>
                <w:t>DO23</w:t>
              </w:r>
            </w:ins>
          </w:p>
        </w:tc>
        <w:tc>
          <w:tcPr>
            <w:tcW w:w="475" w:type="pct"/>
            <w:noWrap w:val="0"/>
            <w:vAlign w:val="top"/>
          </w:tcPr>
          <w:p w14:paraId="453CEB36">
            <w:pPr>
              <w:jc w:val="center"/>
              <w:rPr>
                <w:ins w:id="3782" w:author="LKY" w:date="2026-05-22T20:54:31Z"/>
                <w:rFonts w:hint="default" w:ascii="Times New Roman" w:hAnsi="Times New Roman"/>
                <w:vertAlign w:val="baseline"/>
                <w:lang w:val="en-US" w:eastAsia="zh-CN"/>
              </w:rPr>
            </w:pPr>
            <w:ins w:id="3783" w:author="LKY" w:date="2026-05-22T20:54:31Z">
              <w:r>
                <w:rPr>
                  <w:rFonts w:hint="eastAsia" w:ascii="Times New Roman" w:hAnsi="Times New Roman"/>
                  <w:vertAlign w:val="baseline"/>
                  <w:lang w:val="en-US" w:eastAsia="zh-CN"/>
                </w:rPr>
                <w:t>DO25</w:t>
              </w:r>
            </w:ins>
          </w:p>
        </w:tc>
        <w:tc>
          <w:tcPr>
            <w:tcW w:w="475" w:type="pct"/>
            <w:noWrap w:val="0"/>
            <w:vAlign w:val="top"/>
          </w:tcPr>
          <w:p w14:paraId="233A3285">
            <w:pPr>
              <w:jc w:val="center"/>
              <w:rPr>
                <w:ins w:id="3784" w:author="LKY" w:date="2026-05-22T20:54:31Z"/>
                <w:rFonts w:hint="default" w:ascii="Times New Roman" w:hAnsi="Times New Roman"/>
                <w:vertAlign w:val="baseline"/>
                <w:lang w:val="en-US" w:eastAsia="zh-CN"/>
              </w:rPr>
            </w:pPr>
            <w:ins w:id="3785" w:author="LKY" w:date="2026-05-22T20:54:31Z">
              <w:r>
                <w:rPr>
                  <w:rFonts w:hint="eastAsia" w:ascii="Times New Roman" w:hAnsi="Times New Roman"/>
                  <w:vertAlign w:val="baseline"/>
                  <w:lang w:val="en-US" w:eastAsia="zh-CN"/>
                </w:rPr>
                <w:t>DO27</w:t>
              </w:r>
            </w:ins>
          </w:p>
        </w:tc>
        <w:tc>
          <w:tcPr>
            <w:tcW w:w="475" w:type="pct"/>
            <w:noWrap w:val="0"/>
            <w:vAlign w:val="top"/>
          </w:tcPr>
          <w:p w14:paraId="44524656">
            <w:pPr>
              <w:jc w:val="center"/>
              <w:rPr>
                <w:ins w:id="3786" w:author="LKY" w:date="2026-05-22T20:54:31Z"/>
                <w:rFonts w:hint="default" w:ascii="Times New Roman" w:hAnsi="Times New Roman"/>
                <w:vertAlign w:val="baseline"/>
                <w:lang w:val="en-US" w:eastAsia="zh-CN"/>
              </w:rPr>
            </w:pPr>
            <w:ins w:id="3787" w:author="LKY" w:date="2026-05-22T20:54:31Z">
              <w:r>
                <w:rPr>
                  <w:rFonts w:hint="eastAsia" w:ascii="Times New Roman" w:hAnsi="Times New Roman"/>
                  <w:vertAlign w:val="baseline"/>
                  <w:lang w:val="en-US" w:eastAsia="zh-CN"/>
                </w:rPr>
                <w:t>DO29</w:t>
              </w:r>
            </w:ins>
          </w:p>
        </w:tc>
        <w:tc>
          <w:tcPr>
            <w:tcW w:w="620" w:type="pct"/>
            <w:noWrap w:val="0"/>
            <w:vAlign w:val="top"/>
          </w:tcPr>
          <w:p w14:paraId="46B45A27">
            <w:pPr>
              <w:jc w:val="center"/>
              <w:rPr>
                <w:ins w:id="3788" w:author="LKY" w:date="2026-05-22T20:54:31Z"/>
                <w:rFonts w:hint="default" w:ascii="Times New Roman" w:hAnsi="Times New Roman"/>
                <w:vertAlign w:val="baseline"/>
                <w:lang w:val="en-US" w:eastAsia="zh-CN"/>
              </w:rPr>
            </w:pPr>
            <w:ins w:id="3789" w:author="LKY" w:date="2026-05-22T20:54:31Z">
              <w:r>
                <w:rPr>
                  <w:rFonts w:hint="eastAsia" w:ascii="Times New Roman" w:hAnsi="Times New Roman"/>
                  <w:vertAlign w:val="baseline"/>
                  <w:lang w:val="en-US" w:eastAsia="zh-CN"/>
                </w:rPr>
                <w:t>DO31</w:t>
              </w:r>
            </w:ins>
          </w:p>
        </w:tc>
        <w:tc>
          <w:tcPr>
            <w:tcW w:w="495" w:type="pct"/>
            <w:noWrap w:val="0"/>
            <w:vAlign w:val="top"/>
          </w:tcPr>
          <w:p w14:paraId="38C00345">
            <w:pPr>
              <w:jc w:val="center"/>
              <w:rPr>
                <w:ins w:id="3790" w:author="LKY" w:date="2026-05-22T20:54:31Z"/>
                <w:rFonts w:hint="default" w:ascii="Times New Roman" w:hAnsi="Times New Roman"/>
                <w:vertAlign w:val="baseline"/>
                <w:lang w:val="en-US" w:eastAsia="zh-CN"/>
              </w:rPr>
            </w:pPr>
            <w:ins w:id="3791" w:author="LKY" w:date="2026-05-22T20:54:31Z">
              <w:r>
                <w:rPr>
                  <w:rFonts w:hint="eastAsia" w:ascii="Times New Roman" w:hAnsi="Times New Roman"/>
                  <w:vertAlign w:val="baseline"/>
                  <w:lang w:val="en-US" w:eastAsia="zh-CN"/>
                </w:rPr>
                <w:t>PE</w:t>
              </w:r>
            </w:ins>
          </w:p>
        </w:tc>
      </w:tr>
      <w:tr w14:paraId="7412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92" w:author="LKY" w:date="2026-05-22T20:54:31Z"/>
        </w:trPr>
        <w:tc>
          <w:tcPr>
            <w:tcW w:w="552" w:type="pct"/>
            <w:noWrap w:val="0"/>
            <w:vAlign w:val="top"/>
          </w:tcPr>
          <w:p w14:paraId="2CA0646C">
            <w:pPr>
              <w:jc w:val="center"/>
              <w:rPr>
                <w:ins w:id="3793" w:author="LKY" w:date="2026-05-22T20:54:31Z"/>
                <w:rFonts w:hint="default" w:ascii="Times New Roman" w:hAnsi="Times New Roman"/>
                <w:vertAlign w:val="baseline"/>
                <w:lang w:val="en-US" w:eastAsia="zh-CN"/>
              </w:rPr>
            </w:pPr>
            <w:ins w:id="3794" w:author="LKY" w:date="2026-05-22T20:54:31Z">
              <w:r>
                <w:rPr>
                  <w:rFonts w:hint="eastAsia" w:ascii="Times New Roman" w:hAnsi="Times New Roman"/>
                  <w:vertAlign w:val="baseline"/>
                  <w:lang w:val="en-US" w:eastAsia="zh-CN"/>
                </w:rPr>
                <w:t>端口号</w:t>
              </w:r>
            </w:ins>
          </w:p>
        </w:tc>
        <w:tc>
          <w:tcPr>
            <w:tcW w:w="475" w:type="pct"/>
            <w:noWrap w:val="0"/>
            <w:vAlign w:val="top"/>
          </w:tcPr>
          <w:p w14:paraId="737ECD07">
            <w:pPr>
              <w:jc w:val="center"/>
              <w:rPr>
                <w:ins w:id="3795" w:author="LKY" w:date="2026-05-22T20:54:31Z"/>
                <w:rFonts w:hint="default" w:ascii="Times New Roman" w:hAnsi="Times New Roman"/>
                <w:vertAlign w:val="baseline"/>
                <w:lang w:val="en-US" w:eastAsia="zh-CN"/>
              </w:rPr>
            </w:pPr>
            <w:ins w:id="3796" w:author="LKY" w:date="2026-05-22T20:54:31Z">
              <w:r>
                <w:rPr>
                  <w:rFonts w:hint="eastAsia" w:ascii="Times New Roman" w:hAnsi="Times New Roman"/>
                  <w:vertAlign w:val="baseline"/>
                  <w:lang w:val="en-US" w:eastAsia="zh-CN"/>
                </w:rPr>
                <w:t>A1</w:t>
              </w:r>
            </w:ins>
          </w:p>
        </w:tc>
        <w:tc>
          <w:tcPr>
            <w:tcW w:w="475" w:type="pct"/>
            <w:noWrap w:val="0"/>
            <w:vAlign w:val="top"/>
          </w:tcPr>
          <w:p w14:paraId="4A9689DE">
            <w:pPr>
              <w:jc w:val="center"/>
              <w:rPr>
                <w:ins w:id="3797" w:author="LKY" w:date="2026-05-22T20:54:31Z"/>
                <w:rFonts w:hint="default" w:ascii="Times New Roman" w:hAnsi="Times New Roman"/>
                <w:vertAlign w:val="baseline"/>
                <w:lang w:val="en-US" w:eastAsia="zh-CN"/>
              </w:rPr>
            </w:pPr>
            <w:ins w:id="3798" w:author="LKY" w:date="2026-05-22T20:54:31Z">
              <w:r>
                <w:rPr>
                  <w:rFonts w:hint="eastAsia" w:ascii="Times New Roman" w:hAnsi="Times New Roman"/>
                  <w:vertAlign w:val="baseline"/>
                  <w:lang w:val="en-US" w:eastAsia="zh-CN"/>
                </w:rPr>
                <w:t>A2</w:t>
              </w:r>
            </w:ins>
          </w:p>
        </w:tc>
        <w:tc>
          <w:tcPr>
            <w:tcW w:w="475" w:type="pct"/>
            <w:noWrap w:val="0"/>
            <w:vAlign w:val="top"/>
          </w:tcPr>
          <w:p w14:paraId="5C765CC9">
            <w:pPr>
              <w:jc w:val="center"/>
              <w:rPr>
                <w:ins w:id="3799" w:author="LKY" w:date="2026-05-22T20:54:31Z"/>
                <w:rFonts w:hint="default" w:ascii="Times New Roman" w:hAnsi="Times New Roman"/>
                <w:vertAlign w:val="baseline"/>
                <w:lang w:val="en-US" w:eastAsia="zh-CN"/>
              </w:rPr>
            </w:pPr>
            <w:ins w:id="3800" w:author="LKY" w:date="2026-05-22T20:54:31Z">
              <w:r>
                <w:rPr>
                  <w:rFonts w:hint="eastAsia" w:ascii="Times New Roman" w:hAnsi="Times New Roman"/>
                  <w:vertAlign w:val="baseline"/>
                  <w:lang w:val="en-US" w:eastAsia="zh-CN"/>
                </w:rPr>
                <w:t>A3</w:t>
              </w:r>
            </w:ins>
          </w:p>
        </w:tc>
        <w:tc>
          <w:tcPr>
            <w:tcW w:w="475" w:type="pct"/>
            <w:noWrap w:val="0"/>
            <w:vAlign w:val="top"/>
          </w:tcPr>
          <w:p w14:paraId="63A9F17F">
            <w:pPr>
              <w:jc w:val="center"/>
              <w:rPr>
                <w:ins w:id="3801" w:author="LKY" w:date="2026-05-22T20:54:31Z"/>
                <w:rFonts w:hint="default" w:ascii="Times New Roman" w:hAnsi="Times New Roman"/>
                <w:vertAlign w:val="baseline"/>
                <w:lang w:val="en-US" w:eastAsia="zh-CN"/>
              </w:rPr>
            </w:pPr>
            <w:ins w:id="3802" w:author="LKY" w:date="2026-05-22T20:54:31Z">
              <w:r>
                <w:rPr>
                  <w:rFonts w:hint="eastAsia" w:ascii="Times New Roman" w:hAnsi="Times New Roman"/>
                  <w:vertAlign w:val="baseline"/>
                  <w:lang w:val="en-US" w:eastAsia="zh-CN"/>
                </w:rPr>
                <w:t>A4</w:t>
              </w:r>
            </w:ins>
          </w:p>
        </w:tc>
        <w:tc>
          <w:tcPr>
            <w:tcW w:w="475" w:type="pct"/>
            <w:noWrap w:val="0"/>
            <w:vAlign w:val="top"/>
          </w:tcPr>
          <w:p w14:paraId="2E085D3F">
            <w:pPr>
              <w:jc w:val="center"/>
              <w:rPr>
                <w:ins w:id="3803" w:author="LKY" w:date="2026-05-22T20:54:31Z"/>
                <w:rFonts w:hint="default" w:ascii="Times New Roman" w:hAnsi="Times New Roman"/>
                <w:vertAlign w:val="baseline"/>
                <w:lang w:val="en-US" w:eastAsia="zh-CN"/>
              </w:rPr>
            </w:pPr>
            <w:ins w:id="3804" w:author="LKY" w:date="2026-05-22T20:54:31Z">
              <w:r>
                <w:rPr>
                  <w:rFonts w:hint="eastAsia" w:ascii="Times New Roman" w:hAnsi="Times New Roman"/>
                  <w:vertAlign w:val="baseline"/>
                  <w:lang w:val="en-US" w:eastAsia="zh-CN"/>
                </w:rPr>
                <w:t>A5</w:t>
              </w:r>
            </w:ins>
          </w:p>
        </w:tc>
        <w:tc>
          <w:tcPr>
            <w:tcW w:w="475" w:type="pct"/>
            <w:noWrap w:val="0"/>
            <w:vAlign w:val="top"/>
          </w:tcPr>
          <w:p w14:paraId="4DFCFE06">
            <w:pPr>
              <w:jc w:val="center"/>
              <w:rPr>
                <w:ins w:id="3805" w:author="LKY" w:date="2026-05-22T20:54:31Z"/>
                <w:rFonts w:hint="default" w:ascii="Times New Roman" w:hAnsi="Times New Roman"/>
                <w:vertAlign w:val="baseline"/>
                <w:lang w:val="en-US" w:eastAsia="zh-CN"/>
              </w:rPr>
            </w:pPr>
            <w:ins w:id="3806" w:author="LKY" w:date="2026-05-22T20:54:31Z">
              <w:r>
                <w:rPr>
                  <w:rFonts w:hint="eastAsia" w:ascii="Times New Roman" w:hAnsi="Times New Roman"/>
                  <w:vertAlign w:val="baseline"/>
                  <w:lang w:val="en-US" w:eastAsia="zh-CN"/>
                </w:rPr>
                <w:t>A6</w:t>
              </w:r>
            </w:ins>
          </w:p>
        </w:tc>
        <w:tc>
          <w:tcPr>
            <w:tcW w:w="475" w:type="pct"/>
            <w:noWrap w:val="0"/>
            <w:vAlign w:val="top"/>
          </w:tcPr>
          <w:p w14:paraId="7A622171">
            <w:pPr>
              <w:jc w:val="center"/>
              <w:rPr>
                <w:ins w:id="3807" w:author="LKY" w:date="2026-05-22T20:54:31Z"/>
                <w:rFonts w:hint="default" w:ascii="Times New Roman" w:hAnsi="Times New Roman"/>
                <w:vertAlign w:val="baseline"/>
                <w:lang w:val="en-US" w:eastAsia="zh-CN"/>
              </w:rPr>
            </w:pPr>
            <w:ins w:id="3808" w:author="LKY" w:date="2026-05-22T20:54:31Z">
              <w:r>
                <w:rPr>
                  <w:rFonts w:hint="eastAsia" w:ascii="Times New Roman" w:hAnsi="Times New Roman"/>
                  <w:vertAlign w:val="baseline"/>
                  <w:lang w:val="en-US" w:eastAsia="zh-CN"/>
                </w:rPr>
                <w:t>A7</w:t>
              </w:r>
            </w:ins>
          </w:p>
        </w:tc>
        <w:tc>
          <w:tcPr>
            <w:tcW w:w="620" w:type="pct"/>
            <w:noWrap w:val="0"/>
            <w:vAlign w:val="top"/>
          </w:tcPr>
          <w:p w14:paraId="3E53A6D5">
            <w:pPr>
              <w:jc w:val="center"/>
              <w:rPr>
                <w:ins w:id="3809" w:author="LKY" w:date="2026-05-22T20:54:31Z"/>
                <w:rFonts w:hint="default" w:ascii="Times New Roman" w:hAnsi="Times New Roman"/>
                <w:vertAlign w:val="baseline"/>
                <w:lang w:val="en-US" w:eastAsia="zh-CN"/>
              </w:rPr>
            </w:pPr>
            <w:ins w:id="3810" w:author="LKY" w:date="2026-05-22T20:54:31Z">
              <w:r>
                <w:rPr>
                  <w:rFonts w:hint="eastAsia" w:ascii="Times New Roman" w:hAnsi="Times New Roman"/>
                  <w:vertAlign w:val="baseline"/>
                  <w:lang w:val="en-US" w:eastAsia="zh-CN"/>
                </w:rPr>
                <w:t>A8</w:t>
              </w:r>
            </w:ins>
          </w:p>
        </w:tc>
        <w:tc>
          <w:tcPr>
            <w:tcW w:w="495" w:type="pct"/>
            <w:noWrap w:val="0"/>
            <w:vAlign w:val="top"/>
          </w:tcPr>
          <w:p w14:paraId="737951C3">
            <w:pPr>
              <w:jc w:val="center"/>
              <w:rPr>
                <w:ins w:id="3811" w:author="LKY" w:date="2026-05-22T20:54:31Z"/>
                <w:rFonts w:hint="default" w:ascii="Times New Roman" w:hAnsi="Times New Roman"/>
                <w:vertAlign w:val="baseline"/>
                <w:lang w:val="en-US" w:eastAsia="zh-CN"/>
              </w:rPr>
            </w:pPr>
            <w:ins w:id="3812" w:author="LKY" w:date="2026-05-22T20:54:31Z">
              <w:r>
                <w:rPr>
                  <w:rFonts w:hint="eastAsia" w:ascii="Times New Roman" w:hAnsi="Times New Roman"/>
                  <w:vertAlign w:val="baseline"/>
                  <w:lang w:val="en-US" w:eastAsia="zh-CN"/>
                </w:rPr>
                <w:t>A9</w:t>
              </w:r>
            </w:ins>
          </w:p>
        </w:tc>
      </w:tr>
      <w:tr w14:paraId="4565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13" w:author="LKY" w:date="2026-05-22T20:54:31Z"/>
        </w:trPr>
        <w:tc>
          <w:tcPr>
            <w:tcW w:w="552" w:type="pct"/>
            <w:noWrap w:val="0"/>
            <w:vAlign w:val="top"/>
          </w:tcPr>
          <w:p w14:paraId="1C15AAC9">
            <w:pPr>
              <w:jc w:val="center"/>
              <w:rPr>
                <w:ins w:id="3814" w:author="LKY" w:date="2026-05-22T20:54:31Z"/>
                <w:rFonts w:hint="default" w:ascii="Times New Roman" w:hAnsi="Times New Roman"/>
                <w:vertAlign w:val="baseline"/>
                <w:lang w:val="en-US" w:eastAsia="zh-CN"/>
              </w:rPr>
            </w:pPr>
            <w:ins w:id="3815" w:author="LKY" w:date="2026-05-22T20:54:31Z">
              <w:r>
                <w:rPr>
                  <w:rFonts w:hint="eastAsia" w:ascii="Times New Roman" w:hAnsi="Times New Roman"/>
                  <w:vertAlign w:val="baseline"/>
                  <w:lang w:val="en-US" w:eastAsia="zh-CN"/>
                </w:rPr>
                <w:t>名称</w:t>
              </w:r>
            </w:ins>
          </w:p>
        </w:tc>
        <w:tc>
          <w:tcPr>
            <w:tcW w:w="475" w:type="pct"/>
            <w:noWrap w:val="0"/>
            <w:vAlign w:val="top"/>
          </w:tcPr>
          <w:p w14:paraId="5236DA7F">
            <w:pPr>
              <w:jc w:val="center"/>
              <w:rPr>
                <w:ins w:id="3816" w:author="LKY" w:date="2026-05-22T20:54:31Z"/>
                <w:rFonts w:hint="default" w:ascii="Times New Roman" w:hAnsi="Times New Roman"/>
                <w:vertAlign w:val="baseline"/>
                <w:lang w:val="en-US" w:eastAsia="zh-CN"/>
              </w:rPr>
            </w:pPr>
            <w:ins w:id="3817" w:author="LKY" w:date="2026-05-22T20:54:31Z">
              <w:r>
                <w:rPr>
                  <w:rFonts w:hint="eastAsia" w:ascii="Times New Roman" w:hAnsi="Times New Roman"/>
                  <w:vertAlign w:val="baseline"/>
                  <w:lang w:val="en-US" w:eastAsia="zh-CN"/>
                </w:rPr>
                <w:t>DO16</w:t>
              </w:r>
            </w:ins>
          </w:p>
        </w:tc>
        <w:tc>
          <w:tcPr>
            <w:tcW w:w="475" w:type="pct"/>
            <w:noWrap w:val="0"/>
            <w:vAlign w:val="top"/>
          </w:tcPr>
          <w:p w14:paraId="67EF6B54">
            <w:pPr>
              <w:jc w:val="center"/>
              <w:rPr>
                <w:ins w:id="3818" w:author="LKY" w:date="2026-05-22T20:54:31Z"/>
                <w:rFonts w:hint="default" w:ascii="Times New Roman" w:hAnsi="Times New Roman"/>
                <w:vertAlign w:val="baseline"/>
                <w:lang w:val="en-US" w:eastAsia="zh-CN"/>
              </w:rPr>
            </w:pPr>
            <w:ins w:id="3819" w:author="LKY" w:date="2026-05-22T20:54:31Z">
              <w:r>
                <w:rPr>
                  <w:rFonts w:hint="eastAsia" w:ascii="Times New Roman" w:hAnsi="Times New Roman"/>
                  <w:vertAlign w:val="baseline"/>
                  <w:lang w:val="en-US" w:eastAsia="zh-CN"/>
                </w:rPr>
                <w:t>DO18</w:t>
              </w:r>
            </w:ins>
          </w:p>
        </w:tc>
        <w:tc>
          <w:tcPr>
            <w:tcW w:w="475" w:type="pct"/>
            <w:noWrap w:val="0"/>
            <w:vAlign w:val="top"/>
          </w:tcPr>
          <w:p w14:paraId="4D293B38">
            <w:pPr>
              <w:jc w:val="center"/>
              <w:rPr>
                <w:ins w:id="3820" w:author="LKY" w:date="2026-05-22T20:54:31Z"/>
                <w:rFonts w:hint="default" w:ascii="Times New Roman" w:hAnsi="Times New Roman"/>
                <w:vertAlign w:val="baseline"/>
                <w:lang w:val="en-US" w:eastAsia="zh-CN"/>
              </w:rPr>
            </w:pPr>
            <w:ins w:id="3821" w:author="LKY" w:date="2026-05-22T20:54:31Z">
              <w:r>
                <w:rPr>
                  <w:rFonts w:hint="eastAsia" w:ascii="Times New Roman" w:hAnsi="Times New Roman"/>
                  <w:vertAlign w:val="baseline"/>
                  <w:lang w:val="en-US" w:eastAsia="zh-CN"/>
                </w:rPr>
                <w:t>DO20</w:t>
              </w:r>
            </w:ins>
          </w:p>
        </w:tc>
        <w:tc>
          <w:tcPr>
            <w:tcW w:w="475" w:type="pct"/>
            <w:noWrap w:val="0"/>
            <w:vAlign w:val="top"/>
          </w:tcPr>
          <w:p w14:paraId="05D8A654">
            <w:pPr>
              <w:jc w:val="center"/>
              <w:rPr>
                <w:ins w:id="3822" w:author="LKY" w:date="2026-05-22T20:54:31Z"/>
                <w:rFonts w:hint="default" w:ascii="Times New Roman" w:hAnsi="Times New Roman"/>
                <w:vertAlign w:val="baseline"/>
                <w:lang w:val="en-US" w:eastAsia="zh-CN"/>
              </w:rPr>
            </w:pPr>
            <w:ins w:id="3823" w:author="LKY" w:date="2026-05-22T20:54:31Z">
              <w:r>
                <w:rPr>
                  <w:rFonts w:hint="eastAsia" w:ascii="Times New Roman" w:hAnsi="Times New Roman"/>
                  <w:vertAlign w:val="baseline"/>
                  <w:lang w:val="en-US" w:eastAsia="zh-CN"/>
                </w:rPr>
                <w:t>DO22</w:t>
              </w:r>
            </w:ins>
          </w:p>
        </w:tc>
        <w:tc>
          <w:tcPr>
            <w:tcW w:w="475" w:type="pct"/>
            <w:noWrap w:val="0"/>
            <w:vAlign w:val="top"/>
          </w:tcPr>
          <w:p w14:paraId="246BF7AA">
            <w:pPr>
              <w:jc w:val="center"/>
              <w:rPr>
                <w:ins w:id="3824" w:author="LKY" w:date="2026-05-22T20:54:31Z"/>
                <w:rFonts w:hint="default" w:ascii="Times New Roman" w:hAnsi="Times New Roman"/>
                <w:vertAlign w:val="baseline"/>
                <w:lang w:val="en-US" w:eastAsia="zh-CN"/>
              </w:rPr>
            </w:pPr>
            <w:ins w:id="3825" w:author="LKY" w:date="2026-05-22T20:54:31Z">
              <w:r>
                <w:rPr>
                  <w:rFonts w:hint="eastAsia" w:ascii="Times New Roman" w:hAnsi="Times New Roman"/>
                  <w:vertAlign w:val="baseline"/>
                  <w:lang w:val="en-US" w:eastAsia="zh-CN"/>
                </w:rPr>
                <w:t>DO24</w:t>
              </w:r>
            </w:ins>
          </w:p>
        </w:tc>
        <w:tc>
          <w:tcPr>
            <w:tcW w:w="475" w:type="pct"/>
            <w:noWrap w:val="0"/>
            <w:vAlign w:val="top"/>
          </w:tcPr>
          <w:p w14:paraId="3DE40707">
            <w:pPr>
              <w:jc w:val="center"/>
              <w:rPr>
                <w:ins w:id="3826" w:author="LKY" w:date="2026-05-22T20:54:31Z"/>
                <w:rFonts w:hint="default" w:ascii="Times New Roman" w:hAnsi="Times New Roman"/>
                <w:vertAlign w:val="baseline"/>
                <w:lang w:val="en-US" w:eastAsia="zh-CN"/>
              </w:rPr>
            </w:pPr>
            <w:ins w:id="3827" w:author="LKY" w:date="2026-05-22T20:54:31Z">
              <w:r>
                <w:rPr>
                  <w:rFonts w:hint="eastAsia" w:ascii="Times New Roman" w:hAnsi="Times New Roman"/>
                  <w:vertAlign w:val="baseline"/>
                  <w:lang w:val="en-US" w:eastAsia="zh-CN"/>
                </w:rPr>
                <w:t>DO26</w:t>
              </w:r>
            </w:ins>
          </w:p>
        </w:tc>
        <w:tc>
          <w:tcPr>
            <w:tcW w:w="475" w:type="pct"/>
            <w:noWrap w:val="0"/>
            <w:vAlign w:val="top"/>
          </w:tcPr>
          <w:p w14:paraId="50BEBDBA">
            <w:pPr>
              <w:jc w:val="center"/>
              <w:rPr>
                <w:ins w:id="3828" w:author="LKY" w:date="2026-05-22T20:54:31Z"/>
                <w:rFonts w:hint="default" w:ascii="Times New Roman" w:hAnsi="Times New Roman"/>
                <w:vertAlign w:val="baseline"/>
                <w:lang w:val="en-US" w:eastAsia="zh-CN"/>
              </w:rPr>
            </w:pPr>
            <w:ins w:id="3829" w:author="LKY" w:date="2026-05-22T20:54:31Z">
              <w:r>
                <w:rPr>
                  <w:rFonts w:hint="eastAsia" w:ascii="Times New Roman" w:hAnsi="Times New Roman"/>
                  <w:vertAlign w:val="baseline"/>
                  <w:lang w:val="en-US" w:eastAsia="zh-CN"/>
                </w:rPr>
                <w:t>DO28</w:t>
              </w:r>
            </w:ins>
          </w:p>
        </w:tc>
        <w:tc>
          <w:tcPr>
            <w:tcW w:w="620" w:type="pct"/>
            <w:noWrap w:val="0"/>
            <w:vAlign w:val="top"/>
          </w:tcPr>
          <w:p w14:paraId="10988FEF">
            <w:pPr>
              <w:jc w:val="center"/>
              <w:rPr>
                <w:ins w:id="3830" w:author="LKY" w:date="2026-05-22T20:54:31Z"/>
                <w:rFonts w:hint="default" w:ascii="Times New Roman" w:hAnsi="Times New Roman"/>
                <w:vertAlign w:val="baseline"/>
                <w:lang w:val="en-US" w:eastAsia="zh-CN"/>
              </w:rPr>
            </w:pPr>
            <w:ins w:id="3831" w:author="LKY" w:date="2026-05-22T20:54:31Z">
              <w:r>
                <w:rPr>
                  <w:rFonts w:hint="eastAsia" w:ascii="Times New Roman" w:hAnsi="Times New Roman"/>
                  <w:vertAlign w:val="baseline"/>
                  <w:lang w:val="en-US" w:eastAsia="zh-CN"/>
                </w:rPr>
                <w:t>DO30</w:t>
              </w:r>
            </w:ins>
          </w:p>
        </w:tc>
        <w:tc>
          <w:tcPr>
            <w:tcW w:w="495" w:type="pct"/>
            <w:noWrap w:val="0"/>
            <w:vAlign w:val="top"/>
          </w:tcPr>
          <w:p w14:paraId="409410BA">
            <w:pPr>
              <w:jc w:val="center"/>
              <w:rPr>
                <w:ins w:id="3832" w:author="LKY" w:date="2026-05-22T20:54:31Z"/>
                <w:rFonts w:hint="default" w:ascii="Times New Roman" w:hAnsi="Times New Roman"/>
                <w:vertAlign w:val="baseline"/>
                <w:lang w:val="en-US" w:eastAsia="zh-CN"/>
              </w:rPr>
            </w:pPr>
            <w:ins w:id="3833" w:author="LKY" w:date="2026-05-22T20:54:31Z">
              <w:r>
                <w:rPr>
                  <w:rFonts w:hint="eastAsia" w:ascii="Times New Roman" w:hAnsi="Times New Roman"/>
                  <w:vertAlign w:val="baseline"/>
                  <w:lang w:val="en-US" w:eastAsia="zh-CN"/>
                </w:rPr>
                <w:t>COM</w:t>
              </w:r>
            </w:ins>
          </w:p>
        </w:tc>
      </w:tr>
      <w:tr w14:paraId="6CB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34" w:author="LKY" w:date="2026-05-22T20:54:31Z"/>
        </w:trPr>
        <w:tc>
          <w:tcPr>
            <w:tcW w:w="552" w:type="pct"/>
            <w:noWrap w:val="0"/>
            <w:vAlign w:val="top"/>
          </w:tcPr>
          <w:p w14:paraId="3A993CA6">
            <w:pPr>
              <w:jc w:val="center"/>
              <w:rPr>
                <w:ins w:id="3835" w:author="LKY" w:date="2026-05-22T20:54:31Z"/>
                <w:rFonts w:hint="default" w:ascii="Times New Roman" w:hAnsi="Times New Roman"/>
                <w:vertAlign w:val="baseline"/>
                <w:lang w:val="en-US" w:eastAsia="zh-CN"/>
              </w:rPr>
            </w:pPr>
            <w:ins w:id="3836" w:author="LKY" w:date="2026-05-22T20:54:31Z">
              <w:r>
                <w:rPr>
                  <w:rFonts w:hint="eastAsia" w:ascii="Times New Roman" w:hAnsi="Times New Roman"/>
                  <w:vertAlign w:val="baseline"/>
                  <w:lang w:val="en-US" w:eastAsia="zh-CN"/>
                </w:rPr>
                <w:t>端口号</w:t>
              </w:r>
            </w:ins>
          </w:p>
        </w:tc>
        <w:tc>
          <w:tcPr>
            <w:tcW w:w="475" w:type="pct"/>
            <w:noWrap w:val="0"/>
            <w:vAlign w:val="top"/>
          </w:tcPr>
          <w:p w14:paraId="2A7E3F59">
            <w:pPr>
              <w:jc w:val="center"/>
              <w:rPr>
                <w:ins w:id="3837" w:author="LKY" w:date="2026-05-22T20:54:31Z"/>
                <w:rFonts w:hint="default" w:ascii="Times New Roman" w:hAnsi="Times New Roman"/>
                <w:vertAlign w:val="baseline"/>
                <w:lang w:val="en-US" w:eastAsia="zh-CN"/>
              </w:rPr>
            </w:pPr>
            <w:ins w:id="3838" w:author="LKY" w:date="2026-05-22T20:54:31Z">
              <w:r>
                <w:rPr>
                  <w:rFonts w:hint="eastAsia" w:ascii="Times New Roman" w:hAnsi="Times New Roman"/>
                  <w:vertAlign w:val="baseline"/>
                  <w:lang w:val="en-US" w:eastAsia="zh-CN"/>
                </w:rPr>
                <w:t>B1</w:t>
              </w:r>
            </w:ins>
          </w:p>
        </w:tc>
        <w:tc>
          <w:tcPr>
            <w:tcW w:w="475" w:type="pct"/>
            <w:noWrap w:val="0"/>
            <w:vAlign w:val="top"/>
          </w:tcPr>
          <w:p w14:paraId="3A68AA08">
            <w:pPr>
              <w:jc w:val="center"/>
              <w:rPr>
                <w:ins w:id="3839" w:author="LKY" w:date="2026-05-22T20:54:31Z"/>
                <w:rFonts w:hint="default" w:ascii="Times New Roman" w:hAnsi="Times New Roman"/>
                <w:vertAlign w:val="baseline"/>
                <w:lang w:val="en-US" w:eastAsia="zh-CN"/>
              </w:rPr>
            </w:pPr>
            <w:ins w:id="3840" w:author="LKY" w:date="2026-05-22T20:54:31Z">
              <w:r>
                <w:rPr>
                  <w:rFonts w:hint="eastAsia" w:ascii="Times New Roman" w:hAnsi="Times New Roman"/>
                  <w:vertAlign w:val="baseline"/>
                  <w:lang w:val="en-US" w:eastAsia="zh-CN"/>
                </w:rPr>
                <w:t>B2</w:t>
              </w:r>
            </w:ins>
          </w:p>
        </w:tc>
        <w:tc>
          <w:tcPr>
            <w:tcW w:w="475" w:type="pct"/>
            <w:noWrap w:val="0"/>
            <w:vAlign w:val="top"/>
          </w:tcPr>
          <w:p w14:paraId="0F0B5CD4">
            <w:pPr>
              <w:jc w:val="center"/>
              <w:rPr>
                <w:ins w:id="3841" w:author="LKY" w:date="2026-05-22T20:54:31Z"/>
                <w:rFonts w:hint="default" w:ascii="Times New Roman" w:hAnsi="Times New Roman"/>
                <w:vertAlign w:val="baseline"/>
                <w:lang w:val="en-US" w:eastAsia="zh-CN"/>
              </w:rPr>
            </w:pPr>
            <w:ins w:id="3842" w:author="LKY" w:date="2026-05-22T20:54:31Z">
              <w:r>
                <w:rPr>
                  <w:rFonts w:hint="eastAsia" w:ascii="Times New Roman" w:hAnsi="Times New Roman"/>
                  <w:vertAlign w:val="baseline"/>
                  <w:lang w:val="en-US" w:eastAsia="zh-CN"/>
                </w:rPr>
                <w:t>B3</w:t>
              </w:r>
            </w:ins>
          </w:p>
        </w:tc>
        <w:tc>
          <w:tcPr>
            <w:tcW w:w="475" w:type="pct"/>
            <w:noWrap w:val="0"/>
            <w:vAlign w:val="top"/>
          </w:tcPr>
          <w:p w14:paraId="68E85442">
            <w:pPr>
              <w:jc w:val="center"/>
              <w:rPr>
                <w:ins w:id="3843" w:author="LKY" w:date="2026-05-22T20:54:31Z"/>
                <w:rFonts w:hint="default" w:ascii="Times New Roman" w:hAnsi="Times New Roman"/>
                <w:vertAlign w:val="baseline"/>
                <w:lang w:val="en-US" w:eastAsia="zh-CN"/>
              </w:rPr>
            </w:pPr>
            <w:ins w:id="3844" w:author="LKY" w:date="2026-05-22T20:54:31Z">
              <w:r>
                <w:rPr>
                  <w:rFonts w:hint="eastAsia" w:ascii="Times New Roman" w:hAnsi="Times New Roman"/>
                  <w:vertAlign w:val="baseline"/>
                  <w:lang w:val="en-US" w:eastAsia="zh-CN"/>
                </w:rPr>
                <w:t>B4</w:t>
              </w:r>
            </w:ins>
          </w:p>
        </w:tc>
        <w:tc>
          <w:tcPr>
            <w:tcW w:w="475" w:type="pct"/>
            <w:noWrap w:val="0"/>
            <w:vAlign w:val="top"/>
          </w:tcPr>
          <w:p w14:paraId="3D120448">
            <w:pPr>
              <w:jc w:val="center"/>
              <w:rPr>
                <w:ins w:id="3845" w:author="LKY" w:date="2026-05-22T20:54:31Z"/>
                <w:rFonts w:hint="default" w:ascii="Times New Roman" w:hAnsi="Times New Roman"/>
                <w:vertAlign w:val="baseline"/>
                <w:lang w:val="en-US" w:eastAsia="zh-CN"/>
              </w:rPr>
            </w:pPr>
            <w:ins w:id="3846" w:author="LKY" w:date="2026-05-22T20:54:31Z">
              <w:r>
                <w:rPr>
                  <w:rFonts w:hint="eastAsia" w:ascii="Times New Roman" w:hAnsi="Times New Roman"/>
                  <w:vertAlign w:val="baseline"/>
                  <w:lang w:val="en-US" w:eastAsia="zh-CN"/>
                </w:rPr>
                <w:t>B5</w:t>
              </w:r>
            </w:ins>
          </w:p>
        </w:tc>
        <w:tc>
          <w:tcPr>
            <w:tcW w:w="475" w:type="pct"/>
            <w:noWrap w:val="0"/>
            <w:vAlign w:val="top"/>
          </w:tcPr>
          <w:p w14:paraId="000A9B44">
            <w:pPr>
              <w:jc w:val="center"/>
              <w:rPr>
                <w:ins w:id="3847" w:author="LKY" w:date="2026-05-22T20:54:31Z"/>
                <w:rFonts w:hint="default" w:ascii="Times New Roman" w:hAnsi="Times New Roman"/>
                <w:vertAlign w:val="baseline"/>
                <w:lang w:val="en-US" w:eastAsia="zh-CN"/>
              </w:rPr>
            </w:pPr>
            <w:ins w:id="3848" w:author="LKY" w:date="2026-05-22T20:54:31Z">
              <w:r>
                <w:rPr>
                  <w:rFonts w:hint="eastAsia" w:ascii="Times New Roman" w:hAnsi="Times New Roman"/>
                  <w:vertAlign w:val="baseline"/>
                  <w:lang w:val="en-US" w:eastAsia="zh-CN"/>
                </w:rPr>
                <w:t>B6</w:t>
              </w:r>
            </w:ins>
          </w:p>
        </w:tc>
        <w:tc>
          <w:tcPr>
            <w:tcW w:w="475" w:type="pct"/>
            <w:noWrap w:val="0"/>
            <w:vAlign w:val="top"/>
          </w:tcPr>
          <w:p w14:paraId="755602FD">
            <w:pPr>
              <w:jc w:val="center"/>
              <w:rPr>
                <w:ins w:id="3849" w:author="LKY" w:date="2026-05-22T20:54:31Z"/>
                <w:rFonts w:hint="default" w:ascii="Times New Roman" w:hAnsi="Times New Roman"/>
                <w:vertAlign w:val="baseline"/>
                <w:lang w:val="en-US" w:eastAsia="zh-CN"/>
              </w:rPr>
            </w:pPr>
            <w:ins w:id="3850" w:author="LKY" w:date="2026-05-22T20:54:31Z">
              <w:r>
                <w:rPr>
                  <w:rFonts w:hint="eastAsia" w:ascii="Times New Roman" w:hAnsi="Times New Roman"/>
                  <w:vertAlign w:val="baseline"/>
                  <w:lang w:val="en-US" w:eastAsia="zh-CN"/>
                </w:rPr>
                <w:t>B7</w:t>
              </w:r>
            </w:ins>
          </w:p>
        </w:tc>
        <w:tc>
          <w:tcPr>
            <w:tcW w:w="620" w:type="pct"/>
            <w:noWrap w:val="0"/>
            <w:vAlign w:val="top"/>
          </w:tcPr>
          <w:p w14:paraId="1E0F2B00">
            <w:pPr>
              <w:jc w:val="center"/>
              <w:rPr>
                <w:ins w:id="3851" w:author="LKY" w:date="2026-05-22T20:54:31Z"/>
                <w:rFonts w:hint="default" w:ascii="Times New Roman" w:hAnsi="Times New Roman"/>
                <w:vertAlign w:val="baseline"/>
                <w:lang w:val="en-US" w:eastAsia="zh-CN"/>
              </w:rPr>
            </w:pPr>
            <w:ins w:id="3852" w:author="LKY" w:date="2026-05-22T20:54:31Z">
              <w:r>
                <w:rPr>
                  <w:rFonts w:hint="eastAsia" w:ascii="Times New Roman" w:hAnsi="Times New Roman"/>
                  <w:vertAlign w:val="baseline"/>
                  <w:lang w:val="en-US" w:eastAsia="zh-CN"/>
                </w:rPr>
                <w:t>B8</w:t>
              </w:r>
            </w:ins>
          </w:p>
        </w:tc>
        <w:tc>
          <w:tcPr>
            <w:tcW w:w="495" w:type="pct"/>
            <w:noWrap w:val="0"/>
            <w:vAlign w:val="top"/>
          </w:tcPr>
          <w:p w14:paraId="4E6CDC6C">
            <w:pPr>
              <w:jc w:val="center"/>
              <w:rPr>
                <w:ins w:id="3853" w:author="LKY" w:date="2026-05-22T20:54:31Z"/>
                <w:rFonts w:hint="default" w:ascii="Times New Roman" w:hAnsi="Times New Roman"/>
                <w:vertAlign w:val="baseline"/>
                <w:lang w:val="en-US" w:eastAsia="zh-CN"/>
              </w:rPr>
            </w:pPr>
            <w:ins w:id="3854" w:author="LKY" w:date="2026-05-22T20:54:31Z">
              <w:r>
                <w:rPr>
                  <w:rFonts w:hint="eastAsia" w:ascii="Times New Roman" w:hAnsi="Times New Roman"/>
                  <w:vertAlign w:val="baseline"/>
                  <w:lang w:val="en-US" w:eastAsia="zh-CN"/>
                </w:rPr>
                <w:t>B9</w:t>
              </w:r>
            </w:ins>
          </w:p>
        </w:tc>
      </w:tr>
      <w:tr w14:paraId="44AEF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55" w:author="LKY" w:date="2026-05-22T20:54:31Z"/>
        </w:trPr>
        <w:tc>
          <w:tcPr>
            <w:tcW w:w="552" w:type="pct"/>
            <w:noWrap w:val="0"/>
            <w:vAlign w:val="top"/>
          </w:tcPr>
          <w:p w14:paraId="039AF52C">
            <w:pPr>
              <w:jc w:val="center"/>
              <w:rPr>
                <w:ins w:id="3856" w:author="LKY" w:date="2026-05-22T20:54:31Z"/>
                <w:rFonts w:hint="default" w:ascii="Times New Roman" w:hAnsi="Times New Roman"/>
                <w:vertAlign w:val="baseline"/>
                <w:lang w:val="en-US" w:eastAsia="zh-CN"/>
              </w:rPr>
            </w:pPr>
            <w:ins w:id="3857" w:author="LKY" w:date="2026-05-22T20:54:31Z">
              <w:r>
                <w:rPr>
                  <w:rFonts w:hint="eastAsia" w:ascii="Times New Roman" w:hAnsi="Times New Roman"/>
                  <w:vertAlign w:val="baseline"/>
                  <w:lang w:val="en-US" w:eastAsia="zh-CN"/>
                </w:rPr>
                <w:t>名称</w:t>
              </w:r>
            </w:ins>
          </w:p>
        </w:tc>
        <w:tc>
          <w:tcPr>
            <w:tcW w:w="475" w:type="pct"/>
            <w:noWrap w:val="0"/>
            <w:vAlign w:val="top"/>
          </w:tcPr>
          <w:p w14:paraId="594AA959">
            <w:pPr>
              <w:jc w:val="center"/>
              <w:rPr>
                <w:ins w:id="3858" w:author="LKY" w:date="2026-05-22T20:54:31Z"/>
                <w:rFonts w:hint="default" w:ascii="Times New Roman" w:hAnsi="Times New Roman"/>
                <w:vertAlign w:val="baseline"/>
                <w:lang w:val="en-US" w:eastAsia="zh-CN"/>
              </w:rPr>
            </w:pPr>
            <w:ins w:id="3859" w:author="LKY" w:date="2026-05-22T20:54:31Z">
              <w:r>
                <w:rPr>
                  <w:rFonts w:hint="eastAsia" w:ascii="Times New Roman" w:hAnsi="Times New Roman"/>
                  <w:vertAlign w:val="baseline"/>
                  <w:lang w:val="en-US" w:eastAsia="zh-CN"/>
                </w:rPr>
                <w:t>DO1</w:t>
              </w:r>
            </w:ins>
          </w:p>
        </w:tc>
        <w:tc>
          <w:tcPr>
            <w:tcW w:w="475" w:type="pct"/>
            <w:noWrap w:val="0"/>
            <w:vAlign w:val="top"/>
          </w:tcPr>
          <w:p w14:paraId="310A8A77">
            <w:pPr>
              <w:jc w:val="center"/>
              <w:rPr>
                <w:ins w:id="3860" w:author="LKY" w:date="2026-05-22T20:54:31Z"/>
                <w:rFonts w:hint="default" w:ascii="Times New Roman" w:hAnsi="Times New Roman"/>
                <w:vertAlign w:val="baseline"/>
                <w:lang w:val="en-US" w:eastAsia="zh-CN"/>
              </w:rPr>
            </w:pPr>
            <w:ins w:id="3861" w:author="LKY" w:date="2026-05-22T20:54:31Z">
              <w:r>
                <w:rPr>
                  <w:rFonts w:hint="eastAsia" w:ascii="Times New Roman" w:hAnsi="Times New Roman"/>
                  <w:vertAlign w:val="baseline"/>
                  <w:lang w:val="en-US" w:eastAsia="zh-CN"/>
                </w:rPr>
                <w:t>DO3</w:t>
              </w:r>
            </w:ins>
          </w:p>
        </w:tc>
        <w:tc>
          <w:tcPr>
            <w:tcW w:w="475" w:type="pct"/>
            <w:noWrap w:val="0"/>
            <w:vAlign w:val="top"/>
          </w:tcPr>
          <w:p w14:paraId="1E14E661">
            <w:pPr>
              <w:jc w:val="center"/>
              <w:rPr>
                <w:ins w:id="3862" w:author="LKY" w:date="2026-05-22T20:54:31Z"/>
                <w:rFonts w:hint="default" w:ascii="Times New Roman" w:hAnsi="Times New Roman"/>
                <w:vertAlign w:val="baseline"/>
                <w:lang w:val="en-US" w:eastAsia="zh-CN"/>
              </w:rPr>
            </w:pPr>
            <w:ins w:id="3863" w:author="LKY" w:date="2026-05-22T20:54:31Z">
              <w:r>
                <w:rPr>
                  <w:rFonts w:hint="eastAsia" w:ascii="Times New Roman" w:hAnsi="Times New Roman"/>
                  <w:vertAlign w:val="baseline"/>
                  <w:lang w:val="en-US" w:eastAsia="zh-CN"/>
                </w:rPr>
                <w:t>DO5</w:t>
              </w:r>
            </w:ins>
          </w:p>
        </w:tc>
        <w:tc>
          <w:tcPr>
            <w:tcW w:w="475" w:type="pct"/>
            <w:noWrap w:val="0"/>
            <w:vAlign w:val="top"/>
          </w:tcPr>
          <w:p w14:paraId="24DB1854">
            <w:pPr>
              <w:jc w:val="center"/>
              <w:rPr>
                <w:ins w:id="3864" w:author="LKY" w:date="2026-05-22T20:54:31Z"/>
                <w:rFonts w:hint="default" w:ascii="Times New Roman" w:hAnsi="Times New Roman"/>
                <w:vertAlign w:val="baseline"/>
                <w:lang w:val="en-US" w:eastAsia="zh-CN"/>
              </w:rPr>
            </w:pPr>
            <w:ins w:id="3865" w:author="LKY" w:date="2026-05-22T20:54:31Z">
              <w:r>
                <w:rPr>
                  <w:rFonts w:hint="eastAsia" w:ascii="Times New Roman" w:hAnsi="Times New Roman"/>
                  <w:vertAlign w:val="baseline"/>
                  <w:lang w:val="en-US" w:eastAsia="zh-CN"/>
                </w:rPr>
                <w:t>DO7</w:t>
              </w:r>
            </w:ins>
          </w:p>
        </w:tc>
        <w:tc>
          <w:tcPr>
            <w:tcW w:w="475" w:type="pct"/>
            <w:noWrap w:val="0"/>
            <w:vAlign w:val="top"/>
          </w:tcPr>
          <w:p w14:paraId="23714AA8">
            <w:pPr>
              <w:jc w:val="center"/>
              <w:rPr>
                <w:ins w:id="3866" w:author="LKY" w:date="2026-05-22T20:54:31Z"/>
                <w:rFonts w:hint="default" w:ascii="Times New Roman" w:hAnsi="Times New Roman"/>
                <w:vertAlign w:val="baseline"/>
                <w:lang w:val="en-US" w:eastAsia="zh-CN"/>
              </w:rPr>
            </w:pPr>
            <w:ins w:id="3867" w:author="LKY" w:date="2026-05-22T20:54:31Z">
              <w:r>
                <w:rPr>
                  <w:rFonts w:hint="eastAsia" w:ascii="Times New Roman" w:hAnsi="Times New Roman"/>
                  <w:vertAlign w:val="baseline"/>
                  <w:lang w:val="en-US" w:eastAsia="zh-CN"/>
                </w:rPr>
                <w:t>DO9</w:t>
              </w:r>
            </w:ins>
          </w:p>
        </w:tc>
        <w:tc>
          <w:tcPr>
            <w:tcW w:w="475" w:type="pct"/>
            <w:noWrap w:val="0"/>
            <w:vAlign w:val="top"/>
          </w:tcPr>
          <w:p w14:paraId="7CFC7B73">
            <w:pPr>
              <w:jc w:val="center"/>
              <w:rPr>
                <w:ins w:id="3868" w:author="LKY" w:date="2026-05-22T20:54:31Z"/>
                <w:rFonts w:hint="default" w:ascii="Times New Roman" w:hAnsi="Times New Roman"/>
                <w:vertAlign w:val="baseline"/>
                <w:lang w:val="en-US" w:eastAsia="zh-CN"/>
              </w:rPr>
            </w:pPr>
            <w:ins w:id="3869" w:author="LKY" w:date="2026-05-22T20:54:31Z">
              <w:r>
                <w:rPr>
                  <w:rFonts w:hint="eastAsia" w:ascii="Times New Roman" w:hAnsi="Times New Roman"/>
                  <w:vertAlign w:val="baseline"/>
                  <w:lang w:val="en-US" w:eastAsia="zh-CN"/>
                </w:rPr>
                <w:t>DO11</w:t>
              </w:r>
            </w:ins>
          </w:p>
        </w:tc>
        <w:tc>
          <w:tcPr>
            <w:tcW w:w="475" w:type="pct"/>
            <w:noWrap w:val="0"/>
            <w:vAlign w:val="top"/>
          </w:tcPr>
          <w:p w14:paraId="6D0BA119">
            <w:pPr>
              <w:jc w:val="center"/>
              <w:rPr>
                <w:ins w:id="3870" w:author="LKY" w:date="2026-05-22T20:54:31Z"/>
                <w:rFonts w:hint="default" w:ascii="Times New Roman" w:hAnsi="Times New Roman"/>
                <w:vertAlign w:val="baseline"/>
                <w:lang w:val="en-US" w:eastAsia="zh-CN"/>
              </w:rPr>
            </w:pPr>
            <w:ins w:id="3871" w:author="LKY" w:date="2026-05-22T20:54:31Z">
              <w:r>
                <w:rPr>
                  <w:rFonts w:hint="eastAsia" w:ascii="Times New Roman" w:hAnsi="Times New Roman"/>
                  <w:vertAlign w:val="baseline"/>
                  <w:lang w:val="en-US" w:eastAsia="zh-CN"/>
                </w:rPr>
                <w:t>DO13</w:t>
              </w:r>
            </w:ins>
          </w:p>
        </w:tc>
        <w:tc>
          <w:tcPr>
            <w:tcW w:w="620" w:type="pct"/>
            <w:noWrap w:val="0"/>
            <w:vAlign w:val="top"/>
          </w:tcPr>
          <w:p w14:paraId="22DBEB3B">
            <w:pPr>
              <w:jc w:val="center"/>
              <w:rPr>
                <w:ins w:id="3872" w:author="LKY" w:date="2026-05-22T20:54:31Z"/>
                <w:rFonts w:hint="default" w:ascii="Times New Roman" w:hAnsi="Times New Roman"/>
                <w:vertAlign w:val="baseline"/>
                <w:lang w:val="en-US" w:eastAsia="zh-CN"/>
              </w:rPr>
            </w:pPr>
            <w:ins w:id="3873" w:author="LKY" w:date="2026-05-22T20:54:31Z">
              <w:r>
                <w:rPr>
                  <w:rFonts w:hint="eastAsia" w:ascii="Times New Roman" w:hAnsi="Times New Roman"/>
                  <w:vertAlign w:val="baseline"/>
                  <w:lang w:val="en-US" w:eastAsia="zh-CN"/>
                </w:rPr>
                <w:t>DO15</w:t>
              </w:r>
            </w:ins>
          </w:p>
        </w:tc>
        <w:tc>
          <w:tcPr>
            <w:tcW w:w="495" w:type="pct"/>
            <w:noWrap w:val="0"/>
            <w:vAlign w:val="top"/>
          </w:tcPr>
          <w:p w14:paraId="65A274E5">
            <w:pPr>
              <w:jc w:val="center"/>
              <w:rPr>
                <w:ins w:id="3874" w:author="LKY" w:date="2026-05-22T20:54:31Z"/>
                <w:rFonts w:hint="default" w:ascii="Times New Roman" w:hAnsi="Times New Roman"/>
                <w:vertAlign w:val="baseline"/>
                <w:lang w:val="en-US" w:eastAsia="zh-CN"/>
              </w:rPr>
            </w:pPr>
            <w:ins w:id="3875" w:author="LKY" w:date="2026-05-22T20:54:31Z">
              <w:r>
                <w:rPr>
                  <w:rFonts w:hint="eastAsia" w:ascii="Times New Roman" w:hAnsi="Times New Roman"/>
                  <w:vertAlign w:val="baseline"/>
                  <w:lang w:val="en-US" w:eastAsia="zh-CN"/>
                </w:rPr>
                <w:t>PE</w:t>
              </w:r>
            </w:ins>
          </w:p>
        </w:tc>
      </w:tr>
      <w:tr w14:paraId="1A73A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76" w:author="LKY" w:date="2026-05-22T20:54:31Z"/>
        </w:trPr>
        <w:tc>
          <w:tcPr>
            <w:tcW w:w="552" w:type="pct"/>
            <w:noWrap w:val="0"/>
            <w:vAlign w:val="top"/>
          </w:tcPr>
          <w:p w14:paraId="0B378BC7">
            <w:pPr>
              <w:jc w:val="center"/>
              <w:rPr>
                <w:ins w:id="3877" w:author="LKY" w:date="2026-05-22T20:54:31Z"/>
                <w:rFonts w:hint="default" w:ascii="Times New Roman" w:hAnsi="Times New Roman"/>
                <w:vertAlign w:val="baseline"/>
                <w:lang w:val="en-US" w:eastAsia="zh-CN"/>
              </w:rPr>
            </w:pPr>
            <w:ins w:id="3878" w:author="LKY" w:date="2026-05-22T20:54:31Z">
              <w:r>
                <w:rPr>
                  <w:rFonts w:hint="eastAsia" w:ascii="Times New Roman" w:hAnsi="Times New Roman"/>
                  <w:vertAlign w:val="baseline"/>
                  <w:lang w:val="en-US" w:eastAsia="zh-CN"/>
                </w:rPr>
                <w:t>端口号</w:t>
              </w:r>
            </w:ins>
          </w:p>
        </w:tc>
        <w:tc>
          <w:tcPr>
            <w:tcW w:w="475" w:type="pct"/>
            <w:noWrap w:val="0"/>
            <w:vAlign w:val="top"/>
          </w:tcPr>
          <w:p w14:paraId="38CE96D1">
            <w:pPr>
              <w:jc w:val="center"/>
              <w:rPr>
                <w:ins w:id="3879" w:author="LKY" w:date="2026-05-22T20:54:31Z"/>
                <w:rFonts w:hint="default" w:ascii="Times New Roman" w:hAnsi="Times New Roman"/>
                <w:vertAlign w:val="baseline"/>
                <w:lang w:val="en-US" w:eastAsia="zh-CN"/>
              </w:rPr>
            </w:pPr>
            <w:ins w:id="3880" w:author="LKY" w:date="2026-05-22T20:54:31Z">
              <w:r>
                <w:rPr>
                  <w:rFonts w:hint="eastAsia" w:ascii="Times New Roman" w:hAnsi="Times New Roman"/>
                  <w:vertAlign w:val="baseline"/>
                  <w:lang w:val="en-US" w:eastAsia="zh-CN"/>
                </w:rPr>
                <w:t>A1</w:t>
              </w:r>
            </w:ins>
          </w:p>
        </w:tc>
        <w:tc>
          <w:tcPr>
            <w:tcW w:w="475" w:type="pct"/>
            <w:noWrap w:val="0"/>
            <w:vAlign w:val="top"/>
          </w:tcPr>
          <w:p w14:paraId="1C3CA714">
            <w:pPr>
              <w:jc w:val="center"/>
              <w:rPr>
                <w:ins w:id="3881" w:author="LKY" w:date="2026-05-22T20:54:31Z"/>
                <w:rFonts w:hint="default" w:ascii="Times New Roman" w:hAnsi="Times New Roman"/>
                <w:vertAlign w:val="baseline"/>
                <w:lang w:val="en-US" w:eastAsia="zh-CN"/>
              </w:rPr>
            </w:pPr>
            <w:ins w:id="3882" w:author="LKY" w:date="2026-05-22T20:54:31Z">
              <w:r>
                <w:rPr>
                  <w:rFonts w:hint="eastAsia" w:ascii="Times New Roman" w:hAnsi="Times New Roman"/>
                  <w:vertAlign w:val="baseline"/>
                  <w:lang w:val="en-US" w:eastAsia="zh-CN"/>
                </w:rPr>
                <w:t>A2</w:t>
              </w:r>
            </w:ins>
          </w:p>
        </w:tc>
        <w:tc>
          <w:tcPr>
            <w:tcW w:w="475" w:type="pct"/>
            <w:noWrap w:val="0"/>
            <w:vAlign w:val="top"/>
          </w:tcPr>
          <w:p w14:paraId="77D7F616">
            <w:pPr>
              <w:jc w:val="center"/>
              <w:rPr>
                <w:ins w:id="3883" w:author="LKY" w:date="2026-05-22T20:54:31Z"/>
                <w:rFonts w:hint="default" w:ascii="Times New Roman" w:hAnsi="Times New Roman"/>
                <w:vertAlign w:val="baseline"/>
                <w:lang w:val="en-US" w:eastAsia="zh-CN"/>
              </w:rPr>
            </w:pPr>
            <w:ins w:id="3884" w:author="LKY" w:date="2026-05-22T20:54:31Z">
              <w:r>
                <w:rPr>
                  <w:rFonts w:hint="eastAsia" w:ascii="Times New Roman" w:hAnsi="Times New Roman"/>
                  <w:vertAlign w:val="baseline"/>
                  <w:lang w:val="en-US" w:eastAsia="zh-CN"/>
                </w:rPr>
                <w:t>A3</w:t>
              </w:r>
            </w:ins>
          </w:p>
        </w:tc>
        <w:tc>
          <w:tcPr>
            <w:tcW w:w="475" w:type="pct"/>
            <w:noWrap w:val="0"/>
            <w:vAlign w:val="top"/>
          </w:tcPr>
          <w:p w14:paraId="1453E930">
            <w:pPr>
              <w:jc w:val="center"/>
              <w:rPr>
                <w:ins w:id="3885" w:author="LKY" w:date="2026-05-22T20:54:31Z"/>
                <w:rFonts w:hint="default" w:ascii="Times New Roman" w:hAnsi="Times New Roman"/>
                <w:vertAlign w:val="baseline"/>
                <w:lang w:val="en-US" w:eastAsia="zh-CN"/>
              </w:rPr>
            </w:pPr>
            <w:ins w:id="3886" w:author="LKY" w:date="2026-05-22T20:54:31Z">
              <w:r>
                <w:rPr>
                  <w:rFonts w:hint="eastAsia" w:ascii="Times New Roman" w:hAnsi="Times New Roman"/>
                  <w:vertAlign w:val="baseline"/>
                  <w:lang w:val="en-US" w:eastAsia="zh-CN"/>
                </w:rPr>
                <w:t>A4</w:t>
              </w:r>
            </w:ins>
          </w:p>
        </w:tc>
        <w:tc>
          <w:tcPr>
            <w:tcW w:w="475" w:type="pct"/>
            <w:noWrap w:val="0"/>
            <w:vAlign w:val="top"/>
          </w:tcPr>
          <w:p w14:paraId="6C9C34FB">
            <w:pPr>
              <w:jc w:val="center"/>
              <w:rPr>
                <w:ins w:id="3887" w:author="LKY" w:date="2026-05-22T20:54:31Z"/>
                <w:rFonts w:hint="default" w:ascii="Times New Roman" w:hAnsi="Times New Roman"/>
                <w:vertAlign w:val="baseline"/>
                <w:lang w:val="en-US" w:eastAsia="zh-CN"/>
              </w:rPr>
            </w:pPr>
            <w:ins w:id="3888" w:author="LKY" w:date="2026-05-22T20:54:31Z">
              <w:r>
                <w:rPr>
                  <w:rFonts w:hint="eastAsia" w:ascii="Times New Roman" w:hAnsi="Times New Roman"/>
                  <w:vertAlign w:val="baseline"/>
                  <w:lang w:val="en-US" w:eastAsia="zh-CN"/>
                </w:rPr>
                <w:t>A5</w:t>
              </w:r>
            </w:ins>
          </w:p>
        </w:tc>
        <w:tc>
          <w:tcPr>
            <w:tcW w:w="475" w:type="pct"/>
            <w:noWrap w:val="0"/>
            <w:vAlign w:val="top"/>
          </w:tcPr>
          <w:p w14:paraId="59678881">
            <w:pPr>
              <w:jc w:val="center"/>
              <w:rPr>
                <w:ins w:id="3889" w:author="LKY" w:date="2026-05-22T20:54:31Z"/>
                <w:rFonts w:hint="default" w:ascii="Times New Roman" w:hAnsi="Times New Roman"/>
                <w:vertAlign w:val="baseline"/>
                <w:lang w:val="en-US" w:eastAsia="zh-CN"/>
              </w:rPr>
            </w:pPr>
            <w:ins w:id="3890" w:author="LKY" w:date="2026-05-22T20:54:31Z">
              <w:r>
                <w:rPr>
                  <w:rFonts w:hint="eastAsia" w:ascii="Times New Roman" w:hAnsi="Times New Roman"/>
                  <w:vertAlign w:val="baseline"/>
                  <w:lang w:val="en-US" w:eastAsia="zh-CN"/>
                </w:rPr>
                <w:t>A6</w:t>
              </w:r>
            </w:ins>
          </w:p>
        </w:tc>
        <w:tc>
          <w:tcPr>
            <w:tcW w:w="475" w:type="pct"/>
            <w:noWrap w:val="0"/>
            <w:vAlign w:val="top"/>
          </w:tcPr>
          <w:p w14:paraId="2284DACF">
            <w:pPr>
              <w:jc w:val="center"/>
              <w:rPr>
                <w:ins w:id="3891" w:author="LKY" w:date="2026-05-22T20:54:31Z"/>
                <w:rFonts w:hint="default" w:ascii="Times New Roman" w:hAnsi="Times New Roman"/>
                <w:vertAlign w:val="baseline"/>
                <w:lang w:val="en-US" w:eastAsia="zh-CN"/>
              </w:rPr>
            </w:pPr>
            <w:ins w:id="3892" w:author="LKY" w:date="2026-05-22T20:54:31Z">
              <w:r>
                <w:rPr>
                  <w:rFonts w:hint="eastAsia" w:ascii="Times New Roman" w:hAnsi="Times New Roman"/>
                  <w:vertAlign w:val="baseline"/>
                  <w:lang w:val="en-US" w:eastAsia="zh-CN"/>
                </w:rPr>
                <w:t>A7</w:t>
              </w:r>
            </w:ins>
          </w:p>
        </w:tc>
        <w:tc>
          <w:tcPr>
            <w:tcW w:w="620" w:type="pct"/>
            <w:noWrap w:val="0"/>
            <w:vAlign w:val="top"/>
          </w:tcPr>
          <w:p w14:paraId="6A249E64">
            <w:pPr>
              <w:jc w:val="center"/>
              <w:rPr>
                <w:ins w:id="3893" w:author="LKY" w:date="2026-05-22T20:54:31Z"/>
                <w:rFonts w:hint="default" w:ascii="Times New Roman" w:hAnsi="Times New Roman"/>
                <w:vertAlign w:val="baseline"/>
                <w:lang w:val="en-US" w:eastAsia="zh-CN"/>
              </w:rPr>
            </w:pPr>
            <w:ins w:id="3894" w:author="LKY" w:date="2026-05-22T20:54:31Z">
              <w:r>
                <w:rPr>
                  <w:rFonts w:hint="eastAsia" w:ascii="Times New Roman" w:hAnsi="Times New Roman"/>
                  <w:vertAlign w:val="baseline"/>
                  <w:lang w:val="en-US" w:eastAsia="zh-CN"/>
                </w:rPr>
                <w:t>A8</w:t>
              </w:r>
            </w:ins>
          </w:p>
        </w:tc>
        <w:tc>
          <w:tcPr>
            <w:tcW w:w="495" w:type="pct"/>
            <w:noWrap w:val="0"/>
            <w:vAlign w:val="top"/>
          </w:tcPr>
          <w:p w14:paraId="31C6A65C">
            <w:pPr>
              <w:jc w:val="center"/>
              <w:rPr>
                <w:ins w:id="3895" w:author="LKY" w:date="2026-05-22T20:54:31Z"/>
                <w:rFonts w:hint="default" w:ascii="Times New Roman" w:hAnsi="Times New Roman"/>
                <w:vertAlign w:val="baseline"/>
                <w:lang w:val="en-US" w:eastAsia="zh-CN"/>
              </w:rPr>
            </w:pPr>
            <w:ins w:id="3896" w:author="LKY" w:date="2026-05-22T20:54:31Z">
              <w:r>
                <w:rPr>
                  <w:rFonts w:hint="eastAsia" w:ascii="Times New Roman" w:hAnsi="Times New Roman"/>
                  <w:vertAlign w:val="baseline"/>
                  <w:lang w:val="en-US" w:eastAsia="zh-CN"/>
                </w:rPr>
                <w:t>A9</w:t>
              </w:r>
            </w:ins>
          </w:p>
        </w:tc>
      </w:tr>
      <w:tr w14:paraId="729D7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97" w:author="LKY" w:date="2026-05-22T20:54:31Z"/>
        </w:trPr>
        <w:tc>
          <w:tcPr>
            <w:tcW w:w="552" w:type="pct"/>
            <w:noWrap w:val="0"/>
            <w:vAlign w:val="top"/>
          </w:tcPr>
          <w:p w14:paraId="750F7E00">
            <w:pPr>
              <w:jc w:val="center"/>
              <w:rPr>
                <w:ins w:id="3898" w:author="LKY" w:date="2026-05-22T20:54:31Z"/>
                <w:rFonts w:hint="default" w:ascii="Times New Roman" w:hAnsi="Times New Roman"/>
                <w:vertAlign w:val="baseline"/>
                <w:lang w:val="en-US" w:eastAsia="zh-CN"/>
              </w:rPr>
            </w:pPr>
            <w:ins w:id="3899" w:author="LKY" w:date="2026-05-22T20:54:31Z">
              <w:r>
                <w:rPr>
                  <w:rFonts w:hint="eastAsia" w:ascii="Times New Roman" w:hAnsi="Times New Roman"/>
                  <w:vertAlign w:val="baseline"/>
                  <w:lang w:val="en-US" w:eastAsia="zh-CN"/>
                </w:rPr>
                <w:t>名称</w:t>
              </w:r>
            </w:ins>
          </w:p>
        </w:tc>
        <w:tc>
          <w:tcPr>
            <w:tcW w:w="475" w:type="pct"/>
            <w:noWrap w:val="0"/>
            <w:vAlign w:val="top"/>
          </w:tcPr>
          <w:p w14:paraId="2BA12606">
            <w:pPr>
              <w:jc w:val="center"/>
              <w:rPr>
                <w:ins w:id="3900" w:author="LKY" w:date="2026-05-22T20:54:31Z"/>
                <w:rFonts w:hint="default" w:ascii="Times New Roman" w:hAnsi="Times New Roman"/>
                <w:vertAlign w:val="baseline"/>
                <w:lang w:val="en-US" w:eastAsia="zh-CN"/>
              </w:rPr>
            </w:pPr>
            <w:ins w:id="3901" w:author="LKY" w:date="2026-05-22T20:54:31Z">
              <w:r>
                <w:rPr>
                  <w:rFonts w:hint="eastAsia" w:ascii="Times New Roman" w:hAnsi="Times New Roman"/>
                  <w:vertAlign w:val="baseline"/>
                  <w:lang w:val="en-US" w:eastAsia="zh-CN"/>
                </w:rPr>
                <w:t>DO0</w:t>
              </w:r>
            </w:ins>
          </w:p>
        </w:tc>
        <w:tc>
          <w:tcPr>
            <w:tcW w:w="475" w:type="pct"/>
            <w:noWrap w:val="0"/>
            <w:vAlign w:val="top"/>
          </w:tcPr>
          <w:p w14:paraId="405BA408">
            <w:pPr>
              <w:jc w:val="center"/>
              <w:rPr>
                <w:ins w:id="3902" w:author="LKY" w:date="2026-05-22T20:54:31Z"/>
                <w:rFonts w:hint="default" w:ascii="Times New Roman" w:hAnsi="Times New Roman"/>
                <w:vertAlign w:val="baseline"/>
                <w:lang w:val="en-US" w:eastAsia="zh-CN"/>
              </w:rPr>
            </w:pPr>
            <w:ins w:id="3903" w:author="LKY" w:date="2026-05-22T20:54:31Z">
              <w:r>
                <w:rPr>
                  <w:rFonts w:hint="eastAsia" w:ascii="Times New Roman" w:hAnsi="Times New Roman"/>
                  <w:vertAlign w:val="baseline"/>
                  <w:lang w:val="en-US" w:eastAsia="zh-CN"/>
                </w:rPr>
                <w:t>DO2</w:t>
              </w:r>
            </w:ins>
          </w:p>
        </w:tc>
        <w:tc>
          <w:tcPr>
            <w:tcW w:w="475" w:type="pct"/>
            <w:noWrap w:val="0"/>
            <w:vAlign w:val="top"/>
          </w:tcPr>
          <w:p w14:paraId="70ADDFCD">
            <w:pPr>
              <w:jc w:val="center"/>
              <w:rPr>
                <w:ins w:id="3904" w:author="LKY" w:date="2026-05-22T20:54:31Z"/>
                <w:rFonts w:hint="default" w:ascii="Times New Roman" w:hAnsi="Times New Roman"/>
                <w:vertAlign w:val="baseline"/>
                <w:lang w:val="en-US" w:eastAsia="zh-CN"/>
              </w:rPr>
            </w:pPr>
            <w:ins w:id="3905" w:author="LKY" w:date="2026-05-22T20:54:31Z">
              <w:r>
                <w:rPr>
                  <w:rFonts w:hint="eastAsia" w:ascii="Times New Roman" w:hAnsi="Times New Roman"/>
                  <w:vertAlign w:val="baseline"/>
                  <w:lang w:val="en-US" w:eastAsia="zh-CN"/>
                </w:rPr>
                <w:t>DO4</w:t>
              </w:r>
            </w:ins>
          </w:p>
        </w:tc>
        <w:tc>
          <w:tcPr>
            <w:tcW w:w="475" w:type="pct"/>
            <w:noWrap w:val="0"/>
            <w:vAlign w:val="top"/>
          </w:tcPr>
          <w:p w14:paraId="24FDD2CB">
            <w:pPr>
              <w:jc w:val="center"/>
              <w:rPr>
                <w:ins w:id="3906" w:author="LKY" w:date="2026-05-22T20:54:31Z"/>
                <w:rFonts w:hint="default" w:ascii="Times New Roman" w:hAnsi="Times New Roman"/>
                <w:vertAlign w:val="baseline"/>
                <w:lang w:val="en-US" w:eastAsia="zh-CN"/>
              </w:rPr>
            </w:pPr>
            <w:ins w:id="3907" w:author="LKY" w:date="2026-05-22T20:54:31Z">
              <w:r>
                <w:rPr>
                  <w:rFonts w:hint="eastAsia" w:ascii="Times New Roman" w:hAnsi="Times New Roman"/>
                  <w:vertAlign w:val="baseline"/>
                  <w:lang w:val="en-US" w:eastAsia="zh-CN"/>
                </w:rPr>
                <w:t>DO6</w:t>
              </w:r>
            </w:ins>
          </w:p>
        </w:tc>
        <w:tc>
          <w:tcPr>
            <w:tcW w:w="475" w:type="pct"/>
            <w:noWrap w:val="0"/>
            <w:vAlign w:val="top"/>
          </w:tcPr>
          <w:p w14:paraId="18BB356B">
            <w:pPr>
              <w:jc w:val="center"/>
              <w:rPr>
                <w:ins w:id="3908" w:author="LKY" w:date="2026-05-22T20:54:31Z"/>
                <w:rFonts w:hint="default" w:ascii="Times New Roman" w:hAnsi="Times New Roman"/>
                <w:vertAlign w:val="baseline"/>
                <w:lang w:val="en-US" w:eastAsia="zh-CN"/>
              </w:rPr>
            </w:pPr>
            <w:ins w:id="3909" w:author="LKY" w:date="2026-05-22T20:54:31Z">
              <w:r>
                <w:rPr>
                  <w:rFonts w:hint="eastAsia" w:ascii="Times New Roman" w:hAnsi="Times New Roman"/>
                  <w:vertAlign w:val="baseline"/>
                  <w:lang w:val="en-US" w:eastAsia="zh-CN"/>
                </w:rPr>
                <w:t>DO8</w:t>
              </w:r>
            </w:ins>
          </w:p>
        </w:tc>
        <w:tc>
          <w:tcPr>
            <w:tcW w:w="475" w:type="pct"/>
            <w:noWrap w:val="0"/>
            <w:vAlign w:val="top"/>
          </w:tcPr>
          <w:p w14:paraId="522A6633">
            <w:pPr>
              <w:jc w:val="center"/>
              <w:rPr>
                <w:ins w:id="3910" w:author="LKY" w:date="2026-05-22T20:54:31Z"/>
                <w:rFonts w:hint="default" w:ascii="Times New Roman" w:hAnsi="Times New Roman"/>
                <w:vertAlign w:val="baseline"/>
                <w:lang w:val="en-US" w:eastAsia="zh-CN"/>
              </w:rPr>
            </w:pPr>
            <w:ins w:id="3911" w:author="LKY" w:date="2026-05-22T20:54:31Z">
              <w:r>
                <w:rPr>
                  <w:rFonts w:hint="eastAsia" w:ascii="Times New Roman" w:hAnsi="Times New Roman"/>
                  <w:vertAlign w:val="baseline"/>
                  <w:lang w:val="en-US" w:eastAsia="zh-CN"/>
                </w:rPr>
                <w:t>DO10</w:t>
              </w:r>
            </w:ins>
          </w:p>
        </w:tc>
        <w:tc>
          <w:tcPr>
            <w:tcW w:w="475" w:type="pct"/>
            <w:noWrap w:val="0"/>
            <w:vAlign w:val="top"/>
          </w:tcPr>
          <w:p w14:paraId="166F8E11">
            <w:pPr>
              <w:jc w:val="center"/>
              <w:rPr>
                <w:ins w:id="3912" w:author="LKY" w:date="2026-05-22T20:54:31Z"/>
                <w:rFonts w:hint="default" w:ascii="Times New Roman" w:hAnsi="Times New Roman"/>
                <w:vertAlign w:val="baseline"/>
                <w:lang w:val="en-US" w:eastAsia="zh-CN"/>
              </w:rPr>
            </w:pPr>
            <w:ins w:id="3913" w:author="LKY" w:date="2026-05-22T20:54:31Z">
              <w:r>
                <w:rPr>
                  <w:rFonts w:hint="eastAsia" w:ascii="Times New Roman" w:hAnsi="Times New Roman"/>
                  <w:vertAlign w:val="baseline"/>
                  <w:lang w:val="en-US" w:eastAsia="zh-CN"/>
                </w:rPr>
                <w:t>DO12</w:t>
              </w:r>
            </w:ins>
          </w:p>
        </w:tc>
        <w:tc>
          <w:tcPr>
            <w:tcW w:w="620" w:type="pct"/>
            <w:noWrap w:val="0"/>
            <w:vAlign w:val="top"/>
          </w:tcPr>
          <w:p w14:paraId="560BFA8E">
            <w:pPr>
              <w:jc w:val="center"/>
              <w:rPr>
                <w:ins w:id="3914" w:author="LKY" w:date="2026-05-22T20:54:31Z"/>
                <w:rFonts w:hint="default" w:ascii="Times New Roman" w:hAnsi="Times New Roman"/>
                <w:vertAlign w:val="baseline"/>
                <w:lang w:val="en-US" w:eastAsia="zh-CN"/>
              </w:rPr>
            </w:pPr>
            <w:ins w:id="3915" w:author="LKY" w:date="2026-05-22T20:54:31Z">
              <w:r>
                <w:rPr>
                  <w:rFonts w:hint="eastAsia" w:ascii="Times New Roman" w:hAnsi="Times New Roman"/>
                  <w:vertAlign w:val="baseline"/>
                  <w:lang w:val="en-US" w:eastAsia="zh-CN"/>
                </w:rPr>
                <w:t>DO14</w:t>
              </w:r>
            </w:ins>
          </w:p>
        </w:tc>
        <w:tc>
          <w:tcPr>
            <w:tcW w:w="495" w:type="pct"/>
            <w:noWrap w:val="0"/>
            <w:vAlign w:val="top"/>
          </w:tcPr>
          <w:p w14:paraId="3DEE76C5">
            <w:pPr>
              <w:jc w:val="center"/>
              <w:rPr>
                <w:ins w:id="3916" w:author="LKY" w:date="2026-05-22T20:54:31Z"/>
                <w:rFonts w:hint="default" w:ascii="Times New Roman" w:hAnsi="Times New Roman"/>
                <w:vertAlign w:val="baseline"/>
                <w:lang w:val="en-US" w:eastAsia="zh-CN"/>
              </w:rPr>
            </w:pPr>
            <w:ins w:id="3917" w:author="LKY" w:date="2026-05-22T20:54:31Z">
              <w:r>
                <w:rPr>
                  <w:rFonts w:hint="eastAsia" w:ascii="Times New Roman" w:hAnsi="Times New Roman"/>
                  <w:vertAlign w:val="baseline"/>
                  <w:lang w:val="en-US" w:eastAsia="zh-CN"/>
                </w:rPr>
                <w:t>COM</w:t>
              </w:r>
            </w:ins>
          </w:p>
        </w:tc>
      </w:tr>
    </w:tbl>
    <w:p w14:paraId="0A054922">
      <w:pPr>
        <w:pStyle w:val="12"/>
        <w:ind w:left="0" w:leftChars="0" w:firstLine="0" w:firstLineChars="0"/>
        <w:outlineLvl w:val="9"/>
        <w:rPr>
          <w:ins w:id="3918" w:author="LKY" w:date="2026-05-22T20:54:31Z"/>
          <w:rFonts w:hint="eastAsia" w:ascii="Times New Roman" w:hAnsi="Times New Roman"/>
          <w:b w:val="0"/>
          <w:bCs w:val="0"/>
          <w:sz w:val="24"/>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886"/>
        <w:gridCol w:w="10"/>
        <w:gridCol w:w="675"/>
        <w:gridCol w:w="804"/>
        <w:gridCol w:w="767"/>
        <w:gridCol w:w="786"/>
        <w:gridCol w:w="10"/>
        <w:gridCol w:w="776"/>
        <w:gridCol w:w="2"/>
        <w:gridCol w:w="784"/>
        <w:gridCol w:w="12"/>
        <w:gridCol w:w="776"/>
        <w:gridCol w:w="810"/>
      </w:tblGrid>
      <w:tr w14:paraId="01D5D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19" w:author="LKY" w:date="2026-05-22T20:54:31Z"/>
        </w:trPr>
        <w:tc>
          <w:tcPr>
            <w:tcW w:w="5000" w:type="pct"/>
            <w:gridSpan w:val="14"/>
            <w:tcBorders>
              <w:top w:val="single" w:color="auto" w:sz="4" w:space="0"/>
            </w:tcBorders>
            <w:noWrap w:val="0"/>
            <w:vAlign w:val="top"/>
          </w:tcPr>
          <w:p w14:paraId="37E543C2">
            <w:pPr>
              <w:pBdr>
                <w:top w:val="none" w:color="auto" w:sz="0" w:space="0"/>
                <w:left w:val="none" w:color="auto" w:sz="0" w:space="0"/>
                <w:bottom w:val="none" w:color="auto" w:sz="0" w:space="0"/>
                <w:right w:val="none" w:color="auto" w:sz="0" w:space="0"/>
                <w:between w:val="none" w:color="auto" w:sz="0" w:space="0"/>
              </w:pBdr>
              <w:jc w:val="center"/>
              <w:rPr>
                <w:ins w:id="3920" w:author="LKY" w:date="2026-05-22T20:54:31Z"/>
                <w:rFonts w:hint="eastAsia" w:ascii="Times New Roman" w:hAnsi="Times New Roman"/>
                <w:vertAlign w:val="baseline"/>
                <w:lang w:val="en-US" w:eastAsia="zh-CN"/>
              </w:rPr>
            </w:pPr>
            <w:ins w:id="3921" w:author="LKY" w:date="2026-05-22T20:54:31Z">
              <w:r>
                <w:rPr>
                  <w:rFonts w:hint="eastAsia" w:ascii="Times New Roman" w:hAnsi="Times New Roman"/>
                  <w:vertAlign w:val="baseline"/>
                  <w:lang w:val="en-US" w:eastAsia="zh-CN"/>
                </w:rPr>
                <w:t>N2084模块（继电器）</w:t>
              </w:r>
            </w:ins>
          </w:p>
        </w:tc>
      </w:tr>
      <w:tr w14:paraId="63C7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22" w:author="LKY" w:date="2026-05-22T20:54:31Z"/>
        </w:trPr>
        <w:tc>
          <w:tcPr>
            <w:tcW w:w="836" w:type="pct"/>
            <w:tcBorders>
              <w:top w:val="single" w:color="auto" w:sz="4" w:space="0"/>
            </w:tcBorders>
            <w:noWrap w:val="0"/>
            <w:vAlign w:val="top"/>
          </w:tcPr>
          <w:p w14:paraId="7026FA62">
            <w:pPr>
              <w:jc w:val="center"/>
              <w:rPr>
                <w:ins w:id="3923" w:author="LKY" w:date="2026-05-22T20:54:31Z"/>
                <w:rFonts w:hint="default" w:ascii="Times New Roman" w:hAnsi="Times New Roman"/>
                <w:vertAlign w:val="baseline"/>
                <w:lang w:val="en-US" w:eastAsia="zh-CN"/>
              </w:rPr>
            </w:pPr>
            <w:ins w:id="3924" w:author="LKY" w:date="2026-05-22T20:54:31Z">
              <w:r>
                <w:rPr>
                  <w:rFonts w:hint="eastAsia" w:ascii="Times New Roman" w:hAnsi="Times New Roman"/>
                  <w:vertAlign w:val="baseline"/>
                  <w:lang w:val="en-US" w:eastAsia="zh-CN"/>
                </w:rPr>
                <w:t>端口号</w:t>
              </w:r>
            </w:ins>
          </w:p>
        </w:tc>
        <w:tc>
          <w:tcPr>
            <w:tcW w:w="526" w:type="pct"/>
            <w:gridSpan w:val="2"/>
            <w:tcBorders>
              <w:top w:val="single" w:color="auto" w:sz="4" w:space="0"/>
            </w:tcBorders>
            <w:noWrap w:val="0"/>
            <w:vAlign w:val="top"/>
          </w:tcPr>
          <w:p w14:paraId="22686A9F">
            <w:pPr>
              <w:jc w:val="center"/>
              <w:rPr>
                <w:ins w:id="3925" w:author="LKY" w:date="2026-05-22T20:54:31Z"/>
                <w:rFonts w:hint="default" w:ascii="Times New Roman" w:hAnsi="Times New Roman" w:eastAsiaTheme="minorEastAsia" w:cstheme="minorBidi"/>
                <w:kern w:val="2"/>
                <w:sz w:val="21"/>
                <w:szCs w:val="24"/>
                <w:vertAlign w:val="baseline"/>
                <w:lang w:val="en-US" w:eastAsia="zh-CN" w:bidi="ar-SA"/>
              </w:rPr>
            </w:pPr>
            <w:ins w:id="3926" w:author="LKY" w:date="2026-05-22T20:54:31Z">
              <w:r>
                <w:rPr>
                  <w:rFonts w:hint="eastAsia" w:ascii="Times New Roman" w:hAnsi="Times New Roman"/>
                  <w:vertAlign w:val="baseline"/>
                  <w:lang w:val="en-US" w:eastAsia="zh-CN"/>
                </w:rPr>
                <w:t>B1</w:t>
              </w:r>
            </w:ins>
          </w:p>
        </w:tc>
        <w:tc>
          <w:tcPr>
            <w:tcW w:w="396" w:type="pct"/>
            <w:tcBorders>
              <w:top w:val="single" w:color="auto" w:sz="4" w:space="0"/>
            </w:tcBorders>
            <w:noWrap w:val="0"/>
            <w:vAlign w:val="top"/>
          </w:tcPr>
          <w:p w14:paraId="268F616D">
            <w:pPr>
              <w:jc w:val="center"/>
              <w:rPr>
                <w:ins w:id="3927" w:author="LKY" w:date="2026-05-22T20:54:31Z"/>
                <w:rFonts w:hint="default" w:ascii="Times New Roman" w:hAnsi="Times New Roman" w:eastAsiaTheme="minorEastAsia" w:cstheme="minorBidi"/>
                <w:kern w:val="2"/>
                <w:sz w:val="21"/>
                <w:szCs w:val="24"/>
                <w:vertAlign w:val="baseline"/>
                <w:lang w:val="en-US" w:eastAsia="zh-CN" w:bidi="ar-SA"/>
              </w:rPr>
            </w:pPr>
            <w:ins w:id="3928" w:author="LKY" w:date="2026-05-22T20:54:31Z">
              <w:r>
                <w:rPr>
                  <w:rFonts w:hint="eastAsia" w:ascii="Times New Roman" w:hAnsi="Times New Roman" w:cstheme="minorBidi"/>
                  <w:kern w:val="2"/>
                  <w:sz w:val="21"/>
                  <w:szCs w:val="24"/>
                  <w:vertAlign w:val="baseline"/>
                  <w:lang w:val="en-US" w:eastAsia="zh-CN" w:bidi="ar-SA"/>
                </w:rPr>
                <w:t>B2</w:t>
              </w:r>
            </w:ins>
          </w:p>
        </w:tc>
        <w:tc>
          <w:tcPr>
            <w:tcW w:w="472" w:type="pct"/>
            <w:tcBorders>
              <w:top w:val="single" w:color="auto" w:sz="4" w:space="0"/>
            </w:tcBorders>
            <w:noWrap w:val="0"/>
            <w:vAlign w:val="top"/>
          </w:tcPr>
          <w:p w14:paraId="313302F8">
            <w:pPr>
              <w:jc w:val="center"/>
              <w:rPr>
                <w:ins w:id="3929" w:author="LKY" w:date="2026-05-22T20:54:31Z"/>
                <w:rFonts w:hint="default" w:ascii="Times New Roman" w:hAnsi="Times New Roman" w:eastAsiaTheme="minorEastAsia" w:cstheme="minorBidi"/>
                <w:kern w:val="2"/>
                <w:sz w:val="21"/>
                <w:szCs w:val="24"/>
                <w:vertAlign w:val="baseline"/>
                <w:lang w:val="en-US" w:eastAsia="zh-CN" w:bidi="ar-SA"/>
              </w:rPr>
            </w:pPr>
            <w:ins w:id="3930" w:author="LKY" w:date="2026-05-22T20:54:31Z">
              <w:r>
                <w:rPr>
                  <w:rFonts w:hint="eastAsia" w:ascii="Times New Roman" w:hAnsi="Times New Roman" w:cstheme="minorBidi"/>
                  <w:kern w:val="2"/>
                  <w:sz w:val="21"/>
                  <w:szCs w:val="24"/>
                  <w:vertAlign w:val="baseline"/>
                  <w:lang w:val="en-US" w:eastAsia="zh-CN" w:bidi="ar-SA"/>
                </w:rPr>
                <w:t>B3</w:t>
              </w:r>
            </w:ins>
          </w:p>
        </w:tc>
        <w:tc>
          <w:tcPr>
            <w:tcW w:w="450" w:type="pct"/>
            <w:tcBorders>
              <w:top w:val="single" w:color="auto" w:sz="4" w:space="0"/>
            </w:tcBorders>
            <w:noWrap w:val="0"/>
            <w:vAlign w:val="top"/>
          </w:tcPr>
          <w:p w14:paraId="330BC3DC">
            <w:pPr>
              <w:jc w:val="center"/>
              <w:rPr>
                <w:ins w:id="3931" w:author="LKY" w:date="2026-05-22T20:54:31Z"/>
                <w:rFonts w:hint="default" w:ascii="Times New Roman" w:hAnsi="Times New Roman" w:eastAsiaTheme="minorEastAsia" w:cstheme="minorBidi"/>
                <w:kern w:val="2"/>
                <w:sz w:val="21"/>
                <w:szCs w:val="24"/>
                <w:vertAlign w:val="baseline"/>
                <w:lang w:val="en-US" w:eastAsia="zh-CN" w:bidi="ar-SA"/>
              </w:rPr>
            </w:pPr>
            <w:ins w:id="3932" w:author="LKY" w:date="2026-05-22T20:54:31Z">
              <w:r>
                <w:rPr>
                  <w:rFonts w:hint="eastAsia" w:ascii="Times New Roman" w:hAnsi="Times New Roman" w:cstheme="minorBidi"/>
                  <w:kern w:val="2"/>
                  <w:sz w:val="21"/>
                  <w:szCs w:val="24"/>
                  <w:vertAlign w:val="baseline"/>
                  <w:lang w:val="en-US" w:eastAsia="zh-CN" w:bidi="ar-SA"/>
                </w:rPr>
                <w:t>B4</w:t>
              </w:r>
            </w:ins>
          </w:p>
        </w:tc>
        <w:tc>
          <w:tcPr>
            <w:tcW w:w="467" w:type="pct"/>
            <w:gridSpan w:val="2"/>
            <w:tcBorders>
              <w:top w:val="single" w:color="auto" w:sz="4" w:space="0"/>
            </w:tcBorders>
            <w:noWrap w:val="0"/>
            <w:vAlign w:val="top"/>
          </w:tcPr>
          <w:p w14:paraId="511F8DB4">
            <w:pPr>
              <w:jc w:val="center"/>
              <w:rPr>
                <w:ins w:id="3933" w:author="LKY" w:date="2026-05-22T20:54:31Z"/>
                <w:rFonts w:hint="default" w:ascii="Times New Roman" w:hAnsi="Times New Roman" w:eastAsiaTheme="minorEastAsia" w:cstheme="minorBidi"/>
                <w:kern w:val="2"/>
                <w:sz w:val="21"/>
                <w:szCs w:val="24"/>
                <w:vertAlign w:val="baseline"/>
                <w:lang w:val="en-US" w:eastAsia="zh-CN" w:bidi="ar-SA"/>
              </w:rPr>
            </w:pPr>
            <w:ins w:id="3934" w:author="LKY" w:date="2026-05-22T20:54:31Z">
              <w:r>
                <w:rPr>
                  <w:rFonts w:hint="eastAsia" w:ascii="Times New Roman" w:hAnsi="Times New Roman" w:cstheme="minorBidi"/>
                  <w:kern w:val="2"/>
                  <w:sz w:val="21"/>
                  <w:szCs w:val="24"/>
                  <w:vertAlign w:val="baseline"/>
                  <w:lang w:val="en-US" w:eastAsia="zh-CN" w:bidi="ar-SA"/>
                </w:rPr>
                <w:t>B5</w:t>
              </w:r>
            </w:ins>
          </w:p>
        </w:tc>
        <w:tc>
          <w:tcPr>
            <w:tcW w:w="456" w:type="pct"/>
            <w:gridSpan w:val="2"/>
            <w:tcBorders>
              <w:top w:val="single" w:color="auto" w:sz="4" w:space="0"/>
            </w:tcBorders>
            <w:noWrap w:val="0"/>
            <w:vAlign w:val="top"/>
          </w:tcPr>
          <w:p w14:paraId="7908D661">
            <w:pPr>
              <w:jc w:val="center"/>
              <w:rPr>
                <w:ins w:id="3935" w:author="LKY" w:date="2026-05-22T20:54:31Z"/>
                <w:rFonts w:hint="default" w:ascii="Times New Roman" w:hAnsi="Times New Roman" w:eastAsiaTheme="minorEastAsia" w:cstheme="minorBidi"/>
                <w:kern w:val="2"/>
                <w:sz w:val="21"/>
                <w:szCs w:val="24"/>
                <w:vertAlign w:val="baseline"/>
                <w:lang w:val="en-US" w:eastAsia="zh-CN" w:bidi="ar-SA"/>
              </w:rPr>
            </w:pPr>
            <w:ins w:id="3936" w:author="LKY" w:date="2026-05-22T20:54:31Z">
              <w:r>
                <w:rPr>
                  <w:rFonts w:hint="eastAsia" w:ascii="Times New Roman" w:hAnsi="Times New Roman" w:cstheme="minorBidi"/>
                  <w:kern w:val="2"/>
                  <w:sz w:val="21"/>
                  <w:szCs w:val="24"/>
                  <w:vertAlign w:val="baseline"/>
                  <w:lang w:val="en-US" w:eastAsia="zh-CN" w:bidi="ar-SA"/>
                </w:rPr>
                <w:t>B6</w:t>
              </w:r>
            </w:ins>
          </w:p>
        </w:tc>
        <w:tc>
          <w:tcPr>
            <w:tcW w:w="467" w:type="pct"/>
            <w:gridSpan w:val="2"/>
            <w:tcBorders>
              <w:top w:val="single" w:color="auto" w:sz="4" w:space="0"/>
            </w:tcBorders>
            <w:noWrap w:val="0"/>
            <w:vAlign w:val="top"/>
          </w:tcPr>
          <w:p w14:paraId="06E7DA56">
            <w:pPr>
              <w:jc w:val="center"/>
              <w:rPr>
                <w:ins w:id="3937" w:author="LKY" w:date="2026-05-22T20:54:31Z"/>
                <w:rFonts w:hint="default" w:ascii="Times New Roman" w:hAnsi="Times New Roman"/>
                <w:vertAlign w:val="baseline"/>
                <w:lang w:val="en-US" w:eastAsia="zh-CN"/>
              </w:rPr>
            </w:pPr>
            <w:ins w:id="3938" w:author="LKY" w:date="2026-05-22T20:54:31Z">
              <w:r>
                <w:rPr>
                  <w:rFonts w:hint="eastAsia" w:ascii="Times New Roman" w:hAnsi="Times New Roman"/>
                  <w:vertAlign w:val="baseline"/>
                  <w:lang w:val="en-US" w:eastAsia="zh-CN"/>
                </w:rPr>
                <w:t>B7</w:t>
              </w:r>
            </w:ins>
          </w:p>
        </w:tc>
        <w:tc>
          <w:tcPr>
            <w:tcW w:w="455" w:type="pct"/>
            <w:tcBorders>
              <w:top w:val="single" w:color="auto" w:sz="4" w:space="0"/>
            </w:tcBorders>
            <w:noWrap w:val="0"/>
            <w:vAlign w:val="top"/>
          </w:tcPr>
          <w:p w14:paraId="4EEF11B7">
            <w:pPr>
              <w:jc w:val="center"/>
              <w:rPr>
                <w:ins w:id="3939" w:author="LKY" w:date="2026-05-22T20:54:31Z"/>
                <w:rFonts w:hint="default" w:ascii="Times New Roman" w:hAnsi="Times New Roman"/>
                <w:vertAlign w:val="baseline"/>
                <w:lang w:val="en-US" w:eastAsia="zh-CN"/>
              </w:rPr>
            </w:pPr>
            <w:ins w:id="3940" w:author="LKY" w:date="2026-05-22T20:54:31Z">
              <w:r>
                <w:rPr>
                  <w:rFonts w:hint="eastAsia" w:ascii="Times New Roman" w:hAnsi="Times New Roman"/>
                  <w:vertAlign w:val="baseline"/>
                  <w:lang w:val="en-US" w:eastAsia="zh-CN"/>
                </w:rPr>
                <w:t>B8</w:t>
              </w:r>
            </w:ins>
          </w:p>
        </w:tc>
        <w:tc>
          <w:tcPr>
            <w:tcW w:w="471" w:type="pct"/>
            <w:tcBorders>
              <w:top w:val="single" w:color="auto" w:sz="4" w:space="0"/>
            </w:tcBorders>
            <w:noWrap w:val="0"/>
            <w:vAlign w:val="top"/>
          </w:tcPr>
          <w:p w14:paraId="4FFF655C">
            <w:pPr>
              <w:jc w:val="center"/>
              <w:rPr>
                <w:ins w:id="3941" w:author="LKY" w:date="2026-05-22T20:54:31Z"/>
                <w:rFonts w:hint="default" w:ascii="Times New Roman" w:hAnsi="Times New Roman"/>
                <w:vertAlign w:val="baseline"/>
                <w:lang w:val="en-US" w:eastAsia="zh-CN"/>
              </w:rPr>
            </w:pPr>
            <w:ins w:id="3942" w:author="LKY" w:date="2026-05-22T20:54:31Z">
              <w:r>
                <w:rPr>
                  <w:rFonts w:hint="eastAsia" w:ascii="Times New Roman" w:hAnsi="Times New Roman"/>
                  <w:vertAlign w:val="baseline"/>
                  <w:lang w:val="en-US" w:eastAsia="zh-CN"/>
                </w:rPr>
                <w:t>B9</w:t>
              </w:r>
            </w:ins>
          </w:p>
        </w:tc>
      </w:tr>
      <w:tr w14:paraId="4DDD1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43" w:author="LKY" w:date="2026-05-22T20:54:31Z"/>
        </w:trPr>
        <w:tc>
          <w:tcPr>
            <w:tcW w:w="836" w:type="pct"/>
            <w:noWrap w:val="0"/>
            <w:vAlign w:val="top"/>
          </w:tcPr>
          <w:p w14:paraId="72FE3E83">
            <w:pPr>
              <w:jc w:val="center"/>
              <w:rPr>
                <w:ins w:id="3944" w:author="LKY" w:date="2026-05-22T20:54:31Z"/>
                <w:rFonts w:hint="default" w:ascii="Times New Roman" w:hAnsi="Times New Roman"/>
                <w:vertAlign w:val="baseline"/>
                <w:lang w:val="en-US" w:eastAsia="zh-CN"/>
              </w:rPr>
            </w:pPr>
            <w:ins w:id="3945" w:author="LKY" w:date="2026-05-22T20:54:31Z">
              <w:r>
                <w:rPr>
                  <w:rFonts w:hint="eastAsia" w:ascii="Times New Roman" w:hAnsi="Times New Roman"/>
                  <w:vertAlign w:val="baseline"/>
                  <w:lang w:val="en-US" w:eastAsia="zh-CN"/>
                </w:rPr>
                <w:t>名称</w:t>
              </w:r>
            </w:ins>
          </w:p>
        </w:tc>
        <w:tc>
          <w:tcPr>
            <w:tcW w:w="526" w:type="pct"/>
            <w:gridSpan w:val="2"/>
            <w:noWrap w:val="0"/>
            <w:vAlign w:val="top"/>
          </w:tcPr>
          <w:p w14:paraId="79A2F72D">
            <w:pPr>
              <w:jc w:val="center"/>
              <w:rPr>
                <w:ins w:id="3946" w:author="LKY" w:date="2026-05-22T20:54:31Z"/>
                <w:rFonts w:hint="default" w:ascii="Times New Roman" w:hAnsi="Times New Roman"/>
                <w:vertAlign w:val="baseline"/>
                <w:lang w:val="en-US" w:eastAsia="zh-CN"/>
              </w:rPr>
            </w:pPr>
            <w:ins w:id="3947" w:author="LKY" w:date="2026-05-22T20:54:31Z">
              <w:r>
                <w:rPr>
                  <w:rFonts w:hint="eastAsia" w:ascii="Times New Roman" w:hAnsi="Times New Roman"/>
                  <w:vertAlign w:val="baseline"/>
                  <w:lang w:val="en-US" w:eastAsia="zh-CN"/>
                </w:rPr>
                <w:t>SW1</w:t>
              </w:r>
            </w:ins>
          </w:p>
        </w:tc>
        <w:tc>
          <w:tcPr>
            <w:tcW w:w="396" w:type="pct"/>
            <w:noWrap w:val="0"/>
            <w:vAlign w:val="top"/>
          </w:tcPr>
          <w:p w14:paraId="30BDC7E9">
            <w:pPr>
              <w:jc w:val="center"/>
              <w:rPr>
                <w:ins w:id="3948" w:author="LKY" w:date="2026-05-22T20:54:31Z"/>
                <w:rFonts w:hint="default" w:ascii="Times New Roman" w:hAnsi="Times New Roman"/>
                <w:vertAlign w:val="baseline"/>
                <w:lang w:val="en-US" w:eastAsia="zh-CN"/>
              </w:rPr>
            </w:pPr>
            <w:ins w:id="3949" w:author="LKY" w:date="2026-05-22T20:54:31Z">
              <w:r>
                <w:rPr>
                  <w:rFonts w:hint="eastAsia" w:ascii="Times New Roman" w:hAnsi="Times New Roman"/>
                  <w:vertAlign w:val="baseline"/>
                  <w:lang w:val="en-US" w:eastAsia="zh-CN"/>
                </w:rPr>
                <w:t>SW2</w:t>
              </w:r>
            </w:ins>
          </w:p>
        </w:tc>
        <w:tc>
          <w:tcPr>
            <w:tcW w:w="472" w:type="pct"/>
            <w:noWrap w:val="0"/>
            <w:vAlign w:val="top"/>
          </w:tcPr>
          <w:p w14:paraId="3607E1D4">
            <w:pPr>
              <w:jc w:val="center"/>
              <w:rPr>
                <w:ins w:id="3950" w:author="LKY" w:date="2026-05-22T20:54:31Z"/>
                <w:rFonts w:hint="default" w:ascii="Times New Roman" w:hAnsi="Times New Roman" w:eastAsiaTheme="minorEastAsia" w:cstheme="minorBidi"/>
                <w:kern w:val="2"/>
                <w:sz w:val="21"/>
                <w:szCs w:val="24"/>
                <w:vertAlign w:val="baseline"/>
                <w:lang w:val="en-US" w:eastAsia="zh-CN" w:bidi="ar-SA"/>
              </w:rPr>
            </w:pPr>
            <w:ins w:id="3951" w:author="LKY" w:date="2026-05-22T20:54:31Z">
              <w:r>
                <w:rPr>
                  <w:rFonts w:hint="eastAsia" w:ascii="Times New Roman" w:hAnsi="Times New Roman"/>
                  <w:vertAlign w:val="baseline"/>
                  <w:lang w:val="en-US" w:eastAsia="zh-CN"/>
                </w:rPr>
                <w:t>SW3</w:t>
              </w:r>
            </w:ins>
          </w:p>
        </w:tc>
        <w:tc>
          <w:tcPr>
            <w:tcW w:w="450" w:type="pct"/>
            <w:noWrap w:val="0"/>
            <w:vAlign w:val="top"/>
          </w:tcPr>
          <w:p w14:paraId="2E2D91D0">
            <w:pPr>
              <w:jc w:val="center"/>
              <w:rPr>
                <w:ins w:id="3952" w:author="LKY" w:date="2026-05-22T20:54:31Z"/>
                <w:rFonts w:hint="default" w:ascii="Times New Roman" w:hAnsi="Times New Roman"/>
                <w:vertAlign w:val="baseline"/>
                <w:lang w:val="en-US" w:eastAsia="zh-CN"/>
              </w:rPr>
            </w:pPr>
            <w:ins w:id="3953" w:author="LKY" w:date="2026-05-22T20:54:31Z">
              <w:r>
                <w:rPr>
                  <w:rFonts w:hint="eastAsia" w:ascii="Times New Roman" w:hAnsi="Times New Roman"/>
                  <w:vertAlign w:val="baseline"/>
                  <w:lang w:val="en-US" w:eastAsia="zh-CN"/>
                </w:rPr>
                <w:t>SW4</w:t>
              </w:r>
            </w:ins>
          </w:p>
        </w:tc>
        <w:tc>
          <w:tcPr>
            <w:tcW w:w="461" w:type="pct"/>
            <w:noWrap w:val="0"/>
            <w:vAlign w:val="top"/>
          </w:tcPr>
          <w:p w14:paraId="3DBBC6C8">
            <w:pPr>
              <w:jc w:val="center"/>
              <w:rPr>
                <w:ins w:id="3954" w:author="LKY" w:date="2026-05-22T20:54:31Z"/>
                <w:rFonts w:hint="default" w:ascii="Times New Roman" w:hAnsi="Times New Roman"/>
                <w:vertAlign w:val="baseline"/>
                <w:lang w:val="en-US" w:eastAsia="zh-CN"/>
              </w:rPr>
            </w:pPr>
            <w:ins w:id="3955" w:author="LKY" w:date="2026-05-22T20:54:31Z">
              <w:r>
                <w:rPr>
                  <w:rFonts w:hint="eastAsia" w:ascii="Times New Roman" w:hAnsi="Times New Roman"/>
                  <w:vertAlign w:val="baseline"/>
                  <w:lang w:val="en-US" w:eastAsia="zh-CN"/>
                </w:rPr>
                <w:t>SW5</w:t>
              </w:r>
            </w:ins>
          </w:p>
        </w:tc>
        <w:tc>
          <w:tcPr>
            <w:tcW w:w="461" w:type="pct"/>
            <w:gridSpan w:val="2"/>
            <w:noWrap w:val="0"/>
            <w:vAlign w:val="top"/>
          </w:tcPr>
          <w:p w14:paraId="2F1B445D">
            <w:pPr>
              <w:jc w:val="center"/>
              <w:rPr>
                <w:ins w:id="3956" w:author="LKY" w:date="2026-05-22T20:54:31Z"/>
                <w:rFonts w:hint="default" w:ascii="Times New Roman" w:hAnsi="Times New Roman"/>
                <w:vertAlign w:val="baseline"/>
                <w:lang w:val="en-US" w:eastAsia="zh-CN"/>
              </w:rPr>
            </w:pPr>
            <w:ins w:id="3957" w:author="LKY" w:date="2026-05-22T20:54:31Z">
              <w:r>
                <w:rPr>
                  <w:rFonts w:hint="eastAsia" w:ascii="Times New Roman" w:hAnsi="Times New Roman"/>
                  <w:vertAlign w:val="baseline"/>
                  <w:lang w:val="en-US" w:eastAsia="zh-CN"/>
                </w:rPr>
                <w:t>SW6</w:t>
              </w:r>
            </w:ins>
          </w:p>
        </w:tc>
        <w:tc>
          <w:tcPr>
            <w:tcW w:w="461" w:type="pct"/>
            <w:gridSpan w:val="2"/>
            <w:noWrap w:val="0"/>
            <w:vAlign w:val="top"/>
          </w:tcPr>
          <w:p w14:paraId="1EE9E5FA">
            <w:pPr>
              <w:jc w:val="center"/>
              <w:rPr>
                <w:ins w:id="3958" w:author="LKY" w:date="2026-05-22T20:54:31Z"/>
                <w:rFonts w:hint="default" w:ascii="Times New Roman" w:hAnsi="Times New Roman"/>
                <w:vertAlign w:val="baseline"/>
                <w:lang w:val="en-US" w:eastAsia="zh-CN"/>
              </w:rPr>
            </w:pPr>
            <w:ins w:id="3959" w:author="LKY" w:date="2026-05-22T20:54:31Z">
              <w:r>
                <w:rPr>
                  <w:rFonts w:hint="eastAsia" w:ascii="Times New Roman" w:hAnsi="Times New Roman"/>
                  <w:vertAlign w:val="baseline"/>
                  <w:lang w:val="en-US" w:eastAsia="zh-CN"/>
                </w:rPr>
                <w:t>SW7</w:t>
              </w:r>
            </w:ins>
          </w:p>
        </w:tc>
        <w:tc>
          <w:tcPr>
            <w:tcW w:w="462" w:type="pct"/>
            <w:gridSpan w:val="2"/>
            <w:noWrap w:val="0"/>
            <w:vAlign w:val="top"/>
          </w:tcPr>
          <w:p w14:paraId="2D3CB001">
            <w:pPr>
              <w:jc w:val="center"/>
              <w:rPr>
                <w:ins w:id="3960" w:author="LKY" w:date="2026-05-22T20:54:31Z"/>
                <w:rFonts w:hint="default" w:ascii="Times New Roman" w:hAnsi="Times New Roman"/>
                <w:vertAlign w:val="baseline"/>
                <w:lang w:val="en-US" w:eastAsia="zh-CN"/>
              </w:rPr>
            </w:pPr>
            <w:ins w:id="3961" w:author="LKY" w:date="2026-05-22T20:54:31Z">
              <w:r>
                <w:rPr>
                  <w:rFonts w:hint="eastAsia" w:ascii="Times New Roman" w:hAnsi="Times New Roman"/>
                  <w:vertAlign w:val="baseline"/>
                  <w:lang w:val="en-US" w:eastAsia="zh-CN"/>
                </w:rPr>
                <w:t>SW8</w:t>
              </w:r>
            </w:ins>
          </w:p>
        </w:tc>
        <w:tc>
          <w:tcPr>
            <w:tcW w:w="471" w:type="pct"/>
            <w:noWrap w:val="0"/>
            <w:vAlign w:val="top"/>
          </w:tcPr>
          <w:p w14:paraId="5FBF6378">
            <w:pPr>
              <w:jc w:val="center"/>
              <w:rPr>
                <w:ins w:id="3962" w:author="LKY" w:date="2026-05-22T20:54:31Z"/>
                <w:rFonts w:hint="default" w:ascii="Times New Roman" w:hAnsi="Times New Roman"/>
                <w:vertAlign w:val="baseline"/>
                <w:lang w:val="en-US" w:eastAsia="zh-CN"/>
              </w:rPr>
            </w:pPr>
            <w:ins w:id="3963" w:author="LKY" w:date="2026-05-22T20:54:31Z">
              <w:r>
                <w:rPr>
                  <w:rFonts w:hint="eastAsia" w:ascii="Times New Roman" w:hAnsi="Times New Roman"/>
                  <w:vertAlign w:val="baseline"/>
                  <w:lang w:val="en-US" w:eastAsia="zh-CN"/>
                </w:rPr>
                <w:t>PE</w:t>
              </w:r>
            </w:ins>
          </w:p>
        </w:tc>
      </w:tr>
      <w:tr w14:paraId="0DD6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64" w:author="LKY" w:date="2026-05-22T20:54:31Z"/>
        </w:trPr>
        <w:tc>
          <w:tcPr>
            <w:tcW w:w="836" w:type="pct"/>
            <w:noWrap w:val="0"/>
            <w:vAlign w:val="top"/>
          </w:tcPr>
          <w:p w14:paraId="79DF72EF">
            <w:pPr>
              <w:jc w:val="center"/>
              <w:rPr>
                <w:ins w:id="3965" w:author="LKY" w:date="2026-05-22T20:54:31Z"/>
                <w:rFonts w:hint="default" w:ascii="Times New Roman" w:hAnsi="Times New Roman"/>
                <w:vertAlign w:val="baseline"/>
                <w:lang w:val="en-US" w:eastAsia="zh-CN"/>
              </w:rPr>
            </w:pPr>
            <w:ins w:id="3966" w:author="LKY" w:date="2026-05-22T20:54:31Z">
              <w:r>
                <w:rPr>
                  <w:rFonts w:hint="eastAsia" w:ascii="Times New Roman" w:hAnsi="Times New Roman"/>
                  <w:vertAlign w:val="baseline"/>
                  <w:lang w:val="en-US" w:eastAsia="zh-CN"/>
                </w:rPr>
                <w:t>端口号</w:t>
              </w:r>
            </w:ins>
          </w:p>
        </w:tc>
        <w:tc>
          <w:tcPr>
            <w:tcW w:w="526" w:type="pct"/>
            <w:gridSpan w:val="2"/>
            <w:noWrap w:val="0"/>
            <w:vAlign w:val="top"/>
          </w:tcPr>
          <w:p w14:paraId="6A49B84B">
            <w:pPr>
              <w:jc w:val="center"/>
              <w:rPr>
                <w:ins w:id="3967" w:author="LKY" w:date="2026-05-22T20:54:31Z"/>
                <w:rFonts w:hint="default" w:ascii="Times New Roman" w:hAnsi="Times New Roman"/>
                <w:vertAlign w:val="baseline"/>
                <w:lang w:val="en-US" w:eastAsia="zh-CN"/>
              </w:rPr>
            </w:pPr>
            <w:ins w:id="3968" w:author="LKY" w:date="2026-05-22T20:54:31Z">
              <w:r>
                <w:rPr>
                  <w:rFonts w:hint="eastAsia" w:ascii="Times New Roman" w:hAnsi="Times New Roman"/>
                  <w:vertAlign w:val="baseline"/>
                  <w:lang w:val="en-US" w:eastAsia="zh-CN"/>
                </w:rPr>
                <w:t>A1</w:t>
              </w:r>
            </w:ins>
          </w:p>
        </w:tc>
        <w:tc>
          <w:tcPr>
            <w:tcW w:w="396" w:type="pct"/>
            <w:noWrap w:val="0"/>
            <w:vAlign w:val="top"/>
          </w:tcPr>
          <w:p w14:paraId="48D74483">
            <w:pPr>
              <w:jc w:val="center"/>
              <w:rPr>
                <w:ins w:id="3969" w:author="LKY" w:date="2026-05-22T20:54:31Z"/>
                <w:rFonts w:hint="default" w:ascii="Times New Roman" w:hAnsi="Times New Roman"/>
                <w:vertAlign w:val="baseline"/>
                <w:lang w:val="en-US" w:eastAsia="zh-CN"/>
              </w:rPr>
            </w:pPr>
            <w:ins w:id="3970" w:author="LKY" w:date="2026-05-22T20:54:31Z">
              <w:r>
                <w:rPr>
                  <w:rFonts w:hint="eastAsia" w:ascii="Times New Roman" w:hAnsi="Times New Roman"/>
                  <w:vertAlign w:val="baseline"/>
                  <w:lang w:val="en-US" w:eastAsia="zh-CN"/>
                </w:rPr>
                <w:t>A2</w:t>
              </w:r>
            </w:ins>
          </w:p>
        </w:tc>
        <w:tc>
          <w:tcPr>
            <w:tcW w:w="472" w:type="pct"/>
            <w:noWrap w:val="0"/>
            <w:vAlign w:val="top"/>
          </w:tcPr>
          <w:p w14:paraId="23DE2C89">
            <w:pPr>
              <w:jc w:val="center"/>
              <w:rPr>
                <w:ins w:id="3971" w:author="LKY" w:date="2026-05-22T20:54:31Z"/>
                <w:rFonts w:hint="default" w:ascii="Times New Roman" w:hAnsi="Times New Roman"/>
                <w:vertAlign w:val="baseline"/>
                <w:lang w:val="en-US" w:eastAsia="zh-CN"/>
              </w:rPr>
            </w:pPr>
            <w:ins w:id="3972" w:author="LKY" w:date="2026-05-22T20:54:31Z">
              <w:r>
                <w:rPr>
                  <w:rFonts w:hint="eastAsia" w:ascii="Times New Roman" w:hAnsi="Times New Roman"/>
                  <w:vertAlign w:val="baseline"/>
                  <w:lang w:val="en-US" w:eastAsia="zh-CN"/>
                </w:rPr>
                <w:t>A3</w:t>
              </w:r>
            </w:ins>
          </w:p>
        </w:tc>
        <w:tc>
          <w:tcPr>
            <w:tcW w:w="450" w:type="pct"/>
            <w:noWrap w:val="0"/>
            <w:vAlign w:val="top"/>
          </w:tcPr>
          <w:p w14:paraId="7DDC2132">
            <w:pPr>
              <w:jc w:val="center"/>
              <w:rPr>
                <w:ins w:id="3973" w:author="LKY" w:date="2026-05-22T20:54:31Z"/>
                <w:rFonts w:hint="default" w:ascii="Times New Roman" w:hAnsi="Times New Roman"/>
                <w:vertAlign w:val="baseline"/>
                <w:lang w:val="en-US" w:eastAsia="zh-CN"/>
              </w:rPr>
            </w:pPr>
            <w:ins w:id="3974" w:author="LKY" w:date="2026-05-22T20:54:31Z">
              <w:r>
                <w:rPr>
                  <w:rFonts w:hint="eastAsia" w:ascii="Times New Roman" w:hAnsi="Times New Roman"/>
                  <w:vertAlign w:val="baseline"/>
                  <w:lang w:val="en-US" w:eastAsia="zh-CN"/>
                </w:rPr>
                <w:t>A4</w:t>
              </w:r>
            </w:ins>
          </w:p>
        </w:tc>
        <w:tc>
          <w:tcPr>
            <w:tcW w:w="467" w:type="pct"/>
            <w:gridSpan w:val="2"/>
            <w:noWrap w:val="0"/>
            <w:vAlign w:val="top"/>
          </w:tcPr>
          <w:p w14:paraId="0A4461E7">
            <w:pPr>
              <w:jc w:val="center"/>
              <w:rPr>
                <w:ins w:id="3975" w:author="LKY" w:date="2026-05-22T20:54:31Z"/>
                <w:rFonts w:hint="default" w:ascii="Times New Roman" w:hAnsi="Times New Roman"/>
                <w:vertAlign w:val="baseline"/>
                <w:lang w:val="en-US" w:eastAsia="zh-CN"/>
              </w:rPr>
            </w:pPr>
            <w:ins w:id="3976" w:author="LKY" w:date="2026-05-22T20:54:31Z">
              <w:r>
                <w:rPr>
                  <w:rFonts w:hint="eastAsia" w:ascii="Times New Roman" w:hAnsi="Times New Roman"/>
                  <w:vertAlign w:val="baseline"/>
                  <w:lang w:val="en-US" w:eastAsia="zh-CN"/>
                </w:rPr>
                <w:t>A5</w:t>
              </w:r>
            </w:ins>
          </w:p>
        </w:tc>
        <w:tc>
          <w:tcPr>
            <w:tcW w:w="456" w:type="pct"/>
            <w:gridSpan w:val="2"/>
            <w:noWrap w:val="0"/>
            <w:vAlign w:val="top"/>
          </w:tcPr>
          <w:p w14:paraId="1AE573C6">
            <w:pPr>
              <w:jc w:val="center"/>
              <w:rPr>
                <w:ins w:id="3977" w:author="LKY" w:date="2026-05-22T20:54:31Z"/>
                <w:rFonts w:hint="default" w:ascii="Times New Roman" w:hAnsi="Times New Roman"/>
                <w:vertAlign w:val="baseline"/>
                <w:lang w:val="en-US" w:eastAsia="zh-CN"/>
              </w:rPr>
            </w:pPr>
            <w:ins w:id="3978" w:author="LKY" w:date="2026-05-22T20:54:31Z">
              <w:r>
                <w:rPr>
                  <w:rFonts w:hint="eastAsia" w:ascii="Times New Roman" w:hAnsi="Times New Roman"/>
                  <w:vertAlign w:val="baseline"/>
                  <w:lang w:val="en-US" w:eastAsia="zh-CN"/>
                </w:rPr>
                <w:t>A6</w:t>
              </w:r>
            </w:ins>
          </w:p>
        </w:tc>
        <w:tc>
          <w:tcPr>
            <w:tcW w:w="467" w:type="pct"/>
            <w:gridSpan w:val="2"/>
            <w:noWrap w:val="0"/>
            <w:vAlign w:val="top"/>
          </w:tcPr>
          <w:p w14:paraId="2A695795">
            <w:pPr>
              <w:jc w:val="center"/>
              <w:rPr>
                <w:ins w:id="3979" w:author="LKY" w:date="2026-05-22T20:54:31Z"/>
                <w:rFonts w:hint="default" w:ascii="Times New Roman" w:hAnsi="Times New Roman"/>
                <w:vertAlign w:val="baseline"/>
                <w:lang w:val="en-US" w:eastAsia="zh-CN"/>
              </w:rPr>
            </w:pPr>
            <w:ins w:id="3980" w:author="LKY" w:date="2026-05-22T20:54:31Z">
              <w:r>
                <w:rPr>
                  <w:rFonts w:hint="eastAsia" w:ascii="Times New Roman" w:hAnsi="Times New Roman"/>
                  <w:vertAlign w:val="baseline"/>
                  <w:lang w:val="en-US" w:eastAsia="zh-CN"/>
                </w:rPr>
                <w:t>A7</w:t>
              </w:r>
            </w:ins>
          </w:p>
        </w:tc>
        <w:tc>
          <w:tcPr>
            <w:tcW w:w="455" w:type="pct"/>
            <w:noWrap w:val="0"/>
            <w:vAlign w:val="top"/>
          </w:tcPr>
          <w:p w14:paraId="56743F6F">
            <w:pPr>
              <w:jc w:val="center"/>
              <w:rPr>
                <w:ins w:id="3981" w:author="LKY" w:date="2026-05-22T20:54:31Z"/>
                <w:rFonts w:hint="default" w:ascii="Times New Roman" w:hAnsi="Times New Roman"/>
                <w:vertAlign w:val="baseline"/>
                <w:lang w:val="en-US" w:eastAsia="zh-CN"/>
              </w:rPr>
            </w:pPr>
            <w:ins w:id="3982" w:author="LKY" w:date="2026-05-22T20:54:31Z">
              <w:r>
                <w:rPr>
                  <w:rFonts w:hint="eastAsia" w:ascii="Times New Roman" w:hAnsi="Times New Roman"/>
                  <w:vertAlign w:val="baseline"/>
                  <w:lang w:val="en-US" w:eastAsia="zh-CN"/>
                </w:rPr>
                <w:t>A8</w:t>
              </w:r>
            </w:ins>
          </w:p>
        </w:tc>
        <w:tc>
          <w:tcPr>
            <w:tcW w:w="471" w:type="pct"/>
            <w:noWrap w:val="0"/>
            <w:vAlign w:val="top"/>
          </w:tcPr>
          <w:p w14:paraId="7850F767">
            <w:pPr>
              <w:jc w:val="center"/>
              <w:rPr>
                <w:ins w:id="3983" w:author="LKY" w:date="2026-05-22T20:54:31Z"/>
                <w:rFonts w:hint="default" w:ascii="Times New Roman" w:hAnsi="Times New Roman"/>
                <w:vertAlign w:val="baseline"/>
                <w:lang w:val="en-US" w:eastAsia="zh-CN"/>
              </w:rPr>
            </w:pPr>
            <w:ins w:id="3984" w:author="LKY" w:date="2026-05-22T20:54:31Z">
              <w:r>
                <w:rPr>
                  <w:rFonts w:hint="eastAsia" w:ascii="Times New Roman" w:hAnsi="Times New Roman"/>
                  <w:vertAlign w:val="baseline"/>
                  <w:lang w:val="en-US" w:eastAsia="zh-CN"/>
                </w:rPr>
                <w:t>A9</w:t>
              </w:r>
            </w:ins>
          </w:p>
        </w:tc>
      </w:tr>
      <w:tr w14:paraId="40A3C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85" w:author="LKY" w:date="2026-05-22T20:54:31Z"/>
        </w:trPr>
        <w:tc>
          <w:tcPr>
            <w:tcW w:w="836" w:type="pct"/>
            <w:noWrap w:val="0"/>
            <w:vAlign w:val="top"/>
          </w:tcPr>
          <w:p w14:paraId="0900CFED">
            <w:pPr>
              <w:jc w:val="center"/>
              <w:rPr>
                <w:ins w:id="3986" w:author="LKY" w:date="2026-05-22T20:54:31Z"/>
                <w:rFonts w:hint="default" w:ascii="Times New Roman" w:hAnsi="Times New Roman"/>
                <w:vertAlign w:val="baseline"/>
                <w:lang w:val="en-US" w:eastAsia="zh-CN"/>
              </w:rPr>
            </w:pPr>
            <w:ins w:id="3987" w:author="LKY" w:date="2026-05-22T20:54:31Z">
              <w:r>
                <w:rPr>
                  <w:rFonts w:hint="eastAsia" w:ascii="Times New Roman" w:hAnsi="Times New Roman"/>
                  <w:vertAlign w:val="baseline"/>
                  <w:lang w:val="en-US" w:eastAsia="zh-CN"/>
                </w:rPr>
                <w:t>名称</w:t>
              </w:r>
            </w:ins>
          </w:p>
        </w:tc>
        <w:tc>
          <w:tcPr>
            <w:tcW w:w="520" w:type="pct"/>
            <w:noWrap w:val="0"/>
            <w:vAlign w:val="top"/>
          </w:tcPr>
          <w:p w14:paraId="24068C4A">
            <w:pPr>
              <w:jc w:val="center"/>
              <w:rPr>
                <w:ins w:id="3988" w:author="LKY" w:date="2026-05-22T20:54:31Z"/>
                <w:rFonts w:hint="default" w:ascii="Times New Roman" w:hAnsi="Times New Roman"/>
                <w:vertAlign w:val="baseline"/>
                <w:lang w:val="en-US" w:eastAsia="zh-CN"/>
              </w:rPr>
            </w:pPr>
            <w:ins w:id="3989" w:author="LKY" w:date="2026-05-22T20:54:31Z">
              <w:r>
                <w:rPr>
                  <w:rFonts w:hint="eastAsia" w:ascii="Times New Roman" w:hAnsi="Times New Roman"/>
                  <w:vertAlign w:val="baseline"/>
                  <w:lang w:val="en-US" w:eastAsia="zh-CN"/>
                </w:rPr>
                <w:t>SW1</w:t>
              </w:r>
            </w:ins>
          </w:p>
        </w:tc>
        <w:tc>
          <w:tcPr>
            <w:tcW w:w="402" w:type="pct"/>
            <w:gridSpan w:val="2"/>
            <w:noWrap w:val="0"/>
            <w:vAlign w:val="top"/>
          </w:tcPr>
          <w:p w14:paraId="34F6FEC9">
            <w:pPr>
              <w:jc w:val="center"/>
              <w:rPr>
                <w:ins w:id="3990" w:author="LKY" w:date="2026-05-22T20:54:31Z"/>
                <w:rFonts w:hint="default" w:ascii="Times New Roman" w:hAnsi="Times New Roman"/>
                <w:vertAlign w:val="baseline"/>
                <w:lang w:val="en-US" w:eastAsia="zh-CN"/>
              </w:rPr>
            </w:pPr>
            <w:ins w:id="3991" w:author="LKY" w:date="2026-05-22T20:54:31Z">
              <w:r>
                <w:rPr>
                  <w:rFonts w:hint="eastAsia" w:ascii="Times New Roman" w:hAnsi="Times New Roman"/>
                  <w:vertAlign w:val="baseline"/>
                  <w:lang w:val="en-US" w:eastAsia="zh-CN"/>
                </w:rPr>
                <w:t>SW2</w:t>
              </w:r>
            </w:ins>
          </w:p>
        </w:tc>
        <w:tc>
          <w:tcPr>
            <w:tcW w:w="472" w:type="pct"/>
            <w:noWrap w:val="0"/>
            <w:vAlign w:val="top"/>
          </w:tcPr>
          <w:p w14:paraId="77007D5B">
            <w:pPr>
              <w:jc w:val="center"/>
              <w:rPr>
                <w:ins w:id="3992" w:author="LKY" w:date="2026-05-22T20:54:31Z"/>
                <w:rFonts w:hint="default" w:ascii="Times New Roman" w:hAnsi="Times New Roman"/>
                <w:vertAlign w:val="baseline"/>
                <w:lang w:val="en-US" w:eastAsia="zh-CN"/>
              </w:rPr>
            </w:pPr>
            <w:ins w:id="3993" w:author="LKY" w:date="2026-05-22T20:54:31Z">
              <w:r>
                <w:rPr>
                  <w:rFonts w:hint="eastAsia" w:ascii="Times New Roman" w:hAnsi="Times New Roman"/>
                  <w:vertAlign w:val="baseline"/>
                  <w:lang w:val="en-US" w:eastAsia="zh-CN"/>
                </w:rPr>
                <w:t>SW3</w:t>
              </w:r>
            </w:ins>
          </w:p>
        </w:tc>
        <w:tc>
          <w:tcPr>
            <w:tcW w:w="450" w:type="pct"/>
            <w:noWrap w:val="0"/>
            <w:vAlign w:val="top"/>
          </w:tcPr>
          <w:p w14:paraId="0EBCE468">
            <w:pPr>
              <w:jc w:val="center"/>
              <w:rPr>
                <w:ins w:id="3994" w:author="LKY" w:date="2026-05-22T20:54:31Z"/>
                <w:rFonts w:hint="default" w:ascii="Times New Roman" w:hAnsi="Times New Roman"/>
                <w:vertAlign w:val="baseline"/>
                <w:lang w:val="en-US" w:eastAsia="zh-CN"/>
              </w:rPr>
            </w:pPr>
            <w:ins w:id="3995" w:author="LKY" w:date="2026-05-22T20:54:31Z">
              <w:r>
                <w:rPr>
                  <w:rFonts w:hint="eastAsia" w:ascii="Times New Roman" w:hAnsi="Times New Roman"/>
                  <w:vertAlign w:val="baseline"/>
                  <w:lang w:val="en-US" w:eastAsia="zh-CN"/>
                </w:rPr>
                <w:t>SW4</w:t>
              </w:r>
            </w:ins>
          </w:p>
        </w:tc>
        <w:tc>
          <w:tcPr>
            <w:tcW w:w="467" w:type="pct"/>
            <w:gridSpan w:val="2"/>
            <w:noWrap w:val="0"/>
            <w:vAlign w:val="top"/>
          </w:tcPr>
          <w:p w14:paraId="51928CB3">
            <w:pPr>
              <w:jc w:val="center"/>
              <w:rPr>
                <w:ins w:id="3996" w:author="LKY" w:date="2026-05-22T20:54:31Z"/>
                <w:rFonts w:hint="default" w:ascii="Times New Roman" w:hAnsi="Times New Roman"/>
                <w:vertAlign w:val="baseline"/>
                <w:lang w:val="en-US" w:eastAsia="zh-CN"/>
              </w:rPr>
            </w:pPr>
            <w:ins w:id="3997" w:author="LKY" w:date="2026-05-22T20:54:31Z">
              <w:r>
                <w:rPr>
                  <w:rFonts w:hint="eastAsia" w:ascii="Times New Roman" w:hAnsi="Times New Roman"/>
                  <w:vertAlign w:val="baseline"/>
                  <w:lang w:val="en-US" w:eastAsia="zh-CN"/>
                </w:rPr>
                <w:t>SW5</w:t>
              </w:r>
            </w:ins>
          </w:p>
        </w:tc>
        <w:tc>
          <w:tcPr>
            <w:tcW w:w="456" w:type="pct"/>
            <w:gridSpan w:val="2"/>
            <w:noWrap w:val="0"/>
            <w:vAlign w:val="top"/>
          </w:tcPr>
          <w:p w14:paraId="61433794">
            <w:pPr>
              <w:jc w:val="center"/>
              <w:rPr>
                <w:ins w:id="3998" w:author="LKY" w:date="2026-05-22T20:54:31Z"/>
                <w:rFonts w:hint="default" w:ascii="Times New Roman" w:hAnsi="Times New Roman"/>
                <w:vertAlign w:val="baseline"/>
                <w:lang w:val="en-US" w:eastAsia="zh-CN"/>
              </w:rPr>
            </w:pPr>
            <w:ins w:id="3999" w:author="LKY" w:date="2026-05-22T20:54:31Z">
              <w:r>
                <w:rPr>
                  <w:rFonts w:hint="eastAsia" w:ascii="Times New Roman" w:hAnsi="Times New Roman"/>
                  <w:vertAlign w:val="baseline"/>
                  <w:lang w:val="en-US" w:eastAsia="zh-CN"/>
                </w:rPr>
                <w:t>SW6</w:t>
              </w:r>
            </w:ins>
          </w:p>
        </w:tc>
        <w:tc>
          <w:tcPr>
            <w:tcW w:w="467" w:type="pct"/>
            <w:gridSpan w:val="2"/>
            <w:noWrap w:val="0"/>
            <w:vAlign w:val="top"/>
          </w:tcPr>
          <w:p w14:paraId="0D248508">
            <w:pPr>
              <w:jc w:val="center"/>
              <w:rPr>
                <w:ins w:id="4000" w:author="LKY" w:date="2026-05-22T20:54:31Z"/>
                <w:rFonts w:hint="default" w:ascii="Times New Roman" w:hAnsi="Times New Roman"/>
                <w:vertAlign w:val="baseline"/>
                <w:lang w:val="en-US" w:eastAsia="zh-CN"/>
              </w:rPr>
            </w:pPr>
            <w:ins w:id="4001" w:author="LKY" w:date="2026-05-22T20:54:31Z">
              <w:r>
                <w:rPr>
                  <w:rFonts w:hint="eastAsia" w:ascii="Times New Roman" w:hAnsi="Times New Roman"/>
                  <w:vertAlign w:val="baseline"/>
                  <w:lang w:val="en-US" w:eastAsia="zh-CN"/>
                </w:rPr>
                <w:t>SW7</w:t>
              </w:r>
            </w:ins>
          </w:p>
        </w:tc>
        <w:tc>
          <w:tcPr>
            <w:tcW w:w="455" w:type="pct"/>
            <w:noWrap w:val="0"/>
            <w:vAlign w:val="top"/>
          </w:tcPr>
          <w:p w14:paraId="202CDB30">
            <w:pPr>
              <w:jc w:val="center"/>
              <w:rPr>
                <w:ins w:id="4002" w:author="LKY" w:date="2026-05-22T20:54:31Z"/>
                <w:rFonts w:hint="default" w:ascii="Times New Roman" w:hAnsi="Times New Roman"/>
                <w:vertAlign w:val="baseline"/>
                <w:lang w:val="en-US" w:eastAsia="zh-CN"/>
              </w:rPr>
            </w:pPr>
            <w:ins w:id="4003" w:author="LKY" w:date="2026-05-22T20:54:31Z">
              <w:r>
                <w:rPr>
                  <w:rFonts w:hint="eastAsia" w:ascii="Times New Roman" w:hAnsi="Times New Roman"/>
                  <w:vertAlign w:val="baseline"/>
                  <w:lang w:val="en-US" w:eastAsia="zh-CN"/>
                </w:rPr>
                <w:t>SW8</w:t>
              </w:r>
            </w:ins>
          </w:p>
        </w:tc>
        <w:tc>
          <w:tcPr>
            <w:tcW w:w="471" w:type="pct"/>
            <w:noWrap w:val="0"/>
            <w:vAlign w:val="top"/>
          </w:tcPr>
          <w:p w14:paraId="7F5F84DE">
            <w:pPr>
              <w:jc w:val="center"/>
              <w:rPr>
                <w:ins w:id="4004" w:author="LKY" w:date="2026-05-22T20:54:31Z"/>
                <w:rFonts w:hint="default" w:ascii="Times New Roman" w:hAnsi="Times New Roman"/>
                <w:vertAlign w:val="baseline"/>
                <w:lang w:val="en-US" w:eastAsia="zh-CN"/>
              </w:rPr>
            </w:pPr>
            <w:ins w:id="4005" w:author="LKY" w:date="2026-05-22T20:54:31Z">
              <w:r>
                <w:rPr>
                  <w:rFonts w:hint="eastAsia" w:ascii="Times New Roman" w:hAnsi="Times New Roman"/>
                  <w:vertAlign w:val="baseline"/>
                  <w:lang w:val="en-US" w:eastAsia="zh-CN"/>
                </w:rPr>
                <w:t>PE</w:t>
              </w:r>
            </w:ins>
          </w:p>
        </w:tc>
      </w:tr>
    </w:tbl>
    <w:p w14:paraId="4FB90AF5">
      <w:pPr>
        <w:pStyle w:val="12"/>
        <w:ind w:left="0" w:leftChars="0" w:firstLine="0" w:firstLineChars="0"/>
        <w:outlineLvl w:val="9"/>
        <w:rPr>
          <w:rFonts w:hint="eastAsia" w:ascii="Times New Roman" w:hAnsi="Times New Roman"/>
          <w:b w:val="0"/>
          <w:bCs w:val="0"/>
          <w:sz w:val="24"/>
          <w:szCs w:val="24"/>
          <w:lang w:val="en-US" w:eastAsia="zh-CN"/>
        </w:rPr>
      </w:pPr>
    </w:p>
    <w:p w14:paraId="257EB82C">
      <w:pPr>
        <w:pStyle w:val="12"/>
        <w:ind w:left="0" w:leftChars="0" w:firstLine="0" w:firstLineChars="0"/>
        <w:outlineLvl w:val="2"/>
        <w:rPr>
          <w:rFonts w:hint="eastAsia" w:ascii="Times New Roman" w:hAnsi="Times New Roman" w:cstheme="minorBidi"/>
          <w:b/>
          <w:bCs/>
          <w:kern w:val="2"/>
          <w:sz w:val="28"/>
          <w:szCs w:val="28"/>
          <w:lang w:val="en-US" w:eastAsia="zh-CN" w:bidi="ar-SA"/>
        </w:rPr>
      </w:pPr>
      <w:bookmarkStart w:id="88" w:name="_Toc24319"/>
      <w:bookmarkStart w:id="89" w:name="_Toc23566"/>
      <w:bookmarkStart w:id="90" w:name="_Toc3863"/>
      <w:bookmarkStart w:id="91" w:name="_Toc65"/>
      <w:bookmarkStart w:id="92" w:name="_Toc18118"/>
      <w:r>
        <w:rPr>
          <w:rFonts w:hint="eastAsia" w:ascii="Times New Roman" w:hAnsi="Times New Roman" w:cstheme="minorBidi"/>
          <w:b/>
          <w:bCs/>
          <w:kern w:val="2"/>
          <w:sz w:val="28"/>
          <w:szCs w:val="28"/>
          <w:lang w:val="en-US" w:eastAsia="zh-CN" w:bidi="ar-SA"/>
        </w:rPr>
        <w:t>2.3.</w:t>
      </w:r>
      <w:ins w:id="4006" w:author="LKY" w:date="2026-08-31T10:08:45Z">
        <w:r>
          <w:rPr>
            <w:rFonts w:hint="eastAsia" w:ascii="Times New Roman" w:hAnsi="Times New Roman" w:cstheme="minorBidi"/>
            <w:b/>
            <w:bCs/>
            <w:kern w:val="2"/>
            <w:sz w:val="28"/>
            <w:szCs w:val="28"/>
            <w:lang w:val="en-US" w:eastAsia="zh-CN" w:bidi="ar-SA"/>
          </w:rPr>
          <w:t>5</w:t>
        </w:r>
      </w:ins>
      <w:del w:id="4007" w:author="LKY" w:date="2026-08-31T10:08:45Z">
        <w:r>
          <w:rPr>
            <w:rFonts w:hint="eastAsia" w:ascii="Times New Roman" w:hAnsi="Times New Roman" w:cstheme="minorBidi"/>
            <w:b/>
            <w:bCs/>
            <w:kern w:val="2"/>
            <w:sz w:val="28"/>
            <w:szCs w:val="28"/>
            <w:lang w:val="en-US" w:eastAsia="zh-CN" w:bidi="ar-SA"/>
          </w:rPr>
          <w:delText>4</w:delText>
        </w:r>
      </w:del>
      <w:r>
        <w:rPr>
          <w:rFonts w:hint="eastAsia" w:ascii="Times New Roman" w:hAnsi="Times New Roman" w:cstheme="minorBidi"/>
          <w:b/>
          <w:bCs/>
          <w:kern w:val="2"/>
          <w:sz w:val="28"/>
          <w:szCs w:val="28"/>
          <w:lang w:val="en-US" w:eastAsia="zh-CN" w:bidi="ar-SA"/>
        </w:rPr>
        <w:t xml:space="preserve"> AO模块</w:t>
      </w:r>
      <w:bookmarkEnd w:id="88"/>
      <w:bookmarkEnd w:id="89"/>
      <w:bookmarkEnd w:id="90"/>
      <w:bookmarkEnd w:id="91"/>
      <w:bookmarkEnd w:id="92"/>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6"/>
        <w:gridCol w:w="832"/>
        <w:gridCol w:w="822"/>
        <w:gridCol w:w="832"/>
        <w:gridCol w:w="832"/>
        <w:gridCol w:w="832"/>
        <w:gridCol w:w="832"/>
        <w:gridCol w:w="833"/>
        <w:gridCol w:w="895"/>
        <w:gridCol w:w="726"/>
      </w:tblGrid>
      <w:tr w14:paraId="1421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08" w:author="LKY" w:date="2026-05-22T20:54:47Z"/>
        </w:trPr>
        <w:tc>
          <w:tcPr>
            <w:tcW w:w="5000" w:type="pct"/>
            <w:gridSpan w:val="10"/>
            <w:tcBorders>
              <w:top w:val="single" w:color="auto" w:sz="4" w:space="0"/>
            </w:tcBorders>
            <w:noWrap w:val="0"/>
            <w:vAlign w:val="top"/>
          </w:tcPr>
          <w:p w14:paraId="5439406A">
            <w:pPr>
              <w:jc w:val="center"/>
              <w:rPr>
                <w:ins w:id="4009" w:author="LKY" w:date="2026-05-22T20:54:47Z"/>
                <w:rFonts w:hint="default" w:ascii="Times New Roman" w:hAnsi="Times New Roman"/>
                <w:vertAlign w:val="baseline"/>
                <w:lang w:val="en-US" w:eastAsia="zh-CN"/>
              </w:rPr>
            </w:pPr>
            <w:ins w:id="4010" w:author="LKY" w:date="2026-05-22T20:54:47Z">
              <w:r>
                <w:rPr>
                  <w:rFonts w:hint="eastAsia" w:ascii="Times New Roman" w:hAnsi="Times New Roman"/>
                  <w:vertAlign w:val="baseline"/>
                  <w:lang w:val="en-US" w:eastAsia="zh-CN"/>
                </w:rPr>
                <w:t>N4081模块（0/4~20mA）</w:t>
              </w:r>
            </w:ins>
            <w:ins w:id="4011" w:author="LKY" w:date="2026-06-04T18:47:27Z">
              <w:r>
                <w:rPr>
                  <w:rFonts w:hint="eastAsia" w:ascii="Times New Roman" w:hAnsi="Times New Roman"/>
                  <w:vertAlign w:val="baseline"/>
                  <w:lang w:val="en-US" w:eastAsia="zh-CN"/>
                </w:rPr>
                <w:t>（</w:t>
              </w:r>
            </w:ins>
            <w:ins w:id="4012" w:author="L" w:date="2026-06-15T15:39:26Z">
              <w:r>
                <w:rPr>
                  <w:rFonts w:hint="eastAsia" w:ascii="Times New Roman" w:hAnsi="Times New Roman"/>
                  <w:vertAlign w:val="baseline"/>
                  <w:lang w:val="en-US" w:eastAsia="zh-CN"/>
                </w:rPr>
                <w:t>±</w:t>
              </w:r>
            </w:ins>
            <w:ins w:id="4013" w:author="L" w:date="2026-06-15T15:39:30Z">
              <w:r>
                <w:rPr>
                  <w:rFonts w:hint="eastAsia" w:ascii="Times New Roman" w:hAnsi="Times New Roman"/>
                  <w:vertAlign w:val="baseline"/>
                  <w:lang w:val="en-US" w:eastAsia="zh-CN"/>
                </w:rPr>
                <w:t>0.1</w:t>
              </w:r>
            </w:ins>
            <w:ins w:id="4014" w:author="LKY" w:date="2026-06-04T18:48:03Z">
              <w:r>
                <w:rPr>
                  <w:rFonts w:hint="eastAsia" w:ascii="Times New Roman" w:hAnsi="Times New Roman"/>
                  <w:vertAlign w:val="baseline"/>
                  <w:lang w:val="en-US" w:eastAsia="zh-CN"/>
                </w:rPr>
                <w:t>误差</w:t>
              </w:r>
            </w:ins>
            <w:ins w:id="4015" w:author="LKY" w:date="2026-06-04T18:47:28Z">
              <w:r>
                <w:rPr>
                  <w:rFonts w:hint="eastAsia" w:ascii="Times New Roman" w:hAnsi="Times New Roman"/>
                  <w:vertAlign w:val="baseline"/>
                  <w:lang w:val="en-US" w:eastAsia="zh-CN"/>
                </w:rPr>
                <w:t>）</w:t>
              </w:r>
            </w:ins>
          </w:p>
        </w:tc>
      </w:tr>
      <w:tr w14:paraId="7ECB0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16" w:author="LKY" w:date="2026-05-22T20:54:47Z"/>
        </w:trPr>
        <w:tc>
          <w:tcPr>
            <w:tcW w:w="638" w:type="pct"/>
            <w:tcBorders>
              <w:top w:val="single" w:color="auto" w:sz="4" w:space="0"/>
            </w:tcBorders>
            <w:noWrap w:val="0"/>
            <w:vAlign w:val="top"/>
          </w:tcPr>
          <w:p w14:paraId="1F0ADE6F">
            <w:pPr>
              <w:jc w:val="center"/>
              <w:rPr>
                <w:ins w:id="4017" w:author="LKY" w:date="2026-05-22T20:54:47Z"/>
                <w:rFonts w:hint="default" w:ascii="Times New Roman" w:hAnsi="Times New Roman"/>
                <w:vertAlign w:val="baseline"/>
                <w:lang w:val="en-US" w:eastAsia="zh-CN"/>
              </w:rPr>
            </w:pPr>
            <w:ins w:id="4018" w:author="LKY" w:date="2026-05-22T20:54:47Z">
              <w:r>
                <w:rPr>
                  <w:rFonts w:hint="eastAsia" w:ascii="Times New Roman" w:hAnsi="Times New Roman"/>
                  <w:vertAlign w:val="baseline"/>
                  <w:lang w:val="en-US" w:eastAsia="zh-CN"/>
                </w:rPr>
                <w:t>端口号</w:t>
              </w:r>
            </w:ins>
          </w:p>
        </w:tc>
        <w:tc>
          <w:tcPr>
            <w:tcW w:w="488" w:type="pct"/>
            <w:tcBorders>
              <w:top w:val="single" w:color="auto" w:sz="4" w:space="0"/>
            </w:tcBorders>
            <w:noWrap w:val="0"/>
            <w:vAlign w:val="top"/>
          </w:tcPr>
          <w:p w14:paraId="4107E144">
            <w:pPr>
              <w:jc w:val="center"/>
              <w:rPr>
                <w:ins w:id="4019" w:author="LKY" w:date="2026-05-22T20:54:47Z"/>
                <w:rFonts w:hint="default" w:ascii="Times New Roman" w:hAnsi="Times New Roman" w:eastAsiaTheme="minorEastAsia" w:cstheme="minorBidi"/>
                <w:kern w:val="2"/>
                <w:sz w:val="21"/>
                <w:szCs w:val="24"/>
                <w:vertAlign w:val="baseline"/>
                <w:lang w:val="en-US" w:eastAsia="zh-CN" w:bidi="ar-SA"/>
              </w:rPr>
            </w:pPr>
            <w:ins w:id="4020" w:author="LKY" w:date="2026-05-22T20:54:47Z">
              <w:r>
                <w:rPr>
                  <w:rFonts w:hint="eastAsia" w:ascii="Times New Roman" w:hAnsi="Times New Roman"/>
                  <w:vertAlign w:val="baseline"/>
                  <w:lang w:val="en-US" w:eastAsia="zh-CN"/>
                </w:rPr>
                <w:t>B1</w:t>
              </w:r>
            </w:ins>
          </w:p>
        </w:tc>
        <w:tc>
          <w:tcPr>
            <w:tcW w:w="482" w:type="pct"/>
            <w:tcBorders>
              <w:top w:val="single" w:color="auto" w:sz="4" w:space="0"/>
            </w:tcBorders>
            <w:noWrap w:val="0"/>
            <w:vAlign w:val="top"/>
          </w:tcPr>
          <w:p w14:paraId="585A1769">
            <w:pPr>
              <w:jc w:val="center"/>
              <w:rPr>
                <w:ins w:id="4021" w:author="LKY" w:date="2026-05-22T20:54:47Z"/>
                <w:rFonts w:hint="default" w:ascii="Times New Roman" w:hAnsi="Times New Roman" w:eastAsiaTheme="minorEastAsia" w:cstheme="minorBidi"/>
                <w:kern w:val="2"/>
                <w:sz w:val="21"/>
                <w:szCs w:val="24"/>
                <w:vertAlign w:val="baseline"/>
                <w:lang w:val="en-US" w:eastAsia="zh-CN" w:bidi="ar-SA"/>
              </w:rPr>
            </w:pPr>
            <w:ins w:id="4022" w:author="LKY" w:date="2026-05-22T20:54:47Z">
              <w:r>
                <w:rPr>
                  <w:rFonts w:hint="eastAsia" w:ascii="Times New Roman" w:hAnsi="Times New Roman" w:cstheme="minorBidi"/>
                  <w:kern w:val="2"/>
                  <w:sz w:val="21"/>
                  <w:szCs w:val="24"/>
                  <w:vertAlign w:val="baseline"/>
                  <w:lang w:val="en-US" w:eastAsia="zh-CN" w:bidi="ar-SA"/>
                </w:rPr>
                <w:t>B2</w:t>
              </w:r>
            </w:ins>
          </w:p>
        </w:tc>
        <w:tc>
          <w:tcPr>
            <w:tcW w:w="488" w:type="pct"/>
            <w:tcBorders>
              <w:top w:val="single" w:color="auto" w:sz="4" w:space="0"/>
            </w:tcBorders>
            <w:noWrap w:val="0"/>
            <w:vAlign w:val="top"/>
          </w:tcPr>
          <w:p w14:paraId="031D5FF1">
            <w:pPr>
              <w:jc w:val="center"/>
              <w:rPr>
                <w:ins w:id="4023" w:author="LKY" w:date="2026-05-22T20:54:47Z"/>
                <w:rFonts w:hint="default" w:ascii="Times New Roman" w:hAnsi="Times New Roman" w:eastAsiaTheme="minorEastAsia" w:cstheme="minorBidi"/>
                <w:kern w:val="2"/>
                <w:sz w:val="21"/>
                <w:szCs w:val="24"/>
                <w:vertAlign w:val="baseline"/>
                <w:lang w:val="en-US" w:eastAsia="zh-CN" w:bidi="ar-SA"/>
              </w:rPr>
            </w:pPr>
            <w:ins w:id="4024" w:author="LKY" w:date="2026-05-22T20:54:47Z">
              <w:r>
                <w:rPr>
                  <w:rFonts w:hint="eastAsia" w:ascii="Times New Roman" w:hAnsi="Times New Roman"/>
                  <w:sz w:val="21"/>
                  <w:vertAlign w:val="baseline"/>
                  <w:lang w:val="en-US" w:eastAsia="zh-CN" w:bidi="ar-SA"/>
                </w:rPr>
                <w:t>B3</w:t>
              </w:r>
            </w:ins>
          </w:p>
        </w:tc>
        <w:tc>
          <w:tcPr>
            <w:tcW w:w="488" w:type="pct"/>
            <w:tcBorders>
              <w:top w:val="single" w:color="auto" w:sz="4" w:space="0"/>
            </w:tcBorders>
            <w:noWrap w:val="0"/>
            <w:vAlign w:val="top"/>
          </w:tcPr>
          <w:p w14:paraId="24C3364F">
            <w:pPr>
              <w:jc w:val="center"/>
              <w:rPr>
                <w:ins w:id="4025" w:author="LKY" w:date="2026-05-22T20:54:47Z"/>
                <w:rFonts w:hint="default" w:ascii="Times New Roman" w:hAnsi="Times New Roman" w:eastAsiaTheme="minorEastAsia" w:cstheme="minorBidi"/>
                <w:kern w:val="2"/>
                <w:sz w:val="21"/>
                <w:szCs w:val="24"/>
                <w:vertAlign w:val="baseline"/>
                <w:lang w:val="en-US" w:eastAsia="zh-CN" w:bidi="ar-SA"/>
              </w:rPr>
            </w:pPr>
            <w:ins w:id="4026" w:author="LKY" w:date="2026-05-22T20:54:47Z">
              <w:r>
                <w:rPr>
                  <w:rFonts w:hint="eastAsia" w:ascii="Times New Roman" w:hAnsi="Times New Roman" w:cstheme="minorBidi"/>
                  <w:kern w:val="2"/>
                  <w:sz w:val="21"/>
                  <w:szCs w:val="24"/>
                  <w:vertAlign w:val="baseline"/>
                  <w:lang w:val="en-US" w:eastAsia="zh-CN" w:bidi="ar-SA"/>
                </w:rPr>
                <w:t>B4</w:t>
              </w:r>
            </w:ins>
          </w:p>
        </w:tc>
        <w:tc>
          <w:tcPr>
            <w:tcW w:w="488" w:type="pct"/>
            <w:tcBorders>
              <w:top w:val="single" w:color="auto" w:sz="4" w:space="0"/>
            </w:tcBorders>
            <w:noWrap w:val="0"/>
            <w:vAlign w:val="top"/>
          </w:tcPr>
          <w:p w14:paraId="7DC3972A">
            <w:pPr>
              <w:jc w:val="center"/>
              <w:rPr>
                <w:ins w:id="4027" w:author="LKY" w:date="2026-05-22T20:54:47Z"/>
                <w:rFonts w:hint="default" w:ascii="Times New Roman" w:hAnsi="Times New Roman" w:eastAsiaTheme="minorEastAsia" w:cstheme="minorBidi"/>
                <w:kern w:val="2"/>
                <w:sz w:val="21"/>
                <w:szCs w:val="24"/>
                <w:vertAlign w:val="baseline"/>
                <w:lang w:val="en-US" w:eastAsia="zh-CN" w:bidi="ar-SA"/>
              </w:rPr>
            </w:pPr>
            <w:ins w:id="4028" w:author="LKY" w:date="2026-05-22T20:54:47Z">
              <w:r>
                <w:rPr>
                  <w:rFonts w:hint="eastAsia" w:ascii="Times New Roman" w:hAnsi="Times New Roman"/>
                  <w:vertAlign w:val="baseline"/>
                  <w:lang w:val="en-US" w:eastAsia="zh-CN"/>
                </w:rPr>
                <w:t>B5</w:t>
              </w:r>
            </w:ins>
          </w:p>
        </w:tc>
        <w:tc>
          <w:tcPr>
            <w:tcW w:w="488" w:type="pct"/>
            <w:tcBorders>
              <w:top w:val="single" w:color="auto" w:sz="4" w:space="0"/>
            </w:tcBorders>
            <w:noWrap w:val="0"/>
            <w:vAlign w:val="top"/>
          </w:tcPr>
          <w:p w14:paraId="5CE9EE86">
            <w:pPr>
              <w:jc w:val="center"/>
              <w:rPr>
                <w:ins w:id="4029" w:author="LKY" w:date="2026-05-22T20:54:47Z"/>
                <w:rFonts w:hint="default" w:ascii="Times New Roman" w:hAnsi="Times New Roman" w:eastAsiaTheme="minorEastAsia" w:cstheme="minorBidi"/>
                <w:kern w:val="2"/>
                <w:sz w:val="21"/>
                <w:szCs w:val="24"/>
                <w:vertAlign w:val="baseline"/>
                <w:lang w:val="en-US" w:eastAsia="zh-CN" w:bidi="ar-SA"/>
              </w:rPr>
            </w:pPr>
            <w:ins w:id="4030" w:author="LKY" w:date="2026-05-22T20:54:47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4C02FE6B">
            <w:pPr>
              <w:jc w:val="center"/>
              <w:rPr>
                <w:ins w:id="4031" w:author="LKY" w:date="2026-05-22T20:54:47Z"/>
                <w:rFonts w:hint="default" w:ascii="Times New Roman" w:hAnsi="Times New Roman"/>
                <w:vertAlign w:val="baseline"/>
                <w:lang w:val="en-US" w:eastAsia="zh-CN"/>
              </w:rPr>
            </w:pPr>
            <w:ins w:id="4032" w:author="LKY" w:date="2026-05-22T20:54:47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646332D2">
            <w:pPr>
              <w:jc w:val="center"/>
              <w:rPr>
                <w:ins w:id="4033" w:author="LKY" w:date="2026-05-22T20:54:47Z"/>
                <w:rFonts w:hint="default" w:ascii="Times New Roman" w:hAnsi="Times New Roman"/>
                <w:vertAlign w:val="baseline"/>
                <w:lang w:val="en-US" w:eastAsia="zh-CN"/>
              </w:rPr>
            </w:pPr>
            <w:ins w:id="4034" w:author="LKY" w:date="2026-05-22T20:54:47Z">
              <w:r>
                <w:rPr>
                  <w:rFonts w:hint="eastAsia" w:ascii="Times New Roman" w:hAnsi="Times New Roman"/>
                  <w:vertAlign w:val="baseline"/>
                  <w:lang w:val="en-US" w:eastAsia="zh-CN"/>
                </w:rPr>
                <w:t>B8</w:t>
              </w:r>
            </w:ins>
          </w:p>
        </w:tc>
        <w:tc>
          <w:tcPr>
            <w:tcW w:w="419" w:type="pct"/>
            <w:tcBorders>
              <w:top w:val="single" w:color="auto" w:sz="4" w:space="0"/>
            </w:tcBorders>
            <w:noWrap w:val="0"/>
            <w:vAlign w:val="top"/>
          </w:tcPr>
          <w:p w14:paraId="104F11F6">
            <w:pPr>
              <w:jc w:val="center"/>
              <w:rPr>
                <w:ins w:id="4035" w:author="LKY" w:date="2026-05-22T20:54:47Z"/>
                <w:rFonts w:hint="default" w:ascii="Times New Roman" w:hAnsi="Times New Roman"/>
                <w:vertAlign w:val="baseline"/>
                <w:lang w:val="en-US" w:eastAsia="zh-CN"/>
              </w:rPr>
            </w:pPr>
            <w:ins w:id="4036" w:author="LKY" w:date="2026-05-22T20:54:47Z">
              <w:r>
                <w:rPr>
                  <w:rFonts w:hint="eastAsia" w:ascii="Times New Roman" w:hAnsi="Times New Roman"/>
                  <w:vertAlign w:val="baseline"/>
                  <w:lang w:val="en-US" w:eastAsia="zh-CN"/>
                </w:rPr>
                <w:t>B9</w:t>
              </w:r>
            </w:ins>
          </w:p>
        </w:tc>
      </w:tr>
      <w:tr w14:paraId="069C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37" w:author="LKY" w:date="2026-05-22T20:54:47Z"/>
        </w:trPr>
        <w:tc>
          <w:tcPr>
            <w:tcW w:w="638" w:type="pct"/>
            <w:noWrap w:val="0"/>
            <w:vAlign w:val="top"/>
          </w:tcPr>
          <w:p w14:paraId="725CF44B">
            <w:pPr>
              <w:jc w:val="center"/>
              <w:rPr>
                <w:ins w:id="4038" w:author="LKY" w:date="2026-05-22T20:54:47Z"/>
                <w:rFonts w:hint="default" w:ascii="Times New Roman" w:hAnsi="Times New Roman"/>
                <w:vertAlign w:val="baseline"/>
                <w:lang w:val="en-US" w:eastAsia="zh-CN"/>
              </w:rPr>
            </w:pPr>
            <w:ins w:id="4039" w:author="LKY" w:date="2026-05-22T20:54:47Z">
              <w:r>
                <w:rPr>
                  <w:rFonts w:hint="eastAsia" w:ascii="Times New Roman" w:hAnsi="Times New Roman"/>
                  <w:vertAlign w:val="baseline"/>
                  <w:lang w:val="en-US" w:eastAsia="zh-CN"/>
                </w:rPr>
                <w:t>名称</w:t>
              </w:r>
            </w:ins>
          </w:p>
        </w:tc>
        <w:tc>
          <w:tcPr>
            <w:tcW w:w="488" w:type="pct"/>
            <w:noWrap w:val="0"/>
            <w:vAlign w:val="top"/>
          </w:tcPr>
          <w:p w14:paraId="3701719C">
            <w:pPr>
              <w:jc w:val="center"/>
              <w:rPr>
                <w:ins w:id="4040" w:author="LKY" w:date="2026-05-22T20:54:47Z"/>
                <w:rFonts w:hint="default" w:ascii="Times New Roman" w:hAnsi="Times New Roman"/>
                <w:vertAlign w:val="baseline"/>
                <w:lang w:val="en-US" w:eastAsia="zh-CN"/>
              </w:rPr>
            </w:pPr>
            <w:ins w:id="4041" w:author="LKY" w:date="2026-05-22T20:54:47Z">
              <w:r>
                <w:rPr>
                  <w:rFonts w:hint="eastAsia" w:ascii="Times New Roman" w:hAnsi="Times New Roman"/>
                  <w:vertAlign w:val="baseline"/>
                  <w:lang w:val="en-US" w:eastAsia="zh-CN"/>
                </w:rPr>
                <w:t>A1+</w:t>
              </w:r>
            </w:ins>
          </w:p>
        </w:tc>
        <w:tc>
          <w:tcPr>
            <w:tcW w:w="482" w:type="pct"/>
            <w:noWrap w:val="0"/>
            <w:vAlign w:val="top"/>
          </w:tcPr>
          <w:p w14:paraId="7C40F49E">
            <w:pPr>
              <w:jc w:val="center"/>
              <w:rPr>
                <w:ins w:id="4042" w:author="LKY" w:date="2026-05-22T20:54:47Z"/>
                <w:rFonts w:hint="default" w:ascii="Times New Roman" w:hAnsi="Times New Roman"/>
                <w:vertAlign w:val="baseline"/>
                <w:lang w:val="en-US" w:eastAsia="zh-CN"/>
              </w:rPr>
            </w:pPr>
            <w:ins w:id="4043" w:author="LKY" w:date="2026-05-22T20:54:47Z">
              <w:r>
                <w:rPr>
                  <w:rFonts w:hint="eastAsia" w:ascii="Times New Roman" w:hAnsi="Times New Roman"/>
                  <w:vertAlign w:val="baseline"/>
                  <w:lang w:val="en-US" w:eastAsia="zh-CN"/>
                </w:rPr>
                <w:t>A2+</w:t>
              </w:r>
            </w:ins>
          </w:p>
        </w:tc>
        <w:tc>
          <w:tcPr>
            <w:tcW w:w="488" w:type="pct"/>
            <w:noWrap w:val="0"/>
            <w:vAlign w:val="top"/>
          </w:tcPr>
          <w:p w14:paraId="54A26DEC">
            <w:pPr>
              <w:jc w:val="center"/>
              <w:rPr>
                <w:ins w:id="4044" w:author="LKY" w:date="2026-05-22T20:54:47Z"/>
                <w:rFonts w:hint="default" w:ascii="Times New Roman" w:hAnsi="Times New Roman" w:eastAsiaTheme="minorEastAsia" w:cstheme="minorBidi"/>
                <w:kern w:val="2"/>
                <w:sz w:val="21"/>
                <w:szCs w:val="24"/>
                <w:vertAlign w:val="baseline"/>
                <w:lang w:val="en-US" w:eastAsia="zh-CN" w:bidi="ar-SA"/>
              </w:rPr>
            </w:pPr>
            <w:ins w:id="4045" w:author="LKY" w:date="2026-05-22T20:54:47Z">
              <w:r>
                <w:rPr>
                  <w:rFonts w:hint="eastAsia" w:ascii="Times New Roman" w:hAnsi="Times New Roman"/>
                  <w:vertAlign w:val="baseline"/>
                  <w:lang w:val="en-US" w:eastAsia="zh-CN"/>
                </w:rPr>
                <w:t>A3+</w:t>
              </w:r>
            </w:ins>
          </w:p>
        </w:tc>
        <w:tc>
          <w:tcPr>
            <w:tcW w:w="488" w:type="pct"/>
            <w:noWrap w:val="0"/>
            <w:vAlign w:val="top"/>
          </w:tcPr>
          <w:p w14:paraId="63CC6347">
            <w:pPr>
              <w:jc w:val="center"/>
              <w:rPr>
                <w:ins w:id="4046" w:author="LKY" w:date="2026-05-22T20:54:47Z"/>
                <w:rFonts w:hint="default" w:ascii="Times New Roman" w:hAnsi="Times New Roman" w:eastAsiaTheme="minorEastAsia" w:cstheme="minorBidi"/>
                <w:kern w:val="2"/>
                <w:sz w:val="21"/>
                <w:szCs w:val="24"/>
                <w:vertAlign w:val="baseline"/>
                <w:lang w:val="en-US" w:eastAsia="zh-CN" w:bidi="ar-SA"/>
              </w:rPr>
            </w:pPr>
            <w:ins w:id="4047" w:author="LKY" w:date="2026-05-22T20:54:47Z">
              <w:r>
                <w:rPr>
                  <w:rFonts w:hint="eastAsia" w:ascii="Times New Roman" w:hAnsi="Times New Roman"/>
                  <w:vertAlign w:val="baseline"/>
                  <w:lang w:val="en-US" w:eastAsia="zh-CN"/>
                </w:rPr>
                <w:t>A4+</w:t>
              </w:r>
            </w:ins>
          </w:p>
        </w:tc>
        <w:tc>
          <w:tcPr>
            <w:tcW w:w="488" w:type="pct"/>
            <w:noWrap w:val="0"/>
            <w:vAlign w:val="top"/>
          </w:tcPr>
          <w:p w14:paraId="4F1B56D7">
            <w:pPr>
              <w:jc w:val="center"/>
              <w:rPr>
                <w:ins w:id="4048" w:author="LKY" w:date="2026-05-22T20:54:47Z"/>
                <w:rFonts w:hint="default" w:ascii="Times New Roman" w:hAnsi="Times New Roman"/>
                <w:vertAlign w:val="baseline"/>
                <w:lang w:val="en-US" w:eastAsia="zh-CN"/>
              </w:rPr>
            </w:pPr>
            <w:ins w:id="4049" w:author="LKY" w:date="2026-05-22T20:54:47Z">
              <w:r>
                <w:rPr>
                  <w:rFonts w:hint="eastAsia" w:ascii="Times New Roman" w:hAnsi="Times New Roman"/>
                  <w:vertAlign w:val="baseline"/>
                  <w:lang w:val="en-US" w:eastAsia="zh-CN"/>
                </w:rPr>
                <w:t>A5+</w:t>
              </w:r>
            </w:ins>
          </w:p>
        </w:tc>
        <w:tc>
          <w:tcPr>
            <w:tcW w:w="488" w:type="pct"/>
            <w:noWrap w:val="0"/>
            <w:vAlign w:val="top"/>
          </w:tcPr>
          <w:p w14:paraId="7ECF7224">
            <w:pPr>
              <w:jc w:val="center"/>
              <w:rPr>
                <w:ins w:id="4050" w:author="LKY" w:date="2026-05-22T20:54:47Z"/>
                <w:rFonts w:hint="default" w:ascii="Times New Roman" w:hAnsi="Times New Roman"/>
                <w:vertAlign w:val="baseline"/>
                <w:lang w:val="en-US" w:eastAsia="zh-CN"/>
              </w:rPr>
            </w:pPr>
            <w:ins w:id="4051" w:author="LKY" w:date="2026-05-22T20:54:47Z">
              <w:r>
                <w:rPr>
                  <w:rFonts w:hint="eastAsia" w:ascii="Times New Roman" w:hAnsi="Times New Roman"/>
                  <w:vertAlign w:val="baseline"/>
                  <w:lang w:val="en-US" w:eastAsia="zh-CN"/>
                </w:rPr>
                <w:t>A6+</w:t>
              </w:r>
            </w:ins>
          </w:p>
        </w:tc>
        <w:tc>
          <w:tcPr>
            <w:tcW w:w="489" w:type="pct"/>
            <w:noWrap w:val="0"/>
            <w:vAlign w:val="top"/>
          </w:tcPr>
          <w:p w14:paraId="0F4FDA2A">
            <w:pPr>
              <w:jc w:val="center"/>
              <w:rPr>
                <w:ins w:id="4052" w:author="LKY" w:date="2026-05-22T20:54:47Z"/>
                <w:rFonts w:hint="default" w:ascii="Times New Roman" w:hAnsi="Times New Roman"/>
                <w:vertAlign w:val="baseline"/>
                <w:lang w:val="en-US" w:eastAsia="zh-CN"/>
              </w:rPr>
            </w:pPr>
            <w:ins w:id="4053" w:author="LKY" w:date="2026-05-22T20:54:47Z">
              <w:r>
                <w:rPr>
                  <w:rFonts w:hint="eastAsia" w:ascii="Times New Roman" w:hAnsi="Times New Roman"/>
                  <w:vertAlign w:val="baseline"/>
                  <w:lang w:val="en-US" w:eastAsia="zh-CN"/>
                </w:rPr>
                <w:t>A7+</w:t>
              </w:r>
            </w:ins>
          </w:p>
        </w:tc>
        <w:tc>
          <w:tcPr>
            <w:tcW w:w="525" w:type="pct"/>
            <w:noWrap w:val="0"/>
            <w:vAlign w:val="top"/>
          </w:tcPr>
          <w:p w14:paraId="7FF20C0B">
            <w:pPr>
              <w:jc w:val="center"/>
              <w:rPr>
                <w:ins w:id="4054" w:author="LKY" w:date="2026-05-22T20:54:47Z"/>
                <w:rFonts w:hint="default" w:ascii="Times New Roman" w:hAnsi="Times New Roman"/>
                <w:vertAlign w:val="baseline"/>
                <w:lang w:val="en-US" w:eastAsia="zh-CN"/>
              </w:rPr>
            </w:pPr>
            <w:ins w:id="4055" w:author="LKY" w:date="2026-05-22T20:54:47Z">
              <w:r>
                <w:rPr>
                  <w:rFonts w:hint="eastAsia" w:ascii="Times New Roman" w:hAnsi="Times New Roman"/>
                  <w:vertAlign w:val="baseline"/>
                  <w:lang w:val="en-US" w:eastAsia="zh-CN"/>
                </w:rPr>
                <w:t>A8+</w:t>
              </w:r>
            </w:ins>
          </w:p>
        </w:tc>
        <w:tc>
          <w:tcPr>
            <w:tcW w:w="419" w:type="pct"/>
            <w:noWrap w:val="0"/>
            <w:vAlign w:val="top"/>
          </w:tcPr>
          <w:p w14:paraId="7C74DCEA">
            <w:pPr>
              <w:jc w:val="center"/>
              <w:rPr>
                <w:ins w:id="4056" w:author="LKY" w:date="2026-05-22T20:54:47Z"/>
                <w:rFonts w:hint="default" w:ascii="Times New Roman" w:hAnsi="Times New Roman"/>
                <w:vertAlign w:val="baseline"/>
                <w:lang w:val="en-US" w:eastAsia="zh-CN"/>
              </w:rPr>
            </w:pPr>
            <w:ins w:id="4057" w:author="LKY" w:date="2026-05-22T20:54:47Z">
              <w:r>
                <w:rPr>
                  <w:rFonts w:hint="eastAsia" w:ascii="Times New Roman" w:hAnsi="Times New Roman"/>
                  <w:vertAlign w:val="baseline"/>
                  <w:lang w:val="en-US" w:eastAsia="zh-CN"/>
                </w:rPr>
                <w:t>PE</w:t>
              </w:r>
            </w:ins>
          </w:p>
        </w:tc>
      </w:tr>
      <w:tr w14:paraId="5065F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58" w:author="LKY" w:date="2026-05-22T20:54:47Z"/>
        </w:trPr>
        <w:tc>
          <w:tcPr>
            <w:tcW w:w="638" w:type="pct"/>
            <w:noWrap w:val="0"/>
            <w:vAlign w:val="top"/>
          </w:tcPr>
          <w:p w14:paraId="09F7C86E">
            <w:pPr>
              <w:jc w:val="center"/>
              <w:rPr>
                <w:ins w:id="4059" w:author="LKY" w:date="2026-05-22T20:54:47Z"/>
                <w:rFonts w:hint="default" w:ascii="Times New Roman" w:hAnsi="Times New Roman"/>
                <w:vertAlign w:val="baseline"/>
                <w:lang w:val="en-US" w:eastAsia="zh-CN"/>
              </w:rPr>
            </w:pPr>
            <w:ins w:id="4060" w:author="LKY" w:date="2026-05-22T20:54:47Z">
              <w:r>
                <w:rPr>
                  <w:rFonts w:hint="eastAsia" w:ascii="Times New Roman" w:hAnsi="Times New Roman"/>
                  <w:vertAlign w:val="baseline"/>
                  <w:lang w:val="en-US" w:eastAsia="zh-CN"/>
                </w:rPr>
                <w:t>端口号</w:t>
              </w:r>
            </w:ins>
          </w:p>
        </w:tc>
        <w:tc>
          <w:tcPr>
            <w:tcW w:w="488" w:type="pct"/>
            <w:noWrap w:val="0"/>
            <w:vAlign w:val="top"/>
          </w:tcPr>
          <w:p w14:paraId="5E9449E5">
            <w:pPr>
              <w:jc w:val="center"/>
              <w:rPr>
                <w:ins w:id="4061" w:author="LKY" w:date="2026-05-22T20:54:47Z"/>
                <w:rFonts w:hint="default" w:ascii="Times New Roman" w:hAnsi="Times New Roman"/>
                <w:vertAlign w:val="baseline"/>
                <w:lang w:val="en-US" w:eastAsia="zh-CN"/>
              </w:rPr>
            </w:pPr>
            <w:ins w:id="4062" w:author="LKY" w:date="2026-05-22T20:54:47Z">
              <w:r>
                <w:rPr>
                  <w:rFonts w:hint="eastAsia" w:ascii="Times New Roman" w:hAnsi="Times New Roman"/>
                  <w:vertAlign w:val="baseline"/>
                  <w:lang w:val="en-US" w:eastAsia="zh-CN"/>
                </w:rPr>
                <w:t>A1</w:t>
              </w:r>
            </w:ins>
          </w:p>
        </w:tc>
        <w:tc>
          <w:tcPr>
            <w:tcW w:w="482" w:type="pct"/>
            <w:noWrap w:val="0"/>
            <w:vAlign w:val="top"/>
          </w:tcPr>
          <w:p w14:paraId="2FA1D85D">
            <w:pPr>
              <w:jc w:val="center"/>
              <w:rPr>
                <w:ins w:id="4063" w:author="LKY" w:date="2026-05-22T20:54:47Z"/>
                <w:rFonts w:hint="default" w:ascii="Times New Roman" w:hAnsi="Times New Roman"/>
                <w:vertAlign w:val="baseline"/>
                <w:lang w:val="en-US" w:eastAsia="zh-CN"/>
              </w:rPr>
            </w:pPr>
            <w:ins w:id="4064" w:author="LKY" w:date="2026-05-22T20:54:47Z">
              <w:r>
                <w:rPr>
                  <w:rFonts w:hint="eastAsia" w:ascii="Times New Roman" w:hAnsi="Times New Roman"/>
                  <w:vertAlign w:val="baseline"/>
                  <w:lang w:val="en-US" w:eastAsia="zh-CN"/>
                </w:rPr>
                <w:t>A2</w:t>
              </w:r>
            </w:ins>
          </w:p>
        </w:tc>
        <w:tc>
          <w:tcPr>
            <w:tcW w:w="488" w:type="pct"/>
            <w:noWrap w:val="0"/>
            <w:vAlign w:val="top"/>
          </w:tcPr>
          <w:p w14:paraId="31CAFCCA">
            <w:pPr>
              <w:jc w:val="center"/>
              <w:rPr>
                <w:ins w:id="4065" w:author="LKY" w:date="2026-05-22T20:54:47Z"/>
                <w:rFonts w:hint="default" w:ascii="Times New Roman" w:hAnsi="Times New Roman"/>
                <w:vertAlign w:val="baseline"/>
                <w:lang w:val="en-US" w:eastAsia="zh-CN"/>
              </w:rPr>
            </w:pPr>
            <w:ins w:id="4066" w:author="LKY" w:date="2026-05-22T20:54:47Z">
              <w:r>
                <w:rPr>
                  <w:rFonts w:hint="eastAsia" w:ascii="Times New Roman" w:hAnsi="Times New Roman"/>
                  <w:vertAlign w:val="baseline"/>
                  <w:lang w:val="en-US" w:eastAsia="zh-CN"/>
                </w:rPr>
                <w:t>A3</w:t>
              </w:r>
            </w:ins>
          </w:p>
        </w:tc>
        <w:tc>
          <w:tcPr>
            <w:tcW w:w="488" w:type="pct"/>
            <w:noWrap w:val="0"/>
            <w:vAlign w:val="top"/>
          </w:tcPr>
          <w:p w14:paraId="1E8AAAA8">
            <w:pPr>
              <w:jc w:val="center"/>
              <w:rPr>
                <w:ins w:id="4067" w:author="LKY" w:date="2026-05-22T20:54:47Z"/>
                <w:rFonts w:hint="default" w:ascii="Times New Roman" w:hAnsi="Times New Roman"/>
                <w:vertAlign w:val="baseline"/>
                <w:lang w:val="en-US" w:eastAsia="zh-CN"/>
              </w:rPr>
            </w:pPr>
            <w:ins w:id="4068" w:author="LKY" w:date="2026-05-22T20:54:47Z">
              <w:r>
                <w:rPr>
                  <w:rFonts w:hint="eastAsia" w:ascii="Times New Roman" w:hAnsi="Times New Roman"/>
                  <w:vertAlign w:val="baseline"/>
                  <w:lang w:val="en-US" w:eastAsia="zh-CN"/>
                </w:rPr>
                <w:t>A4</w:t>
              </w:r>
            </w:ins>
          </w:p>
        </w:tc>
        <w:tc>
          <w:tcPr>
            <w:tcW w:w="488" w:type="pct"/>
            <w:noWrap w:val="0"/>
            <w:vAlign w:val="top"/>
          </w:tcPr>
          <w:p w14:paraId="1F287BC6">
            <w:pPr>
              <w:jc w:val="center"/>
              <w:rPr>
                <w:ins w:id="4069" w:author="LKY" w:date="2026-05-22T20:54:47Z"/>
                <w:rFonts w:hint="default" w:ascii="Times New Roman" w:hAnsi="Times New Roman"/>
                <w:vertAlign w:val="baseline"/>
                <w:lang w:val="en-US" w:eastAsia="zh-CN"/>
              </w:rPr>
            </w:pPr>
            <w:ins w:id="4070" w:author="LKY" w:date="2026-05-22T20:54:47Z">
              <w:r>
                <w:rPr>
                  <w:rFonts w:hint="eastAsia" w:ascii="Times New Roman" w:hAnsi="Times New Roman"/>
                  <w:vertAlign w:val="baseline"/>
                  <w:lang w:val="en-US" w:eastAsia="zh-CN"/>
                </w:rPr>
                <w:t>A5</w:t>
              </w:r>
            </w:ins>
          </w:p>
        </w:tc>
        <w:tc>
          <w:tcPr>
            <w:tcW w:w="488" w:type="pct"/>
            <w:noWrap w:val="0"/>
            <w:vAlign w:val="top"/>
          </w:tcPr>
          <w:p w14:paraId="31AC40BF">
            <w:pPr>
              <w:jc w:val="center"/>
              <w:rPr>
                <w:ins w:id="4071" w:author="LKY" w:date="2026-05-22T20:54:47Z"/>
                <w:rFonts w:hint="default" w:ascii="Times New Roman" w:hAnsi="Times New Roman"/>
                <w:vertAlign w:val="baseline"/>
                <w:lang w:val="en-US" w:eastAsia="zh-CN"/>
              </w:rPr>
            </w:pPr>
            <w:ins w:id="4072" w:author="LKY" w:date="2026-05-22T20:54:47Z">
              <w:r>
                <w:rPr>
                  <w:rFonts w:hint="eastAsia" w:ascii="Times New Roman" w:hAnsi="Times New Roman"/>
                  <w:vertAlign w:val="baseline"/>
                  <w:lang w:val="en-US" w:eastAsia="zh-CN"/>
                </w:rPr>
                <w:t>A6</w:t>
              </w:r>
            </w:ins>
          </w:p>
        </w:tc>
        <w:tc>
          <w:tcPr>
            <w:tcW w:w="489" w:type="pct"/>
            <w:noWrap w:val="0"/>
            <w:vAlign w:val="top"/>
          </w:tcPr>
          <w:p w14:paraId="53C2009E">
            <w:pPr>
              <w:jc w:val="center"/>
              <w:rPr>
                <w:ins w:id="4073" w:author="LKY" w:date="2026-05-22T20:54:47Z"/>
                <w:rFonts w:hint="default" w:ascii="Times New Roman" w:hAnsi="Times New Roman"/>
                <w:vertAlign w:val="baseline"/>
                <w:lang w:val="en-US" w:eastAsia="zh-CN"/>
              </w:rPr>
            </w:pPr>
            <w:ins w:id="4074" w:author="LKY" w:date="2026-05-22T20:54:47Z">
              <w:r>
                <w:rPr>
                  <w:rFonts w:hint="eastAsia" w:ascii="Times New Roman" w:hAnsi="Times New Roman"/>
                  <w:vertAlign w:val="baseline"/>
                  <w:lang w:val="en-US" w:eastAsia="zh-CN"/>
                </w:rPr>
                <w:t>A7</w:t>
              </w:r>
            </w:ins>
          </w:p>
        </w:tc>
        <w:tc>
          <w:tcPr>
            <w:tcW w:w="525" w:type="pct"/>
            <w:noWrap w:val="0"/>
            <w:vAlign w:val="top"/>
          </w:tcPr>
          <w:p w14:paraId="5729BF4A">
            <w:pPr>
              <w:jc w:val="center"/>
              <w:rPr>
                <w:ins w:id="4075" w:author="LKY" w:date="2026-05-22T20:54:47Z"/>
                <w:rFonts w:hint="default" w:ascii="Times New Roman" w:hAnsi="Times New Roman"/>
                <w:vertAlign w:val="baseline"/>
                <w:lang w:val="en-US" w:eastAsia="zh-CN"/>
              </w:rPr>
            </w:pPr>
            <w:ins w:id="4076" w:author="LKY" w:date="2026-05-22T20:54:47Z">
              <w:r>
                <w:rPr>
                  <w:rFonts w:hint="eastAsia" w:ascii="Times New Roman" w:hAnsi="Times New Roman"/>
                  <w:vertAlign w:val="baseline"/>
                  <w:lang w:val="en-US" w:eastAsia="zh-CN"/>
                </w:rPr>
                <w:t>A8</w:t>
              </w:r>
            </w:ins>
          </w:p>
        </w:tc>
        <w:tc>
          <w:tcPr>
            <w:tcW w:w="419" w:type="pct"/>
            <w:noWrap w:val="0"/>
            <w:vAlign w:val="top"/>
          </w:tcPr>
          <w:p w14:paraId="05548746">
            <w:pPr>
              <w:jc w:val="center"/>
              <w:rPr>
                <w:ins w:id="4077" w:author="LKY" w:date="2026-05-22T20:54:47Z"/>
                <w:rFonts w:hint="default" w:ascii="Times New Roman" w:hAnsi="Times New Roman"/>
                <w:vertAlign w:val="baseline"/>
                <w:lang w:val="en-US" w:eastAsia="zh-CN"/>
              </w:rPr>
            </w:pPr>
            <w:ins w:id="4078" w:author="LKY" w:date="2026-05-22T20:54:47Z">
              <w:r>
                <w:rPr>
                  <w:rFonts w:hint="eastAsia" w:ascii="Times New Roman" w:hAnsi="Times New Roman"/>
                  <w:vertAlign w:val="baseline"/>
                  <w:lang w:val="en-US" w:eastAsia="zh-CN"/>
                </w:rPr>
                <w:t>A9</w:t>
              </w:r>
            </w:ins>
          </w:p>
        </w:tc>
      </w:tr>
      <w:tr w14:paraId="5A60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79" w:author="LKY" w:date="2026-05-22T20:54:47Z"/>
        </w:trPr>
        <w:tc>
          <w:tcPr>
            <w:tcW w:w="638" w:type="pct"/>
            <w:noWrap w:val="0"/>
            <w:vAlign w:val="top"/>
          </w:tcPr>
          <w:p w14:paraId="43FCBD55">
            <w:pPr>
              <w:jc w:val="center"/>
              <w:rPr>
                <w:ins w:id="4080" w:author="LKY" w:date="2026-05-22T20:54:47Z"/>
                <w:rFonts w:hint="default" w:ascii="Times New Roman" w:hAnsi="Times New Roman"/>
                <w:vertAlign w:val="baseline"/>
                <w:lang w:val="en-US" w:eastAsia="zh-CN"/>
              </w:rPr>
            </w:pPr>
            <w:ins w:id="4081" w:author="LKY" w:date="2026-05-22T20:54:47Z">
              <w:r>
                <w:rPr>
                  <w:rFonts w:hint="eastAsia" w:ascii="Times New Roman" w:hAnsi="Times New Roman"/>
                  <w:vertAlign w:val="baseline"/>
                  <w:lang w:val="en-US" w:eastAsia="zh-CN"/>
                </w:rPr>
                <w:t>名称</w:t>
              </w:r>
            </w:ins>
          </w:p>
        </w:tc>
        <w:tc>
          <w:tcPr>
            <w:tcW w:w="488" w:type="pct"/>
            <w:noWrap w:val="0"/>
            <w:vAlign w:val="top"/>
          </w:tcPr>
          <w:p w14:paraId="6CF8C5DB">
            <w:pPr>
              <w:jc w:val="center"/>
              <w:rPr>
                <w:ins w:id="4082" w:author="LKY" w:date="2026-05-22T20:54:47Z"/>
                <w:rFonts w:hint="default" w:ascii="Times New Roman" w:hAnsi="Times New Roman"/>
                <w:vertAlign w:val="baseline"/>
                <w:lang w:val="en-US" w:eastAsia="zh-CN"/>
              </w:rPr>
            </w:pPr>
            <w:ins w:id="4083" w:author="LKY" w:date="2026-05-22T20:54:47Z">
              <w:r>
                <w:rPr>
                  <w:rFonts w:hint="eastAsia" w:ascii="Times New Roman" w:hAnsi="Times New Roman"/>
                  <w:vertAlign w:val="baseline"/>
                  <w:lang w:val="en-US" w:eastAsia="zh-CN"/>
                </w:rPr>
                <w:t>A1-</w:t>
              </w:r>
            </w:ins>
          </w:p>
        </w:tc>
        <w:tc>
          <w:tcPr>
            <w:tcW w:w="482" w:type="pct"/>
            <w:noWrap w:val="0"/>
            <w:vAlign w:val="top"/>
          </w:tcPr>
          <w:p w14:paraId="06CE8505">
            <w:pPr>
              <w:jc w:val="center"/>
              <w:rPr>
                <w:ins w:id="4084" w:author="LKY" w:date="2026-05-22T20:54:47Z"/>
                <w:rFonts w:hint="default" w:ascii="Times New Roman" w:hAnsi="Times New Roman"/>
                <w:vertAlign w:val="baseline"/>
                <w:lang w:val="en-US" w:eastAsia="zh-CN"/>
              </w:rPr>
            </w:pPr>
            <w:ins w:id="4085" w:author="LKY" w:date="2026-05-22T20:54:47Z">
              <w:r>
                <w:rPr>
                  <w:rFonts w:hint="eastAsia" w:ascii="Times New Roman" w:hAnsi="Times New Roman"/>
                  <w:vertAlign w:val="baseline"/>
                  <w:lang w:val="en-US" w:eastAsia="zh-CN"/>
                </w:rPr>
                <w:t>A2-</w:t>
              </w:r>
            </w:ins>
          </w:p>
        </w:tc>
        <w:tc>
          <w:tcPr>
            <w:tcW w:w="488" w:type="pct"/>
            <w:noWrap w:val="0"/>
            <w:vAlign w:val="top"/>
          </w:tcPr>
          <w:p w14:paraId="08B26D78">
            <w:pPr>
              <w:jc w:val="center"/>
              <w:rPr>
                <w:ins w:id="4086" w:author="LKY" w:date="2026-05-22T20:54:47Z"/>
                <w:rFonts w:hint="default" w:ascii="Times New Roman" w:hAnsi="Times New Roman"/>
                <w:vertAlign w:val="baseline"/>
                <w:lang w:val="en-US" w:eastAsia="zh-CN"/>
              </w:rPr>
            </w:pPr>
            <w:ins w:id="4087" w:author="LKY" w:date="2026-05-22T20:54:47Z">
              <w:r>
                <w:rPr>
                  <w:rFonts w:hint="eastAsia" w:ascii="Times New Roman" w:hAnsi="Times New Roman"/>
                  <w:vertAlign w:val="baseline"/>
                  <w:lang w:val="en-US" w:eastAsia="zh-CN"/>
                </w:rPr>
                <w:t>A3-</w:t>
              </w:r>
            </w:ins>
          </w:p>
        </w:tc>
        <w:tc>
          <w:tcPr>
            <w:tcW w:w="488" w:type="pct"/>
            <w:noWrap w:val="0"/>
            <w:vAlign w:val="top"/>
          </w:tcPr>
          <w:p w14:paraId="2E3DA717">
            <w:pPr>
              <w:jc w:val="center"/>
              <w:rPr>
                <w:ins w:id="4088" w:author="LKY" w:date="2026-05-22T20:54:47Z"/>
                <w:rFonts w:hint="default" w:ascii="Times New Roman" w:hAnsi="Times New Roman"/>
                <w:vertAlign w:val="baseline"/>
                <w:lang w:val="en-US" w:eastAsia="zh-CN"/>
              </w:rPr>
            </w:pPr>
            <w:ins w:id="4089" w:author="LKY" w:date="2026-05-22T20:54:47Z">
              <w:r>
                <w:rPr>
                  <w:rFonts w:hint="eastAsia" w:ascii="Times New Roman" w:hAnsi="Times New Roman"/>
                  <w:vertAlign w:val="baseline"/>
                  <w:lang w:val="en-US" w:eastAsia="zh-CN"/>
                </w:rPr>
                <w:t>A4-</w:t>
              </w:r>
            </w:ins>
          </w:p>
        </w:tc>
        <w:tc>
          <w:tcPr>
            <w:tcW w:w="488" w:type="pct"/>
            <w:noWrap w:val="0"/>
            <w:vAlign w:val="top"/>
          </w:tcPr>
          <w:p w14:paraId="4A3132D3">
            <w:pPr>
              <w:jc w:val="center"/>
              <w:rPr>
                <w:ins w:id="4090" w:author="LKY" w:date="2026-05-22T20:54:47Z"/>
                <w:rFonts w:hint="default" w:ascii="Times New Roman" w:hAnsi="Times New Roman"/>
                <w:vertAlign w:val="baseline"/>
                <w:lang w:val="en-US" w:eastAsia="zh-CN"/>
              </w:rPr>
            </w:pPr>
            <w:ins w:id="4091" w:author="LKY" w:date="2026-05-22T20:54:47Z">
              <w:r>
                <w:rPr>
                  <w:rFonts w:hint="eastAsia" w:ascii="Times New Roman" w:hAnsi="Times New Roman"/>
                  <w:vertAlign w:val="baseline"/>
                  <w:lang w:val="en-US" w:eastAsia="zh-CN"/>
                </w:rPr>
                <w:t>A5-</w:t>
              </w:r>
            </w:ins>
          </w:p>
        </w:tc>
        <w:tc>
          <w:tcPr>
            <w:tcW w:w="488" w:type="pct"/>
            <w:noWrap w:val="0"/>
            <w:vAlign w:val="top"/>
          </w:tcPr>
          <w:p w14:paraId="4408E82A">
            <w:pPr>
              <w:jc w:val="center"/>
              <w:rPr>
                <w:ins w:id="4092" w:author="LKY" w:date="2026-05-22T20:54:47Z"/>
                <w:rFonts w:hint="default" w:ascii="Times New Roman" w:hAnsi="Times New Roman"/>
                <w:vertAlign w:val="baseline"/>
                <w:lang w:val="en-US" w:eastAsia="zh-CN"/>
              </w:rPr>
            </w:pPr>
            <w:ins w:id="4093" w:author="LKY" w:date="2026-05-22T20:54:47Z">
              <w:r>
                <w:rPr>
                  <w:rFonts w:hint="eastAsia" w:ascii="Times New Roman" w:hAnsi="Times New Roman"/>
                  <w:vertAlign w:val="baseline"/>
                  <w:lang w:val="en-US" w:eastAsia="zh-CN"/>
                </w:rPr>
                <w:t>A6-</w:t>
              </w:r>
            </w:ins>
          </w:p>
        </w:tc>
        <w:tc>
          <w:tcPr>
            <w:tcW w:w="489" w:type="pct"/>
            <w:noWrap w:val="0"/>
            <w:vAlign w:val="top"/>
          </w:tcPr>
          <w:p w14:paraId="21F7E557">
            <w:pPr>
              <w:jc w:val="center"/>
              <w:rPr>
                <w:ins w:id="4094" w:author="LKY" w:date="2026-05-22T20:54:47Z"/>
                <w:rFonts w:hint="default" w:ascii="Times New Roman" w:hAnsi="Times New Roman"/>
                <w:vertAlign w:val="baseline"/>
                <w:lang w:val="en-US" w:eastAsia="zh-CN"/>
              </w:rPr>
            </w:pPr>
            <w:ins w:id="4095" w:author="LKY" w:date="2026-05-22T20:54:47Z">
              <w:r>
                <w:rPr>
                  <w:rFonts w:hint="eastAsia" w:ascii="Times New Roman" w:hAnsi="Times New Roman"/>
                  <w:vertAlign w:val="baseline"/>
                  <w:lang w:val="en-US" w:eastAsia="zh-CN"/>
                </w:rPr>
                <w:t>A7-</w:t>
              </w:r>
            </w:ins>
          </w:p>
        </w:tc>
        <w:tc>
          <w:tcPr>
            <w:tcW w:w="525" w:type="pct"/>
            <w:noWrap w:val="0"/>
            <w:vAlign w:val="top"/>
          </w:tcPr>
          <w:p w14:paraId="753F6CD9">
            <w:pPr>
              <w:jc w:val="center"/>
              <w:rPr>
                <w:ins w:id="4096" w:author="LKY" w:date="2026-05-22T20:54:47Z"/>
                <w:rFonts w:hint="default" w:ascii="Times New Roman" w:hAnsi="Times New Roman"/>
                <w:vertAlign w:val="baseline"/>
                <w:lang w:val="en-US" w:eastAsia="zh-CN"/>
              </w:rPr>
            </w:pPr>
            <w:ins w:id="4097" w:author="LKY" w:date="2026-05-22T20:54:47Z">
              <w:r>
                <w:rPr>
                  <w:rFonts w:hint="eastAsia" w:ascii="Times New Roman" w:hAnsi="Times New Roman"/>
                  <w:vertAlign w:val="baseline"/>
                  <w:lang w:val="en-US" w:eastAsia="zh-CN"/>
                </w:rPr>
                <w:t>A8-</w:t>
              </w:r>
            </w:ins>
          </w:p>
        </w:tc>
        <w:tc>
          <w:tcPr>
            <w:tcW w:w="419" w:type="pct"/>
            <w:noWrap w:val="0"/>
            <w:vAlign w:val="top"/>
          </w:tcPr>
          <w:p w14:paraId="60ECF564">
            <w:pPr>
              <w:jc w:val="center"/>
              <w:rPr>
                <w:ins w:id="4098" w:author="LKY" w:date="2026-05-22T20:54:47Z"/>
                <w:rFonts w:hint="default" w:ascii="Times New Roman" w:hAnsi="Times New Roman"/>
                <w:vertAlign w:val="baseline"/>
                <w:lang w:val="en-US" w:eastAsia="zh-CN"/>
              </w:rPr>
            </w:pPr>
            <w:ins w:id="4099" w:author="LKY" w:date="2026-05-22T20:54:47Z">
              <w:r>
                <w:rPr>
                  <w:rFonts w:hint="eastAsia" w:ascii="Times New Roman" w:hAnsi="Times New Roman"/>
                  <w:vertAlign w:val="baseline"/>
                  <w:lang w:val="en-US" w:eastAsia="zh-CN"/>
                </w:rPr>
                <w:t>PE</w:t>
              </w:r>
            </w:ins>
          </w:p>
        </w:tc>
      </w:tr>
    </w:tbl>
    <w:p w14:paraId="6290794D">
      <w:pPr>
        <w:rPr>
          <w:ins w:id="4100" w:author="LKY" w:date="2026-05-22T20:54:47Z"/>
          <w:rFonts w:hint="default"/>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255C9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01" w:author="LKY" w:date="2026-05-22T20:54:47Z"/>
        </w:trPr>
        <w:tc>
          <w:tcPr>
            <w:tcW w:w="5000" w:type="pct"/>
            <w:gridSpan w:val="10"/>
            <w:tcBorders>
              <w:top w:val="single" w:color="auto" w:sz="4" w:space="0"/>
            </w:tcBorders>
            <w:noWrap w:val="0"/>
            <w:vAlign w:val="top"/>
          </w:tcPr>
          <w:p w14:paraId="25F4BECE">
            <w:pPr>
              <w:jc w:val="center"/>
              <w:rPr>
                <w:ins w:id="4102" w:author="LKY" w:date="2026-05-22T20:54:47Z"/>
                <w:rFonts w:hint="default" w:ascii="Times New Roman" w:hAnsi="Times New Roman"/>
                <w:vertAlign w:val="baseline"/>
                <w:lang w:val="en-US" w:eastAsia="zh-CN"/>
              </w:rPr>
            </w:pPr>
            <w:ins w:id="4103" w:author="LKY" w:date="2026-05-22T20:54:47Z">
              <w:r>
                <w:rPr>
                  <w:rFonts w:hint="eastAsia" w:ascii="Times New Roman" w:hAnsi="Times New Roman"/>
                  <w:vertAlign w:val="baseline"/>
                  <w:lang w:val="en-US" w:eastAsia="zh-CN"/>
                </w:rPr>
                <w:t>N4086模块（±5V/±10V）</w:t>
              </w:r>
            </w:ins>
            <w:ins w:id="4104" w:author="LKY" w:date="2026-06-04T18:47:27Z">
              <w:r>
                <w:rPr>
                  <w:rFonts w:hint="eastAsia" w:ascii="Times New Roman" w:hAnsi="Times New Roman"/>
                  <w:vertAlign w:val="baseline"/>
                  <w:lang w:val="en-US" w:eastAsia="zh-CN"/>
                </w:rPr>
                <w:t>（</w:t>
              </w:r>
            </w:ins>
            <w:ins w:id="4105" w:author="L" w:date="2026-06-15T15:39:26Z">
              <w:r>
                <w:rPr>
                  <w:rFonts w:hint="eastAsia" w:ascii="Times New Roman" w:hAnsi="Times New Roman"/>
                  <w:vertAlign w:val="baseline"/>
                  <w:lang w:val="en-US" w:eastAsia="zh-CN"/>
                </w:rPr>
                <w:t>±</w:t>
              </w:r>
            </w:ins>
            <w:ins w:id="4106" w:author="L" w:date="2026-06-15T15:39:30Z">
              <w:r>
                <w:rPr>
                  <w:rFonts w:hint="eastAsia" w:ascii="Times New Roman" w:hAnsi="Times New Roman"/>
                  <w:vertAlign w:val="baseline"/>
                  <w:lang w:val="en-US" w:eastAsia="zh-CN"/>
                </w:rPr>
                <w:t>0.1</w:t>
              </w:r>
            </w:ins>
            <w:ins w:id="4107" w:author="LKY" w:date="2026-06-04T18:48:03Z">
              <w:r>
                <w:rPr>
                  <w:rFonts w:hint="eastAsia" w:ascii="Times New Roman" w:hAnsi="Times New Roman"/>
                  <w:vertAlign w:val="baseline"/>
                  <w:lang w:val="en-US" w:eastAsia="zh-CN"/>
                </w:rPr>
                <w:t>误差</w:t>
              </w:r>
            </w:ins>
            <w:ins w:id="4108" w:author="LKY" w:date="2026-06-04T18:47:28Z">
              <w:r>
                <w:rPr>
                  <w:rFonts w:hint="eastAsia" w:ascii="Times New Roman" w:hAnsi="Times New Roman"/>
                  <w:vertAlign w:val="baseline"/>
                  <w:lang w:val="en-US" w:eastAsia="zh-CN"/>
                </w:rPr>
                <w:t>）</w:t>
              </w:r>
            </w:ins>
          </w:p>
        </w:tc>
      </w:tr>
      <w:tr w14:paraId="2EE8B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09" w:author="LKY" w:date="2026-05-22T20:54:47Z"/>
        </w:trPr>
        <w:tc>
          <w:tcPr>
            <w:tcW w:w="639" w:type="pct"/>
            <w:tcBorders>
              <w:top w:val="single" w:color="auto" w:sz="4" w:space="0"/>
            </w:tcBorders>
            <w:noWrap w:val="0"/>
            <w:vAlign w:val="top"/>
          </w:tcPr>
          <w:p w14:paraId="2F90B07C">
            <w:pPr>
              <w:jc w:val="center"/>
              <w:rPr>
                <w:ins w:id="4110" w:author="LKY" w:date="2026-05-22T20:54:47Z"/>
                <w:rFonts w:hint="default" w:ascii="Times New Roman" w:hAnsi="Times New Roman"/>
                <w:vertAlign w:val="baseline"/>
                <w:lang w:val="en-US" w:eastAsia="zh-CN"/>
              </w:rPr>
            </w:pPr>
            <w:ins w:id="4111" w:author="LKY" w:date="2026-05-22T20:54:47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52D8A29A">
            <w:pPr>
              <w:jc w:val="center"/>
              <w:rPr>
                <w:ins w:id="4112" w:author="LKY" w:date="2026-05-22T20:54:47Z"/>
                <w:rFonts w:hint="default" w:ascii="Times New Roman" w:hAnsi="Times New Roman" w:eastAsiaTheme="minorEastAsia" w:cstheme="minorBidi"/>
                <w:kern w:val="2"/>
                <w:sz w:val="21"/>
                <w:szCs w:val="24"/>
                <w:vertAlign w:val="baseline"/>
                <w:lang w:val="en-US" w:eastAsia="zh-CN" w:bidi="ar-SA"/>
              </w:rPr>
            </w:pPr>
            <w:ins w:id="4113" w:author="LKY" w:date="2026-05-22T20:54:47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6127E8C5">
            <w:pPr>
              <w:jc w:val="center"/>
              <w:rPr>
                <w:ins w:id="4114" w:author="LKY" w:date="2026-05-22T20:54:47Z"/>
                <w:rFonts w:hint="default" w:ascii="Times New Roman" w:hAnsi="Times New Roman" w:eastAsiaTheme="minorEastAsia" w:cstheme="minorBidi"/>
                <w:kern w:val="2"/>
                <w:sz w:val="21"/>
                <w:szCs w:val="24"/>
                <w:vertAlign w:val="baseline"/>
                <w:lang w:val="en-US" w:eastAsia="zh-CN" w:bidi="ar-SA"/>
              </w:rPr>
            </w:pPr>
            <w:ins w:id="4115" w:author="LKY" w:date="2026-05-22T20:54:47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6827735C">
            <w:pPr>
              <w:jc w:val="center"/>
              <w:rPr>
                <w:ins w:id="4116" w:author="LKY" w:date="2026-05-22T20:54:47Z"/>
                <w:rFonts w:hint="default" w:ascii="Times New Roman" w:hAnsi="Times New Roman" w:eastAsiaTheme="minorEastAsia" w:cstheme="minorBidi"/>
                <w:kern w:val="2"/>
                <w:sz w:val="21"/>
                <w:szCs w:val="24"/>
                <w:vertAlign w:val="baseline"/>
                <w:lang w:val="en-US" w:eastAsia="zh-CN" w:bidi="ar-SA"/>
              </w:rPr>
            </w:pPr>
            <w:ins w:id="4117" w:author="LKY" w:date="2026-05-22T20:54:47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0479CE6C">
            <w:pPr>
              <w:jc w:val="center"/>
              <w:rPr>
                <w:ins w:id="4118" w:author="LKY" w:date="2026-05-22T20:54:47Z"/>
                <w:rFonts w:hint="default" w:ascii="Times New Roman" w:hAnsi="Times New Roman" w:eastAsiaTheme="minorEastAsia" w:cstheme="minorBidi"/>
                <w:kern w:val="2"/>
                <w:sz w:val="21"/>
                <w:szCs w:val="24"/>
                <w:vertAlign w:val="baseline"/>
                <w:lang w:val="en-US" w:eastAsia="zh-CN" w:bidi="ar-SA"/>
              </w:rPr>
            </w:pPr>
            <w:ins w:id="4119" w:author="LKY" w:date="2026-05-22T20:54:47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530F5998">
            <w:pPr>
              <w:jc w:val="center"/>
              <w:rPr>
                <w:ins w:id="4120" w:author="LKY" w:date="2026-05-22T20:54:47Z"/>
                <w:rFonts w:hint="default" w:ascii="Times New Roman" w:hAnsi="Times New Roman" w:eastAsiaTheme="minorEastAsia" w:cstheme="minorBidi"/>
                <w:kern w:val="2"/>
                <w:sz w:val="21"/>
                <w:szCs w:val="24"/>
                <w:vertAlign w:val="baseline"/>
                <w:lang w:val="en-US" w:eastAsia="zh-CN" w:bidi="ar-SA"/>
              </w:rPr>
            </w:pPr>
            <w:ins w:id="4121" w:author="LKY" w:date="2026-05-22T20:54:47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53C39DC6">
            <w:pPr>
              <w:jc w:val="center"/>
              <w:rPr>
                <w:ins w:id="4122" w:author="LKY" w:date="2026-05-22T20:54:47Z"/>
                <w:rFonts w:hint="default" w:ascii="Times New Roman" w:hAnsi="Times New Roman" w:eastAsiaTheme="minorEastAsia" w:cstheme="minorBidi"/>
                <w:kern w:val="2"/>
                <w:sz w:val="21"/>
                <w:szCs w:val="24"/>
                <w:vertAlign w:val="baseline"/>
                <w:lang w:val="en-US" w:eastAsia="zh-CN" w:bidi="ar-SA"/>
              </w:rPr>
            </w:pPr>
            <w:ins w:id="4123" w:author="LKY" w:date="2026-05-22T20:54:47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2E92D221">
            <w:pPr>
              <w:jc w:val="center"/>
              <w:rPr>
                <w:ins w:id="4124" w:author="LKY" w:date="2026-05-22T20:54:47Z"/>
                <w:rFonts w:hint="default" w:ascii="Times New Roman" w:hAnsi="Times New Roman"/>
                <w:vertAlign w:val="baseline"/>
                <w:lang w:val="en-US" w:eastAsia="zh-CN"/>
              </w:rPr>
            </w:pPr>
            <w:ins w:id="4125" w:author="LKY" w:date="2026-05-22T20:54:47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33D841E7">
            <w:pPr>
              <w:jc w:val="center"/>
              <w:rPr>
                <w:ins w:id="4126" w:author="LKY" w:date="2026-05-22T20:54:47Z"/>
                <w:rFonts w:hint="default" w:ascii="Times New Roman" w:hAnsi="Times New Roman"/>
                <w:vertAlign w:val="baseline"/>
                <w:lang w:val="en-US" w:eastAsia="zh-CN"/>
              </w:rPr>
            </w:pPr>
            <w:ins w:id="4127" w:author="LKY" w:date="2026-05-22T20:54:47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6D8BB79A">
            <w:pPr>
              <w:jc w:val="center"/>
              <w:rPr>
                <w:ins w:id="4128" w:author="LKY" w:date="2026-05-22T20:54:47Z"/>
                <w:rFonts w:hint="default" w:ascii="Times New Roman" w:hAnsi="Times New Roman"/>
                <w:vertAlign w:val="baseline"/>
                <w:lang w:val="en-US" w:eastAsia="zh-CN"/>
              </w:rPr>
            </w:pPr>
            <w:ins w:id="4129" w:author="LKY" w:date="2026-05-22T20:54:47Z">
              <w:r>
                <w:rPr>
                  <w:rFonts w:hint="eastAsia" w:ascii="Times New Roman" w:hAnsi="Times New Roman"/>
                  <w:vertAlign w:val="baseline"/>
                  <w:lang w:val="en-US" w:eastAsia="zh-CN"/>
                </w:rPr>
                <w:t>B9</w:t>
              </w:r>
            </w:ins>
          </w:p>
        </w:tc>
      </w:tr>
      <w:tr w14:paraId="779D3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30" w:author="LKY" w:date="2026-05-22T20:54:47Z"/>
        </w:trPr>
        <w:tc>
          <w:tcPr>
            <w:tcW w:w="639" w:type="pct"/>
            <w:noWrap w:val="0"/>
            <w:vAlign w:val="top"/>
          </w:tcPr>
          <w:p w14:paraId="33547B4A">
            <w:pPr>
              <w:jc w:val="center"/>
              <w:rPr>
                <w:ins w:id="4131" w:author="LKY" w:date="2026-05-22T20:54:47Z"/>
                <w:rFonts w:hint="default" w:ascii="Times New Roman" w:hAnsi="Times New Roman"/>
                <w:vertAlign w:val="baseline"/>
                <w:lang w:val="en-US" w:eastAsia="zh-CN"/>
              </w:rPr>
            </w:pPr>
            <w:ins w:id="4132" w:author="LKY" w:date="2026-05-22T20:54:47Z">
              <w:r>
                <w:rPr>
                  <w:rFonts w:hint="eastAsia" w:ascii="Times New Roman" w:hAnsi="Times New Roman"/>
                  <w:vertAlign w:val="baseline"/>
                  <w:lang w:val="en-US" w:eastAsia="zh-CN"/>
                </w:rPr>
                <w:t>名称</w:t>
              </w:r>
            </w:ins>
          </w:p>
        </w:tc>
        <w:tc>
          <w:tcPr>
            <w:tcW w:w="489" w:type="pct"/>
            <w:noWrap w:val="0"/>
            <w:vAlign w:val="top"/>
          </w:tcPr>
          <w:p w14:paraId="50E8C74B">
            <w:pPr>
              <w:jc w:val="center"/>
              <w:rPr>
                <w:ins w:id="4133" w:author="LKY" w:date="2026-05-22T20:54:47Z"/>
                <w:rFonts w:hint="default" w:ascii="Times New Roman" w:hAnsi="Times New Roman"/>
                <w:vertAlign w:val="baseline"/>
                <w:lang w:val="en-US" w:eastAsia="zh-CN"/>
              </w:rPr>
            </w:pPr>
            <w:ins w:id="4134" w:author="LKY" w:date="2026-05-22T20:54:47Z">
              <w:r>
                <w:rPr>
                  <w:rFonts w:hint="eastAsia" w:ascii="Times New Roman" w:hAnsi="Times New Roman"/>
                  <w:vertAlign w:val="baseline"/>
                  <w:lang w:val="en-US" w:eastAsia="zh-CN"/>
                </w:rPr>
                <w:t>AO1</w:t>
              </w:r>
            </w:ins>
          </w:p>
        </w:tc>
        <w:tc>
          <w:tcPr>
            <w:tcW w:w="483" w:type="pct"/>
            <w:noWrap w:val="0"/>
            <w:vAlign w:val="top"/>
          </w:tcPr>
          <w:p w14:paraId="612B6C64">
            <w:pPr>
              <w:jc w:val="center"/>
              <w:rPr>
                <w:ins w:id="4135" w:author="LKY" w:date="2026-05-22T20:54:47Z"/>
                <w:rFonts w:hint="default" w:ascii="Times New Roman" w:hAnsi="Times New Roman"/>
                <w:vertAlign w:val="baseline"/>
                <w:lang w:val="en-US" w:eastAsia="zh-CN"/>
              </w:rPr>
            </w:pPr>
            <w:ins w:id="4136" w:author="LKY" w:date="2026-05-22T20:54:47Z">
              <w:r>
                <w:rPr>
                  <w:rFonts w:hint="eastAsia" w:ascii="Times New Roman" w:hAnsi="Times New Roman"/>
                  <w:vertAlign w:val="baseline"/>
                  <w:lang w:val="en-US" w:eastAsia="zh-CN"/>
                </w:rPr>
                <w:t>AO2</w:t>
              </w:r>
            </w:ins>
          </w:p>
        </w:tc>
        <w:tc>
          <w:tcPr>
            <w:tcW w:w="489" w:type="pct"/>
            <w:noWrap w:val="0"/>
            <w:vAlign w:val="top"/>
          </w:tcPr>
          <w:p w14:paraId="636630FF">
            <w:pPr>
              <w:jc w:val="center"/>
              <w:rPr>
                <w:ins w:id="4137" w:author="LKY" w:date="2026-05-22T20:54:47Z"/>
                <w:rFonts w:hint="default" w:ascii="Times New Roman" w:hAnsi="Times New Roman" w:eastAsiaTheme="minorEastAsia" w:cstheme="minorBidi"/>
                <w:kern w:val="2"/>
                <w:sz w:val="21"/>
                <w:szCs w:val="24"/>
                <w:vertAlign w:val="baseline"/>
                <w:lang w:val="en-US" w:eastAsia="zh-CN" w:bidi="ar-SA"/>
              </w:rPr>
            </w:pPr>
            <w:ins w:id="4138" w:author="LKY" w:date="2026-05-22T20:54:47Z">
              <w:r>
                <w:rPr>
                  <w:rFonts w:hint="eastAsia" w:ascii="Times New Roman" w:hAnsi="Times New Roman"/>
                  <w:vertAlign w:val="baseline"/>
                  <w:lang w:val="en-US" w:eastAsia="zh-CN"/>
                </w:rPr>
                <w:t>AO3</w:t>
              </w:r>
            </w:ins>
          </w:p>
        </w:tc>
        <w:tc>
          <w:tcPr>
            <w:tcW w:w="489" w:type="pct"/>
            <w:noWrap w:val="0"/>
            <w:vAlign w:val="top"/>
          </w:tcPr>
          <w:p w14:paraId="55F4987A">
            <w:pPr>
              <w:jc w:val="center"/>
              <w:rPr>
                <w:ins w:id="4139" w:author="LKY" w:date="2026-05-22T20:54:47Z"/>
                <w:rFonts w:hint="default" w:ascii="Times New Roman" w:hAnsi="Times New Roman" w:eastAsiaTheme="minorEastAsia" w:cstheme="minorBidi"/>
                <w:kern w:val="2"/>
                <w:sz w:val="21"/>
                <w:szCs w:val="24"/>
                <w:vertAlign w:val="baseline"/>
                <w:lang w:val="en-US" w:eastAsia="zh-CN" w:bidi="ar-SA"/>
              </w:rPr>
            </w:pPr>
            <w:ins w:id="4140" w:author="LKY" w:date="2026-05-22T20:54:47Z">
              <w:r>
                <w:rPr>
                  <w:rFonts w:hint="eastAsia" w:ascii="Times New Roman" w:hAnsi="Times New Roman"/>
                  <w:vertAlign w:val="baseline"/>
                  <w:lang w:val="en-US" w:eastAsia="zh-CN"/>
                </w:rPr>
                <w:t>AO4</w:t>
              </w:r>
            </w:ins>
          </w:p>
        </w:tc>
        <w:tc>
          <w:tcPr>
            <w:tcW w:w="489" w:type="pct"/>
            <w:noWrap w:val="0"/>
            <w:vAlign w:val="top"/>
          </w:tcPr>
          <w:p w14:paraId="2564FE13">
            <w:pPr>
              <w:jc w:val="center"/>
              <w:rPr>
                <w:ins w:id="4141" w:author="LKY" w:date="2026-05-22T20:54:47Z"/>
                <w:rFonts w:hint="default" w:ascii="Times New Roman" w:hAnsi="Times New Roman"/>
                <w:vertAlign w:val="baseline"/>
                <w:lang w:val="en-US" w:eastAsia="zh-CN"/>
              </w:rPr>
            </w:pPr>
            <w:ins w:id="4142" w:author="LKY" w:date="2026-05-22T20:54:47Z">
              <w:r>
                <w:rPr>
                  <w:rFonts w:hint="eastAsia" w:ascii="Times New Roman" w:hAnsi="Times New Roman"/>
                  <w:vertAlign w:val="baseline"/>
                  <w:lang w:val="en-US" w:eastAsia="zh-CN"/>
                </w:rPr>
                <w:t>AO5</w:t>
              </w:r>
            </w:ins>
          </w:p>
        </w:tc>
        <w:tc>
          <w:tcPr>
            <w:tcW w:w="489" w:type="pct"/>
            <w:noWrap w:val="0"/>
            <w:vAlign w:val="top"/>
          </w:tcPr>
          <w:p w14:paraId="5A80DA81">
            <w:pPr>
              <w:jc w:val="center"/>
              <w:rPr>
                <w:ins w:id="4143" w:author="LKY" w:date="2026-05-22T20:54:47Z"/>
                <w:rFonts w:hint="default" w:ascii="Times New Roman" w:hAnsi="Times New Roman"/>
                <w:vertAlign w:val="baseline"/>
                <w:lang w:val="en-US" w:eastAsia="zh-CN"/>
              </w:rPr>
            </w:pPr>
            <w:ins w:id="4144" w:author="LKY" w:date="2026-05-22T20:54:47Z">
              <w:r>
                <w:rPr>
                  <w:rFonts w:hint="eastAsia" w:ascii="Times New Roman" w:hAnsi="Times New Roman"/>
                  <w:vertAlign w:val="baseline"/>
                  <w:lang w:val="en-US" w:eastAsia="zh-CN"/>
                </w:rPr>
                <w:t>AO6</w:t>
              </w:r>
            </w:ins>
          </w:p>
        </w:tc>
        <w:tc>
          <w:tcPr>
            <w:tcW w:w="489" w:type="pct"/>
            <w:noWrap w:val="0"/>
            <w:vAlign w:val="top"/>
          </w:tcPr>
          <w:p w14:paraId="5AB5F109">
            <w:pPr>
              <w:jc w:val="center"/>
              <w:rPr>
                <w:ins w:id="4145" w:author="LKY" w:date="2026-05-22T20:54:47Z"/>
                <w:rFonts w:hint="default" w:ascii="Times New Roman" w:hAnsi="Times New Roman"/>
                <w:vertAlign w:val="baseline"/>
                <w:lang w:val="en-US" w:eastAsia="zh-CN"/>
              </w:rPr>
            </w:pPr>
            <w:ins w:id="4146" w:author="LKY" w:date="2026-05-22T20:54:47Z">
              <w:r>
                <w:rPr>
                  <w:rFonts w:hint="eastAsia" w:ascii="Times New Roman" w:hAnsi="Times New Roman"/>
                  <w:vertAlign w:val="baseline"/>
                  <w:lang w:val="en-US" w:eastAsia="zh-CN"/>
                </w:rPr>
                <w:t>AO7</w:t>
              </w:r>
            </w:ins>
          </w:p>
        </w:tc>
        <w:tc>
          <w:tcPr>
            <w:tcW w:w="525" w:type="pct"/>
            <w:noWrap w:val="0"/>
            <w:vAlign w:val="top"/>
          </w:tcPr>
          <w:p w14:paraId="0827D3A6">
            <w:pPr>
              <w:jc w:val="center"/>
              <w:rPr>
                <w:ins w:id="4147" w:author="LKY" w:date="2026-05-22T20:54:47Z"/>
                <w:rFonts w:hint="default" w:ascii="Times New Roman" w:hAnsi="Times New Roman"/>
                <w:vertAlign w:val="baseline"/>
                <w:lang w:val="en-US" w:eastAsia="zh-CN"/>
              </w:rPr>
            </w:pPr>
            <w:ins w:id="4148" w:author="LKY" w:date="2026-05-22T20:54:47Z">
              <w:r>
                <w:rPr>
                  <w:rFonts w:hint="eastAsia" w:ascii="Times New Roman" w:hAnsi="Times New Roman"/>
                  <w:vertAlign w:val="baseline"/>
                  <w:lang w:val="en-US" w:eastAsia="zh-CN"/>
                </w:rPr>
                <w:t>AO8</w:t>
              </w:r>
            </w:ins>
          </w:p>
        </w:tc>
        <w:tc>
          <w:tcPr>
            <w:tcW w:w="412" w:type="pct"/>
            <w:noWrap w:val="0"/>
            <w:vAlign w:val="top"/>
          </w:tcPr>
          <w:p w14:paraId="76570E99">
            <w:pPr>
              <w:jc w:val="center"/>
              <w:rPr>
                <w:ins w:id="4149" w:author="LKY" w:date="2026-05-22T20:54:47Z"/>
                <w:rFonts w:hint="default" w:ascii="Times New Roman" w:hAnsi="Times New Roman"/>
                <w:vertAlign w:val="baseline"/>
                <w:lang w:val="en-US" w:eastAsia="zh-CN"/>
              </w:rPr>
            </w:pPr>
            <w:ins w:id="4150" w:author="LKY" w:date="2026-05-22T20:54:47Z">
              <w:r>
                <w:rPr>
                  <w:rFonts w:hint="eastAsia" w:ascii="Times New Roman" w:hAnsi="Times New Roman"/>
                  <w:vertAlign w:val="baseline"/>
                  <w:lang w:val="en-US" w:eastAsia="zh-CN"/>
                </w:rPr>
                <w:t>PE</w:t>
              </w:r>
            </w:ins>
          </w:p>
        </w:tc>
      </w:tr>
      <w:tr w14:paraId="42B2B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51" w:author="LKY" w:date="2026-05-22T20:54:47Z"/>
        </w:trPr>
        <w:tc>
          <w:tcPr>
            <w:tcW w:w="639" w:type="pct"/>
            <w:noWrap w:val="0"/>
            <w:vAlign w:val="top"/>
          </w:tcPr>
          <w:p w14:paraId="755C8E31">
            <w:pPr>
              <w:jc w:val="center"/>
              <w:rPr>
                <w:ins w:id="4152" w:author="LKY" w:date="2026-05-22T20:54:47Z"/>
                <w:rFonts w:hint="default" w:ascii="Times New Roman" w:hAnsi="Times New Roman"/>
                <w:vertAlign w:val="baseline"/>
                <w:lang w:val="en-US" w:eastAsia="zh-CN"/>
              </w:rPr>
            </w:pPr>
            <w:ins w:id="4153" w:author="LKY" w:date="2026-05-22T20:54:47Z">
              <w:r>
                <w:rPr>
                  <w:rFonts w:hint="eastAsia" w:ascii="Times New Roman" w:hAnsi="Times New Roman"/>
                  <w:vertAlign w:val="baseline"/>
                  <w:lang w:val="en-US" w:eastAsia="zh-CN"/>
                </w:rPr>
                <w:t>端口号</w:t>
              </w:r>
            </w:ins>
          </w:p>
        </w:tc>
        <w:tc>
          <w:tcPr>
            <w:tcW w:w="489" w:type="pct"/>
            <w:noWrap w:val="0"/>
            <w:vAlign w:val="top"/>
          </w:tcPr>
          <w:p w14:paraId="26DD7297">
            <w:pPr>
              <w:jc w:val="center"/>
              <w:rPr>
                <w:ins w:id="4154" w:author="LKY" w:date="2026-05-22T20:54:47Z"/>
                <w:rFonts w:hint="default" w:ascii="Times New Roman" w:hAnsi="Times New Roman"/>
                <w:vertAlign w:val="baseline"/>
                <w:lang w:val="en-US" w:eastAsia="zh-CN"/>
              </w:rPr>
            </w:pPr>
            <w:ins w:id="4155" w:author="LKY" w:date="2026-05-22T20:54:47Z">
              <w:r>
                <w:rPr>
                  <w:rFonts w:hint="eastAsia" w:ascii="Times New Roman" w:hAnsi="Times New Roman"/>
                  <w:vertAlign w:val="baseline"/>
                  <w:lang w:val="en-US" w:eastAsia="zh-CN"/>
                </w:rPr>
                <w:t>A1</w:t>
              </w:r>
            </w:ins>
          </w:p>
        </w:tc>
        <w:tc>
          <w:tcPr>
            <w:tcW w:w="483" w:type="pct"/>
            <w:noWrap w:val="0"/>
            <w:vAlign w:val="top"/>
          </w:tcPr>
          <w:p w14:paraId="5871F70F">
            <w:pPr>
              <w:jc w:val="center"/>
              <w:rPr>
                <w:ins w:id="4156" w:author="LKY" w:date="2026-05-22T20:54:47Z"/>
                <w:rFonts w:hint="default" w:ascii="Times New Roman" w:hAnsi="Times New Roman"/>
                <w:vertAlign w:val="baseline"/>
                <w:lang w:val="en-US" w:eastAsia="zh-CN"/>
              </w:rPr>
            </w:pPr>
            <w:ins w:id="4157" w:author="LKY" w:date="2026-05-22T20:54:47Z">
              <w:r>
                <w:rPr>
                  <w:rFonts w:hint="eastAsia" w:ascii="Times New Roman" w:hAnsi="Times New Roman"/>
                  <w:vertAlign w:val="baseline"/>
                  <w:lang w:val="en-US" w:eastAsia="zh-CN"/>
                </w:rPr>
                <w:t>A2</w:t>
              </w:r>
            </w:ins>
          </w:p>
        </w:tc>
        <w:tc>
          <w:tcPr>
            <w:tcW w:w="489" w:type="pct"/>
            <w:noWrap w:val="0"/>
            <w:vAlign w:val="top"/>
          </w:tcPr>
          <w:p w14:paraId="7124BCD9">
            <w:pPr>
              <w:jc w:val="center"/>
              <w:rPr>
                <w:ins w:id="4158" w:author="LKY" w:date="2026-05-22T20:54:47Z"/>
                <w:rFonts w:hint="default" w:ascii="Times New Roman" w:hAnsi="Times New Roman"/>
                <w:vertAlign w:val="baseline"/>
                <w:lang w:val="en-US" w:eastAsia="zh-CN"/>
              </w:rPr>
            </w:pPr>
            <w:ins w:id="4159" w:author="LKY" w:date="2026-05-22T20:54:47Z">
              <w:r>
                <w:rPr>
                  <w:rFonts w:hint="eastAsia" w:ascii="Times New Roman" w:hAnsi="Times New Roman"/>
                  <w:vertAlign w:val="baseline"/>
                  <w:lang w:val="en-US" w:eastAsia="zh-CN"/>
                </w:rPr>
                <w:t>A3</w:t>
              </w:r>
            </w:ins>
          </w:p>
        </w:tc>
        <w:tc>
          <w:tcPr>
            <w:tcW w:w="489" w:type="pct"/>
            <w:noWrap w:val="0"/>
            <w:vAlign w:val="top"/>
          </w:tcPr>
          <w:p w14:paraId="3B369910">
            <w:pPr>
              <w:jc w:val="center"/>
              <w:rPr>
                <w:ins w:id="4160" w:author="LKY" w:date="2026-05-22T20:54:47Z"/>
                <w:rFonts w:hint="default" w:ascii="Times New Roman" w:hAnsi="Times New Roman"/>
                <w:vertAlign w:val="baseline"/>
                <w:lang w:val="en-US" w:eastAsia="zh-CN"/>
              </w:rPr>
            </w:pPr>
            <w:ins w:id="4161" w:author="LKY" w:date="2026-05-22T20:54:47Z">
              <w:r>
                <w:rPr>
                  <w:rFonts w:hint="eastAsia" w:ascii="Times New Roman" w:hAnsi="Times New Roman"/>
                  <w:vertAlign w:val="baseline"/>
                  <w:lang w:val="en-US" w:eastAsia="zh-CN"/>
                </w:rPr>
                <w:t>A4</w:t>
              </w:r>
            </w:ins>
          </w:p>
        </w:tc>
        <w:tc>
          <w:tcPr>
            <w:tcW w:w="489" w:type="pct"/>
            <w:noWrap w:val="0"/>
            <w:vAlign w:val="top"/>
          </w:tcPr>
          <w:p w14:paraId="283FAA61">
            <w:pPr>
              <w:jc w:val="center"/>
              <w:rPr>
                <w:ins w:id="4162" w:author="LKY" w:date="2026-05-22T20:54:47Z"/>
                <w:rFonts w:hint="default" w:ascii="Times New Roman" w:hAnsi="Times New Roman"/>
                <w:vertAlign w:val="baseline"/>
                <w:lang w:val="en-US" w:eastAsia="zh-CN"/>
              </w:rPr>
            </w:pPr>
            <w:ins w:id="4163" w:author="LKY" w:date="2026-05-22T20:54:47Z">
              <w:r>
                <w:rPr>
                  <w:rFonts w:hint="eastAsia" w:ascii="Times New Roman" w:hAnsi="Times New Roman"/>
                  <w:vertAlign w:val="baseline"/>
                  <w:lang w:val="en-US" w:eastAsia="zh-CN"/>
                </w:rPr>
                <w:t>A5</w:t>
              </w:r>
            </w:ins>
          </w:p>
        </w:tc>
        <w:tc>
          <w:tcPr>
            <w:tcW w:w="489" w:type="pct"/>
            <w:noWrap w:val="0"/>
            <w:vAlign w:val="top"/>
          </w:tcPr>
          <w:p w14:paraId="0F599773">
            <w:pPr>
              <w:jc w:val="center"/>
              <w:rPr>
                <w:ins w:id="4164" w:author="LKY" w:date="2026-05-22T20:54:47Z"/>
                <w:rFonts w:hint="default" w:ascii="Times New Roman" w:hAnsi="Times New Roman"/>
                <w:vertAlign w:val="baseline"/>
                <w:lang w:val="en-US" w:eastAsia="zh-CN"/>
              </w:rPr>
            </w:pPr>
            <w:ins w:id="4165" w:author="LKY" w:date="2026-05-22T20:54:47Z">
              <w:r>
                <w:rPr>
                  <w:rFonts w:hint="eastAsia" w:ascii="Times New Roman" w:hAnsi="Times New Roman"/>
                  <w:vertAlign w:val="baseline"/>
                  <w:lang w:val="en-US" w:eastAsia="zh-CN"/>
                </w:rPr>
                <w:t>A6</w:t>
              </w:r>
            </w:ins>
          </w:p>
        </w:tc>
        <w:tc>
          <w:tcPr>
            <w:tcW w:w="489" w:type="pct"/>
            <w:noWrap w:val="0"/>
            <w:vAlign w:val="top"/>
          </w:tcPr>
          <w:p w14:paraId="07C9A6EF">
            <w:pPr>
              <w:jc w:val="center"/>
              <w:rPr>
                <w:ins w:id="4166" w:author="LKY" w:date="2026-05-22T20:54:47Z"/>
                <w:rFonts w:hint="default" w:ascii="Times New Roman" w:hAnsi="Times New Roman"/>
                <w:vertAlign w:val="baseline"/>
                <w:lang w:val="en-US" w:eastAsia="zh-CN"/>
              </w:rPr>
            </w:pPr>
            <w:ins w:id="4167" w:author="LKY" w:date="2026-05-22T20:54:47Z">
              <w:r>
                <w:rPr>
                  <w:rFonts w:hint="eastAsia" w:ascii="Times New Roman" w:hAnsi="Times New Roman"/>
                  <w:vertAlign w:val="baseline"/>
                  <w:lang w:val="en-US" w:eastAsia="zh-CN"/>
                </w:rPr>
                <w:t>A7</w:t>
              </w:r>
            </w:ins>
          </w:p>
        </w:tc>
        <w:tc>
          <w:tcPr>
            <w:tcW w:w="525" w:type="pct"/>
            <w:noWrap w:val="0"/>
            <w:vAlign w:val="top"/>
          </w:tcPr>
          <w:p w14:paraId="5D1814B0">
            <w:pPr>
              <w:jc w:val="center"/>
              <w:rPr>
                <w:ins w:id="4168" w:author="LKY" w:date="2026-05-22T20:54:47Z"/>
                <w:rFonts w:hint="default" w:ascii="Times New Roman" w:hAnsi="Times New Roman"/>
                <w:vertAlign w:val="baseline"/>
                <w:lang w:val="en-US" w:eastAsia="zh-CN"/>
              </w:rPr>
            </w:pPr>
            <w:ins w:id="4169" w:author="LKY" w:date="2026-05-22T20:54:47Z">
              <w:r>
                <w:rPr>
                  <w:rFonts w:hint="eastAsia" w:ascii="Times New Roman" w:hAnsi="Times New Roman"/>
                  <w:vertAlign w:val="baseline"/>
                  <w:lang w:val="en-US" w:eastAsia="zh-CN"/>
                </w:rPr>
                <w:t>A8</w:t>
              </w:r>
            </w:ins>
          </w:p>
        </w:tc>
        <w:tc>
          <w:tcPr>
            <w:tcW w:w="412" w:type="pct"/>
            <w:noWrap w:val="0"/>
            <w:vAlign w:val="top"/>
          </w:tcPr>
          <w:p w14:paraId="15BDE381">
            <w:pPr>
              <w:jc w:val="center"/>
              <w:rPr>
                <w:ins w:id="4170" w:author="LKY" w:date="2026-05-22T20:54:47Z"/>
                <w:rFonts w:hint="default" w:ascii="Times New Roman" w:hAnsi="Times New Roman"/>
                <w:vertAlign w:val="baseline"/>
                <w:lang w:val="en-US" w:eastAsia="zh-CN"/>
              </w:rPr>
            </w:pPr>
            <w:ins w:id="4171" w:author="LKY" w:date="2026-05-22T20:54:47Z">
              <w:r>
                <w:rPr>
                  <w:rFonts w:hint="eastAsia" w:ascii="Times New Roman" w:hAnsi="Times New Roman"/>
                  <w:vertAlign w:val="baseline"/>
                  <w:lang w:val="en-US" w:eastAsia="zh-CN"/>
                </w:rPr>
                <w:t>A9</w:t>
              </w:r>
            </w:ins>
          </w:p>
        </w:tc>
      </w:tr>
      <w:tr w14:paraId="749E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72" w:author="LKY" w:date="2026-05-22T20:54:47Z"/>
        </w:trPr>
        <w:tc>
          <w:tcPr>
            <w:tcW w:w="639" w:type="pct"/>
            <w:noWrap w:val="0"/>
            <w:vAlign w:val="top"/>
          </w:tcPr>
          <w:p w14:paraId="762335E5">
            <w:pPr>
              <w:jc w:val="center"/>
              <w:rPr>
                <w:ins w:id="4173" w:author="LKY" w:date="2026-05-22T20:54:47Z"/>
                <w:rFonts w:hint="default" w:ascii="Times New Roman" w:hAnsi="Times New Roman"/>
                <w:vertAlign w:val="baseline"/>
                <w:lang w:val="en-US" w:eastAsia="zh-CN"/>
              </w:rPr>
            </w:pPr>
            <w:ins w:id="4174" w:author="LKY" w:date="2026-05-22T20:54:47Z">
              <w:r>
                <w:rPr>
                  <w:rFonts w:hint="eastAsia" w:ascii="Times New Roman" w:hAnsi="Times New Roman"/>
                  <w:vertAlign w:val="baseline"/>
                  <w:lang w:val="en-US" w:eastAsia="zh-CN"/>
                </w:rPr>
                <w:t>名称</w:t>
              </w:r>
            </w:ins>
          </w:p>
        </w:tc>
        <w:tc>
          <w:tcPr>
            <w:tcW w:w="489" w:type="pct"/>
            <w:noWrap w:val="0"/>
            <w:vAlign w:val="top"/>
          </w:tcPr>
          <w:p w14:paraId="7A7F9800">
            <w:pPr>
              <w:jc w:val="center"/>
              <w:rPr>
                <w:ins w:id="4175" w:author="LKY" w:date="2026-05-22T20:54:47Z"/>
                <w:rFonts w:hint="default" w:ascii="Times New Roman" w:hAnsi="Times New Roman"/>
                <w:vertAlign w:val="baseline"/>
                <w:lang w:val="en-US" w:eastAsia="zh-CN"/>
              </w:rPr>
            </w:pPr>
            <w:ins w:id="4176" w:author="LKY" w:date="2026-05-22T20:54:47Z">
              <w:r>
                <w:rPr>
                  <w:rFonts w:hint="eastAsia" w:ascii="Times New Roman" w:hAnsi="Times New Roman"/>
                  <w:vertAlign w:val="baseline"/>
                  <w:lang w:val="en-US" w:eastAsia="zh-CN"/>
                </w:rPr>
                <w:t>GND</w:t>
              </w:r>
            </w:ins>
          </w:p>
        </w:tc>
        <w:tc>
          <w:tcPr>
            <w:tcW w:w="483" w:type="pct"/>
            <w:noWrap w:val="0"/>
            <w:vAlign w:val="top"/>
          </w:tcPr>
          <w:p w14:paraId="43046F47">
            <w:pPr>
              <w:jc w:val="center"/>
              <w:rPr>
                <w:ins w:id="4177" w:author="LKY" w:date="2026-05-22T20:54:47Z"/>
                <w:rFonts w:hint="default" w:ascii="Times New Roman" w:hAnsi="Times New Roman"/>
                <w:vertAlign w:val="baseline"/>
                <w:lang w:val="en-US" w:eastAsia="zh-CN"/>
              </w:rPr>
            </w:pPr>
            <w:ins w:id="4178" w:author="LKY" w:date="2026-05-22T20:54:47Z">
              <w:r>
                <w:rPr>
                  <w:rFonts w:hint="eastAsia" w:ascii="Times New Roman" w:hAnsi="Times New Roman"/>
                  <w:vertAlign w:val="baseline"/>
                  <w:lang w:val="en-US" w:eastAsia="zh-CN"/>
                </w:rPr>
                <w:t>GND</w:t>
              </w:r>
            </w:ins>
          </w:p>
        </w:tc>
        <w:tc>
          <w:tcPr>
            <w:tcW w:w="489" w:type="pct"/>
            <w:noWrap w:val="0"/>
            <w:vAlign w:val="top"/>
          </w:tcPr>
          <w:p w14:paraId="5712BD2D">
            <w:pPr>
              <w:jc w:val="center"/>
              <w:rPr>
                <w:ins w:id="4179" w:author="LKY" w:date="2026-05-22T20:54:47Z"/>
                <w:rFonts w:hint="default" w:ascii="Times New Roman" w:hAnsi="Times New Roman"/>
                <w:vertAlign w:val="baseline"/>
                <w:lang w:val="en-US" w:eastAsia="zh-CN"/>
              </w:rPr>
            </w:pPr>
            <w:ins w:id="4180" w:author="LKY" w:date="2026-05-22T20:54:47Z">
              <w:r>
                <w:rPr>
                  <w:rFonts w:hint="eastAsia" w:ascii="Times New Roman" w:hAnsi="Times New Roman"/>
                  <w:vertAlign w:val="baseline"/>
                  <w:lang w:val="en-US" w:eastAsia="zh-CN"/>
                </w:rPr>
                <w:t>GND</w:t>
              </w:r>
            </w:ins>
          </w:p>
        </w:tc>
        <w:tc>
          <w:tcPr>
            <w:tcW w:w="489" w:type="pct"/>
            <w:noWrap w:val="0"/>
            <w:vAlign w:val="top"/>
          </w:tcPr>
          <w:p w14:paraId="4CF5CC4F">
            <w:pPr>
              <w:jc w:val="center"/>
              <w:rPr>
                <w:ins w:id="4181" w:author="LKY" w:date="2026-05-22T20:54:47Z"/>
                <w:rFonts w:hint="default" w:ascii="Times New Roman" w:hAnsi="Times New Roman"/>
                <w:vertAlign w:val="baseline"/>
                <w:lang w:val="en-US" w:eastAsia="zh-CN"/>
              </w:rPr>
            </w:pPr>
            <w:ins w:id="4182" w:author="LKY" w:date="2026-05-22T20:54:47Z">
              <w:r>
                <w:rPr>
                  <w:rFonts w:hint="eastAsia" w:ascii="Times New Roman" w:hAnsi="Times New Roman"/>
                  <w:vertAlign w:val="baseline"/>
                  <w:lang w:val="en-US" w:eastAsia="zh-CN"/>
                </w:rPr>
                <w:t>GND</w:t>
              </w:r>
            </w:ins>
          </w:p>
        </w:tc>
        <w:tc>
          <w:tcPr>
            <w:tcW w:w="489" w:type="pct"/>
            <w:noWrap w:val="0"/>
            <w:vAlign w:val="top"/>
          </w:tcPr>
          <w:p w14:paraId="2900D802">
            <w:pPr>
              <w:jc w:val="center"/>
              <w:rPr>
                <w:ins w:id="4183" w:author="LKY" w:date="2026-05-22T20:54:47Z"/>
                <w:rFonts w:hint="default" w:ascii="Times New Roman" w:hAnsi="Times New Roman"/>
                <w:vertAlign w:val="baseline"/>
                <w:lang w:val="en-US" w:eastAsia="zh-CN"/>
              </w:rPr>
            </w:pPr>
            <w:ins w:id="4184" w:author="LKY" w:date="2026-05-22T20:54:47Z">
              <w:r>
                <w:rPr>
                  <w:rFonts w:hint="eastAsia" w:ascii="Times New Roman" w:hAnsi="Times New Roman"/>
                  <w:vertAlign w:val="baseline"/>
                  <w:lang w:val="en-US" w:eastAsia="zh-CN"/>
                </w:rPr>
                <w:t>GND</w:t>
              </w:r>
            </w:ins>
          </w:p>
        </w:tc>
        <w:tc>
          <w:tcPr>
            <w:tcW w:w="489" w:type="pct"/>
            <w:noWrap w:val="0"/>
            <w:vAlign w:val="top"/>
          </w:tcPr>
          <w:p w14:paraId="7BD3201B">
            <w:pPr>
              <w:jc w:val="center"/>
              <w:rPr>
                <w:ins w:id="4185" w:author="LKY" w:date="2026-05-22T20:54:47Z"/>
                <w:rFonts w:hint="default" w:ascii="Times New Roman" w:hAnsi="Times New Roman"/>
                <w:vertAlign w:val="baseline"/>
                <w:lang w:val="en-US" w:eastAsia="zh-CN"/>
              </w:rPr>
            </w:pPr>
            <w:ins w:id="4186" w:author="LKY" w:date="2026-05-22T20:54:47Z">
              <w:r>
                <w:rPr>
                  <w:rFonts w:hint="eastAsia" w:ascii="Times New Roman" w:hAnsi="Times New Roman"/>
                  <w:vertAlign w:val="baseline"/>
                  <w:lang w:val="en-US" w:eastAsia="zh-CN"/>
                </w:rPr>
                <w:t>GND</w:t>
              </w:r>
            </w:ins>
          </w:p>
        </w:tc>
        <w:tc>
          <w:tcPr>
            <w:tcW w:w="489" w:type="pct"/>
            <w:noWrap w:val="0"/>
            <w:vAlign w:val="top"/>
          </w:tcPr>
          <w:p w14:paraId="4BEC0084">
            <w:pPr>
              <w:jc w:val="center"/>
              <w:rPr>
                <w:ins w:id="4187" w:author="LKY" w:date="2026-05-22T20:54:47Z"/>
                <w:rFonts w:hint="default" w:ascii="Times New Roman" w:hAnsi="Times New Roman"/>
                <w:vertAlign w:val="baseline"/>
                <w:lang w:val="en-US" w:eastAsia="zh-CN"/>
              </w:rPr>
            </w:pPr>
            <w:ins w:id="4188" w:author="LKY" w:date="2026-05-22T20:54:47Z">
              <w:r>
                <w:rPr>
                  <w:rFonts w:hint="eastAsia" w:ascii="Times New Roman" w:hAnsi="Times New Roman"/>
                  <w:vertAlign w:val="baseline"/>
                  <w:lang w:val="en-US" w:eastAsia="zh-CN"/>
                </w:rPr>
                <w:t>GND</w:t>
              </w:r>
            </w:ins>
          </w:p>
        </w:tc>
        <w:tc>
          <w:tcPr>
            <w:tcW w:w="525" w:type="pct"/>
            <w:noWrap w:val="0"/>
            <w:vAlign w:val="top"/>
          </w:tcPr>
          <w:p w14:paraId="3D541D12">
            <w:pPr>
              <w:jc w:val="center"/>
              <w:rPr>
                <w:ins w:id="4189" w:author="LKY" w:date="2026-05-22T20:54:47Z"/>
                <w:rFonts w:hint="default" w:ascii="Times New Roman" w:hAnsi="Times New Roman"/>
                <w:vertAlign w:val="baseline"/>
                <w:lang w:val="en-US" w:eastAsia="zh-CN"/>
              </w:rPr>
            </w:pPr>
            <w:ins w:id="4190" w:author="LKY" w:date="2026-05-22T20:54:47Z">
              <w:r>
                <w:rPr>
                  <w:rFonts w:hint="eastAsia" w:ascii="Times New Roman" w:hAnsi="Times New Roman"/>
                  <w:vertAlign w:val="baseline"/>
                  <w:lang w:val="en-US" w:eastAsia="zh-CN"/>
                </w:rPr>
                <w:t>GND</w:t>
              </w:r>
            </w:ins>
          </w:p>
        </w:tc>
        <w:tc>
          <w:tcPr>
            <w:tcW w:w="412" w:type="pct"/>
            <w:noWrap w:val="0"/>
            <w:vAlign w:val="top"/>
          </w:tcPr>
          <w:p w14:paraId="46DABA2E">
            <w:pPr>
              <w:jc w:val="center"/>
              <w:rPr>
                <w:ins w:id="4191" w:author="LKY" w:date="2026-05-22T20:54:47Z"/>
                <w:rFonts w:hint="default" w:ascii="Times New Roman" w:hAnsi="Times New Roman"/>
                <w:vertAlign w:val="baseline"/>
                <w:lang w:val="en-US" w:eastAsia="zh-CN"/>
              </w:rPr>
            </w:pPr>
            <w:ins w:id="4192" w:author="LKY" w:date="2026-05-22T20:54:47Z">
              <w:r>
                <w:rPr>
                  <w:rFonts w:hint="eastAsia" w:ascii="Times New Roman" w:hAnsi="Times New Roman"/>
                  <w:vertAlign w:val="baseline"/>
                  <w:lang w:val="en-US" w:eastAsia="zh-CN"/>
                </w:rPr>
                <w:t>PE</w:t>
              </w:r>
            </w:ins>
          </w:p>
        </w:tc>
      </w:tr>
    </w:tbl>
    <w:p w14:paraId="1FC59522">
      <w:pPr>
        <w:rPr>
          <w:ins w:id="4193" w:author="LKY" w:date="2026-05-22T20:54:47Z"/>
          <w:rFonts w:hint="default"/>
          <w:lang w:val="en-US" w:eastAsia="zh-CN"/>
        </w:rPr>
      </w:pPr>
    </w:p>
    <w:p w14:paraId="762C51A7">
      <w:pPr>
        <w:rPr>
          <w:ins w:id="4194" w:author="L" w:date="2026-06-30T11:18:11Z"/>
          <w:rFonts w:hint="default"/>
          <w:lang w:val="en-US" w:eastAsia="zh-CN"/>
        </w:rPr>
      </w:pPr>
      <w:ins w:id="4195" w:author="L" w:date="2026-06-30T11:18:11Z">
        <w:r>
          <w:rPr>
            <w:rFonts w:hint="eastAsia" w:ascii="Times New Roman" w:hAnsi="Times New Roman" w:eastAsia="宋体" w:cs="宋体"/>
            <w:b w:val="0"/>
            <w:bCs w:val="0"/>
            <w:iCs/>
            <w:color w:val="FF0000"/>
            <w:kern w:val="2"/>
            <w:sz w:val="24"/>
            <w:szCs w:val="24"/>
            <w:lang w:val="en-US" w:eastAsia="zh-CN" w:bidi="ar-SA"/>
          </w:rPr>
          <w:t>注意：</w:t>
        </w:r>
      </w:ins>
      <w:ins w:id="4196" w:author="L" w:date="2026-06-30T11:21:48Z">
        <w:r>
          <w:rPr>
            <w:rFonts w:hint="eastAsia" w:ascii="Times New Roman" w:hAnsi="Times New Roman" w:eastAsia="宋体" w:cs="宋体"/>
            <w:b w:val="0"/>
            <w:bCs w:val="0"/>
            <w:iCs/>
            <w:color w:val="FF0000"/>
            <w:kern w:val="2"/>
            <w:sz w:val="24"/>
            <w:szCs w:val="24"/>
            <w:lang w:val="en-US" w:eastAsia="zh-CN" w:bidi="ar-SA"/>
          </w:rPr>
          <w:t>采用 24V DC 直流电源供电</w:t>
        </w:r>
      </w:ins>
      <w:ins w:id="4197" w:author="L" w:date="2026-06-30T11:18:11Z">
        <w:r>
          <w:rPr>
            <w:rFonts w:hint="eastAsia" w:ascii="Times New Roman" w:hAnsi="Times New Roman" w:eastAsia="宋体" w:cs="宋体"/>
            <w:b w:val="0"/>
            <w:bCs w:val="0"/>
            <w:iCs/>
            <w:color w:val="FF0000"/>
            <w:kern w:val="2"/>
            <w:sz w:val="24"/>
            <w:szCs w:val="24"/>
            <w:lang w:val="en-US" w:eastAsia="zh-CN" w:bidi="ar-SA"/>
          </w:rPr>
          <w:t>。</w:t>
        </w:r>
      </w:ins>
    </w:p>
    <w:p w14:paraId="7CEA6A89">
      <w:pPr>
        <w:rPr>
          <w:rFonts w:hint="default"/>
          <w:lang w:val="en-US" w:eastAsia="zh-CN"/>
        </w:rPr>
      </w:pPr>
    </w:p>
    <w:p w14:paraId="068BA76A">
      <w:pPr>
        <w:pStyle w:val="12"/>
        <w:ind w:left="0" w:leftChars="0" w:firstLine="0" w:firstLineChars="0"/>
        <w:outlineLvl w:val="2"/>
        <w:rPr>
          <w:rFonts w:hint="eastAsia" w:ascii="Times New Roman" w:hAnsi="Times New Roman" w:cstheme="minorBidi"/>
          <w:b/>
          <w:bCs/>
          <w:kern w:val="2"/>
          <w:sz w:val="28"/>
          <w:szCs w:val="28"/>
          <w:lang w:val="en-US" w:eastAsia="zh-CN" w:bidi="ar-SA"/>
        </w:rPr>
      </w:pPr>
      <w:bookmarkStart w:id="93" w:name="_Toc17130"/>
      <w:bookmarkStart w:id="94" w:name="_Toc166"/>
      <w:bookmarkStart w:id="95" w:name="_Toc9046"/>
      <w:bookmarkStart w:id="96" w:name="_Toc11915"/>
      <w:bookmarkStart w:id="97" w:name="_Toc28422"/>
      <w:r>
        <w:rPr>
          <w:rFonts w:hint="eastAsia" w:ascii="Times New Roman" w:hAnsi="Times New Roman" w:cstheme="minorBidi"/>
          <w:b/>
          <w:bCs/>
          <w:kern w:val="2"/>
          <w:sz w:val="28"/>
          <w:szCs w:val="28"/>
          <w:lang w:val="en-US" w:eastAsia="zh-CN" w:bidi="ar-SA"/>
        </w:rPr>
        <w:t>2.3.</w:t>
      </w:r>
      <w:ins w:id="4198" w:author="LKY" w:date="2026-08-31T10:08:50Z">
        <w:r>
          <w:rPr>
            <w:rFonts w:hint="eastAsia" w:ascii="Times New Roman" w:hAnsi="Times New Roman" w:cstheme="minorBidi"/>
            <w:b/>
            <w:bCs/>
            <w:kern w:val="2"/>
            <w:sz w:val="28"/>
            <w:szCs w:val="28"/>
            <w:lang w:val="en-US" w:eastAsia="zh-CN" w:bidi="ar-SA"/>
          </w:rPr>
          <w:t>6</w:t>
        </w:r>
      </w:ins>
      <w:del w:id="4199" w:author="LKY" w:date="2026-08-31T10:08:50Z">
        <w:r>
          <w:rPr>
            <w:rFonts w:hint="eastAsia" w:ascii="Times New Roman" w:hAnsi="Times New Roman" w:cstheme="minorBidi"/>
            <w:b/>
            <w:bCs/>
            <w:kern w:val="2"/>
            <w:sz w:val="28"/>
            <w:szCs w:val="28"/>
            <w:lang w:val="en-US" w:eastAsia="zh-CN" w:bidi="ar-SA"/>
          </w:rPr>
          <w:delText>5</w:delText>
        </w:r>
      </w:del>
      <w:r>
        <w:rPr>
          <w:rFonts w:hint="eastAsia" w:ascii="Times New Roman" w:hAnsi="Times New Roman" w:cstheme="minorBidi"/>
          <w:b/>
          <w:bCs/>
          <w:kern w:val="2"/>
          <w:sz w:val="28"/>
          <w:szCs w:val="28"/>
          <w:lang w:val="en-US" w:eastAsia="zh-CN" w:bidi="ar-SA"/>
        </w:rPr>
        <w:t xml:space="preserve"> AI模块</w:t>
      </w:r>
      <w:bookmarkEnd w:id="93"/>
      <w:bookmarkEnd w:id="94"/>
      <w:bookmarkEnd w:id="95"/>
      <w:bookmarkEnd w:id="96"/>
      <w:bookmarkEnd w:id="97"/>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7E64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00" w:author="LKY" w:date="2026-05-22T20:55:03Z"/>
        </w:trPr>
        <w:tc>
          <w:tcPr>
            <w:tcW w:w="5000" w:type="pct"/>
            <w:gridSpan w:val="10"/>
            <w:tcBorders>
              <w:top w:val="single" w:color="auto" w:sz="4" w:space="0"/>
            </w:tcBorders>
            <w:noWrap w:val="0"/>
            <w:vAlign w:val="top"/>
          </w:tcPr>
          <w:p w14:paraId="77A57453">
            <w:pPr>
              <w:jc w:val="center"/>
              <w:rPr>
                <w:ins w:id="4201" w:author="LKY" w:date="2026-05-22T20:55:03Z"/>
                <w:rFonts w:hint="default" w:ascii="Times New Roman" w:hAnsi="Times New Roman"/>
                <w:vertAlign w:val="baseline"/>
                <w:lang w:val="en-US" w:eastAsia="zh-CN"/>
              </w:rPr>
            </w:pPr>
            <w:ins w:id="4202" w:author="LKY" w:date="2026-05-22T20:55:03Z">
              <w:r>
                <w:rPr>
                  <w:rFonts w:hint="eastAsia" w:ascii="Times New Roman" w:hAnsi="Times New Roman"/>
                  <w:vertAlign w:val="baseline"/>
                  <w:lang w:val="en-US" w:eastAsia="zh-CN"/>
                </w:rPr>
                <w:t>N3081/N3083模块</w:t>
              </w:r>
            </w:ins>
            <w:ins w:id="4203" w:author="LKY" w:date="2026-06-04T18:47:27Z">
              <w:r>
                <w:rPr>
                  <w:rFonts w:hint="eastAsia" w:ascii="Times New Roman" w:hAnsi="Times New Roman"/>
                  <w:vertAlign w:val="baseline"/>
                  <w:lang w:val="en-US" w:eastAsia="zh-CN"/>
                </w:rPr>
                <w:t>（</w:t>
              </w:r>
            </w:ins>
            <w:ins w:id="4204" w:author="L" w:date="2026-06-15T15:39:26Z">
              <w:r>
                <w:rPr>
                  <w:rFonts w:hint="eastAsia" w:ascii="Times New Roman" w:hAnsi="Times New Roman"/>
                  <w:vertAlign w:val="baseline"/>
                  <w:lang w:val="en-US" w:eastAsia="zh-CN"/>
                </w:rPr>
                <w:t>±</w:t>
              </w:r>
            </w:ins>
            <w:ins w:id="4205" w:author="L" w:date="2026-06-15T15:39:30Z">
              <w:r>
                <w:rPr>
                  <w:rFonts w:hint="eastAsia" w:ascii="Times New Roman" w:hAnsi="Times New Roman"/>
                  <w:vertAlign w:val="baseline"/>
                  <w:lang w:val="en-US" w:eastAsia="zh-CN"/>
                </w:rPr>
                <w:t>0.1</w:t>
              </w:r>
            </w:ins>
            <w:ins w:id="4206" w:author="LKY" w:date="2026-06-04T18:48:03Z">
              <w:r>
                <w:rPr>
                  <w:rFonts w:hint="eastAsia" w:ascii="Times New Roman" w:hAnsi="Times New Roman"/>
                  <w:vertAlign w:val="baseline"/>
                  <w:lang w:val="en-US" w:eastAsia="zh-CN"/>
                </w:rPr>
                <w:t>误差</w:t>
              </w:r>
            </w:ins>
            <w:ins w:id="4207" w:author="LKY" w:date="2026-06-04T18:47:28Z">
              <w:r>
                <w:rPr>
                  <w:rFonts w:hint="eastAsia" w:ascii="Times New Roman" w:hAnsi="Times New Roman"/>
                  <w:vertAlign w:val="baseline"/>
                  <w:lang w:val="en-US" w:eastAsia="zh-CN"/>
                </w:rPr>
                <w:t>）</w:t>
              </w:r>
            </w:ins>
          </w:p>
        </w:tc>
      </w:tr>
      <w:tr w14:paraId="6DC1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08" w:author="LKY" w:date="2026-05-22T20:55:03Z"/>
        </w:trPr>
        <w:tc>
          <w:tcPr>
            <w:tcW w:w="639" w:type="pct"/>
            <w:tcBorders>
              <w:top w:val="single" w:color="auto" w:sz="4" w:space="0"/>
            </w:tcBorders>
            <w:noWrap w:val="0"/>
            <w:vAlign w:val="top"/>
          </w:tcPr>
          <w:p w14:paraId="11FAB3BE">
            <w:pPr>
              <w:jc w:val="center"/>
              <w:rPr>
                <w:ins w:id="4209" w:author="LKY" w:date="2026-05-22T20:55:03Z"/>
                <w:rFonts w:hint="default" w:ascii="Times New Roman" w:hAnsi="Times New Roman"/>
                <w:vertAlign w:val="baseline"/>
                <w:lang w:val="en-US" w:eastAsia="zh-CN"/>
              </w:rPr>
            </w:pPr>
            <w:ins w:id="4210" w:author="LKY" w:date="2026-05-22T20:55:03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4B9C25BC">
            <w:pPr>
              <w:jc w:val="center"/>
              <w:rPr>
                <w:ins w:id="4211" w:author="LKY" w:date="2026-05-22T20:55:03Z"/>
                <w:rFonts w:hint="default" w:ascii="Times New Roman" w:hAnsi="Times New Roman" w:eastAsiaTheme="minorEastAsia" w:cstheme="minorBidi"/>
                <w:kern w:val="2"/>
                <w:sz w:val="21"/>
                <w:szCs w:val="24"/>
                <w:vertAlign w:val="baseline"/>
                <w:lang w:val="en-US" w:eastAsia="zh-CN" w:bidi="ar-SA"/>
              </w:rPr>
            </w:pPr>
            <w:ins w:id="4212" w:author="LKY" w:date="2026-05-22T20:55:03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2E20F9E4">
            <w:pPr>
              <w:jc w:val="center"/>
              <w:rPr>
                <w:ins w:id="4213" w:author="LKY" w:date="2026-05-22T20:55:03Z"/>
                <w:rFonts w:hint="default" w:ascii="Times New Roman" w:hAnsi="Times New Roman" w:eastAsiaTheme="minorEastAsia" w:cstheme="minorBidi"/>
                <w:kern w:val="2"/>
                <w:sz w:val="21"/>
                <w:szCs w:val="24"/>
                <w:vertAlign w:val="baseline"/>
                <w:lang w:val="en-US" w:eastAsia="zh-CN" w:bidi="ar-SA"/>
              </w:rPr>
            </w:pPr>
            <w:ins w:id="4214" w:author="LKY" w:date="2026-05-22T20:55:03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5ACAC23C">
            <w:pPr>
              <w:jc w:val="center"/>
              <w:rPr>
                <w:ins w:id="4215" w:author="LKY" w:date="2026-05-22T20:55:03Z"/>
                <w:rFonts w:hint="default" w:ascii="Times New Roman" w:hAnsi="Times New Roman" w:eastAsiaTheme="minorEastAsia" w:cstheme="minorBidi"/>
                <w:kern w:val="2"/>
                <w:sz w:val="21"/>
                <w:szCs w:val="24"/>
                <w:vertAlign w:val="baseline"/>
                <w:lang w:val="en-US" w:eastAsia="zh-CN" w:bidi="ar-SA"/>
              </w:rPr>
            </w:pPr>
            <w:ins w:id="4216" w:author="LKY" w:date="2026-05-22T20:55:03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03BB9ECC">
            <w:pPr>
              <w:jc w:val="center"/>
              <w:rPr>
                <w:ins w:id="4217" w:author="LKY" w:date="2026-05-22T20:55:03Z"/>
                <w:rFonts w:hint="default" w:ascii="Times New Roman" w:hAnsi="Times New Roman" w:eastAsiaTheme="minorEastAsia" w:cstheme="minorBidi"/>
                <w:kern w:val="2"/>
                <w:sz w:val="21"/>
                <w:szCs w:val="24"/>
                <w:vertAlign w:val="baseline"/>
                <w:lang w:val="en-US" w:eastAsia="zh-CN" w:bidi="ar-SA"/>
              </w:rPr>
            </w:pPr>
            <w:ins w:id="4218" w:author="LKY" w:date="2026-05-22T20:55:03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25161271">
            <w:pPr>
              <w:jc w:val="center"/>
              <w:rPr>
                <w:ins w:id="4219" w:author="LKY" w:date="2026-05-22T20:55:03Z"/>
                <w:rFonts w:hint="default" w:ascii="Times New Roman" w:hAnsi="Times New Roman" w:eastAsiaTheme="minorEastAsia" w:cstheme="minorBidi"/>
                <w:kern w:val="2"/>
                <w:sz w:val="21"/>
                <w:szCs w:val="24"/>
                <w:vertAlign w:val="baseline"/>
                <w:lang w:val="en-US" w:eastAsia="zh-CN" w:bidi="ar-SA"/>
              </w:rPr>
            </w:pPr>
            <w:ins w:id="4220" w:author="LKY" w:date="2026-05-22T20:55:03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6EE59821">
            <w:pPr>
              <w:jc w:val="center"/>
              <w:rPr>
                <w:ins w:id="4221" w:author="LKY" w:date="2026-05-22T20:55:03Z"/>
                <w:rFonts w:hint="default" w:ascii="Times New Roman" w:hAnsi="Times New Roman" w:eastAsiaTheme="minorEastAsia" w:cstheme="minorBidi"/>
                <w:kern w:val="2"/>
                <w:sz w:val="21"/>
                <w:szCs w:val="24"/>
                <w:vertAlign w:val="baseline"/>
                <w:lang w:val="en-US" w:eastAsia="zh-CN" w:bidi="ar-SA"/>
              </w:rPr>
            </w:pPr>
            <w:ins w:id="4222" w:author="LKY" w:date="2026-05-22T20:55:03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6E7DB3B0">
            <w:pPr>
              <w:jc w:val="center"/>
              <w:rPr>
                <w:ins w:id="4223" w:author="LKY" w:date="2026-05-22T20:55:03Z"/>
                <w:rFonts w:hint="default" w:ascii="Times New Roman" w:hAnsi="Times New Roman"/>
                <w:vertAlign w:val="baseline"/>
                <w:lang w:val="en-US" w:eastAsia="zh-CN"/>
              </w:rPr>
            </w:pPr>
            <w:ins w:id="4224" w:author="LKY" w:date="2026-05-22T20:55:03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460EF945">
            <w:pPr>
              <w:jc w:val="center"/>
              <w:rPr>
                <w:ins w:id="4225" w:author="LKY" w:date="2026-05-22T20:55:03Z"/>
                <w:rFonts w:hint="default" w:ascii="Times New Roman" w:hAnsi="Times New Roman"/>
                <w:vertAlign w:val="baseline"/>
                <w:lang w:val="en-US" w:eastAsia="zh-CN"/>
              </w:rPr>
            </w:pPr>
            <w:ins w:id="4226" w:author="LKY" w:date="2026-05-22T20:55:03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60FA8C7B">
            <w:pPr>
              <w:jc w:val="center"/>
              <w:rPr>
                <w:ins w:id="4227" w:author="LKY" w:date="2026-05-22T20:55:03Z"/>
                <w:rFonts w:hint="default" w:ascii="Times New Roman" w:hAnsi="Times New Roman"/>
                <w:vertAlign w:val="baseline"/>
                <w:lang w:val="en-US" w:eastAsia="zh-CN"/>
              </w:rPr>
            </w:pPr>
            <w:ins w:id="4228" w:author="LKY" w:date="2026-05-22T20:55:03Z">
              <w:r>
                <w:rPr>
                  <w:rFonts w:hint="eastAsia" w:ascii="Times New Roman" w:hAnsi="Times New Roman"/>
                  <w:vertAlign w:val="baseline"/>
                  <w:lang w:val="en-US" w:eastAsia="zh-CN"/>
                </w:rPr>
                <w:t>B9</w:t>
              </w:r>
            </w:ins>
          </w:p>
        </w:tc>
      </w:tr>
      <w:tr w14:paraId="609F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29" w:author="LKY" w:date="2026-05-22T20:55:03Z"/>
        </w:trPr>
        <w:tc>
          <w:tcPr>
            <w:tcW w:w="639" w:type="pct"/>
            <w:noWrap w:val="0"/>
            <w:vAlign w:val="top"/>
          </w:tcPr>
          <w:p w14:paraId="1A84D6C7">
            <w:pPr>
              <w:jc w:val="center"/>
              <w:rPr>
                <w:ins w:id="4230" w:author="LKY" w:date="2026-05-22T20:55:03Z"/>
                <w:rFonts w:hint="default" w:ascii="Times New Roman" w:hAnsi="Times New Roman"/>
                <w:vertAlign w:val="baseline"/>
                <w:lang w:val="en-US" w:eastAsia="zh-CN"/>
              </w:rPr>
            </w:pPr>
            <w:ins w:id="4231" w:author="LKY" w:date="2026-05-22T20:55:03Z">
              <w:r>
                <w:rPr>
                  <w:rFonts w:hint="eastAsia" w:ascii="Times New Roman" w:hAnsi="Times New Roman"/>
                  <w:vertAlign w:val="baseline"/>
                  <w:lang w:val="en-US" w:eastAsia="zh-CN"/>
                </w:rPr>
                <w:t>名称</w:t>
              </w:r>
            </w:ins>
          </w:p>
        </w:tc>
        <w:tc>
          <w:tcPr>
            <w:tcW w:w="489" w:type="pct"/>
            <w:noWrap w:val="0"/>
            <w:vAlign w:val="top"/>
          </w:tcPr>
          <w:p w14:paraId="4CB7E72A">
            <w:pPr>
              <w:jc w:val="center"/>
              <w:rPr>
                <w:ins w:id="4232" w:author="LKY" w:date="2026-05-22T20:55:03Z"/>
                <w:rFonts w:hint="default" w:ascii="Times New Roman" w:hAnsi="Times New Roman"/>
                <w:vertAlign w:val="baseline"/>
                <w:lang w:val="en-US" w:eastAsia="zh-CN"/>
              </w:rPr>
            </w:pPr>
            <w:ins w:id="4233" w:author="LKY" w:date="2026-05-22T20:55:03Z">
              <w:r>
                <w:rPr>
                  <w:rFonts w:hint="eastAsia" w:ascii="Times New Roman" w:hAnsi="Times New Roman"/>
                  <w:vertAlign w:val="baseline"/>
                  <w:lang w:val="en-US" w:eastAsia="zh-CN"/>
                </w:rPr>
                <w:t>AI1-</w:t>
              </w:r>
            </w:ins>
          </w:p>
        </w:tc>
        <w:tc>
          <w:tcPr>
            <w:tcW w:w="483" w:type="pct"/>
            <w:noWrap w:val="0"/>
            <w:vAlign w:val="top"/>
          </w:tcPr>
          <w:p w14:paraId="4A803B74">
            <w:pPr>
              <w:jc w:val="center"/>
              <w:rPr>
                <w:ins w:id="4234" w:author="LKY" w:date="2026-05-22T20:55:03Z"/>
                <w:rFonts w:hint="default" w:ascii="Times New Roman" w:hAnsi="Times New Roman"/>
                <w:vertAlign w:val="baseline"/>
                <w:lang w:val="en-US" w:eastAsia="zh-CN"/>
              </w:rPr>
            </w:pPr>
            <w:ins w:id="4235" w:author="LKY" w:date="2026-05-22T20:55:03Z">
              <w:r>
                <w:rPr>
                  <w:rFonts w:hint="eastAsia" w:ascii="Times New Roman" w:hAnsi="Times New Roman"/>
                  <w:vertAlign w:val="baseline"/>
                  <w:lang w:val="en-US" w:eastAsia="zh-CN"/>
                </w:rPr>
                <w:t>AI2-</w:t>
              </w:r>
            </w:ins>
          </w:p>
        </w:tc>
        <w:tc>
          <w:tcPr>
            <w:tcW w:w="489" w:type="pct"/>
            <w:noWrap w:val="0"/>
            <w:vAlign w:val="top"/>
          </w:tcPr>
          <w:p w14:paraId="42B35BB6">
            <w:pPr>
              <w:jc w:val="center"/>
              <w:rPr>
                <w:ins w:id="4236" w:author="LKY" w:date="2026-05-22T20:55:03Z"/>
                <w:rFonts w:hint="default" w:ascii="Times New Roman" w:hAnsi="Times New Roman" w:eastAsiaTheme="minorEastAsia" w:cstheme="minorBidi"/>
                <w:kern w:val="2"/>
                <w:sz w:val="21"/>
                <w:szCs w:val="24"/>
                <w:vertAlign w:val="baseline"/>
                <w:lang w:val="en-US" w:eastAsia="zh-CN" w:bidi="ar-SA"/>
              </w:rPr>
            </w:pPr>
            <w:ins w:id="4237" w:author="LKY" w:date="2026-05-22T20:55:03Z">
              <w:r>
                <w:rPr>
                  <w:rFonts w:hint="eastAsia" w:ascii="Times New Roman" w:hAnsi="Times New Roman"/>
                  <w:vertAlign w:val="baseline"/>
                  <w:lang w:val="en-US" w:eastAsia="zh-CN"/>
                </w:rPr>
                <w:t>AI3-</w:t>
              </w:r>
            </w:ins>
          </w:p>
        </w:tc>
        <w:tc>
          <w:tcPr>
            <w:tcW w:w="489" w:type="pct"/>
            <w:noWrap w:val="0"/>
            <w:vAlign w:val="top"/>
          </w:tcPr>
          <w:p w14:paraId="3E275DCA">
            <w:pPr>
              <w:jc w:val="center"/>
              <w:rPr>
                <w:ins w:id="4238" w:author="LKY" w:date="2026-05-22T20:55:03Z"/>
                <w:rFonts w:hint="default" w:ascii="Times New Roman" w:hAnsi="Times New Roman" w:eastAsiaTheme="minorEastAsia" w:cstheme="minorBidi"/>
                <w:kern w:val="2"/>
                <w:sz w:val="21"/>
                <w:szCs w:val="24"/>
                <w:vertAlign w:val="baseline"/>
                <w:lang w:val="en-US" w:eastAsia="zh-CN" w:bidi="ar-SA"/>
              </w:rPr>
            </w:pPr>
            <w:ins w:id="4239" w:author="LKY" w:date="2026-05-22T20:55:03Z">
              <w:r>
                <w:rPr>
                  <w:rFonts w:hint="eastAsia" w:ascii="Times New Roman" w:hAnsi="Times New Roman"/>
                  <w:vertAlign w:val="baseline"/>
                  <w:lang w:val="en-US" w:eastAsia="zh-CN"/>
                </w:rPr>
                <w:t>AI4-</w:t>
              </w:r>
            </w:ins>
          </w:p>
        </w:tc>
        <w:tc>
          <w:tcPr>
            <w:tcW w:w="489" w:type="pct"/>
            <w:noWrap w:val="0"/>
            <w:vAlign w:val="top"/>
          </w:tcPr>
          <w:p w14:paraId="2891E657">
            <w:pPr>
              <w:jc w:val="center"/>
              <w:rPr>
                <w:ins w:id="4240" w:author="LKY" w:date="2026-05-22T20:55:03Z"/>
                <w:rFonts w:hint="default" w:ascii="Times New Roman" w:hAnsi="Times New Roman"/>
                <w:vertAlign w:val="baseline"/>
                <w:lang w:val="en-US" w:eastAsia="zh-CN"/>
              </w:rPr>
            </w:pPr>
            <w:ins w:id="4241" w:author="LKY" w:date="2026-05-22T20:55:03Z">
              <w:r>
                <w:rPr>
                  <w:rFonts w:hint="eastAsia" w:ascii="Times New Roman" w:hAnsi="Times New Roman"/>
                  <w:vertAlign w:val="baseline"/>
                  <w:lang w:val="en-US" w:eastAsia="zh-CN"/>
                </w:rPr>
                <w:t>AI5-</w:t>
              </w:r>
            </w:ins>
          </w:p>
        </w:tc>
        <w:tc>
          <w:tcPr>
            <w:tcW w:w="489" w:type="pct"/>
            <w:noWrap w:val="0"/>
            <w:vAlign w:val="top"/>
          </w:tcPr>
          <w:p w14:paraId="4896372C">
            <w:pPr>
              <w:jc w:val="center"/>
              <w:rPr>
                <w:ins w:id="4242" w:author="LKY" w:date="2026-05-22T20:55:03Z"/>
                <w:rFonts w:hint="default" w:ascii="Times New Roman" w:hAnsi="Times New Roman"/>
                <w:vertAlign w:val="baseline"/>
                <w:lang w:val="en-US" w:eastAsia="zh-CN"/>
              </w:rPr>
            </w:pPr>
            <w:ins w:id="4243" w:author="LKY" w:date="2026-05-22T20:55:03Z">
              <w:r>
                <w:rPr>
                  <w:rFonts w:hint="eastAsia" w:ascii="Times New Roman" w:hAnsi="Times New Roman"/>
                  <w:vertAlign w:val="baseline"/>
                  <w:lang w:val="en-US" w:eastAsia="zh-CN"/>
                </w:rPr>
                <w:t>AI6-</w:t>
              </w:r>
            </w:ins>
          </w:p>
        </w:tc>
        <w:tc>
          <w:tcPr>
            <w:tcW w:w="489" w:type="pct"/>
            <w:noWrap w:val="0"/>
            <w:vAlign w:val="top"/>
          </w:tcPr>
          <w:p w14:paraId="618856E3">
            <w:pPr>
              <w:jc w:val="center"/>
              <w:rPr>
                <w:ins w:id="4244" w:author="LKY" w:date="2026-05-22T20:55:03Z"/>
                <w:rFonts w:hint="default" w:ascii="Times New Roman" w:hAnsi="Times New Roman"/>
                <w:vertAlign w:val="baseline"/>
                <w:lang w:val="en-US" w:eastAsia="zh-CN"/>
              </w:rPr>
            </w:pPr>
            <w:ins w:id="4245" w:author="LKY" w:date="2026-05-22T20:55:03Z">
              <w:r>
                <w:rPr>
                  <w:rFonts w:hint="eastAsia" w:ascii="Times New Roman" w:hAnsi="Times New Roman"/>
                  <w:vertAlign w:val="baseline"/>
                  <w:lang w:val="en-US" w:eastAsia="zh-CN"/>
                </w:rPr>
                <w:t>AI7-</w:t>
              </w:r>
            </w:ins>
          </w:p>
        </w:tc>
        <w:tc>
          <w:tcPr>
            <w:tcW w:w="525" w:type="pct"/>
            <w:noWrap w:val="0"/>
            <w:vAlign w:val="top"/>
          </w:tcPr>
          <w:p w14:paraId="091C6BAF">
            <w:pPr>
              <w:jc w:val="center"/>
              <w:rPr>
                <w:ins w:id="4246" w:author="LKY" w:date="2026-05-22T20:55:03Z"/>
                <w:rFonts w:hint="default" w:ascii="Times New Roman" w:hAnsi="Times New Roman"/>
                <w:vertAlign w:val="baseline"/>
                <w:lang w:val="en-US" w:eastAsia="zh-CN"/>
              </w:rPr>
            </w:pPr>
            <w:ins w:id="4247" w:author="LKY" w:date="2026-05-22T20:55:03Z">
              <w:r>
                <w:rPr>
                  <w:rFonts w:hint="eastAsia" w:ascii="Times New Roman" w:hAnsi="Times New Roman"/>
                  <w:vertAlign w:val="baseline"/>
                  <w:lang w:val="en-US" w:eastAsia="zh-CN"/>
                </w:rPr>
                <w:t>AI8-</w:t>
              </w:r>
            </w:ins>
          </w:p>
        </w:tc>
        <w:tc>
          <w:tcPr>
            <w:tcW w:w="412" w:type="pct"/>
            <w:noWrap w:val="0"/>
            <w:vAlign w:val="top"/>
          </w:tcPr>
          <w:p w14:paraId="571BD37D">
            <w:pPr>
              <w:jc w:val="center"/>
              <w:rPr>
                <w:ins w:id="4248" w:author="LKY" w:date="2026-05-22T20:55:03Z"/>
                <w:rFonts w:hint="default" w:ascii="Times New Roman" w:hAnsi="Times New Roman"/>
                <w:vertAlign w:val="baseline"/>
                <w:lang w:val="en-US" w:eastAsia="zh-CN"/>
              </w:rPr>
            </w:pPr>
            <w:ins w:id="4249" w:author="LKY" w:date="2026-05-22T20:55:03Z">
              <w:r>
                <w:rPr>
                  <w:rFonts w:hint="eastAsia" w:ascii="Times New Roman" w:hAnsi="Times New Roman"/>
                  <w:vertAlign w:val="baseline"/>
                  <w:lang w:val="en-US" w:eastAsia="zh-CN"/>
                </w:rPr>
                <w:t>PE</w:t>
              </w:r>
            </w:ins>
          </w:p>
        </w:tc>
      </w:tr>
      <w:tr w14:paraId="3E81B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50" w:author="LKY" w:date="2026-05-22T20:55:03Z"/>
        </w:trPr>
        <w:tc>
          <w:tcPr>
            <w:tcW w:w="639" w:type="pct"/>
            <w:noWrap w:val="0"/>
            <w:vAlign w:val="top"/>
          </w:tcPr>
          <w:p w14:paraId="3C372320">
            <w:pPr>
              <w:jc w:val="center"/>
              <w:rPr>
                <w:ins w:id="4251" w:author="LKY" w:date="2026-05-22T20:55:03Z"/>
                <w:rFonts w:hint="default" w:ascii="Times New Roman" w:hAnsi="Times New Roman"/>
                <w:vertAlign w:val="baseline"/>
                <w:lang w:val="en-US" w:eastAsia="zh-CN"/>
              </w:rPr>
            </w:pPr>
            <w:ins w:id="4252" w:author="LKY" w:date="2026-05-22T20:55:03Z">
              <w:r>
                <w:rPr>
                  <w:rFonts w:hint="eastAsia" w:ascii="Times New Roman" w:hAnsi="Times New Roman"/>
                  <w:vertAlign w:val="baseline"/>
                  <w:lang w:val="en-US" w:eastAsia="zh-CN"/>
                </w:rPr>
                <w:t>端口号</w:t>
              </w:r>
            </w:ins>
          </w:p>
        </w:tc>
        <w:tc>
          <w:tcPr>
            <w:tcW w:w="489" w:type="pct"/>
            <w:noWrap w:val="0"/>
            <w:vAlign w:val="top"/>
          </w:tcPr>
          <w:p w14:paraId="23F243B0">
            <w:pPr>
              <w:jc w:val="center"/>
              <w:rPr>
                <w:ins w:id="4253" w:author="LKY" w:date="2026-05-22T20:55:03Z"/>
                <w:rFonts w:hint="default" w:ascii="Times New Roman" w:hAnsi="Times New Roman"/>
                <w:vertAlign w:val="baseline"/>
                <w:lang w:val="en-US" w:eastAsia="zh-CN"/>
              </w:rPr>
            </w:pPr>
            <w:ins w:id="4254" w:author="LKY" w:date="2026-05-22T20:55:03Z">
              <w:r>
                <w:rPr>
                  <w:rFonts w:hint="eastAsia" w:ascii="Times New Roman" w:hAnsi="Times New Roman"/>
                  <w:vertAlign w:val="baseline"/>
                  <w:lang w:val="en-US" w:eastAsia="zh-CN"/>
                </w:rPr>
                <w:t>A1</w:t>
              </w:r>
            </w:ins>
          </w:p>
        </w:tc>
        <w:tc>
          <w:tcPr>
            <w:tcW w:w="483" w:type="pct"/>
            <w:noWrap w:val="0"/>
            <w:vAlign w:val="top"/>
          </w:tcPr>
          <w:p w14:paraId="4C746411">
            <w:pPr>
              <w:jc w:val="center"/>
              <w:rPr>
                <w:ins w:id="4255" w:author="LKY" w:date="2026-05-22T20:55:03Z"/>
                <w:rFonts w:hint="default" w:ascii="Times New Roman" w:hAnsi="Times New Roman"/>
                <w:vertAlign w:val="baseline"/>
                <w:lang w:val="en-US" w:eastAsia="zh-CN"/>
              </w:rPr>
            </w:pPr>
            <w:ins w:id="4256" w:author="LKY" w:date="2026-05-22T20:55:03Z">
              <w:r>
                <w:rPr>
                  <w:rFonts w:hint="eastAsia" w:ascii="Times New Roman" w:hAnsi="Times New Roman"/>
                  <w:vertAlign w:val="baseline"/>
                  <w:lang w:val="en-US" w:eastAsia="zh-CN"/>
                </w:rPr>
                <w:t>A2</w:t>
              </w:r>
            </w:ins>
          </w:p>
        </w:tc>
        <w:tc>
          <w:tcPr>
            <w:tcW w:w="489" w:type="pct"/>
            <w:noWrap w:val="0"/>
            <w:vAlign w:val="top"/>
          </w:tcPr>
          <w:p w14:paraId="0EA3E057">
            <w:pPr>
              <w:jc w:val="center"/>
              <w:rPr>
                <w:ins w:id="4257" w:author="LKY" w:date="2026-05-22T20:55:03Z"/>
                <w:rFonts w:hint="default" w:ascii="Times New Roman" w:hAnsi="Times New Roman"/>
                <w:vertAlign w:val="baseline"/>
                <w:lang w:val="en-US" w:eastAsia="zh-CN"/>
              </w:rPr>
            </w:pPr>
            <w:ins w:id="4258" w:author="LKY" w:date="2026-05-22T20:55:03Z">
              <w:r>
                <w:rPr>
                  <w:rFonts w:hint="eastAsia" w:ascii="Times New Roman" w:hAnsi="Times New Roman"/>
                  <w:vertAlign w:val="baseline"/>
                  <w:lang w:val="en-US" w:eastAsia="zh-CN"/>
                </w:rPr>
                <w:t>A3</w:t>
              </w:r>
            </w:ins>
          </w:p>
        </w:tc>
        <w:tc>
          <w:tcPr>
            <w:tcW w:w="489" w:type="pct"/>
            <w:noWrap w:val="0"/>
            <w:vAlign w:val="top"/>
          </w:tcPr>
          <w:p w14:paraId="20AFE8E6">
            <w:pPr>
              <w:jc w:val="center"/>
              <w:rPr>
                <w:ins w:id="4259" w:author="LKY" w:date="2026-05-22T20:55:03Z"/>
                <w:rFonts w:hint="default" w:ascii="Times New Roman" w:hAnsi="Times New Roman"/>
                <w:vertAlign w:val="baseline"/>
                <w:lang w:val="en-US" w:eastAsia="zh-CN"/>
              </w:rPr>
            </w:pPr>
            <w:ins w:id="4260" w:author="LKY" w:date="2026-05-22T20:55:03Z">
              <w:r>
                <w:rPr>
                  <w:rFonts w:hint="eastAsia" w:ascii="Times New Roman" w:hAnsi="Times New Roman"/>
                  <w:vertAlign w:val="baseline"/>
                  <w:lang w:val="en-US" w:eastAsia="zh-CN"/>
                </w:rPr>
                <w:t>A4</w:t>
              </w:r>
            </w:ins>
          </w:p>
        </w:tc>
        <w:tc>
          <w:tcPr>
            <w:tcW w:w="489" w:type="pct"/>
            <w:noWrap w:val="0"/>
            <w:vAlign w:val="top"/>
          </w:tcPr>
          <w:p w14:paraId="3E0657E4">
            <w:pPr>
              <w:jc w:val="center"/>
              <w:rPr>
                <w:ins w:id="4261" w:author="LKY" w:date="2026-05-22T20:55:03Z"/>
                <w:rFonts w:hint="default" w:ascii="Times New Roman" w:hAnsi="Times New Roman"/>
                <w:vertAlign w:val="baseline"/>
                <w:lang w:val="en-US" w:eastAsia="zh-CN"/>
              </w:rPr>
            </w:pPr>
            <w:ins w:id="4262" w:author="LKY" w:date="2026-05-22T20:55:03Z">
              <w:r>
                <w:rPr>
                  <w:rFonts w:hint="eastAsia" w:ascii="Times New Roman" w:hAnsi="Times New Roman"/>
                  <w:vertAlign w:val="baseline"/>
                  <w:lang w:val="en-US" w:eastAsia="zh-CN"/>
                </w:rPr>
                <w:t>A5</w:t>
              </w:r>
            </w:ins>
          </w:p>
        </w:tc>
        <w:tc>
          <w:tcPr>
            <w:tcW w:w="489" w:type="pct"/>
            <w:noWrap w:val="0"/>
            <w:vAlign w:val="top"/>
          </w:tcPr>
          <w:p w14:paraId="53C85695">
            <w:pPr>
              <w:jc w:val="center"/>
              <w:rPr>
                <w:ins w:id="4263" w:author="LKY" w:date="2026-05-22T20:55:03Z"/>
                <w:rFonts w:hint="default" w:ascii="Times New Roman" w:hAnsi="Times New Roman"/>
                <w:vertAlign w:val="baseline"/>
                <w:lang w:val="en-US" w:eastAsia="zh-CN"/>
              </w:rPr>
            </w:pPr>
            <w:ins w:id="4264" w:author="LKY" w:date="2026-05-22T20:55:03Z">
              <w:r>
                <w:rPr>
                  <w:rFonts w:hint="eastAsia" w:ascii="Times New Roman" w:hAnsi="Times New Roman"/>
                  <w:vertAlign w:val="baseline"/>
                  <w:lang w:val="en-US" w:eastAsia="zh-CN"/>
                </w:rPr>
                <w:t>A6</w:t>
              </w:r>
            </w:ins>
          </w:p>
        </w:tc>
        <w:tc>
          <w:tcPr>
            <w:tcW w:w="489" w:type="pct"/>
            <w:noWrap w:val="0"/>
            <w:vAlign w:val="top"/>
          </w:tcPr>
          <w:p w14:paraId="23047F9E">
            <w:pPr>
              <w:jc w:val="center"/>
              <w:rPr>
                <w:ins w:id="4265" w:author="LKY" w:date="2026-05-22T20:55:03Z"/>
                <w:rFonts w:hint="default" w:ascii="Times New Roman" w:hAnsi="Times New Roman"/>
                <w:vertAlign w:val="baseline"/>
                <w:lang w:val="en-US" w:eastAsia="zh-CN"/>
              </w:rPr>
            </w:pPr>
            <w:ins w:id="4266" w:author="LKY" w:date="2026-05-22T20:55:03Z">
              <w:r>
                <w:rPr>
                  <w:rFonts w:hint="eastAsia" w:ascii="Times New Roman" w:hAnsi="Times New Roman"/>
                  <w:vertAlign w:val="baseline"/>
                  <w:lang w:val="en-US" w:eastAsia="zh-CN"/>
                </w:rPr>
                <w:t>A7</w:t>
              </w:r>
            </w:ins>
          </w:p>
        </w:tc>
        <w:tc>
          <w:tcPr>
            <w:tcW w:w="525" w:type="pct"/>
            <w:noWrap w:val="0"/>
            <w:vAlign w:val="top"/>
          </w:tcPr>
          <w:p w14:paraId="668B1CDD">
            <w:pPr>
              <w:jc w:val="center"/>
              <w:rPr>
                <w:ins w:id="4267" w:author="LKY" w:date="2026-05-22T20:55:03Z"/>
                <w:rFonts w:hint="default" w:ascii="Times New Roman" w:hAnsi="Times New Roman"/>
                <w:vertAlign w:val="baseline"/>
                <w:lang w:val="en-US" w:eastAsia="zh-CN"/>
              </w:rPr>
            </w:pPr>
            <w:ins w:id="4268" w:author="LKY" w:date="2026-05-22T20:55:03Z">
              <w:r>
                <w:rPr>
                  <w:rFonts w:hint="eastAsia" w:ascii="Times New Roman" w:hAnsi="Times New Roman"/>
                  <w:vertAlign w:val="baseline"/>
                  <w:lang w:val="en-US" w:eastAsia="zh-CN"/>
                </w:rPr>
                <w:t>A8</w:t>
              </w:r>
            </w:ins>
          </w:p>
        </w:tc>
        <w:tc>
          <w:tcPr>
            <w:tcW w:w="412" w:type="pct"/>
            <w:noWrap w:val="0"/>
            <w:vAlign w:val="top"/>
          </w:tcPr>
          <w:p w14:paraId="36D06A67">
            <w:pPr>
              <w:jc w:val="center"/>
              <w:rPr>
                <w:ins w:id="4269" w:author="LKY" w:date="2026-05-22T20:55:03Z"/>
                <w:rFonts w:hint="default" w:ascii="Times New Roman" w:hAnsi="Times New Roman"/>
                <w:vertAlign w:val="baseline"/>
                <w:lang w:val="en-US" w:eastAsia="zh-CN"/>
              </w:rPr>
            </w:pPr>
            <w:ins w:id="4270" w:author="LKY" w:date="2026-05-22T20:55:03Z">
              <w:r>
                <w:rPr>
                  <w:rFonts w:hint="eastAsia" w:ascii="Times New Roman" w:hAnsi="Times New Roman"/>
                  <w:vertAlign w:val="baseline"/>
                  <w:lang w:val="en-US" w:eastAsia="zh-CN"/>
                </w:rPr>
                <w:t>A9</w:t>
              </w:r>
            </w:ins>
          </w:p>
        </w:tc>
      </w:tr>
      <w:tr w14:paraId="408E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71" w:author="LKY" w:date="2026-05-22T20:55:03Z"/>
        </w:trPr>
        <w:tc>
          <w:tcPr>
            <w:tcW w:w="639" w:type="pct"/>
            <w:noWrap w:val="0"/>
            <w:vAlign w:val="top"/>
          </w:tcPr>
          <w:p w14:paraId="3A9D7ABD">
            <w:pPr>
              <w:jc w:val="center"/>
              <w:rPr>
                <w:ins w:id="4272" w:author="LKY" w:date="2026-05-22T20:55:03Z"/>
                <w:rFonts w:hint="default" w:ascii="Times New Roman" w:hAnsi="Times New Roman"/>
                <w:vertAlign w:val="baseline"/>
                <w:lang w:val="en-US" w:eastAsia="zh-CN"/>
              </w:rPr>
            </w:pPr>
            <w:ins w:id="4273" w:author="LKY" w:date="2026-05-22T20:55:03Z">
              <w:r>
                <w:rPr>
                  <w:rFonts w:hint="eastAsia" w:ascii="Times New Roman" w:hAnsi="Times New Roman"/>
                  <w:vertAlign w:val="baseline"/>
                  <w:lang w:val="en-US" w:eastAsia="zh-CN"/>
                </w:rPr>
                <w:t>名称</w:t>
              </w:r>
            </w:ins>
          </w:p>
        </w:tc>
        <w:tc>
          <w:tcPr>
            <w:tcW w:w="489" w:type="pct"/>
            <w:noWrap w:val="0"/>
            <w:vAlign w:val="top"/>
          </w:tcPr>
          <w:p w14:paraId="0FF5479C">
            <w:pPr>
              <w:jc w:val="center"/>
              <w:rPr>
                <w:ins w:id="4274" w:author="LKY" w:date="2026-05-22T20:55:03Z"/>
                <w:rFonts w:hint="default" w:ascii="Times New Roman" w:hAnsi="Times New Roman"/>
                <w:vertAlign w:val="baseline"/>
                <w:lang w:val="en-US" w:eastAsia="zh-CN"/>
              </w:rPr>
            </w:pPr>
            <w:ins w:id="4275" w:author="LKY" w:date="2026-05-22T20:55:03Z">
              <w:r>
                <w:rPr>
                  <w:rFonts w:hint="eastAsia" w:ascii="Times New Roman" w:hAnsi="Times New Roman"/>
                  <w:vertAlign w:val="baseline"/>
                  <w:lang w:val="en-US" w:eastAsia="zh-CN"/>
                </w:rPr>
                <w:t>AI1+</w:t>
              </w:r>
            </w:ins>
          </w:p>
        </w:tc>
        <w:tc>
          <w:tcPr>
            <w:tcW w:w="483" w:type="pct"/>
            <w:noWrap w:val="0"/>
            <w:vAlign w:val="top"/>
          </w:tcPr>
          <w:p w14:paraId="18D055E4">
            <w:pPr>
              <w:jc w:val="center"/>
              <w:rPr>
                <w:ins w:id="4276" w:author="LKY" w:date="2026-05-22T20:55:03Z"/>
                <w:rFonts w:hint="default" w:ascii="Times New Roman" w:hAnsi="Times New Roman"/>
                <w:vertAlign w:val="baseline"/>
                <w:lang w:val="en-US" w:eastAsia="zh-CN"/>
              </w:rPr>
            </w:pPr>
            <w:ins w:id="4277" w:author="LKY" w:date="2026-05-22T20:55:03Z">
              <w:r>
                <w:rPr>
                  <w:rFonts w:hint="eastAsia" w:ascii="Times New Roman" w:hAnsi="Times New Roman"/>
                  <w:vertAlign w:val="baseline"/>
                  <w:lang w:val="en-US" w:eastAsia="zh-CN"/>
                </w:rPr>
                <w:t>AI2+</w:t>
              </w:r>
            </w:ins>
          </w:p>
        </w:tc>
        <w:tc>
          <w:tcPr>
            <w:tcW w:w="489" w:type="pct"/>
            <w:noWrap w:val="0"/>
            <w:vAlign w:val="top"/>
          </w:tcPr>
          <w:p w14:paraId="6B85F452">
            <w:pPr>
              <w:jc w:val="center"/>
              <w:rPr>
                <w:ins w:id="4278" w:author="LKY" w:date="2026-05-22T20:55:03Z"/>
                <w:rFonts w:hint="default" w:ascii="Times New Roman" w:hAnsi="Times New Roman"/>
                <w:vertAlign w:val="baseline"/>
                <w:lang w:val="en-US" w:eastAsia="zh-CN"/>
              </w:rPr>
            </w:pPr>
            <w:ins w:id="4279" w:author="LKY" w:date="2026-05-22T20:55:03Z">
              <w:r>
                <w:rPr>
                  <w:rFonts w:hint="eastAsia" w:ascii="Times New Roman" w:hAnsi="Times New Roman"/>
                  <w:vertAlign w:val="baseline"/>
                  <w:lang w:val="en-US" w:eastAsia="zh-CN"/>
                </w:rPr>
                <w:t>AI3+</w:t>
              </w:r>
            </w:ins>
          </w:p>
        </w:tc>
        <w:tc>
          <w:tcPr>
            <w:tcW w:w="489" w:type="pct"/>
            <w:noWrap w:val="0"/>
            <w:vAlign w:val="top"/>
          </w:tcPr>
          <w:p w14:paraId="495410E9">
            <w:pPr>
              <w:jc w:val="center"/>
              <w:rPr>
                <w:ins w:id="4280" w:author="LKY" w:date="2026-05-22T20:55:03Z"/>
                <w:rFonts w:hint="default" w:ascii="Times New Roman" w:hAnsi="Times New Roman"/>
                <w:vertAlign w:val="baseline"/>
                <w:lang w:val="en-US" w:eastAsia="zh-CN"/>
              </w:rPr>
            </w:pPr>
            <w:ins w:id="4281" w:author="LKY" w:date="2026-05-22T20:55:03Z">
              <w:r>
                <w:rPr>
                  <w:rFonts w:hint="eastAsia" w:ascii="Times New Roman" w:hAnsi="Times New Roman"/>
                  <w:vertAlign w:val="baseline"/>
                  <w:lang w:val="en-US" w:eastAsia="zh-CN"/>
                </w:rPr>
                <w:t>AI4+</w:t>
              </w:r>
            </w:ins>
          </w:p>
        </w:tc>
        <w:tc>
          <w:tcPr>
            <w:tcW w:w="489" w:type="pct"/>
            <w:noWrap w:val="0"/>
            <w:vAlign w:val="top"/>
          </w:tcPr>
          <w:p w14:paraId="6B3EF711">
            <w:pPr>
              <w:jc w:val="center"/>
              <w:rPr>
                <w:ins w:id="4282" w:author="LKY" w:date="2026-05-22T20:55:03Z"/>
                <w:rFonts w:hint="default" w:ascii="Times New Roman" w:hAnsi="Times New Roman"/>
                <w:vertAlign w:val="baseline"/>
                <w:lang w:val="en-US" w:eastAsia="zh-CN"/>
              </w:rPr>
            </w:pPr>
            <w:ins w:id="4283" w:author="LKY" w:date="2026-05-22T20:55:03Z">
              <w:r>
                <w:rPr>
                  <w:rFonts w:hint="eastAsia" w:ascii="Times New Roman" w:hAnsi="Times New Roman"/>
                  <w:vertAlign w:val="baseline"/>
                  <w:lang w:val="en-US" w:eastAsia="zh-CN"/>
                </w:rPr>
                <w:t>AI5+</w:t>
              </w:r>
            </w:ins>
          </w:p>
        </w:tc>
        <w:tc>
          <w:tcPr>
            <w:tcW w:w="489" w:type="pct"/>
            <w:noWrap w:val="0"/>
            <w:vAlign w:val="top"/>
          </w:tcPr>
          <w:p w14:paraId="16609771">
            <w:pPr>
              <w:jc w:val="center"/>
              <w:rPr>
                <w:ins w:id="4284" w:author="LKY" w:date="2026-05-22T20:55:03Z"/>
                <w:rFonts w:hint="default" w:ascii="Times New Roman" w:hAnsi="Times New Roman"/>
                <w:vertAlign w:val="baseline"/>
                <w:lang w:val="en-US" w:eastAsia="zh-CN"/>
              </w:rPr>
            </w:pPr>
            <w:ins w:id="4285" w:author="LKY" w:date="2026-05-22T20:55:03Z">
              <w:r>
                <w:rPr>
                  <w:rFonts w:hint="eastAsia" w:ascii="Times New Roman" w:hAnsi="Times New Roman"/>
                  <w:vertAlign w:val="baseline"/>
                  <w:lang w:val="en-US" w:eastAsia="zh-CN"/>
                </w:rPr>
                <w:t>AI6+</w:t>
              </w:r>
            </w:ins>
          </w:p>
        </w:tc>
        <w:tc>
          <w:tcPr>
            <w:tcW w:w="489" w:type="pct"/>
            <w:noWrap w:val="0"/>
            <w:vAlign w:val="top"/>
          </w:tcPr>
          <w:p w14:paraId="7D52EF50">
            <w:pPr>
              <w:jc w:val="center"/>
              <w:rPr>
                <w:ins w:id="4286" w:author="LKY" w:date="2026-05-22T20:55:03Z"/>
                <w:rFonts w:hint="default" w:ascii="Times New Roman" w:hAnsi="Times New Roman"/>
                <w:vertAlign w:val="baseline"/>
                <w:lang w:val="en-US" w:eastAsia="zh-CN"/>
              </w:rPr>
            </w:pPr>
            <w:ins w:id="4287" w:author="LKY" w:date="2026-05-22T20:55:03Z">
              <w:r>
                <w:rPr>
                  <w:rFonts w:hint="eastAsia" w:ascii="Times New Roman" w:hAnsi="Times New Roman"/>
                  <w:vertAlign w:val="baseline"/>
                  <w:lang w:val="en-US" w:eastAsia="zh-CN"/>
                </w:rPr>
                <w:t>AI7+</w:t>
              </w:r>
            </w:ins>
          </w:p>
        </w:tc>
        <w:tc>
          <w:tcPr>
            <w:tcW w:w="525" w:type="pct"/>
            <w:noWrap w:val="0"/>
            <w:vAlign w:val="top"/>
          </w:tcPr>
          <w:p w14:paraId="58AF95EB">
            <w:pPr>
              <w:jc w:val="center"/>
              <w:rPr>
                <w:ins w:id="4288" w:author="LKY" w:date="2026-05-22T20:55:03Z"/>
                <w:rFonts w:hint="default" w:ascii="Times New Roman" w:hAnsi="Times New Roman"/>
                <w:vertAlign w:val="baseline"/>
                <w:lang w:val="en-US" w:eastAsia="zh-CN"/>
              </w:rPr>
            </w:pPr>
            <w:ins w:id="4289" w:author="LKY" w:date="2026-05-22T20:55:03Z">
              <w:r>
                <w:rPr>
                  <w:rFonts w:hint="eastAsia" w:ascii="Times New Roman" w:hAnsi="Times New Roman"/>
                  <w:vertAlign w:val="baseline"/>
                  <w:lang w:val="en-US" w:eastAsia="zh-CN"/>
                </w:rPr>
                <w:t>AI8+</w:t>
              </w:r>
            </w:ins>
          </w:p>
        </w:tc>
        <w:tc>
          <w:tcPr>
            <w:tcW w:w="412" w:type="pct"/>
            <w:noWrap w:val="0"/>
            <w:vAlign w:val="top"/>
          </w:tcPr>
          <w:p w14:paraId="49D6F3E1">
            <w:pPr>
              <w:jc w:val="center"/>
              <w:rPr>
                <w:ins w:id="4290" w:author="LKY" w:date="2026-05-22T20:55:03Z"/>
                <w:rFonts w:hint="default" w:ascii="Times New Roman" w:hAnsi="Times New Roman"/>
                <w:vertAlign w:val="baseline"/>
                <w:lang w:val="en-US" w:eastAsia="zh-CN"/>
              </w:rPr>
            </w:pPr>
            <w:ins w:id="4291" w:author="LKY" w:date="2026-05-22T20:55:03Z">
              <w:r>
                <w:rPr>
                  <w:rFonts w:hint="eastAsia" w:ascii="Times New Roman" w:hAnsi="Times New Roman"/>
                  <w:vertAlign w:val="baseline"/>
                  <w:lang w:val="en-US" w:eastAsia="zh-CN"/>
                </w:rPr>
                <w:t>PE</w:t>
              </w:r>
            </w:ins>
          </w:p>
        </w:tc>
      </w:tr>
    </w:tbl>
    <w:p w14:paraId="4B3D096F">
      <w:pPr>
        <w:rPr>
          <w:ins w:id="4292" w:author="LKY" w:date="2026-05-22T20:55:03Z"/>
          <w:rFonts w:hint="default" w:asciiTheme="minorHAnsi" w:hAnsiTheme="minorHAnsi" w:cstheme="minorBidi"/>
          <w:b w:val="0"/>
          <w:bCs w:val="0"/>
          <w:kern w:val="2"/>
          <w:sz w:val="21"/>
          <w:szCs w:val="24"/>
          <w:lang w:val="en-US" w:eastAsia="zh-CN" w:bidi="ar-SA"/>
        </w:rPr>
      </w:pPr>
    </w:p>
    <w:p w14:paraId="45B7709B">
      <w:pPr>
        <w:rPr>
          <w:ins w:id="4293" w:author="LKY" w:date="2026-05-22T20:55:03Z"/>
          <w:rFonts w:hint="default"/>
          <w:lang w:val="en-US" w:eastAsia="zh-CN"/>
        </w:rPr>
      </w:pPr>
    </w:p>
    <w:p w14:paraId="78B0850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ins w:id="4294" w:author="LKY" w:date="2026-05-22T20:55:03Z"/>
          <w:rFonts w:hint="eastAsia" w:ascii="Times New Roman" w:hAnsi="Times New Roman" w:eastAsia="宋体" w:cs="宋体"/>
          <w:b w:val="0"/>
          <w:bCs w:val="0"/>
          <w:iCs/>
          <w:color w:val="FF0000"/>
          <w:kern w:val="2"/>
          <w:sz w:val="24"/>
          <w:szCs w:val="24"/>
          <w:lang w:val="en-US" w:eastAsia="zh-CN" w:bidi="ar-SA"/>
        </w:rPr>
      </w:pPr>
      <w:ins w:id="4295" w:author="LKY" w:date="2026-05-22T20:55:03Z">
        <w:r>
          <w:rPr>
            <w:rFonts w:hint="eastAsia" w:ascii="Times New Roman" w:hAnsi="Times New Roman" w:eastAsia="宋体" w:cs="宋体"/>
            <w:b w:val="0"/>
            <w:bCs w:val="0"/>
            <w:iCs/>
            <w:color w:val="FF0000"/>
            <w:kern w:val="2"/>
            <w:sz w:val="24"/>
            <w:szCs w:val="24"/>
            <w:lang w:val="en-US" w:eastAsia="zh-CN" w:bidi="ar-SA"/>
          </w:rPr>
          <w:t>注意：上述AI模块采用共板形式，分别对应单端0/4~20mA、单端输入0~5V/10V</w:t>
        </w:r>
      </w:ins>
      <w:r>
        <w:rPr>
          <w:rFonts w:hint="eastAsia" w:ascii="Times New Roman" w:hAnsi="Times New Roman" w:eastAsia="宋体" w:cs="宋体"/>
          <w:b w:val="0"/>
          <w:bCs w:val="0"/>
          <w:iCs/>
          <w:color w:val="FF0000"/>
          <w:kern w:val="2"/>
          <w:sz w:val="24"/>
          <w:szCs w:val="24"/>
          <w:lang w:val="en-US" w:eastAsia="zh-CN" w:bidi="ar-SA"/>
        </w:rPr>
        <w:t>，</w:t>
      </w:r>
      <w:ins w:id="4296" w:author="L" w:date="2026-06-30T11:22:07Z">
        <w:r>
          <w:rPr>
            <w:rFonts w:hint="eastAsia" w:ascii="Times New Roman" w:hAnsi="Times New Roman" w:eastAsia="宋体" w:cs="宋体"/>
            <w:b w:val="0"/>
            <w:bCs w:val="0"/>
            <w:iCs/>
            <w:color w:val="FF0000"/>
            <w:kern w:val="2"/>
            <w:sz w:val="24"/>
            <w:szCs w:val="24"/>
            <w:lang w:val="en-US" w:eastAsia="zh-CN" w:bidi="ar-SA"/>
          </w:rPr>
          <w:t>采用 24V DC 直流电源供电</w:t>
        </w:r>
      </w:ins>
      <w:ins w:id="4297" w:author="L" w:date="2026-06-15T15:40:14Z">
        <w:r>
          <w:rPr>
            <w:rFonts w:hint="eastAsia" w:ascii="Times New Roman" w:hAnsi="Times New Roman" w:eastAsia="宋体" w:cs="宋体"/>
            <w:b w:val="0"/>
            <w:bCs w:val="0"/>
            <w:iCs/>
            <w:color w:val="FF0000"/>
            <w:kern w:val="2"/>
            <w:sz w:val="24"/>
            <w:szCs w:val="24"/>
            <w:lang w:val="en-US" w:eastAsia="zh-CN" w:bidi="ar-SA"/>
          </w:rPr>
          <w:t>。</w:t>
        </w:r>
      </w:ins>
    </w:p>
    <w:p w14:paraId="08203ECD">
      <w:pPr>
        <w:rPr>
          <w:ins w:id="4298" w:author="LKY" w:date="2026-05-22T20:55:03Z"/>
          <w:rFonts w:hint="default"/>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8"/>
        <w:gridCol w:w="1384"/>
        <w:gridCol w:w="1367"/>
        <w:gridCol w:w="1384"/>
        <w:gridCol w:w="1384"/>
        <w:gridCol w:w="1195"/>
      </w:tblGrid>
      <w:tr w14:paraId="4F81A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99" w:author="LKY" w:date="2026-05-22T20:55:03Z"/>
        </w:trPr>
        <w:tc>
          <w:tcPr>
            <w:tcW w:w="5000" w:type="pct"/>
            <w:gridSpan w:val="6"/>
            <w:tcBorders>
              <w:top w:val="single" w:color="auto" w:sz="4" w:space="0"/>
            </w:tcBorders>
            <w:noWrap w:val="0"/>
            <w:vAlign w:val="top"/>
          </w:tcPr>
          <w:p w14:paraId="485ECFD0">
            <w:pPr>
              <w:jc w:val="center"/>
              <w:rPr>
                <w:ins w:id="4300" w:author="LKY" w:date="2026-05-22T20:55:03Z"/>
                <w:rFonts w:hint="default" w:ascii="Times New Roman" w:hAnsi="Times New Roman"/>
                <w:vertAlign w:val="baseline"/>
                <w:lang w:val="en-US" w:eastAsia="zh-CN"/>
              </w:rPr>
            </w:pPr>
            <w:ins w:id="4301" w:author="LKY" w:date="2026-05-22T20:55:03Z">
              <w:r>
                <w:rPr>
                  <w:rFonts w:hint="eastAsia" w:ascii="Times New Roman" w:hAnsi="Times New Roman"/>
                  <w:vertAlign w:val="baseline"/>
                  <w:lang w:val="en-US" w:eastAsia="zh-CN"/>
                </w:rPr>
                <w:t>N3046模块（±5V/±10V）</w:t>
              </w:r>
            </w:ins>
          </w:p>
        </w:tc>
      </w:tr>
      <w:tr w14:paraId="208B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302" w:author="LKY" w:date="2026-05-22T20:55:03Z"/>
        </w:trPr>
        <w:tc>
          <w:tcPr>
            <w:tcW w:w="1061" w:type="pct"/>
            <w:tcBorders>
              <w:top w:val="single" w:color="auto" w:sz="4" w:space="0"/>
              <w:left w:val="single" w:color="auto" w:sz="4" w:space="0"/>
              <w:bottom w:val="single" w:color="auto" w:sz="4" w:space="0"/>
              <w:right w:val="single" w:color="auto" w:sz="4" w:space="0"/>
            </w:tcBorders>
            <w:noWrap w:val="0"/>
            <w:vAlign w:val="top"/>
          </w:tcPr>
          <w:p w14:paraId="4498F3B1">
            <w:pPr>
              <w:jc w:val="center"/>
              <w:rPr>
                <w:ins w:id="4303" w:author="LKY" w:date="2026-05-22T20:55:03Z"/>
                <w:rFonts w:hint="default" w:ascii="Times New Roman" w:hAnsi="Times New Roman"/>
                <w:vertAlign w:val="baseline"/>
                <w:lang w:val="en-US" w:eastAsia="zh-CN"/>
              </w:rPr>
            </w:pPr>
            <w:ins w:id="4304" w:author="LKY" w:date="2026-05-22T20:55:03Z">
              <w:r>
                <w:rPr>
                  <w:rFonts w:hint="eastAsia" w:ascii="Times New Roman" w:hAnsi="Times New Roman"/>
                  <w:vertAlign w:val="baseline"/>
                  <w:lang w:val="en-US" w:eastAsia="zh-CN"/>
                </w:rPr>
                <w:t>端口号</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4331A328">
            <w:pPr>
              <w:jc w:val="center"/>
              <w:rPr>
                <w:ins w:id="4305" w:author="LKY" w:date="2026-05-22T20:55:03Z"/>
                <w:rFonts w:hint="default" w:ascii="Times New Roman" w:hAnsi="Times New Roman" w:eastAsiaTheme="minorEastAsia" w:cstheme="minorBidi"/>
                <w:kern w:val="2"/>
                <w:sz w:val="21"/>
                <w:szCs w:val="24"/>
                <w:vertAlign w:val="baseline"/>
                <w:lang w:val="en-US" w:eastAsia="zh-CN" w:bidi="ar-SA"/>
              </w:rPr>
            </w:pPr>
            <w:ins w:id="4306" w:author="LKY" w:date="2026-05-22T20:55:03Z">
              <w:r>
                <w:rPr>
                  <w:rFonts w:hint="eastAsia" w:ascii="Times New Roman" w:hAnsi="Times New Roman"/>
                  <w:vertAlign w:val="baseline"/>
                  <w:lang w:val="en-US" w:eastAsia="zh-CN"/>
                </w:rPr>
                <w:t>B1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72132EA9">
            <w:pPr>
              <w:jc w:val="center"/>
              <w:rPr>
                <w:ins w:id="4307" w:author="LKY" w:date="2026-05-22T20:55:03Z"/>
                <w:rFonts w:hint="default" w:ascii="Times New Roman" w:hAnsi="Times New Roman" w:eastAsiaTheme="minorEastAsia" w:cstheme="minorBidi"/>
                <w:kern w:val="2"/>
                <w:sz w:val="21"/>
                <w:szCs w:val="24"/>
                <w:vertAlign w:val="baseline"/>
                <w:lang w:val="en-US" w:eastAsia="zh-CN" w:bidi="ar-SA"/>
              </w:rPr>
            </w:pPr>
            <w:ins w:id="4308" w:author="LKY" w:date="2026-05-22T20:55:03Z">
              <w:r>
                <w:rPr>
                  <w:rFonts w:hint="eastAsia" w:ascii="Times New Roman" w:hAnsi="Times New Roman" w:cstheme="minorBidi"/>
                  <w:kern w:val="2"/>
                  <w:sz w:val="21"/>
                  <w:szCs w:val="24"/>
                  <w:vertAlign w:val="baseline"/>
                  <w:lang w:val="en-US" w:eastAsia="zh-CN" w:bidi="ar-SA"/>
                </w:rPr>
                <w:t>B2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212B750E">
            <w:pPr>
              <w:jc w:val="center"/>
              <w:rPr>
                <w:ins w:id="4309" w:author="LKY" w:date="2026-05-22T20:55:03Z"/>
                <w:rFonts w:hint="default" w:ascii="Times New Roman" w:hAnsi="Times New Roman" w:eastAsiaTheme="minorEastAsia" w:cstheme="minorBidi"/>
                <w:kern w:val="2"/>
                <w:sz w:val="21"/>
                <w:szCs w:val="24"/>
                <w:vertAlign w:val="baseline"/>
                <w:lang w:val="en-US" w:eastAsia="zh-CN" w:bidi="ar-SA"/>
              </w:rPr>
            </w:pPr>
            <w:ins w:id="4310" w:author="LKY" w:date="2026-05-22T20:55:03Z">
              <w:r>
                <w:rPr>
                  <w:rFonts w:hint="eastAsia" w:ascii="Times New Roman" w:hAnsi="Times New Roman"/>
                  <w:sz w:val="21"/>
                  <w:vertAlign w:val="baseline"/>
                  <w:lang w:val="en-US" w:eastAsia="zh-CN" w:bidi="ar-SA"/>
                </w:rPr>
                <w:t>B3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07DEF485">
            <w:pPr>
              <w:jc w:val="center"/>
              <w:rPr>
                <w:ins w:id="4311" w:author="LKY" w:date="2026-05-22T20:55:03Z"/>
                <w:rFonts w:hint="default" w:ascii="Times New Roman" w:hAnsi="Times New Roman" w:eastAsiaTheme="minorEastAsia" w:cstheme="minorBidi"/>
                <w:kern w:val="2"/>
                <w:sz w:val="21"/>
                <w:szCs w:val="24"/>
                <w:vertAlign w:val="baseline"/>
                <w:lang w:val="en-US" w:eastAsia="zh-CN" w:bidi="ar-SA"/>
              </w:rPr>
            </w:pPr>
            <w:ins w:id="4312" w:author="LKY" w:date="2026-05-22T20:55:03Z">
              <w:r>
                <w:rPr>
                  <w:rFonts w:hint="eastAsia" w:ascii="Times New Roman" w:hAnsi="Times New Roman" w:cstheme="minorBidi"/>
                  <w:kern w:val="2"/>
                  <w:sz w:val="21"/>
                  <w:szCs w:val="24"/>
                  <w:vertAlign w:val="baseline"/>
                  <w:lang w:val="en-US" w:eastAsia="zh-CN" w:bidi="ar-SA"/>
                </w:rPr>
                <w:t>B4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2C0B84E8">
            <w:pPr>
              <w:jc w:val="center"/>
              <w:rPr>
                <w:ins w:id="4313" w:author="LKY" w:date="2026-05-22T20:55:03Z"/>
                <w:rFonts w:hint="default" w:ascii="Times New Roman" w:hAnsi="Times New Roman"/>
                <w:vertAlign w:val="baseline"/>
                <w:lang w:val="en-US" w:eastAsia="zh-CN"/>
              </w:rPr>
            </w:pPr>
            <w:ins w:id="4314" w:author="LKY" w:date="2026-05-22T20:55:03Z">
              <w:r>
                <w:rPr>
                  <w:rFonts w:hint="eastAsia" w:ascii="Times New Roman" w:hAnsi="Times New Roman"/>
                  <w:vertAlign w:val="baseline"/>
                  <w:lang w:val="en-US" w:eastAsia="zh-CN"/>
                </w:rPr>
                <w:t>B9</w:t>
              </w:r>
            </w:ins>
          </w:p>
        </w:tc>
      </w:tr>
      <w:tr w14:paraId="1BB29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315" w:author="LKY" w:date="2026-05-22T20:55:03Z"/>
        </w:trPr>
        <w:tc>
          <w:tcPr>
            <w:tcW w:w="1061" w:type="pct"/>
            <w:tcBorders>
              <w:top w:val="single" w:color="auto" w:sz="4" w:space="0"/>
              <w:left w:val="single" w:color="auto" w:sz="4" w:space="0"/>
              <w:bottom w:val="single" w:color="auto" w:sz="4" w:space="0"/>
              <w:right w:val="single" w:color="auto" w:sz="4" w:space="0"/>
            </w:tcBorders>
            <w:noWrap w:val="0"/>
            <w:vAlign w:val="top"/>
          </w:tcPr>
          <w:p w14:paraId="15B47453">
            <w:pPr>
              <w:jc w:val="center"/>
              <w:rPr>
                <w:ins w:id="4316" w:author="LKY" w:date="2026-05-22T20:55:03Z"/>
                <w:rFonts w:hint="default" w:ascii="Times New Roman" w:hAnsi="Times New Roman"/>
                <w:vertAlign w:val="baseline"/>
                <w:lang w:val="en-US" w:eastAsia="zh-CN"/>
              </w:rPr>
            </w:pPr>
            <w:ins w:id="4317" w:author="LKY" w:date="2026-05-22T20:55:03Z">
              <w:r>
                <w:rPr>
                  <w:rFonts w:hint="eastAsia" w:ascii="Times New Roman" w:hAnsi="Times New Roman"/>
                  <w:vertAlign w:val="baseline"/>
                  <w:lang w:val="en-US" w:eastAsia="zh-CN"/>
                </w:rPr>
                <w:t>名称</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DC843D5">
            <w:pPr>
              <w:jc w:val="center"/>
              <w:rPr>
                <w:ins w:id="4318" w:author="LKY" w:date="2026-05-22T20:55:03Z"/>
                <w:rFonts w:hint="default" w:ascii="Times New Roman" w:hAnsi="Times New Roman"/>
                <w:vertAlign w:val="baseline"/>
                <w:lang w:val="en-US" w:eastAsia="zh-CN"/>
              </w:rPr>
            </w:pPr>
            <w:ins w:id="4319" w:author="LKY" w:date="2026-05-22T20:55:03Z">
              <w:r>
                <w:rPr>
                  <w:rFonts w:hint="eastAsia" w:ascii="Times New Roman" w:hAnsi="Times New Roman"/>
                  <w:vertAlign w:val="baseline"/>
                  <w:lang w:val="en-US" w:eastAsia="zh-CN"/>
                </w:rPr>
                <w:t>AI1-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29084903">
            <w:pPr>
              <w:jc w:val="center"/>
              <w:rPr>
                <w:ins w:id="4320" w:author="LKY" w:date="2026-05-22T20:55:03Z"/>
                <w:rFonts w:hint="default" w:ascii="Times New Roman" w:hAnsi="Times New Roman"/>
                <w:vertAlign w:val="baseline"/>
                <w:lang w:val="en-US" w:eastAsia="zh-CN"/>
              </w:rPr>
            </w:pPr>
            <w:ins w:id="4321" w:author="LKY" w:date="2026-05-22T20:55:03Z">
              <w:r>
                <w:rPr>
                  <w:rFonts w:hint="eastAsia" w:ascii="Times New Roman" w:hAnsi="Times New Roman"/>
                  <w:vertAlign w:val="baseline"/>
                  <w:lang w:val="en-US" w:eastAsia="zh-CN"/>
                </w:rPr>
                <w:t>AI2-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78A0CDC">
            <w:pPr>
              <w:jc w:val="center"/>
              <w:rPr>
                <w:ins w:id="4322" w:author="LKY" w:date="2026-05-22T20:55:03Z"/>
                <w:rFonts w:hint="default" w:ascii="Times New Roman" w:hAnsi="Times New Roman" w:eastAsiaTheme="minorEastAsia" w:cstheme="minorBidi"/>
                <w:kern w:val="2"/>
                <w:sz w:val="21"/>
                <w:szCs w:val="24"/>
                <w:vertAlign w:val="baseline"/>
                <w:lang w:val="en-US" w:eastAsia="zh-CN" w:bidi="ar-SA"/>
              </w:rPr>
            </w:pPr>
            <w:ins w:id="4323" w:author="LKY" w:date="2026-05-22T20:55:03Z">
              <w:r>
                <w:rPr>
                  <w:rFonts w:hint="eastAsia" w:ascii="Times New Roman" w:hAnsi="Times New Roman"/>
                  <w:vertAlign w:val="baseline"/>
                  <w:lang w:val="en-US" w:eastAsia="zh-CN"/>
                </w:rPr>
                <w:t>AI3-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6D0EC546">
            <w:pPr>
              <w:jc w:val="center"/>
              <w:rPr>
                <w:ins w:id="4324" w:author="LKY" w:date="2026-05-22T20:55:03Z"/>
                <w:rFonts w:hint="default" w:ascii="Times New Roman" w:hAnsi="Times New Roman" w:eastAsiaTheme="minorEastAsia" w:cstheme="minorBidi"/>
                <w:kern w:val="2"/>
                <w:sz w:val="21"/>
                <w:szCs w:val="24"/>
                <w:vertAlign w:val="baseline"/>
                <w:lang w:val="en-US" w:eastAsia="zh-CN" w:bidi="ar-SA"/>
              </w:rPr>
            </w:pPr>
            <w:ins w:id="4325" w:author="LKY" w:date="2026-05-22T20:55:03Z">
              <w:r>
                <w:rPr>
                  <w:rFonts w:hint="eastAsia" w:ascii="Times New Roman" w:hAnsi="Times New Roman"/>
                  <w:vertAlign w:val="baseline"/>
                  <w:lang w:val="en-US" w:eastAsia="zh-CN"/>
                </w:rPr>
                <w:t>AI4-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376DAFC3">
            <w:pPr>
              <w:jc w:val="center"/>
              <w:rPr>
                <w:ins w:id="4326" w:author="LKY" w:date="2026-05-22T20:55:03Z"/>
                <w:rFonts w:hint="default" w:ascii="Times New Roman" w:hAnsi="Times New Roman"/>
                <w:vertAlign w:val="baseline"/>
                <w:lang w:val="en-US" w:eastAsia="zh-CN"/>
              </w:rPr>
            </w:pPr>
            <w:ins w:id="4327" w:author="LKY" w:date="2026-05-22T20:55:03Z">
              <w:r>
                <w:rPr>
                  <w:rFonts w:hint="eastAsia" w:ascii="Times New Roman" w:hAnsi="Times New Roman"/>
                  <w:vertAlign w:val="baseline"/>
                  <w:lang w:val="en-US" w:eastAsia="zh-CN"/>
                </w:rPr>
                <w:t>PE</w:t>
              </w:r>
            </w:ins>
          </w:p>
        </w:tc>
      </w:tr>
      <w:tr w14:paraId="4771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328" w:author="LKY" w:date="2026-05-22T20:55:03Z"/>
        </w:trPr>
        <w:tc>
          <w:tcPr>
            <w:tcW w:w="1061" w:type="pct"/>
            <w:tcBorders>
              <w:top w:val="single" w:color="auto" w:sz="4" w:space="0"/>
              <w:left w:val="single" w:color="auto" w:sz="4" w:space="0"/>
              <w:bottom w:val="single" w:color="auto" w:sz="4" w:space="0"/>
              <w:right w:val="single" w:color="auto" w:sz="4" w:space="0"/>
            </w:tcBorders>
            <w:noWrap w:val="0"/>
            <w:vAlign w:val="top"/>
          </w:tcPr>
          <w:p w14:paraId="46595C0E">
            <w:pPr>
              <w:jc w:val="center"/>
              <w:rPr>
                <w:ins w:id="4329" w:author="LKY" w:date="2026-05-22T20:55:03Z"/>
                <w:rFonts w:hint="default" w:ascii="Times New Roman" w:hAnsi="Times New Roman"/>
                <w:vertAlign w:val="baseline"/>
                <w:lang w:val="en-US" w:eastAsia="zh-CN"/>
              </w:rPr>
            </w:pPr>
            <w:ins w:id="4330" w:author="LKY" w:date="2026-05-22T20:55:03Z">
              <w:r>
                <w:rPr>
                  <w:rFonts w:hint="eastAsia" w:ascii="Times New Roman" w:hAnsi="Times New Roman"/>
                  <w:vertAlign w:val="baseline"/>
                  <w:lang w:val="en-US" w:eastAsia="zh-CN"/>
                </w:rPr>
                <w:t>端口号</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01CC7E80">
            <w:pPr>
              <w:jc w:val="center"/>
              <w:rPr>
                <w:ins w:id="4331" w:author="LKY" w:date="2026-05-22T20:55:03Z"/>
                <w:rFonts w:hint="default" w:ascii="Times New Roman" w:hAnsi="Times New Roman"/>
                <w:vertAlign w:val="baseline"/>
                <w:lang w:val="en-US" w:eastAsia="zh-CN"/>
              </w:rPr>
            </w:pPr>
            <w:ins w:id="4332" w:author="LKY" w:date="2026-05-22T20:55:03Z">
              <w:r>
                <w:rPr>
                  <w:rFonts w:hint="eastAsia" w:ascii="Times New Roman" w:hAnsi="Times New Roman"/>
                  <w:vertAlign w:val="baseline"/>
                  <w:lang w:val="en-US" w:eastAsia="zh-CN"/>
                </w:rPr>
                <w:t>A1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502B07F9">
            <w:pPr>
              <w:jc w:val="center"/>
              <w:rPr>
                <w:ins w:id="4333" w:author="LKY" w:date="2026-05-22T20:55:03Z"/>
                <w:rFonts w:hint="default" w:ascii="Times New Roman" w:hAnsi="Times New Roman"/>
                <w:vertAlign w:val="baseline"/>
                <w:lang w:val="en-US" w:eastAsia="zh-CN"/>
              </w:rPr>
            </w:pPr>
            <w:ins w:id="4334" w:author="LKY" w:date="2026-05-22T20:55:03Z">
              <w:r>
                <w:rPr>
                  <w:rFonts w:hint="eastAsia" w:ascii="Times New Roman" w:hAnsi="Times New Roman"/>
                  <w:vertAlign w:val="baseline"/>
                  <w:lang w:val="en-US" w:eastAsia="zh-CN"/>
                </w:rPr>
                <w:t>A2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804F1CE">
            <w:pPr>
              <w:jc w:val="center"/>
              <w:rPr>
                <w:ins w:id="4335" w:author="LKY" w:date="2026-05-22T20:55:03Z"/>
                <w:rFonts w:hint="default" w:ascii="Times New Roman" w:hAnsi="Times New Roman"/>
                <w:vertAlign w:val="baseline"/>
                <w:lang w:val="en-US" w:eastAsia="zh-CN"/>
              </w:rPr>
            </w:pPr>
            <w:ins w:id="4336" w:author="LKY" w:date="2026-05-22T20:55:03Z">
              <w:r>
                <w:rPr>
                  <w:rFonts w:hint="eastAsia" w:ascii="Times New Roman" w:hAnsi="Times New Roman"/>
                  <w:vertAlign w:val="baseline"/>
                  <w:lang w:val="en-US" w:eastAsia="zh-CN"/>
                </w:rPr>
                <w:t>A3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4880A024">
            <w:pPr>
              <w:jc w:val="center"/>
              <w:rPr>
                <w:ins w:id="4337" w:author="LKY" w:date="2026-05-22T20:55:03Z"/>
                <w:rFonts w:hint="default" w:ascii="Times New Roman" w:hAnsi="Times New Roman"/>
                <w:vertAlign w:val="baseline"/>
                <w:lang w:val="en-US" w:eastAsia="zh-CN"/>
              </w:rPr>
            </w:pPr>
            <w:ins w:id="4338" w:author="LKY" w:date="2026-05-22T20:55:03Z">
              <w:r>
                <w:rPr>
                  <w:rFonts w:hint="eastAsia" w:ascii="Times New Roman" w:hAnsi="Times New Roman"/>
                  <w:vertAlign w:val="baseline"/>
                  <w:lang w:val="en-US" w:eastAsia="zh-CN"/>
                </w:rPr>
                <w:t>A4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6E55BC3B">
            <w:pPr>
              <w:jc w:val="center"/>
              <w:rPr>
                <w:ins w:id="4339" w:author="LKY" w:date="2026-05-22T20:55:03Z"/>
                <w:rFonts w:hint="default" w:ascii="Times New Roman" w:hAnsi="Times New Roman"/>
                <w:vertAlign w:val="baseline"/>
                <w:lang w:val="en-US" w:eastAsia="zh-CN"/>
              </w:rPr>
            </w:pPr>
            <w:ins w:id="4340" w:author="LKY" w:date="2026-05-22T20:55:03Z">
              <w:r>
                <w:rPr>
                  <w:rFonts w:hint="eastAsia" w:ascii="Times New Roman" w:hAnsi="Times New Roman"/>
                  <w:vertAlign w:val="baseline"/>
                  <w:lang w:val="en-US" w:eastAsia="zh-CN"/>
                </w:rPr>
                <w:t>A9</w:t>
              </w:r>
            </w:ins>
          </w:p>
        </w:tc>
      </w:tr>
      <w:tr w14:paraId="1013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341" w:author="LKY" w:date="2026-05-22T20:55:03Z"/>
        </w:trPr>
        <w:tc>
          <w:tcPr>
            <w:tcW w:w="1061" w:type="pct"/>
            <w:tcBorders>
              <w:top w:val="single" w:color="auto" w:sz="4" w:space="0"/>
              <w:left w:val="single" w:color="auto" w:sz="4" w:space="0"/>
              <w:bottom w:val="single" w:color="auto" w:sz="4" w:space="0"/>
              <w:right w:val="single" w:color="auto" w:sz="4" w:space="0"/>
            </w:tcBorders>
            <w:noWrap w:val="0"/>
            <w:vAlign w:val="top"/>
          </w:tcPr>
          <w:p w14:paraId="075CFCBF">
            <w:pPr>
              <w:jc w:val="center"/>
              <w:rPr>
                <w:ins w:id="4342" w:author="LKY" w:date="2026-05-22T20:55:03Z"/>
                <w:rFonts w:hint="default" w:ascii="Times New Roman" w:hAnsi="Times New Roman"/>
                <w:vertAlign w:val="baseline"/>
                <w:lang w:val="en-US" w:eastAsia="zh-CN"/>
              </w:rPr>
            </w:pPr>
            <w:ins w:id="4343" w:author="LKY" w:date="2026-05-22T20:55:03Z">
              <w:r>
                <w:rPr>
                  <w:rFonts w:hint="eastAsia" w:ascii="Times New Roman" w:hAnsi="Times New Roman"/>
                  <w:vertAlign w:val="baseline"/>
                  <w:lang w:val="en-US" w:eastAsia="zh-CN"/>
                </w:rPr>
                <w:t>名称</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8618543">
            <w:pPr>
              <w:jc w:val="center"/>
              <w:rPr>
                <w:ins w:id="4344" w:author="LKY" w:date="2026-05-22T20:55:03Z"/>
                <w:rFonts w:hint="default" w:ascii="Times New Roman" w:hAnsi="Times New Roman"/>
                <w:vertAlign w:val="baseline"/>
                <w:lang w:val="en-US" w:eastAsia="zh-CN"/>
              </w:rPr>
            </w:pPr>
            <w:ins w:id="4345" w:author="LKY" w:date="2026-05-22T20:55:03Z">
              <w:r>
                <w:rPr>
                  <w:rFonts w:hint="eastAsia" w:ascii="Times New Roman" w:hAnsi="Times New Roman"/>
                  <w:vertAlign w:val="baseline"/>
                  <w:lang w:val="en-US" w:eastAsia="zh-CN"/>
                </w:rPr>
                <w:t>AI1+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29695E41">
            <w:pPr>
              <w:jc w:val="center"/>
              <w:rPr>
                <w:ins w:id="4346" w:author="LKY" w:date="2026-05-22T20:55:03Z"/>
                <w:rFonts w:hint="default" w:ascii="Times New Roman" w:hAnsi="Times New Roman"/>
                <w:vertAlign w:val="baseline"/>
                <w:lang w:val="en-US" w:eastAsia="zh-CN"/>
              </w:rPr>
            </w:pPr>
            <w:ins w:id="4347" w:author="LKY" w:date="2026-05-22T20:55:03Z">
              <w:r>
                <w:rPr>
                  <w:rFonts w:hint="eastAsia" w:ascii="Times New Roman" w:hAnsi="Times New Roman"/>
                  <w:vertAlign w:val="baseline"/>
                  <w:lang w:val="en-US" w:eastAsia="zh-CN"/>
                </w:rPr>
                <w:t>AI2+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6BAB2391">
            <w:pPr>
              <w:jc w:val="center"/>
              <w:rPr>
                <w:ins w:id="4348" w:author="LKY" w:date="2026-05-22T20:55:03Z"/>
                <w:rFonts w:hint="default" w:ascii="Times New Roman" w:hAnsi="Times New Roman"/>
                <w:vertAlign w:val="baseline"/>
                <w:lang w:val="en-US" w:eastAsia="zh-CN"/>
              </w:rPr>
            </w:pPr>
            <w:ins w:id="4349" w:author="LKY" w:date="2026-05-22T20:55:03Z">
              <w:r>
                <w:rPr>
                  <w:rFonts w:hint="eastAsia" w:ascii="Times New Roman" w:hAnsi="Times New Roman"/>
                  <w:vertAlign w:val="baseline"/>
                  <w:lang w:val="en-US" w:eastAsia="zh-CN"/>
                </w:rPr>
                <w:t>AI3+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1C05F93">
            <w:pPr>
              <w:jc w:val="center"/>
              <w:rPr>
                <w:ins w:id="4350" w:author="LKY" w:date="2026-05-22T20:55:03Z"/>
                <w:rFonts w:hint="default" w:ascii="Times New Roman" w:hAnsi="Times New Roman"/>
                <w:vertAlign w:val="baseline"/>
                <w:lang w:val="en-US" w:eastAsia="zh-CN"/>
              </w:rPr>
            </w:pPr>
            <w:ins w:id="4351" w:author="LKY" w:date="2026-05-22T20:55:03Z">
              <w:r>
                <w:rPr>
                  <w:rFonts w:hint="eastAsia" w:ascii="Times New Roman" w:hAnsi="Times New Roman"/>
                  <w:vertAlign w:val="baseline"/>
                  <w:lang w:val="en-US" w:eastAsia="zh-CN"/>
                </w:rPr>
                <w:t>AI4+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4A613DD5">
            <w:pPr>
              <w:jc w:val="center"/>
              <w:rPr>
                <w:ins w:id="4352" w:author="LKY" w:date="2026-05-22T20:55:03Z"/>
                <w:rFonts w:hint="default" w:ascii="Times New Roman" w:hAnsi="Times New Roman"/>
                <w:vertAlign w:val="baseline"/>
                <w:lang w:val="en-US" w:eastAsia="zh-CN"/>
              </w:rPr>
            </w:pPr>
            <w:ins w:id="4353" w:author="LKY" w:date="2026-05-22T20:55:03Z">
              <w:r>
                <w:rPr>
                  <w:rFonts w:hint="eastAsia" w:ascii="Times New Roman" w:hAnsi="Times New Roman"/>
                  <w:vertAlign w:val="baseline"/>
                  <w:lang w:val="en-US" w:eastAsia="zh-CN"/>
                </w:rPr>
                <w:t>PE</w:t>
              </w:r>
            </w:ins>
          </w:p>
        </w:tc>
      </w:tr>
    </w:tbl>
    <w:p w14:paraId="55104F44">
      <w:pPr>
        <w:rPr>
          <w:rFonts w:hint="default"/>
          <w:lang w:val="en-US" w:eastAsia="zh-CN"/>
        </w:rPr>
      </w:pPr>
    </w:p>
    <w:p w14:paraId="6FB008FA">
      <w:pPr>
        <w:pStyle w:val="12"/>
        <w:ind w:left="0" w:leftChars="0" w:firstLine="0" w:firstLineChars="0"/>
        <w:outlineLvl w:val="2"/>
        <w:rPr>
          <w:rFonts w:hint="eastAsia" w:ascii="Times New Roman" w:hAnsi="Times New Roman"/>
          <w:b/>
          <w:bCs/>
          <w:sz w:val="28"/>
          <w:szCs w:val="28"/>
          <w:lang w:val="en-US" w:eastAsia="zh-CN"/>
        </w:rPr>
      </w:pPr>
      <w:bookmarkStart w:id="98" w:name="_Toc5730"/>
      <w:bookmarkStart w:id="99" w:name="_Toc23797"/>
      <w:bookmarkStart w:id="100" w:name="_Toc9935"/>
      <w:bookmarkStart w:id="101" w:name="_Toc19649"/>
      <w:bookmarkStart w:id="102" w:name="_Toc30538"/>
      <w:r>
        <w:rPr>
          <w:rFonts w:hint="eastAsia" w:ascii="Times New Roman" w:hAnsi="Times New Roman"/>
          <w:b/>
          <w:bCs/>
          <w:sz w:val="28"/>
          <w:szCs w:val="28"/>
          <w:lang w:val="en-US" w:eastAsia="zh-CN"/>
        </w:rPr>
        <w:t>2.3.</w:t>
      </w:r>
      <w:ins w:id="4354" w:author="LKY" w:date="2026-08-31T10:08:54Z">
        <w:r>
          <w:rPr>
            <w:rFonts w:hint="eastAsia" w:ascii="Times New Roman" w:hAnsi="Times New Roman"/>
            <w:b/>
            <w:bCs/>
            <w:sz w:val="28"/>
            <w:szCs w:val="28"/>
            <w:lang w:val="en-US" w:eastAsia="zh-CN"/>
          </w:rPr>
          <w:t>7</w:t>
        </w:r>
      </w:ins>
      <w:del w:id="4355" w:author="LKY" w:date="2026-08-31T10:08:54Z">
        <w:r>
          <w:rPr>
            <w:rFonts w:hint="eastAsia" w:ascii="Times New Roman" w:hAnsi="Times New Roman"/>
            <w:b/>
            <w:bCs/>
            <w:sz w:val="28"/>
            <w:szCs w:val="28"/>
            <w:lang w:val="en-US" w:eastAsia="zh-CN"/>
          </w:rPr>
          <w:delText>6</w:delText>
        </w:r>
      </w:del>
      <w:r>
        <w:rPr>
          <w:rFonts w:hint="eastAsia" w:ascii="Times New Roman" w:hAnsi="Times New Roman"/>
          <w:b/>
          <w:bCs/>
          <w:sz w:val="28"/>
          <w:szCs w:val="28"/>
          <w:lang w:val="en-US" w:eastAsia="zh-CN"/>
        </w:rPr>
        <w:t xml:space="preserve"> </w:t>
      </w:r>
      <w:r>
        <w:rPr>
          <w:rFonts w:hint="default" w:ascii="Times New Roman" w:hAnsi="Times New Roman"/>
          <w:b/>
          <w:bCs/>
          <w:sz w:val="28"/>
          <w:szCs w:val="28"/>
          <w:lang w:val="en-US" w:eastAsia="zh-CN"/>
        </w:rPr>
        <w:t>RTD</w:t>
      </w:r>
      <w:r>
        <w:rPr>
          <w:rFonts w:hint="eastAsia" w:ascii="Times New Roman" w:hAnsi="Times New Roman"/>
          <w:b/>
          <w:bCs/>
          <w:sz w:val="28"/>
          <w:szCs w:val="28"/>
          <w:lang w:val="en-US" w:eastAsia="zh-CN"/>
        </w:rPr>
        <w:t>模块</w:t>
      </w:r>
      <w:bookmarkEnd w:id="98"/>
      <w:bookmarkEnd w:id="99"/>
      <w:bookmarkEnd w:id="100"/>
      <w:bookmarkEnd w:id="101"/>
      <w:bookmarkEnd w:id="102"/>
    </w:p>
    <w:tbl>
      <w:tblPr>
        <w:tblStyle w:val="14"/>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47"/>
        <w:gridCol w:w="850"/>
        <w:gridCol w:w="851"/>
        <w:gridCol w:w="851"/>
        <w:gridCol w:w="851"/>
        <w:gridCol w:w="851"/>
        <w:gridCol w:w="851"/>
        <w:gridCol w:w="851"/>
        <w:gridCol w:w="864"/>
      </w:tblGrid>
      <w:tr w14:paraId="4DB9D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356" w:author="LKY" w:date="2026-05-22T20:55:20Z"/>
        </w:trPr>
        <w:tc>
          <w:tcPr>
            <w:tcW w:w="5000" w:type="pct"/>
            <w:gridSpan w:val="10"/>
            <w:tcBorders>
              <w:top w:val="single" w:color="auto" w:sz="4" w:space="0"/>
            </w:tcBorders>
            <w:noWrap w:val="0"/>
            <w:vAlign w:val="top"/>
          </w:tcPr>
          <w:p w14:paraId="23E99C6E">
            <w:pPr>
              <w:pBdr>
                <w:top w:val="none" w:color="auto" w:sz="0" w:space="0"/>
                <w:left w:val="none" w:color="auto" w:sz="0" w:space="0"/>
                <w:bottom w:val="none" w:color="auto" w:sz="0" w:space="0"/>
                <w:right w:val="none" w:color="auto" w:sz="0" w:space="0"/>
                <w:between w:val="none" w:color="auto" w:sz="0" w:space="0"/>
              </w:pBdr>
              <w:jc w:val="center"/>
              <w:rPr>
                <w:ins w:id="4357" w:author="LKY" w:date="2026-05-22T20:55:20Z"/>
                <w:rFonts w:hint="eastAsia" w:ascii="Times New Roman" w:hAnsi="Times New Roman"/>
                <w:vertAlign w:val="baseline"/>
                <w:lang w:val="en-US" w:eastAsia="zh-CN"/>
              </w:rPr>
            </w:pPr>
            <w:ins w:id="4358" w:author="LKY" w:date="2026-05-22T20:55:20Z">
              <w:r>
                <w:rPr>
                  <w:rFonts w:hint="eastAsia" w:ascii="Times New Roman" w:hAnsi="Times New Roman"/>
                  <w:vertAlign w:val="baseline"/>
                  <w:lang w:val="en-US" w:eastAsia="zh-CN"/>
                </w:rPr>
                <w:t>N5041/N5042/N5043/N5044模块</w:t>
              </w:r>
            </w:ins>
            <w:ins w:id="4359" w:author="L" w:date="2026-06-15T15:40:42Z">
              <w:r>
                <w:rPr>
                  <w:rFonts w:hint="eastAsia" w:ascii="Times New Roman" w:hAnsi="Times New Roman"/>
                  <w:vertAlign w:val="baseline"/>
                  <w:lang w:val="en-US" w:eastAsia="zh-CN"/>
                </w:rPr>
                <w:t>（±0.</w:t>
              </w:r>
            </w:ins>
            <w:ins w:id="4360" w:author="L" w:date="2026-06-15T15:40:48Z">
              <w:r>
                <w:rPr>
                  <w:rFonts w:hint="eastAsia" w:ascii="Times New Roman" w:hAnsi="Times New Roman"/>
                  <w:vertAlign w:val="baseline"/>
                  <w:lang w:val="en-US" w:eastAsia="zh-CN"/>
                </w:rPr>
                <w:t>5</w:t>
              </w:r>
            </w:ins>
            <w:ins w:id="4361" w:author="L" w:date="2026-06-15T15:40:42Z">
              <w:r>
                <w:rPr>
                  <w:rFonts w:hint="eastAsia" w:ascii="Times New Roman" w:hAnsi="Times New Roman"/>
                  <w:vertAlign w:val="baseline"/>
                  <w:lang w:val="en-US" w:eastAsia="zh-CN"/>
                </w:rPr>
                <w:t>误差）</w:t>
              </w:r>
            </w:ins>
          </w:p>
        </w:tc>
      </w:tr>
      <w:tr w14:paraId="07A09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362" w:author="LKY" w:date="2026-05-22T20:55:20Z"/>
        </w:trPr>
        <w:tc>
          <w:tcPr>
            <w:tcW w:w="497" w:type="pct"/>
            <w:tcBorders>
              <w:top w:val="single" w:color="auto" w:sz="4" w:space="0"/>
            </w:tcBorders>
            <w:noWrap w:val="0"/>
            <w:vAlign w:val="top"/>
          </w:tcPr>
          <w:p w14:paraId="7F85B110">
            <w:pPr>
              <w:jc w:val="center"/>
              <w:rPr>
                <w:ins w:id="4363" w:author="LKY" w:date="2026-05-22T20:55:20Z"/>
                <w:rFonts w:hint="default" w:ascii="Times New Roman" w:hAnsi="Times New Roman"/>
                <w:vertAlign w:val="baseline"/>
                <w:lang w:val="en-US" w:eastAsia="zh-CN"/>
              </w:rPr>
            </w:pPr>
            <w:ins w:id="4364" w:author="LKY" w:date="2026-05-22T20:55:20Z">
              <w:r>
                <w:rPr>
                  <w:rFonts w:hint="eastAsia" w:ascii="Times New Roman" w:hAnsi="Times New Roman"/>
                  <w:vertAlign w:val="baseline"/>
                  <w:lang w:val="en-US" w:eastAsia="zh-CN"/>
                </w:rPr>
                <w:t>端口号</w:t>
              </w:r>
            </w:ins>
          </w:p>
        </w:tc>
        <w:tc>
          <w:tcPr>
            <w:tcW w:w="497" w:type="pct"/>
            <w:tcBorders>
              <w:top w:val="single" w:color="auto" w:sz="4" w:space="0"/>
            </w:tcBorders>
            <w:noWrap w:val="0"/>
            <w:vAlign w:val="top"/>
          </w:tcPr>
          <w:p w14:paraId="035E4C87">
            <w:pPr>
              <w:jc w:val="center"/>
              <w:rPr>
                <w:ins w:id="4365" w:author="LKY" w:date="2026-05-22T20:55:20Z"/>
                <w:rFonts w:hint="default" w:ascii="Times New Roman" w:hAnsi="Times New Roman" w:eastAsiaTheme="minorEastAsia" w:cstheme="minorBidi"/>
                <w:kern w:val="2"/>
                <w:sz w:val="21"/>
                <w:szCs w:val="24"/>
                <w:vertAlign w:val="baseline"/>
                <w:lang w:val="en-US" w:eastAsia="zh-CN" w:bidi="ar-SA"/>
              </w:rPr>
            </w:pPr>
            <w:ins w:id="4366" w:author="LKY" w:date="2026-05-22T20:55:20Z">
              <w:r>
                <w:rPr>
                  <w:rFonts w:hint="eastAsia" w:ascii="Times New Roman" w:hAnsi="Times New Roman" w:cstheme="minorBidi"/>
                  <w:kern w:val="2"/>
                  <w:sz w:val="21"/>
                  <w:szCs w:val="24"/>
                  <w:vertAlign w:val="baseline"/>
                  <w:lang w:val="en-US" w:eastAsia="zh-CN" w:bidi="ar-SA"/>
                </w:rPr>
                <w:t>B1</w:t>
              </w:r>
            </w:ins>
          </w:p>
        </w:tc>
        <w:tc>
          <w:tcPr>
            <w:tcW w:w="499" w:type="pct"/>
            <w:tcBorders>
              <w:top w:val="single" w:color="auto" w:sz="4" w:space="0"/>
            </w:tcBorders>
            <w:noWrap w:val="0"/>
            <w:vAlign w:val="top"/>
          </w:tcPr>
          <w:p w14:paraId="2DA5FE41">
            <w:pPr>
              <w:jc w:val="center"/>
              <w:rPr>
                <w:ins w:id="4367" w:author="LKY" w:date="2026-05-22T20:55:20Z"/>
                <w:rFonts w:hint="default" w:ascii="Times New Roman" w:hAnsi="Times New Roman" w:eastAsiaTheme="minorEastAsia" w:cstheme="minorBidi"/>
                <w:kern w:val="2"/>
                <w:sz w:val="21"/>
                <w:szCs w:val="24"/>
                <w:vertAlign w:val="baseline"/>
                <w:lang w:val="en-US" w:eastAsia="zh-CN" w:bidi="ar-SA"/>
              </w:rPr>
            </w:pPr>
            <w:ins w:id="4368" w:author="LKY" w:date="2026-05-22T20:55:20Z">
              <w:r>
                <w:rPr>
                  <w:rFonts w:hint="eastAsia" w:ascii="Times New Roman" w:hAnsi="Times New Roman" w:cstheme="minorBidi"/>
                  <w:kern w:val="2"/>
                  <w:sz w:val="21"/>
                  <w:szCs w:val="24"/>
                  <w:vertAlign w:val="baseline"/>
                  <w:lang w:val="en-US" w:eastAsia="zh-CN" w:bidi="ar-SA"/>
                </w:rPr>
                <w:t>B2</w:t>
              </w:r>
            </w:ins>
          </w:p>
        </w:tc>
        <w:tc>
          <w:tcPr>
            <w:tcW w:w="500" w:type="pct"/>
            <w:tcBorders>
              <w:top w:val="single" w:color="auto" w:sz="4" w:space="0"/>
            </w:tcBorders>
            <w:noWrap w:val="0"/>
            <w:vAlign w:val="top"/>
          </w:tcPr>
          <w:p w14:paraId="6D14C366">
            <w:pPr>
              <w:jc w:val="center"/>
              <w:rPr>
                <w:ins w:id="4369" w:author="LKY" w:date="2026-05-22T20:55:20Z"/>
                <w:rFonts w:hint="default" w:ascii="Times New Roman" w:hAnsi="Times New Roman" w:eastAsiaTheme="minorEastAsia" w:cstheme="minorBidi"/>
                <w:kern w:val="2"/>
                <w:sz w:val="21"/>
                <w:szCs w:val="24"/>
                <w:vertAlign w:val="baseline"/>
                <w:lang w:val="en-US" w:eastAsia="zh-CN" w:bidi="ar-SA"/>
              </w:rPr>
            </w:pPr>
            <w:ins w:id="4370" w:author="LKY" w:date="2026-05-22T20:55:20Z">
              <w:r>
                <w:rPr>
                  <w:rFonts w:hint="eastAsia" w:ascii="Times New Roman" w:hAnsi="Times New Roman" w:cstheme="minorBidi"/>
                  <w:kern w:val="2"/>
                  <w:sz w:val="21"/>
                  <w:szCs w:val="24"/>
                  <w:vertAlign w:val="baseline"/>
                  <w:lang w:val="en-US" w:eastAsia="zh-CN" w:bidi="ar-SA"/>
                </w:rPr>
                <w:t>B3</w:t>
              </w:r>
            </w:ins>
          </w:p>
        </w:tc>
        <w:tc>
          <w:tcPr>
            <w:tcW w:w="500" w:type="pct"/>
            <w:tcBorders>
              <w:top w:val="single" w:color="auto" w:sz="4" w:space="0"/>
            </w:tcBorders>
            <w:noWrap w:val="0"/>
            <w:vAlign w:val="top"/>
          </w:tcPr>
          <w:p w14:paraId="145EE089">
            <w:pPr>
              <w:jc w:val="center"/>
              <w:rPr>
                <w:ins w:id="4371" w:author="LKY" w:date="2026-05-22T20:55:20Z"/>
                <w:rFonts w:hint="default" w:ascii="Times New Roman" w:hAnsi="Times New Roman" w:eastAsiaTheme="minorEastAsia" w:cstheme="minorBidi"/>
                <w:kern w:val="2"/>
                <w:sz w:val="21"/>
                <w:szCs w:val="24"/>
                <w:vertAlign w:val="baseline"/>
                <w:lang w:val="en-US" w:eastAsia="zh-CN" w:bidi="ar-SA"/>
              </w:rPr>
            </w:pPr>
            <w:ins w:id="4372" w:author="LKY" w:date="2026-05-22T20:55:20Z">
              <w:r>
                <w:rPr>
                  <w:rFonts w:hint="eastAsia" w:ascii="Times New Roman" w:hAnsi="Times New Roman" w:cstheme="minorBidi"/>
                  <w:kern w:val="2"/>
                  <w:sz w:val="21"/>
                  <w:szCs w:val="24"/>
                  <w:vertAlign w:val="baseline"/>
                  <w:lang w:val="en-US" w:eastAsia="zh-CN" w:bidi="ar-SA"/>
                </w:rPr>
                <w:t>B4</w:t>
              </w:r>
            </w:ins>
          </w:p>
        </w:tc>
        <w:tc>
          <w:tcPr>
            <w:tcW w:w="500" w:type="pct"/>
            <w:tcBorders>
              <w:top w:val="single" w:color="auto" w:sz="4" w:space="0"/>
            </w:tcBorders>
            <w:noWrap w:val="0"/>
            <w:vAlign w:val="top"/>
          </w:tcPr>
          <w:p w14:paraId="654B4D91">
            <w:pPr>
              <w:jc w:val="center"/>
              <w:rPr>
                <w:ins w:id="4373" w:author="LKY" w:date="2026-05-22T20:55:20Z"/>
                <w:rFonts w:hint="default" w:ascii="Times New Roman" w:hAnsi="Times New Roman" w:eastAsiaTheme="minorEastAsia" w:cstheme="minorBidi"/>
                <w:kern w:val="2"/>
                <w:sz w:val="21"/>
                <w:szCs w:val="24"/>
                <w:vertAlign w:val="baseline"/>
                <w:lang w:val="en-US" w:eastAsia="zh-CN" w:bidi="ar-SA"/>
              </w:rPr>
            </w:pPr>
            <w:ins w:id="4374" w:author="LKY" w:date="2026-05-22T20:55:20Z">
              <w:r>
                <w:rPr>
                  <w:rFonts w:hint="eastAsia" w:ascii="Times New Roman" w:hAnsi="Times New Roman" w:cstheme="minorBidi"/>
                  <w:kern w:val="2"/>
                  <w:sz w:val="21"/>
                  <w:szCs w:val="24"/>
                  <w:vertAlign w:val="baseline"/>
                  <w:lang w:val="en-US" w:eastAsia="zh-CN" w:bidi="ar-SA"/>
                </w:rPr>
                <w:t>B5</w:t>
              </w:r>
            </w:ins>
          </w:p>
        </w:tc>
        <w:tc>
          <w:tcPr>
            <w:tcW w:w="500" w:type="pct"/>
            <w:tcBorders>
              <w:top w:val="single" w:color="auto" w:sz="4" w:space="0"/>
            </w:tcBorders>
            <w:noWrap w:val="0"/>
            <w:vAlign w:val="top"/>
          </w:tcPr>
          <w:p w14:paraId="2D7B88EC">
            <w:pPr>
              <w:jc w:val="center"/>
              <w:rPr>
                <w:ins w:id="4375" w:author="LKY" w:date="2026-05-22T20:55:20Z"/>
                <w:rFonts w:hint="default" w:ascii="Times New Roman" w:hAnsi="Times New Roman" w:eastAsiaTheme="minorEastAsia" w:cstheme="minorBidi"/>
                <w:kern w:val="2"/>
                <w:sz w:val="21"/>
                <w:szCs w:val="24"/>
                <w:vertAlign w:val="baseline"/>
                <w:lang w:val="en-US" w:eastAsia="zh-CN" w:bidi="ar-SA"/>
              </w:rPr>
            </w:pPr>
            <w:ins w:id="4376" w:author="LKY" w:date="2026-05-22T20:55:20Z">
              <w:r>
                <w:rPr>
                  <w:rFonts w:hint="eastAsia" w:ascii="Times New Roman" w:hAnsi="Times New Roman" w:cstheme="minorBidi"/>
                  <w:kern w:val="2"/>
                  <w:sz w:val="21"/>
                  <w:szCs w:val="24"/>
                  <w:vertAlign w:val="baseline"/>
                  <w:lang w:val="en-US" w:eastAsia="zh-CN" w:bidi="ar-SA"/>
                </w:rPr>
                <w:t>B6</w:t>
              </w:r>
            </w:ins>
          </w:p>
        </w:tc>
        <w:tc>
          <w:tcPr>
            <w:tcW w:w="500" w:type="pct"/>
            <w:tcBorders>
              <w:top w:val="single" w:color="auto" w:sz="4" w:space="0"/>
            </w:tcBorders>
            <w:noWrap w:val="0"/>
            <w:vAlign w:val="top"/>
          </w:tcPr>
          <w:p w14:paraId="29B20905">
            <w:pPr>
              <w:jc w:val="center"/>
              <w:rPr>
                <w:ins w:id="4377" w:author="LKY" w:date="2026-05-22T20:55:20Z"/>
                <w:rFonts w:hint="default" w:ascii="Times New Roman" w:hAnsi="Times New Roman"/>
                <w:vertAlign w:val="baseline"/>
                <w:lang w:val="en-US" w:eastAsia="zh-CN"/>
              </w:rPr>
            </w:pPr>
            <w:ins w:id="4378" w:author="LKY" w:date="2026-05-22T20:55:20Z">
              <w:r>
                <w:rPr>
                  <w:rFonts w:hint="eastAsia" w:ascii="Times New Roman" w:hAnsi="Times New Roman"/>
                  <w:vertAlign w:val="baseline"/>
                  <w:lang w:val="en-US" w:eastAsia="zh-CN"/>
                </w:rPr>
                <w:t>B7</w:t>
              </w:r>
            </w:ins>
          </w:p>
        </w:tc>
        <w:tc>
          <w:tcPr>
            <w:tcW w:w="500" w:type="pct"/>
            <w:tcBorders>
              <w:top w:val="single" w:color="auto" w:sz="4" w:space="0"/>
            </w:tcBorders>
            <w:noWrap w:val="0"/>
            <w:vAlign w:val="top"/>
          </w:tcPr>
          <w:p w14:paraId="23FDABD9">
            <w:pPr>
              <w:jc w:val="center"/>
              <w:rPr>
                <w:ins w:id="4379" w:author="LKY" w:date="2026-05-22T20:55:20Z"/>
                <w:rFonts w:hint="default" w:ascii="Times New Roman" w:hAnsi="Times New Roman"/>
                <w:vertAlign w:val="baseline"/>
                <w:lang w:val="en-US" w:eastAsia="zh-CN"/>
              </w:rPr>
            </w:pPr>
            <w:ins w:id="4380" w:author="LKY" w:date="2026-05-22T20:55:20Z">
              <w:r>
                <w:rPr>
                  <w:rFonts w:hint="eastAsia" w:ascii="Times New Roman" w:hAnsi="Times New Roman"/>
                  <w:vertAlign w:val="baseline"/>
                  <w:lang w:val="en-US" w:eastAsia="zh-CN"/>
                </w:rPr>
                <w:t>B8</w:t>
              </w:r>
            </w:ins>
          </w:p>
        </w:tc>
        <w:tc>
          <w:tcPr>
            <w:tcW w:w="499" w:type="pct"/>
            <w:tcBorders>
              <w:top w:val="single" w:color="auto" w:sz="4" w:space="0"/>
            </w:tcBorders>
            <w:noWrap w:val="0"/>
            <w:vAlign w:val="top"/>
          </w:tcPr>
          <w:p w14:paraId="701720BE">
            <w:pPr>
              <w:jc w:val="center"/>
              <w:rPr>
                <w:ins w:id="4381" w:author="LKY" w:date="2026-05-22T20:55:20Z"/>
                <w:rFonts w:hint="default" w:ascii="Times New Roman" w:hAnsi="Times New Roman"/>
                <w:vertAlign w:val="baseline"/>
                <w:lang w:val="en-US" w:eastAsia="zh-CN"/>
              </w:rPr>
            </w:pPr>
            <w:ins w:id="4382" w:author="LKY" w:date="2026-05-22T20:55:20Z">
              <w:r>
                <w:rPr>
                  <w:rFonts w:hint="eastAsia" w:ascii="Times New Roman" w:hAnsi="Times New Roman"/>
                  <w:vertAlign w:val="baseline"/>
                  <w:lang w:val="en-US" w:eastAsia="zh-CN"/>
                </w:rPr>
                <w:t>B9</w:t>
              </w:r>
            </w:ins>
          </w:p>
        </w:tc>
      </w:tr>
      <w:tr w14:paraId="651FE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383" w:author="LKY" w:date="2026-05-22T20:55:20Z"/>
        </w:trPr>
        <w:tc>
          <w:tcPr>
            <w:tcW w:w="497" w:type="pct"/>
            <w:noWrap w:val="0"/>
            <w:vAlign w:val="top"/>
          </w:tcPr>
          <w:p w14:paraId="10BF45BB">
            <w:pPr>
              <w:jc w:val="center"/>
              <w:rPr>
                <w:ins w:id="4384" w:author="LKY" w:date="2026-05-22T20:55:20Z"/>
                <w:rFonts w:hint="default" w:ascii="Times New Roman" w:hAnsi="Times New Roman"/>
                <w:vertAlign w:val="baseline"/>
                <w:lang w:val="en-US" w:eastAsia="zh-CN"/>
              </w:rPr>
            </w:pPr>
            <w:ins w:id="4385" w:author="LKY" w:date="2026-05-22T20:55:20Z">
              <w:r>
                <w:rPr>
                  <w:rFonts w:hint="eastAsia" w:ascii="Times New Roman" w:hAnsi="Times New Roman"/>
                  <w:vertAlign w:val="baseline"/>
                  <w:lang w:val="en-US" w:eastAsia="zh-CN"/>
                </w:rPr>
                <w:t>名称</w:t>
              </w:r>
            </w:ins>
          </w:p>
        </w:tc>
        <w:tc>
          <w:tcPr>
            <w:tcW w:w="497" w:type="pct"/>
            <w:noWrap w:val="0"/>
            <w:vAlign w:val="top"/>
          </w:tcPr>
          <w:p w14:paraId="5FBCC0A0">
            <w:pPr>
              <w:jc w:val="center"/>
              <w:rPr>
                <w:ins w:id="4386" w:author="LKY" w:date="2026-05-22T20:55:20Z"/>
                <w:rFonts w:hint="default" w:ascii="Times New Roman" w:hAnsi="Times New Roman"/>
                <w:vertAlign w:val="baseline"/>
                <w:lang w:val="en-US" w:eastAsia="zh-CN"/>
              </w:rPr>
            </w:pPr>
            <w:ins w:id="4387" w:author="LKY" w:date="2026-05-22T20:55:20Z">
              <w:r>
                <w:rPr>
                  <w:rFonts w:hint="eastAsia" w:ascii="Times New Roman" w:hAnsi="Times New Roman"/>
                  <w:vertAlign w:val="baseline"/>
                  <w:lang w:val="en-US" w:eastAsia="zh-CN"/>
                </w:rPr>
                <w:t>RTD1+</w:t>
              </w:r>
            </w:ins>
          </w:p>
        </w:tc>
        <w:tc>
          <w:tcPr>
            <w:tcW w:w="499" w:type="pct"/>
            <w:noWrap w:val="0"/>
            <w:vAlign w:val="top"/>
          </w:tcPr>
          <w:p w14:paraId="6076AFDA">
            <w:pPr>
              <w:jc w:val="center"/>
              <w:rPr>
                <w:ins w:id="4388" w:author="LKY" w:date="2026-05-22T20:55:20Z"/>
                <w:rFonts w:hint="default" w:ascii="Times New Roman" w:hAnsi="Times New Roman"/>
                <w:vertAlign w:val="baseline"/>
                <w:lang w:val="en-US" w:eastAsia="zh-CN"/>
              </w:rPr>
            </w:pPr>
            <w:ins w:id="4389" w:author="LKY" w:date="2026-05-22T20:55:20Z">
              <w:r>
                <w:rPr>
                  <w:rFonts w:hint="eastAsia" w:ascii="Times New Roman" w:hAnsi="Times New Roman"/>
                  <w:vertAlign w:val="baseline"/>
                  <w:lang w:val="en-US" w:eastAsia="zh-CN"/>
                </w:rPr>
                <w:t>1+</w:t>
              </w:r>
            </w:ins>
          </w:p>
        </w:tc>
        <w:tc>
          <w:tcPr>
            <w:tcW w:w="500" w:type="pct"/>
            <w:noWrap w:val="0"/>
            <w:vAlign w:val="top"/>
          </w:tcPr>
          <w:p w14:paraId="0E241775">
            <w:pPr>
              <w:jc w:val="center"/>
              <w:rPr>
                <w:ins w:id="4390" w:author="LKY" w:date="2026-05-22T20:55:20Z"/>
                <w:rFonts w:hint="default" w:ascii="Times New Roman" w:hAnsi="Times New Roman" w:eastAsiaTheme="minorEastAsia" w:cstheme="minorBidi"/>
                <w:kern w:val="2"/>
                <w:sz w:val="21"/>
                <w:szCs w:val="24"/>
                <w:vertAlign w:val="baseline"/>
                <w:lang w:val="en-US" w:eastAsia="zh-CN" w:bidi="ar-SA"/>
              </w:rPr>
            </w:pPr>
            <w:ins w:id="4391" w:author="LKY" w:date="2026-05-22T20:55:20Z">
              <w:r>
                <w:rPr>
                  <w:rFonts w:hint="eastAsia" w:ascii="Times New Roman" w:hAnsi="Times New Roman" w:cstheme="minorBidi"/>
                  <w:kern w:val="2"/>
                  <w:sz w:val="21"/>
                  <w:szCs w:val="24"/>
                  <w:vertAlign w:val="baseline"/>
                  <w:lang w:val="en-US" w:eastAsia="zh-CN" w:bidi="ar-SA"/>
                </w:rPr>
                <w:t>1-</w:t>
              </w:r>
            </w:ins>
          </w:p>
        </w:tc>
        <w:tc>
          <w:tcPr>
            <w:tcW w:w="500" w:type="pct"/>
            <w:noWrap w:val="0"/>
            <w:vAlign w:val="top"/>
          </w:tcPr>
          <w:p w14:paraId="754FAB59">
            <w:pPr>
              <w:jc w:val="center"/>
              <w:rPr>
                <w:ins w:id="4392" w:author="LKY" w:date="2026-05-22T20:55:20Z"/>
                <w:rFonts w:hint="default" w:ascii="Times New Roman" w:hAnsi="Times New Roman" w:eastAsiaTheme="minorEastAsia" w:cstheme="minorBidi"/>
                <w:kern w:val="2"/>
                <w:sz w:val="21"/>
                <w:szCs w:val="24"/>
                <w:vertAlign w:val="baseline"/>
                <w:lang w:val="en-US" w:eastAsia="zh-CN" w:bidi="ar-SA"/>
              </w:rPr>
            </w:pPr>
            <w:ins w:id="4393" w:author="LKY" w:date="2026-05-22T20:55:20Z">
              <w:r>
                <w:rPr>
                  <w:rFonts w:hint="eastAsia" w:ascii="Times New Roman" w:hAnsi="Times New Roman" w:cstheme="minorBidi"/>
                  <w:kern w:val="2"/>
                  <w:sz w:val="21"/>
                  <w:szCs w:val="24"/>
                  <w:vertAlign w:val="baseline"/>
                  <w:lang w:val="en-US" w:eastAsia="zh-CN" w:bidi="ar-SA"/>
                </w:rPr>
                <w:t>RTD1-</w:t>
              </w:r>
            </w:ins>
          </w:p>
        </w:tc>
        <w:tc>
          <w:tcPr>
            <w:tcW w:w="500" w:type="pct"/>
            <w:noWrap w:val="0"/>
            <w:vAlign w:val="top"/>
          </w:tcPr>
          <w:p w14:paraId="699697CA">
            <w:pPr>
              <w:jc w:val="center"/>
              <w:rPr>
                <w:ins w:id="4394" w:author="LKY" w:date="2026-05-22T20:55:20Z"/>
                <w:rFonts w:hint="default" w:ascii="Times New Roman" w:hAnsi="Times New Roman"/>
                <w:vertAlign w:val="baseline"/>
                <w:lang w:val="en-US" w:eastAsia="zh-CN"/>
              </w:rPr>
            </w:pPr>
            <w:ins w:id="4395" w:author="LKY" w:date="2026-05-22T20:55:20Z">
              <w:r>
                <w:rPr>
                  <w:rFonts w:hint="eastAsia" w:ascii="Times New Roman" w:hAnsi="Times New Roman"/>
                  <w:vertAlign w:val="baseline"/>
                  <w:lang w:val="en-US" w:eastAsia="zh-CN"/>
                </w:rPr>
                <w:t>RTD3+</w:t>
              </w:r>
            </w:ins>
          </w:p>
        </w:tc>
        <w:tc>
          <w:tcPr>
            <w:tcW w:w="500" w:type="pct"/>
            <w:noWrap w:val="0"/>
            <w:vAlign w:val="top"/>
          </w:tcPr>
          <w:p w14:paraId="0D5F9426">
            <w:pPr>
              <w:jc w:val="center"/>
              <w:rPr>
                <w:ins w:id="4396" w:author="LKY" w:date="2026-05-22T20:55:20Z"/>
                <w:rFonts w:hint="default" w:ascii="Times New Roman" w:hAnsi="Times New Roman"/>
                <w:vertAlign w:val="baseline"/>
                <w:lang w:val="en-US" w:eastAsia="zh-CN"/>
              </w:rPr>
            </w:pPr>
            <w:ins w:id="4397" w:author="LKY" w:date="2026-05-22T20:55:20Z">
              <w:r>
                <w:rPr>
                  <w:rFonts w:hint="eastAsia" w:ascii="Times New Roman" w:hAnsi="Times New Roman"/>
                  <w:vertAlign w:val="baseline"/>
                  <w:lang w:val="en-US" w:eastAsia="zh-CN"/>
                </w:rPr>
                <w:t>3+</w:t>
              </w:r>
            </w:ins>
          </w:p>
        </w:tc>
        <w:tc>
          <w:tcPr>
            <w:tcW w:w="500" w:type="pct"/>
            <w:noWrap w:val="0"/>
            <w:vAlign w:val="top"/>
          </w:tcPr>
          <w:p w14:paraId="036F2724">
            <w:pPr>
              <w:jc w:val="center"/>
              <w:rPr>
                <w:ins w:id="4398" w:author="LKY" w:date="2026-05-22T20:55:20Z"/>
                <w:rFonts w:hint="default" w:ascii="Times New Roman" w:hAnsi="Times New Roman"/>
                <w:vertAlign w:val="baseline"/>
                <w:lang w:val="en-US" w:eastAsia="zh-CN"/>
              </w:rPr>
            </w:pPr>
            <w:ins w:id="4399" w:author="LKY" w:date="2026-05-22T20:55:20Z">
              <w:r>
                <w:rPr>
                  <w:rFonts w:hint="eastAsia" w:ascii="Times New Roman" w:hAnsi="Times New Roman"/>
                  <w:vertAlign w:val="baseline"/>
                  <w:lang w:val="en-US" w:eastAsia="zh-CN"/>
                </w:rPr>
                <w:t>3-</w:t>
              </w:r>
            </w:ins>
          </w:p>
        </w:tc>
        <w:tc>
          <w:tcPr>
            <w:tcW w:w="500" w:type="pct"/>
            <w:noWrap w:val="0"/>
            <w:vAlign w:val="top"/>
          </w:tcPr>
          <w:p w14:paraId="40574219">
            <w:pPr>
              <w:jc w:val="center"/>
              <w:rPr>
                <w:ins w:id="4400" w:author="LKY" w:date="2026-05-22T20:55:20Z"/>
                <w:rFonts w:hint="default" w:ascii="Times New Roman" w:hAnsi="Times New Roman"/>
                <w:vertAlign w:val="baseline"/>
                <w:lang w:val="en-US" w:eastAsia="zh-CN"/>
              </w:rPr>
            </w:pPr>
            <w:ins w:id="4401" w:author="LKY" w:date="2026-05-22T20:55:20Z">
              <w:r>
                <w:rPr>
                  <w:rFonts w:hint="eastAsia" w:ascii="Times New Roman" w:hAnsi="Times New Roman"/>
                  <w:vertAlign w:val="baseline"/>
                  <w:lang w:val="en-US" w:eastAsia="zh-CN"/>
                </w:rPr>
                <w:t>RTD3-</w:t>
              </w:r>
            </w:ins>
          </w:p>
        </w:tc>
        <w:tc>
          <w:tcPr>
            <w:tcW w:w="499" w:type="pct"/>
            <w:noWrap w:val="0"/>
            <w:vAlign w:val="top"/>
          </w:tcPr>
          <w:p w14:paraId="2E1C050E">
            <w:pPr>
              <w:jc w:val="center"/>
              <w:rPr>
                <w:ins w:id="4402" w:author="LKY" w:date="2026-05-22T20:55:20Z"/>
                <w:rFonts w:hint="default" w:ascii="Times New Roman" w:hAnsi="Times New Roman"/>
                <w:vertAlign w:val="baseline"/>
                <w:lang w:val="en-US" w:eastAsia="zh-CN"/>
              </w:rPr>
            </w:pPr>
            <w:ins w:id="4403" w:author="LKY" w:date="2026-05-22T20:55:20Z">
              <w:r>
                <w:rPr>
                  <w:rFonts w:hint="eastAsia" w:ascii="Times New Roman" w:hAnsi="Times New Roman"/>
                  <w:vertAlign w:val="baseline"/>
                  <w:lang w:val="en-US" w:eastAsia="zh-CN"/>
                </w:rPr>
                <w:t>PE</w:t>
              </w:r>
            </w:ins>
          </w:p>
        </w:tc>
      </w:tr>
      <w:tr w14:paraId="6EC7E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404" w:author="LKY" w:date="2026-05-22T20:55:20Z"/>
        </w:trPr>
        <w:tc>
          <w:tcPr>
            <w:tcW w:w="497" w:type="pct"/>
            <w:noWrap w:val="0"/>
            <w:vAlign w:val="top"/>
          </w:tcPr>
          <w:p w14:paraId="1B6B06F6">
            <w:pPr>
              <w:jc w:val="center"/>
              <w:rPr>
                <w:ins w:id="4405" w:author="LKY" w:date="2026-05-22T20:55:20Z"/>
                <w:rFonts w:hint="default" w:ascii="Times New Roman" w:hAnsi="Times New Roman"/>
                <w:vertAlign w:val="baseline"/>
                <w:lang w:val="en-US" w:eastAsia="zh-CN"/>
              </w:rPr>
            </w:pPr>
            <w:ins w:id="4406" w:author="LKY" w:date="2026-05-22T20:55:20Z">
              <w:r>
                <w:rPr>
                  <w:rFonts w:hint="eastAsia" w:ascii="Times New Roman" w:hAnsi="Times New Roman"/>
                  <w:vertAlign w:val="baseline"/>
                  <w:lang w:val="en-US" w:eastAsia="zh-CN"/>
                </w:rPr>
                <w:t>端口号</w:t>
              </w:r>
            </w:ins>
          </w:p>
        </w:tc>
        <w:tc>
          <w:tcPr>
            <w:tcW w:w="497" w:type="pct"/>
            <w:noWrap w:val="0"/>
            <w:vAlign w:val="top"/>
          </w:tcPr>
          <w:p w14:paraId="1583A17A">
            <w:pPr>
              <w:jc w:val="center"/>
              <w:rPr>
                <w:ins w:id="4407" w:author="LKY" w:date="2026-05-22T20:55:20Z"/>
                <w:rFonts w:hint="default" w:ascii="Times New Roman" w:hAnsi="Times New Roman"/>
                <w:vertAlign w:val="baseline"/>
                <w:lang w:val="en-US" w:eastAsia="zh-CN"/>
              </w:rPr>
            </w:pPr>
            <w:ins w:id="4408" w:author="LKY" w:date="2026-05-22T20:55:20Z">
              <w:r>
                <w:rPr>
                  <w:rFonts w:hint="eastAsia" w:ascii="Times New Roman" w:hAnsi="Times New Roman"/>
                  <w:vertAlign w:val="baseline"/>
                  <w:lang w:val="en-US" w:eastAsia="zh-CN"/>
                </w:rPr>
                <w:t>A1</w:t>
              </w:r>
            </w:ins>
          </w:p>
        </w:tc>
        <w:tc>
          <w:tcPr>
            <w:tcW w:w="499" w:type="pct"/>
            <w:noWrap w:val="0"/>
            <w:vAlign w:val="top"/>
          </w:tcPr>
          <w:p w14:paraId="40B7A4A2">
            <w:pPr>
              <w:jc w:val="center"/>
              <w:rPr>
                <w:ins w:id="4409" w:author="LKY" w:date="2026-05-22T20:55:20Z"/>
                <w:rFonts w:hint="default" w:ascii="Times New Roman" w:hAnsi="Times New Roman"/>
                <w:vertAlign w:val="baseline"/>
                <w:lang w:val="en-US" w:eastAsia="zh-CN"/>
              </w:rPr>
            </w:pPr>
            <w:ins w:id="4410" w:author="LKY" w:date="2026-05-22T20:55:20Z">
              <w:r>
                <w:rPr>
                  <w:rFonts w:hint="eastAsia" w:ascii="Times New Roman" w:hAnsi="Times New Roman"/>
                  <w:vertAlign w:val="baseline"/>
                  <w:lang w:val="en-US" w:eastAsia="zh-CN"/>
                </w:rPr>
                <w:t>A2</w:t>
              </w:r>
            </w:ins>
          </w:p>
        </w:tc>
        <w:tc>
          <w:tcPr>
            <w:tcW w:w="500" w:type="pct"/>
            <w:noWrap w:val="0"/>
            <w:vAlign w:val="top"/>
          </w:tcPr>
          <w:p w14:paraId="0440A34F">
            <w:pPr>
              <w:jc w:val="center"/>
              <w:rPr>
                <w:ins w:id="4411" w:author="LKY" w:date="2026-05-22T20:55:20Z"/>
                <w:rFonts w:hint="default" w:ascii="Times New Roman" w:hAnsi="Times New Roman"/>
                <w:vertAlign w:val="baseline"/>
                <w:lang w:val="en-US" w:eastAsia="zh-CN"/>
              </w:rPr>
            </w:pPr>
            <w:ins w:id="4412" w:author="LKY" w:date="2026-05-22T20:55:20Z">
              <w:r>
                <w:rPr>
                  <w:rFonts w:hint="eastAsia" w:ascii="Times New Roman" w:hAnsi="Times New Roman"/>
                  <w:vertAlign w:val="baseline"/>
                  <w:lang w:val="en-US" w:eastAsia="zh-CN"/>
                </w:rPr>
                <w:t>A3</w:t>
              </w:r>
            </w:ins>
          </w:p>
        </w:tc>
        <w:tc>
          <w:tcPr>
            <w:tcW w:w="500" w:type="pct"/>
            <w:noWrap w:val="0"/>
            <w:vAlign w:val="top"/>
          </w:tcPr>
          <w:p w14:paraId="2681B148">
            <w:pPr>
              <w:jc w:val="center"/>
              <w:rPr>
                <w:ins w:id="4413" w:author="LKY" w:date="2026-05-22T20:55:20Z"/>
                <w:rFonts w:hint="default" w:ascii="Times New Roman" w:hAnsi="Times New Roman"/>
                <w:vertAlign w:val="baseline"/>
                <w:lang w:val="en-US" w:eastAsia="zh-CN"/>
              </w:rPr>
            </w:pPr>
            <w:ins w:id="4414" w:author="LKY" w:date="2026-05-22T20:55:20Z">
              <w:r>
                <w:rPr>
                  <w:rFonts w:hint="eastAsia" w:ascii="Times New Roman" w:hAnsi="Times New Roman"/>
                  <w:vertAlign w:val="baseline"/>
                  <w:lang w:val="en-US" w:eastAsia="zh-CN"/>
                </w:rPr>
                <w:t>A4</w:t>
              </w:r>
            </w:ins>
          </w:p>
        </w:tc>
        <w:tc>
          <w:tcPr>
            <w:tcW w:w="500" w:type="pct"/>
            <w:noWrap w:val="0"/>
            <w:vAlign w:val="top"/>
          </w:tcPr>
          <w:p w14:paraId="6442EFC4">
            <w:pPr>
              <w:jc w:val="center"/>
              <w:rPr>
                <w:ins w:id="4415" w:author="LKY" w:date="2026-05-22T20:55:20Z"/>
                <w:rFonts w:hint="default" w:ascii="Times New Roman" w:hAnsi="Times New Roman"/>
                <w:vertAlign w:val="baseline"/>
                <w:lang w:val="en-US" w:eastAsia="zh-CN"/>
              </w:rPr>
            </w:pPr>
            <w:ins w:id="4416" w:author="LKY" w:date="2026-05-22T20:55:20Z">
              <w:r>
                <w:rPr>
                  <w:rFonts w:hint="eastAsia" w:ascii="Times New Roman" w:hAnsi="Times New Roman"/>
                  <w:vertAlign w:val="baseline"/>
                  <w:lang w:val="en-US" w:eastAsia="zh-CN"/>
                </w:rPr>
                <w:t>A5</w:t>
              </w:r>
            </w:ins>
          </w:p>
        </w:tc>
        <w:tc>
          <w:tcPr>
            <w:tcW w:w="500" w:type="pct"/>
            <w:noWrap w:val="0"/>
            <w:vAlign w:val="top"/>
          </w:tcPr>
          <w:p w14:paraId="4EE6CCDD">
            <w:pPr>
              <w:jc w:val="center"/>
              <w:rPr>
                <w:ins w:id="4417" w:author="LKY" w:date="2026-05-22T20:55:20Z"/>
                <w:rFonts w:hint="default" w:ascii="Times New Roman" w:hAnsi="Times New Roman"/>
                <w:vertAlign w:val="baseline"/>
                <w:lang w:val="en-US" w:eastAsia="zh-CN"/>
              </w:rPr>
            </w:pPr>
            <w:ins w:id="4418" w:author="LKY" w:date="2026-05-22T20:55:20Z">
              <w:r>
                <w:rPr>
                  <w:rFonts w:hint="eastAsia" w:ascii="Times New Roman" w:hAnsi="Times New Roman"/>
                  <w:vertAlign w:val="baseline"/>
                  <w:lang w:val="en-US" w:eastAsia="zh-CN"/>
                </w:rPr>
                <w:t>A6</w:t>
              </w:r>
            </w:ins>
          </w:p>
        </w:tc>
        <w:tc>
          <w:tcPr>
            <w:tcW w:w="500" w:type="pct"/>
            <w:noWrap w:val="0"/>
            <w:vAlign w:val="top"/>
          </w:tcPr>
          <w:p w14:paraId="0CA33143">
            <w:pPr>
              <w:jc w:val="center"/>
              <w:rPr>
                <w:ins w:id="4419" w:author="LKY" w:date="2026-05-22T20:55:20Z"/>
                <w:rFonts w:hint="default" w:ascii="Times New Roman" w:hAnsi="Times New Roman"/>
                <w:vertAlign w:val="baseline"/>
                <w:lang w:val="en-US" w:eastAsia="zh-CN"/>
              </w:rPr>
            </w:pPr>
            <w:ins w:id="4420" w:author="LKY" w:date="2026-05-22T20:55:20Z">
              <w:r>
                <w:rPr>
                  <w:rFonts w:hint="eastAsia" w:ascii="Times New Roman" w:hAnsi="Times New Roman"/>
                  <w:vertAlign w:val="baseline"/>
                  <w:lang w:val="en-US" w:eastAsia="zh-CN"/>
                </w:rPr>
                <w:t>A7</w:t>
              </w:r>
            </w:ins>
          </w:p>
        </w:tc>
        <w:tc>
          <w:tcPr>
            <w:tcW w:w="500" w:type="pct"/>
            <w:noWrap w:val="0"/>
            <w:vAlign w:val="top"/>
          </w:tcPr>
          <w:p w14:paraId="622D4FF3">
            <w:pPr>
              <w:jc w:val="center"/>
              <w:rPr>
                <w:ins w:id="4421" w:author="LKY" w:date="2026-05-22T20:55:20Z"/>
                <w:rFonts w:hint="default" w:ascii="Times New Roman" w:hAnsi="Times New Roman"/>
                <w:vertAlign w:val="baseline"/>
                <w:lang w:val="en-US" w:eastAsia="zh-CN"/>
              </w:rPr>
            </w:pPr>
            <w:ins w:id="4422" w:author="LKY" w:date="2026-05-22T20:55:20Z">
              <w:r>
                <w:rPr>
                  <w:rFonts w:hint="eastAsia" w:ascii="Times New Roman" w:hAnsi="Times New Roman"/>
                  <w:vertAlign w:val="baseline"/>
                  <w:lang w:val="en-US" w:eastAsia="zh-CN"/>
                </w:rPr>
                <w:t>A8</w:t>
              </w:r>
            </w:ins>
          </w:p>
        </w:tc>
        <w:tc>
          <w:tcPr>
            <w:tcW w:w="499" w:type="pct"/>
            <w:noWrap w:val="0"/>
            <w:vAlign w:val="top"/>
          </w:tcPr>
          <w:p w14:paraId="2ADF74DD">
            <w:pPr>
              <w:jc w:val="center"/>
              <w:rPr>
                <w:ins w:id="4423" w:author="LKY" w:date="2026-05-22T20:55:20Z"/>
                <w:rFonts w:hint="default" w:ascii="Times New Roman" w:hAnsi="Times New Roman"/>
                <w:vertAlign w:val="baseline"/>
                <w:lang w:val="en-US" w:eastAsia="zh-CN"/>
              </w:rPr>
            </w:pPr>
            <w:ins w:id="4424" w:author="LKY" w:date="2026-05-22T20:55:20Z">
              <w:r>
                <w:rPr>
                  <w:rFonts w:hint="eastAsia" w:ascii="Times New Roman" w:hAnsi="Times New Roman"/>
                  <w:vertAlign w:val="baseline"/>
                  <w:lang w:val="en-US" w:eastAsia="zh-CN"/>
                </w:rPr>
                <w:t>A9</w:t>
              </w:r>
            </w:ins>
          </w:p>
        </w:tc>
      </w:tr>
      <w:tr w14:paraId="099B5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425" w:author="LKY" w:date="2026-05-22T20:55:20Z"/>
        </w:trPr>
        <w:tc>
          <w:tcPr>
            <w:tcW w:w="497" w:type="pct"/>
            <w:noWrap w:val="0"/>
            <w:vAlign w:val="top"/>
          </w:tcPr>
          <w:p w14:paraId="146B016E">
            <w:pPr>
              <w:jc w:val="center"/>
              <w:rPr>
                <w:ins w:id="4426" w:author="LKY" w:date="2026-05-22T20:55:20Z"/>
                <w:rFonts w:hint="default" w:ascii="Times New Roman" w:hAnsi="Times New Roman"/>
                <w:vertAlign w:val="baseline"/>
                <w:lang w:val="en-US" w:eastAsia="zh-CN"/>
              </w:rPr>
            </w:pPr>
            <w:ins w:id="4427" w:author="LKY" w:date="2026-05-22T20:55:20Z">
              <w:r>
                <w:rPr>
                  <w:rFonts w:hint="eastAsia" w:ascii="Times New Roman" w:hAnsi="Times New Roman"/>
                  <w:vertAlign w:val="baseline"/>
                  <w:lang w:val="en-US" w:eastAsia="zh-CN"/>
                </w:rPr>
                <w:t>名称</w:t>
              </w:r>
            </w:ins>
          </w:p>
        </w:tc>
        <w:tc>
          <w:tcPr>
            <w:tcW w:w="497" w:type="pct"/>
            <w:noWrap w:val="0"/>
            <w:vAlign w:val="top"/>
          </w:tcPr>
          <w:p w14:paraId="3A0A6D8D">
            <w:pPr>
              <w:jc w:val="center"/>
              <w:rPr>
                <w:ins w:id="4428" w:author="LKY" w:date="2026-05-22T20:55:20Z"/>
                <w:rFonts w:hint="default" w:ascii="Times New Roman" w:hAnsi="Times New Roman"/>
                <w:vertAlign w:val="baseline"/>
                <w:lang w:val="en-US" w:eastAsia="zh-CN"/>
              </w:rPr>
            </w:pPr>
            <w:ins w:id="4429" w:author="LKY" w:date="2026-05-22T20:55:20Z">
              <w:r>
                <w:rPr>
                  <w:rFonts w:hint="eastAsia" w:ascii="Times New Roman" w:hAnsi="Times New Roman"/>
                  <w:vertAlign w:val="baseline"/>
                  <w:lang w:val="en-US" w:eastAsia="zh-CN"/>
                </w:rPr>
                <w:t>RTD2+</w:t>
              </w:r>
            </w:ins>
          </w:p>
        </w:tc>
        <w:tc>
          <w:tcPr>
            <w:tcW w:w="499" w:type="pct"/>
            <w:noWrap w:val="0"/>
            <w:vAlign w:val="top"/>
          </w:tcPr>
          <w:p w14:paraId="3441068C">
            <w:pPr>
              <w:jc w:val="center"/>
              <w:rPr>
                <w:ins w:id="4430" w:author="LKY" w:date="2026-05-22T20:55:20Z"/>
                <w:rFonts w:hint="default" w:ascii="Times New Roman" w:hAnsi="Times New Roman"/>
                <w:vertAlign w:val="baseline"/>
                <w:lang w:val="en-US" w:eastAsia="zh-CN"/>
              </w:rPr>
            </w:pPr>
            <w:ins w:id="4431" w:author="LKY" w:date="2026-05-22T20:55:20Z">
              <w:r>
                <w:rPr>
                  <w:rFonts w:hint="eastAsia" w:ascii="Times New Roman" w:hAnsi="Times New Roman"/>
                  <w:vertAlign w:val="baseline"/>
                  <w:lang w:val="en-US" w:eastAsia="zh-CN"/>
                </w:rPr>
                <w:t>2+</w:t>
              </w:r>
            </w:ins>
          </w:p>
        </w:tc>
        <w:tc>
          <w:tcPr>
            <w:tcW w:w="500" w:type="pct"/>
            <w:noWrap w:val="0"/>
            <w:vAlign w:val="top"/>
          </w:tcPr>
          <w:p w14:paraId="7756B1C8">
            <w:pPr>
              <w:jc w:val="center"/>
              <w:rPr>
                <w:ins w:id="4432" w:author="LKY" w:date="2026-05-22T20:55:20Z"/>
                <w:rFonts w:hint="default" w:ascii="Times New Roman" w:hAnsi="Times New Roman"/>
                <w:vertAlign w:val="baseline"/>
                <w:lang w:val="en-US" w:eastAsia="zh-CN"/>
              </w:rPr>
            </w:pPr>
            <w:ins w:id="4433" w:author="LKY" w:date="2026-05-22T20:55:20Z">
              <w:r>
                <w:rPr>
                  <w:rFonts w:hint="eastAsia" w:ascii="Times New Roman" w:hAnsi="Times New Roman"/>
                  <w:vertAlign w:val="baseline"/>
                  <w:lang w:val="en-US" w:eastAsia="zh-CN"/>
                </w:rPr>
                <w:t>2-</w:t>
              </w:r>
            </w:ins>
          </w:p>
        </w:tc>
        <w:tc>
          <w:tcPr>
            <w:tcW w:w="500" w:type="pct"/>
            <w:noWrap w:val="0"/>
            <w:vAlign w:val="top"/>
          </w:tcPr>
          <w:p w14:paraId="74BC457B">
            <w:pPr>
              <w:jc w:val="center"/>
              <w:rPr>
                <w:ins w:id="4434" w:author="LKY" w:date="2026-05-22T20:55:20Z"/>
                <w:rFonts w:hint="default" w:ascii="Times New Roman" w:hAnsi="Times New Roman"/>
                <w:vertAlign w:val="baseline"/>
                <w:lang w:val="en-US" w:eastAsia="zh-CN"/>
              </w:rPr>
            </w:pPr>
            <w:ins w:id="4435" w:author="LKY" w:date="2026-05-22T20:55:20Z">
              <w:r>
                <w:rPr>
                  <w:rFonts w:hint="eastAsia" w:ascii="Times New Roman" w:hAnsi="Times New Roman"/>
                  <w:vertAlign w:val="baseline"/>
                  <w:lang w:val="en-US" w:eastAsia="zh-CN"/>
                </w:rPr>
                <w:t>RTD2-</w:t>
              </w:r>
            </w:ins>
          </w:p>
        </w:tc>
        <w:tc>
          <w:tcPr>
            <w:tcW w:w="500" w:type="pct"/>
            <w:noWrap w:val="0"/>
            <w:vAlign w:val="top"/>
          </w:tcPr>
          <w:p w14:paraId="442E8517">
            <w:pPr>
              <w:jc w:val="center"/>
              <w:rPr>
                <w:ins w:id="4436" w:author="LKY" w:date="2026-05-22T20:55:20Z"/>
                <w:rFonts w:hint="default" w:ascii="Times New Roman" w:hAnsi="Times New Roman"/>
                <w:vertAlign w:val="baseline"/>
                <w:lang w:val="en-US" w:eastAsia="zh-CN"/>
              </w:rPr>
            </w:pPr>
            <w:ins w:id="4437" w:author="LKY" w:date="2026-05-22T20:55:20Z">
              <w:r>
                <w:rPr>
                  <w:rFonts w:hint="eastAsia" w:ascii="Times New Roman" w:hAnsi="Times New Roman"/>
                  <w:vertAlign w:val="baseline"/>
                  <w:lang w:val="en-US" w:eastAsia="zh-CN"/>
                </w:rPr>
                <w:t>RTD4+</w:t>
              </w:r>
            </w:ins>
          </w:p>
        </w:tc>
        <w:tc>
          <w:tcPr>
            <w:tcW w:w="500" w:type="pct"/>
            <w:noWrap w:val="0"/>
            <w:vAlign w:val="top"/>
          </w:tcPr>
          <w:p w14:paraId="36DE9A37">
            <w:pPr>
              <w:jc w:val="center"/>
              <w:rPr>
                <w:ins w:id="4438" w:author="LKY" w:date="2026-05-22T20:55:20Z"/>
                <w:rFonts w:hint="default" w:ascii="Times New Roman" w:hAnsi="Times New Roman"/>
                <w:vertAlign w:val="baseline"/>
                <w:lang w:val="en-US" w:eastAsia="zh-CN"/>
              </w:rPr>
            </w:pPr>
            <w:ins w:id="4439" w:author="LKY" w:date="2026-05-22T20:55:20Z">
              <w:r>
                <w:rPr>
                  <w:rFonts w:hint="eastAsia" w:ascii="Times New Roman" w:hAnsi="Times New Roman"/>
                  <w:vertAlign w:val="baseline"/>
                  <w:lang w:val="en-US" w:eastAsia="zh-CN"/>
                </w:rPr>
                <w:t>4+</w:t>
              </w:r>
            </w:ins>
          </w:p>
        </w:tc>
        <w:tc>
          <w:tcPr>
            <w:tcW w:w="500" w:type="pct"/>
            <w:noWrap w:val="0"/>
            <w:vAlign w:val="top"/>
          </w:tcPr>
          <w:p w14:paraId="32144A91">
            <w:pPr>
              <w:jc w:val="center"/>
              <w:rPr>
                <w:ins w:id="4440" w:author="LKY" w:date="2026-05-22T20:55:20Z"/>
                <w:rFonts w:hint="default" w:ascii="Times New Roman" w:hAnsi="Times New Roman"/>
                <w:vertAlign w:val="baseline"/>
                <w:lang w:val="en-US" w:eastAsia="zh-CN"/>
              </w:rPr>
            </w:pPr>
            <w:ins w:id="4441" w:author="LKY" w:date="2026-05-22T20:55:20Z">
              <w:r>
                <w:rPr>
                  <w:rFonts w:hint="eastAsia" w:ascii="Times New Roman" w:hAnsi="Times New Roman"/>
                  <w:vertAlign w:val="baseline"/>
                  <w:lang w:val="en-US" w:eastAsia="zh-CN"/>
                </w:rPr>
                <w:t>4-</w:t>
              </w:r>
            </w:ins>
          </w:p>
        </w:tc>
        <w:tc>
          <w:tcPr>
            <w:tcW w:w="500" w:type="pct"/>
            <w:noWrap w:val="0"/>
            <w:vAlign w:val="top"/>
          </w:tcPr>
          <w:p w14:paraId="112844C4">
            <w:pPr>
              <w:jc w:val="center"/>
              <w:rPr>
                <w:ins w:id="4442" w:author="LKY" w:date="2026-05-22T20:55:20Z"/>
                <w:rFonts w:hint="default" w:ascii="Times New Roman" w:hAnsi="Times New Roman"/>
                <w:vertAlign w:val="baseline"/>
                <w:lang w:val="en-US" w:eastAsia="zh-CN"/>
              </w:rPr>
            </w:pPr>
            <w:ins w:id="4443" w:author="LKY" w:date="2026-05-22T20:55:20Z">
              <w:r>
                <w:rPr>
                  <w:rFonts w:hint="eastAsia" w:ascii="Times New Roman" w:hAnsi="Times New Roman"/>
                  <w:vertAlign w:val="baseline"/>
                  <w:lang w:val="en-US" w:eastAsia="zh-CN"/>
                </w:rPr>
                <w:t>RTD4-</w:t>
              </w:r>
            </w:ins>
          </w:p>
        </w:tc>
        <w:tc>
          <w:tcPr>
            <w:tcW w:w="499" w:type="pct"/>
            <w:noWrap w:val="0"/>
            <w:vAlign w:val="top"/>
          </w:tcPr>
          <w:p w14:paraId="51AE94C7">
            <w:pPr>
              <w:jc w:val="center"/>
              <w:rPr>
                <w:ins w:id="4444" w:author="LKY" w:date="2026-05-22T20:55:20Z"/>
                <w:rFonts w:hint="default" w:ascii="Times New Roman" w:hAnsi="Times New Roman"/>
                <w:vertAlign w:val="baseline"/>
                <w:lang w:val="en-US" w:eastAsia="zh-CN"/>
              </w:rPr>
            </w:pPr>
            <w:ins w:id="4445" w:author="LKY" w:date="2026-05-22T20:55:20Z">
              <w:r>
                <w:rPr>
                  <w:rFonts w:hint="eastAsia" w:ascii="Times New Roman" w:hAnsi="Times New Roman"/>
                  <w:vertAlign w:val="baseline"/>
                  <w:lang w:val="en-US" w:eastAsia="zh-CN"/>
                </w:rPr>
                <w:t>PE</w:t>
              </w:r>
            </w:ins>
          </w:p>
        </w:tc>
      </w:tr>
    </w:tbl>
    <w:p w14:paraId="725FA149">
      <w:pPr>
        <w:rPr>
          <w:ins w:id="4446" w:author="LKY" w:date="2026-05-22T20:55:20Z"/>
          <w:rFonts w:hint="default"/>
          <w:lang w:val="en-US" w:eastAsia="zh-CN"/>
        </w:rPr>
      </w:pPr>
    </w:p>
    <w:p w14:paraId="40308023">
      <w:pPr>
        <w:rPr>
          <w:ins w:id="4447" w:author="LKY" w:date="2026-05-22T20:55:20Z"/>
          <w:rFonts w:hint="default"/>
          <w:lang w:val="en-US" w:eastAsia="zh-CN"/>
        </w:rPr>
      </w:pPr>
    </w:p>
    <w:p w14:paraId="7800A3CA">
      <w:pPr>
        <w:rPr>
          <w:rFonts w:hint="default"/>
          <w:lang w:val="en-US" w:eastAsia="zh-CN"/>
        </w:rPr>
      </w:pPr>
      <w:ins w:id="4448" w:author="LKY" w:date="2026-05-22T20:55:20Z">
        <w:r>
          <w:rPr>
            <w:rFonts w:hint="eastAsia" w:ascii="Times New Roman" w:hAnsi="Times New Roman" w:eastAsia="宋体" w:cs="宋体"/>
            <w:b w:val="0"/>
            <w:bCs w:val="0"/>
            <w:iCs/>
            <w:color w:val="FF0000"/>
            <w:kern w:val="2"/>
            <w:sz w:val="24"/>
            <w:szCs w:val="24"/>
            <w:lang w:val="en-US" w:eastAsia="zh-CN" w:bidi="ar-SA"/>
          </w:rPr>
          <w:t>注意：上述RTD模块采用共板形式，分别对应三线PT100电阻、三线PT1000电阻、四线PT100电阻、四线PT1000电阻。</w:t>
        </w:r>
      </w:ins>
    </w:p>
    <w:p w14:paraId="54CB14EB">
      <w:pPr>
        <w:pStyle w:val="12"/>
        <w:ind w:left="0" w:leftChars="0" w:firstLine="0" w:firstLineChars="0"/>
        <w:outlineLvl w:val="2"/>
        <w:rPr>
          <w:rFonts w:hint="eastAsia" w:ascii="Times New Roman" w:hAnsi="Times New Roman"/>
          <w:b/>
          <w:bCs/>
          <w:sz w:val="28"/>
          <w:szCs w:val="28"/>
          <w:lang w:val="en-US" w:eastAsia="zh-CN"/>
        </w:rPr>
      </w:pPr>
      <w:bookmarkStart w:id="103" w:name="_Toc18970"/>
      <w:bookmarkStart w:id="104" w:name="_Toc29532"/>
      <w:bookmarkStart w:id="105" w:name="_Toc1870"/>
      <w:bookmarkStart w:id="106" w:name="_Toc6834"/>
      <w:bookmarkStart w:id="107" w:name="_Toc2083"/>
      <w:r>
        <w:rPr>
          <w:rFonts w:hint="default" w:ascii="Times New Roman" w:hAnsi="Times New Roman"/>
          <w:b/>
          <w:bCs/>
          <w:sz w:val="28"/>
          <w:szCs w:val="28"/>
          <w:lang w:val="en-US" w:eastAsia="zh-CN"/>
        </w:rPr>
        <w:t>2.</w:t>
      </w:r>
      <w:r>
        <w:rPr>
          <w:rFonts w:hint="eastAsia" w:ascii="Times New Roman" w:hAnsi="Times New Roman"/>
          <w:b/>
          <w:bCs/>
          <w:sz w:val="28"/>
          <w:szCs w:val="28"/>
          <w:lang w:val="en-US" w:eastAsia="zh-CN"/>
        </w:rPr>
        <w:t>3</w:t>
      </w:r>
      <w:r>
        <w:rPr>
          <w:rFonts w:hint="default" w:ascii="Times New Roman" w:hAnsi="Times New Roman"/>
          <w:b/>
          <w:bCs/>
          <w:sz w:val="28"/>
          <w:szCs w:val="28"/>
          <w:lang w:val="en-US" w:eastAsia="zh-CN"/>
        </w:rPr>
        <w:t>.</w:t>
      </w:r>
      <w:ins w:id="4449" w:author="LKY" w:date="2026-08-31T10:08:58Z">
        <w:r>
          <w:rPr>
            <w:rFonts w:hint="eastAsia" w:ascii="Times New Roman" w:hAnsi="Times New Roman"/>
            <w:b/>
            <w:bCs/>
            <w:sz w:val="28"/>
            <w:szCs w:val="28"/>
            <w:lang w:val="en-US" w:eastAsia="zh-CN"/>
          </w:rPr>
          <w:t>8</w:t>
        </w:r>
      </w:ins>
      <w:del w:id="4450" w:author="LKY" w:date="2026-08-31T10:08:58Z">
        <w:r>
          <w:rPr>
            <w:rFonts w:hint="default" w:ascii="Times New Roman" w:hAnsi="Times New Roman"/>
            <w:b/>
            <w:bCs/>
            <w:sz w:val="28"/>
            <w:szCs w:val="28"/>
            <w:lang w:val="en-US" w:eastAsia="zh-CN"/>
          </w:rPr>
          <w:delText>7</w:delText>
        </w:r>
      </w:del>
      <w:r>
        <w:rPr>
          <w:rFonts w:hint="eastAsia" w:ascii="Times New Roman" w:hAnsi="Times New Roman"/>
          <w:b/>
          <w:bCs/>
          <w:sz w:val="28"/>
          <w:szCs w:val="28"/>
          <w:lang w:val="en-US" w:eastAsia="zh-CN"/>
        </w:rPr>
        <w:t xml:space="preserve"> TC模块</w:t>
      </w:r>
      <w:bookmarkEnd w:id="103"/>
      <w:bookmarkEnd w:id="104"/>
      <w:bookmarkEnd w:id="105"/>
      <w:bookmarkEnd w:id="106"/>
      <w:bookmarkEnd w:id="107"/>
    </w:p>
    <w:tbl>
      <w:tblPr>
        <w:tblStyle w:val="14"/>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46"/>
        <w:gridCol w:w="850"/>
        <w:gridCol w:w="851"/>
        <w:gridCol w:w="851"/>
        <w:gridCol w:w="851"/>
        <w:gridCol w:w="851"/>
        <w:gridCol w:w="851"/>
        <w:gridCol w:w="852"/>
        <w:gridCol w:w="864"/>
      </w:tblGrid>
      <w:tr w14:paraId="5AED0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451" w:author="LKY" w:date="2026-05-22T20:55:34Z"/>
        </w:trPr>
        <w:tc>
          <w:tcPr>
            <w:tcW w:w="5000" w:type="pct"/>
            <w:gridSpan w:val="10"/>
            <w:tcBorders>
              <w:top w:val="single" w:color="auto" w:sz="4" w:space="0"/>
            </w:tcBorders>
            <w:noWrap w:val="0"/>
            <w:vAlign w:val="top"/>
          </w:tcPr>
          <w:p w14:paraId="32D012F0">
            <w:pPr>
              <w:pBdr>
                <w:top w:val="none" w:color="auto" w:sz="0" w:space="0"/>
                <w:left w:val="none" w:color="auto" w:sz="0" w:space="0"/>
                <w:bottom w:val="none" w:color="auto" w:sz="0" w:space="0"/>
                <w:right w:val="none" w:color="auto" w:sz="0" w:space="0"/>
                <w:between w:val="none" w:color="auto" w:sz="0" w:space="0"/>
              </w:pBdr>
              <w:jc w:val="center"/>
              <w:rPr>
                <w:ins w:id="4452" w:author="LKY" w:date="2026-05-22T20:55:34Z"/>
                <w:rFonts w:hint="default" w:ascii="Times New Roman" w:hAnsi="Times New Roman"/>
                <w:vertAlign w:val="baseline"/>
                <w:lang w:val="en-US" w:eastAsia="zh-CN"/>
              </w:rPr>
            </w:pPr>
            <w:ins w:id="4453" w:author="LKY" w:date="2026-05-22T20:55:34Z">
              <w:r>
                <w:rPr>
                  <w:rFonts w:hint="eastAsia" w:ascii="Times New Roman" w:hAnsi="Times New Roman"/>
                  <w:vertAlign w:val="baseline"/>
                  <w:lang w:val="en-US" w:eastAsia="zh-CN"/>
                </w:rPr>
                <w:t>N5088模块</w:t>
              </w:r>
            </w:ins>
          </w:p>
        </w:tc>
      </w:tr>
      <w:tr w14:paraId="5A741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454" w:author="LKY" w:date="2026-05-22T20:55:34Z"/>
        </w:trPr>
        <w:tc>
          <w:tcPr>
            <w:tcW w:w="497" w:type="pct"/>
            <w:tcBorders>
              <w:top w:val="single" w:color="auto" w:sz="4" w:space="0"/>
            </w:tcBorders>
            <w:noWrap w:val="0"/>
            <w:vAlign w:val="top"/>
          </w:tcPr>
          <w:p w14:paraId="17519EE1">
            <w:pPr>
              <w:jc w:val="center"/>
              <w:rPr>
                <w:ins w:id="4455" w:author="LKY" w:date="2026-05-22T20:55:34Z"/>
                <w:rFonts w:hint="default" w:ascii="Times New Roman" w:hAnsi="Times New Roman"/>
                <w:vertAlign w:val="baseline"/>
                <w:lang w:val="en-US" w:eastAsia="zh-CN"/>
              </w:rPr>
            </w:pPr>
            <w:ins w:id="4456" w:author="LKY" w:date="2026-05-22T20:55:34Z">
              <w:r>
                <w:rPr>
                  <w:rFonts w:hint="eastAsia" w:ascii="Times New Roman" w:hAnsi="Times New Roman"/>
                  <w:vertAlign w:val="baseline"/>
                  <w:lang w:val="en-US" w:eastAsia="zh-CN"/>
                </w:rPr>
                <w:t>端口号</w:t>
              </w:r>
            </w:ins>
          </w:p>
        </w:tc>
        <w:tc>
          <w:tcPr>
            <w:tcW w:w="497" w:type="pct"/>
            <w:tcBorders>
              <w:top w:val="single" w:color="auto" w:sz="4" w:space="0"/>
            </w:tcBorders>
            <w:noWrap w:val="0"/>
            <w:vAlign w:val="top"/>
          </w:tcPr>
          <w:p w14:paraId="1D68785D">
            <w:pPr>
              <w:jc w:val="center"/>
              <w:rPr>
                <w:ins w:id="4457" w:author="LKY" w:date="2026-05-22T20:55:34Z"/>
                <w:rFonts w:hint="default" w:ascii="Times New Roman" w:hAnsi="Times New Roman" w:eastAsiaTheme="minorEastAsia" w:cstheme="minorBidi"/>
                <w:kern w:val="2"/>
                <w:sz w:val="21"/>
                <w:szCs w:val="24"/>
                <w:vertAlign w:val="baseline"/>
                <w:lang w:val="en-US" w:eastAsia="zh-CN" w:bidi="ar-SA"/>
              </w:rPr>
            </w:pPr>
            <w:ins w:id="4458" w:author="LKY" w:date="2026-05-22T20:55:34Z">
              <w:r>
                <w:rPr>
                  <w:rFonts w:hint="eastAsia" w:ascii="Times New Roman" w:hAnsi="Times New Roman" w:cstheme="minorBidi"/>
                  <w:kern w:val="2"/>
                  <w:sz w:val="21"/>
                  <w:szCs w:val="24"/>
                  <w:vertAlign w:val="baseline"/>
                  <w:lang w:val="en-US" w:eastAsia="zh-CN" w:bidi="ar-SA"/>
                </w:rPr>
                <w:t>B1</w:t>
              </w:r>
            </w:ins>
          </w:p>
        </w:tc>
        <w:tc>
          <w:tcPr>
            <w:tcW w:w="499" w:type="pct"/>
            <w:tcBorders>
              <w:top w:val="single" w:color="auto" w:sz="4" w:space="0"/>
            </w:tcBorders>
            <w:noWrap w:val="0"/>
            <w:vAlign w:val="top"/>
          </w:tcPr>
          <w:p w14:paraId="24BDE805">
            <w:pPr>
              <w:jc w:val="center"/>
              <w:rPr>
                <w:ins w:id="4459" w:author="LKY" w:date="2026-05-22T20:55:34Z"/>
                <w:rFonts w:hint="default" w:ascii="Times New Roman" w:hAnsi="Times New Roman" w:eastAsiaTheme="minorEastAsia" w:cstheme="minorBidi"/>
                <w:kern w:val="2"/>
                <w:sz w:val="21"/>
                <w:szCs w:val="24"/>
                <w:vertAlign w:val="baseline"/>
                <w:lang w:val="en-US" w:eastAsia="zh-CN" w:bidi="ar-SA"/>
              </w:rPr>
            </w:pPr>
            <w:ins w:id="4460" w:author="LKY" w:date="2026-05-22T20:55:34Z">
              <w:r>
                <w:rPr>
                  <w:rFonts w:hint="eastAsia" w:ascii="Times New Roman" w:hAnsi="Times New Roman" w:cstheme="minorBidi"/>
                  <w:kern w:val="2"/>
                  <w:sz w:val="21"/>
                  <w:szCs w:val="24"/>
                  <w:vertAlign w:val="baseline"/>
                  <w:lang w:val="en-US" w:eastAsia="zh-CN" w:bidi="ar-SA"/>
                </w:rPr>
                <w:t>B2</w:t>
              </w:r>
            </w:ins>
          </w:p>
        </w:tc>
        <w:tc>
          <w:tcPr>
            <w:tcW w:w="500" w:type="pct"/>
            <w:tcBorders>
              <w:top w:val="single" w:color="auto" w:sz="4" w:space="0"/>
            </w:tcBorders>
            <w:noWrap w:val="0"/>
            <w:vAlign w:val="top"/>
          </w:tcPr>
          <w:p w14:paraId="0727DC10">
            <w:pPr>
              <w:jc w:val="center"/>
              <w:rPr>
                <w:ins w:id="4461" w:author="LKY" w:date="2026-05-22T20:55:34Z"/>
                <w:rFonts w:hint="default" w:ascii="Times New Roman" w:hAnsi="Times New Roman" w:eastAsiaTheme="minorEastAsia" w:cstheme="minorBidi"/>
                <w:kern w:val="2"/>
                <w:sz w:val="21"/>
                <w:szCs w:val="24"/>
                <w:vertAlign w:val="baseline"/>
                <w:lang w:val="en-US" w:eastAsia="zh-CN" w:bidi="ar-SA"/>
              </w:rPr>
            </w:pPr>
            <w:ins w:id="4462" w:author="LKY" w:date="2026-05-22T20:55:34Z">
              <w:r>
                <w:rPr>
                  <w:rFonts w:hint="eastAsia" w:ascii="Times New Roman" w:hAnsi="Times New Roman" w:cstheme="minorBidi"/>
                  <w:kern w:val="2"/>
                  <w:sz w:val="21"/>
                  <w:szCs w:val="24"/>
                  <w:vertAlign w:val="baseline"/>
                  <w:lang w:val="en-US" w:eastAsia="zh-CN" w:bidi="ar-SA"/>
                </w:rPr>
                <w:t>B3</w:t>
              </w:r>
            </w:ins>
          </w:p>
        </w:tc>
        <w:tc>
          <w:tcPr>
            <w:tcW w:w="500" w:type="pct"/>
            <w:tcBorders>
              <w:top w:val="single" w:color="auto" w:sz="4" w:space="0"/>
            </w:tcBorders>
            <w:noWrap w:val="0"/>
            <w:vAlign w:val="top"/>
          </w:tcPr>
          <w:p w14:paraId="1ABB641C">
            <w:pPr>
              <w:jc w:val="center"/>
              <w:rPr>
                <w:ins w:id="4463" w:author="LKY" w:date="2026-05-22T20:55:34Z"/>
                <w:rFonts w:hint="default" w:ascii="Times New Roman" w:hAnsi="Times New Roman" w:eastAsiaTheme="minorEastAsia" w:cstheme="minorBidi"/>
                <w:kern w:val="2"/>
                <w:sz w:val="21"/>
                <w:szCs w:val="24"/>
                <w:vertAlign w:val="baseline"/>
                <w:lang w:val="en-US" w:eastAsia="zh-CN" w:bidi="ar-SA"/>
              </w:rPr>
            </w:pPr>
            <w:ins w:id="4464" w:author="LKY" w:date="2026-05-22T20:55:34Z">
              <w:r>
                <w:rPr>
                  <w:rFonts w:hint="eastAsia" w:ascii="Times New Roman" w:hAnsi="Times New Roman" w:cstheme="minorBidi"/>
                  <w:kern w:val="2"/>
                  <w:sz w:val="21"/>
                  <w:szCs w:val="24"/>
                  <w:vertAlign w:val="baseline"/>
                  <w:lang w:val="en-US" w:eastAsia="zh-CN" w:bidi="ar-SA"/>
                </w:rPr>
                <w:t>B4</w:t>
              </w:r>
            </w:ins>
          </w:p>
        </w:tc>
        <w:tc>
          <w:tcPr>
            <w:tcW w:w="500" w:type="pct"/>
            <w:tcBorders>
              <w:top w:val="single" w:color="auto" w:sz="4" w:space="0"/>
            </w:tcBorders>
            <w:noWrap w:val="0"/>
            <w:vAlign w:val="top"/>
          </w:tcPr>
          <w:p w14:paraId="3CA5CCC6">
            <w:pPr>
              <w:jc w:val="center"/>
              <w:rPr>
                <w:ins w:id="4465" w:author="LKY" w:date="2026-05-22T20:55:34Z"/>
                <w:rFonts w:hint="default" w:ascii="Times New Roman" w:hAnsi="Times New Roman" w:eastAsiaTheme="minorEastAsia" w:cstheme="minorBidi"/>
                <w:kern w:val="2"/>
                <w:sz w:val="21"/>
                <w:szCs w:val="24"/>
                <w:vertAlign w:val="baseline"/>
                <w:lang w:val="en-US" w:eastAsia="zh-CN" w:bidi="ar-SA"/>
              </w:rPr>
            </w:pPr>
            <w:ins w:id="4466" w:author="LKY" w:date="2026-05-22T20:55:34Z">
              <w:r>
                <w:rPr>
                  <w:rFonts w:hint="eastAsia" w:ascii="Times New Roman" w:hAnsi="Times New Roman" w:cstheme="minorBidi"/>
                  <w:kern w:val="2"/>
                  <w:sz w:val="21"/>
                  <w:szCs w:val="24"/>
                  <w:vertAlign w:val="baseline"/>
                  <w:lang w:val="en-US" w:eastAsia="zh-CN" w:bidi="ar-SA"/>
                </w:rPr>
                <w:t>B5</w:t>
              </w:r>
            </w:ins>
          </w:p>
        </w:tc>
        <w:tc>
          <w:tcPr>
            <w:tcW w:w="500" w:type="pct"/>
            <w:tcBorders>
              <w:top w:val="single" w:color="auto" w:sz="4" w:space="0"/>
            </w:tcBorders>
            <w:noWrap w:val="0"/>
            <w:vAlign w:val="top"/>
          </w:tcPr>
          <w:p w14:paraId="708D5628">
            <w:pPr>
              <w:jc w:val="center"/>
              <w:rPr>
                <w:ins w:id="4467" w:author="LKY" w:date="2026-05-22T20:55:34Z"/>
                <w:rFonts w:hint="default" w:ascii="Times New Roman" w:hAnsi="Times New Roman" w:eastAsiaTheme="minorEastAsia" w:cstheme="minorBidi"/>
                <w:kern w:val="2"/>
                <w:sz w:val="21"/>
                <w:szCs w:val="24"/>
                <w:vertAlign w:val="baseline"/>
                <w:lang w:val="en-US" w:eastAsia="zh-CN" w:bidi="ar-SA"/>
              </w:rPr>
            </w:pPr>
            <w:ins w:id="4468" w:author="LKY" w:date="2026-05-22T20:55:34Z">
              <w:r>
                <w:rPr>
                  <w:rFonts w:hint="eastAsia" w:ascii="Times New Roman" w:hAnsi="Times New Roman" w:cstheme="minorBidi"/>
                  <w:kern w:val="2"/>
                  <w:sz w:val="21"/>
                  <w:szCs w:val="24"/>
                  <w:vertAlign w:val="baseline"/>
                  <w:lang w:val="en-US" w:eastAsia="zh-CN" w:bidi="ar-SA"/>
                </w:rPr>
                <w:t>B6</w:t>
              </w:r>
            </w:ins>
          </w:p>
        </w:tc>
        <w:tc>
          <w:tcPr>
            <w:tcW w:w="500" w:type="pct"/>
            <w:tcBorders>
              <w:top w:val="single" w:color="auto" w:sz="4" w:space="0"/>
            </w:tcBorders>
            <w:noWrap w:val="0"/>
            <w:vAlign w:val="top"/>
          </w:tcPr>
          <w:p w14:paraId="594BE7BC">
            <w:pPr>
              <w:jc w:val="center"/>
              <w:rPr>
                <w:ins w:id="4469" w:author="LKY" w:date="2026-05-22T20:55:34Z"/>
                <w:rFonts w:hint="default" w:ascii="Times New Roman" w:hAnsi="Times New Roman"/>
                <w:vertAlign w:val="baseline"/>
                <w:lang w:val="en-US" w:eastAsia="zh-CN"/>
              </w:rPr>
            </w:pPr>
            <w:ins w:id="4470" w:author="LKY" w:date="2026-05-22T20:55:34Z">
              <w:r>
                <w:rPr>
                  <w:rFonts w:hint="eastAsia" w:ascii="Times New Roman" w:hAnsi="Times New Roman"/>
                  <w:vertAlign w:val="baseline"/>
                  <w:lang w:val="en-US" w:eastAsia="zh-CN"/>
                </w:rPr>
                <w:t>B7</w:t>
              </w:r>
            </w:ins>
          </w:p>
        </w:tc>
        <w:tc>
          <w:tcPr>
            <w:tcW w:w="500" w:type="pct"/>
            <w:tcBorders>
              <w:top w:val="single" w:color="auto" w:sz="4" w:space="0"/>
            </w:tcBorders>
            <w:noWrap w:val="0"/>
            <w:vAlign w:val="top"/>
          </w:tcPr>
          <w:p w14:paraId="5905D46D">
            <w:pPr>
              <w:jc w:val="center"/>
              <w:rPr>
                <w:ins w:id="4471" w:author="LKY" w:date="2026-05-22T20:55:34Z"/>
                <w:rFonts w:hint="default" w:ascii="Times New Roman" w:hAnsi="Times New Roman"/>
                <w:vertAlign w:val="baseline"/>
                <w:lang w:val="en-US" w:eastAsia="zh-CN"/>
              </w:rPr>
            </w:pPr>
            <w:ins w:id="4472" w:author="LKY" w:date="2026-05-22T20:55:34Z">
              <w:r>
                <w:rPr>
                  <w:rFonts w:hint="eastAsia" w:ascii="Times New Roman" w:hAnsi="Times New Roman"/>
                  <w:vertAlign w:val="baseline"/>
                  <w:lang w:val="en-US" w:eastAsia="zh-CN"/>
                </w:rPr>
                <w:t>B8</w:t>
              </w:r>
            </w:ins>
          </w:p>
        </w:tc>
        <w:tc>
          <w:tcPr>
            <w:tcW w:w="499" w:type="pct"/>
            <w:tcBorders>
              <w:top w:val="single" w:color="auto" w:sz="4" w:space="0"/>
            </w:tcBorders>
            <w:noWrap w:val="0"/>
            <w:vAlign w:val="top"/>
          </w:tcPr>
          <w:p w14:paraId="4CB44171">
            <w:pPr>
              <w:jc w:val="center"/>
              <w:rPr>
                <w:ins w:id="4473" w:author="LKY" w:date="2026-05-22T20:55:34Z"/>
                <w:rFonts w:hint="default" w:ascii="Times New Roman" w:hAnsi="Times New Roman"/>
                <w:vertAlign w:val="baseline"/>
                <w:lang w:val="en-US" w:eastAsia="zh-CN"/>
              </w:rPr>
            </w:pPr>
            <w:ins w:id="4474" w:author="LKY" w:date="2026-05-22T20:55:34Z">
              <w:r>
                <w:rPr>
                  <w:rFonts w:hint="eastAsia" w:ascii="Times New Roman" w:hAnsi="Times New Roman"/>
                  <w:vertAlign w:val="baseline"/>
                  <w:lang w:val="en-US" w:eastAsia="zh-CN"/>
                </w:rPr>
                <w:t>B9</w:t>
              </w:r>
            </w:ins>
          </w:p>
        </w:tc>
      </w:tr>
      <w:tr w14:paraId="33FFB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475" w:author="LKY" w:date="2026-05-22T20:55:34Z"/>
        </w:trPr>
        <w:tc>
          <w:tcPr>
            <w:tcW w:w="497" w:type="pct"/>
            <w:noWrap w:val="0"/>
            <w:vAlign w:val="top"/>
          </w:tcPr>
          <w:p w14:paraId="778563D3">
            <w:pPr>
              <w:jc w:val="center"/>
              <w:rPr>
                <w:ins w:id="4476" w:author="LKY" w:date="2026-05-22T20:55:34Z"/>
                <w:rFonts w:hint="default" w:ascii="Times New Roman" w:hAnsi="Times New Roman"/>
                <w:vertAlign w:val="baseline"/>
                <w:lang w:val="en-US" w:eastAsia="zh-CN"/>
              </w:rPr>
            </w:pPr>
            <w:ins w:id="4477" w:author="LKY" w:date="2026-05-22T20:55:34Z">
              <w:r>
                <w:rPr>
                  <w:rFonts w:hint="eastAsia" w:ascii="Times New Roman" w:hAnsi="Times New Roman"/>
                  <w:vertAlign w:val="baseline"/>
                  <w:lang w:val="en-US" w:eastAsia="zh-CN"/>
                </w:rPr>
                <w:t>名称</w:t>
              </w:r>
            </w:ins>
          </w:p>
        </w:tc>
        <w:tc>
          <w:tcPr>
            <w:tcW w:w="497" w:type="pct"/>
            <w:noWrap w:val="0"/>
            <w:vAlign w:val="top"/>
          </w:tcPr>
          <w:p w14:paraId="60B190C1">
            <w:pPr>
              <w:jc w:val="center"/>
              <w:rPr>
                <w:ins w:id="4478" w:author="LKY" w:date="2026-05-22T20:55:34Z"/>
                <w:rFonts w:hint="default" w:ascii="Times New Roman" w:hAnsi="Times New Roman"/>
                <w:vertAlign w:val="baseline"/>
                <w:lang w:val="en-US" w:eastAsia="zh-CN"/>
              </w:rPr>
            </w:pPr>
            <w:ins w:id="4479" w:author="LKY" w:date="2026-05-22T20:55:34Z">
              <w:r>
                <w:rPr>
                  <w:rFonts w:hint="eastAsia" w:ascii="Times New Roman" w:hAnsi="Times New Roman"/>
                  <w:vertAlign w:val="baseline"/>
                  <w:lang w:val="en-US" w:eastAsia="zh-CN"/>
                </w:rPr>
                <w:t>T1+</w:t>
              </w:r>
            </w:ins>
          </w:p>
        </w:tc>
        <w:tc>
          <w:tcPr>
            <w:tcW w:w="499" w:type="pct"/>
            <w:noWrap w:val="0"/>
            <w:vAlign w:val="top"/>
          </w:tcPr>
          <w:p w14:paraId="01DB2938">
            <w:pPr>
              <w:jc w:val="center"/>
              <w:rPr>
                <w:ins w:id="4480" w:author="LKY" w:date="2026-05-22T20:55:34Z"/>
                <w:rFonts w:hint="default" w:ascii="Times New Roman" w:hAnsi="Times New Roman"/>
                <w:vertAlign w:val="baseline"/>
                <w:lang w:val="en-US" w:eastAsia="zh-CN"/>
              </w:rPr>
            </w:pPr>
            <w:ins w:id="4481" w:author="LKY" w:date="2026-05-22T20:55:34Z">
              <w:r>
                <w:rPr>
                  <w:rFonts w:hint="eastAsia" w:ascii="Times New Roman" w:hAnsi="Times New Roman"/>
                  <w:vertAlign w:val="baseline"/>
                  <w:lang w:val="en-US" w:eastAsia="zh-CN"/>
                </w:rPr>
                <w:t>T2+</w:t>
              </w:r>
            </w:ins>
          </w:p>
        </w:tc>
        <w:tc>
          <w:tcPr>
            <w:tcW w:w="500" w:type="pct"/>
            <w:noWrap w:val="0"/>
            <w:vAlign w:val="top"/>
          </w:tcPr>
          <w:p w14:paraId="4168820C">
            <w:pPr>
              <w:jc w:val="center"/>
              <w:rPr>
                <w:ins w:id="4482" w:author="LKY" w:date="2026-05-22T20:55:34Z"/>
                <w:rFonts w:hint="default" w:ascii="Times New Roman" w:hAnsi="Times New Roman" w:eastAsiaTheme="minorEastAsia" w:cstheme="minorBidi"/>
                <w:kern w:val="2"/>
                <w:sz w:val="21"/>
                <w:szCs w:val="24"/>
                <w:vertAlign w:val="baseline"/>
                <w:lang w:val="en-US" w:eastAsia="zh-CN" w:bidi="ar-SA"/>
              </w:rPr>
            </w:pPr>
            <w:ins w:id="4483" w:author="LKY" w:date="2026-05-22T20:55:34Z">
              <w:r>
                <w:rPr>
                  <w:rFonts w:hint="eastAsia" w:ascii="Times New Roman" w:hAnsi="Times New Roman" w:cstheme="minorBidi"/>
                  <w:kern w:val="2"/>
                  <w:sz w:val="21"/>
                  <w:szCs w:val="24"/>
                  <w:vertAlign w:val="baseline"/>
                  <w:lang w:val="en-US" w:eastAsia="zh-CN" w:bidi="ar-SA"/>
                </w:rPr>
                <w:t>T3+</w:t>
              </w:r>
            </w:ins>
          </w:p>
        </w:tc>
        <w:tc>
          <w:tcPr>
            <w:tcW w:w="500" w:type="pct"/>
            <w:noWrap w:val="0"/>
            <w:vAlign w:val="top"/>
          </w:tcPr>
          <w:p w14:paraId="0A54CAA0">
            <w:pPr>
              <w:jc w:val="center"/>
              <w:rPr>
                <w:ins w:id="4484" w:author="LKY" w:date="2026-05-22T20:55:34Z"/>
                <w:rFonts w:hint="default" w:ascii="Times New Roman" w:hAnsi="Times New Roman" w:eastAsiaTheme="minorEastAsia" w:cstheme="minorBidi"/>
                <w:kern w:val="2"/>
                <w:sz w:val="21"/>
                <w:szCs w:val="24"/>
                <w:vertAlign w:val="baseline"/>
                <w:lang w:val="en-US" w:eastAsia="zh-CN" w:bidi="ar-SA"/>
              </w:rPr>
            </w:pPr>
            <w:ins w:id="4485" w:author="LKY" w:date="2026-05-22T20:55:34Z">
              <w:r>
                <w:rPr>
                  <w:rFonts w:hint="eastAsia" w:ascii="Times New Roman" w:hAnsi="Times New Roman" w:cstheme="minorBidi"/>
                  <w:kern w:val="2"/>
                  <w:sz w:val="21"/>
                  <w:szCs w:val="24"/>
                  <w:vertAlign w:val="baseline"/>
                  <w:lang w:val="en-US" w:eastAsia="zh-CN" w:bidi="ar-SA"/>
                </w:rPr>
                <w:t>T4+</w:t>
              </w:r>
            </w:ins>
          </w:p>
        </w:tc>
        <w:tc>
          <w:tcPr>
            <w:tcW w:w="500" w:type="pct"/>
            <w:noWrap w:val="0"/>
            <w:vAlign w:val="top"/>
          </w:tcPr>
          <w:p w14:paraId="0D57D22F">
            <w:pPr>
              <w:jc w:val="center"/>
              <w:rPr>
                <w:ins w:id="4486" w:author="LKY" w:date="2026-05-22T20:55:34Z"/>
                <w:rFonts w:hint="default" w:ascii="Times New Roman" w:hAnsi="Times New Roman"/>
                <w:vertAlign w:val="baseline"/>
                <w:lang w:val="en-US" w:eastAsia="zh-CN"/>
              </w:rPr>
            </w:pPr>
            <w:ins w:id="4487" w:author="LKY" w:date="2026-05-22T20:55:34Z">
              <w:r>
                <w:rPr>
                  <w:rFonts w:hint="eastAsia" w:ascii="Times New Roman" w:hAnsi="Times New Roman"/>
                  <w:vertAlign w:val="baseline"/>
                  <w:lang w:val="en-US" w:eastAsia="zh-CN"/>
                </w:rPr>
                <w:t>T5+</w:t>
              </w:r>
            </w:ins>
          </w:p>
        </w:tc>
        <w:tc>
          <w:tcPr>
            <w:tcW w:w="500" w:type="pct"/>
            <w:noWrap w:val="0"/>
            <w:vAlign w:val="top"/>
          </w:tcPr>
          <w:p w14:paraId="6A992F96">
            <w:pPr>
              <w:jc w:val="center"/>
              <w:rPr>
                <w:ins w:id="4488" w:author="LKY" w:date="2026-05-22T20:55:34Z"/>
                <w:rFonts w:hint="default" w:ascii="Times New Roman" w:hAnsi="Times New Roman"/>
                <w:vertAlign w:val="baseline"/>
                <w:lang w:val="en-US" w:eastAsia="zh-CN"/>
              </w:rPr>
            </w:pPr>
            <w:ins w:id="4489" w:author="LKY" w:date="2026-05-22T20:55:34Z">
              <w:r>
                <w:rPr>
                  <w:rFonts w:hint="eastAsia" w:ascii="Times New Roman" w:hAnsi="Times New Roman"/>
                  <w:vertAlign w:val="baseline"/>
                  <w:lang w:val="en-US" w:eastAsia="zh-CN"/>
                </w:rPr>
                <w:t>T6+</w:t>
              </w:r>
            </w:ins>
          </w:p>
        </w:tc>
        <w:tc>
          <w:tcPr>
            <w:tcW w:w="500" w:type="pct"/>
            <w:noWrap w:val="0"/>
            <w:vAlign w:val="top"/>
          </w:tcPr>
          <w:p w14:paraId="5A8031AD">
            <w:pPr>
              <w:jc w:val="center"/>
              <w:rPr>
                <w:ins w:id="4490" w:author="LKY" w:date="2026-05-22T20:55:34Z"/>
                <w:rFonts w:hint="default" w:ascii="Times New Roman" w:hAnsi="Times New Roman"/>
                <w:vertAlign w:val="baseline"/>
                <w:lang w:val="en-US" w:eastAsia="zh-CN"/>
              </w:rPr>
            </w:pPr>
            <w:ins w:id="4491" w:author="LKY" w:date="2026-05-22T20:55:34Z">
              <w:r>
                <w:rPr>
                  <w:rFonts w:hint="eastAsia" w:ascii="Times New Roman" w:hAnsi="Times New Roman"/>
                  <w:vertAlign w:val="baseline"/>
                  <w:lang w:val="en-US" w:eastAsia="zh-CN"/>
                </w:rPr>
                <w:t>T7+</w:t>
              </w:r>
            </w:ins>
          </w:p>
        </w:tc>
        <w:tc>
          <w:tcPr>
            <w:tcW w:w="500" w:type="pct"/>
            <w:noWrap w:val="0"/>
            <w:vAlign w:val="top"/>
          </w:tcPr>
          <w:p w14:paraId="6F1F3FE5">
            <w:pPr>
              <w:jc w:val="center"/>
              <w:rPr>
                <w:ins w:id="4492" w:author="LKY" w:date="2026-05-22T20:55:34Z"/>
                <w:rFonts w:hint="default" w:ascii="Times New Roman" w:hAnsi="Times New Roman"/>
                <w:vertAlign w:val="baseline"/>
                <w:lang w:val="en-US" w:eastAsia="zh-CN"/>
              </w:rPr>
            </w:pPr>
            <w:ins w:id="4493" w:author="LKY" w:date="2026-05-22T20:55:34Z">
              <w:r>
                <w:rPr>
                  <w:rFonts w:hint="eastAsia" w:ascii="Times New Roman" w:hAnsi="Times New Roman"/>
                  <w:vertAlign w:val="baseline"/>
                  <w:lang w:val="en-US" w:eastAsia="zh-CN"/>
                </w:rPr>
                <w:t>T8+</w:t>
              </w:r>
            </w:ins>
          </w:p>
        </w:tc>
        <w:tc>
          <w:tcPr>
            <w:tcW w:w="499" w:type="pct"/>
            <w:noWrap w:val="0"/>
            <w:vAlign w:val="top"/>
          </w:tcPr>
          <w:p w14:paraId="211A2CE4">
            <w:pPr>
              <w:jc w:val="center"/>
              <w:rPr>
                <w:ins w:id="4494" w:author="LKY" w:date="2026-05-22T20:55:34Z"/>
                <w:rFonts w:hint="default" w:ascii="Times New Roman" w:hAnsi="Times New Roman"/>
                <w:vertAlign w:val="baseline"/>
                <w:lang w:val="en-US" w:eastAsia="zh-CN"/>
              </w:rPr>
            </w:pPr>
            <w:ins w:id="4495" w:author="LKY" w:date="2026-05-22T20:55:34Z">
              <w:r>
                <w:rPr>
                  <w:rFonts w:hint="eastAsia" w:ascii="Times New Roman" w:hAnsi="Times New Roman"/>
                  <w:vertAlign w:val="baseline"/>
                  <w:lang w:val="en-US" w:eastAsia="zh-CN"/>
                </w:rPr>
                <w:t>PE</w:t>
              </w:r>
            </w:ins>
          </w:p>
        </w:tc>
      </w:tr>
      <w:tr w14:paraId="1A3CB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496" w:author="LKY" w:date="2026-05-22T20:55:34Z"/>
        </w:trPr>
        <w:tc>
          <w:tcPr>
            <w:tcW w:w="497" w:type="pct"/>
            <w:noWrap w:val="0"/>
            <w:vAlign w:val="top"/>
          </w:tcPr>
          <w:p w14:paraId="2D8BE6EE">
            <w:pPr>
              <w:jc w:val="center"/>
              <w:rPr>
                <w:ins w:id="4497" w:author="LKY" w:date="2026-05-22T20:55:34Z"/>
                <w:rFonts w:hint="default" w:ascii="Times New Roman" w:hAnsi="Times New Roman"/>
                <w:vertAlign w:val="baseline"/>
                <w:lang w:val="en-US" w:eastAsia="zh-CN"/>
              </w:rPr>
            </w:pPr>
            <w:ins w:id="4498" w:author="LKY" w:date="2026-05-22T20:55:34Z">
              <w:r>
                <w:rPr>
                  <w:rFonts w:hint="eastAsia" w:ascii="Times New Roman" w:hAnsi="Times New Roman"/>
                  <w:vertAlign w:val="baseline"/>
                  <w:lang w:val="en-US" w:eastAsia="zh-CN"/>
                </w:rPr>
                <w:t>端口号</w:t>
              </w:r>
            </w:ins>
          </w:p>
        </w:tc>
        <w:tc>
          <w:tcPr>
            <w:tcW w:w="497" w:type="pct"/>
            <w:noWrap w:val="0"/>
            <w:vAlign w:val="top"/>
          </w:tcPr>
          <w:p w14:paraId="3F5F3588">
            <w:pPr>
              <w:jc w:val="center"/>
              <w:rPr>
                <w:ins w:id="4499" w:author="LKY" w:date="2026-05-22T20:55:34Z"/>
                <w:rFonts w:hint="default" w:ascii="Times New Roman" w:hAnsi="Times New Roman"/>
                <w:vertAlign w:val="baseline"/>
                <w:lang w:val="en-US" w:eastAsia="zh-CN"/>
              </w:rPr>
            </w:pPr>
            <w:ins w:id="4500" w:author="LKY" w:date="2026-05-22T20:55:34Z">
              <w:r>
                <w:rPr>
                  <w:rFonts w:hint="eastAsia" w:ascii="Times New Roman" w:hAnsi="Times New Roman"/>
                  <w:vertAlign w:val="baseline"/>
                  <w:lang w:val="en-US" w:eastAsia="zh-CN"/>
                </w:rPr>
                <w:t>A1</w:t>
              </w:r>
            </w:ins>
          </w:p>
        </w:tc>
        <w:tc>
          <w:tcPr>
            <w:tcW w:w="499" w:type="pct"/>
            <w:noWrap w:val="0"/>
            <w:vAlign w:val="top"/>
          </w:tcPr>
          <w:p w14:paraId="2D66E0A7">
            <w:pPr>
              <w:jc w:val="center"/>
              <w:rPr>
                <w:ins w:id="4501" w:author="LKY" w:date="2026-05-22T20:55:34Z"/>
                <w:rFonts w:hint="default" w:ascii="Times New Roman" w:hAnsi="Times New Roman"/>
                <w:vertAlign w:val="baseline"/>
                <w:lang w:val="en-US" w:eastAsia="zh-CN"/>
              </w:rPr>
            </w:pPr>
            <w:ins w:id="4502" w:author="LKY" w:date="2026-05-22T20:55:34Z">
              <w:r>
                <w:rPr>
                  <w:rFonts w:hint="eastAsia" w:ascii="Times New Roman" w:hAnsi="Times New Roman"/>
                  <w:vertAlign w:val="baseline"/>
                  <w:lang w:val="en-US" w:eastAsia="zh-CN"/>
                </w:rPr>
                <w:t>A2</w:t>
              </w:r>
            </w:ins>
          </w:p>
        </w:tc>
        <w:tc>
          <w:tcPr>
            <w:tcW w:w="500" w:type="pct"/>
            <w:noWrap w:val="0"/>
            <w:vAlign w:val="top"/>
          </w:tcPr>
          <w:p w14:paraId="72E4CCF0">
            <w:pPr>
              <w:jc w:val="center"/>
              <w:rPr>
                <w:ins w:id="4503" w:author="LKY" w:date="2026-05-22T20:55:34Z"/>
                <w:rFonts w:hint="default" w:ascii="Times New Roman" w:hAnsi="Times New Roman"/>
                <w:vertAlign w:val="baseline"/>
                <w:lang w:val="en-US" w:eastAsia="zh-CN"/>
              </w:rPr>
            </w:pPr>
            <w:ins w:id="4504" w:author="LKY" w:date="2026-05-22T20:55:34Z">
              <w:r>
                <w:rPr>
                  <w:rFonts w:hint="eastAsia" w:ascii="Times New Roman" w:hAnsi="Times New Roman"/>
                  <w:vertAlign w:val="baseline"/>
                  <w:lang w:val="en-US" w:eastAsia="zh-CN"/>
                </w:rPr>
                <w:t>A3</w:t>
              </w:r>
            </w:ins>
          </w:p>
        </w:tc>
        <w:tc>
          <w:tcPr>
            <w:tcW w:w="500" w:type="pct"/>
            <w:noWrap w:val="0"/>
            <w:vAlign w:val="top"/>
          </w:tcPr>
          <w:p w14:paraId="06A49AE3">
            <w:pPr>
              <w:jc w:val="center"/>
              <w:rPr>
                <w:ins w:id="4505" w:author="LKY" w:date="2026-05-22T20:55:34Z"/>
                <w:rFonts w:hint="default" w:ascii="Times New Roman" w:hAnsi="Times New Roman"/>
                <w:vertAlign w:val="baseline"/>
                <w:lang w:val="en-US" w:eastAsia="zh-CN"/>
              </w:rPr>
            </w:pPr>
            <w:ins w:id="4506" w:author="LKY" w:date="2026-05-22T20:55:34Z">
              <w:r>
                <w:rPr>
                  <w:rFonts w:hint="eastAsia" w:ascii="Times New Roman" w:hAnsi="Times New Roman"/>
                  <w:vertAlign w:val="baseline"/>
                  <w:lang w:val="en-US" w:eastAsia="zh-CN"/>
                </w:rPr>
                <w:t>A4</w:t>
              </w:r>
            </w:ins>
          </w:p>
        </w:tc>
        <w:tc>
          <w:tcPr>
            <w:tcW w:w="500" w:type="pct"/>
            <w:noWrap w:val="0"/>
            <w:vAlign w:val="top"/>
          </w:tcPr>
          <w:p w14:paraId="6A9CFAC0">
            <w:pPr>
              <w:jc w:val="center"/>
              <w:rPr>
                <w:ins w:id="4507" w:author="LKY" w:date="2026-05-22T20:55:34Z"/>
                <w:rFonts w:hint="default" w:ascii="Times New Roman" w:hAnsi="Times New Roman"/>
                <w:vertAlign w:val="baseline"/>
                <w:lang w:val="en-US" w:eastAsia="zh-CN"/>
              </w:rPr>
            </w:pPr>
            <w:ins w:id="4508" w:author="LKY" w:date="2026-05-22T20:55:34Z">
              <w:r>
                <w:rPr>
                  <w:rFonts w:hint="eastAsia" w:ascii="Times New Roman" w:hAnsi="Times New Roman"/>
                  <w:vertAlign w:val="baseline"/>
                  <w:lang w:val="en-US" w:eastAsia="zh-CN"/>
                </w:rPr>
                <w:t>A5</w:t>
              </w:r>
            </w:ins>
          </w:p>
        </w:tc>
        <w:tc>
          <w:tcPr>
            <w:tcW w:w="500" w:type="pct"/>
            <w:noWrap w:val="0"/>
            <w:vAlign w:val="top"/>
          </w:tcPr>
          <w:p w14:paraId="44396612">
            <w:pPr>
              <w:jc w:val="center"/>
              <w:rPr>
                <w:ins w:id="4509" w:author="LKY" w:date="2026-05-22T20:55:34Z"/>
                <w:rFonts w:hint="default" w:ascii="Times New Roman" w:hAnsi="Times New Roman"/>
                <w:vertAlign w:val="baseline"/>
                <w:lang w:val="en-US" w:eastAsia="zh-CN"/>
              </w:rPr>
            </w:pPr>
            <w:ins w:id="4510" w:author="LKY" w:date="2026-05-22T20:55:34Z">
              <w:r>
                <w:rPr>
                  <w:rFonts w:hint="eastAsia" w:ascii="Times New Roman" w:hAnsi="Times New Roman"/>
                  <w:vertAlign w:val="baseline"/>
                  <w:lang w:val="en-US" w:eastAsia="zh-CN"/>
                </w:rPr>
                <w:t>A6</w:t>
              </w:r>
            </w:ins>
          </w:p>
        </w:tc>
        <w:tc>
          <w:tcPr>
            <w:tcW w:w="500" w:type="pct"/>
            <w:noWrap w:val="0"/>
            <w:vAlign w:val="top"/>
          </w:tcPr>
          <w:p w14:paraId="51354CFD">
            <w:pPr>
              <w:jc w:val="center"/>
              <w:rPr>
                <w:ins w:id="4511" w:author="LKY" w:date="2026-05-22T20:55:34Z"/>
                <w:rFonts w:hint="default" w:ascii="Times New Roman" w:hAnsi="Times New Roman"/>
                <w:vertAlign w:val="baseline"/>
                <w:lang w:val="en-US" w:eastAsia="zh-CN"/>
              </w:rPr>
            </w:pPr>
            <w:ins w:id="4512" w:author="LKY" w:date="2026-05-22T20:55:34Z">
              <w:r>
                <w:rPr>
                  <w:rFonts w:hint="eastAsia" w:ascii="Times New Roman" w:hAnsi="Times New Roman"/>
                  <w:vertAlign w:val="baseline"/>
                  <w:lang w:val="en-US" w:eastAsia="zh-CN"/>
                </w:rPr>
                <w:t>A7</w:t>
              </w:r>
            </w:ins>
          </w:p>
        </w:tc>
        <w:tc>
          <w:tcPr>
            <w:tcW w:w="500" w:type="pct"/>
            <w:noWrap w:val="0"/>
            <w:vAlign w:val="top"/>
          </w:tcPr>
          <w:p w14:paraId="5EC2E78E">
            <w:pPr>
              <w:jc w:val="center"/>
              <w:rPr>
                <w:ins w:id="4513" w:author="LKY" w:date="2026-05-22T20:55:34Z"/>
                <w:rFonts w:hint="default" w:ascii="Times New Roman" w:hAnsi="Times New Roman"/>
                <w:vertAlign w:val="baseline"/>
                <w:lang w:val="en-US" w:eastAsia="zh-CN"/>
              </w:rPr>
            </w:pPr>
            <w:ins w:id="4514" w:author="LKY" w:date="2026-05-22T20:55:34Z">
              <w:r>
                <w:rPr>
                  <w:rFonts w:hint="eastAsia" w:ascii="Times New Roman" w:hAnsi="Times New Roman"/>
                  <w:vertAlign w:val="baseline"/>
                  <w:lang w:val="en-US" w:eastAsia="zh-CN"/>
                </w:rPr>
                <w:t>A8</w:t>
              </w:r>
            </w:ins>
          </w:p>
        </w:tc>
        <w:tc>
          <w:tcPr>
            <w:tcW w:w="499" w:type="pct"/>
            <w:noWrap w:val="0"/>
            <w:vAlign w:val="top"/>
          </w:tcPr>
          <w:p w14:paraId="6FC3E78C">
            <w:pPr>
              <w:jc w:val="center"/>
              <w:rPr>
                <w:ins w:id="4515" w:author="LKY" w:date="2026-05-22T20:55:34Z"/>
                <w:rFonts w:hint="default" w:ascii="Times New Roman" w:hAnsi="Times New Roman"/>
                <w:vertAlign w:val="baseline"/>
                <w:lang w:val="en-US" w:eastAsia="zh-CN"/>
              </w:rPr>
            </w:pPr>
            <w:ins w:id="4516" w:author="LKY" w:date="2026-05-22T20:55:34Z">
              <w:r>
                <w:rPr>
                  <w:rFonts w:hint="eastAsia" w:ascii="Times New Roman" w:hAnsi="Times New Roman"/>
                  <w:vertAlign w:val="baseline"/>
                  <w:lang w:val="en-US" w:eastAsia="zh-CN"/>
                </w:rPr>
                <w:t>A9</w:t>
              </w:r>
            </w:ins>
          </w:p>
        </w:tc>
      </w:tr>
      <w:tr w14:paraId="612CF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517" w:author="LKY" w:date="2026-05-22T20:55:34Z"/>
        </w:trPr>
        <w:tc>
          <w:tcPr>
            <w:tcW w:w="497" w:type="pct"/>
            <w:noWrap w:val="0"/>
            <w:vAlign w:val="top"/>
          </w:tcPr>
          <w:p w14:paraId="773CBF6C">
            <w:pPr>
              <w:jc w:val="center"/>
              <w:rPr>
                <w:ins w:id="4518" w:author="LKY" w:date="2026-05-22T20:55:34Z"/>
                <w:rFonts w:hint="default" w:ascii="Times New Roman" w:hAnsi="Times New Roman"/>
                <w:vertAlign w:val="baseline"/>
                <w:lang w:val="en-US" w:eastAsia="zh-CN"/>
              </w:rPr>
            </w:pPr>
            <w:ins w:id="4519" w:author="LKY" w:date="2026-05-22T20:55:34Z">
              <w:r>
                <w:rPr>
                  <w:rFonts w:hint="eastAsia" w:ascii="Times New Roman" w:hAnsi="Times New Roman"/>
                  <w:vertAlign w:val="baseline"/>
                  <w:lang w:val="en-US" w:eastAsia="zh-CN"/>
                </w:rPr>
                <w:t>名称</w:t>
              </w:r>
            </w:ins>
          </w:p>
        </w:tc>
        <w:tc>
          <w:tcPr>
            <w:tcW w:w="497" w:type="pct"/>
            <w:noWrap w:val="0"/>
            <w:vAlign w:val="top"/>
          </w:tcPr>
          <w:p w14:paraId="1E772DD7">
            <w:pPr>
              <w:jc w:val="center"/>
              <w:rPr>
                <w:ins w:id="4520" w:author="LKY" w:date="2026-05-22T20:55:34Z"/>
                <w:rFonts w:hint="default" w:ascii="Times New Roman" w:hAnsi="Times New Roman"/>
                <w:vertAlign w:val="baseline"/>
                <w:lang w:val="en-US" w:eastAsia="zh-CN"/>
              </w:rPr>
            </w:pPr>
            <w:ins w:id="4521" w:author="LKY" w:date="2026-05-22T20:55:34Z">
              <w:r>
                <w:rPr>
                  <w:rFonts w:hint="eastAsia" w:ascii="Times New Roman" w:hAnsi="Times New Roman"/>
                  <w:vertAlign w:val="baseline"/>
                  <w:lang w:val="en-US" w:eastAsia="zh-CN"/>
                </w:rPr>
                <w:t>T1-</w:t>
              </w:r>
            </w:ins>
          </w:p>
        </w:tc>
        <w:tc>
          <w:tcPr>
            <w:tcW w:w="499" w:type="pct"/>
            <w:noWrap w:val="0"/>
            <w:vAlign w:val="top"/>
          </w:tcPr>
          <w:p w14:paraId="1284B8FA">
            <w:pPr>
              <w:jc w:val="center"/>
              <w:rPr>
                <w:ins w:id="4522" w:author="LKY" w:date="2026-05-22T20:55:34Z"/>
                <w:rFonts w:hint="default" w:ascii="Times New Roman" w:hAnsi="Times New Roman"/>
                <w:vertAlign w:val="baseline"/>
                <w:lang w:val="en-US" w:eastAsia="zh-CN"/>
              </w:rPr>
            </w:pPr>
            <w:ins w:id="4523" w:author="LKY" w:date="2026-05-22T20:55:34Z">
              <w:r>
                <w:rPr>
                  <w:rFonts w:hint="eastAsia" w:ascii="Times New Roman" w:hAnsi="Times New Roman"/>
                  <w:vertAlign w:val="baseline"/>
                  <w:lang w:val="en-US" w:eastAsia="zh-CN"/>
                </w:rPr>
                <w:t>T2-</w:t>
              </w:r>
            </w:ins>
          </w:p>
        </w:tc>
        <w:tc>
          <w:tcPr>
            <w:tcW w:w="500" w:type="pct"/>
            <w:noWrap w:val="0"/>
            <w:vAlign w:val="top"/>
          </w:tcPr>
          <w:p w14:paraId="13B5D3EB">
            <w:pPr>
              <w:jc w:val="center"/>
              <w:rPr>
                <w:ins w:id="4524" w:author="LKY" w:date="2026-05-22T20:55:34Z"/>
                <w:rFonts w:hint="default" w:ascii="Times New Roman" w:hAnsi="Times New Roman"/>
                <w:vertAlign w:val="baseline"/>
                <w:lang w:val="en-US" w:eastAsia="zh-CN"/>
              </w:rPr>
            </w:pPr>
            <w:ins w:id="4525" w:author="LKY" w:date="2026-05-22T20:55:34Z">
              <w:r>
                <w:rPr>
                  <w:rFonts w:hint="eastAsia" w:ascii="Times New Roman" w:hAnsi="Times New Roman"/>
                  <w:vertAlign w:val="baseline"/>
                  <w:lang w:val="en-US" w:eastAsia="zh-CN"/>
                </w:rPr>
                <w:t>T3-</w:t>
              </w:r>
            </w:ins>
          </w:p>
        </w:tc>
        <w:tc>
          <w:tcPr>
            <w:tcW w:w="500" w:type="pct"/>
            <w:noWrap w:val="0"/>
            <w:vAlign w:val="top"/>
          </w:tcPr>
          <w:p w14:paraId="461DF84A">
            <w:pPr>
              <w:jc w:val="center"/>
              <w:rPr>
                <w:ins w:id="4526" w:author="LKY" w:date="2026-05-22T20:55:34Z"/>
                <w:rFonts w:hint="default" w:ascii="Times New Roman" w:hAnsi="Times New Roman"/>
                <w:vertAlign w:val="baseline"/>
                <w:lang w:val="en-US" w:eastAsia="zh-CN"/>
              </w:rPr>
            </w:pPr>
            <w:ins w:id="4527" w:author="LKY" w:date="2026-05-22T20:55:34Z">
              <w:r>
                <w:rPr>
                  <w:rFonts w:hint="eastAsia" w:ascii="Times New Roman" w:hAnsi="Times New Roman"/>
                  <w:vertAlign w:val="baseline"/>
                  <w:lang w:val="en-US" w:eastAsia="zh-CN"/>
                </w:rPr>
                <w:t>T4-</w:t>
              </w:r>
            </w:ins>
          </w:p>
        </w:tc>
        <w:tc>
          <w:tcPr>
            <w:tcW w:w="500" w:type="pct"/>
            <w:noWrap w:val="0"/>
            <w:vAlign w:val="top"/>
          </w:tcPr>
          <w:p w14:paraId="399783D8">
            <w:pPr>
              <w:jc w:val="center"/>
              <w:rPr>
                <w:ins w:id="4528" w:author="LKY" w:date="2026-05-22T20:55:34Z"/>
                <w:rFonts w:hint="default" w:ascii="Times New Roman" w:hAnsi="Times New Roman"/>
                <w:vertAlign w:val="baseline"/>
                <w:lang w:val="en-US" w:eastAsia="zh-CN"/>
              </w:rPr>
            </w:pPr>
            <w:ins w:id="4529" w:author="LKY" w:date="2026-05-22T20:55:34Z">
              <w:r>
                <w:rPr>
                  <w:rFonts w:hint="eastAsia" w:ascii="Times New Roman" w:hAnsi="Times New Roman"/>
                  <w:vertAlign w:val="baseline"/>
                  <w:lang w:val="en-US" w:eastAsia="zh-CN"/>
                </w:rPr>
                <w:t>T5-</w:t>
              </w:r>
            </w:ins>
          </w:p>
        </w:tc>
        <w:tc>
          <w:tcPr>
            <w:tcW w:w="500" w:type="pct"/>
            <w:noWrap w:val="0"/>
            <w:vAlign w:val="top"/>
          </w:tcPr>
          <w:p w14:paraId="05173E40">
            <w:pPr>
              <w:jc w:val="center"/>
              <w:rPr>
                <w:ins w:id="4530" w:author="LKY" w:date="2026-05-22T20:55:34Z"/>
                <w:rFonts w:hint="default" w:ascii="Times New Roman" w:hAnsi="Times New Roman"/>
                <w:vertAlign w:val="baseline"/>
                <w:lang w:val="en-US" w:eastAsia="zh-CN"/>
              </w:rPr>
            </w:pPr>
            <w:ins w:id="4531" w:author="LKY" w:date="2026-05-22T20:55:34Z">
              <w:r>
                <w:rPr>
                  <w:rFonts w:hint="eastAsia" w:ascii="Times New Roman" w:hAnsi="Times New Roman"/>
                  <w:vertAlign w:val="baseline"/>
                  <w:lang w:val="en-US" w:eastAsia="zh-CN"/>
                </w:rPr>
                <w:t>T6-</w:t>
              </w:r>
            </w:ins>
          </w:p>
        </w:tc>
        <w:tc>
          <w:tcPr>
            <w:tcW w:w="500" w:type="pct"/>
            <w:noWrap w:val="0"/>
            <w:vAlign w:val="top"/>
          </w:tcPr>
          <w:p w14:paraId="0A17F265">
            <w:pPr>
              <w:jc w:val="center"/>
              <w:rPr>
                <w:ins w:id="4532" w:author="LKY" w:date="2026-05-22T20:55:34Z"/>
                <w:rFonts w:hint="default" w:ascii="Times New Roman" w:hAnsi="Times New Roman"/>
                <w:vertAlign w:val="baseline"/>
                <w:lang w:val="en-US" w:eastAsia="zh-CN"/>
              </w:rPr>
            </w:pPr>
            <w:ins w:id="4533" w:author="LKY" w:date="2026-05-22T20:55:34Z">
              <w:r>
                <w:rPr>
                  <w:rFonts w:hint="eastAsia" w:ascii="Times New Roman" w:hAnsi="Times New Roman"/>
                  <w:vertAlign w:val="baseline"/>
                  <w:lang w:val="en-US" w:eastAsia="zh-CN"/>
                </w:rPr>
                <w:t>T7-</w:t>
              </w:r>
            </w:ins>
          </w:p>
        </w:tc>
        <w:tc>
          <w:tcPr>
            <w:tcW w:w="500" w:type="pct"/>
            <w:noWrap w:val="0"/>
            <w:vAlign w:val="top"/>
          </w:tcPr>
          <w:p w14:paraId="0AA9ADA2">
            <w:pPr>
              <w:jc w:val="center"/>
              <w:rPr>
                <w:ins w:id="4534" w:author="LKY" w:date="2026-05-22T20:55:34Z"/>
                <w:rFonts w:hint="default" w:ascii="Times New Roman" w:hAnsi="Times New Roman"/>
                <w:vertAlign w:val="baseline"/>
                <w:lang w:val="en-US" w:eastAsia="zh-CN"/>
              </w:rPr>
            </w:pPr>
            <w:ins w:id="4535" w:author="LKY" w:date="2026-05-22T20:55:34Z">
              <w:r>
                <w:rPr>
                  <w:rFonts w:hint="eastAsia" w:ascii="Times New Roman" w:hAnsi="Times New Roman"/>
                  <w:vertAlign w:val="baseline"/>
                  <w:lang w:val="en-US" w:eastAsia="zh-CN"/>
                </w:rPr>
                <w:t>T8-</w:t>
              </w:r>
            </w:ins>
          </w:p>
        </w:tc>
        <w:tc>
          <w:tcPr>
            <w:tcW w:w="499" w:type="pct"/>
            <w:noWrap w:val="0"/>
            <w:vAlign w:val="top"/>
          </w:tcPr>
          <w:p w14:paraId="3B0DA9E9">
            <w:pPr>
              <w:jc w:val="center"/>
              <w:rPr>
                <w:ins w:id="4536" w:author="LKY" w:date="2026-05-22T20:55:34Z"/>
                <w:rFonts w:hint="default" w:ascii="Times New Roman" w:hAnsi="Times New Roman"/>
                <w:vertAlign w:val="baseline"/>
                <w:lang w:val="en-US" w:eastAsia="zh-CN"/>
              </w:rPr>
            </w:pPr>
            <w:ins w:id="4537" w:author="LKY" w:date="2026-05-22T20:55:34Z">
              <w:r>
                <w:rPr>
                  <w:rFonts w:hint="eastAsia" w:ascii="Times New Roman" w:hAnsi="Times New Roman"/>
                  <w:vertAlign w:val="baseline"/>
                  <w:lang w:val="en-US" w:eastAsia="zh-CN"/>
                </w:rPr>
                <w:t>PE</w:t>
              </w:r>
            </w:ins>
          </w:p>
        </w:tc>
      </w:tr>
    </w:tbl>
    <w:p w14:paraId="2DF3D0E4">
      <w:pPr>
        <w:rPr>
          <w:ins w:id="4538" w:author="LKY" w:date="2026-09-15T17:13:46Z"/>
          <w:rFonts w:hint="default"/>
          <w:lang w:val="en-US" w:eastAsia="zh-CN"/>
        </w:rPr>
      </w:pPr>
    </w:p>
    <w:p w14:paraId="7F17FD04">
      <w:pPr>
        <w:pStyle w:val="4"/>
        <w:ind w:left="720" w:leftChars="0" w:hanging="720" w:firstLineChars="0"/>
        <w:outlineLvl w:val="2"/>
        <w:rPr>
          <w:ins w:id="4539" w:author="LKY" w:date="2026-09-15T17:13:47Z"/>
          <w:rFonts w:hint="eastAsia"/>
          <w:lang w:val="en-US" w:eastAsia="zh-CN"/>
        </w:rPr>
      </w:pPr>
      <w:ins w:id="4540" w:author="LKY" w:date="2026-09-15T17:13:47Z">
        <w:bookmarkStart w:id="108" w:name="_Toc12501"/>
        <w:bookmarkStart w:id="109" w:name="_Toc4760"/>
        <w:r>
          <w:rPr>
            <w:rFonts w:hint="default" w:ascii="Times New Roman" w:hAnsi="Times New Roman"/>
            <w:b/>
            <w:bCs/>
            <w:sz w:val="28"/>
            <w:szCs w:val="28"/>
            <w:lang w:val="en-US" w:eastAsia="zh-CN"/>
          </w:rPr>
          <w:t>2.</w:t>
        </w:r>
      </w:ins>
      <w:ins w:id="4541" w:author="LKY" w:date="2026-09-15T17:13:47Z">
        <w:r>
          <w:rPr>
            <w:rFonts w:hint="eastAsia" w:ascii="Times New Roman" w:hAnsi="Times New Roman"/>
            <w:b/>
            <w:bCs/>
            <w:sz w:val="28"/>
            <w:szCs w:val="28"/>
            <w:lang w:val="en-US" w:eastAsia="zh-CN"/>
          </w:rPr>
          <w:t>3</w:t>
        </w:r>
      </w:ins>
      <w:ins w:id="4542" w:author="LKY" w:date="2026-09-15T17:13:47Z">
        <w:r>
          <w:rPr>
            <w:rFonts w:hint="default" w:ascii="Times New Roman" w:hAnsi="Times New Roman"/>
            <w:b/>
            <w:bCs/>
            <w:sz w:val="28"/>
            <w:szCs w:val="28"/>
            <w:lang w:val="en-US" w:eastAsia="zh-CN"/>
          </w:rPr>
          <w:t>.</w:t>
        </w:r>
      </w:ins>
      <w:ins w:id="4543" w:author="LKY" w:date="2026-09-15T17:13:47Z">
        <w:r>
          <w:rPr>
            <w:rFonts w:hint="eastAsia" w:ascii="Times New Roman" w:hAnsi="Times New Roman"/>
            <w:b/>
            <w:bCs/>
            <w:sz w:val="28"/>
            <w:szCs w:val="28"/>
            <w:lang w:val="en-US" w:eastAsia="zh-CN"/>
          </w:rPr>
          <w:t xml:space="preserve">9 </w:t>
        </w:r>
      </w:ins>
      <w:ins w:id="4544" w:author="LKY" w:date="2026-09-15T17:13:47Z">
        <w:r>
          <w:rPr>
            <w:rFonts w:hint="default" w:ascii="Times New Roman" w:hAnsi="Times New Roman" w:cs="Times New Roman"/>
            <w:sz w:val="28"/>
            <w:szCs w:val="28"/>
            <w:lang w:val="en-US" w:eastAsia="zh-CN"/>
          </w:rPr>
          <w:t>NTC</w:t>
        </w:r>
      </w:ins>
      <w:ins w:id="4545" w:author="LKY" w:date="2026-09-15T17:13:47Z">
        <w:r>
          <w:rPr>
            <w:rFonts w:hint="eastAsia"/>
            <w:sz w:val="28"/>
            <w:szCs w:val="28"/>
            <w:lang w:val="en-US" w:eastAsia="zh-CN"/>
          </w:rPr>
          <w:t>模块</w:t>
        </w:r>
        <w:bookmarkEnd w:id="108"/>
        <w:bookmarkEnd w:id="109"/>
      </w:ins>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
        <w:gridCol w:w="891"/>
        <w:gridCol w:w="891"/>
        <w:gridCol w:w="891"/>
        <w:gridCol w:w="891"/>
        <w:gridCol w:w="891"/>
        <w:gridCol w:w="891"/>
        <w:gridCol w:w="892"/>
        <w:gridCol w:w="892"/>
        <w:gridCol w:w="514"/>
      </w:tblGrid>
      <w:tr w14:paraId="55D5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546" w:author="LKY" w:date="2026-09-15T17:13:47Z"/>
        </w:trPr>
        <w:tc>
          <w:tcPr>
            <w:tcW w:w="5000" w:type="pct"/>
            <w:gridSpan w:val="10"/>
            <w:tcBorders>
              <w:top w:val="single" w:color="auto" w:sz="4" w:space="0"/>
            </w:tcBorders>
            <w:noWrap w:val="0"/>
            <w:vAlign w:val="top"/>
          </w:tcPr>
          <w:p w14:paraId="0CA71E21">
            <w:pPr>
              <w:pBdr>
                <w:top w:val="none" w:color="auto" w:sz="0" w:space="0"/>
                <w:left w:val="none" w:color="auto" w:sz="0" w:space="0"/>
                <w:bottom w:val="none" w:color="auto" w:sz="0" w:space="0"/>
                <w:right w:val="none" w:color="auto" w:sz="0" w:space="0"/>
                <w:between w:val="none" w:color="auto" w:sz="0" w:space="0"/>
              </w:pBdr>
              <w:jc w:val="center"/>
              <w:rPr>
                <w:ins w:id="4547" w:author="LKY" w:date="2026-09-15T17:13:47Z"/>
                <w:rFonts w:hint="default" w:ascii="Times New Roman" w:hAnsi="Times New Roman"/>
                <w:vertAlign w:val="baseline"/>
                <w:lang w:val="en-US" w:eastAsia="zh-CN"/>
              </w:rPr>
            </w:pPr>
            <w:ins w:id="4548" w:author="LKY" w:date="2026-09-15T17:13:47Z">
              <w:r>
                <w:rPr>
                  <w:rFonts w:hint="eastAsia" w:ascii="Times New Roman" w:hAnsi="Times New Roman"/>
                  <w:vertAlign w:val="baseline"/>
                  <w:lang w:val="en-US" w:eastAsia="zh-CN"/>
                </w:rPr>
                <w:t>N3087模块</w:t>
              </w:r>
            </w:ins>
          </w:p>
        </w:tc>
      </w:tr>
      <w:tr w14:paraId="59FBC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549" w:author="LKY" w:date="2026-09-15T17:13:47Z"/>
        </w:trPr>
        <w:tc>
          <w:tcPr>
            <w:tcW w:w="515" w:type="pct"/>
            <w:tcBorders>
              <w:top w:val="single" w:color="auto" w:sz="4" w:space="0"/>
            </w:tcBorders>
            <w:noWrap w:val="0"/>
            <w:vAlign w:val="top"/>
          </w:tcPr>
          <w:p w14:paraId="4ECF0876">
            <w:pPr>
              <w:jc w:val="center"/>
              <w:rPr>
                <w:ins w:id="4550" w:author="LKY" w:date="2026-09-15T17:13:47Z"/>
                <w:rFonts w:hint="default" w:ascii="Times New Roman" w:hAnsi="Times New Roman"/>
                <w:vertAlign w:val="baseline"/>
                <w:lang w:val="en-US" w:eastAsia="zh-CN"/>
              </w:rPr>
            </w:pPr>
            <w:ins w:id="4551" w:author="LKY" w:date="2026-09-15T17:13:47Z">
              <w:r>
                <w:rPr>
                  <w:rFonts w:hint="eastAsia" w:ascii="Times New Roman" w:hAnsi="Times New Roman"/>
                  <w:vertAlign w:val="baseline"/>
                  <w:lang w:val="en-US" w:eastAsia="zh-CN"/>
                </w:rPr>
                <w:t>端口号</w:t>
              </w:r>
            </w:ins>
          </w:p>
        </w:tc>
        <w:tc>
          <w:tcPr>
            <w:tcW w:w="523" w:type="pct"/>
            <w:tcBorders>
              <w:top w:val="single" w:color="auto" w:sz="4" w:space="0"/>
            </w:tcBorders>
            <w:noWrap w:val="0"/>
            <w:vAlign w:val="top"/>
          </w:tcPr>
          <w:p w14:paraId="31FC598A">
            <w:pPr>
              <w:jc w:val="center"/>
              <w:rPr>
                <w:ins w:id="4552" w:author="LKY" w:date="2026-09-15T17:13:47Z"/>
                <w:rFonts w:hint="default" w:ascii="Times New Roman" w:hAnsi="Times New Roman" w:eastAsiaTheme="minorEastAsia" w:cstheme="minorBidi"/>
                <w:kern w:val="2"/>
                <w:sz w:val="21"/>
                <w:szCs w:val="24"/>
                <w:vertAlign w:val="baseline"/>
                <w:lang w:val="en-US" w:eastAsia="zh-CN" w:bidi="ar-SA"/>
              </w:rPr>
            </w:pPr>
            <w:ins w:id="4553" w:author="LKY" w:date="2026-09-15T17:13:47Z">
              <w:r>
                <w:rPr>
                  <w:rFonts w:hint="eastAsia" w:ascii="Times New Roman" w:hAnsi="Times New Roman" w:cstheme="minorBidi"/>
                  <w:kern w:val="2"/>
                  <w:sz w:val="21"/>
                  <w:szCs w:val="24"/>
                  <w:vertAlign w:val="baseline"/>
                  <w:lang w:val="en-US" w:eastAsia="zh-CN" w:bidi="ar-SA"/>
                </w:rPr>
                <w:t>B1</w:t>
              </w:r>
            </w:ins>
          </w:p>
        </w:tc>
        <w:tc>
          <w:tcPr>
            <w:tcW w:w="523" w:type="pct"/>
            <w:tcBorders>
              <w:top w:val="single" w:color="auto" w:sz="4" w:space="0"/>
            </w:tcBorders>
            <w:noWrap w:val="0"/>
            <w:vAlign w:val="top"/>
          </w:tcPr>
          <w:p w14:paraId="65C86839">
            <w:pPr>
              <w:jc w:val="center"/>
              <w:rPr>
                <w:ins w:id="4554" w:author="LKY" w:date="2026-09-15T17:13:47Z"/>
                <w:rFonts w:hint="default" w:ascii="Times New Roman" w:hAnsi="Times New Roman" w:eastAsiaTheme="minorEastAsia" w:cstheme="minorBidi"/>
                <w:kern w:val="2"/>
                <w:sz w:val="21"/>
                <w:szCs w:val="24"/>
                <w:vertAlign w:val="baseline"/>
                <w:lang w:val="en-US" w:eastAsia="zh-CN" w:bidi="ar-SA"/>
              </w:rPr>
            </w:pPr>
            <w:ins w:id="4555" w:author="LKY" w:date="2026-09-15T17:13:47Z">
              <w:r>
                <w:rPr>
                  <w:rFonts w:hint="eastAsia" w:ascii="Times New Roman" w:hAnsi="Times New Roman" w:cstheme="minorBidi"/>
                  <w:kern w:val="2"/>
                  <w:sz w:val="21"/>
                  <w:szCs w:val="24"/>
                  <w:vertAlign w:val="baseline"/>
                  <w:lang w:val="en-US" w:eastAsia="zh-CN" w:bidi="ar-SA"/>
                </w:rPr>
                <w:t>B2</w:t>
              </w:r>
            </w:ins>
          </w:p>
        </w:tc>
        <w:tc>
          <w:tcPr>
            <w:tcW w:w="523" w:type="pct"/>
            <w:tcBorders>
              <w:top w:val="single" w:color="auto" w:sz="4" w:space="0"/>
            </w:tcBorders>
            <w:noWrap w:val="0"/>
            <w:vAlign w:val="top"/>
          </w:tcPr>
          <w:p w14:paraId="60226E74">
            <w:pPr>
              <w:jc w:val="center"/>
              <w:rPr>
                <w:ins w:id="4556" w:author="LKY" w:date="2026-09-15T17:13:47Z"/>
                <w:rFonts w:hint="default" w:ascii="Times New Roman" w:hAnsi="Times New Roman" w:eastAsiaTheme="minorEastAsia" w:cstheme="minorBidi"/>
                <w:kern w:val="2"/>
                <w:sz w:val="21"/>
                <w:szCs w:val="24"/>
                <w:vertAlign w:val="baseline"/>
                <w:lang w:val="en-US" w:eastAsia="zh-CN" w:bidi="ar-SA"/>
              </w:rPr>
            </w:pPr>
            <w:ins w:id="4557" w:author="LKY" w:date="2026-09-15T17:13:47Z">
              <w:r>
                <w:rPr>
                  <w:rFonts w:hint="eastAsia" w:ascii="Times New Roman" w:hAnsi="Times New Roman" w:cstheme="minorBidi"/>
                  <w:kern w:val="2"/>
                  <w:sz w:val="21"/>
                  <w:szCs w:val="24"/>
                  <w:vertAlign w:val="baseline"/>
                  <w:lang w:val="en-US" w:eastAsia="zh-CN" w:bidi="ar-SA"/>
                </w:rPr>
                <w:t>B3</w:t>
              </w:r>
            </w:ins>
          </w:p>
        </w:tc>
        <w:tc>
          <w:tcPr>
            <w:tcW w:w="523" w:type="pct"/>
            <w:tcBorders>
              <w:top w:val="single" w:color="auto" w:sz="4" w:space="0"/>
            </w:tcBorders>
            <w:noWrap w:val="0"/>
            <w:vAlign w:val="top"/>
          </w:tcPr>
          <w:p w14:paraId="69B9A484">
            <w:pPr>
              <w:jc w:val="center"/>
              <w:rPr>
                <w:ins w:id="4558" w:author="LKY" w:date="2026-09-15T17:13:47Z"/>
                <w:rFonts w:hint="default" w:ascii="Times New Roman" w:hAnsi="Times New Roman" w:eastAsiaTheme="minorEastAsia" w:cstheme="minorBidi"/>
                <w:kern w:val="2"/>
                <w:sz w:val="21"/>
                <w:szCs w:val="24"/>
                <w:vertAlign w:val="baseline"/>
                <w:lang w:val="en-US" w:eastAsia="zh-CN" w:bidi="ar-SA"/>
              </w:rPr>
            </w:pPr>
            <w:ins w:id="4559" w:author="LKY" w:date="2026-09-15T17:13:47Z">
              <w:r>
                <w:rPr>
                  <w:rFonts w:hint="eastAsia" w:ascii="Times New Roman" w:hAnsi="Times New Roman" w:cstheme="minorBidi"/>
                  <w:kern w:val="2"/>
                  <w:sz w:val="21"/>
                  <w:szCs w:val="24"/>
                  <w:vertAlign w:val="baseline"/>
                  <w:lang w:val="en-US" w:eastAsia="zh-CN" w:bidi="ar-SA"/>
                </w:rPr>
                <w:t>B4</w:t>
              </w:r>
            </w:ins>
          </w:p>
        </w:tc>
        <w:tc>
          <w:tcPr>
            <w:tcW w:w="523" w:type="pct"/>
            <w:tcBorders>
              <w:top w:val="single" w:color="auto" w:sz="4" w:space="0"/>
            </w:tcBorders>
            <w:noWrap w:val="0"/>
            <w:vAlign w:val="top"/>
          </w:tcPr>
          <w:p w14:paraId="51B363B0">
            <w:pPr>
              <w:jc w:val="center"/>
              <w:rPr>
                <w:ins w:id="4560" w:author="LKY" w:date="2026-09-15T17:13:47Z"/>
                <w:rFonts w:hint="default" w:ascii="Times New Roman" w:hAnsi="Times New Roman" w:eastAsiaTheme="minorEastAsia" w:cstheme="minorBidi"/>
                <w:kern w:val="2"/>
                <w:sz w:val="21"/>
                <w:szCs w:val="24"/>
                <w:vertAlign w:val="baseline"/>
                <w:lang w:val="en-US" w:eastAsia="zh-CN" w:bidi="ar-SA"/>
              </w:rPr>
            </w:pPr>
            <w:ins w:id="4561" w:author="LKY" w:date="2026-09-15T17:13:47Z">
              <w:r>
                <w:rPr>
                  <w:rFonts w:hint="eastAsia" w:ascii="Times New Roman" w:hAnsi="Times New Roman" w:cstheme="minorBidi"/>
                  <w:kern w:val="2"/>
                  <w:sz w:val="21"/>
                  <w:szCs w:val="24"/>
                  <w:vertAlign w:val="baseline"/>
                  <w:lang w:val="en-US" w:eastAsia="zh-CN" w:bidi="ar-SA"/>
                </w:rPr>
                <w:t>B5</w:t>
              </w:r>
            </w:ins>
          </w:p>
        </w:tc>
        <w:tc>
          <w:tcPr>
            <w:tcW w:w="523" w:type="pct"/>
            <w:tcBorders>
              <w:top w:val="single" w:color="auto" w:sz="4" w:space="0"/>
            </w:tcBorders>
            <w:noWrap w:val="0"/>
            <w:vAlign w:val="top"/>
          </w:tcPr>
          <w:p w14:paraId="46433EB5">
            <w:pPr>
              <w:jc w:val="center"/>
              <w:rPr>
                <w:ins w:id="4562" w:author="LKY" w:date="2026-09-15T17:13:47Z"/>
                <w:rFonts w:hint="default" w:ascii="Times New Roman" w:hAnsi="Times New Roman" w:eastAsiaTheme="minorEastAsia" w:cstheme="minorBidi"/>
                <w:kern w:val="2"/>
                <w:sz w:val="21"/>
                <w:szCs w:val="24"/>
                <w:vertAlign w:val="baseline"/>
                <w:lang w:val="en-US" w:eastAsia="zh-CN" w:bidi="ar-SA"/>
              </w:rPr>
            </w:pPr>
            <w:ins w:id="4563" w:author="LKY" w:date="2026-09-15T17:13:47Z">
              <w:r>
                <w:rPr>
                  <w:rFonts w:hint="eastAsia" w:ascii="Times New Roman" w:hAnsi="Times New Roman" w:cstheme="minorBidi"/>
                  <w:kern w:val="2"/>
                  <w:sz w:val="21"/>
                  <w:szCs w:val="24"/>
                  <w:vertAlign w:val="baseline"/>
                  <w:lang w:val="en-US" w:eastAsia="zh-CN" w:bidi="ar-SA"/>
                </w:rPr>
                <w:t>B6</w:t>
              </w:r>
            </w:ins>
          </w:p>
        </w:tc>
        <w:tc>
          <w:tcPr>
            <w:tcW w:w="523" w:type="pct"/>
            <w:tcBorders>
              <w:top w:val="single" w:color="auto" w:sz="4" w:space="0"/>
            </w:tcBorders>
            <w:noWrap w:val="0"/>
            <w:vAlign w:val="top"/>
          </w:tcPr>
          <w:p w14:paraId="3C169D48">
            <w:pPr>
              <w:jc w:val="center"/>
              <w:rPr>
                <w:ins w:id="4564" w:author="LKY" w:date="2026-09-15T17:13:47Z"/>
                <w:rFonts w:hint="default" w:ascii="Times New Roman" w:hAnsi="Times New Roman"/>
                <w:vertAlign w:val="baseline"/>
                <w:lang w:val="en-US" w:eastAsia="zh-CN"/>
              </w:rPr>
            </w:pPr>
            <w:ins w:id="4565" w:author="LKY" w:date="2026-09-15T17:13:47Z">
              <w:r>
                <w:rPr>
                  <w:rFonts w:hint="eastAsia" w:ascii="Times New Roman" w:hAnsi="Times New Roman"/>
                  <w:vertAlign w:val="baseline"/>
                  <w:lang w:val="en-US" w:eastAsia="zh-CN"/>
                </w:rPr>
                <w:t>B7</w:t>
              </w:r>
            </w:ins>
          </w:p>
        </w:tc>
        <w:tc>
          <w:tcPr>
            <w:tcW w:w="523" w:type="pct"/>
            <w:tcBorders>
              <w:top w:val="single" w:color="auto" w:sz="4" w:space="0"/>
            </w:tcBorders>
            <w:noWrap w:val="0"/>
            <w:vAlign w:val="top"/>
          </w:tcPr>
          <w:p w14:paraId="5D10A688">
            <w:pPr>
              <w:jc w:val="center"/>
              <w:rPr>
                <w:ins w:id="4566" w:author="LKY" w:date="2026-09-15T17:13:47Z"/>
                <w:rFonts w:hint="default" w:ascii="Times New Roman" w:hAnsi="Times New Roman"/>
                <w:vertAlign w:val="baseline"/>
                <w:lang w:val="en-US" w:eastAsia="zh-CN"/>
              </w:rPr>
            </w:pPr>
            <w:ins w:id="4567" w:author="LKY" w:date="2026-09-15T17:13:47Z">
              <w:r>
                <w:rPr>
                  <w:rFonts w:hint="eastAsia" w:ascii="Times New Roman" w:hAnsi="Times New Roman"/>
                  <w:vertAlign w:val="baseline"/>
                  <w:lang w:val="en-US" w:eastAsia="zh-CN"/>
                </w:rPr>
                <w:t>B8</w:t>
              </w:r>
            </w:ins>
          </w:p>
        </w:tc>
        <w:tc>
          <w:tcPr>
            <w:tcW w:w="292" w:type="pct"/>
            <w:tcBorders>
              <w:top w:val="single" w:color="auto" w:sz="4" w:space="0"/>
            </w:tcBorders>
            <w:noWrap w:val="0"/>
            <w:vAlign w:val="top"/>
          </w:tcPr>
          <w:p w14:paraId="4D31AAA2">
            <w:pPr>
              <w:jc w:val="center"/>
              <w:rPr>
                <w:ins w:id="4568" w:author="LKY" w:date="2026-09-15T17:13:47Z"/>
                <w:rFonts w:hint="default" w:ascii="Times New Roman" w:hAnsi="Times New Roman"/>
                <w:vertAlign w:val="baseline"/>
                <w:lang w:val="en-US" w:eastAsia="zh-CN"/>
              </w:rPr>
            </w:pPr>
            <w:ins w:id="4569" w:author="LKY" w:date="2026-09-15T17:13:47Z">
              <w:r>
                <w:rPr>
                  <w:rFonts w:hint="eastAsia" w:ascii="Times New Roman" w:hAnsi="Times New Roman"/>
                  <w:vertAlign w:val="baseline"/>
                  <w:lang w:val="en-US" w:eastAsia="zh-CN"/>
                </w:rPr>
                <w:t>B9</w:t>
              </w:r>
            </w:ins>
          </w:p>
        </w:tc>
      </w:tr>
      <w:tr w14:paraId="0D271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570" w:author="LKY" w:date="2026-09-15T17:13:47Z"/>
        </w:trPr>
        <w:tc>
          <w:tcPr>
            <w:tcW w:w="515" w:type="pct"/>
            <w:noWrap w:val="0"/>
            <w:vAlign w:val="top"/>
          </w:tcPr>
          <w:p w14:paraId="58919F7F">
            <w:pPr>
              <w:jc w:val="center"/>
              <w:rPr>
                <w:ins w:id="4571" w:author="LKY" w:date="2026-09-15T17:13:47Z"/>
                <w:rFonts w:hint="default" w:ascii="Times New Roman" w:hAnsi="Times New Roman"/>
                <w:vertAlign w:val="baseline"/>
                <w:lang w:val="en-US" w:eastAsia="zh-CN"/>
              </w:rPr>
            </w:pPr>
            <w:ins w:id="4572" w:author="LKY" w:date="2026-09-15T17:13:47Z">
              <w:r>
                <w:rPr>
                  <w:rFonts w:hint="eastAsia" w:ascii="Times New Roman" w:hAnsi="Times New Roman"/>
                  <w:vertAlign w:val="baseline"/>
                  <w:lang w:val="en-US" w:eastAsia="zh-CN"/>
                </w:rPr>
                <w:t>名称</w:t>
              </w:r>
            </w:ins>
          </w:p>
        </w:tc>
        <w:tc>
          <w:tcPr>
            <w:tcW w:w="523" w:type="pct"/>
            <w:noWrap w:val="0"/>
            <w:vAlign w:val="top"/>
          </w:tcPr>
          <w:p w14:paraId="69B2BE29">
            <w:pPr>
              <w:jc w:val="center"/>
              <w:rPr>
                <w:ins w:id="4573" w:author="LKY" w:date="2026-09-15T17:13:47Z"/>
                <w:rFonts w:hint="default" w:ascii="Times New Roman" w:hAnsi="Times New Roman"/>
                <w:vertAlign w:val="baseline"/>
                <w:lang w:val="en-US" w:eastAsia="zh-CN"/>
              </w:rPr>
            </w:pPr>
            <w:ins w:id="4574" w:author="LKY" w:date="2026-09-15T17:13:47Z">
              <w:r>
                <w:rPr>
                  <w:rFonts w:hint="eastAsia" w:ascii="Times New Roman" w:hAnsi="Times New Roman"/>
                  <w:vertAlign w:val="baseline"/>
                  <w:lang w:val="en-US" w:eastAsia="zh-CN"/>
                </w:rPr>
                <w:t>NTC1-</w:t>
              </w:r>
            </w:ins>
          </w:p>
        </w:tc>
        <w:tc>
          <w:tcPr>
            <w:tcW w:w="523" w:type="pct"/>
            <w:shd w:val="clear" w:color="auto" w:fill="auto"/>
            <w:noWrap w:val="0"/>
            <w:vAlign w:val="top"/>
          </w:tcPr>
          <w:p w14:paraId="1DC076AF">
            <w:pPr>
              <w:jc w:val="center"/>
              <w:rPr>
                <w:ins w:id="4575" w:author="LKY" w:date="2026-09-15T17:13:47Z"/>
                <w:rFonts w:hint="default" w:ascii="Times New Roman" w:hAnsi="Times New Roman" w:eastAsiaTheme="minorEastAsia" w:cstheme="minorBidi"/>
                <w:kern w:val="2"/>
                <w:sz w:val="21"/>
                <w:szCs w:val="24"/>
                <w:vertAlign w:val="baseline"/>
                <w:lang w:val="en-US" w:eastAsia="zh-CN" w:bidi="ar-SA"/>
              </w:rPr>
            </w:pPr>
            <w:ins w:id="4576" w:author="LKY" w:date="2026-09-15T17:13:47Z">
              <w:r>
                <w:rPr>
                  <w:rFonts w:hint="eastAsia" w:ascii="Times New Roman" w:hAnsi="Times New Roman"/>
                  <w:vertAlign w:val="baseline"/>
                  <w:lang w:val="en-US" w:eastAsia="zh-CN"/>
                </w:rPr>
                <w:t>NTC2-</w:t>
              </w:r>
            </w:ins>
          </w:p>
        </w:tc>
        <w:tc>
          <w:tcPr>
            <w:tcW w:w="523" w:type="pct"/>
            <w:shd w:val="clear" w:color="auto" w:fill="auto"/>
            <w:noWrap w:val="0"/>
            <w:vAlign w:val="top"/>
          </w:tcPr>
          <w:p w14:paraId="65E09959">
            <w:pPr>
              <w:jc w:val="center"/>
              <w:rPr>
                <w:ins w:id="4577" w:author="LKY" w:date="2026-09-15T17:13:47Z"/>
                <w:rFonts w:hint="default" w:ascii="Times New Roman" w:hAnsi="Times New Roman" w:eastAsiaTheme="minorEastAsia" w:cstheme="minorBidi"/>
                <w:kern w:val="2"/>
                <w:sz w:val="21"/>
                <w:szCs w:val="24"/>
                <w:vertAlign w:val="baseline"/>
                <w:lang w:val="en-US" w:eastAsia="zh-CN" w:bidi="ar-SA"/>
              </w:rPr>
            </w:pPr>
            <w:ins w:id="4578" w:author="LKY" w:date="2026-09-15T17:13:47Z">
              <w:r>
                <w:rPr>
                  <w:rFonts w:hint="eastAsia" w:ascii="Times New Roman" w:hAnsi="Times New Roman"/>
                  <w:vertAlign w:val="baseline"/>
                  <w:lang w:val="en-US" w:eastAsia="zh-CN"/>
                </w:rPr>
                <w:t>NTC3-</w:t>
              </w:r>
            </w:ins>
          </w:p>
        </w:tc>
        <w:tc>
          <w:tcPr>
            <w:tcW w:w="523" w:type="pct"/>
            <w:shd w:val="clear" w:color="auto" w:fill="auto"/>
            <w:noWrap w:val="0"/>
            <w:vAlign w:val="top"/>
          </w:tcPr>
          <w:p w14:paraId="7611D9B8">
            <w:pPr>
              <w:jc w:val="center"/>
              <w:rPr>
                <w:ins w:id="4579" w:author="LKY" w:date="2026-09-15T17:13:47Z"/>
                <w:rFonts w:hint="default" w:ascii="Times New Roman" w:hAnsi="Times New Roman" w:eastAsiaTheme="minorEastAsia" w:cstheme="minorBidi"/>
                <w:kern w:val="2"/>
                <w:sz w:val="21"/>
                <w:szCs w:val="24"/>
                <w:vertAlign w:val="baseline"/>
                <w:lang w:val="en-US" w:eastAsia="zh-CN" w:bidi="ar-SA"/>
              </w:rPr>
            </w:pPr>
            <w:ins w:id="4580" w:author="LKY" w:date="2026-09-15T17:13:47Z">
              <w:r>
                <w:rPr>
                  <w:rFonts w:hint="eastAsia" w:ascii="Times New Roman" w:hAnsi="Times New Roman"/>
                  <w:vertAlign w:val="baseline"/>
                  <w:lang w:val="en-US" w:eastAsia="zh-CN"/>
                </w:rPr>
                <w:t>NTC4-</w:t>
              </w:r>
            </w:ins>
          </w:p>
        </w:tc>
        <w:tc>
          <w:tcPr>
            <w:tcW w:w="523" w:type="pct"/>
            <w:shd w:val="clear" w:color="auto" w:fill="auto"/>
            <w:noWrap w:val="0"/>
            <w:vAlign w:val="top"/>
          </w:tcPr>
          <w:p w14:paraId="040E5D28">
            <w:pPr>
              <w:jc w:val="center"/>
              <w:rPr>
                <w:ins w:id="4581" w:author="LKY" w:date="2026-09-15T17:13:47Z"/>
                <w:rFonts w:hint="default" w:ascii="Times New Roman" w:hAnsi="Times New Roman" w:eastAsiaTheme="minorEastAsia" w:cstheme="minorBidi"/>
                <w:kern w:val="2"/>
                <w:sz w:val="21"/>
                <w:szCs w:val="24"/>
                <w:vertAlign w:val="baseline"/>
                <w:lang w:val="en-US" w:eastAsia="zh-CN" w:bidi="ar-SA"/>
              </w:rPr>
            </w:pPr>
            <w:ins w:id="4582" w:author="LKY" w:date="2026-09-15T17:13:47Z">
              <w:r>
                <w:rPr>
                  <w:rFonts w:hint="eastAsia" w:ascii="Times New Roman" w:hAnsi="Times New Roman"/>
                  <w:vertAlign w:val="baseline"/>
                  <w:lang w:val="en-US" w:eastAsia="zh-CN"/>
                </w:rPr>
                <w:t>NTC5-</w:t>
              </w:r>
            </w:ins>
          </w:p>
        </w:tc>
        <w:tc>
          <w:tcPr>
            <w:tcW w:w="523" w:type="pct"/>
            <w:shd w:val="clear" w:color="auto" w:fill="auto"/>
            <w:noWrap w:val="0"/>
            <w:vAlign w:val="top"/>
          </w:tcPr>
          <w:p w14:paraId="71A7399B">
            <w:pPr>
              <w:jc w:val="center"/>
              <w:rPr>
                <w:ins w:id="4583" w:author="LKY" w:date="2026-09-15T17:13:47Z"/>
                <w:rFonts w:hint="default" w:ascii="Times New Roman" w:hAnsi="Times New Roman" w:eastAsiaTheme="minorEastAsia" w:cstheme="minorBidi"/>
                <w:kern w:val="2"/>
                <w:sz w:val="21"/>
                <w:szCs w:val="24"/>
                <w:vertAlign w:val="baseline"/>
                <w:lang w:val="en-US" w:eastAsia="zh-CN" w:bidi="ar-SA"/>
              </w:rPr>
            </w:pPr>
            <w:ins w:id="4584" w:author="LKY" w:date="2026-09-15T17:13:47Z">
              <w:r>
                <w:rPr>
                  <w:rFonts w:hint="eastAsia" w:ascii="Times New Roman" w:hAnsi="Times New Roman"/>
                  <w:vertAlign w:val="baseline"/>
                  <w:lang w:val="en-US" w:eastAsia="zh-CN"/>
                </w:rPr>
                <w:t>NTC6-</w:t>
              </w:r>
            </w:ins>
          </w:p>
        </w:tc>
        <w:tc>
          <w:tcPr>
            <w:tcW w:w="523" w:type="pct"/>
            <w:shd w:val="clear" w:color="auto" w:fill="auto"/>
            <w:noWrap w:val="0"/>
            <w:vAlign w:val="top"/>
          </w:tcPr>
          <w:p w14:paraId="5DD2837B">
            <w:pPr>
              <w:jc w:val="center"/>
              <w:rPr>
                <w:ins w:id="4585" w:author="LKY" w:date="2026-09-15T17:13:47Z"/>
                <w:rFonts w:hint="default" w:ascii="Times New Roman" w:hAnsi="Times New Roman" w:eastAsiaTheme="minorEastAsia" w:cstheme="minorBidi"/>
                <w:kern w:val="2"/>
                <w:sz w:val="21"/>
                <w:szCs w:val="24"/>
                <w:vertAlign w:val="baseline"/>
                <w:lang w:val="en-US" w:eastAsia="zh-CN" w:bidi="ar-SA"/>
              </w:rPr>
            </w:pPr>
            <w:ins w:id="4586" w:author="LKY" w:date="2026-09-15T17:13:47Z">
              <w:r>
                <w:rPr>
                  <w:rFonts w:hint="eastAsia" w:ascii="Times New Roman" w:hAnsi="Times New Roman"/>
                  <w:vertAlign w:val="baseline"/>
                  <w:lang w:val="en-US" w:eastAsia="zh-CN"/>
                </w:rPr>
                <w:t>NTC7-</w:t>
              </w:r>
            </w:ins>
          </w:p>
        </w:tc>
        <w:tc>
          <w:tcPr>
            <w:tcW w:w="523" w:type="pct"/>
            <w:noWrap w:val="0"/>
            <w:vAlign w:val="top"/>
          </w:tcPr>
          <w:p w14:paraId="1A01D49F">
            <w:pPr>
              <w:jc w:val="center"/>
              <w:rPr>
                <w:ins w:id="4587" w:author="LKY" w:date="2026-09-15T17:13:47Z"/>
                <w:rFonts w:hint="default" w:ascii="Times New Roman" w:hAnsi="Times New Roman"/>
                <w:vertAlign w:val="baseline"/>
                <w:lang w:val="en-US" w:eastAsia="zh-CN"/>
              </w:rPr>
            </w:pPr>
            <w:ins w:id="4588" w:author="LKY" w:date="2026-09-15T17:13:47Z">
              <w:r>
                <w:rPr>
                  <w:rFonts w:hint="eastAsia" w:ascii="Times New Roman" w:hAnsi="Times New Roman"/>
                  <w:vertAlign w:val="baseline"/>
                  <w:lang w:val="en-US" w:eastAsia="zh-CN"/>
                </w:rPr>
                <w:t>NTC8-</w:t>
              </w:r>
            </w:ins>
          </w:p>
        </w:tc>
        <w:tc>
          <w:tcPr>
            <w:tcW w:w="292" w:type="pct"/>
            <w:noWrap w:val="0"/>
            <w:vAlign w:val="top"/>
          </w:tcPr>
          <w:p w14:paraId="4B3BA7F9">
            <w:pPr>
              <w:jc w:val="center"/>
              <w:rPr>
                <w:ins w:id="4589" w:author="LKY" w:date="2026-09-15T17:13:47Z"/>
                <w:rFonts w:hint="default" w:ascii="Times New Roman" w:hAnsi="Times New Roman"/>
                <w:vertAlign w:val="baseline"/>
                <w:lang w:val="en-US" w:eastAsia="zh-CN"/>
              </w:rPr>
            </w:pPr>
            <w:ins w:id="4590" w:author="LKY" w:date="2026-09-15T17:13:47Z">
              <w:r>
                <w:rPr>
                  <w:rFonts w:hint="eastAsia" w:ascii="Times New Roman" w:hAnsi="Times New Roman"/>
                  <w:vertAlign w:val="baseline"/>
                  <w:lang w:val="en-US" w:eastAsia="zh-CN"/>
                </w:rPr>
                <w:t>PE</w:t>
              </w:r>
            </w:ins>
          </w:p>
        </w:tc>
      </w:tr>
      <w:tr w14:paraId="3C99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591" w:author="LKY" w:date="2026-09-15T17:13:47Z"/>
        </w:trPr>
        <w:tc>
          <w:tcPr>
            <w:tcW w:w="515" w:type="pct"/>
            <w:noWrap w:val="0"/>
            <w:vAlign w:val="top"/>
          </w:tcPr>
          <w:p w14:paraId="16CF5943">
            <w:pPr>
              <w:jc w:val="center"/>
              <w:rPr>
                <w:ins w:id="4592" w:author="LKY" w:date="2026-09-15T17:13:47Z"/>
                <w:rFonts w:hint="default" w:ascii="Times New Roman" w:hAnsi="Times New Roman"/>
                <w:vertAlign w:val="baseline"/>
                <w:lang w:val="en-US" w:eastAsia="zh-CN"/>
              </w:rPr>
            </w:pPr>
            <w:ins w:id="4593" w:author="LKY" w:date="2026-09-15T17:13:47Z">
              <w:r>
                <w:rPr>
                  <w:rFonts w:hint="eastAsia" w:ascii="Times New Roman" w:hAnsi="Times New Roman"/>
                  <w:vertAlign w:val="baseline"/>
                  <w:lang w:val="en-US" w:eastAsia="zh-CN"/>
                </w:rPr>
                <w:t>端口号</w:t>
              </w:r>
            </w:ins>
          </w:p>
        </w:tc>
        <w:tc>
          <w:tcPr>
            <w:tcW w:w="523" w:type="pct"/>
            <w:noWrap w:val="0"/>
            <w:vAlign w:val="top"/>
          </w:tcPr>
          <w:p w14:paraId="44730BCB">
            <w:pPr>
              <w:jc w:val="center"/>
              <w:rPr>
                <w:ins w:id="4594" w:author="LKY" w:date="2026-09-15T17:13:47Z"/>
                <w:rFonts w:hint="default" w:ascii="Times New Roman" w:hAnsi="Times New Roman"/>
                <w:vertAlign w:val="baseline"/>
                <w:lang w:val="en-US" w:eastAsia="zh-CN"/>
              </w:rPr>
            </w:pPr>
            <w:ins w:id="4595" w:author="LKY" w:date="2026-09-15T17:13:47Z">
              <w:r>
                <w:rPr>
                  <w:rFonts w:hint="eastAsia" w:ascii="Times New Roman" w:hAnsi="Times New Roman"/>
                  <w:vertAlign w:val="baseline"/>
                  <w:lang w:val="en-US" w:eastAsia="zh-CN"/>
                </w:rPr>
                <w:t>A1</w:t>
              </w:r>
            </w:ins>
          </w:p>
        </w:tc>
        <w:tc>
          <w:tcPr>
            <w:tcW w:w="523" w:type="pct"/>
            <w:noWrap w:val="0"/>
            <w:vAlign w:val="top"/>
          </w:tcPr>
          <w:p w14:paraId="11E613B3">
            <w:pPr>
              <w:jc w:val="center"/>
              <w:rPr>
                <w:ins w:id="4596" w:author="LKY" w:date="2026-09-15T17:13:47Z"/>
                <w:rFonts w:hint="default" w:ascii="Times New Roman" w:hAnsi="Times New Roman"/>
                <w:vertAlign w:val="baseline"/>
                <w:lang w:val="en-US" w:eastAsia="zh-CN"/>
              </w:rPr>
            </w:pPr>
            <w:ins w:id="4597" w:author="LKY" w:date="2026-09-15T17:13:47Z">
              <w:r>
                <w:rPr>
                  <w:rFonts w:hint="eastAsia" w:ascii="Times New Roman" w:hAnsi="Times New Roman"/>
                  <w:vertAlign w:val="baseline"/>
                  <w:lang w:val="en-US" w:eastAsia="zh-CN"/>
                </w:rPr>
                <w:t>A2</w:t>
              </w:r>
            </w:ins>
          </w:p>
        </w:tc>
        <w:tc>
          <w:tcPr>
            <w:tcW w:w="523" w:type="pct"/>
            <w:noWrap w:val="0"/>
            <w:vAlign w:val="top"/>
          </w:tcPr>
          <w:p w14:paraId="018EDDB2">
            <w:pPr>
              <w:jc w:val="center"/>
              <w:rPr>
                <w:ins w:id="4598" w:author="LKY" w:date="2026-09-15T17:13:47Z"/>
                <w:rFonts w:hint="default" w:ascii="Times New Roman" w:hAnsi="Times New Roman"/>
                <w:vertAlign w:val="baseline"/>
                <w:lang w:val="en-US" w:eastAsia="zh-CN"/>
              </w:rPr>
            </w:pPr>
            <w:ins w:id="4599" w:author="LKY" w:date="2026-09-15T17:13:47Z">
              <w:r>
                <w:rPr>
                  <w:rFonts w:hint="eastAsia" w:ascii="Times New Roman" w:hAnsi="Times New Roman"/>
                  <w:vertAlign w:val="baseline"/>
                  <w:lang w:val="en-US" w:eastAsia="zh-CN"/>
                </w:rPr>
                <w:t>A3</w:t>
              </w:r>
            </w:ins>
          </w:p>
        </w:tc>
        <w:tc>
          <w:tcPr>
            <w:tcW w:w="523" w:type="pct"/>
            <w:noWrap w:val="0"/>
            <w:vAlign w:val="top"/>
          </w:tcPr>
          <w:p w14:paraId="000D695D">
            <w:pPr>
              <w:jc w:val="center"/>
              <w:rPr>
                <w:ins w:id="4600" w:author="LKY" w:date="2026-09-15T17:13:47Z"/>
                <w:rFonts w:hint="default" w:ascii="Times New Roman" w:hAnsi="Times New Roman"/>
                <w:vertAlign w:val="baseline"/>
                <w:lang w:val="en-US" w:eastAsia="zh-CN"/>
              </w:rPr>
            </w:pPr>
            <w:ins w:id="4601" w:author="LKY" w:date="2026-09-15T17:13:47Z">
              <w:r>
                <w:rPr>
                  <w:rFonts w:hint="eastAsia" w:ascii="Times New Roman" w:hAnsi="Times New Roman"/>
                  <w:vertAlign w:val="baseline"/>
                  <w:lang w:val="en-US" w:eastAsia="zh-CN"/>
                </w:rPr>
                <w:t>A4</w:t>
              </w:r>
            </w:ins>
          </w:p>
        </w:tc>
        <w:tc>
          <w:tcPr>
            <w:tcW w:w="523" w:type="pct"/>
            <w:noWrap w:val="0"/>
            <w:vAlign w:val="top"/>
          </w:tcPr>
          <w:p w14:paraId="4105107E">
            <w:pPr>
              <w:jc w:val="center"/>
              <w:rPr>
                <w:ins w:id="4602" w:author="LKY" w:date="2026-09-15T17:13:47Z"/>
                <w:rFonts w:hint="default" w:ascii="Times New Roman" w:hAnsi="Times New Roman"/>
                <w:vertAlign w:val="baseline"/>
                <w:lang w:val="en-US" w:eastAsia="zh-CN"/>
              </w:rPr>
            </w:pPr>
            <w:ins w:id="4603" w:author="LKY" w:date="2026-09-15T17:13:47Z">
              <w:r>
                <w:rPr>
                  <w:rFonts w:hint="eastAsia" w:ascii="Times New Roman" w:hAnsi="Times New Roman"/>
                  <w:vertAlign w:val="baseline"/>
                  <w:lang w:val="en-US" w:eastAsia="zh-CN"/>
                </w:rPr>
                <w:t>A5</w:t>
              </w:r>
            </w:ins>
          </w:p>
        </w:tc>
        <w:tc>
          <w:tcPr>
            <w:tcW w:w="523" w:type="pct"/>
            <w:noWrap w:val="0"/>
            <w:vAlign w:val="top"/>
          </w:tcPr>
          <w:p w14:paraId="7D3EC3B3">
            <w:pPr>
              <w:jc w:val="center"/>
              <w:rPr>
                <w:ins w:id="4604" w:author="LKY" w:date="2026-09-15T17:13:47Z"/>
                <w:rFonts w:hint="default" w:ascii="Times New Roman" w:hAnsi="Times New Roman"/>
                <w:vertAlign w:val="baseline"/>
                <w:lang w:val="en-US" w:eastAsia="zh-CN"/>
              </w:rPr>
            </w:pPr>
            <w:ins w:id="4605" w:author="LKY" w:date="2026-09-15T17:13:47Z">
              <w:r>
                <w:rPr>
                  <w:rFonts w:hint="eastAsia" w:ascii="Times New Roman" w:hAnsi="Times New Roman"/>
                  <w:vertAlign w:val="baseline"/>
                  <w:lang w:val="en-US" w:eastAsia="zh-CN"/>
                </w:rPr>
                <w:t>A6</w:t>
              </w:r>
            </w:ins>
          </w:p>
        </w:tc>
        <w:tc>
          <w:tcPr>
            <w:tcW w:w="523" w:type="pct"/>
            <w:noWrap w:val="0"/>
            <w:vAlign w:val="top"/>
          </w:tcPr>
          <w:p w14:paraId="331A0D42">
            <w:pPr>
              <w:jc w:val="center"/>
              <w:rPr>
                <w:ins w:id="4606" w:author="LKY" w:date="2026-09-15T17:13:47Z"/>
                <w:rFonts w:hint="default" w:ascii="Times New Roman" w:hAnsi="Times New Roman"/>
                <w:vertAlign w:val="baseline"/>
                <w:lang w:val="en-US" w:eastAsia="zh-CN"/>
              </w:rPr>
            </w:pPr>
            <w:ins w:id="4607" w:author="LKY" w:date="2026-09-15T17:13:47Z">
              <w:r>
                <w:rPr>
                  <w:rFonts w:hint="eastAsia" w:ascii="Times New Roman" w:hAnsi="Times New Roman"/>
                  <w:vertAlign w:val="baseline"/>
                  <w:lang w:val="en-US" w:eastAsia="zh-CN"/>
                </w:rPr>
                <w:t>A7</w:t>
              </w:r>
            </w:ins>
          </w:p>
        </w:tc>
        <w:tc>
          <w:tcPr>
            <w:tcW w:w="523" w:type="pct"/>
            <w:noWrap w:val="0"/>
            <w:vAlign w:val="top"/>
          </w:tcPr>
          <w:p w14:paraId="4F705AA5">
            <w:pPr>
              <w:jc w:val="center"/>
              <w:rPr>
                <w:ins w:id="4608" w:author="LKY" w:date="2026-09-15T17:13:47Z"/>
                <w:rFonts w:hint="default" w:ascii="Times New Roman" w:hAnsi="Times New Roman"/>
                <w:vertAlign w:val="baseline"/>
                <w:lang w:val="en-US" w:eastAsia="zh-CN"/>
              </w:rPr>
            </w:pPr>
            <w:ins w:id="4609" w:author="LKY" w:date="2026-09-15T17:13:47Z">
              <w:r>
                <w:rPr>
                  <w:rFonts w:hint="eastAsia" w:ascii="Times New Roman" w:hAnsi="Times New Roman"/>
                  <w:vertAlign w:val="baseline"/>
                  <w:lang w:val="en-US" w:eastAsia="zh-CN"/>
                </w:rPr>
                <w:t>A8</w:t>
              </w:r>
            </w:ins>
          </w:p>
        </w:tc>
        <w:tc>
          <w:tcPr>
            <w:tcW w:w="292" w:type="pct"/>
            <w:noWrap w:val="0"/>
            <w:vAlign w:val="top"/>
          </w:tcPr>
          <w:p w14:paraId="00CE1CBA">
            <w:pPr>
              <w:jc w:val="center"/>
              <w:rPr>
                <w:ins w:id="4610" w:author="LKY" w:date="2026-09-15T17:13:47Z"/>
                <w:rFonts w:hint="default" w:ascii="Times New Roman" w:hAnsi="Times New Roman"/>
                <w:vertAlign w:val="baseline"/>
                <w:lang w:val="en-US" w:eastAsia="zh-CN"/>
              </w:rPr>
            </w:pPr>
            <w:ins w:id="4611" w:author="LKY" w:date="2026-09-15T17:13:47Z">
              <w:r>
                <w:rPr>
                  <w:rFonts w:hint="eastAsia" w:ascii="Times New Roman" w:hAnsi="Times New Roman"/>
                  <w:vertAlign w:val="baseline"/>
                  <w:lang w:val="en-US" w:eastAsia="zh-CN"/>
                </w:rPr>
                <w:t>A9</w:t>
              </w:r>
            </w:ins>
          </w:p>
        </w:tc>
      </w:tr>
      <w:tr w14:paraId="0611E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612" w:author="LKY" w:date="2026-09-15T17:13:47Z"/>
        </w:trPr>
        <w:tc>
          <w:tcPr>
            <w:tcW w:w="515" w:type="pct"/>
            <w:noWrap w:val="0"/>
            <w:vAlign w:val="top"/>
          </w:tcPr>
          <w:p w14:paraId="2BCB1935">
            <w:pPr>
              <w:jc w:val="center"/>
              <w:rPr>
                <w:ins w:id="4613" w:author="LKY" w:date="2026-09-15T17:13:47Z"/>
                <w:rFonts w:hint="default" w:ascii="Times New Roman" w:hAnsi="Times New Roman"/>
                <w:vertAlign w:val="baseline"/>
                <w:lang w:val="en-US" w:eastAsia="zh-CN"/>
              </w:rPr>
            </w:pPr>
            <w:ins w:id="4614" w:author="LKY" w:date="2026-09-15T17:13:47Z">
              <w:r>
                <w:rPr>
                  <w:rFonts w:hint="eastAsia" w:ascii="Times New Roman" w:hAnsi="Times New Roman"/>
                  <w:vertAlign w:val="baseline"/>
                  <w:lang w:val="en-US" w:eastAsia="zh-CN"/>
                </w:rPr>
                <w:t>名称</w:t>
              </w:r>
            </w:ins>
          </w:p>
        </w:tc>
        <w:tc>
          <w:tcPr>
            <w:tcW w:w="523" w:type="pct"/>
            <w:noWrap w:val="0"/>
            <w:vAlign w:val="top"/>
          </w:tcPr>
          <w:p w14:paraId="6C84F2B3">
            <w:pPr>
              <w:jc w:val="center"/>
              <w:rPr>
                <w:ins w:id="4615" w:author="LKY" w:date="2026-09-15T17:13:47Z"/>
                <w:rFonts w:hint="default" w:ascii="Times New Roman" w:hAnsi="Times New Roman"/>
                <w:vertAlign w:val="baseline"/>
                <w:lang w:val="en-US" w:eastAsia="zh-CN"/>
              </w:rPr>
            </w:pPr>
            <w:ins w:id="4616" w:author="LKY" w:date="2026-09-15T17:13:47Z">
              <w:r>
                <w:rPr>
                  <w:rFonts w:hint="eastAsia" w:ascii="Times New Roman" w:hAnsi="Times New Roman"/>
                  <w:vertAlign w:val="baseline"/>
                  <w:lang w:val="en-US" w:eastAsia="zh-CN"/>
                </w:rPr>
                <w:t>NTC1+</w:t>
              </w:r>
            </w:ins>
          </w:p>
        </w:tc>
        <w:tc>
          <w:tcPr>
            <w:tcW w:w="523" w:type="pct"/>
            <w:noWrap w:val="0"/>
            <w:vAlign w:val="top"/>
          </w:tcPr>
          <w:p w14:paraId="01C6CA23">
            <w:pPr>
              <w:jc w:val="center"/>
              <w:rPr>
                <w:ins w:id="4617" w:author="LKY" w:date="2026-09-15T17:13:47Z"/>
                <w:rFonts w:hint="default" w:ascii="Times New Roman" w:hAnsi="Times New Roman"/>
                <w:vertAlign w:val="baseline"/>
                <w:lang w:val="en-US" w:eastAsia="zh-CN"/>
              </w:rPr>
            </w:pPr>
            <w:ins w:id="4618" w:author="LKY" w:date="2026-09-15T17:13:47Z">
              <w:r>
                <w:rPr>
                  <w:rFonts w:hint="eastAsia" w:ascii="Times New Roman" w:hAnsi="Times New Roman"/>
                  <w:vertAlign w:val="baseline"/>
                  <w:lang w:val="en-US" w:eastAsia="zh-CN"/>
                </w:rPr>
                <w:t>NTC2+</w:t>
              </w:r>
            </w:ins>
          </w:p>
        </w:tc>
        <w:tc>
          <w:tcPr>
            <w:tcW w:w="523" w:type="pct"/>
            <w:noWrap w:val="0"/>
            <w:vAlign w:val="top"/>
          </w:tcPr>
          <w:p w14:paraId="5D4518C0">
            <w:pPr>
              <w:jc w:val="center"/>
              <w:rPr>
                <w:ins w:id="4619" w:author="LKY" w:date="2026-09-15T17:13:47Z"/>
                <w:rFonts w:hint="default" w:ascii="Times New Roman" w:hAnsi="Times New Roman"/>
                <w:vertAlign w:val="baseline"/>
                <w:lang w:val="en-US" w:eastAsia="zh-CN"/>
              </w:rPr>
            </w:pPr>
            <w:ins w:id="4620" w:author="LKY" w:date="2026-09-15T17:13:47Z">
              <w:r>
                <w:rPr>
                  <w:rFonts w:hint="eastAsia" w:ascii="Times New Roman" w:hAnsi="Times New Roman"/>
                  <w:vertAlign w:val="baseline"/>
                  <w:lang w:val="en-US" w:eastAsia="zh-CN"/>
                </w:rPr>
                <w:t>NTC3+</w:t>
              </w:r>
            </w:ins>
          </w:p>
        </w:tc>
        <w:tc>
          <w:tcPr>
            <w:tcW w:w="523" w:type="pct"/>
            <w:noWrap w:val="0"/>
            <w:vAlign w:val="top"/>
          </w:tcPr>
          <w:p w14:paraId="42355023">
            <w:pPr>
              <w:jc w:val="center"/>
              <w:rPr>
                <w:ins w:id="4621" w:author="LKY" w:date="2026-09-15T17:13:47Z"/>
                <w:rFonts w:hint="default" w:ascii="Times New Roman" w:hAnsi="Times New Roman"/>
                <w:vertAlign w:val="baseline"/>
                <w:lang w:val="en-US" w:eastAsia="zh-CN"/>
              </w:rPr>
            </w:pPr>
            <w:ins w:id="4622" w:author="LKY" w:date="2026-09-15T17:13:47Z">
              <w:r>
                <w:rPr>
                  <w:rFonts w:hint="eastAsia" w:ascii="Times New Roman" w:hAnsi="Times New Roman"/>
                  <w:vertAlign w:val="baseline"/>
                  <w:lang w:val="en-US" w:eastAsia="zh-CN"/>
                </w:rPr>
                <w:t>NTC4+</w:t>
              </w:r>
            </w:ins>
          </w:p>
        </w:tc>
        <w:tc>
          <w:tcPr>
            <w:tcW w:w="523" w:type="pct"/>
            <w:noWrap w:val="0"/>
            <w:vAlign w:val="top"/>
          </w:tcPr>
          <w:p w14:paraId="7C42CE04">
            <w:pPr>
              <w:jc w:val="center"/>
              <w:rPr>
                <w:ins w:id="4623" w:author="LKY" w:date="2026-09-15T17:13:47Z"/>
                <w:rFonts w:hint="default" w:ascii="Times New Roman" w:hAnsi="Times New Roman"/>
                <w:vertAlign w:val="baseline"/>
                <w:lang w:val="en-US" w:eastAsia="zh-CN"/>
              </w:rPr>
            </w:pPr>
            <w:ins w:id="4624" w:author="LKY" w:date="2026-09-15T17:13:47Z">
              <w:r>
                <w:rPr>
                  <w:rFonts w:hint="eastAsia" w:ascii="Times New Roman" w:hAnsi="Times New Roman"/>
                  <w:vertAlign w:val="baseline"/>
                  <w:lang w:val="en-US" w:eastAsia="zh-CN"/>
                </w:rPr>
                <w:t>NTC5+</w:t>
              </w:r>
            </w:ins>
          </w:p>
        </w:tc>
        <w:tc>
          <w:tcPr>
            <w:tcW w:w="523" w:type="pct"/>
            <w:noWrap w:val="0"/>
            <w:vAlign w:val="top"/>
          </w:tcPr>
          <w:p w14:paraId="30CEA0BC">
            <w:pPr>
              <w:jc w:val="center"/>
              <w:rPr>
                <w:ins w:id="4625" w:author="LKY" w:date="2026-09-15T17:13:47Z"/>
                <w:rFonts w:hint="default" w:ascii="Times New Roman" w:hAnsi="Times New Roman"/>
                <w:vertAlign w:val="baseline"/>
                <w:lang w:val="en-US" w:eastAsia="zh-CN"/>
              </w:rPr>
            </w:pPr>
            <w:ins w:id="4626" w:author="LKY" w:date="2026-09-15T17:13:47Z">
              <w:r>
                <w:rPr>
                  <w:rFonts w:hint="eastAsia" w:ascii="Times New Roman" w:hAnsi="Times New Roman"/>
                  <w:vertAlign w:val="baseline"/>
                  <w:lang w:val="en-US" w:eastAsia="zh-CN"/>
                </w:rPr>
                <w:t>NTC6+</w:t>
              </w:r>
            </w:ins>
          </w:p>
        </w:tc>
        <w:tc>
          <w:tcPr>
            <w:tcW w:w="523" w:type="pct"/>
            <w:noWrap w:val="0"/>
            <w:vAlign w:val="top"/>
          </w:tcPr>
          <w:p w14:paraId="588C0EF7">
            <w:pPr>
              <w:jc w:val="center"/>
              <w:rPr>
                <w:ins w:id="4627" w:author="LKY" w:date="2026-09-15T17:13:47Z"/>
                <w:rFonts w:hint="default" w:ascii="Times New Roman" w:hAnsi="Times New Roman"/>
                <w:vertAlign w:val="baseline"/>
                <w:lang w:val="en-US" w:eastAsia="zh-CN"/>
              </w:rPr>
            </w:pPr>
            <w:ins w:id="4628" w:author="LKY" w:date="2026-09-15T17:13:47Z">
              <w:r>
                <w:rPr>
                  <w:rFonts w:hint="eastAsia" w:ascii="Times New Roman" w:hAnsi="Times New Roman"/>
                  <w:vertAlign w:val="baseline"/>
                  <w:lang w:val="en-US" w:eastAsia="zh-CN"/>
                </w:rPr>
                <w:t>NTC7+</w:t>
              </w:r>
            </w:ins>
          </w:p>
        </w:tc>
        <w:tc>
          <w:tcPr>
            <w:tcW w:w="523" w:type="pct"/>
            <w:noWrap w:val="0"/>
            <w:vAlign w:val="top"/>
          </w:tcPr>
          <w:p w14:paraId="76AF9B35">
            <w:pPr>
              <w:jc w:val="center"/>
              <w:rPr>
                <w:ins w:id="4629" w:author="LKY" w:date="2026-09-15T17:13:47Z"/>
                <w:rFonts w:hint="default" w:ascii="Times New Roman" w:hAnsi="Times New Roman"/>
                <w:vertAlign w:val="baseline"/>
                <w:lang w:val="en-US" w:eastAsia="zh-CN"/>
              </w:rPr>
            </w:pPr>
            <w:ins w:id="4630" w:author="LKY" w:date="2026-09-15T17:13:47Z">
              <w:r>
                <w:rPr>
                  <w:rFonts w:hint="eastAsia" w:ascii="Times New Roman" w:hAnsi="Times New Roman"/>
                  <w:vertAlign w:val="baseline"/>
                  <w:lang w:val="en-US" w:eastAsia="zh-CN"/>
                </w:rPr>
                <w:t>NTC8+</w:t>
              </w:r>
            </w:ins>
          </w:p>
        </w:tc>
        <w:tc>
          <w:tcPr>
            <w:tcW w:w="292" w:type="pct"/>
            <w:noWrap w:val="0"/>
            <w:vAlign w:val="top"/>
          </w:tcPr>
          <w:p w14:paraId="5C047491">
            <w:pPr>
              <w:jc w:val="center"/>
              <w:rPr>
                <w:ins w:id="4631" w:author="LKY" w:date="2026-09-15T17:13:47Z"/>
                <w:rFonts w:hint="default" w:ascii="Times New Roman" w:hAnsi="Times New Roman"/>
                <w:vertAlign w:val="baseline"/>
                <w:lang w:val="en-US" w:eastAsia="zh-CN"/>
              </w:rPr>
            </w:pPr>
            <w:ins w:id="4632" w:author="LKY" w:date="2026-09-15T17:13:47Z">
              <w:r>
                <w:rPr>
                  <w:rFonts w:hint="eastAsia" w:ascii="Times New Roman" w:hAnsi="Times New Roman"/>
                  <w:vertAlign w:val="baseline"/>
                  <w:lang w:val="en-US" w:eastAsia="zh-CN"/>
                </w:rPr>
                <w:t>PE</w:t>
              </w:r>
            </w:ins>
          </w:p>
        </w:tc>
      </w:tr>
    </w:tbl>
    <w:p w14:paraId="1F220B14">
      <w:pPr>
        <w:rPr>
          <w:rFonts w:hint="default"/>
          <w:lang w:val="en-US" w:eastAsia="zh-CN"/>
        </w:rPr>
      </w:pPr>
    </w:p>
    <w:p w14:paraId="059897E2">
      <w:pPr>
        <w:pStyle w:val="12"/>
        <w:ind w:left="0" w:leftChars="0" w:firstLine="0" w:firstLineChars="0"/>
        <w:outlineLvl w:val="2"/>
        <w:rPr>
          <w:rFonts w:ascii="宋体" w:hAnsi="宋体" w:eastAsia="宋体" w:cs="宋体"/>
          <w:sz w:val="24"/>
          <w:szCs w:val="24"/>
        </w:rPr>
      </w:pPr>
      <w:bookmarkStart w:id="110" w:name="_Toc22277"/>
      <w:bookmarkStart w:id="111" w:name="_Toc31100"/>
      <w:bookmarkStart w:id="112" w:name="_Toc14727"/>
      <w:bookmarkStart w:id="113" w:name="_Toc5805"/>
      <w:bookmarkStart w:id="114" w:name="_Toc20077"/>
      <w:r>
        <w:rPr>
          <w:rFonts w:hint="eastAsia" w:ascii="Times New Roman" w:hAnsi="Times New Roman"/>
          <w:b/>
          <w:bCs/>
          <w:sz w:val="28"/>
          <w:szCs w:val="28"/>
          <w:lang w:val="en-US" w:eastAsia="zh-CN"/>
        </w:rPr>
        <w:t>2.3.</w:t>
      </w:r>
      <w:ins w:id="4633" w:author="LKY" w:date="2026-09-15T17:13:55Z">
        <w:r>
          <w:rPr>
            <w:rFonts w:hint="eastAsia" w:ascii="Times New Roman" w:hAnsi="Times New Roman"/>
            <w:b/>
            <w:bCs/>
            <w:sz w:val="28"/>
            <w:szCs w:val="28"/>
            <w:lang w:val="en-US" w:eastAsia="zh-CN"/>
          </w:rPr>
          <w:t>10</w:t>
        </w:r>
      </w:ins>
      <w:del w:id="4634" w:author="LKY" w:date="2026-08-31T10:09:00Z">
        <w:r>
          <w:rPr>
            <w:rFonts w:hint="eastAsia" w:ascii="Times New Roman" w:hAnsi="Times New Roman"/>
            <w:b/>
            <w:bCs/>
            <w:sz w:val="28"/>
            <w:szCs w:val="28"/>
            <w:lang w:val="en-US" w:eastAsia="zh-CN"/>
          </w:rPr>
          <w:delText>8</w:delText>
        </w:r>
      </w:del>
      <w:r>
        <w:rPr>
          <w:rFonts w:hint="eastAsia" w:ascii="Times New Roman" w:hAnsi="Times New Roman"/>
          <w:b/>
          <w:bCs/>
          <w:sz w:val="28"/>
          <w:szCs w:val="28"/>
          <w:lang w:val="en-US" w:eastAsia="zh-CN"/>
        </w:rPr>
        <w:t xml:space="preserve"> RS485使用</w:t>
      </w:r>
      <w:bookmarkEnd w:id="110"/>
      <w:bookmarkEnd w:id="111"/>
      <w:bookmarkEnd w:id="112"/>
      <w:bookmarkEnd w:id="113"/>
      <w:bookmarkEnd w:id="114"/>
    </w:p>
    <w:p w14:paraId="0966B3B6">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eastAsia" w:ascii="Times New Roman" w:hAnsi="Times New Roman" w:eastAsia="宋体" w:cs="宋体"/>
          <w:b w:val="0"/>
          <w:bCs/>
          <w:color w:val="auto"/>
          <w:kern w:val="0"/>
          <w:sz w:val="24"/>
          <w:szCs w:val="24"/>
          <w:lang w:val="en-US" w:eastAsia="zh-CN" w:bidi="en-US"/>
        </w:rPr>
      </w:pPr>
      <w:r>
        <w:rPr>
          <w:rFonts w:hint="eastAsia" w:ascii="Times New Roman" w:hAnsi="Times New Roman" w:eastAsia="宋体" w:cs="宋体"/>
          <w:b w:val="0"/>
          <w:bCs/>
          <w:color w:val="auto"/>
          <w:kern w:val="0"/>
          <w:sz w:val="24"/>
          <w:szCs w:val="24"/>
          <w:lang w:val="en-US" w:eastAsia="zh-CN" w:bidi="en-US"/>
        </w:rPr>
        <w:t>以X90为例，6PIN端口：</w:t>
      </w:r>
    </w:p>
    <w:p w14:paraId="18C91A1C">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RS</w:t>
      </w:r>
      <w:del w:id="4635" w:author="LKY" w:date="2026-08-31T10:04:09Z">
        <w:r>
          <w:rPr>
            <w:rFonts w:hint="eastAsia" w:ascii="Times New Roman" w:hAnsi="Times New Roman"/>
            <w:b w:val="0"/>
            <w:bCs w:val="0"/>
            <w:sz w:val="24"/>
            <w:szCs w:val="24"/>
            <w:lang w:val="en-US" w:eastAsia="zh-CN"/>
          </w:rPr>
          <w:delText>2</w:delText>
        </w:r>
      </w:del>
      <w:del w:id="4636" w:author="LKY" w:date="2026-08-31T10:04:08Z">
        <w:r>
          <w:rPr>
            <w:rFonts w:hint="eastAsia" w:ascii="Times New Roman" w:hAnsi="Times New Roman"/>
            <w:b w:val="0"/>
            <w:bCs w:val="0"/>
            <w:sz w:val="24"/>
            <w:szCs w:val="24"/>
            <w:lang w:val="en-US" w:eastAsia="zh-CN"/>
          </w:rPr>
          <w:delText>32/</w:delText>
        </w:r>
      </w:del>
      <w:r>
        <w:rPr>
          <w:rFonts w:hint="eastAsia" w:ascii="Times New Roman" w:hAnsi="Times New Roman"/>
          <w:b w:val="0"/>
          <w:bCs w:val="0"/>
          <w:sz w:val="24"/>
          <w:szCs w:val="24"/>
          <w:lang w:val="en-US" w:eastAsia="zh-CN"/>
        </w:rPr>
        <w:t>485传输</w:t>
      </w:r>
    </w:p>
    <w:p w14:paraId="11C0827E">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eastAsia" w:ascii="Times New Roman" w:hAnsi="Times New Roman" w:eastAsia="宋体" w:cs="宋体"/>
          <w:b w:val="0"/>
          <w:bCs/>
          <w:color w:val="auto"/>
          <w:kern w:val="0"/>
          <w:sz w:val="24"/>
          <w:szCs w:val="24"/>
          <w:lang w:val="en-US" w:eastAsia="zh-CN" w:bidi="en-US"/>
        </w:rPr>
      </w:pPr>
      <w:r>
        <w:rPr>
          <w:rFonts w:hint="eastAsia" w:ascii="Times New Roman" w:hAnsi="Times New Roman" w:eastAsia="宋体" w:cs="宋体"/>
          <w:b w:val="0"/>
          <w:bCs/>
          <w:color w:val="auto"/>
          <w:kern w:val="0"/>
          <w:sz w:val="24"/>
          <w:szCs w:val="24"/>
          <w:lang w:val="en-US" w:eastAsia="zh-CN" w:bidi="en-US"/>
        </w:rPr>
        <w:t>使用RS</w:t>
      </w:r>
      <w:del w:id="4637" w:author="LKY" w:date="2026-08-31T10:04:11Z">
        <w:r>
          <w:rPr>
            <w:rFonts w:hint="eastAsia" w:ascii="Times New Roman" w:hAnsi="Times New Roman" w:eastAsia="宋体" w:cs="宋体"/>
            <w:b w:val="0"/>
            <w:bCs/>
            <w:color w:val="auto"/>
            <w:kern w:val="0"/>
            <w:sz w:val="24"/>
            <w:szCs w:val="24"/>
            <w:lang w:val="en-US" w:eastAsia="zh-CN" w:bidi="en-US"/>
          </w:rPr>
          <w:delText>23</w:delText>
        </w:r>
      </w:del>
      <w:del w:id="4638" w:author="LKY" w:date="2026-08-31T10:04:10Z">
        <w:r>
          <w:rPr>
            <w:rFonts w:hint="eastAsia" w:ascii="Times New Roman" w:hAnsi="Times New Roman" w:eastAsia="宋体" w:cs="宋体"/>
            <w:b w:val="0"/>
            <w:bCs/>
            <w:color w:val="auto"/>
            <w:kern w:val="0"/>
            <w:sz w:val="24"/>
            <w:szCs w:val="24"/>
            <w:lang w:val="en-US" w:eastAsia="zh-CN" w:bidi="en-US"/>
          </w:rPr>
          <w:delText>2/</w:delText>
        </w:r>
      </w:del>
      <w:r>
        <w:rPr>
          <w:rFonts w:hint="eastAsia" w:ascii="Times New Roman" w:hAnsi="Times New Roman" w:eastAsia="宋体" w:cs="宋体"/>
          <w:b w:val="0"/>
          <w:bCs/>
          <w:color w:val="auto"/>
          <w:kern w:val="0"/>
          <w:sz w:val="24"/>
          <w:szCs w:val="24"/>
          <w:lang w:val="en-US" w:eastAsia="zh-CN" w:bidi="en-US"/>
        </w:rPr>
        <w:t>485串口时，将RS</w:t>
      </w:r>
      <w:del w:id="4639" w:author="LKY" w:date="2026-08-31T10:04:14Z">
        <w:r>
          <w:rPr>
            <w:rFonts w:hint="eastAsia" w:ascii="Times New Roman" w:hAnsi="Times New Roman" w:eastAsia="宋体" w:cs="宋体"/>
            <w:b w:val="0"/>
            <w:bCs/>
            <w:color w:val="auto"/>
            <w:kern w:val="0"/>
            <w:sz w:val="24"/>
            <w:szCs w:val="24"/>
            <w:lang w:val="en-US" w:eastAsia="zh-CN" w:bidi="en-US"/>
          </w:rPr>
          <w:delText>2</w:delText>
        </w:r>
      </w:del>
      <w:del w:id="4640" w:author="LKY" w:date="2026-08-31T10:04:13Z">
        <w:r>
          <w:rPr>
            <w:rFonts w:hint="eastAsia" w:ascii="Times New Roman" w:hAnsi="Times New Roman" w:eastAsia="宋体" w:cs="宋体"/>
            <w:b w:val="0"/>
            <w:bCs/>
            <w:color w:val="auto"/>
            <w:kern w:val="0"/>
            <w:sz w:val="24"/>
            <w:szCs w:val="24"/>
            <w:lang w:val="en-US" w:eastAsia="zh-CN" w:bidi="en-US"/>
          </w:rPr>
          <w:delText>32/</w:delText>
        </w:r>
      </w:del>
      <w:r>
        <w:rPr>
          <w:rFonts w:hint="eastAsia" w:ascii="Times New Roman" w:hAnsi="Times New Roman" w:eastAsia="宋体" w:cs="宋体"/>
          <w:b w:val="0"/>
          <w:bCs/>
          <w:color w:val="auto"/>
          <w:kern w:val="0"/>
          <w:sz w:val="24"/>
          <w:szCs w:val="24"/>
          <w:lang w:val="en-US" w:eastAsia="zh-CN" w:bidi="en-US"/>
        </w:rPr>
        <w:t>485线接至端口上（ttl转485），打开sscom5和mobaxterm对接收发，如RS485-1端口（x90模块），其设备文件为/dev/ttyS1；设置其波特率设为 115200，8N1，无校验位。</w:t>
      </w:r>
    </w:p>
    <w:p w14:paraId="283E261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FF"/>
          <w:kern w:val="2"/>
          <w:sz w:val="24"/>
          <w:szCs w:val="32"/>
          <w:lang w:val="en-US" w:eastAsia="zh-CN" w:bidi="ar-SA"/>
        </w:rPr>
      </w:pPr>
      <w:r>
        <w:rPr>
          <w:rFonts w:hint="default" w:ascii="Times New Roman" w:hAnsi="Times New Roman" w:eastAsia="宋体" w:cs="宋体"/>
          <w:color w:val="0000FF"/>
          <w:kern w:val="2"/>
          <w:sz w:val="24"/>
          <w:szCs w:val="32"/>
          <w:lang w:val="en-US" w:eastAsia="zh-CN" w:bidi="ar-SA"/>
        </w:rPr>
        <w:t>stty -F /dev/ttyS</w:t>
      </w:r>
      <w:r>
        <w:rPr>
          <w:rFonts w:hint="eastAsia" w:ascii="Times New Roman" w:hAnsi="Times New Roman" w:eastAsia="宋体" w:cs="宋体"/>
          <w:color w:val="0000FF"/>
          <w:kern w:val="2"/>
          <w:sz w:val="24"/>
          <w:szCs w:val="32"/>
          <w:lang w:val="en-US" w:eastAsia="zh-CN" w:bidi="ar-SA"/>
        </w:rPr>
        <w:t>1</w:t>
      </w:r>
      <w:r>
        <w:rPr>
          <w:rFonts w:hint="default" w:ascii="Times New Roman" w:hAnsi="Times New Roman" w:eastAsia="宋体" w:cs="宋体"/>
          <w:color w:val="0000FF"/>
          <w:kern w:val="2"/>
          <w:sz w:val="24"/>
          <w:szCs w:val="32"/>
          <w:lang w:val="en-US" w:eastAsia="zh-CN" w:bidi="ar-SA"/>
        </w:rPr>
        <w:t xml:space="preserve"> ispeed 115200 ospeed 115200 cs8</w:t>
      </w:r>
    </w:p>
    <w:p w14:paraId="6D991131">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auto"/>
          <w:kern w:val="2"/>
          <w:sz w:val="24"/>
          <w:szCs w:val="32"/>
          <w:lang w:val="en-US" w:eastAsia="zh-CN" w:bidi="ar-SA"/>
        </w:rPr>
      </w:pPr>
      <w:r>
        <w:rPr>
          <w:rFonts w:hint="eastAsia" w:ascii="Times New Roman" w:hAnsi="Times New Roman" w:eastAsia="宋体" w:cs="宋体"/>
          <w:color w:val="0000FF"/>
          <w:kern w:val="2"/>
          <w:sz w:val="24"/>
          <w:szCs w:val="32"/>
          <w:lang w:val="en-US" w:eastAsia="zh-CN" w:bidi="ar-SA"/>
        </w:rPr>
        <w:t xml:space="preserve">echo 12345 &gt; /dev/ttyS1     </w:t>
      </w:r>
      <w:r>
        <w:rPr>
          <w:rFonts w:hint="eastAsia" w:ascii="Times New Roman" w:hAnsi="Times New Roman" w:eastAsia="宋体" w:cs="宋体"/>
          <w:color w:val="auto"/>
          <w:kern w:val="2"/>
          <w:sz w:val="24"/>
          <w:szCs w:val="32"/>
          <w:lang w:val="en-US" w:eastAsia="zh-CN" w:bidi="ar-SA"/>
        </w:rPr>
        <w:t>//通过RS485-1端口发送数据</w:t>
      </w:r>
    </w:p>
    <w:p w14:paraId="3BA77AAA">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pPr>
      <w:r>
        <w:rPr>
          <w:rFonts w:hint="eastAsia" w:ascii="Times New Roman" w:hAnsi="Times New Roman" w:eastAsia="宋体" w:cs="宋体"/>
          <w:color w:val="0000FF"/>
          <w:kern w:val="2"/>
          <w:sz w:val="24"/>
          <w:szCs w:val="32"/>
          <w:lang w:val="en-US" w:eastAsia="zh-CN" w:bidi="ar-SA"/>
        </w:rPr>
        <w:t>cat /dev/ttyS1</w:t>
      </w:r>
      <w:r>
        <w:rPr>
          <w:rFonts w:hint="eastAsia" w:ascii="Times New Roman" w:hAnsi="Times New Roman" w:eastAsia="宋体" w:cs="宋体"/>
          <w:color w:val="auto"/>
          <w:kern w:val="2"/>
          <w:sz w:val="24"/>
          <w:szCs w:val="32"/>
          <w:lang w:val="en-US" w:eastAsia="zh-CN" w:bidi="ar-SA"/>
        </w:rPr>
        <w:t xml:space="preserve">         //等待查看接收到的数据</w:t>
      </w:r>
    </w:p>
    <w:p w14:paraId="38C10869">
      <w:pPr>
        <w:pStyle w:val="1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outlineLvl w:val="9"/>
        <w:rPr>
          <w:rFonts w:hint="default" w:eastAsia="宋体"/>
          <w:sz w:val="24"/>
          <w:szCs w:val="24"/>
          <w:lang w:val="en-US" w:eastAsia="zh-CN"/>
        </w:rPr>
      </w:pPr>
      <w:r>
        <w:rPr>
          <w:rFonts w:hint="eastAsia"/>
          <w:sz w:val="24"/>
          <w:szCs w:val="24"/>
          <w:lang w:val="en-US" w:eastAsia="zh-CN"/>
        </w:rPr>
        <w:t>串口助手收到数据</w:t>
      </w:r>
    </w:p>
    <w:p w14:paraId="437C1974">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pPr>
      <w:r>
        <w:drawing>
          <wp:inline distT="0" distB="0" distL="114300" distR="114300">
            <wp:extent cx="5277485" cy="207645"/>
            <wp:effectExtent l="0" t="0" r="1841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rcRect r="14933" b="-5825"/>
                    <a:stretch>
                      <a:fillRect/>
                    </a:stretch>
                  </pic:blipFill>
                  <pic:spPr>
                    <a:xfrm>
                      <a:off x="0" y="0"/>
                      <a:ext cx="5277485" cy="207645"/>
                    </a:xfrm>
                    <a:prstGeom prst="rect">
                      <a:avLst/>
                    </a:prstGeom>
                    <a:noFill/>
                    <a:ln>
                      <a:noFill/>
                    </a:ln>
                  </pic:spPr>
                </pic:pic>
              </a:graphicData>
            </a:graphic>
          </wp:inline>
        </w:drawing>
      </w:r>
    </w:p>
    <w:p w14:paraId="6D98A978">
      <w:pPr>
        <w:pStyle w:val="1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outlineLvl w:val="9"/>
        <w:rPr>
          <w:rFonts w:hint="eastAsia"/>
          <w:sz w:val="24"/>
          <w:szCs w:val="24"/>
          <w:lang w:val="en-US" w:eastAsia="zh-CN"/>
        </w:rPr>
      </w:pPr>
      <w:r>
        <w:rPr>
          <w:rFonts w:hint="eastAsia"/>
          <w:sz w:val="24"/>
          <w:szCs w:val="24"/>
          <w:lang w:val="en-US" w:eastAsia="zh-CN"/>
        </w:rPr>
        <w:t>串口助手发送数据</w:t>
      </w:r>
    </w:p>
    <w:p w14:paraId="5C90D2A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rPr>
          <w:rFonts w:hint="default"/>
          <w:lang w:val="en-US" w:eastAsia="zh-CN"/>
        </w:rPr>
      </w:pPr>
      <w:r>
        <w:drawing>
          <wp:inline distT="0" distB="0" distL="114300" distR="114300">
            <wp:extent cx="5277485" cy="484505"/>
            <wp:effectExtent l="0" t="0" r="18415" b="10795"/>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15"/>
                    <a:srcRect r="14960"/>
                    <a:stretch>
                      <a:fillRect/>
                    </a:stretch>
                  </pic:blipFill>
                  <pic:spPr>
                    <a:xfrm>
                      <a:off x="0" y="0"/>
                      <a:ext cx="5277485" cy="484505"/>
                    </a:xfrm>
                    <a:prstGeom prst="rect">
                      <a:avLst/>
                    </a:prstGeom>
                    <a:noFill/>
                    <a:ln>
                      <a:noFill/>
                    </a:ln>
                  </pic:spPr>
                </pic:pic>
              </a:graphicData>
            </a:graphic>
          </wp:inline>
        </w:drawing>
      </w:r>
    </w:p>
    <w:p w14:paraId="57425877">
      <w:pPr>
        <w:pStyle w:val="1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outlineLvl w:val="9"/>
        <w:rPr>
          <w:sz w:val="24"/>
          <w:szCs w:val="24"/>
        </w:rPr>
      </w:pPr>
      <w:r>
        <w:rPr>
          <w:rFonts w:hint="eastAsia"/>
          <w:sz w:val="24"/>
          <w:szCs w:val="24"/>
          <w:lang w:val="en-US" w:eastAsia="zh-CN"/>
        </w:rPr>
        <w:t>终端界面收到数据</w:t>
      </w:r>
    </w:p>
    <w:p w14:paraId="7C9D811F">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rPr>
          <w:rFonts w:hint="eastAsia"/>
          <w:lang w:val="en-US" w:eastAsia="zh-CN"/>
        </w:rPr>
      </w:pPr>
      <w:r>
        <w:drawing>
          <wp:inline distT="0" distB="0" distL="114300" distR="114300">
            <wp:extent cx="5273675" cy="460375"/>
            <wp:effectExtent l="0" t="0" r="3175" b="15875"/>
            <wp:docPr id="9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1"/>
                    <pic:cNvPicPr>
                      <a:picLocks noChangeAspect="1"/>
                    </pic:cNvPicPr>
                  </pic:nvPicPr>
                  <pic:blipFill>
                    <a:blip r:embed="rId16"/>
                    <a:stretch>
                      <a:fillRect/>
                    </a:stretch>
                  </pic:blipFill>
                  <pic:spPr>
                    <a:xfrm>
                      <a:off x="0" y="0"/>
                      <a:ext cx="5273675" cy="460375"/>
                    </a:xfrm>
                    <a:prstGeom prst="rect">
                      <a:avLst/>
                    </a:prstGeom>
                    <a:noFill/>
                    <a:ln>
                      <a:noFill/>
                    </a:ln>
                  </pic:spPr>
                </pic:pic>
              </a:graphicData>
            </a:graphic>
          </wp:inline>
        </w:drawing>
      </w:r>
    </w:p>
    <w:p w14:paraId="18D76BA8">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按“Ctrl+C”停止。</w:t>
      </w:r>
    </w:p>
    <w:p w14:paraId="6A284352">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rPr>
          <w:ins w:id="4641" w:author="LKY" w:date="2026-08-31T10:04:53Z"/>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然后更换x90另外一个ttyS8口继续测试。</w:t>
      </w:r>
    </w:p>
    <w:p w14:paraId="36DFC2F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rPr>
          <w:ins w:id="4642" w:author="LKY" w:date="2026-08-31T10:04:53Z"/>
          <w:rFonts w:hint="eastAsia" w:ascii="Times New Roman" w:hAnsi="Times New Roman"/>
          <w:b w:val="0"/>
          <w:bCs w:val="0"/>
          <w:sz w:val="24"/>
          <w:szCs w:val="24"/>
          <w:lang w:val="en-US" w:eastAsia="zh-CN"/>
        </w:rPr>
      </w:pPr>
    </w:p>
    <w:p w14:paraId="2D281F7D">
      <w:pPr>
        <w:pStyle w:val="12"/>
        <w:ind w:left="0" w:leftChars="0" w:firstLine="0" w:firstLineChars="0"/>
        <w:outlineLvl w:val="2"/>
        <w:rPr>
          <w:ins w:id="4643" w:author="LKY" w:date="2026-08-31T10:08:26Z"/>
          <w:rFonts w:ascii="宋体" w:hAnsi="宋体" w:eastAsia="宋体" w:cs="宋体"/>
          <w:sz w:val="24"/>
          <w:szCs w:val="24"/>
        </w:rPr>
      </w:pPr>
      <w:ins w:id="4644" w:author="LKY" w:date="2026-08-31T10:08:26Z">
        <w:bookmarkStart w:id="115" w:name="_Toc30726"/>
        <w:bookmarkStart w:id="116" w:name="_Toc19397"/>
        <w:bookmarkStart w:id="117" w:name="_Toc16182"/>
        <w:bookmarkStart w:id="118" w:name="_Toc21518"/>
        <w:bookmarkStart w:id="119" w:name="_Toc4801"/>
        <w:r>
          <w:rPr>
            <w:rFonts w:hint="eastAsia" w:ascii="Times New Roman" w:hAnsi="Times New Roman"/>
            <w:b/>
            <w:bCs/>
            <w:sz w:val="28"/>
            <w:szCs w:val="28"/>
            <w:lang w:val="en-US" w:eastAsia="zh-CN"/>
          </w:rPr>
          <w:t>2.3.1</w:t>
        </w:r>
      </w:ins>
      <w:ins w:id="4645" w:author="LKY" w:date="2026-09-15T17:13:59Z">
        <w:r>
          <w:rPr>
            <w:rFonts w:hint="eastAsia" w:ascii="Times New Roman" w:hAnsi="Times New Roman"/>
            <w:b/>
            <w:bCs/>
            <w:sz w:val="28"/>
            <w:szCs w:val="28"/>
            <w:lang w:val="en-US" w:eastAsia="zh-CN"/>
          </w:rPr>
          <w:t>1</w:t>
        </w:r>
      </w:ins>
      <w:ins w:id="4646" w:author="LKY" w:date="2026-08-31T10:08:26Z">
        <w:r>
          <w:rPr>
            <w:rFonts w:hint="eastAsia" w:ascii="Times New Roman" w:hAnsi="Times New Roman"/>
            <w:b/>
            <w:bCs/>
            <w:sz w:val="28"/>
            <w:szCs w:val="28"/>
            <w:lang w:val="en-US" w:eastAsia="zh-CN"/>
          </w:rPr>
          <w:t xml:space="preserve"> CAN使用</w:t>
        </w:r>
        <w:bookmarkEnd w:id="115"/>
        <w:bookmarkEnd w:id="116"/>
        <w:bookmarkEnd w:id="117"/>
        <w:bookmarkEnd w:id="118"/>
        <w:bookmarkEnd w:id="119"/>
      </w:ins>
    </w:p>
    <w:p w14:paraId="6624BF05">
      <w:pPr>
        <w:pStyle w:val="12"/>
        <w:keepNext w:val="0"/>
        <w:keepLines w:val="0"/>
        <w:pageBreakBefore w:val="0"/>
        <w:widowControl w:val="0"/>
        <w:numPr>
          <w:ilvl w:val="0"/>
          <w:numId w:val="3"/>
          <w:ins w:id="4648" w:author="L" w:date="2026-09-01T14:04:28Z"/>
        </w:numPr>
        <w:kinsoku/>
        <w:wordWrap/>
        <w:overflowPunct/>
        <w:topLinePunct w:val="0"/>
        <w:autoSpaceDE/>
        <w:autoSpaceDN/>
        <w:bidi w:val="0"/>
        <w:adjustRightInd/>
        <w:snapToGrid/>
        <w:spacing w:after="0" w:line="360" w:lineRule="auto"/>
        <w:ind w:left="425" w:leftChars="0" w:hanging="425" w:firstLineChars="0"/>
        <w:textAlignment w:val="auto"/>
        <w:outlineLvl w:val="3"/>
        <w:rPr>
          <w:ins w:id="4649" w:author="L" w:date="2026-09-01T14:00:50Z"/>
          <w:rFonts w:hint="default" w:ascii="Times New Roman" w:hAnsi="Times New Roman"/>
          <w:b w:val="0"/>
          <w:bCs w:val="0"/>
          <w:sz w:val="24"/>
          <w:szCs w:val="24"/>
          <w:lang w:val="en-US" w:eastAsia="zh-CN"/>
        </w:rPr>
        <w:pPrChange w:id="4647" w:author="L" w:date="2026-09-01T14:04:28Z">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pPr>
        </w:pPrChange>
      </w:pPr>
      <w:ins w:id="4650" w:author="L" w:date="2026-09-01T14:00:57Z">
        <w:r>
          <w:rPr>
            <w:rFonts w:hint="eastAsia" w:ascii="Times New Roman" w:hAnsi="Times New Roman"/>
            <w:b w:val="0"/>
            <w:bCs w:val="0"/>
            <w:sz w:val="24"/>
            <w:szCs w:val="24"/>
            <w:lang w:val="en-US" w:eastAsia="zh-CN"/>
          </w:rPr>
          <w:t>C</w:t>
        </w:r>
      </w:ins>
      <w:ins w:id="4651" w:author="L" w:date="2026-09-01T14:00:58Z">
        <w:r>
          <w:rPr>
            <w:rFonts w:hint="eastAsia" w:ascii="Times New Roman" w:hAnsi="Times New Roman"/>
            <w:b w:val="0"/>
            <w:bCs w:val="0"/>
            <w:sz w:val="24"/>
            <w:szCs w:val="24"/>
            <w:lang w:val="en-US" w:eastAsia="zh-CN"/>
          </w:rPr>
          <w:t>AN</w:t>
        </w:r>
      </w:ins>
      <w:ins w:id="4652" w:author="L" w:date="2026-09-01T14:01:39Z">
        <w:r>
          <w:rPr>
            <w:rFonts w:hint="eastAsia" w:ascii="Times New Roman" w:hAnsi="Times New Roman"/>
            <w:b w:val="0"/>
            <w:bCs w:val="0"/>
            <w:sz w:val="24"/>
            <w:szCs w:val="24"/>
            <w:lang w:val="en-US" w:eastAsia="zh-CN"/>
          </w:rPr>
          <w:t>-</w:t>
        </w:r>
      </w:ins>
      <w:ins w:id="4653" w:author="L" w:date="2026-09-01T14:00:59Z">
        <w:r>
          <w:rPr>
            <w:rFonts w:hint="eastAsia" w:ascii="Times New Roman" w:hAnsi="Times New Roman"/>
            <w:b w:val="0"/>
            <w:bCs w:val="0"/>
            <w:sz w:val="24"/>
            <w:szCs w:val="24"/>
            <w:lang w:val="en-US" w:eastAsia="zh-CN"/>
          </w:rPr>
          <w:t>FD</w:t>
        </w:r>
      </w:ins>
    </w:p>
    <w:p w14:paraId="1B9943A5">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ins w:id="4654" w:author="LKY" w:date="2026-08-31T10:08:26Z"/>
          <w:rFonts w:hint="eastAsia" w:ascii="Times New Roman" w:hAnsi="Times New Roman"/>
          <w:b w:val="0"/>
          <w:bCs w:val="0"/>
          <w:sz w:val="24"/>
          <w:szCs w:val="24"/>
          <w:lang w:val="en-US" w:eastAsia="zh-CN"/>
        </w:rPr>
      </w:pPr>
      <w:ins w:id="4655" w:author="LKY" w:date="2026-08-31T10:09:52Z">
        <w:r>
          <w:rPr>
            <w:rFonts w:hint="eastAsia" w:ascii="Times New Roman" w:hAnsi="Times New Roman"/>
            <w:b w:val="0"/>
            <w:bCs w:val="0"/>
            <w:sz w:val="24"/>
            <w:szCs w:val="24"/>
            <w:lang w:val="en-US" w:eastAsia="zh-CN"/>
          </w:rPr>
          <w:t>在配置和使用 CAN 总线前，需确保系统已安装必要的通信工具包。请在终端执行以下命令完成 can-utils 工具的安装：</w:t>
        </w:r>
      </w:ins>
    </w:p>
    <w:p w14:paraId="41BBC26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656" w:author="LKY" w:date="2026-08-31T10:08:26Z"/>
          <w:rFonts w:hint="default" w:ascii="Times New Roman" w:hAnsi="Times New Roman"/>
          <w:b w:val="0"/>
          <w:bCs w:val="0"/>
          <w:sz w:val="24"/>
          <w:szCs w:val="24"/>
          <w:lang w:val="en-US" w:eastAsia="zh-CN"/>
        </w:rPr>
      </w:pPr>
      <w:ins w:id="4657" w:author="LKY" w:date="2026-08-31T10:08:26Z">
        <w:r>
          <w:rPr>
            <w:rFonts w:hint="default" w:ascii="Times New Roman" w:hAnsi="Times New Roman"/>
            <w:b w:val="0"/>
            <w:bCs w:val="0"/>
            <w:sz w:val="24"/>
            <w:szCs w:val="24"/>
            <w:lang w:val="en-US" w:eastAsia="zh-CN"/>
          </w:rPr>
          <w:t xml:space="preserve">root@bliiot:~# </w:t>
        </w:r>
      </w:ins>
      <w:ins w:id="4658" w:author="LKY" w:date="2026-08-31T10:10:24Z">
        <w:r>
          <w:rPr>
            <w:rFonts w:hint="default" w:ascii="Times New Roman" w:hAnsi="Times New Roman"/>
            <w:b w:val="0"/>
            <w:bCs w:val="0"/>
            <w:color w:val="0000FF"/>
            <w:sz w:val="24"/>
            <w:szCs w:val="24"/>
            <w:lang w:val="en-US" w:eastAsia="zh-CN"/>
          </w:rPr>
          <w:t>apt install can-utils</w:t>
        </w:r>
      </w:ins>
    </w:p>
    <w:p w14:paraId="04705EBD">
      <w:pPr>
        <w:rPr>
          <w:ins w:id="4659" w:author="LKY" w:date="2026-08-31T10:08:26Z"/>
          <w:rFonts w:hint="default" w:asciiTheme="minorHAnsi" w:hAnsiTheme="minorHAnsi"/>
          <w:b w:val="0"/>
          <w:bCs w:val="0"/>
          <w:sz w:val="21"/>
          <w:szCs w:val="24"/>
          <w:lang w:val="en-US" w:eastAsia="zh-CN"/>
        </w:rPr>
      </w:pPr>
      <w:ins w:id="4660" w:author="LKY" w:date="2026-08-31T10:08:26Z">
        <w:r>
          <w:rPr/>
          <w:drawing>
            <wp:inline distT="0" distB="0" distL="114300" distR="114300">
              <wp:extent cx="5269865" cy="1627505"/>
              <wp:effectExtent l="0" t="0" r="6985" b="10795"/>
              <wp:docPr id="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
                      <pic:cNvPicPr>
                        <a:picLocks noChangeAspect="1"/>
                      </pic:cNvPicPr>
                    </pic:nvPicPr>
                    <pic:blipFill>
                      <a:blip r:embed="rId17"/>
                      <a:stretch>
                        <a:fillRect/>
                      </a:stretch>
                    </pic:blipFill>
                    <pic:spPr>
                      <a:xfrm>
                        <a:off x="0" y="0"/>
                        <a:ext cx="5269865" cy="1627505"/>
                      </a:xfrm>
                      <a:prstGeom prst="rect">
                        <a:avLst/>
                      </a:prstGeom>
                      <a:noFill/>
                      <a:ln>
                        <a:noFill/>
                      </a:ln>
                    </pic:spPr>
                  </pic:pic>
                </a:graphicData>
              </a:graphic>
            </wp:inline>
          </w:drawing>
        </w:r>
      </w:ins>
    </w:p>
    <w:p w14:paraId="11F2D9E6">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ins w:id="4662" w:author="LKY" w:date="2026-08-31T10:08:26Z"/>
          <w:rFonts w:hint="eastAsia" w:ascii="Times New Roman" w:hAnsi="Times New Roman"/>
          <w:b w:val="0"/>
          <w:bCs w:val="0"/>
          <w:sz w:val="24"/>
          <w:szCs w:val="24"/>
          <w:lang w:val="en-US" w:eastAsia="zh-CN"/>
        </w:rPr>
      </w:pPr>
      <w:ins w:id="4663" w:author="LKY" w:date="2026-08-31T10:12:00Z">
        <w:r>
          <w:rPr>
            <w:rFonts w:hint="eastAsia" w:ascii="Times New Roman" w:hAnsi="Times New Roman"/>
            <w:b w:val="0"/>
            <w:bCs w:val="0"/>
            <w:sz w:val="24"/>
            <w:szCs w:val="24"/>
            <w:lang w:val="en-US" w:eastAsia="zh-CN"/>
          </w:rPr>
          <w:t>在进行任何参数配置前，必须先关闭接口，否则配置将无法生效</w:t>
        </w:r>
      </w:ins>
      <w:ins w:id="4664" w:author="LKY" w:date="2026-08-31T10:12:15Z">
        <w:r>
          <w:rPr>
            <w:rFonts w:hint="eastAsia" w:ascii="Times New Roman" w:hAnsi="Times New Roman"/>
            <w:b w:val="0"/>
            <w:bCs w:val="0"/>
            <w:sz w:val="24"/>
            <w:szCs w:val="24"/>
            <w:lang w:val="en-US" w:eastAsia="zh-CN"/>
          </w:rPr>
          <w:t>，</w:t>
        </w:r>
      </w:ins>
      <w:ins w:id="4665" w:author="LKY" w:date="2026-08-31T10:12:18Z">
        <w:r>
          <w:rPr>
            <w:rFonts w:hint="eastAsia" w:ascii="Times New Roman" w:hAnsi="Times New Roman"/>
            <w:b w:val="0"/>
            <w:bCs w:val="0"/>
            <w:sz w:val="24"/>
            <w:szCs w:val="24"/>
            <w:lang w:val="en-US" w:eastAsia="zh-CN"/>
          </w:rPr>
          <w:t>配置 CAN0 的仲裁域波特率为 1000000，数据域波特率为 5000000，并强制开启 FD 功能。</w:t>
        </w:r>
      </w:ins>
      <w:ins w:id="4666" w:author="LKY" w:date="2026-08-31T10:12:37Z">
        <w:r>
          <w:rPr>
            <w:rFonts w:hint="eastAsia" w:ascii="Times New Roman" w:hAnsi="Times New Roman"/>
            <w:b w:val="0"/>
            <w:bCs w:val="0"/>
            <w:sz w:val="24"/>
            <w:szCs w:val="24"/>
            <w:lang w:val="en-US" w:eastAsia="zh-CN"/>
          </w:rPr>
          <w:t>参数配置完成后，激活 CAN0 端口以准备通信。</w:t>
        </w:r>
      </w:ins>
    </w:p>
    <w:p w14:paraId="22D21127">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667" w:author="LKY" w:date="2026-08-31T10:14:03Z"/>
          <w:rFonts w:hint="default" w:ascii="Times New Roman" w:hAnsi="Times New Roman"/>
          <w:b w:val="0"/>
          <w:bCs w:val="0"/>
          <w:sz w:val="24"/>
          <w:szCs w:val="24"/>
          <w:lang w:val="en-US" w:eastAsia="zh-CN"/>
        </w:rPr>
      </w:pPr>
      <w:ins w:id="4668" w:author="LKY" w:date="2026-08-31T10:08:26Z">
        <w:r>
          <w:rPr>
            <w:rFonts w:hint="default" w:ascii="Times New Roman" w:hAnsi="Times New Roman"/>
            <w:b w:val="0"/>
            <w:bCs w:val="0"/>
            <w:sz w:val="24"/>
            <w:szCs w:val="24"/>
            <w:lang w:val="en-US" w:eastAsia="zh-CN"/>
          </w:rPr>
          <w:t xml:space="preserve">root@bliiot:~# </w:t>
        </w:r>
      </w:ins>
      <w:ins w:id="4669" w:author="LKY" w:date="2026-08-31T10:13:03Z">
        <w:r>
          <w:rPr>
            <w:rFonts w:hint="default" w:ascii="Times New Roman" w:hAnsi="Times New Roman"/>
            <w:b w:val="0"/>
            <w:bCs w:val="0"/>
            <w:color w:val="0000FF"/>
            <w:sz w:val="24"/>
            <w:szCs w:val="24"/>
            <w:lang w:val="en-US" w:eastAsia="zh-CN"/>
            <w:rPrChange w:id="4670" w:author="L" w:date="2026-09-01T16:32:34Z">
              <w:rPr>
                <w:rFonts w:hint="default" w:ascii="Times New Roman" w:hAnsi="Times New Roman"/>
                <w:b w:val="0"/>
                <w:bCs w:val="0"/>
                <w:sz w:val="24"/>
                <w:szCs w:val="24"/>
                <w:lang w:val="en-US" w:eastAsia="zh-CN"/>
              </w:rPr>
            </w:rPrChange>
          </w:rPr>
          <w:t>ip link set can0 down</w:t>
        </w:r>
      </w:ins>
    </w:p>
    <w:p w14:paraId="144B8F13">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671" w:author="LKY" w:date="2026-08-31T10:14:46Z"/>
          <w:rFonts w:hint="default" w:ascii="Times New Roman" w:hAnsi="Times New Roman"/>
          <w:b w:val="0"/>
          <w:bCs w:val="0"/>
          <w:sz w:val="24"/>
          <w:szCs w:val="24"/>
          <w:lang w:val="en-US" w:eastAsia="zh-CN"/>
        </w:rPr>
      </w:pPr>
      <w:ins w:id="4672" w:author="LKY" w:date="2026-08-31T10:14:38Z">
        <w:r>
          <w:rPr>
            <w:rFonts w:hint="default" w:ascii="Times New Roman" w:hAnsi="Times New Roman"/>
            <w:b w:val="0"/>
            <w:bCs w:val="0"/>
            <w:sz w:val="24"/>
            <w:szCs w:val="24"/>
            <w:lang w:val="en-US" w:eastAsia="zh-CN"/>
          </w:rPr>
          <w:t>root@bliiot:~#</w:t>
        </w:r>
      </w:ins>
      <w:ins w:id="4673" w:author="LKY" w:date="2026-08-31T10:14:38Z">
        <w:r>
          <w:rPr>
            <w:rFonts w:hint="default" w:ascii="Times New Roman" w:hAnsi="Times New Roman"/>
            <w:b w:val="0"/>
            <w:bCs w:val="0"/>
            <w:color w:val="0000FF"/>
            <w:sz w:val="24"/>
            <w:szCs w:val="24"/>
            <w:lang w:val="en-US" w:eastAsia="zh-CN"/>
            <w:rPrChange w:id="4674" w:author="L" w:date="2026-09-01T16:32:38Z">
              <w:rPr>
                <w:rFonts w:hint="default" w:ascii="Times New Roman" w:hAnsi="Times New Roman"/>
                <w:b w:val="0"/>
                <w:bCs w:val="0"/>
                <w:sz w:val="24"/>
                <w:szCs w:val="24"/>
                <w:lang w:val="en-US" w:eastAsia="zh-CN"/>
              </w:rPr>
            </w:rPrChange>
          </w:rPr>
          <w:t xml:space="preserve"> </w:t>
        </w:r>
      </w:ins>
      <w:ins w:id="4675" w:author="LKY" w:date="2026-08-31T10:14:23Z">
        <w:r>
          <w:rPr>
            <w:rFonts w:hint="default" w:ascii="Times New Roman" w:hAnsi="Times New Roman"/>
            <w:b w:val="0"/>
            <w:bCs w:val="0"/>
            <w:color w:val="0000FF"/>
            <w:sz w:val="24"/>
            <w:szCs w:val="24"/>
            <w:lang w:val="en-US" w:eastAsia="zh-CN"/>
            <w:rPrChange w:id="4676" w:author="L" w:date="2026-09-01T16:32:38Z">
              <w:rPr>
                <w:rFonts w:hint="default" w:ascii="Times New Roman" w:hAnsi="Times New Roman"/>
                <w:b w:val="0"/>
                <w:bCs w:val="0"/>
                <w:sz w:val="24"/>
                <w:szCs w:val="24"/>
                <w:lang w:val="en-US" w:eastAsia="zh-CN"/>
              </w:rPr>
            </w:rPrChange>
          </w:rPr>
          <w:t>ip link set can0 type can bitrate 1000000 dbitrate 5000000 fd on</w:t>
        </w:r>
      </w:ins>
    </w:p>
    <w:p w14:paraId="0CABC91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677" w:author="LKY" w:date="2026-08-31T10:08:26Z"/>
          <w:rFonts w:hint="default" w:ascii="Times New Roman" w:hAnsi="Times New Roman"/>
          <w:b w:val="0"/>
          <w:bCs w:val="0"/>
          <w:sz w:val="24"/>
          <w:szCs w:val="24"/>
          <w:lang w:val="en-US" w:eastAsia="zh-CN"/>
        </w:rPr>
      </w:pPr>
      <w:ins w:id="4678" w:author="LKY" w:date="2026-08-31T10:14:48Z">
        <w:r>
          <w:rPr>
            <w:rFonts w:hint="default" w:ascii="Times New Roman" w:hAnsi="Times New Roman"/>
            <w:b w:val="0"/>
            <w:bCs w:val="0"/>
            <w:sz w:val="24"/>
            <w:szCs w:val="24"/>
            <w:lang w:val="en-US" w:eastAsia="zh-CN"/>
          </w:rPr>
          <w:t xml:space="preserve">root@bliiot:~# </w:t>
        </w:r>
      </w:ins>
      <w:ins w:id="4679" w:author="LKY" w:date="2026-08-31T10:15:03Z">
        <w:r>
          <w:rPr>
            <w:rFonts w:hint="default" w:ascii="Times New Roman" w:hAnsi="Times New Roman"/>
            <w:b w:val="0"/>
            <w:bCs w:val="0"/>
            <w:color w:val="0000FF"/>
            <w:sz w:val="24"/>
            <w:szCs w:val="24"/>
            <w:lang w:val="en-US" w:eastAsia="zh-CN"/>
            <w:rPrChange w:id="4680" w:author="L" w:date="2026-09-01T16:32:41Z">
              <w:rPr>
                <w:rFonts w:hint="default" w:ascii="Times New Roman" w:hAnsi="Times New Roman"/>
                <w:b w:val="0"/>
                <w:bCs w:val="0"/>
                <w:sz w:val="24"/>
                <w:szCs w:val="24"/>
                <w:lang w:val="en-US" w:eastAsia="zh-CN"/>
              </w:rPr>
            </w:rPrChange>
          </w:rPr>
          <w:t>ip link set can0 up</w:t>
        </w:r>
      </w:ins>
    </w:p>
    <w:p w14:paraId="576BB22D">
      <w:pPr>
        <w:pStyle w:val="12"/>
        <w:spacing w:after="0" w:line="360" w:lineRule="auto"/>
        <w:ind w:left="0" w:leftChars="0" w:firstLine="0" w:firstLineChars="0"/>
        <w:outlineLvl w:val="9"/>
        <w:rPr>
          <w:ins w:id="4681" w:author="LKY" w:date="2026-08-31T10:08:26Z"/>
          <w:rFonts w:hint="eastAsia" w:ascii="Times New Roman" w:hAnsi="Times New Roman"/>
          <w:b w:val="0"/>
          <w:bCs w:val="0"/>
          <w:sz w:val="24"/>
          <w:szCs w:val="24"/>
          <w:lang w:val="en-US" w:eastAsia="zh-CN"/>
        </w:rPr>
      </w:pPr>
      <w:ins w:id="4682" w:author="L" w:date="2026-08-31T19:07:35Z">
        <w:r>
          <w:rPr/>
          <w:drawing>
            <wp:inline distT="0" distB="0" distL="114300" distR="114300">
              <wp:extent cx="5269865" cy="1563370"/>
              <wp:effectExtent l="0" t="0" r="6985" b="17780"/>
              <wp:docPr id="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
                      <pic:cNvPicPr>
                        <a:picLocks noChangeAspect="1"/>
                      </pic:cNvPicPr>
                    </pic:nvPicPr>
                    <pic:blipFill>
                      <a:blip r:embed="rId18"/>
                      <a:stretch>
                        <a:fillRect/>
                      </a:stretch>
                    </pic:blipFill>
                    <pic:spPr>
                      <a:xfrm>
                        <a:off x="0" y="0"/>
                        <a:ext cx="5269865" cy="1563370"/>
                      </a:xfrm>
                      <a:prstGeom prst="rect">
                        <a:avLst/>
                      </a:prstGeom>
                      <a:noFill/>
                      <a:ln>
                        <a:noFill/>
                      </a:ln>
                    </pic:spPr>
                  </pic:pic>
                </a:graphicData>
              </a:graphic>
            </wp:inline>
          </w:drawing>
        </w:r>
      </w:ins>
      <w:ins w:id="4684" w:author="LKY" w:date="2026-08-31T10:08:26Z">
        <w:del w:id="4685" w:author="L" w:date="2026-08-31T19:07:35Z">
          <w:r>
            <w:rPr/>
            <w:drawing>
              <wp:inline distT="0" distB="0" distL="114300" distR="114300">
                <wp:extent cx="5268595" cy="324485"/>
                <wp:effectExtent l="0" t="0" r="8255" b="18415"/>
                <wp:docPr id="1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2"/>
                        <pic:cNvPicPr>
                          <a:picLocks noChangeAspect="1"/>
                        </pic:cNvPicPr>
                      </pic:nvPicPr>
                      <pic:blipFill>
                        <a:blip r:embed="rId19"/>
                        <a:stretch>
                          <a:fillRect/>
                        </a:stretch>
                      </pic:blipFill>
                      <pic:spPr>
                        <a:xfrm>
                          <a:off x="0" y="0"/>
                          <a:ext cx="5268595" cy="324485"/>
                        </a:xfrm>
                        <a:prstGeom prst="rect">
                          <a:avLst/>
                        </a:prstGeom>
                        <a:noFill/>
                        <a:ln>
                          <a:noFill/>
                        </a:ln>
                      </pic:spPr>
                    </pic:pic>
                  </a:graphicData>
                </a:graphic>
              </wp:inline>
            </w:drawing>
          </w:r>
        </w:del>
      </w:ins>
    </w:p>
    <w:p w14:paraId="3455D430">
      <w:pPr>
        <w:pStyle w:val="12"/>
        <w:spacing w:after="0" w:line="360" w:lineRule="auto"/>
        <w:ind w:left="0" w:leftChars="0" w:firstLine="480" w:firstLineChars="200"/>
        <w:outlineLvl w:val="9"/>
        <w:rPr>
          <w:ins w:id="4688" w:author="LKY" w:date="2026-08-31T10:41:24Z"/>
          <w:rFonts w:hint="eastAsia" w:ascii="Times New Roman" w:hAnsi="Times New Roman"/>
          <w:sz w:val="24"/>
        </w:rPr>
      </w:pPr>
      <w:ins w:id="4689" w:author="LKY" w:date="2026-08-31T10:41:08Z">
        <w:r>
          <w:rPr>
            <w:rFonts w:hint="eastAsia" w:ascii="Times New Roman" w:hAnsi="Times New Roman"/>
            <w:sz w:val="24"/>
          </w:rPr>
          <w:t>使用 cansend 命令向指定 ID 发送数据。以下示例向 ID 为 543 的节点发送 8 字节数据（00 01 02 03 04 05 06 07）</w:t>
        </w:r>
      </w:ins>
      <w:ins w:id="4690" w:author="L" w:date="2026-08-31T19:28:42Z">
        <w:r>
          <w:rPr>
            <w:rFonts w:hint="eastAsia" w:ascii="Times New Roman" w:hAnsi="Times New Roman"/>
            <w:sz w:val="24"/>
            <w:lang w:eastAsia="zh-CN"/>
          </w:rPr>
          <w:t>，</w:t>
        </w:r>
      </w:ins>
      <w:ins w:id="4691" w:author="L" w:date="2026-08-31T19:28:46Z">
        <w:r>
          <w:rPr>
            <w:rFonts w:hint="eastAsia" w:ascii="Times New Roman" w:hAnsi="Times New Roman"/>
            <w:sz w:val="24"/>
            <w:lang w:val="en-US" w:eastAsia="zh-CN"/>
          </w:rPr>
          <w:t>其中</w:t>
        </w:r>
      </w:ins>
      <w:ins w:id="4692" w:author="L" w:date="2026-08-31T19:28:50Z">
        <w:r>
          <w:rPr>
            <w:rFonts w:hint="eastAsia" w:ascii="Times New Roman" w:hAnsi="Times New Roman"/>
            <w:sz w:val="24"/>
            <w:lang w:val="en-US" w:eastAsia="zh-CN"/>
          </w:rPr>
          <w:t>0</w:t>
        </w:r>
      </w:ins>
      <w:ins w:id="4693" w:author="L" w:date="2026-08-31T19:28:51Z">
        <w:r>
          <w:rPr>
            <w:rFonts w:hint="eastAsia" w:ascii="Times New Roman" w:hAnsi="Times New Roman"/>
            <w:sz w:val="24"/>
            <w:lang w:val="en-US" w:eastAsia="zh-CN"/>
          </w:rPr>
          <w:t>00</w:t>
        </w:r>
      </w:ins>
      <w:ins w:id="4694" w:author="L" w:date="2026-08-31T19:28:53Z">
        <w:r>
          <w:rPr>
            <w:rFonts w:hint="eastAsia" w:ascii="Times New Roman" w:hAnsi="Times New Roman"/>
            <w:sz w:val="24"/>
            <w:lang w:val="en-US" w:eastAsia="zh-CN"/>
          </w:rPr>
          <w:t>代表</w:t>
        </w:r>
      </w:ins>
      <w:ins w:id="4695" w:author="L" w:date="2026-08-31T19:28:55Z">
        <w:r>
          <w:rPr>
            <w:rFonts w:hint="eastAsia" w:ascii="Times New Roman" w:hAnsi="Times New Roman"/>
            <w:sz w:val="24"/>
            <w:lang w:val="en-US" w:eastAsia="zh-CN"/>
          </w:rPr>
          <w:t>一位</w:t>
        </w:r>
      </w:ins>
      <w:ins w:id="4696" w:author="L" w:date="2026-08-31T19:28:59Z">
        <w:r>
          <w:rPr>
            <w:rFonts w:hint="eastAsia" w:ascii="Times New Roman" w:hAnsi="Times New Roman"/>
            <w:sz w:val="24"/>
            <w:lang w:val="en-US" w:eastAsia="zh-CN"/>
          </w:rPr>
          <w:t>标识符</w:t>
        </w:r>
      </w:ins>
      <w:ins w:id="4697" w:author="L" w:date="2026-08-31T19:29:01Z">
        <w:r>
          <w:rPr>
            <w:rFonts w:hint="eastAsia" w:ascii="Times New Roman" w:hAnsi="Times New Roman"/>
            <w:sz w:val="24"/>
            <w:lang w:val="en-US" w:eastAsia="zh-CN"/>
          </w:rPr>
          <w:t>和</w:t>
        </w:r>
      </w:ins>
      <w:ins w:id="4698" w:author="L" w:date="2026-08-31T19:29:07Z">
        <w:r>
          <w:rPr>
            <w:rFonts w:hint="eastAsia" w:ascii="Times New Roman" w:hAnsi="Times New Roman"/>
            <w:sz w:val="24"/>
            <w:lang w:val="en-US" w:eastAsia="zh-CN"/>
          </w:rPr>
          <w:t>两位</w:t>
        </w:r>
      </w:ins>
      <w:ins w:id="4699" w:author="L" w:date="2026-08-31T19:29:08Z">
        <w:r>
          <w:rPr>
            <w:rFonts w:hint="eastAsia" w:ascii="Times New Roman" w:hAnsi="Times New Roman"/>
            <w:sz w:val="24"/>
            <w:lang w:val="en-US" w:eastAsia="zh-CN"/>
          </w:rPr>
          <w:t>数据</w:t>
        </w:r>
      </w:ins>
      <w:ins w:id="4700" w:author="L" w:date="2026-08-31T19:29:10Z">
        <w:r>
          <w:rPr>
            <w:rFonts w:hint="eastAsia" w:ascii="Times New Roman" w:hAnsi="Times New Roman"/>
            <w:sz w:val="24"/>
            <w:lang w:val="en-US" w:eastAsia="zh-CN"/>
          </w:rPr>
          <w:t>位</w:t>
        </w:r>
      </w:ins>
      <w:ins w:id="4701" w:author="LKY" w:date="2026-08-31T10:41:08Z">
        <w:r>
          <w:rPr>
            <w:rFonts w:hint="eastAsia" w:ascii="Times New Roman" w:hAnsi="Times New Roman"/>
            <w:sz w:val="24"/>
          </w:rPr>
          <w:t>：</w:t>
        </w:r>
      </w:ins>
    </w:p>
    <w:p w14:paraId="3FF1A0EC">
      <w:pPr>
        <w:pStyle w:val="12"/>
        <w:shd w:val="clear" w:fill="E7E6E6" w:themeFill="background2"/>
        <w:spacing w:after="0" w:line="360" w:lineRule="auto"/>
        <w:ind w:left="0" w:leftChars="0" w:firstLine="480" w:firstLineChars="200"/>
        <w:outlineLvl w:val="9"/>
        <w:rPr>
          <w:ins w:id="4703" w:author="LKY" w:date="2026-08-31T10:40:57Z"/>
          <w:rFonts w:hint="default" w:ascii="Times New Roman" w:hAnsi="Times New Roman"/>
          <w:sz w:val="24"/>
          <w:rPrChange w:id="4704" w:author="LKY" w:date="2026-08-31T10:41:37Z">
            <w:rPr>
              <w:ins w:id="4705" w:author="LKY" w:date="2026-08-31T10:40:57Z"/>
              <w:rFonts w:hint="eastAsia" w:ascii="Times New Roman" w:hAnsi="Times New Roman"/>
              <w:sz w:val="24"/>
            </w:rPr>
          </w:rPrChange>
        </w:rPr>
        <w:pPrChange w:id="4702" w:author="LKY" w:date="2026-08-31T10:41:37Z">
          <w:pPr>
            <w:pStyle w:val="12"/>
            <w:spacing w:after="0" w:line="360" w:lineRule="auto"/>
            <w:ind w:left="0" w:leftChars="0" w:firstLine="480" w:firstLineChars="200"/>
            <w:outlineLvl w:val="9"/>
          </w:pPr>
        </w:pPrChange>
      </w:pPr>
      <w:ins w:id="4706" w:author="LKY" w:date="2026-08-31T10:41:58Z">
        <w:r>
          <w:rPr>
            <w:rFonts w:hint="default" w:ascii="Times New Roman" w:hAnsi="Times New Roman"/>
            <w:b w:val="0"/>
            <w:bCs w:val="0"/>
            <w:sz w:val="24"/>
            <w:szCs w:val="24"/>
            <w:lang w:val="en-US" w:eastAsia="zh-CN"/>
          </w:rPr>
          <w:t>root@bliiot:~#</w:t>
        </w:r>
      </w:ins>
      <w:ins w:id="4707" w:author="LKY" w:date="2026-08-31T10:42:01Z">
        <w:r>
          <w:rPr>
            <w:rFonts w:hint="eastAsia" w:ascii="Times New Roman" w:hAnsi="Times New Roman"/>
            <w:b w:val="0"/>
            <w:bCs w:val="0"/>
            <w:sz w:val="24"/>
            <w:szCs w:val="24"/>
            <w:lang w:val="en-US" w:eastAsia="zh-CN"/>
          </w:rPr>
          <w:t xml:space="preserve"> </w:t>
        </w:r>
      </w:ins>
      <w:ins w:id="4708" w:author="LKY" w:date="2026-08-31T10:41:31Z">
        <w:r>
          <w:rPr>
            <w:rFonts w:ascii="Times New Roman" w:hAnsi="Times New Roman" w:eastAsiaTheme="minorEastAsia" w:cstheme="minorBidi"/>
            <w:i w:val="0"/>
            <w:iCs w:val="0"/>
            <w:caps w:val="0"/>
            <w:color w:val="0000FF"/>
            <w:spacing w:val="0"/>
            <w:sz w:val="24"/>
            <w:szCs w:val="24"/>
            <w:shd w:val="clear" w:fill="auto"/>
            <w:rPrChange w:id="4709" w:author="L" w:date="2026-09-01T16:32:50Z">
              <w:rPr>
                <w:rFonts w:ascii="微软雅黑" w:hAnsi="微软雅黑" w:eastAsia="微软雅黑" w:cs="微软雅黑"/>
                <w:i w:val="0"/>
                <w:iCs w:val="0"/>
                <w:caps w:val="0"/>
                <w:color w:val="000000"/>
                <w:spacing w:val="0"/>
                <w:sz w:val="21"/>
                <w:szCs w:val="21"/>
                <w:shd w:val="clear" w:fill="FFFFFF"/>
              </w:rPr>
            </w:rPrChange>
          </w:rPr>
          <w:t>cansend can0 543##000.01.02.03.04.05.06.07</w:t>
        </w:r>
      </w:ins>
    </w:p>
    <w:p w14:paraId="3E6E0061">
      <w:pPr>
        <w:pStyle w:val="12"/>
        <w:spacing w:after="0" w:line="360" w:lineRule="auto"/>
        <w:ind w:left="0" w:leftChars="0" w:firstLine="0" w:firstLineChars="0"/>
        <w:outlineLvl w:val="9"/>
        <w:rPr>
          <w:ins w:id="4711" w:author="L" w:date="2026-08-31T19:07:59Z"/>
          <w:rFonts w:hint="eastAsia" w:ascii="Times New Roman" w:hAnsi="Times New Roman"/>
          <w:sz w:val="24"/>
        </w:rPr>
        <w:pPrChange w:id="4710" w:author="L" w:date="2026-08-31T19:08:00Z">
          <w:pPr>
            <w:pStyle w:val="12"/>
            <w:spacing w:after="0" w:line="360" w:lineRule="auto"/>
            <w:ind w:left="0" w:leftChars="0" w:firstLine="480" w:firstLineChars="200"/>
            <w:outlineLvl w:val="9"/>
          </w:pPr>
        </w:pPrChange>
      </w:pPr>
      <w:ins w:id="4712" w:author="L" w:date="2026-08-31T19:08:01Z">
        <w:r>
          <w:rPr/>
          <w:drawing>
            <wp:inline distT="0" distB="0" distL="114300" distR="114300">
              <wp:extent cx="5269865" cy="362585"/>
              <wp:effectExtent l="0" t="0" r="6985" b="18415"/>
              <wp:docPr id="1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2"/>
                      <pic:cNvPicPr>
                        <a:picLocks noChangeAspect="1"/>
                      </pic:cNvPicPr>
                    </pic:nvPicPr>
                    <pic:blipFill>
                      <a:blip r:embed="rId20"/>
                      <a:stretch>
                        <a:fillRect/>
                      </a:stretch>
                    </pic:blipFill>
                    <pic:spPr>
                      <a:xfrm>
                        <a:off x="0" y="0"/>
                        <a:ext cx="5269865" cy="362585"/>
                      </a:xfrm>
                      <a:prstGeom prst="rect">
                        <a:avLst/>
                      </a:prstGeom>
                      <a:noFill/>
                      <a:ln>
                        <a:noFill/>
                      </a:ln>
                    </pic:spPr>
                  </pic:pic>
                </a:graphicData>
              </a:graphic>
            </wp:inline>
          </w:drawing>
        </w:r>
      </w:ins>
    </w:p>
    <w:p w14:paraId="2B2A77FF">
      <w:pPr>
        <w:pStyle w:val="12"/>
        <w:spacing w:after="0" w:line="360" w:lineRule="auto"/>
        <w:ind w:left="0" w:leftChars="0" w:firstLine="480" w:firstLineChars="200"/>
        <w:outlineLvl w:val="9"/>
        <w:rPr>
          <w:ins w:id="4714" w:author="LKY" w:date="2026-08-31T10:08:26Z"/>
          <w:rFonts w:hint="eastAsia" w:ascii="Times New Roman" w:hAnsi="Times New Roman" w:eastAsiaTheme="minorEastAsia"/>
          <w:sz w:val="24"/>
          <w:lang w:val="en-US" w:eastAsia="zh-CN"/>
        </w:rPr>
      </w:pPr>
      <w:ins w:id="4715" w:author="L" w:date="2026-08-31T19:08:09Z">
        <w:r>
          <w:rPr>
            <w:rFonts w:hint="eastAsia" w:ascii="Times New Roman" w:hAnsi="Times New Roman"/>
            <w:sz w:val="24"/>
            <w:lang w:val="en-US" w:eastAsia="zh-CN"/>
          </w:rPr>
          <w:t>G</w:t>
        </w:r>
      </w:ins>
      <w:ins w:id="4716" w:author="L" w:date="2026-08-31T19:08:12Z">
        <w:r>
          <w:rPr>
            <w:rFonts w:hint="eastAsia" w:ascii="Times New Roman" w:hAnsi="Times New Roman"/>
            <w:sz w:val="24"/>
            <w:lang w:val="en-US" w:eastAsia="zh-CN"/>
          </w:rPr>
          <w:t>CAN</w:t>
        </w:r>
      </w:ins>
      <w:ins w:id="4717" w:author="L" w:date="2026-08-31T19:08:17Z">
        <w:r>
          <w:rPr>
            <w:rFonts w:hint="eastAsia" w:ascii="Times New Roman" w:hAnsi="Times New Roman"/>
            <w:sz w:val="24"/>
            <w:lang w:val="en-US" w:eastAsia="zh-CN"/>
          </w:rPr>
          <w:t xml:space="preserve"> </w:t>
        </w:r>
      </w:ins>
      <w:ins w:id="4718" w:author="L" w:date="2026-08-31T19:08:18Z">
        <w:r>
          <w:rPr>
            <w:rFonts w:hint="eastAsia" w:ascii="Times New Roman" w:hAnsi="Times New Roman"/>
            <w:sz w:val="24"/>
            <w:lang w:val="en-US" w:eastAsia="zh-CN"/>
          </w:rPr>
          <w:t>Too</w:t>
        </w:r>
      </w:ins>
      <w:ins w:id="4719" w:author="L" w:date="2026-08-31T19:08:19Z">
        <w:r>
          <w:rPr>
            <w:rFonts w:hint="eastAsia" w:ascii="Times New Roman" w:hAnsi="Times New Roman"/>
            <w:sz w:val="24"/>
            <w:lang w:val="en-US" w:eastAsia="zh-CN"/>
          </w:rPr>
          <w:t>l</w:t>
        </w:r>
      </w:ins>
      <w:ins w:id="4720" w:author="L" w:date="2026-08-31T19:08:20Z">
        <w:r>
          <w:rPr>
            <w:rFonts w:hint="eastAsia" w:ascii="Times New Roman" w:hAnsi="Times New Roman"/>
            <w:sz w:val="24"/>
            <w:lang w:val="en-US" w:eastAsia="zh-CN"/>
          </w:rPr>
          <w:t>s</w:t>
        </w:r>
      </w:ins>
      <w:ins w:id="4721" w:author="LKY" w:date="2026-08-31T10:08:26Z">
        <w:del w:id="4722" w:author="L" w:date="2026-08-31T19:08:08Z">
          <w:r>
            <w:rPr>
              <w:rFonts w:hint="eastAsia" w:ascii="Times New Roman" w:hAnsi="Times New Roman"/>
              <w:sz w:val="24"/>
            </w:rPr>
            <w:delText>Cang</w:delText>
          </w:r>
        </w:del>
      </w:ins>
      <w:ins w:id="4723" w:author="LKY" w:date="2026-08-31T10:08:26Z">
        <w:del w:id="4724" w:author="L" w:date="2026-08-31T19:08:07Z">
          <w:r>
            <w:rPr>
              <w:rFonts w:hint="eastAsia" w:ascii="Times New Roman" w:hAnsi="Times New Roman"/>
              <w:sz w:val="24"/>
            </w:rPr>
            <w:delText>aroo</w:delText>
          </w:r>
        </w:del>
      </w:ins>
      <w:ins w:id="4725" w:author="LKY" w:date="2026-08-31T10:08:26Z">
        <w:r>
          <w:rPr>
            <w:rFonts w:hint="eastAsia" w:ascii="Times New Roman" w:hAnsi="Times New Roman"/>
            <w:sz w:val="24"/>
            <w:lang w:val="en-US" w:eastAsia="zh-CN"/>
          </w:rPr>
          <w:t>工具收到数据</w:t>
        </w:r>
      </w:ins>
    </w:p>
    <w:p w14:paraId="29E0B253">
      <w:pPr>
        <w:pStyle w:val="12"/>
        <w:spacing w:after="0" w:line="360" w:lineRule="auto"/>
        <w:ind w:left="0" w:leftChars="0" w:firstLine="0" w:firstLineChars="0"/>
        <w:outlineLvl w:val="9"/>
        <w:rPr>
          <w:ins w:id="4726" w:author="LKY" w:date="2026-08-31T10:08:26Z"/>
          <w:rFonts w:hint="eastAsia" w:ascii="Times New Roman" w:hAnsi="Times New Roman"/>
          <w:b w:val="0"/>
          <w:bCs w:val="0"/>
          <w:sz w:val="24"/>
          <w:szCs w:val="24"/>
          <w:lang w:val="en-US" w:eastAsia="zh-CN"/>
        </w:rPr>
      </w:pPr>
      <w:ins w:id="4727" w:author="L" w:date="2026-08-31T19:09:15Z">
        <w:r>
          <w:rPr/>
          <w:drawing>
            <wp:inline distT="0" distB="0" distL="114300" distR="114300">
              <wp:extent cx="5268595" cy="234950"/>
              <wp:effectExtent l="0" t="0" r="8255" b="12700"/>
              <wp:docPr id="1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4"/>
                      <pic:cNvPicPr>
                        <a:picLocks noChangeAspect="1"/>
                      </pic:cNvPicPr>
                    </pic:nvPicPr>
                    <pic:blipFill>
                      <a:blip r:embed="rId21"/>
                      <a:stretch>
                        <a:fillRect/>
                      </a:stretch>
                    </pic:blipFill>
                    <pic:spPr>
                      <a:xfrm>
                        <a:off x="0" y="0"/>
                        <a:ext cx="5268595" cy="234950"/>
                      </a:xfrm>
                      <a:prstGeom prst="rect">
                        <a:avLst/>
                      </a:prstGeom>
                      <a:noFill/>
                      <a:ln>
                        <a:noFill/>
                      </a:ln>
                    </pic:spPr>
                  </pic:pic>
                </a:graphicData>
              </a:graphic>
            </wp:inline>
          </w:drawing>
        </w:r>
      </w:ins>
      <w:ins w:id="4729" w:author="LKY" w:date="2026-08-31T10:08:26Z">
        <w:del w:id="4730" w:author="L" w:date="2026-08-31T19:08:55Z">
          <w:r>
            <w:rPr/>
            <w:drawing>
              <wp:inline distT="0" distB="0" distL="114300" distR="114300">
                <wp:extent cx="5269230" cy="262255"/>
                <wp:effectExtent l="0" t="0" r="7620" b="4445"/>
                <wp:docPr id="1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3"/>
                        <pic:cNvPicPr>
                          <a:picLocks noChangeAspect="1"/>
                        </pic:cNvPicPr>
                      </pic:nvPicPr>
                      <pic:blipFill>
                        <a:blip r:embed="rId22"/>
                        <a:stretch>
                          <a:fillRect/>
                        </a:stretch>
                      </pic:blipFill>
                      <pic:spPr>
                        <a:xfrm>
                          <a:off x="0" y="0"/>
                          <a:ext cx="5269230" cy="262255"/>
                        </a:xfrm>
                        <a:prstGeom prst="rect">
                          <a:avLst/>
                        </a:prstGeom>
                        <a:noFill/>
                        <a:ln>
                          <a:noFill/>
                        </a:ln>
                      </pic:spPr>
                    </pic:pic>
                  </a:graphicData>
                </a:graphic>
              </wp:inline>
            </w:drawing>
          </w:r>
        </w:del>
      </w:ins>
    </w:p>
    <w:p w14:paraId="37506DF6">
      <w:pPr>
        <w:pStyle w:val="12"/>
        <w:spacing w:after="0" w:line="360" w:lineRule="auto"/>
        <w:ind w:left="0" w:leftChars="0" w:firstLine="480" w:firstLineChars="200"/>
        <w:outlineLvl w:val="9"/>
        <w:rPr>
          <w:ins w:id="4733" w:author="LKY" w:date="2026-08-31T10:08:26Z"/>
          <w:rFonts w:hint="eastAsia" w:ascii="Times New Roman" w:hAnsi="Times New Roman"/>
          <w:b w:val="0"/>
          <w:bCs w:val="0"/>
          <w:sz w:val="24"/>
          <w:szCs w:val="24"/>
          <w:lang w:val="en-US" w:eastAsia="zh-CN"/>
        </w:rPr>
      </w:pPr>
      <w:ins w:id="4734" w:author="LKY" w:date="2026-08-31T10:40:20Z">
        <w:r>
          <w:rPr>
            <w:rFonts w:hint="eastAsia" w:ascii="Times New Roman" w:hAnsi="Times New Roman"/>
            <w:b w:val="0"/>
            <w:bCs w:val="0"/>
            <w:sz w:val="24"/>
            <w:szCs w:val="24"/>
            <w:lang w:val="en-US" w:eastAsia="zh-CN"/>
          </w:rPr>
          <w:t>使用 candump 命令实时监听并打印 can0 接口接收到的所有数据：</w:t>
        </w:r>
      </w:ins>
    </w:p>
    <w:p w14:paraId="1F94FDE3">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735" w:author="LKY" w:date="2026-08-31T10:08:26Z"/>
          <w:rFonts w:hint="default" w:ascii="Times New Roman" w:hAnsi="Times New Roman"/>
          <w:b w:val="0"/>
          <w:bCs w:val="0"/>
          <w:sz w:val="24"/>
          <w:szCs w:val="24"/>
          <w:lang w:val="en-US" w:eastAsia="zh-CN"/>
        </w:rPr>
      </w:pPr>
      <w:ins w:id="4736" w:author="LKY" w:date="2026-08-31T10:08:26Z">
        <w:r>
          <w:rPr>
            <w:rFonts w:hint="default" w:ascii="Times New Roman" w:hAnsi="Times New Roman"/>
            <w:b w:val="0"/>
            <w:bCs w:val="0"/>
            <w:sz w:val="24"/>
            <w:szCs w:val="24"/>
            <w:lang w:val="en-US" w:eastAsia="zh-CN"/>
          </w:rPr>
          <w:t xml:space="preserve">root@bliiot:~# </w:t>
        </w:r>
      </w:ins>
      <w:ins w:id="4737" w:author="LKY" w:date="2026-08-31T10:08:26Z">
        <w:r>
          <w:rPr>
            <w:rFonts w:hint="default" w:ascii="Times New Roman" w:hAnsi="Times New Roman"/>
            <w:b w:val="0"/>
            <w:bCs w:val="0"/>
            <w:color w:val="0000FF"/>
            <w:sz w:val="24"/>
            <w:szCs w:val="24"/>
            <w:lang w:val="en-US" w:eastAsia="zh-CN"/>
            <w:rPrChange w:id="4738" w:author="L" w:date="2026-09-01T16:33:05Z">
              <w:rPr>
                <w:rFonts w:hint="default" w:ascii="Times New Roman" w:hAnsi="Times New Roman"/>
                <w:b w:val="0"/>
                <w:bCs w:val="0"/>
                <w:sz w:val="24"/>
                <w:szCs w:val="24"/>
                <w:lang w:val="en-US" w:eastAsia="zh-CN"/>
              </w:rPr>
            </w:rPrChange>
          </w:rPr>
          <w:t>candump can0</w:t>
        </w:r>
      </w:ins>
    </w:p>
    <w:p w14:paraId="4AE70EEB">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ins w:id="4739" w:author="LKY" w:date="2026-08-31T10:08:26Z"/>
          <w:rFonts w:hint="eastAsia" w:ascii="Times New Roman" w:hAnsi="Times New Roman"/>
          <w:b w:val="0"/>
          <w:bCs w:val="0"/>
          <w:sz w:val="24"/>
          <w:szCs w:val="24"/>
          <w:lang w:val="en-US" w:eastAsia="zh-CN"/>
        </w:rPr>
      </w:pPr>
      <w:ins w:id="4740" w:author="L" w:date="2026-08-31T19:09:44Z">
        <w:r>
          <w:rPr/>
          <w:drawing>
            <wp:inline distT="0" distB="0" distL="114300" distR="114300">
              <wp:extent cx="5270500" cy="315595"/>
              <wp:effectExtent l="0" t="0" r="6350" b="8255"/>
              <wp:docPr id="1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5"/>
                      <pic:cNvPicPr>
                        <a:picLocks noChangeAspect="1"/>
                      </pic:cNvPicPr>
                    </pic:nvPicPr>
                    <pic:blipFill>
                      <a:blip r:embed="rId23"/>
                      <a:stretch>
                        <a:fillRect/>
                      </a:stretch>
                    </pic:blipFill>
                    <pic:spPr>
                      <a:xfrm>
                        <a:off x="0" y="0"/>
                        <a:ext cx="5270500" cy="315595"/>
                      </a:xfrm>
                      <a:prstGeom prst="rect">
                        <a:avLst/>
                      </a:prstGeom>
                      <a:noFill/>
                      <a:ln>
                        <a:noFill/>
                      </a:ln>
                    </pic:spPr>
                  </pic:pic>
                </a:graphicData>
              </a:graphic>
            </wp:inline>
          </w:drawing>
        </w:r>
      </w:ins>
      <w:ins w:id="4742" w:author="LKY" w:date="2026-08-31T10:08:26Z">
        <w:del w:id="4743" w:author="L" w:date="2026-08-31T19:09:43Z">
          <w:r>
            <w:rPr/>
            <w:drawing>
              <wp:inline distT="0" distB="0" distL="114300" distR="114300">
                <wp:extent cx="5271770" cy="330200"/>
                <wp:effectExtent l="0" t="0" r="5080" b="12700"/>
                <wp:docPr id="1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3"/>
                        <pic:cNvPicPr>
                          <a:picLocks noChangeAspect="1"/>
                        </pic:cNvPicPr>
                      </pic:nvPicPr>
                      <pic:blipFill>
                        <a:blip r:embed="rId24"/>
                        <a:stretch>
                          <a:fillRect/>
                        </a:stretch>
                      </pic:blipFill>
                      <pic:spPr>
                        <a:xfrm>
                          <a:off x="0" y="0"/>
                          <a:ext cx="5271770" cy="330200"/>
                        </a:xfrm>
                        <a:prstGeom prst="rect">
                          <a:avLst/>
                        </a:prstGeom>
                        <a:noFill/>
                        <a:ln>
                          <a:noFill/>
                        </a:ln>
                      </pic:spPr>
                    </pic:pic>
                  </a:graphicData>
                </a:graphic>
              </wp:inline>
            </w:drawing>
          </w:r>
        </w:del>
      </w:ins>
    </w:p>
    <w:p w14:paraId="49F94F72">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ins w:id="4746" w:author="LKY" w:date="2026-08-31T10:08:26Z"/>
          <w:rFonts w:hint="default" w:ascii="Times New Roman" w:hAnsi="Times New Roman"/>
          <w:b w:val="0"/>
          <w:bCs w:val="0"/>
          <w:sz w:val="24"/>
          <w:szCs w:val="24"/>
          <w:lang w:val="en-US" w:eastAsia="zh-CN"/>
        </w:rPr>
      </w:pPr>
      <w:ins w:id="4747" w:author="LKY" w:date="2026-08-31T10:08:26Z">
        <w:r>
          <w:rPr>
            <w:rFonts w:hint="eastAsia" w:ascii="Times New Roman" w:hAnsi="Times New Roman"/>
            <w:b w:val="0"/>
            <w:bCs w:val="0"/>
            <w:sz w:val="24"/>
            <w:szCs w:val="24"/>
            <w:lang w:val="en-US" w:eastAsia="zh-CN"/>
          </w:rPr>
          <w:t>若CAN0接收正常，用其它设备发送该数据则应收到</w:t>
        </w:r>
      </w:ins>
    </w:p>
    <w:p w14:paraId="0B4E3004">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748" w:author="LKY" w:date="2026-08-31T10:08:26Z"/>
          <w:rFonts w:hint="default" w:ascii="Times New Roman" w:hAnsi="Times New Roman"/>
          <w:b w:val="0"/>
          <w:bCs w:val="0"/>
          <w:sz w:val="24"/>
          <w:szCs w:val="24"/>
          <w:lang w:val="en-US" w:eastAsia="zh-CN"/>
        </w:rPr>
      </w:pPr>
      <w:ins w:id="4749" w:author="LKY" w:date="2026-08-31T10:08:26Z">
        <w:r>
          <w:rPr>
            <w:rFonts w:hint="default" w:ascii="Times New Roman" w:hAnsi="Times New Roman"/>
            <w:b w:val="0"/>
            <w:bCs w:val="0"/>
            <w:sz w:val="24"/>
            <w:szCs w:val="24"/>
            <w:lang w:val="en-US" w:eastAsia="zh-CN"/>
          </w:rPr>
          <w:t xml:space="preserve">root@bliiot:~# </w:t>
        </w:r>
      </w:ins>
      <w:ins w:id="4750" w:author="LKY" w:date="2026-08-31T10:08:26Z">
        <w:r>
          <w:rPr>
            <w:rFonts w:hint="default" w:ascii="Times New Roman" w:hAnsi="Times New Roman"/>
            <w:b w:val="0"/>
            <w:bCs w:val="0"/>
            <w:color w:val="0000FF"/>
            <w:sz w:val="24"/>
            <w:szCs w:val="24"/>
            <w:lang w:val="en-US" w:eastAsia="zh-CN"/>
            <w:rPrChange w:id="4751" w:author="L" w:date="2026-09-01T16:33:09Z">
              <w:rPr>
                <w:rFonts w:hint="default" w:ascii="Times New Roman" w:hAnsi="Times New Roman"/>
                <w:b w:val="0"/>
                <w:bCs w:val="0"/>
                <w:sz w:val="24"/>
                <w:szCs w:val="24"/>
                <w:lang w:val="en-US" w:eastAsia="zh-CN"/>
              </w:rPr>
            </w:rPrChange>
          </w:rPr>
          <w:t>candump can0</w:t>
        </w:r>
      </w:ins>
    </w:p>
    <w:p w14:paraId="4C7D24D3">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752" w:author="LKY" w:date="2026-08-31T10:08:26Z"/>
          <w:rFonts w:hint="default" w:ascii="Times New Roman" w:hAnsi="Times New Roman"/>
          <w:b w:val="0"/>
          <w:bCs w:val="0"/>
          <w:sz w:val="24"/>
          <w:szCs w:val="24"/>
          <w:lang w:val="en-US" w:eastAsia="zh-CN"/>
        </w:rPr>
      </w:pPr>
      <w:ins w:id="4753" w:author="LKY" w:date="2026-08-31T10:08:26Z">
        <w:r>
          <w:rPr>
            <w:rFonts w:hint="default" w:ascii="Times New Roman" w:hAnsi="Times New Roman"/>
            <w:b w:val="0"/>
            <w:bCs w:val="0"/>
            <w:sz w:val="24"/>
            <w:szCs w:val="24"/>
            <w:lang w:val="en-US" w:eastAsia="zh-CN"/>
          </w:rPr>
          <w:t xml:space="preserve">  can0  </w:t>
        </w:r>
      </w:ins>
      <w:ins w:id="4754" w:author="L" w:date="2026-08-31T19:12:37Z">
        <w:r>
          <w:rPr>
            <w:rFonts w:hint="eastAsia" w:ascii="Times New Roman" w:hAnsi="Times New Roman"/>
            <w:b w:val="0"/>
            <w:bCs w:val="0"/>
            <w:sz w:val="24"/>
            <w:szCs w:val="24"/>
            <w:lang w:val="en-US" w:eastAsia="zh-CN"/>
          </w:rPr>
          <w:t>00</w:t>
        </w:r>
      </w:ins>
      <w:ins w:id="4755" w:author="L" w:date="2026-08-31T19:12:38Z">
        <w:r>
          <w:rPr>
            <w:rFonts w:hint="eastAsia" w:ascii="Times New Roman" w:hAnsi="Times New Roman"/>
            <w:b w:val="0"/>
            <w:bCs w:val="0"/>
            <w:sz w:val="24"/>
            <w:szCs w:val="24"/>
            <w:lang w:val="en-US" w:eastAsia="zh-CN"/>
          </w:rPr>
          <w:t>0</w:t>
        </w:r>
      </w:ins>
      <w:ins w:id="4756" w:author="LKY" w:date="2026-08-31T10:08:26Z">
        <w:del w:id="4757" w:author="L" w:date="2026-08-31T19:12:36Z">
          <w:r>
            <w:rPr>
              <w:rFonts w:hint="default" w:ascii="Times New Roman" w:hAnsi="Times New Roman"/>
              <w:b w:val="0"/>
              <w:bCs w:val="0"/>
              <w:sz w:val="24"/>
              <w:szCs w:val="24"/>
              <w:lang w:val="en-US" w:eastAsia="zh-CN"/>
            </w:rPr>
            <w:delText>123</w:delText>
          </w:r>
        </w:del>
      </w:ins>
      <w:ins w:id="4758" w:author="LKY" w:date="2026-08-31T10:08:26Z">
        <w:r>
          <w:rPr>
            <w:rFonts w:hint="default" w:ascii="Times New Roman" w:hAnsi="Times New Roman"/>
            <w:b w:val="0"/>
            <w:bCs w:val="0"/>
            <w:sz w:val="24"/>
            <w:szCs w:val="24"/>
            <w:lang w:val="en-US" w:eastAsia="zh-CN"/>
          </w:rPr>
          <w:t xml:space="preserve">   [8]  11 22 33 44 55 66 77 88</w:t>
        </w:r>
      </w:ins>
    </w:p>
    <w:p w14:paraId="194BF1DE">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ins w:id="4760" w:author="L" w:date="2026-08-31T19:11:22Z"/>
        </w:rPr>
        <w:pPrChange w:id="4759" w:author="LKY" w:date="2026-08-31T10:08:24Z">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pPr>
        </w:pPrChange>
      </w:pPr>
      <w:ins w:id="4761" w:author="L" w:date="2026-08-31T19:11:42Z">
        <w:r>
          <w:rPr/>
          <w:drawing>
            <wp:inline distT="0" distB="0" distL="114300" distR="114300">
              <wp:extent cx="5271135" cy="415290"/>
              <wp:effectExtent l="0" t="0" r="5715" b="3810"/>
              <wp:docPr id="1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7"/>
                      <pic:cNvPicPr>
                        <a:picLocks noChangeAspect="1"/>
                      </pic:cNvPicPr>
                    </pic:nvPicPr>
                    <pic:blipFill>
                      <a:blip r:embed="rId25"/>
                      <a:stretch>
                        <a:fillRect/>
                      </a:stretch>
                    </pic:blipFill>
                    <pic:spPr>
                      <a:xfrm>
                        <a:off x="0" y="0"/>
                        <a:ext cx="5271135" cy="415290"/>
                      </a:xfrm>
                      <a:prstGeom prst="rect">
                        <a:avLst/>
                      </a:prstGeom>
                      <a:noFill/>
                      <a:ln>
                        <a:noFill/>
                      </a:ln>
                    </pic:spPr>
                  </pic:pic>
                </a:graphicData>
              </a:graphic>
            </wp:inline>
          </w:drawing>
        </w:r>
      </w:ins>
    </w:p>
    <w:p w14:paraId="30E36CE3">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ins w:id="4764" w:author="L" w:date="2026-09-01T14:44:13Z"/>
        </w:rPr>
        <w:pPrChange w:id="4763" w:author="LKY" w:date="2026-08-31T10:08:24Z">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pPr>
        </w:pPrChange>
      </w:pPr>
      <w:ins w:id="4765" w:author="L" w:date="2026-08-31T19:11:17Z">
        <w:r>
          <w:rPr/>
          <w:drawing>
            <wp:inline distT="0" distB="0" distL="114300" distR="114300">
              <wp:extent cx="5267960" cy="467995"/>
              <wp:effectExtent l="0" t="0" r="8890" b="8255"/>
              <wp:docPr id="1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6"/>
                      <pic:cNvPicPr>
                        <a:picLocks noChangeAspect="1"/>
                      </pic:cNvPicPr>
                    </pic:nvPicPr>
                    <pic:blipFill>
                      <a:blip r:embed="rId26"/>
                      <a:stretch>
                        <a:fillRect/>
                      </a:stretch>
                    </pic:blipFill>
                    <pic:spPr>
                      <a:xfrm>
                        <a:off x="0" y="0"/>
                        <a:ext cx="5267960" cy="467995"/>
                      </a:xfrm>
                      <a:prstGeom prst="rect">
                        <a:avLst/>
                      </a:prstGeom>
                      <a:noFill/>
                      <a:ln>
                        <a:noFill/>
                      </a:ln>
                    </pic:spPr>
                  </pic:pic>
                </a:graphicData>
              </a:graphic>
            </wp:inline>
          </w:drawing>
        </w:r>
      </w:ins>
    </w:p>
    <w:p w14:paraId="60896B24">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ins w:id="4767" w:author="L" w:date="2026-09-01T14:44:30Z"/>
          <w:rFonts w:hint="eastAsia" w:ascii="Times New Roman" w:hAnsi="Times New Roman"/>
          <w:sz w:val="24"/>
          <w:lang w:val="en-US" w:eastAsia="zh-CN"/>
        </w:rPr>
      </w:pPr>
      <w:ins w:id="4768" w:author="L" w:date="2026-09-01T14:44:16Z">
        <w:r>
          <w:rPr>
            <w:rFonts w:hint="eastAsia" w:ascii="Times New Roman" w:hAnsi="Times New Roman"/>
            <w:sz w:val="24"/>
            <w:lang w:val="en-US" w:eastAsia="zh-CN"/>
          </w:rPr>
          <w:t>扩展</w:t>
        </w:r>
      </w:ins>
      <w:ins w:id="4769" w:author="L" w:date="2026-09-01T14:44:19Z">
        <w:r>
          <w:rPr>
            <w:rFonts w:hint="eastAsia" w:ascii="Times New Roman" w:hAnsi="Times New Roman"/>
            <w:sz w:val="24"/>
            <w:lang w:val="en-US" w:eastAsia="zh-CN"/>
          </w:rPr>
          <w:t>帧</w:t>
        </w:r>
      </w:ins>
      <w:ins w:id="4770" w:author="L" w:date="2026-09-01T14:44:22Z">
        <w:r>
          <w:rPr>
            <w:rFonts w:hint="eastAsia" w:ascii="Times New Roman" w:hAnsi="Times New Roman"/>
            <w:sz w:val="24"/>
            <w:lang w:val="en-US" w:eastAsia="zh-CN"/>
          </w:rPr>
          <w:t>类似</w:t>
        </w:r>
      </w:ins>
      <w:ins w:id="4771" w:author="L" w:date="2026-09-01T14:44:23Z">
        <w:r>
          <w:rPr>
            <w:rFonts w:hint="eastAsia" w:ascii="Times New Roman" w:hAnsi="Times New Roman"/>
            <w:sz w:val="24"/>
            <w:lang w:val="en-US" w:eastAsia="zh-CN"/>
          </w:rPr>
          <w:t>：</w:t>
        </w:r>
      </w:ins>
    </w:p>
    <w:p w14:paraId="432192BB">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ins w:id="4773" w:author="L" w:date="2026-09-01T13:57:54Z"/>
          <w:rFonts w:hint="eastAsia" w:ascii="Times New Roman" w:hAnsi="Times New Roman" w:eastAsiaTheme="minorEastAsia"/>
          <w:sz w:val="24"/>
          <w:lang w:val="en-US" w:eastAsia="zh-CN"/>
        </w:rPr>
        <w:pPrChange w:id="4772" w:author="L" w:date="2026-09-01T14:44:57Z">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pPr>
        </w:pPrChange>
      </w:pPr>
      <w:ins w:id="4774" w:author="L" w:date="2026-09-01T14:44:55Z">
        <w:r>
          <w:rPr/>
          <w:drawing>
            <wp:inline distT="0" distB="0" distL="114300" distR="114300">
              <wp:extent cx="5273675" cy="307340"/>
              <wp:effectExtent l="0" t="0" r="3175" b="16510"/>
              <wp:docPr id="1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5"/>
                      <pic:cNvPicPr>
                        <a:picLocks noChangeAspect="1"/>
                      </pic:cNvPicPr>
                    </pic:nvPicPr>
                    <pic:blipFill>
                      <a:blip r:embed="rId27"/>
                      <a:stretch>
                        <a:fillRect/>
                      </a:stretch>
                    </pic:blipFill>
                    <pic:spPr>
                      <a:xfrm>
                        <a:off x="0" y="0"/>
                        <a:ext cx="5273675" cy="307340"/>
                      </a:xfrm>
                      <a:prstGeom prst="rect">
                        <a:avLst/>
                      </a:prstGeom>
                      <a:noFill/>
                      <a:ln>
                        <a:noFill/>
                      </a:ln>
                    </pic:spPr>
                  </pic:pic>
                </a:graphicData>
              </a:graphic>
            </wp:inline>
          </w:drawing>
        </w:r>
      </w:ins>
    </w:p>
    <w:p w14:paraId="4310D159">
      <w:pPr>
        <w:pStyle w:val="12"/>
        <w:keepNext w:val="0"/>
        <w:keepLines w:val="0"/>
        <w:pageBreakBefore w:val="0"/>
        <w:widowControl w:val="0"/>
        <w:numPr>
          <w:ilvl w:val="0"/>
          <w:numId w:val="3"/>
          <w:ins w:id="4777" w:author="L" w:date="2026-09-01T14:04:37Z"/>
        </w:numPr>
        <w:kinsoku/>
        <w:wordWrap/>
        <w:overflowPunct/>
        <w:topLinePunct w:val="0"/>
        <w:autoSpaceDE/>
        <w:autoSpaceDN/>
        <w:bidi w:val="0"/>
        <w:adjustRightInd/>
        <w:snapToGrid/>
        <w:spacing w:after="0" w:line="360" w:lineRule="auto"/>
        <w:ind w:left="425" w:leftChars="0" w:hanging="425" w:firstLineChars="0"/>
        <w:textAlignment w:val="auto"/>
        <w:outlineLvl w:val="3"/>
        <w:rPr>
          <w:ins w:id="4778" w:author="L" w:date="2026-09-01T13:57:54Z"/>
          <w:rFonts w:hint="eastAsia" w:ascii="Times New Roman" w:hAnsi="Times New Roman" w:eastAsiaTheme="minorEastAsia"/>
          <w:sz w:val="24"/>
          <w:lang w:val="en-US" w:eastAsia="zh-CN"/>
        </w:rPr>
        <w:pPrChange w:id="4776" w:author="L" w:date="2026-09-01T14:04:37Z">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pPr>
        </w:pPrChange>
      </w:pPr>
      <w:ins w:id="4779" w:author="L" w:date="2026-09-01T14:03:39Z">
        <w:r>
          <w:rPr>
            <w:rFonts w:hint="eastAsia" w:ascii="Times New Roman" w:hAnsi="Times New Roman"/>
            <w:sz w:val="24"/>
            <w:lang w:val="en-US" w:eastAsia="zh-CN"/>
          </w:rPr>
          <w:t>C</w:t>
        </w:r>
      </w:ins>
      <w:ins w:id="4780" w:author="L" w:date="2026-09-01T14:03:40Z">
        <w:r>
          <w:rPr>
            <w:rFonts w:hint="eastAsia" w:ascii="Times New Roman" w:hAnsi="Times New Roman"/>
            <w:sz w:val="24"/>
            <w:lang w:val="en-US" w:eastAsia="zh-CN"/>
          </w:rPr>
          <w:t>AN</w:t>
        </w:r>
      </w:ins>
      <w:ins w:id="4781" w:author="L" w:date="2026-09-01T14:03:42Z">
        <w:r>
          <w:rPr>
            <w:rFonts w:hint="eastAsia" w:ascii="Times New Roman" w:hAnsi="Times New Roman"/>
            <w:sz w:val="24"/>
            <w:lang w:val="en-US" w:eastAsia="zh-CN"/>
          </w:rPr>
          <w:t>-</w:t>
        </w:r>
      </w:ins>
      <w:ins w:id="4782" w:author="L" w:date="2026-09-01T14:03:43Z">
        <w:r>
          <w:rPr>
            <w:rFonts w:hint="eastAsia" w:ascii="Times New Roman" w:hAnsi="Times New Roman"/>
            <w:sz w:val="24"/>
            <w:lang w:val="en-US" w:eastAsia="zh-CN"/>
          </w:rPr>
          <w:t>2.0</w:t>
        </w:r>
      </w:ins>
      <w:ins w:id="4783" w:author="L" w:date="2026-09-01T14:03:45Z">
        <w:r>
          <w:rPr>
            <w:rFonts w:hint="eastAsia" w:ascii="Times New Roman" w:hAnsi="Times New Roman"/>
            <w:sz w:val="24"/>
            <w:lang w:val="en-US" w:eastAsia="zh-CN"/>
          </w:rPr>
          <w:t>B</w:t>
        </w:r>
      </w:ins>
    </w:p>
    <w:p w14:paraId="36D2CBBA">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ins w:id="4785" w:author="L" w:date="2026-09-01T13:58:08Z"/>
          <w:rFonts w:hint="eastAsia" w:ascii="Times New Roman" w:hAnsi="Times New Roman"/>
          <w:sz w:val="24"/>
        </w:rPr>
        <w:pPrChange w:id="4784" w:author="L" w:date="2026-09-01T13:58:15Z">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pPr>
        </w:pPrChange>
      </w:pPr>
      <w:ins w:id="4786" w:author="L" w:date="2026-09-01T13:57:57Z">
        <w:r>
          <w:rPr>
            <w:rFonts w:hint="eastAsia" w:ascii="Times New Roman" w:hAnsi="Times New Roman"/>
            <w:sz w:val="24"/>
          </w:rPr>
          <w:t>由于 CAN FD 硬件支持双模式，在初始化接口时可根据需求灵活配置。</w:t>
        </w:r>
      </w:ins>
    </w:p>
    <w:p w14:paraId="76F0BB5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787" w:author="L" w:date="2026-09-01T13:59:06Z"/>
          <w:rFonts w:hint="default" w:ascii="Times New Roman" w:hAnsi="Times New Roman"/>
          <w:b w:val="0"/>
          <w:bCs w:val="0"/>
          <w:sz w:val="24"/>
          <w:szCs w:val="24"/>
          <w:lang w:val="en-US" w:eastAsia="zh-CN"/>
        </w:rPr>
      </w:pPr>
      <w:ins w:id="4788" w:author="L" w:date="2026-09-01T13:59:06Z">
        <w:r>
          <w:rPr>
            <w:rFonts w:hint="default" w:ascii="Times New Roman" w:hAnsi="Times New Roman"/>
            <w:b w:val="0"/>
            <w:bCs w:val="0"/>
            <w:sz w:val="24"/>
            <w:szCs w:val="24"/>
            <w:lang w:val="en-US" w:eastAsia="zh-CN"/>
          </w:rPr>
          <w:t xml:space="preserve">root@bliiot:~# </w:t>
        </w:r>
      </w:ins>
      <w:ins w:id="4789" w:author="L" w:date="2026-09-01T13:59:23Z">
        <w:r>
          <w:rPr>
            <w:rFonts w:hint="default" w:ascii="Times New Roman" w:hAnsi="Times New Roman"/>
            <w:b w:val="0"/>
            <w:bCs w:val="0"/>
            <w:color w:val="0000FF"/>
            <w:sz w:val="24"/>
            <w:szCs w:val="24"/>
            <w:lang w:val="en-US" w:eastAsia="zh-CN"/>
          </w:rPr>
          <w:t>ip link set can0 down</w:t>
        </w:r>
      </w:ins>
    </w:p>
    <w:p w14:paraId="4DAFEA92">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790" w:author="L" w:date="2026-09-01T13:59:06Z"/>
          <w:rFonts w:hint="default" w:ascii="Times New Roman" w:hAnsi="Times New Roman"/>
          <w:b w:val="0"/>
          <w:bCs w:val="0"/>
          <w:color w:val="0000FF"/>
          <w:sz w:val="24"/>
          <w:szCs w:val="24"/>
          <w:lang w:val="en-US" w:eastAsia="zh-CN"/>
        </w:rPr>
      </w:pPr>
      <w:ins w:id="4791" w:author="L" w:date="2026-09-01T13:59:06Z">
        <w:r>
          <w:rPr>
            <w:rFonts w:hint="default" w:ascii="Times New Roman" w:hAnsi="Times New Roman"/>
            <w:b w:val="0"/>
            <w:bCs w:val="0"/>
            <w:sz w:val="24"/>
            <w:szCs w:val="24"/>
            <w:lang w:val="en-US" w:eastAsia="zh-CN"/>
          </w:rPr>
          <w:t xml:space="preserve">root@bliiot:~# </w:t>
        </w:r>
      </w:ins>
      <w:ins w:id="4792" w:author="L" w:date="2026-09-01T13:59:35Z">
        <w:r>
          <w:rPr>
            <w:rFonts w:hint="default" w:ascii="Times New Roman" w:hAnsi="Times New Roman"/>
            <w:b w:val="0"/>
            <w:bCs w:val="0"/>
            <w:color w:val="0000FF"/>
            <w:sz w:val="24"/>
            <w:szCs w:val="24"/>
            <w:lang w:val="en-US" w:eastAsia="zh-CN"/>
          </w:rPr>
          <w:t>ip link set can0 type can bitrate 1000000 fd off</w:t>
        </w:r>
      </w:ins>
    </w:p>
    <w:p w14:paraId="586716AC">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793" w:author="L" w:date="2026-09-01T13:59:06Z"/>
          <w:rFonts w:hint="default" w:ascii="Times New Roman" w:hAnsi="Times New Roman"/>
          <w:b w:val="0"/>
          <w:bCs w:val="0"/>
          <w:color w:val="0000FF"/>
          <w:sz w:val="24"/>
          <w:szCs w:val="24"/>
          <w:lang w:val="en-US" w:eastAsia="zh-CN"/>
        </w:rPr>
      </w:pPr>
      <w:ins w:id="4794" w:author="L" w:date="2026-09-01T13:59:06Z">
        <w:r>
          <w:rPr>
            <w:rFonts w:hint="default" w:ascii="Times New Roman" w:hAnsi="Times New Roman"/>
            <w:b w:val="0"/>
            <w:bCs w:val="0"/>
            <w:sz w:val="24"/>
            <w:szCs w:val="24"/>
            <w:lang w:val="en-US" w:eastAsia="zh-CN"/>
          </w:rPr>
          <w:t>root@bliiot:~#</w:t>
        </w:r>
      </w:ins>
      <w:ins w:id="4795" w:author="L" w:date="2026-09-01T13:59:48Z">
        <w:r>
          <w:rPr>
            <w:rFonts w:hint="eastAsia" w:ascii="Times New Roman" w:hAnsi="Times New Roman"/>
            <w:b w:val="0"/>
            <w:bCs w:val="0"/>
            <w:sz w:val="24"/>
            <w:szCs w:val="24"/>
            <w:lang w:val="en-US" w:eastAsia="zh-CN"/>
          </w:rPr>
          <w:t xml:space="preserve"> </w:t>
        </w:r>
      </w:ins>
      <w:ins w:id="4796" w:author="L" w:date="2026-09-01T13:59:45Z">
        <w:r>
          <w:rPr>
            <w:rFonts w:hint="default" w:ascii="Times New Roman" w:hAnsi="Times New Roman"/>
            <w:b w:val="0"/>
            <w:bCs w:val="0"/>
            <w:color w:val="0000FF"/>
            <w:sz w:val="24"/>
            <w:szCs w:val="24"/>
            <w:lang w:val="en-US" w:eastAsia="zh-CN"/>
            <w:rPrChange w:id="4797" w:author="L" w:date="2026-09-01T16:32:10Z">
              <w:rPr>
                <w:rFonts w:hint="default" w:ascii="Times New Roman" w:hAnsi="Times New Roman"/>
                <w:b w:val="0"/>
                <w:bCs w:val="0"/>
                <w:sz w:val="24"/>
                <w:szCs w:val="24"/>
                <w:lang w:val="en-US" w:eastAsia="zh-CN"/>
              </w:rPr>
            </w:rPrChange>
          </w:rPr>
          <w:t>ip link set can0 up</w:t>
        </w:r>
      </w:ins>
    </w:p>
    <w:p w14:paraId="55732C10">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ins w:id="4798" w:author="L" w:date="2026-09-01T14:13:49Z"/>
          <w:rFonts w:hint="default" w:ascii="Times New Roman" w:hAnsi="Times New Roman"/>
          <w:sz w:val="24"/>
          <w:lang w:val="en-US" w:eastAsia="zh-CN"/>
        </w:rPr>
      </w:pPr>
      <w:ins w:id="4799" w:author="L" w:date="2026-09-01T14:09:18Z">
        <w:r>
          <w:rPr>
            <w:rFonts w:hint="eastAsia" w:ascii="Times New Roman" w:hAnsi="Times New Roman"/>
            <w:sz w:val="24"/>
            <w:lang w:val="en-US" w:eastAsia="zh-CN"/>
          </w:rPr>
          <w:t>发送</w:t>
        </w:r>
      </w:ins>
      <w:ins w:id="4800" w:author="L" w:date="2026-09-01T14:09:27Z">
        <w:r>
          <w:rPr>
            <w:rFonts w:hint="eastAsia" w:ascii="Times New Roman" w:hAnsi="Times New Roman"/>
            <w:sz w:val="24"/>
            <w:lang w:val="en-US" w:eastAsia="zh-CN"/>
          </w:rPr>
          <w:t>标准</w:t>
        </w:r>
      </w:ins>
      <w:ins w:id="4801" w:author="L" w:date="2026-09-01T14:09:30Z">
        <w:r>
          <w:rPr>
            <w:rFonts w:hint="eastAsia" w:ascii="Times New Roman" w:hAnsi="Times New Roman"/>
            <w:sz w:val="24"/>
            <w:lang w:val="en-US" w:eastAsia="zh-CN"/>
          </w:rPr>
          <w:t>帧</w:t>
        </w:r>
      </w:ins>
      <w:ins w:id="4802" w:author="L" w:date="2026-09-01T14:11:19Z">
        <w:r>
          <w:rPr>
            <w:rFonts w:hint="eastAsia" w:ascii="Times New Roman" w:hAnsi="Times New Roman"/>
            <w:sz w:val="24"/>
            <w:lang w:val="en-US" w:eastAsia="zh-CN"/>
          </w:rPr>
          <w:t>格式</w:t>
        </w:r>
      </w:ins>
      <w:ins w:id="4803" w:author="L" w:date="2026-09-01T14:11:20Z">
        <w:r>
          <w:rPr>
            <w:rFonts w:hint="eastAsia" w:ascii="Times New Roman" w:hAnsi="Times New Roman"/>
            <w:sz w:val="24"/>
            <w:lang w:val="en-US" w:eastAsia="zh-CN"/>
          </w:rPr>
          <w:t>为</w:t>
        </w:r>
      </w:ins>
      <w:ins w:id="4804" w:author="L" w:date="2026-09-01T14:11:15Z">
        <w:r>
          <w:rPr>
            <w:rFonts w:hint="eastAsia" w:ascii="Times New Roman" w:hAnsi="Times New Roman"/>
            <w:sz w:val="24"/>
            <w:lang w:val="en-US" w:eastAsia="zh-CN"/>
          </w:rPr>
          <w:t>cansend &lt;接口名&gt; &lt;3位十六进制ID&gt;#&lt;数据&gt;</w:t>
        </w:r>
      </w:ins>
      <w:ins w:id="4805" w:author="L" w:date="2026-09-01T14:11:24Z">
        <w:r>
          <w:rPr>
            <w:rFonts w:hint="eastAsia" w:ascii="Times New Roman" w:hAnsi="Times New Roman"/>
            <w:sz w:val="24"/>
            <w:lang w:val="en-US" w:eastAsia="zh-CN"/>
          </w:rPr>
          <w:t>，</w:t>
        </w:r>
      </w:ins>
      <w:ins w:id="4806" w:author="L" w:date="2026-09-01T14:09:35Z">
        <w:r>
          <w:rPr>
            <w:rFonts w:hint="eastAsia" w:ascii="Times New Roman" w:hAnsi="Times New Roman"/>
            <w:sz w:val="24"/>
            <w:lang w:val="en-US" w:eastAsia="zh-CN"/>
          </w:rPr>
          <w:t>扩展</w:t>
        </w:r>
      </w:ins>
      <w:ins w:id="4807" w:author="L" w:date="2026-09-01T14:09:37Z">
        <w:r>
          <w:rPr>
            <w:rFonts w:hint="eastAsia" w:ascii="Times New Roman" w:hAnsi="Times New Roman"/>
            <w:sz w:val="24"/>
            <w:lang w:val="en-US" w:eastAsia="zh-CN"/>
          </w:rPr>
          <w:t>帧</w:t>
        </w:r>
      </w:ins>
      <w:ins w:id="4808" w:author="L" w:date="2026-09-01T14:11:38Z">
        <w:r>
          <w:rPr>
            <w:rFonts w:hint="eastAsia" w:ascii="Times New Roman" w:hAnsi="Times New Roman"/>
            <w:sz w:val="24"/>
            <w:lang w:val="en-US" w:eastAsia="zh-CN"/>
          </w:rPr>
          <w:t>必须严格补齐为 8 位十六进制字符（不足 8 位需在高位补零）</w:t>
        </w:r>
      </w:ins>
      <w:ins w:id="4809" w:author="L" w:date="2026-09-01T14:11:52Z">
        <w:r>
          <w:rPr>
            <w:rFonts w:hint="eastAsia" w:ascii="Times New Roman" w:hAnsi="Times New Roman"/>
            <w:sz w:val="24"/>
            <w:lang w:val="en-US" w:eastAsia="zh-CN"/>
          </w:rPr>
          <w:t>，</w:t>
        </w:r>
      </w:ins>
      <w:ins w:id="4810" w:author="L" w:date="2026-09-01T14:11:56Z">
        <w:r>
          <w:rPr>
            <w:rFonts w:hint="eastAsia" w:ascii="Times New Roman" w:hAnsi="Times New Roman"/>
            <w:sz w:val="24"/>
            <w:lang w:val="en-US" w:eastAsia="zh-CN"/>
          </w:rPr>
          <w:t>具体</w:t>
        </w:r>
      </w:ins>
      <w:ins w:id="4811" w:author="L" w:date="2026-09-01T14:12:04Z">
        <w:r>
          <w:rPr>
            <w:rFonts w:hint="eastAsia" w:ascii="Times New Roman" w:hAnsi="Times New Roman"/>
            <w:sz w:val="24"/>
            <w:lang w:val="en-US" w:eastAsia="zh-CN"/>
          </w:rPr>
          <w:t>格式</w:t>
        </w:r>
      </w:ins>
      <w:ins w:id="4812" w:author="L" w:date="2026-09-01T14:12:06Z">
        <w:r>
          <w:rPr>
            <w:rFonts w:hint="eastAsia" w:ascii="Times New Roman" w:hAnsi="Times New Roman"/>
            <w:sz w:val="24"/>
            <w:lang w:val="en-US" w:eastAsia="zh-CN"/>
          </w:rPr>
          <w:t>为</w:t>
        </w:r>
      </w:ins>
      <w:ins w:id="4813" w:author="L" w:date="2026-09-01T14:11:49Z">
        <w:r>
          <w:rPr>
            <w:rFonts w:hint="eastAsia" w:ascii="Times New Roman" w:hAnsi="Times New Roman"/>
            <w:sz w:val="24"/>
            <w:lang w:val="en-US" w:eastAsia="zh-CN"/>
          </w:rPr>
          <w:t>cansend &lt;接口名&gt; &lt;8位十六进制ID&gt;#&lt;数据&gt;</w:t>
        </w:r>
      </w:ins>
      <w:ins w:id="4814" w:author="L" w:date="2026-09-01T14:13:31Z">
        <w:r>
          <w:rPr>
            <w:rFonts w:hint="eastAsia" w:ascii="Times New Roman" w:hAnsi="Times New Roman"/>
            <w:sz w:val="24"/>
            <w:lang w:val="en-US" w:eastAsia="zh-CN"/>
          </w:rPr>
          <w:t>，</w:t>
        </w:r>
      </w:ins>
      <w:ins w:id="4815" w:author="L" w:date="2026-09-01T14:13:33Z">
        <w:r>
          <w:rPr>
            <w:rFonts w:hint="eastAsia" w:ascii="Times New Roman" w:hAnsi="Times New Roman"/>
            <w:sz w:val="24"/>
            <w:lang w:val="en-US" w:eastAsia="zh-CN"/>
          </w:rPr>
          <w:t>这里</w:t>
        </w:r>
      </w:ins>
      <w:ins w:id="4816" w:author="L" w:date="2026-09-01T14:13:35Z">
        <w:r>
          <w:rPr>
            <w:rFonts w:hint="eastAsia" w:ascii="Times New Roman" w:hAnsi="Times New Roman"/>
            <w:sz w:val="24"/>
            <w:lang w:val="en-US" w:eastAsia="zh-CN"/>
          </w:rPr>
          <w:t>以</w:t>
        </w:r>
      </w:ins>
      <w:ins w:id="4817" w:author="L" w:date="2026-09-01T14:13:36Z">
        <w:r>
          <w:rPr>
            <w:rFonts w:hint="eastAsia" w:ascii="Times New Roman" w:hAnsi="Times New Roman"/>
            <w:sz w:val="24"/>
            <w:lang w:val="en-US" w:eastAsia="zh-CN"/>
          </w:rPr>
          <w:t>2.</w:t>
        </w:r>
      </w:ins>
      <w:ins w:id="4818" w:author="L" w:date="2026-09-01T14:13:37Z">
        <w:r>
          <w:rPr>
            <w:rFonts w:hint="eastAsia" w:ascii="Times New Roman" w:hAnsi="Times New Roman"/>
            <w:sz w:val="24"/>
            <w:lang w:val="en-US" w:eastAsia="zh-CN"/>
          </w:rPr>
          <w:t>0</w:t>
        </w:r>
      </w:ins>
      <w:ins w:id="4819" w:author="L" w:date="2026-09-01T14:13:38Z">
        <w:r>
          <w:rPr>
            <w:rFonts w:hint="eastAsia" w:ascii="Times New Roman" w:hAnsi="Times New Roman"/>
            <w:sz w:val="24"/>
            <w:lang w:val="en-US" w:eastAsia="zh-CN"/>
          </w:rPr>
          <w:t>B</w:t>
        </w:r>
      </w:ins>
      <w:ins w:id="4820" w:author="L" w:date="2026-09-01T14:13:45Z">
        <w:r>
          <w:rPr>
            <w:rFonts w:hint="eastAsia" w:ascii="Times New Roman" w:hAnsi="Times New Roman"/>
            <w:sz w:val="24"/>
            <w:lang w:val="en-US" w:eastAsia="zh-CN"/>
          </w:rPr>
          <w:t>为例</w:t>
        </w:r>
      </w:ins>
      <w:ins w:id="4821" w:author="L" w:date="2026-09-01T14:13:47Z">
        <w:r>
          <w:rPr>
            <w:rFonts w:hint="eastAsia" w:ascii="Times New Roman" w:hAnsi="Times New Roman"/>
            <w:sz w:val="24"/>
            <w:lang w:val="en-US" w:eastAsia="zh-CN"/>
          </w:rPr>
          <w:t>：</w:t>
        </w:r>
      </w:ins>
      <w:ins w:id="4822" w:author="L" w:date="2026-09-01T14:39:54Z">
        <w:r>
          <w:rPr>
            <w:rFonts w:hint="eastAsia" w:ascii="Times New Roman" w:hAnsi="Times New Roman"/>
            <w:sz w:val="24"/>
            <w:lang w:val="en-US" w:eastAsia="zh-CN"/>
          </w:rPr>
          <w:t>向</w:t>
        </w:r>
      </w:ins>
      <w:ins w:id="4823" w:author="L" w:date="2026-09-01T14:21:18Z">
        <w:r>
          <w:rPr>
            <w:rFonts w:hint="eastAsia" w:ascii="Times New Roman" w:hAnsi="Times New Roman"/>
            <w:sz w:val="24"/>
            <w:lang w:val="en-US" w:eastAsia="zh-CN"/>
          </w:rPr>
          <w:t>29</w:t>
        </w:r>
      </w:ins>
      <w:ins w:id="4824" w:author="L" w:date="2026-09-01T14:21:20Z">
        <w:r>
          <w:rPr>
            <w:rFonts w:hint="eastAsia" w:ascii="Times New Roman" w:hAnsi="Times New Roman"/>
            <w:sz w:val="24"/>
            <w:lang w:val="en-US" w:eastAsia="zh-CN"/>
          </w:rPr>
          <w:t>位</w:t>
        </w:r>
      </w:ins>
      <w:ins w:id="4825" w:author="L" w:date="2026-09-01T14:21:22Z">
        <w:r>
          <w:rPr>
            <w:rFonts w:hint="eastAsia" w:ascii="Times New Roman" w:hAnsi="Times New Roman"/>
            <w:sz w:val="24"/>
            <w:lang w:val="en-US" w:eastAsia="zh-CN"/>
          </w:rPr>
          <w:t>最大</w:t>
        </w:r>
      </w:ins>
      <w:ins w:id="4826" w:author="L" w:date="2026-09-01T14:21:31Z">
        <w:r>
          <w:rPr>
            <w:rFonts w:hint="eastAsia" w:ascii="Times New Roman" w:hAnsi="Times New Roman"/>
            <w:sz w:val="24"/>
            <w:lang w:val="en-US" w:eastAsia="zh-CN"/>
          </w:rPr>
          <w:t>合法</w:t>
        </w:r>
      </w:ins>
      <w:ins w:id="4827" w:author="L" w:date="2026-09-01T14:21:23Z">
        <w:r>
          <w:rPr>
            <w:rFonts w:hint="eastAsia" w:ascii="Times New Roman" w:hAnsi="Times New Roman"/>
            <w:sz w:val="24"/>
            <w:lang w:val="en-US" w:eastAsia="zh-CN"/>
          </w:rPr>
          <w:t>ID</w:t>
        </w:r>
      </w:ins>
      <w:ins w:id="4828" w:author="L" w:date="2026-09-01T14:43:38Z">
        <w:r>
          <w:rPr>
            <w:rFonts w:hint="eastAsia" w:ascii="Times New Roman" w:hAnsi="Times New Roman"/>
            <w:sz w:val="24"/>
            <w:lang w:val="en-US" w:eastAsia="zh-CN"/>
          </w:rPr>
          <w:t>的</w:t>
        </w:r>
      </w:ins>
      <w:ins w:id="4829" w:author="L" w:date="2026-09-01T14:43:54Z">
        <w:r>
          <w:rPr>
            <w:rFonts w:hint="eastAsia" w:ascii="Times New Roman" w:hAnsi="Times New Roman"/>
            <w:sz w:val="24"/>
            <w:lang w:val="en-US" w:eastAsia="zh-CN"/>
          </w:rPr>
          <w:t>节点</w:t>
        </w:r>
      </w:ins>
      <w:ins w:id="4830" w:author="L" w:date="2026-09-01T14:43:41Z">
        <w:r>
          <w:rPr>
            <w:rFonts w:hint="eastAsia" w:ascii="Times New Roman" w:hAnsi="Times New Roman"/>
            <w:sz w:val="24"/>
            <w:lang w:val="en-US" w:eastAsia="zh-CN"/>
          </w:rPr>
          <w:t>发送</w:t>
        </w:r>
      </w:ins>
      <w:ins w:id="4831" w:author="L" w:date="2026-09-01T14:23:20Z">
        <w:r>
          <w:rPr>
            <w:rFonts w:hint="eastAsia" w:ascii="Times New Roman" w:hAnsi="Times New Roman"/>
            <w:sz w:val="24"/>
            <w:lang w:val="en-US" w:eastAsia="zh-CN"/>
          </w:rPr>
          <w:t>数据</w:t>
        </w:r>
      </w:ins>
      <w:ins w:id="4832" w:author="L" w:date="2026-09-01T14:23:21Z">
        <w:r>
          <w:rPr>
            <w:rFonts w:hint="eastAsia" w:ascii="Times New Roman" w:hAnsi="Times New Roman"/>
            <w:sz w:val="24"/>
            <w:lang w:val="en-US" w:eastAsia="zh-CN"/>
          </w:rPr>
          <w:t>长度</w:t>
        </w:r>
      </w:ins>
      <w:ins w:id="4833" w:author="L" w:date="2026-09-01T14:23:22Z">
        <w:r>
          <w:rPr>
            <w:rFonts w:hint="eastAsia" w:ascii="Times New Roman" w:hAnsi="Times New Roman"/>
            <w:sz w:val="24"/>
            <w:lang w:val="en-US" w:eastAsia="zh-CN"/>
          </w:rPr>
          <w:t>为</w:t>
        </w:r>
      </w:ins>
      <w:ins w:id="4834" w:author="L" w:date="2026-09-01T14:23:23Z">
        <w:r>
          <w:rPr>
            <w:rFonts w:hint="eastAsia" w:ascii="Times New Roman" w:hAnsi="Times New Roman"/>
            <w:sz w:val="24"/>
            <w:lang w:val="en-US" w:eastAsia="zh-CN"/>
          </w:rPr>
          <w:t>8</w:t>
        </w:r>
      </w:ins>
      <w:ins w:id="4835" w:author="L" w:date="2026-09-01T14:23:24Z">
        <w:r>
          <w:rPr>
            <w:rFonts w:hint="eastAsia" w:ascii="Times New Roman" w:hAnsi="Times New Roman"/>
            <w:sz w:val="24"/>
            <w:lang w:val="en-US" w:eastAsia="zh-CN"/>
          </w:rPr>
          <w:t>字节</w:t>
        </w:r>
      </w:ins>
      <w:ins w:id="4836" w:author="L" w:date="2026-09-01T14:23:39Z">
        <w:r>
          <w:rPr>
            <w:rFonts w:hint="eastAsia" w:ascii="Times New Roman" w:hAnsi="Times New Roman"/>
            <w:sz w:val="24"/>
            <w:lang w:val="en-US" w:eastAsia="zh-CN"/>
          </w:rPr>
          <w:t>的</w:t>
        </w:r>
      </w:ins>
      <w:ins w:id="4837" w:author="L" w:date="2026-09-01T14:23:42Z">
        <w:r>
          <w:rPr>
            <w:rFonts w:hint="eastAsia" w:ascii="Times New Roman" w:hAnsi="Times New Roman"/>
            <w:sz w:val="24"/>
            <w:lang w:val="en-US" w:eastAsia="zh-CN"/>
          </w:rPr>
          <w:t>扩展</w:t>
        </w:r>
      </w:ins>
      <w:ins w:id="4838" w:author="L" w:date="2026-09-01T14:23:45Z">
        <w:r>
          <w:rPr>
            <w:rFonts w:hint="eastAsia" w:ascii="Times New Roman" w:hAnsi="Times New Roman"/>
            <w:sz w:val="24"/>
            <w:lang w:val="en-US" w:eastAsia="zh-CN"/>
          </w:rPr>
          <w:t>帧</w:t>
        </w:r>
      </w:ins>
      <w:ins w:id="4839" w:author="L" w:date="2026-09-01T14:23:47Z">
        <w:r>
          <w:rPr>
            <w:rFonts w:hint="eastAsia" w:ascii="Times New Roman" w:hAnsi="Times New Roman"/>
            <w:sz w:val="24"/>
            <w:lang w:val="en-US" w:eastAsia="zh-CN"/>
          </w:rPr>
          <w:t>。</w:t>
        </w:r>
      </w:ins>
    </w:p>
    <w:p w14:paraId="698BC2FC">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841" w:author="L" w:date="2026-09-01T14:17:36Z"/>
        </w:rPr>
        <w:pPrChange w:id="4840" w:author="L" w:date="2026-09-01T14:17:57Z">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pPr>
        </w:pPrChange>
      </w:pPr>
      <w:ins w:id="4842" w:author="L" w:date="2026-09-01T14:17:42Z">
        <w:r>
          <w:rPr>
            <w:rFonts w:hint="default" w:ascii="Times New Roman" w:hAnsi="Times New Roman"/>
            <w:b w:val="0"/>
            <w:bCs w:val="0"/>
            <w:sz w:val="24"/>
            <w:szCs w:val="24"/>
            <w:lang w:val="en-US" w:eastAsia="zh-CN"/>
          </w:rPr>
          <w:t>root@bliiot:~#</w:t>
        </w:r>
      </w:ins>
      <w:ins w:id="4843" w:author="L" w:date="2026-09-01T14:17:42Z">
        <w:r>
          <w:rPr>
            <w:rFonts w:hint="eastAsia" w:ascii="Times New Roman" w:hAnsi="Times New Roman"/>
            <w:b w:val="0"/>
            <w:bCs w:val="0"/>
            <w:sz w:val="24"/>
            <w:szCs w:val="24"/>
            <w:lang w:val="en-US" w:eastAsia="zh-CN"/>
          </w:rPr>
          <w:t xml:space="preserve"> </w:t>
        </w:r>
      </w:ins>
      <w:ins w:id="4844" w:author="L" w:date="2026-09-01T14:17:55Z">
        <w:r>
          <w:rPr>
            <w:rFonts w:hint="default" w:ascii="Times New Roman" w:hAnsi="Times New Roman"/>
            <w:b w:val="0"/>
            <w:bCs w:val="0"/>
            <w:color w:val="0000FF"/>
            <w:sz w:val="24"/>
            <w:szCs w:val="24"/>
            <w:lang w:val="en-US" w:eastAsia="zh-CN"/>
            <w:rPrChange w:id="4845" w:author="L" w:date="2026-09-01T16:33:24Z">
              <w:rPr>
                <w:rFonts w:hint="default" w:ascii="Times New Roman" w:hAnsi="Times New Roman"/>
                <w:b w:val="0"/>
                <w:bCs w:val="0"/>
                <w:sz w:val="24"/>
                <w:szCs w:val="24"/>
                <w:lang w:val="en-US" w:eastAsia="zh-CN"/>
              </w:rPr>
            </w:rPrChange>
          </w:rPr>
          <w:t>cansend can0 1FFFFFFF#AABBCCDDEEFF1122</w:t>
        </w:r>
      </w:ins>
    </w:p>
    <w:p w14:paraId="7FFAE497">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ins w:id="4847" w:author="L" w:date="2026-09-01T14:18:03Z"/>
        </w:rPr>
        <w:pPrChange w:id="4846" w:author="L" w:date="2026-09-01T14:17:36Z">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pPr>
        </w:pPrChange>
      </w:pPr>
      <w:ins w:id="4848" w:author="L" w:date="2026-09-01T14:17:34Z">
        <w:r>
          <w:rPr/>
          <w:drawing>
            <wp:inline distT="0" distB="0" distL="114300" distR="114300">
              <wp:extent cx="5268595" cy="324485"/>
              <wp:effectExtent l="0" t="0" r="8255" b="18415"/>
              <wp:docPr id="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
                      <pic:cNvPicPr>
                        <a:picLocks noChangeAspect="1"/>
                      </pic:cNvPicPr>
                    </pic:nvPicPr>
                    <pic:blipFill>
                      <a:blip r:embed="rId28"/>
                      <a:stretch>
                        <a:fillRect/>
                      </a:stretch>
                    </pic:blipFill>
                    <pic:spPr>
                      <a:xfrm>
                        <a:off x="0" y="0"/>
                        <a:ext cx="5268595" cy="324485"/>
                      </a:xfrm>
                      <a:prstGeom prst="rect">
                        <a:avLst/>
                      </a:prstGeom>
                      <a:noFill/>
                      <a:ln>
                        <a:noFill/>
                      </a:ln>
                    </pic:spPr>
                  </pic:pic>
                </a:graphicData>
              </a:graphic>
            </wp:inline>
          </w:drawing>
        </w:r>
      </w:ins>
    </w:p>
    <w:p w14:paraId="5D363896">
      <w:pPr>
        <w:pStyle w:val="12"/>
        <w:spacing w:after="0" w:line="360" w:lineRule="auto"/>
        <w:ind w:left="0" w:leftChars="0" w:firstLine="480" w:firstLineChars="200"/>
        <w:outlineLvl w:val="9"/>
        <w:rPr>
          <w:ins w:id="4850" w:author="L" w:date="2026-09-01T14:24:28Z"/>
          <w:rFonts w:hint="eastAsia" w:ascii="Times New Roman" w:hAnsi="Times New Roman" w:eastAsiaTheme="minorEastAsia"/>
          <w:sz w:val="24"/>
          <w:lang w:val="en-US" w:eastAsia="zh-CN"/>
        </w:rPr>
      </w:pPr>
      <w:ins w:id="4851" w:author="L" w:date="2026-09-01T14:24:28Z">
        <w:r>
          <w:rPr>
            <w:rFonts w:hint="eastAsia" w:ascii="Times New Roman" w:hAnsi="Times New Roman"/>
            <w:sz w:val="24"/>
            <w:lang w:val="en-US" w:eastAsia="zh-CN"/>
          </w:rPr>
          <w:t>GCAN Tools工具收到数据</w:t>
        </w:r>
      </w:ins>
    </w:p>
    <w:p w14:paraId="6F996217">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ins w:id="4853" w:author="L" w:date="2026-09-01T14:27:52Z"/>
        </w:rPr>
        <w:pPrChange w:id="4852" w:author="L" w:date="2026-09-01T14:17:36Z">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pPr>
        </w:pPrChange>
      </w:pPr>
      <w:ins w:id="4854" w:author="L" w:date="2026-09-01T14:25:00Z">
        <w:r>
          <w:rPr/>
          <w:drawing>
            <wp:inline distT="0" distB="0" distL="114300" distR="114300">
              <wp:extent cx="5271135" cy="344170"/>
              <wp:effectExtent l="0" t="0" r="5715" b="17780"/>
              <wp:docPr id="1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2"/>
                      <pic:cNvPicPr>
                        <a:picLocks noChangeAspect="1"/>
                      </pic:cNvPicPr>
                    </pic:nvPicPr>
                    <pic:blipFill>
                      <a:blip r:embed="rId29"/>
                      <a:stretch>
                        <a:fillRect/>
                      </a:stretch>
                    </pic:blipFill>
                    <pic:spPr>
                      <a:xfrm>
                        <a:off x="0" y="0"/>
                        <a:ext cx="5271135" cy="344170"/>
                      </a:xfrm>
                      <a:prstGeom prst="rect">
                        <a:avLst/>
                      </a:prstGeom>
                      <a:noFill/>
                      <a:ln>
                        <a:noFill/>
                      </a:ln>
                    </pic:spPr>
                  </pic:pic>
                </a:graphicData>
              </a:graphic>
            </wp:inline>
          </w:drawing>
        </w:r>
      </w:ins>
    </w:p>
    <w:p w14:paraId="429718D6">
      <w:pPr>
        <w:pStyle w:val="12"/>
        <w:spacing w:after="0" w:line="360" w:lineRule="auto"/>
        <w:ind w:left="0" w:leftChars="0" w:firstLine="480" w:firstLineChars="200"/>
        <w:outlineLvl w:val="9"/>
        <w:rPr>
          <w:ins w:id="4856" w:author="L" w:date="2026-09-01T14:27:55Z"/>
          <w:rFonts w:hint="eastAsia" w:ascii="Times New Roman" w:hAnsi="Times New Roman"/>
          <w:b w:val="0"/>
          <w:bCs w:val="0"/>
          <w:sz w:val="24"/>
          <w:szCs w:val="24"/>
          <w:lang w:val="en-US" w:eastAsia="zh-CN"/>
        </w:rPr>
      </w:pPr>
      <w:ins w:id="4857" w:author="L" w:date="2026-09-01T14:27:55Z">
        <w:r>
          <w:rPr>
            <w:rFonts w:hint="eastAsia" w:ascii="Times New Roman" w:hAnsi="Times New Roman"/>
            <w:b w:val="0"/>
            <w:bCs w:val="0"/>
            <w:sz w:val="24"/>
            <w:szCs w:val="24"/>
            <w:lang w:val="en-US" w:eastAsia="zh-CN"/>
          </w:rPr>
          <w:t>使用 candump 命令实时监听并打印 can0 接口接收到的所有数据：</w:t>
        </w:r>
      </w:ins>
    </w:p>
    <w:p w14:paraId="3C4E2D73">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858" w:author="L" w:date="2026-09-01T14:27:55Z"/>
          <w:rFonts w:hint="default" w:ascii="Times New Roman" w:hAnsi="Times New Roman"/>
          <w:b w:val="0"/>
          <w:bCs w:val="0"/>
          <w:sz w:val="24"/>
          <w:szCs w:val="24"/>
          <w:lang w:val="en-US" w:eastAsia="zh-CN"/>
        </w:rPr>
      </w:pPr>
      <w:ins w:id="4859" w:author="L" w:date="2026-09-01T14:27:55Z">
        <w:r>
          <w:rPr>
            <w:rFonts w:hint="default" w:ascii="Times New Roman" w:hAnsi="Times New Roman"/>
            <w:b w:val="0"/>
            <w:bCs w:val="0"/>
            <w:sz w:val="24"/>
            <w:szCs w:val="24"/>
            <w:lang w:val="en-US" w:eastAsia="zh-CN"/>
          </w:rPr>
          <w:t xml:space="preserve">root@bliiot:~# </w:t>
        </w:r>
      </w:ins>
      <w:ins w:id="4860" w:author="L" w:date="2026-09-01T14:27:55Z">
        <w:r>
          <w:rPr>
            <w:rFonts w:hint="default" w:ascii="Times New Roman" w:hAnsi="Times New Roman"/>
            <w:b w:val="0"/>
            <w:bCs w:val="0"/>
            <w:color w:val="0000FF"/>
            <w:sz w:val="24"/>
            <w:szCs w:val="24"/>
            <w:lang w:val="en-US" w:eastAsia="zh-CN"/>
            <w:rPrChange w:id="4861" w:author="L" w:date="2026-09-01T16:33:31Z">
              <w:rPr>
                <w:rFonts w:hint="default" w:ascii="Times New Roman" w:hAnsi="Times New Roman"/>
                <w:b w:val="0"/>
                <w:bCs w:val="0"/>
                <w:sz w:val="24"/>
                <w:szCs w:val="24"/>
                <w:lang w:val="en-US" w:eastAsia="zh-CN"/>
              </w:rPr>
            </w:rPrChange>
          </w:rPr>
          <w:t>candump can0</w:t>
        </w:r>
      </w:ins>
    </w:p>
    <w:p w14:paraId="7EEE392A">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ins w:id="4862" w:author="L" w:date="2026-09-01T14:27:55Z"/>
          <w:rFonts w:hint="eastAsia" w:ascii="Times New Roman" w:hAnsi="Times New Roman"/>
          <w:b w:val="0"/>
          <w:bCs w:val="0"/>
          <w:sz w:val="24"/>
          <w:szCs w:val="24"/>
          <w:lang w:val="en-US" w:eastAsia="zh-CN"/>
        </w:rPr>
      </w:pPr>
      <w:ins w:id="4863" w:author="L" w:date="2026-09-01T14:27:55Z">
        <w:r>
          <w:rPr/>
          <w:drawing>
            <wp:inline distT="0" distB="0" distL="114300" distR="114300">
              <wp:extent cx="5270500" cy="315595"/>
              <wp:effectExtent l="0" t="0" r="6350" b="8255"/>
              <wp:docPr id="1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5"/>
                      <pic:cNvPicPr>
                        <a:picLocks noChangeAspect="1"/>
                      </pic:cNvPicPr>
                    </pic:nvPicPr>
                    <pic:blipFill>
                      <a:blip r:embed="rId23"/>
                      <a:stretch>
                        <a:fillRect/>
                      </a:stretch>
                    </pic:blipFill>
                    <pic:spPr>
                      <a:xfrm>
                        <a:off x="0" y="0"/>
                        <a:ext cx="5270500" cy="315595"/>
                      </a:xfrm>
                      <a:prstGeom prst="rect">
                        <a:avLst/>
                      </a:prstGeom>
                      <a:noFill/>
                      <a:ln>
                        <a:noFill/>
                      </a:ln>
                    </pic:spPr>
                  </pic:pic>
                </a:graphicData>
              </a:graphic>
            </wp:inline>
          </w:drawing>
        </w:r>
      </w:ins>
    </w:p>
    <w:p w14:paraId="53207C0F">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ins w:id="4865" w:author="L" w:date="2026-09-01T14:27:55Z"/>
          <w:rFonts w:hint="default" w:ascii="Times New Roman" w:hAnsi="Times New Roman"/>
          <w:b w:val="0"/>
          <w:bCs w:val="0"/>
          <w:sz w:val="24"/>
          <w:szCs w:val="24"/>
          <w:lang w:val="en-US" w:eastAsia="zh-CN"/>
        </w:rPr>
      </w:pPr>
      <w:ins w:id="4866" w:author="L" w:date="2026-09-01T14:27:55Z">
        <w:r>
          <w:rPr>
            <w:rFonts w:hint="eastAsia" w:ascii="Times New Roman" w:hAnsi="Times New Roman"/>
            <w:b w:val="0"/>
            <w:bCs w:val="0"/>
            <w:sz w:val="24"/>
            <w:szCs w:val="24"/>
            <w:lang w:val="en-US" w:eastAsia="zh-CN"/>
          </w:rPr>
          <w:t>若CAN0接收正常，用其它设备发送该数据则应收到</w:t>
        </w:r>
      </w:ins>
    </w:p>
    <w:p w14:paraId="7861F12F">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867" w:author="L" w:date="2026-09-01T14:27:55Z"/>
          <w:rFonts w:hint="default" w:ascii="Times New Roman" w:hAnsi="Times New Roman"/>
          <w:b w:val="0"/>
          <w:bCs w:val="0"/>
          <w:sz w:val="24"/>
          <w:szCs w:val="24"/>
          <w:lang w:val="en-US" w:eastAsia="zh-CN"/>
        </w:rPr>
      </w:pPr>
      <w:ins w:id="4868" w:author="L" w:date="2026-09-01T14:27:55Z">
        <w:r>
          <w:rPr>
            <w:rFonts w:hint="default" w:ascii="Times New Roman" w:hAnsi="Times New Roman"/>
            <w:b w:val="0"/>
            <w:bCs w:val="0"/>
            <w:sz w:val="24"/>
            <w:szCs w:val="24"/>
            <w:lang w:val="en-US" w:eastAsia="zh-CN"/>
          </w:rPr>
          <w:t xml:space="preserve">root@bliiot:~# </w:t>
        </w:r>
      </w:ins>
      <w:ins w:id="4869" w:author="L" w:date="2026-09-01T14:27:55Z">
        <w:r>
          <w:rPr>
            <w:rFonts w:hint="default" w:ascii="Times New Roman" w:hAnsi="Times New Roman"/>
            <w:b w:val="0"/>
            <w:bCs w:val="0"/>
            <w:color w:val="0000FF"/>
            <w:sz w:val="24"/>
            <w:szCs w:val="24"/>
            <w:lang w:val="en-US" w:eastAsia="zh-CN"/>
            <w:rPrChange w:id="4870" w:author="L" w:date="2026-09-01T16:33:27Z">
              <w:rPr>
                <w:rFonts w:hint="default" w:ascii="Times New Roman" w:hAnsi="Times New Roman"/>
                <w:b w:val="0"/>
                <w:bCs w:val="0"/>
                <w:sz w:val="24"/>
                <w:szCs w:val="24"/>
                <w:lang w:val="en-US" w:eastAsia="zh-CN"/>
              </w:rPr>
            </w:rPrChange>
          </w:rPr>
          <w:t>candump can0</w:t>
        </w:r>
      </w:ins>
    </w:p>
    <w:p w14:paraId="777A148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871" w:author="L" w:date="2026-09-01T14:27:55Z"/>
          <w:rFonts w:hint="default" w:ascii="Times New Roman" w:hAnsi="Times New Roman"/>
          <w:b w:val="0"/>
          <w:bCs w:val="0"/>
          <w:sz w:val="24"/>
          <w:szCs w:val="24"/>
          <w:lang w:val="en-US" w:eastAsia="zh-CN"/>
        </w:rPr>
      </w:pPr>
      <w:ins w:id="4872" w:author="L" w:date="2026-09-01T14:27:55Z">
        <w:r>
          <w:rPr>
            <w:rFonts w:hint="default" w:ascii="Times New Roman" w:hAnsi="Times New Roman"/>
            <w:b w:val="0"/>
            <w:bCs w:val="0"/>
            <w:sz w:val="24"/>
            <w:szCs w:val="24"/>
            <w:lang w:val="en-US" w:eastAsia="zh-CN"/>
          </w:rPr>
          <w:t xml:space="preserve">  can0  </w:t>
        </w:r>
      </w:ins>
      <w:ins w:id="4873" w:author="L" w:date="2026-09-01T14:31:31Z">
        <w:r>
          <w:rPr>
            <w:rFonts w:hint="eastAsia" w:ascii="Times New Roman" w:hAnsi="Times New Roman"/>
            <w:b w:val="0"/>
            <w:bCs w:val="0"/>
            <w:sz w:val="24"/>
            <w:szCs w:val="24"/>
            <w:lang w:val="en-US" w:eastAsia="zh-CN"/>
          </w:rPr>
          <w:t>1</w:t>
        </w:r>
      </w:ins>
      <w:ins w:id="4874" w:author="L" w:date="2026-09-01T14:31:34Z">
        <w:r>
          <w:rPr>
            <w:rFonts w:hint="eastAsia" w:ascii="Times New Roman" w:hAnsi="Times New Roman"/>
            <w:b w:val="0"/>
            <w:bCs w:val="0"/>
            <w:sz w:val="24"/>
            <w:szCs w:val="24"/>
            <w:lang w:val="en-US" w:eastAsia="zh-CN"/>
          </w:rPr>
          <w:t>FFF</w:t>
        </w:r>
      </w:ins>
      <w:ins w:id="4875" w:author="L" w:date="2026-09-01T14:31:35Z">
        <w:r>
          <w:rPr>
            <w:rFonts w:hint="eastAsia" w:ascii="Times New Roman" w:hAnsi="Times New Roman"/>
            <w:b w:val="0"/>
            <w:bCs w:val="0"/>
            <w:sz w:val="24"/>
            <w:szCs w:val="24"/>
            <w:lang w:val="en-US" w:eastAsia="zh-CN"/>
          </w:rPr>
          <w:t>FFF</w:t>
        </w:r>
      </w:ins>
      <w:ins w:id="4876" w:author="L" w:date="2026-09-01T14:31:36Z">
        <w:r>
          <w:rPr>
            <w:rFonts w:hint="eastAsia" w:ascii="Times New Roman" w:hAnsi="Times New Roman"/>
            <w:b w:val="0"/>
            <w:bCs w:val="0"/>
            <w:sz w:val="24"/>
            <w:szCs w:val="24"/>
            <w:lang w:val="en-US" w:eastAsia="zh-CN"/>
          </w:rPr>
          <w:t>F</w:t>
        </w:r>
      </w:ins>
      <w:ins w:id="4877" w:author="L" w:date="2026-09-01T14:27:55Z">
        <w:r>
          <w:rPr>
            <w:rFonts w:hint="default" w:ascii="Times New Roman" w:hAnsi="Times New Roman"/>
            <w:b w:val="0"/>
            <w:bCs w:val="0"/>
            <w:sz w:val="24"/>
            <w:szCs w:val="24"/>
            <w:lang w:val="en-US" w:eastAsia="zh-CN"/>
          </w:rPr>
          <w:t xml:space="preserve">   [8] </w:t>
        </w:r>
      </w:ins>
      <w:ins w:id="4878" w:author="L" w:date="2026-09-01T14:31:46Z">
        <w:r>
          <w:rPr>
            <w:rFonts w:hint="eastAsia" w:ascii="Times New Roman" w:hAnsi="Times New Roman"/>
            <w:b w:val="0"/>
            <w:bCs w:val="0"/>
            <w:sz w:val="24"/>
            <w:szCs w:val="24"/>
            <w:lang w:val="en-US" w:eastAsia="zh-CN"/>
          </w:rPr>
          <w:t xml:space="preserve"> </w:t>
        </w:r>
      </w:ins>
      <w:ins w:id="4879" w:author="L" w:date="2026-09-01T14:31:47Z">
        <w:r>
          <w:rPr>
            <w:rFonts w:hint="eastAsia" w:ascii="Times New Roman" w:hAnsi="Times New Roman"/>
            <w:b w:val="0"/>
            <w:bCs w:val="0"/>
            <w:sz w:val="24"/>
            <w:szCs w:val="24"/>
            <w:lang w:val="en-US" w:eastAsia="zh-CN"/>
          </w:rPr>
          <w:t xml:space="preserve"> AA</w:t>
        </w:r>
      </w:ins>
      <w:ins w:id="4880" w:author="L" w:date="2026-09-01T14:31:48Z">
        <w:r>
          <w:rPr>
            <w:rFonts w:hint="eastAsia" w:ascii="Times New Roman" w:hAnsi="Times New Roman"/>
            <w:b w:val="0"/>
            <w:bCs w:val="0"/>
            <w:sz w:val="24"/>
            <w:szCs w:val="24"/>
            <w:lang w:val="en-US" w:eastAsia="zh-CN"/>
          </w:rPr>
          <w:t xml:space="preserve"> B</w:t>
        </w:r>
      </w:ins>
      <w:ins w:id="4881" w:author="L" w:date="2026-09-01T14:31:49Z">
        <w:r>
          <w:rPr>
            <w:rFonts w:hint="eastAsia" w:ascii="Times New Roman" w:hAnsi="Times New Roman"/>
            <w:b w:val="0"/>
            <w:bCs w:val="0"/>
            <w:sz w:val="24"/>
            <w:szCs w:val="24"/>
            <w:lang w:val="en-US" w:eastAsia="zh-CN"/>
          </w:rPr>
          <w:t>B CC</w:t>
        </w:r>
      </w:ins>
      <w:ins w:id="4882" w:author="L" w:date="2026-09-01T14:31:50Z">
        <w:r>
          <w:rPr>
            <w:rFonts w:hint="eastAsia" w:ascii="Times New Roman" w:hAnsi="Times New Roman"/>
            <w:b w:val="0"/>
            <w:bCs w:val="0"/>
            <w:sz w:val="24"/>
            <w:szCs w:val="24"/>
            <w:lang w:val="en-US" w:eastAsia="zh-CN"/>
          </w:rPr>
          <w:t xml:space="preserve"> DD </w:t>
        </w:r>
      </w:ins>
      <w:ins w:id="4883" w:author="L" w:date="2026-09-01T14:31:51Z">
        <w:r>
          <w:rPr>
            <w:rFonts w:hint="eastAsia" w:ascii="Times New Roman" w:hAnsi="Times New Roman"/>
            <w:b w:val="0"/>
            <w:bCs w:val="0"/>
            <w:sz w:val="24"/>
            <w:szCs w:val="24"/>
            <w:lang w:val="en-US" w:eastAsia="zh-CN"/>
          </w:rPr>
          <w:t>E</w:t>
        </w:r>
      </w:ins>
      <w:ins w:id="4884" w:author="L" w:date="2026-09-01T14:31:52Z">
        <w:r>
          <w:rPr>
            <w:rFonts w:hint="eastAsia" w:ascii="Times New Roman" w:hAnsi="Times New Roman"/>
            <w:b w:val="0"/>
            <w:bCs w:val="0"/>
            <w:sz w:val="24"/>
            <w:szCs w:val="24"/>
            <w:lang w:val="en-US" w:eastAsia="zh-CN"/>
          </w:rPr>
          <w:t>E FF</w:t>
        </w:r>
      </w:ins>
      <w:ins w:id="4885" w:author="L" w:date="2026-09-01T14:31:53Z">
        <w:r>
          <w:rPr>
            <w:rFonts w:hint="eastAsia" w:ascii="Times New Roman" w:hAnsi="Times New Roman"/>
            <w:b w:val="0"/>
            <w:bCs w:val="0"/>
            <w:sz w:val="24"/>
            <w:szCs w:val="24"/>
            <w:lang w:val="en-US" w:eastAsia="zh-CN"/>
          </w:rPr>
          <w:t xml:space="preserve"> 11</w:t>
        </w:r>
      </w:ins>
      <w:ins w:id="4886" w:author="L" w:date="2026-09-01T14:31:54Z">
        <w:r>
          <w:rPr>
            <w:rFonts w:hint="eastAsia" w:ascii="Times New Roman" w:hAnsi="Times New Roman"/>
            <w:b w:val="0"/>
            <w:bCs w:val="0"/>
            <w:sz w:val="24"/>
            <w:szCs w:val="24"/>
            <w:lang w:val="en-US" w:eastAsia="zh-CN"/>
          </w:rPr>
          <w:t xml:space="preserve"> 22</w:t>
        </w:r>
      </w:ins>
    </w:p>
    <w:p w14:paraId="4138977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rFonts w:hint="default"/>
          <w:lang w:val="en-US" w:eastAsia="zh-CN"/>
        </w:rPr>
        <w:pPrChange w:id="4887" w:author="L" w:date="2026-09-01T14:17:36Z">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pPr>
        </w:pPrChange>
      </w:pPr>
      <w:ins w:id="4888" w:author="L" w:date="2026-09-01T14:30:34Z">
        <w:r>
          <w:rPr/>
          <w:drawing>
            <wp:inline distT="0" distB="0" distL="114300" distR="114300">
              <wp:extent cx="5269230" cy="414655"/>
              <wp:effectExtent l="0" t="0" r="7620" b="4445"/>
              <wp:docPr id="1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3"/>
                      <pic:cNvPicPr>
                        <a:picLocks noChangeAspect="1"/>
                      </pic:cNvPicPr>
                    </pic:nvPicPr>
                    <pic:blipFill>
                      <a:blip r:embed="rId30"/>
                      <a:stretch>
                        <a:fillRect/>
                      </a:stretch>
                    </pic:blipFill>
                    <pic:spPr>
                      <a:xfrm>
                        <a:off x="0" y="0"/>
                        <a:ext cx="5269230" cy="414655"/>
                      </a:xfrm>
                      <a:prstGeom prst="rect">
                        <a:avLst/>
                      </a:prstGeom>
                      <a:noFill/>
                      <a:ln>
                        <a:noFill/>
                      </a:ln>
                    </pic:spPr>
                  </pic:pic>
                </a:graphicData>
              </a:graphic>
            </wp:inline>
          </w:drawing>
        </w:r>
      </w:ins>
      <w:ins w:id="4890" w:author="L" w:date="2026-09-01T14:31:19Z">
        <w:r>
          <w:rPr/>
          <w:drawing>
            <wp:inline distT="0" distB="0" distL="114300" distR="114300">
              <wp:extent cx="5267960" cy="451485"/>
              <wp:effectExtent l="0" t="0" r="8890" b="5715"/>
              <wp:docPr id="1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4"/>
                      <pic:cNvPicPr>
                        <a:picLocks noChangeAspect="1"/>
                      </pic:cNvPicPr>
                    </pic:nvPicPr>
                    <pic:blipFill>
                      <a:blip r:embed="rId31"/>
                      <a:stretch>
                        <a:fillRect/>
                      </a:stretch>
                    </pic:blipFill>
                    <pic:spPr>
                      <a:xfrm>
                        <a:off x="0" y="0"/>
                        <a:ext cx="5267960" cy="451485"/>
                      </a:xfrm>
                      <a:prstGeom prst="rect">
                        <a:avLst/>
                      </a:prstGeom>
                      <a:noFill/>
                      <a:ln>
                        <a:noFill/>
                      </a:ln>
                    </pic:spPr>
                  </pic:pic>
                </a:graphicData>
              </a:graphic>
            </wp:inline>
          </w:drawing>
        </w:r>
      </w:ins>
    </w:p>
    <w:p w14:paraId="6EA4DE9C">
      <w:pPr>
        <w:pStyle w:val="12"/>
        <w:ind w:left="0" w:leftChars="0" w:firstLine="0" w:firstLineChars="0"/>
        <w:outlineLvl w:val="2"/>
        <w:rPr>
          <w:rFonts w:hint="eastAsia" w:ascii="Times New Roman" w:hAnsi="Times New Roman" w:cstheme="minorBidi"/>
          <w:b/>
          <w:bCs/>
          <w:kern w:val="2"/>
          <w:sz w:val="28"/>
          <w:szCs w:val="28"/>
          <w:lang w:val="en-US" w:eastAsia="zh-CN" w:bidi="ar-SA"/>
        </w:rPr>
      </w:pPr>
      <w:bookmarkStart w:id="120" w:name="_Toc6547"/>
      <w:bookmarkStart w:id="121" w:name="_Toc32590"/>
      <w:bookmarkStart w:id="122" w:name="_Toc15251"/>
      <w:bookmarkStart w:id="123" w:name="_Toc3114"/>
      <w:bookmarkStart w:id="124" w:name="_Toc502"/>
      <w:r>
        <w:rPr>
          <w:rFonts w:hint="eastAsia" w:ascii="Times New Roman" w:hAnsi="Times New Roman" w:cstheme="minorBidi"/>
          <w:b/>
          <w:bCs/>
          <w:kern w:val="2"/>
          <w:sz w:val="28"/>
          <w:szCs w:val="28"/>
          <w:lang w:val="en-US" w:eastAsia="zh-CN" w:bidi="ar-SA"/>
        </w:rPr>
        <w:t>2.3.</w:t>
      </w:r>
      <w:ins w:id="4892" w:author="LKY" w:date="2026-08-31T10:09:07Z">
        <w:r>
          <w:rPr>
            <w:rFonts w:hint="eastAsia" w:ascii="Times New Roman" w:hAnsi="Times New Roman" w:cstheme="minorBidi"/>
            <w:b/>
            <w:bCs/>
            <w:kern w:val="2"/>
            <w:sz w:val="28"/>
            <w:szCs w:val="28"/>
            <w:lang w:val="en-US" w:eastAsia="zh-CN" w:bidi="ar-SA"/>
          </w:rPr>
          <w:t>1</w:t>
        </w:r>
      </w:ins>
      <w:ins w:id="4893" w:author="LKY" w:date="2026-09-15T17:14:06Z">
        <w:r>
          <w:rPr>
            <w:rFonts w:hint="eastAsia" w:ascii="Times New Roman" w:hAnsi="Times New Roman" w:cstheme="minorBidi"/>
            <w:b/>
            <w:bCs/>
            <w:kern w:val="2"/>
            <w:sz w:val="28"/>
            <w:szCs w:val="28"/>
            <w:lang w:val="en-US" w:eastAsia="zh-CN" w:bidi="ar-SA"/>
          </w:rPr>
          <w:t>2</w:t>
        </w:r>
      </w:ins>
      <w:del w:id="4894" w:author="LKY" w:date="2026-08-31T10:09:07Z">
        <w:r>
          <w:rPr>
            <w:rFonts w:hint="eastAsia" w:ascii="Times New Roman" w:hAnsi="Times New Roman" w:cstheme="minorBidi"/>
            <w:b/>
            <w:bCs/>
            <w:kern w:val="2"/>
            <w:sz w:val="28"/>
            <w:szCs w:val="28"/>
            <w:lang w:val="en-US" w:eastAsia="zh-CN" w:bidi="ar-SA"/>
          </w:rPr>
          <w:delText>9</w:delText>
        </w:r>
      </w:del>
      <w:r>
        <w:rPr>
          <w:rFonts w:hint="eastAsia" w:ascii="Times New Roman" w:hAnsi="Times New Roman" w:cstheme="minorBidi"/>
          <w:b/>
          <w:bCs/>
          <w:kern w:val="2"/>
          <w:sz w:val="28"/>
          <w:szCs w:val="28"/>
          <w:lang w:val="en-US" w:eastAsia="zh-CN" w:bidi="ar-SA"/>
        </w:rPr>
        <w:t xml:space="preserve"> N板端口使用</w:t>
      </w:r>
      <w:bookmarkEnd w:id="120"/>
      <w:bookmarkEnd w:id="121"/>
      <w:bookmarkEnd w:id="122"/>
      <w:bookmarkEnd w:id="123"/>
      <w:bookmarkEnd w:id="124"/>
    </w:p>
    <w:p w14:paraId="05B885B7">
      <w:pPr>
        <w:pStyle w:val="12"/>
        <w:widowControl/>
        <w:numPr>
          <w:ilvl w:val="0"/>
          <w:numId w:val="4"/>
        </w:numPr>
        <w:ind w:left="425" w:leftChars="0" w:hanging="425" w:firstLineChars="0"/>
        <w:outlineLvl w:val="3"/>
        <w:rPr>
          <w:rFonts w:hint="eastAsia" w:ascii="Times New Roman" w:hAnsi="Times New Roman" w:eastAsia="宋体" w:cs="宋体"/>
          <w:b/>
          <w:bCs w:val="0"/>
          <w:color w:val="auto"/>
          <w:kern w:val="2"/>
          <w:sz w:val="24"/>
          <w:szCs w:val="24"/>
          <w:lang w:val="en-US" w:eastAsia="zh-CN" w:bidi="en-US"/>
          <w:rPrChange w:id="4895" w:author="LKY" w:date="2026-07-01T16:00:50Z">
            <w:rPr>
              <w:rFonts w:hint="eastAsia" w:ascii="Times New Roman" w:hAnsi="Times New Roman" w:cstheme="minorBidi"/>
              <w:b/>
              <w:bCs/>
              <w:kern w:val="2"/>
              <w:sz w:val="28"/>
              <w:szCs w:val="28"/>
              <w:lang w:val="en-US" w:eastAsia="zh-CN" w:bidi="ar-SA"/>
            </w:rPr>
          </w:rPrChange>
        </w:rPr>
      </w:pPr>
      <w:del w:id="4896" w:author="LKY" w:date="2026-07-01T16:01:48Z">
        <w:r>
          <w:rPr>
            <w:rFonts w:hint="eastAsia" w:ascii="Times New Roman" w:hAnsi="Times New Roman" w:eastAsia="宋体" w:cs="宋体"/>
            <w:b/>
            <w:bCs w:val="0"/>
            <w:color w:val="auto"/>
            <w:kern w:val="2"/>
            <w:sz w:val="24"/>
            <w:szCs w:val="24"/>
            <w:lang w:val="en-US" w:eastAsia="zh-CN" w:bidi="en-US"/>
            <w:rPrChange w:id="4897" w:author="LKY" w:date="2026-07-01T16:00:50Z">
              <w:rPr>
                <w:rFonts w:hint="eastAsia" w:ascii="Times New Roman" w:hAnsi="Times New Roman" w:cstheme="minorBidi"/>
                <w:b/>
                <w:bCs/>
                <w:kern w:val="2"/>
                <w:sz w:val="28"/>
                <w:szCs w:val="28"/>
                <w:lang w:val="en-US" w:eastAsia="zh-CN" w:bidi="ar-SA"/>
              </w:rPr>
            </w:rPrChange>
          </w:rPr>
          <w:delText>（</w:delText>
        </w:r>
      </w:del>
      <w:del w:id="4898" w:author="LKY" w:date="2026-07-01T16:01:48Z">
        <w:r>
          <w:rPr>
            <w:rFonts w:hint="eastAsia" w:ascii="Times New Roman" w:hAnsi="Times New Roman" w:eastAsia="宋体" w:cs="宋体"/>
            <w:b/>
            <w:bCs w:val="0"/>
            <w:color w:val="auto"/>
            <w:kern w:val="2"/>
            <w:sz w:val="24"/>
            <w:szCs w:val="24"/>
            <w:lang w:val="en-US" w:eastAsia="zh-CN" w:bidi="en-US"/>
            <w:rPrChange w:id="4899" w:author="LKY" w:date="2026-07-01T16:00:50Z">
              <w:rPr>
                <w:rFonts w:hint="eastAsia" w:ascii="Times New Roman" w:hAnsi="Times New Roman" w:cstheme="minorBidi"/>
                <w:b/>
                <w:bCs/>
                <w:kern w:val="2"/>
                <w:sz w:val="28"/>
                <w:szCs w:val="28"/>
                <w:lang w:val="en-US" w:eastAsia="zh-CN" w:bidi="ar-SA"/>
              </w:rPr>
            </w:rPrChange>
          </w:rPr>
          <w:delText>1</w:delText>
        </w:r>
      </w:del>
      <w:del w:id="4900" w:author="LKY" w:date="2026-07-01T16:01:47Z">
        <w:r>
          <w:rPr>
            <w:rFonts w:hint="eastAsia" w:ascii="Times New Roman" w:hAnsi="Times New Roman" w:eastAsia="宋体" w:cs="宋体"/>
            <w:b/>
            <w:bCs w:val="0"/>
            <w:color w:val="auto"/>
            <w:kern w:val="2"/>
            <w:sz w:val="24"/>
            <w:szCs w:val="24"/>
            <w:lang w:val="en-US" w:eastAsia="zh-CN" w:bidi="en-US"/>
            <w:rPrChange w:id="4901" w:author="LKY" w:date="2026-07-01T16:00:50Z">
              <w:rPr>
                <w:rFonts w:hint="eastAsia" w:ascii="Times New Roman" w:hAnsi="Times New Roman" w:cstheme="minorBidi"/>
                <w:b/>
                <w:bCs/>
                <w:kern w:val="2"/>
                <w:sz w:val="28"/>
                <w:szCs w:val="28"/>
                <w:lang w:val="en-US" w:eastAsia="zh-CN" w:bidi="ar-SA"/>
              </w:rPr>
            </w:rPrChange>
          </w:rPr>
          <w:delText>）</w:delText>
        </w:r>
      </w:del>
      <w:r>
        <w:rPr>
          <w:rFonts w:hint="eastAsia" w:ascii="Times New Roman" w:hAnsi="Times New Roman" w:eastAsia="宋体" w:cs="宋体"/>
          <w:b/>
          <w:bCs w:val="0"/>
          <w:color w:val="auto"/>
          <w:kern w:val="2"/>
          <w:sz w:val="24"/>
          <w:szCs w:val="24"/>
          <w:lang w:val="en-US" w:eastAsia="zh-CN" w:bidi="en-US"/>
          <w:rPrChange w:id="4902" w:author="LKY" w:date="2026-07-01T16:00:50Z">
            <w:rPr>
              <w:rFonts w:hint="eastAsia" w:ascii="Times New Roman" w:hAnsi="Times New Roman" w:cstheme="minorBidi"/>
              <w:b/>
              <w:bCs/>
              <w:kern w:val="2"/>
              <w:sz w:val="28"/>
              <w:szCs w:val="28"/>
              <w:lang w:val="en-US" w:eastAsia="zh-CN" w:bidi="ar-SA"/>
            </w:rPr>
          </w:rPrChange>
        </w:rPr>
        <w:t>软件安装</w:t>
      </w:r>
    </w:p>
    <w:p w14:paraId="1431D08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对应文件位置位于</w:t>
      </w:r>
      <w:del w:id="4903" w:author="LKY" w:date="2026-05-25T11:15:17Z">
        <w:r>
          <w:rPr>
            <w:rFonts w:hint="eastAsia" w:ascii="Times New Roman" w:hAnsi="Times New Roman"/>
            <w:b w:val="0"/>
            <w:bCs w:val="0"/>
            <w:sz w:val="24"/>
            <w:szCs w:val="24"/>
            <w:lang w:val="en-US" w:eastAsia="zh-CN"/>
          </w:rPr>
          <w:delText>根</w:delText>
        </w:r>
      </w:del>
      <w:r>
        <w:rPr>
          <w:rFonts w:hint="eastAsia" w:ascii="Times New Roman" w:hAnsi="Times New Roman"/>
          <w:b w:val="0"/>
          <w:bCs w:val="0"/>
          <w:sz w:val="24"/>
          <w:szCs w:val="24"/>
          <w:lang w:val="en-US" w:eastAsia="zh-CN"/>
        </w:rPr>
        <w:t>目录</w:t>
      </w:r>
      <w:ins w:id="4904" w:author="LKY" w:date="2026-05-25T11:15:21Z">
        <w:r>
          <w:rPr>
            <w:rFonts w:hint="eastAsia" w:ascii="Times New Roman" w:hAnsi="Times New Roman"/>
            <w:b w:val="0"/>
            <w:bCs w:val="0"/>
            <w:sz w:val="24"/>
            <w:szCs w:val="24"/>
            <w:lang w:val="en-US" w:eastAsia="zh-CN"/>
          </w:rPr>
          <w:t>ion</w:t>
        </w:r>
      </w:ins>
      <w:del w:id="4905" w:author="LKY" w:date="2026-05-25T11:15:20Z">
        <w:r>
          <w:rPr>
            <w:rFonts w:hint="eastAsia" w:ascii="Times New Roman" w:hAnsi="Times New Roman"/>
            <w:b w:val="0"/>
            <w:bCs w:val="0"/>
            <w:sz w:val="24"/>
            <w:szCs w:val="24"/>
            <w:lang w:val="en-US" w:eastAsia="zh-CN"/>
          </w:rPr>
          <w:delText>root</w:delText>
        </w:r>
      </w:del>
      <w:r>
        <w:rPr>
          <w:rFonts w:hint="eastAsia" w:ascii="Times New Roman" w:hAnsi="Times New Roman"/>
          <w:b w:val="0"/>
          <w:bCs w:val="0"/>
          <w:sz w:val="24"/>
          <w:szCs w:val="24"/>
          <w:lang w:val="en-US" w:eastAsia="zh-CN"/>
        </w:rPr>
        <w:t>文件夹下,实际</w:t>
      </w:r>
      <w:ins w:id="4906" w:author="L" w:date="2026-05-21T18:54:13Z">
        <w:r>
          <w:rPr>
            <w:rFonts w:hint="eastAsia" w:ascii="Times New Roman" w:hAnsi="Times New Roman"/>
            <w:b w:val="0"/>
            <w:bCs w:val="0"/>
            <w:sz w:val="24"/>
            <w:szCs w:val="24"/>
            <w:lang w:val="en-US" w:eastAsia="zh-CN"/>
          </w:rPr>
          <w:t>目录</w:t>
        </w:r>
      </w:ins>
      <w:del w:id="4907" w:author="L" w:date="2026-05-21T18:54:12Z">
        <w:r>
          <w:rPr>
            <w:rFonts w:hint="eastAsia" w:ascii="Times New Roman" w:hAnsi="Times New Roman"/>
            <w:b w:val="0"/>
            <w:bCs w:val="0"/>
            <w:sz w:val="24"/>
            <w:szCs w:val="24"/>
            <w:lang w:val="en-US" w:eastAsia="zh-CN"/>
          </w:rPr>
          <w:delText>名</w:delText>
        </w:r>
      </w:del>
      <w:del w:id="4908" w:author="L" w:date="2026-05-21T18:54:11Z">
        <w:r>
          <w:rPr>
            <w:rFonts w:hint="eastAsia" w:ascii="Times New Roman" w:hAnsi="Times New Roman"/>
            <w:b w:val="0"/>
            <w:bCs w:val="0"/>
            <w:sz w:val="24"/>
            <w:szCs w:val="24"/>
            <w:lang w:val="en-US" w:eastAsia="zh-CN"/>
          </w:rPr>
          <w:delText>称</w:delText>
        </w:r>
      </w:del>
      <w:r>
        <w:rPr>
          <w:rFonts w:hint="eastAsia" w:ascii="Times New Roman" w:hAnsi="Times New Roman"/>
          <w:b w:val="0"/>
          <w:bCs w:val="0"/>
          <w:sz w:val="24"/>
          <w:szCs w:val="24"/>
          <w:lang w:val="en-US" w:eastAsia="zh-CN"/>
        </w:rPr>
        <w:t>请以文件为准。</w:t>
      </w:r>
    </w:p>
    <w:p w14:paraId="216865EA">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插上网线写入</w:t>
      </w:r>
      <w:r>
        <w:rPr>
          <w:rFonts w:hint="eastAsia" w:ascii="Times New Roman" w:hAnsi="Times New Roman"/>
          <w:b w:val="0"/>
          <w:bCs w:val="0"/>
          <w:color w:val="0000FF"/>
          <w:sz w:val="24"/>
          <w:szCs w:val="24"/>
          <w:lang w:val="en-US" w:eastAsia="zh-CN"/>
        </w:rPr>
        <w:t>ifconfig</w:t>
      </w:r>
      <w:r>
        <w:rPr>
          <w:rFonts w:hint="eastAsia" w:ascii="Times New Roman" w:hAnsi="Times New Roman"/>
          <w:b w:val="0"/>
          <w:bCs w:val="0"/>
          <w:sz w:val="24"/>
          <w:szCs w:val="24"/>
          <w:lang w:val="en-US" w:eastAsia="zh-CN"/>
        </w:rPr>
        <w:t>指令获取IP，通过SSH登录</w:t>
      </w:r>
    </w:p>
    <w:p w14:paraId="25418EB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ascii="Times New Roman" w:hAnsi="Times New Roman"/>
          <w:b w:val="0"/>
          <w:bCs w:val="0"/>
          <w:sz w:val="24"/>
          <w:szCs w:val="24"/>
          <w:lang w:val="en-US" w:eastAsia="zh-CN"/>
        </w:rPr>
      </w:pPr>
      <w:ins w:id="4909" w:author="LKY" w:date="2026-05-25T11:18:02Z">
        <w:r>
          <w:rPr/>
          <w:drawing>
            <wp:inline distT="0" distB="0" distL="114300" distR="114300">
              <wp:extent cx="5269865" cy="944245"/>
              <wp:effectExtent l="0" t="0" r="6985" b="8255"/>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32"/>
                      <a:stretch>
                        <a:fillRect/>
                      </a:stretch>
                    </pic:blipFill>
                    <pic:spPr>
                      <a:xfrm>
                        <a:off x="0" y="0"/>
                        <a:ext cx="5269865" cy="944245"/>
                      </a:xfrm>
                      <a:prstGeom prst="rect">
                        <a:avLst/>
                      </a:prstGeom>
                      <a:noFill/>
                      <a:ln>
                        <a:noFill/>
                      </a:ln>
                    </pic:spPr>
                  </pic:pic>
                </a:graphicData>
              </a:graphic>
            </wp:inline>
          </w:drawing>
        </w:r>
      </w:ins>
      <w:del w:id="4911" w:author="LKY" w:date="2026-05-25T11:18:01Z">
        <w:r>
          <w:rPr/>
          <w:drawing>
            <wp:inline distT="0" distB="0" distL="114300" distR="114300">
              <wp:extent cx="5269865" cy="1064895"/>
              <wp:effectExtent l="0" t="0" r="6985" b="1905"/>
              <wp:docPr id="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
                      <pic:cNvPicPr>
                        <a:picLocks noChangeAspect="1"/>
                      </pic:cNvPicPr>
                    </pic:nvPicPr>
                    <pic:blipFill>
                      <a:blip r:embed="rId33"/>
                      <a:stretch>
                        <a:fillRect/>
                      </a:stretch>
                    </pic:blipFill>
                    <pic:spPr>
                      <a:xfrm>
                        <a:off x="0" y="0"/>
                        <a:ext cx="5269865" cy="1064895"/>
                      </a:xfrm>
                      <a:prstGeom prst="rect">
                        <a:avLst/>
                      </a:prstGeom>
                      <a:noFill/>
                      <a:ln>
                        <a:noFill/>
                      </a:ln>
                    </pic:spPr>
                  </pic:pic>
                </a:graphicData>
              </a:graphic>
            </wp:inline>
          </w:drawing>
        </w:r>
      </w:del>
    </w:p>
    <w:p w14:paraId="6FA7FDC2">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ascii="Times New Roman" w:hAnsi="Times New Roman"/>
          <w:b w:val="0"/>
          <w:bCs w:val="0"/>
          <w:sz w:val="24"/>
          <w:szCs w:val="24"/>
          <w:lang w:val="en-US" w:eastAsia="zh-CN"/>
        </w:rPr>
      </w:pPr>
      <w:ins w:id="4913" w:author="LKY" w:date="2026-05-25T11:17:42Z">
        <w:r>
          <w:rPr/>
          <w:drawing>
            <wp:inline distT="0" distB="0" distL="114300" distR="114300">
              <wp:extent cx="5266055" cy="3465195"/>
              <wp:effectExtent l="0" t="0" r="10795" b="190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34"/>
                      <a:stretch>
                        <a:fillRect/>
                      </a:stretch>
                    </pic:blipFill>
                    <pic:spPr>
                      <a:xfrm>
                        <a:off x="0" y="0"/>
                        <a:ext cx="5266055" cy="3465195"/>
                      </a:xfrm>
                      <a:prstGeom prst="rect">
                        <a:avLst/>
                      </a:prstGeom>
                      <a:noFill/>
                      <a:ln>
                        <a:noFill/>
                      </a:ln>
                    </pic:spPr>
                  </pic:pic>
                </a:graphicData>
              </a:graphic>
            </wp:inline>
          </w:drawing>
        </w:r>
      </w:ins>
      <w:del w:id="4915" w:author="LKY" w:date="2026-05-25T11:17:41Z">
        <w:r>
          <w:rPr/>
          <w:drawing>
            <wp:inline distT="0" distB="0" distL="114300" distR="114300">
              <wp:extent cx="5267325" cy="3225165"/>
              <wp:effectExtent l="0" t="0" r="9525" b="13335"/>
              <wp:docPr id="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
                      <pic:cNvPicPr>
                        <a:picLocks noChangeAspect="1"/>
                      </pic:cNvPicPr>
                    </pic:nvPicPr>
                    <pic:blipFill>
                      <a:blip r:embed="rId35"/>
                      <a:stretch>
                        <a:fillRect/>
                      </a:stretch>
                    </pic:blipFill>
                    <pic:spPr>
                      <a:xfrm>
                        <a:off x="0" y="0"/>
                        <a:ext cx="5267325" cy="3225165"/>
                      </a:xfrm>
                      <a:prstGeom prst="rect">
                        <a:avLst/>
                      </a:prstGeom>
                      <a:noFill/>
                      <a:ln>
                        <a:noFill/>
                      </a:ln>
                    </pic:spPr>
                  </pic:pic>
                </a:graphicData>
              </a:graphic>
            </wp:inline>
          </w:drawing>
        </w:r>
      </w:del>
    </w:p>
    <w:p w14:paraId="53E6114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cstheme="minorBidi"/>
          <w:i w:val="0"/>
          <w:iCs w:val="0"/>
          <w:caps w:val="0"/>
          <w:spacing w:val="0"/>
          <w:sz w:val="24"/>
          <w:szCs w:val="24"/>
          <w:lang w:val="en-US" w:eastAsia="zh-CN"/>
        </w:rPr>
      </w:pPr>
      <w:r>
        <w:rPr>
          <w:rFonts w:hint="eastAsia" w:ascii="Times New Roman" w:hAnsi="Times New Roman"/>
          <w:b w:val="0"/>
          <w:bCs w:val="0"/>
          <w:sz w:val="24"/>
          <w:szCs w:val="24"/>
          <w:lang w:val="en-US" w:eastAsia="zh-CN"/>
        </w:rPr>
        <w:t>通过左边文件夹页面在</w:t>
      </w:r>
      <w:ins w:id="4917" w:author="LKY" w:date="2026-05-25T11:15:42Z">
        <w:r>
          <w:rPr>
            <w:rFonts w:hint="eastAsia" w:ascii="Times New Roman" w:hAnsi="Times New Roman"/>
            <w:b w:val="0"/>
            <w:bCs w:val="0"/>
            <w:sz w:val="24"/>
            <w:szCs w:val="24"/>
            <w:lang w:val="en-US" w:eastAsia="zh-CN"/>
          </w:rPr>
          <w:t>usr/demo/</w:t>
        </w:r>
      </w:ins>
      <w:del w:id="4918" w:author="LKY" w:date="2026-05-25T11:15:42Z">
        <w:r>
          <w:rPr>
            <w:rFonts w:hint="eastAsia" w:ascii="Times New Roman" w:hAnsi="Times New Roman"/>
            <w:b w:val="0"/>
            <w:bCs w:val="0"/>
            <w:sz w:val="24"/>
            <w:szCs w:val="24"/>
            <w:lang w:val="en-US" w:eastAsia="zh-CN"/>
          </w:rPr>
          <w:delText>root</w:delText>
        </w:r>
      </w:del>
      <w:r>
        <w:rPr>
          <w:rFonts w:hint="eastAsia" w:ascii="Times New Roman" w:hAnsi="Times New Roman"/>
          <w:b w:val="0"/>
          <w:bCs w:val="0"/>
          <w:sz w:val="24"/>
          <w:szCs w:val="24"/>
          <w:lang w:val="en-US" w:eastAsia="zh-CN"/>
        </w:rPr>
        <w:t>文件夹下，</w:t>
      </w:r>
      <w:ins w:id="4919" w:author="LKY" w:date="2026-05-25T11:16:32Z">
        <w:r>
          <w:rPr>
            <w:rFonts w:hint="eastAsia" w:ascii="Times New Roman" w:hAnsi="Times New Roman"/>
            <w:b w:val="0"/>
            <w:bCs w:val="0"/>
            <w:sz w:val="24"/>
            <w:szCs w:val="24"/>
            <w:lang w:val="en-US" w:eastAsia="zh-CN"/>
          </w:rPr>
          <w:t>新建ion文件夹，</w:t>
        </w:r>
      </w:ins>
      <w:r>
        <w:rPr>
          <w:rFonts w:hint="eastAsia" w:ascii="Times New Roman" w:hAnsi="Times New Roman" w:cstheme="minorBidi"/>
          <w:i w:val="0"/>
          <w:iCs w:val="0"/>
          <w:caps w:val="0"/>
          <w:spacing w:val="0"/>
          <w:sz w:val="24"/>
          <w:szCs w:val="24"/>
          <w:lang w:val="en-US" w:eastAsia="zh-CN"/>
        </w:rPr>
        <w:t>把N板识别文件复制进去</w:t>
      </w:r>
    </w:p>
    <w:p w14:paraId="64276180">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ascii="Times New Roman" w:hAnsi="Times New Roman" w:cstheme="minorBidi"/>
          <w:i w:val="0"/>
          <w:iCs w:val="0"/>
          <w:caps w:val="0"/>
          <w:spacing w:val="0"/>
          <w:sz w:val="24"/>
          <w:szCs w:val="24"/>
          <w:lang w:val="en-US" w:eastAsia="zh-CN"/>
        </w:rPr>
      </w:pPr>
      <w:ins w:id="4920" w:author="LKY" w:date="2026-05-25T11:19:33Z">
        <w:r>
          <w:rPr/>
          <w:drawing>
            <wp:inline distT="0" distB="0" distL="114300" distR="114300">
              <wp:extent cx="5269865" cy="1424940"/>
              <wp:effectExtent l="0" t="0" r="6985" b="3810"/>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36"/>
                      <a:stretch>
                        <a:fillRect/>
                      </a:stretch>
                    </pic:blipFill>
                    <pic:spPr>
                      <a:xfrm>
                        <a:off x="0" y="0"/>
                        <a:ext cx="5269865" cy="1424940"/>
                      </a:xfrm>
                      <a:prstGeom prst="rect">
                        <a:avLst/>
                      </a:prstGeom>
                      <a:noFill/>
                      <a:ln>
                        <a:noFill/>
                      </a:ln>
                    </pic:spPr>
                  </pic:pic>
                </a:graphicData>
              </a:graphic>
            </wp:inline>
          </w:drawing>
        </w:r>
      </w:ins>
      <w:del w:id="4922" w:author="LKY" w:date="2026-05-25T11:19:32Z">
        <w:r>
          <w:rPr/>
          <w:drawing>
            <wp:inline distT="0" distB="0" distL="114300" distR="114300">
              <wp:extent cx="5268595" cy="1394460"/>
              <wp:effectExtent l="0" t="0" r="8255" b="15240"/>
              <wp:docPr id="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
                      <pic:cNvPicPr>
                        <a:picLocks noChangeAspect="1"/>
                      </pic:cNvPicPr>
                    </pic:nvPicPr>
                    <pic:blipFill>
                      <a:blip r:embed="rId37"/>
                      <a:stretch>
                        <a:fillRect/>
                      </a:stretch>
                    </pic:blipFill>
                    <pic:spPr>
                      <a:xfrm>
                        <a:off x="0" y="0"/>
                        <a:ext cx="5268595" cy="1394460"/>
                      </a:xfrm>
                      <a:prstGeom prst="rect">
                        <a:avLst/>
                      </a:prstGeom>
                      <a:noFill/>
                      <a:ln>
                        <a:noFill/>
                      </a:ln>
                    </pic:spPr>
                  </pic:pic>
                </a:graphicData>
              </a:graphic>
            </wp:inline>
          </w:drawing>
        </w:r>
      </w:del>
    </w:p>
    <w:p w14:paraId="3A1C03AE">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对BEILAI_N_PLC_244_V1.0_202605</w:t>
      </w:r>
      <w:ins w:id="4924" w:author="LKY" w:date="2026-05-25T11:11:07Z">
        <w:r>
          <w:rPr>
            <w:rFonts w:hint="eastAsia" w:ascii="Times New Roman" w:hAnsi="Times New Roman"/>
            <w:b w:val="0"/>
            <w:bCs w:val="0"/>
            <w:sz w:val="24"/>
            <w:szCs w:val="24"/>
            <w:lang w:val="en-US" w:eastAsia="zh-CN"/>
          </w:rPr>
          <w:t>22</w:t>
        </w:r>
      </w:ins>
      <w:del w:id="4925" w:author="LKY" w:date="2026-05-25T11:11:07Z">
        <w:r>
          <w:rPr>
            <w:rFonts w:hint="eastAsia" w:ascii="Times New Roman" w:hAnsi="Times New Roman"/>
            <w:b w:val="0"/>
            <w:bCs w:val="0"/>
            <w:sz w:val="24"/>
            <w:szCs w:val="24"/>
            <w:lang w:val="en-US" w:eastAsia="zh-CN"/>
          </w:rPr>
          <w:delText>1</w:delText>
        </w:r>
      </w:del>
      <w:del w:id="4926" w:author="LKY" w:date="2026-05-25T11:11:06Z">
        <w:r>
          <w:rPr>
            <w:rFonts w:hint="eastAsia" w:ascii="Times New Roman" w:hAnsi="Times New Roman"/>
            <w:b w:val="0"/>
            <w:bCs w:val="0"/>
            <w:sz w:val="24"/>
            <w:szCs w:val="24"/>
            <w:lang w:val="en-US" w:eastAsia="zh-CN"/>
          </w:rPr>
          <w:delText>1</w:delText>
        </w:r>
      </w:del>
      <w:r>
        <w:rPr>
          <w:rFonts w:hint="eastAsia" w:ascii="Times New Roman" w:hAnsi="Times New Roman"/>
          <w:b w:val="0"/>
          <w:bCs w:val="0"/>
          <w:sz w:val="24"/>
          <w:szCs w:val="24"/>
          <w:lang w:val="en-US" w:eastAsia="zh-CN"/>
        </w:rPr>
        <w:t>.bin执行chmod +x  BEILAI_N_PLC_244_V1.0_202605</w:t>
      </w:r>
      <w:ins w:id="4927" w:author="LKY" w:date="2026-05-25T11:11:10Z">
        <w:r>
          <w:rPr>
            <w:rFonts w:hint="eastAsia" w:ascii="Times New Roman" w:hAnsi="Times New Roman"/>
            <w:b w:val="0"/>
            <w:bCs w:val="0"/>
            <w:sz w:val="24"/>
            <w:szCs w:val="24"/>
            <w:lang w:val="en-US" w:eastAsia="zh-CN"/>
          </w:rPr>
          <w:t>2</w:t>
        </w:r>
      </w:ins>
      <w:ins w:id="4928" w:author="LKY" w:date="2026-05-25T11:11:11Z">
        <w:r>
          <w:rPr>
            <w:rFonts w:hint="eastAsia" w:ascii="Times New Roman" w:hAnsi="Times New Roman"/>
            <w:b w:val="0"/>
            <w:bCs w:val="0"/>
            <w:sz w:val="24"/>
            <w:szCs w:val="24"/>
            <w:lang w:val="en-US" w:eastAsia="zh-CN"/>
          </w:rPr>
          <w:t>2</w:t>
        </w:r>
      </w:ins>
      <w:del w:id="4929" w:author="LKY" w:date="2026-05-25T11:11:10Z">
        <w:r>
          <w:rPr>
            <w:rFonts w:hint="eastAsia" w:ascii="Times New Roman" w:hAnsi="Times New Roman"/>
            <w:b w:val="0"/>
            <w:bCs w:val="0"/>
            <w:sz w:val="24"/>
            <w:szCs w:val="24"/>
            <w:lang w:val="en-US" w:eastAsia="zh-CN"/>
          </w:rPr>
          <w:delText>11</w:delText>
        </w:r>
      </w:del>
      <w:r>
        <w:rPr>
          <w:rFonts w:hint="eastAsia" w:ascii="Times New Roman" w:hAnsi="Times New Roman"/>
          <w:b w:val="0"/>
          <w:bCs w:val="0"/>
          <w:sz w:val="24"/>
          <w:szCs w:val="24"/>
          <w:lang w:val="en-US" w:eastAsia="zh-CN"/>
        </w:rPr>
        <w:t>.bin。然后安装软件。</w:t>
      </w:r>
    </w:p>
    <w:p w14:paraId="6C26481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root@bliiot:/#</w:t>
      </w:r>
      <w:r>
        <w:rPr>
          <w:rFonts w:hint="eastAsia" w:ascii="Times New Roman" w:hAnsi="Times New Roman" w:eastAsia="宋体" w:cs="宋体"/>
          <w:color w:val="0000FF"/>
          <w:kern w:val="2"/>
          <w:sz w:val="24"/>
          <w:szCs w:val="32"/>
          <w:lang w:val="en-US" w:eastAsia="zh-CN" w:bidi="ar-SA"/>
        </w:rPr>
        <w:t xml:space="preserve"> chmod +x BEILAI_N_PLC_244_V1.0_202605</w:t>
      </w:r>
      <w:ins w:id="4930" w:author="LKY" w:date="2026-05-25T11:10:55Z">
        <w:r>
          <w:rPr>
            <w:rFonts w:hint="eastAsia" w:ascii="Times New Roman" w:hAnsi="Times New Roman" w:eastAsia="宋体" w:cs="宋体"/>
            <w:color w:val="0000FF"/>
            <w:kern w:val="2"/>
            <w:sz w:val="24"/>
            <w:szCs w:val="32"/>
            <w:lang w:val="en-US" w:eastAsia="zh-CN" w:bidi="ar-SA"/>
          </w:rPr>
          <w:t>2</w:t>
        </w:r>
      </w:ins>
      <w:ins w:id="4931" w:author="LKY" w:date="2026-05-25T11:10:56Z">
        <w:r>
          <w:rPr>
            <w:rFonts w:hint="eastAsia" w:ascii="Times New Roman" w:hAnsi="Times New Roman" w:eastAsia="宋体" w:cs="宋体"/>
            <w:color w:val="0000FF"/>
            <w:kern w:val="2"/>
            <w:sz w:val="24"/>
            <w:szCs w:val="32"/>
            <w:lang w:val="en-US" w:eastAsia="zh-CN" w:bidi="ar-SA"/>
          </w:rPr>
          <w:t>2</w:t>
        </w:r>
      </w:ins>
      <w:del w:id="4932" w:author="LKY" w:date="2026-05-25T11:10:55Z">
        <w:r>
          <w:rPr>
            <w:rFonts w:hint="eastAsia" w:ascii="Times New Roman" w:hAnsi="Times New Roman" w:eastAsia="宋体" w:cs="宋体"/>
            <w:color w:val="0000FF"/>
            <w:kern w:val="2"/>
            <w:sz w:val="24"/>
            <w:szCs w:val="32"/>
            <w:lang w:val="en-US" w:eastAsia="zh-CN" w:bidi="ar-SA"/>
          </w:rPr>
          <w:delText>11</w:delText>
        </w:r>
      </w:del>
      <w:r>
        <w:rPr>
          <w:rFonts w:hint="eastAsia" w:ascii="Times New Roman" w:hAnsi="Times New Roman" w:eastAsia="宋体" w:cs="宋体"/>
          <w:color w:val="0000FF"/>
          <w:kern w:val="2"/>
          <w:sz w:val="24"/>
          <w:szCs w:val="32"/>
          <w:lang w:val="en-US" w:eastAsia="zh-CN" w:bidi="ar-SA"/>
        </w:rPr>
        <w:t xml:space="preserve">.bin </w:t>
      </w:r>
    </w:p>
    <w:p w14:paraId="4211651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 xml:space="preserve">root@bliiot:/# </w:t>
      </w:r>
      <w:r>
        <w:rPr>
          <w:rFonts w:hint="eastAsia" w:ascii="Times New Roman" w:hAnsi="Times New Roman" w:eastAsia="宋体" w:cs="宋体"/>
          <w:color w:val="0000FF"/>
          <w:kern w:val="2"/>
          <w:sz w:val="24"/>
          <w:szCs w:val="32"/>
          <w:lang w:val="en-US" w:eastAsia="zh-CN" w:bidi="ar-SA"/>
        </w:rPr>
        <w:t>./BEILAI_N_PLC_244_V1.0_202605</w:t>
      </w:r>
      <w:ins w:id="4933" w:author="LKY" w:date="2026-05-25T11:10:59Z">
        <w:r>
          <w:rPr>
            <w:rFonts w:hint="eastAsia" w:ascii="Times New Roman" w:hAnsi="Times New Roman" w:eastAsia="宋体" w:cs="宋体"/>
            <w:color w:val="0000FF"/>
            <w:kern w:val="2"/>
            <w:sz w:val="24"/>
            <w:szCs w:val="32"/>
            <w:lang w:val="en-US" w:eastAsia="zh-CN" w:bidi="ar-SA"/>
          </w:rPr>
          <w:t>22</w:t>
        </w:r>
      </w:ins>
      <w:del w:id="4934" w:author="LKY" w:date="2026-05-25T11:10:58Z">
        <w:r>
          <w:rPr>
            <w:rFonts w:hint="eastAsia" w:ascii="Times New Roman" w:hAnsi="Times New Roman" w:eastAsia="宋体" w:cs="宋体"/>
            <w:color w:val="0000FF"/>
            <w:kern w:val="2"/>
            <w:sz w:val="24"/>
            <w:szCs w:val="32"/>
            <w:lang w:val="en-US" w:eastAsia="zh-CN" w:bidi="ar-SA"/>
          </w:rPr>
          <w:delText>11</w:delText>
        </w:r>
      </w:del>
      <w:r>
        <w:rPr>
          <w:rFonts w:hint="eastAsia" w:ascii="Times New Roman" w:hAnsi="Times New Roman" w:eastAsia="宋体" w:cs="宋体"/>
          <w:color w:val="0000FF"/>
          <w:kern w:val="2"/>
          <w:sz w:val="24"/>
          <w:szCs w:val="32"/>
          <w:lang w:val="en-US" w:eastAsia="zh-CN" w:bidi="ar-SA"/>
        </w:rPr>
        <w:t xml:space="preserve">.bin </w:t>
      </w:r>
    </w:p>
    <w:p w14:paraId="7885A24A">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Md5 verify pass!</w:t>
      </w:r>
    </w:p>
    <w:p w14:paraId="600775AD">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Created symlink /etc/systemd/system/multi-user.target.wants/iolib.service → /etc/systemd/system/iolib.service.</w:t>
      </w:r>
    </w:p>
    <w:p w14:paraId="579EBF9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Install complete!</w:t>
      </w:r>
    </w:p>
    <w:p w14:paraId="0BD53CE9">
      <w:pPr>
        <w:keepNext w:val="0"/>
        <w:keepLines w:val="0"/>
        <w:pageBreakBefore w:val="0"/>
        <w:widowControl w:val="0"/>
        <w:shd w:val="clear"/>
        <w:kinsoku/>
        <w:wordWrap w:val="0"/>
        <w:overflowPunct/>
        <w:topLinePunct w:val="0"/>
        <w:autoSpaceDE/>
        <w:autoSpaceDN/>
        <w:bidi w:val="0"/>
        <w:adjustRightInd/>
        <w:snapToGrid/>
        <w:spacing w:after="0"/>
        <w:jc w:val="left"/>
        <w:textAlignment w:val="auto"/>
        <w:outlineLvl w:val="9"/>
        <w:rPr>
          <w:rFonts w:hint="eastAsia" w:ascii="Times New Roman" w:hAnsi="Times New Roman"/>
          <w:b w:val="0"/>
          <w:bCs w:val="0"/>
          <w:color w:val="000000" w:themeColor="text1"/>
          <w:sz w:val="24"/>
          <w:szCs w:val="24"/>
          <w:lang w:val="en-US" w:eastAsia="zh-CN"/>
          <w14:textFill>
            <w14:solidFill>
              <w14:schemeClr w14:val="tx1"/>
            </w14:solidFill>
          </w14:textFill>
        </w:rPr>
      </w:pPr>
    </w:p>
    <w:p w14:paraId="7D8C2038">
      <w:pPr>
        <w:pStyle w:val="12"/>
        <w:widowControl/>
        <w:numPr>
          <w:ilvl w:val="0"/>
          <w:numId w:val="4"/>
          <w:ins w:id="4936" w:author="LKY" w:date="2026-07-01T16:00:56Z"/>
        </w:numPr>
        <w:ind w:left="425" w:leftChars="0" w:hanging="425" w:firstLineChars="0"/>
        <w:outlineLvl w:val="3"/>
        <w:rPr>
          <w:rFonts w:hint="eastAsia" w:ascii="Times New Roman" w:hAnsi="Times New Roman" w:eastAsia="宋体" w:cs="宋体"/>
          <w:b/>
          <w:bCs w:val="0"/>
          <w:color w:val="auto"/>
          <w:kern w:val="2"/>
          <w:sz w:val="24"/>
          <w:szCs w:val="24"/>
          <w:lang w:val="en-US" w:eastAsia="zh-CN" w:bidi="en-US"/>
          <w:rPrChange w:id="4937" w:author="LKY" w:date="2026-07-01T16:00:56Z">
            <w:rPr>
              <w:rFonts w:hint="eastAsia" w:ascii="Times New Roman" w:hAnsi="Times New Roman" w:cstheme="minorBidi"/>
              <w:b/>
              <w:bCs/>
              <w:kern w:val="2"/>
              <w:sz w:val="28"/>
              <w:szCs w:val="28"/>
              <w:lang w:val="en-US" w:eastAsia="zh-CN" w:bidi="ar-SA"/>
            </w:rPr>
          </w:rPrChange>
        </w:rPr>
        <w:pPrChange w:id="4935" w:author="LKY" w:date="2026-07-01T16:00:56Z">
          <w:pPr>
            <w:pStyle w:val="12"/>
            <w:numPr>
              <w:ilvl w:val="0"/>
              <w:numId w:val="5"/>
            </w:numPr>
            <w:ind w:left="0" w:leftChars="0" w:firstLine="0" w:firstLineChars="0"/>
            <w:outlineLvl w:val="9"/>
          </w:pPr>
        </w:pPrChange>
      </w:pPr>
      <w:r>
        <w:rPr>
          <w:rFonts w:hint="eastAsia" w:ascii="Times New Roman" w:hAnsi="Times New Roman" w:eastAsia="宋体" w:cs="宋体"/>
          <w:b/>
          <w:bCs w:val="0"/>
          <w:color w:val="auto"/>
          <w:kern w:val="2"/>
          <w:sz w:val="24"/>
          <w:szCs w:val="24"/>
          <w:lang w:val="en-US" w:eastAsia="zh-CN" w:bidi="en-US"/>
          <w:rPrChange w:id="4938" w:author="LKY" w:date="2026-07-01T16:00:56Z">
            <w:rPr>
              <w:rFonts w:hint="eastAsia" w:ascii="Times New Roman" w:hAnsi="Times New Roman" w:cstheme="minorBidi"/>
              <w:b/>
              <w:bCs/>
              <w:kern w:val="2"/>
              <w:sz w:val="28"/>
              <w:szCs w:val="28"/>
              <w:lang w:val="en-US" w:eastAsia="zh-CN" w:bidi="ar-SA"/>
            </w:rPr>
          </w:rPrChange>
        </w:rPr>
        <w:t>端口使用</w:t>
      </w:r>
    </w:p>
    <w:p w14:paraId="3FBA02E1">
      <w:pPr>
        <w:pStyle w:val="12"/>
        <w:widowControl/>
        <w:numPr>
          <w:ilvl w:val="0"/>
          <w:numId w:val="6"/>
          <w:ins w:id="4940" w:author="LKY" w:date="2026-07-01T16:01:19Z"/>
        </w:numPr>
        <w:spacing w:after="0"/>
        <w:ind w:left="425" w:leftChars="0" w:hanging="425" w:firstLineChars="0"/>
        <w:jc w:val="left"/>
        <w:outlineLvl w:val="4"/>
        <w:rPr>
          <w:rFonts w:hint="eastAsia" w:ascii="Times New Roman" w:hAnsi="Times New Roman" w:cstheme="minorBidi"/>
          <w:b/>
          <w:bCs/>
          <w:kern w:val="2"/>
          <w:sz w:val="24"/>
          <w:szCs w:val="24"/>
          <w:lang w:val="en-US" w:eastAsia="zh-CN" w:bidi="ar-SA"/>
          <w:rPrChange w:id="4941" w:author="LKY" w:date="2026-07-01T16:01:19Z">
            <w:rPr>
              <w:rFonts w:hint="default" w:ascii="Times New Roman" w:hAnsi="Times New Roman" w:cstheme="minorBidi"/>
              <w:b/>
              <w:bCs/>
              <w:kern w:val="2"/>
              <w:sz w:val="28"/>
              <w:szCs w:val="28"/>
              <w:lang w:val="en-US" w:eastAsia="zh-CN" w:bidi="ar-SA"/>
            </w:rPr>
          </w:rPrChange>
        </w:rPr>
        <w:pPrChange w:id="4939" w:author="LKY" w:date="2026-07-01T16:01:19Z">
          <w:pPr>
            <w:pStyle w:val="12"/>
            <w:numPr>
              <w:ilvl w:val="0"/>
              <w:numId w:val="0"/>
            </w:numPr>
            <w:ind w:leftChars="0"/>
            <w:outlineLvl w:val="9"/>
          </w:pPr>
        </w:pPrChange>
      </w:pPr>
      <w:del w:id="4942" w:author="LKY" w:date="2026-07-01T16:01:39Z">
        <w:r>
          <w:rPr>
            <w:rFonts w:hint="eastAsia" w:ascii="Times New Roman" w:hAnsi="Times New Roman" w:cstheme="minorBidi"/>
            <w:b/>
            <w:bCs/>
            <w:kern w:val="2"/>
            <w:sz w:val="24"/>
            <w:szCs w:val="24"/>
            <w:lang w:val="en-US" w:eastAsia="zh-CN" w:bidi="ar-SA"/>
            <w:rPrChange w:id="4943" w:author="LKY" w:date="2026-07-01T16:01:19Z">
              <w:rPr>
                <w:rFonts w:hint="eastAsia" w:ascii="Times New Roman" w:hAnsi="Times New Roman" w:cstheme="minorBidi"/>
                <w:b/>
                <w:bCs/>
                <w:kern w:val="2"/>
                <w:sz w:val="28"/>
                <w:szCs w:val="28"/>
                <w:lang w:val="en-US" w:eastAsia="zh-CN" w:bidi="ar-SA"/>
              </w:rPr>
            </w:rPrChange>
          </w:rPr>
          <w:delText xml:space="preserve"> </w:delText>
        </w:r>
      </w:del>
      <w:del w:id="4944" w:author="LKY" w:date="2026-07-01T16:01:38Z">
        <w:r>
          <w:rPr>
            <w:rFonts w:hint="eastAsia" w:ascii="Times New Roman" w:hAnsi="Times New Roman" w:cstheme="minorBidi"/>
            <w:b/>
            <w:bCs/>
            <w:kern w:val="2"/>
            <w:sz w:val="24"/>
            <w:szCs w:val="24"/>
            <w:lang w:val="en-US" w:eastAsia="zh-CN" w:bidi="ar-SA"/>
            <w:rPrChange w:id="4945" w:author="LKY" w:date="2026-07-01T16:01:19Z">
              <w:rPr>
                <w:rFonts w:hint="eastAsia" w:ascii="Times New Roman" w:hAnsi="Times New Roman" w:cstheme="minorBidi"/>
                <w:b/>
                <w:bCs/>
                <w:kern w:val="2"/>
                <w:sz w:val="28"/>
                <w:szCs w:val="28"/>
                <w:lang w:val="en-US" w:eastAsia="zh-CN" w:bidi="ar-SA"/>
              </w:rPr>
            </w:rPrChange>
          </w:rPr>
          <w:delText xml:space="preserve"> </w:delText>
        </w:r>
      </w:del>
      <w:del w:id="4946" w:author="LKY" w:date="2026-07-01T16:01:38Z">
        <w:r>
          <w:rPr>
            <w:rFonts w:hint="eastAsia" w:ascii="Times New Roman" w:hAnsi="Times New Roman" w:cstheme="minorBidi"/>
            <w:b/>
            <w:bCs/>
            <w:kern w:val="2"/>
            <w:sz w:val="24"/>
            <w:szCs w:val="24"/>
            <w:lang w:val="en-US" w:eastAsia="zh-CN" w:bidi="ar-SA"/>
            <w:rPrChange w:id="4947" w:author="LKY" w:date="2026-07-01T16:01:19Z">
              <w:rPr>
                <w:rFonts w:hint="eastAsia" w:ascii="Times New Roman" w:hAnsi="Times New Roman" w:cstheme="minorBidi"/>
                <w:b/>
                <w:bCs/>
                <w:kern w:val="2"/>
                <w:sz w:val="28"/>
                <w:szCs w:val="28"/>
                <w:lang w:val="en-US" w:eastAsia="zh-CN" w:bidi="ar-SA"/>
              </w:rPr>
            </w:rPrChange>
          </w:rPr>
          <w:delText xml:space="preserve"> </w:delText>
        </w:r>
      </w:del>
      <w:r>
        <w:rPr>
          <w:rFonts w:hint="eastAsia" w:ascii="Times New Roman" w:hAnsi="Times New Roman" w:cstheme="minorBidi"/>
          <w:b/>
          <w:bCs/>
          <w:kern w:val="2"/>
          <w:sz w:val="24"/>
          <w:szCs w:val="24"/>
          <w:lang w:val="en-US" w:eastAsia="zh-CN" w:bidi="ar-SA"/>
          <w:rPrChange w:id="4948" w:author="LKY" w:date="2026-07-01T16:01:19Z">
            <w:rPr>
              <w:rFonts w:hint="eastAsia" w:ascii="Times New Roman" w:hAnsi="Times New Roman" w:cstheme="minorBidi"/>
              <w:b/>
              <w:bCs/>
              <w:kern w:val="2"/>
              <w:sz w:val="28"/>
              <w:szCs w:val="28"/>
              <w:lang w:val="en-US" w:eastAsia="zh-CN" w:bidi="ar-SA"/>
            </w:rPr>
          </w:rPrChange>
        </w:rPr>
        <w:t>DO使用</w:t>
      </w:r>
      <w:del w:id="4949" w:author="LKY" w:date="2026-07-01T16:01:36Z">
        <w:r>
          <w:rPr>
            <w:rFonts w:hint="eastAsia" w:ascii="Times New Roman" w:hAnsi="Times New Roman" w:cstheme="minorBidi"/>
            <w:b/>
            <w:bCs/>
            <w:kern w:val="2"/>
            <w:sz w:val="24"/>
            <w:szCs w:val="24"/>
            <w:lang w:val="en-US" w:eastAsia="zh-CN" w:bidi="ar-SA"/>
            <w:rPrChange w:id="4950" w:author="LKY" w:date="2026-07-01T16:01:19Z">
              <w:rPr>
                <w:rFonts w:hint="eastAsia" w:ascii="Times New Roman" w:hAnsi="Times New Roman" w:cstheme="minorBidi"/>
                <w:b/>
                <w:bCs/>
                <w:kern w:val="2"/>
                <w:sz w:val="28"/>
                <w:szCs w:val="28"/>
                <w:lang w:val="en-US" w:eastAsia="zh-CN" w:bidi="ar-SA"/>
              </w:rPr>
            </w:rPrChange>
          </w:rPr>
          <w:delText>：</w:delText>
        </w:r>
      </w:del>
    </w:p>
    <w:p w14:paraId="29E5D722">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color w:val="000000" w:themeColor="text1"/>
          <w:sz w:val="24"/>
          <w:szCs w:val="24"/>
          <w:lang w:val="en-US" w:eastAsia="zh-CN"/>
          <w14:textFill>
            <w14:solidFill>
              <w14:schemeClr w14:val="tx1"/>
            </w14:solidFill>
          </w14:textFill>
        </w:rPr>
        <w:t>这里以N2162为准（16路DO模块NPN模块）</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查看IO板信息。</w:t>
      </w:r>
      <w:r>
        <w:rPr>
          <w:rFonts w:hint="eastAsia" w:ascii="Times New Roman" w:hAnsi="Times New Roman"/>
          <w:b w:val="0"/>
          <w:bCs w:val="0"/>
          <w:color w:val="0000FF"/>
          <w:sz w:val="24"/>
          <w:szCs w:val="24"/>
          <w:lang w:val="en-US" w:eastAsia="zh-CN"/>
        </w:rPr>
        <w:t>ion help</w:t>
      </w:r>
      <w:r>
        <w:rPr>
          <w:rFonts w:hint="eastAsia" w:ascii="Times New Roman" w:hAnsi="Times New Roman"/>
          <w:b w:val="0"/>
          <w:bCs w:val="0"/>
          <w:sz w:val="24"/>
          <w:szCs w:val="24"/>
          <w:lang w:val="en-US" w:eastAsia="zh-CN"/>
        </w:rPr>
        <w:t>查看命令帮助。</w:t>
      </w:r>
    </w:p>
    <w:p w14:paraId="0EC90E7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default" w:ascii="Times New Roman" w:hAnsi="Times New Roman"/>
          <w:b w:val="0"/>
          <w:bCs w:val="0"/>
          <w:sz w:val="24"/>
          <w:szCs w:val="24"/>
          <w:shd w:val="clear" w:color="auto" w:fill="auto"/>
          <w:lang w:val="en-US" w:eastAsia="zh-CN"/>
        </w:rPr>
        <w:t>root@</w:t>
      </w:r>
      <w:r>
        <w:rPr>
          <w:rFonts w:hint="eastAsia" w:ascii="Times New Roman" w:hAnsi="Times New Roman"/>
          <w:b w:val="0"/>
          <w:bCs w:val="0"/>
          <w:sz w:val="24"/>
          <w:szCs w:val="24"/>
          <w:shd w:val="clear" w:color="auto" w:fill="auto"/>
          <w:lang w:val="en-US" w:eastAsia="zh-CN"/>
        </w:rPr>
        <w:t>bliiot</w:t>
      </w:r>
      <w:r>
        <w:rPr>
          <w:rFonts w:hint="default" w:ascii="Times New Roman" w:hAnsi="Times New Roman"/>
          <w:b w:val="0"/>
          <w:bCs w:val="0"/>
          <w:sz w:val="24"/>
          <w:szCs w:val="24"/>
          <w:shd w:val="clear" w:color="auto" w:fill="auto"/>
          <w:lang w:val="en-US" w:eastAsia="zh-CN"/>
        </w:rPr>
        <w:t xml:space="preserve">:/# </w:t>
      </w:r>
      <w:r>
        <w:rPr>
          <w:rFonts w:hint="eastAsia" w:ascii="Times New Roman" w:hAnsi="Times New Roman"/>
          <w:b w:val="0"/>
          <w:bCs w:val="0"/>
          <w:color w:val="0000FF"/>
          <w:sz w:val="24"/>
          <w:szCs w:val="24"/>
          <w:shd w:val="clear" w:color="auto" w:fill="auto"/>
          <w:lang w:val="en-US" w:eastAsia="zh-CN"/>
        </w:rPr>
        <w:t xml:space="preserve">ion help  </w:t>
      </w:r>
    </w:p>
    <w:p w14:paraId="558676A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pPr>
      <w:r>
        <w:rPr>
          <w:rFonts w:hint="eastAsia" w:ascii="Times New Roman" w:hAnsi="Times New Roman"/>
          <w:b w:val="0"/>
          <w:bCs w:val="0"/>
          <w:sz w:val="24"/>
          <w:szCs w:val="24"/>
          <w:lang w:val="en-US" w:eastAsia="zh-CN"/>
        </w:rPr>
        <w:t>输入</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75610253">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r>
        <w:drawing>
          <wp:inline distT="0" distB="0" distL="114300" distR="114300">
            <wp:extent cx="5268595" cy="786765"/>
            <wp:effectExtent l="0" t="0" r="8255" b="13335"/>
            <wp:docPr id="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
                    <pic:cNvPicPr>
                      <a:picLocks noChangeAspect="1"/>
                    </pic:cNvPicPr>
                  </pic:nvPicPr>
                  <pic:blipFill>
                    <a:blip r:embed="rId38"/>
                    <a:stretch>
                      <a:fillRect/>
                    </a:stretch>
                  </pic:blipFill>
                  <pic:spPr>
                    <a:xfrm>
                      <a:off x="0" y="0"/>
                      <a:ext cx="5268595" cy="786765"/>
                    </a:xfrm>
                    <a:prstGeom prst="rect">
                      <a:avLst/>
                    </a:prstGeom>
                    <a:noFill/>
                    <a:ln>
                      <a:noFill/>
                    </a:ln>
                  </pic:spPr>
                </pic:pic>
              </a:graphicData>
            </a:graphic>
          </wp:inline>
        </w:drawing>
      </w:r>
    </w:p>
    <w:p w14:paraId="2C39316A">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r>
        <w:drawing>
          <wp:inline distT="0" distB="0" distL="114300" distR="114300">
            <wp:extent cx="5273040" cy="1957705"/>
            <wp:effectExtent l="0" t="0" r="3810" b="4445"/>
            <wp:docPr id="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
                    <pic:cNvPicPr>
                      <a:picLocks noChangeAspect="1"/>
                    </pic:cNvPicPr>
                  </pic:nvPicPr>
                  <pic:blipFill>
                    <a:blip r:embed="rId39"/>
                    <a:stretch>
                      <a:fillRect/>
                    </a:stretch>
                  </pic:blipFill>
                  <pic:spPr>
                    <a:xfrm>
                      <a:off x="0" y="0"/>
                      <a:ext cx="5273040" cy="1957705"/>
                    </a:xfrm>
                    <a:prstGeom prst="rect">
                      <a:avLst/>
                    </a:prstGeom>
                    <a:noFill/>
                    <a:ln>
                      <a:noFill/>
                    </a:ln>
                  </pic:spPr>
                </pic:pic>
              </a:graphicData>
            </a:graphic>
          </wp:inline>
        </w:drawing>
      </w:r>
    </w:p>
    <w:p w14:paraId="77A9CA90">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也可通过get命令获取通道值：</w:t>
      </w:r>
    </w:p>
    <w:p w14:paraId="7CB4050C">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default" w:ascii="Times New Roman" w:hAnsi="Times New Roman"/>
          <w:b w:val="0"/>
          <w:bCs w:val="0"/>
          <w:color w:val="0000FF"/>
          <w:sz w:val="24"/>
          <w:szCs w:val="24"/>
          <w:lang w:val="en-US" w:eastAsia="zh-CN"/>
        </w:rPr>
        <w:t>io</w:t>
      </w:r>
      <w:r>
        <w:rPr>
          <w:rFonts w:hint="eastAsia" w:ascii="Times New Roman" w:hAnsi="Times New Roman"/>
          <w:b w:val="0"/>
          <w:bCs w:val="0"/>
          <w:color w:val="0000FF"/>
          <w:sz w:val="24"/>
          <w:szCs w:val="24"/>
          <w:lang w:val="en-US" w:eastAsia="zh-CN"/>
        </w:rPr>
        <w:t>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1014    //</w:t>
      </w:r>
      <w:r>
        <w:rPr>
          <w:rFonts w:hint="eastAsia" w:ascii="Times New Roman" w:hAnsi="Times New Roman"/>
          <w:b w:val="0"/>
          <w:bCs w:val="0"/>
          <w:color w:val="auto"/>
          <w:sz w:val="24"/>
          <w:szCs w:val="24"/>
          <w:lang w:val="en-US" w:eastAsia="zh-CN"/>
        </w:rPr>
        <w:t>通过address查看</w:t>
      </w:r>
    </w:p>
    <w:p w14:paraId="10F47455">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default" w:ascii="Times New Roman" w:hAnsi="Times New Roman"/>
          <w:b w:val="0"/>
          <w:bCs w:val="0"/>
          <w:sz w:val="24"/>
          <w:szCs w:val="24"/>
          <w:lang w:val="en-US" w:eastAsia="zh-CN"/>
        </w:rPr>
        <w:t xml:space="preserve">address </w:t>
      </w:r>
      <w:r>
        <w:rPr>
          <w:rFonts w:hint="eastAsia" w:ascii="Times New Roman" w:hAnsi="Times New Roman"/>
          <w:b w:val="0"/>
          <w:bCs w:val="0"/>
          <w:sz w:val="24"/>
          <w:szCs w:val="24"/>
          <w:lang w:val="en-US" w:eastAsia="zh-CN"/>
        </w:rPr>
        <w:t>1014</w:t>
      </w:r>
      <w:r>
        <w:rPr>
          <w:rFonts w:hint="default" w:ascii="Times New Roman" w:hAnsi="Times New Roman"/>
          <w:b w:val="0"/>
          <w:bCs w:val="0"/>
          <w:sz w:val="24"/>
          <w:szCs w:val="24"/>
          <w:lang w:val="en-US" w:eastAsia="zh-CN"/>
        </w:rPr>
        <w:t xml:space="preserve"> value </w:t>
      </w:r>
      <w:r>
        <w:rPr>
          <w:rFonts w:hint="eastAsia" w:ascii="Times New Roman" w:hAnsi="Times New Roman"/>
          <w:b w:val="0"/>
          <w:bCs w:val="0"/>
          <w:sz w:val="24"/>
          <w:szCs w:val="24"/>
          <w:lang w:val="en-US" w:eastAsia="zh-CN"/>
        </w:rPr>
        <w:t>0</w:t>
      </w:r>
    </w:p>
    <w:p w14:paraId="321245D6">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r>
        <w:drawing>
          <wp:inline distT="0" distB="0" distL="114300" distR="114300">
            <wp:extent cx="5267960" cy="235585"/>
            <wp:effectExtent l="0" t="0" r="8890" b="12065"/>
            <wp:docPr id="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4"/>
                    <pic:cNvPicPr>
                      <a:picLocks noChangeAspect="1"/>
                    </pic:cNvPicPr>
                  </pic:nvPicPr>
                  <pic:blipFill>
                    <a:blip r:embed="rId40"/>
                    <a:stretch>
                      <a:fillRect/>
                    </a:stretch>
                  </pic:blipFill>
                  <pic:spPr>
                    <a:xfrm>
                      <a:off x="0" y="0"/>
                      <a:ext cx="5267960" cy="235585"/>
                    </a:xfrm>
                    <a:prstGeom prst="rect">
                      <a:avLst/>
                    </a:prstGeom>
                    <a:noFill/>
                    <a:ln>
                      <a:noFill/>
                    </a:ln>
                  </pic:spPr>
                </pic:pic>
              </a:graphicData>
            </a:graphic>
          </wp:inline>
        </w:drawing>
      </w:r>
    </w:p>
    <w:p w14:paraId="0FF4EF7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w:t>
      </w:r>
      <w:r>
        <w:rPr>
          <w:rFonts w:hint="eastAsia" w:ascii="Times New Roman" w:hAnsi="Times New Roman"/>
          <w:b w:val="0"/>
          <w:bCs w:val="0"/>
          <w:color w:val="0000FF"/>
          <w:sz w:val="24"/>
          <w:szCs w:val="24"/>
          <w:lang w:val="en-US" w:eastAsia="zh-CN"/>
        </w:rPr>
        <w:t>s</w:t>
      </w:r>
      <w:r>
        <w:rPr>
          <w:rFonts w:hint="default" w:ascii="Times New Roman" w:hAnsi="Times New Roman"/>
          <w:b w:val="0"/>
          <w:bCs w:val="0"/>
          <w:color w:val="0000FF"/>
          <w:sz w:val="24"/>
          <w:szCs w:val="24"/>
          <w:lang w:val="en-US" w:eastAsia="zh-CN"/>
        </w:rPr>
        <w:t xml:space="preserve">et </w:t>
      </w:r>
      <w:r>
        <w:rPr>
          <w:rFonts w:hint="eastAsia" w:ascii="Times New Roman" w:hAnsi="Times New Roman"/>
          <w:b w:val="0"/>
          <w:bCs w:val="0"/>
          <w:color w:val="0000FF"/>
          <w:sz w:val="24"/>
          <w:szCs w:val="24"/>
          <w:lang w:val="en-US" w:eastAsia="zh-CN"/>
        </w:rPr>
        <w:t>1000 10    //</w:t>
      </w:r>
      <w:r>
        <w:rPr>
          <w:rFonts w:hint="eastAsia" w:ascii="Times New Roman" w:hAnsi="Times New Roman"/>
          <w:b w:val="0"/>
          <w:bCs w:val="0"/>
          <w:color w:val="auto"/>
          <w:sz w:val="24"/>
          <w:szCs w:val="24"/>
          <w:lang w:val="en-US" w:eastAsia="zh-CN"/>
        </w:rPr>
        <w:t>通过address设置输出10</w:t>
      </w:r>
      <w:del w:id="4951" w:author="LKY" w:date="2026-09-08T17:14:19Z">
        <w:r>
          <w:rPr>
            <w:rFonts w:hint="eastAsia" w:ascii="Times New Roman" w:hAnsi="Times New Roman"/>
            <w:b w:val="0"/>
            <w:bCs w:val="0"/>
            <w:color w:val="auto"/>
            <w:sz w:val="24"/>
            <w:szCs w:val="24"/>
            <w:lang w:val="en-US" w:eastAsia="zh-CN"/>
          </w:rPr>
          <w:delText>mA</w:delText>
        </w:r>
      </w:del>
    </w:p>
    <w:p w14:paraId="50F48734">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1000    //</w:t>
      </w:r>
      <w:r>
        <w:rPr>
          <w:rFonts w:hint="eastAsia" w:ascii="Times New Roman" w:hAnsi="Times New Roman"/>
          <w:b w:val="0"/>
          <w:bCs w:val="0"/>
          <w:color w:val="auto"/>
          <w:sz w:val="24"/>
          <w:szCs w:val="24"/>
          <w:lang w:val="en-US" w:eastAsia="zh-CN"/>
        </w:rPr>
        <w:t>通过address查看</w:t>
      </w:r>
    </w:p>
    <w:p w14:paraId="6F8FEFD5">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rFonts w:hint="default"/>
          <w:lang w:val="en-US" w:eastAsia="zh-CN"/>
        </w:rPr>
      </w:pPr>
      <w:r>
        <w:drawing>
          <wp:inline distT="0" distB="0" distL="114300" distR="114300">
            <wp:extent cx="5271135" cy="460375"/>
            <wp:effectExtent l="0" t="0" r="5715" b="15875"/>
            <wp:docPr id="1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5"/>
                    <pic:cNvPicPr>
                      <a:picLocks noChangeAspect="1"/>
                    </pic:cNvPicPr>
                  </pic:nvPicPr>
                  <pic:blipFill>
                    <a:blip r:embed="rId41"/>
                    <a:stretch>
                      <a:fillRect/>
                    </a:stretch>
                  </pic:blipFill>
                  <pic:spPr>
                    <a:xfrm>
                      <a:off x="0" y="0"/>
                      <a:ext cx="5271135" cy="460375"/>
                    </a:xfrm>
                    <a:prstGeom prst="rect">
                      <a:avLst/>
                    </a:prstGeom>
                    <a:noFill/>
                    <a:ln>
                      <a:noFill/>
                    </a:ln>
                  </pic:spPr>
                </pic:pic>
              </a:graphicData>
            </a:graphic>
          </wp:inline>
        </w:drawing>
      </w:r>
    </w:p>
    <w:p w14:paraId="2ABAF92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设置通道值有信号量会亮灯</w:t>
      </w:r>
    </w:p>
    <w:p w14:paraId="3D1031EB">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952" w:author="LKY" w:date="2026-07-01T16:02:06Z"/>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对应的N2321、N2322</w:t>
      </w:r>
      <w:ins w:id="4953" w:author="LKY" w:date="2026-05-19T11:04:42Z">
        <w:r>
          <w:rPr>
            <w:rFonts w:hint="eastAsia" w:ascii="Times New Roman" w:hAnsi="Times New Roman"/>
            <w:b w:val="0"/>
            <w:bCs w:val="0"/>
            <w:sz w:val="24"/>
            <w:szCs w:val="24"/>
            <w:lang w:val="en-US" w:eastAsia="zh-CN"/>
          </w:rPr>
          <w:t>、</w:t>
        </w:r>
      </w:ins>
      <w:ins w:id="4954" w:author="LKY" w:date="2026-05-19T11:04:43Z">
        <w:r>
          <w:rPr>
            <w:rFonts w:hint="eastAsia" w:ascii="Times New Roman" w:hAnsi="Times New Roman"/>
            <w:b w:val="0"/>
            <w:bCs w:val="0"/>
            <w:sz w:val="24"/>
            <w:szCs w:val="24"/>
            <w:lang w:val="en-US" w:eastAsia="zh-CN"/>
          </w:rPr>
          <w:t>N</w:t>
        </w:r>
      </w:ins>
      <w:ins w:id="4955" w:author="LKY" w:date="2026-05-19T11:04:45Z">
        <w:r>
          <w:rPr>
            <w:rFonts w:hint="eastAsia" w:ascii="Times New Roman" w:hAnsi="Times New Roman"/>
            <w:b w:val="0"/>
            <w:bCs w:val="0"/>
            <w:sz w:val="24"/>
            <w:szCs w:val="24"/>
            <w:lang w:val="en-US" w:eastAsia="zh-CN"/>
          </w:rPr>
          <w:t>2</w:t>
        </w:r>
      </w:ins>
      <w:ins w:id="4956" w:author="LKY" w:date="2026-05-19T11:04:47Z">
        <w:r>
          <w:rPr>
            <w:rFonts w:hint="eastAsia" w:ascii="Times New Roman" w:hAnsi="Times New Roman"/>
            <w:b w:val="0"/>
            <w:bCs w:val="0"/>
            <w:sz w:val="24"/>
            <w:szCs w:val="24"/>
            <w:lang w:val="en-US" w:eastAsia="zh-CN"/>
          </w:rPr>
          <w:t>16</w:t>
        </w:r>
      </w:ins>
      <w:ins w:id="4957" w:author="LKY" w:date="2026-05-19T11:04:54Z">
        <w:r>
          <w:rPr>
            <w:rFonts w:hint="eastAsia" w:ascii="Times New Roman" w:hAnsi="Times New Roman"/>
            <w:b w:val="0"/>
            <w:bCs w:val="0"/>
            <w:sz w:val="24"/>
            <w:szCs w:val="24"/>
            <w:lang w:val="en-US" w:eastAsia="zh-CN"/>
          </w:rPr>
          <w:t>1</w:t>
        </w:r>
      </w:ins>
      <w:ins w:id="4958" w:author="L" w:date="2026-07-03T18:34:12Z">
        <w:r>
          <w:rPr>
            <w:rFonts w:hint="eastAsia" w:ascii="Times New Roman" w:hAnsi="Times New Roman"/>
            <w:b w:val="0"/>
            <w:bCs w:val="0"/>
            <w:sz w:val="24"/>
            <w:szCs w:val="24"/>
            <w:lang w:val="en-US" w:eastAsia="zh-CN"/>
          </w:rPr>
          <w:t>、</w:t>
        </w:r>
      </w:ins>
      <w:ins w:id="4959" w:author="L" w:date="2026-07-03T18:34:14Z">
        <w:r>
          <w:rPr>
            <w:rFonts w:hint="eastAsia" w:ascii="Times New Roman" w:hAnsi="Times New Roman"/>
            <w:b w:val="0"/>
            <w:bCs w:val="0"/>
            <w:sz w:val="24"/>
            <w:szCs w:val="24"/>
            <w:lang w:val="en-US" w:eastAsia="zh-CN"/>
          </w:rPr>
          <w:t>N2084</w:t>
        </w:r>
      </w:ins>
      <w:r>
        <w:rPr>
          <w:rFonts w:hint="eastAsia" w:ascii="Times New Roman" w:hAnsi="Times New Roman"/>
          <w:b w:val="0"/>
          <w:bCs w:val="0"/>
          <w:sz w:val="24"/>
          <w:szCs w:val="24"/>
          <w:lang w:val="en-US" w:eastAsia="zh-CN"/>
        </w:rPr>
        <w:t>类似。</w:t>
      </w:r>
    </w:p>
    <w:p w14:paraId="1953B34F">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p>
    <w:p w14:paraId="6307D4FF">
      <w:pPr>
        <w:pStyle w:val="12"/>
        <w:keepNext w:val="0"/>
        <w:keepLines w:val="0"/>
        <w:pageBreakBefore w:val="0"/>
        <w:widowControl/>
        <w:numPr>
          <w:ilvl w:val="0"/>
          <w:numId w:val="6"/>
          <w:ins w:id="4961" w:author="LKY" w:date="2026-07-01T16:01:23Z"/>
        </w:numPr>
        <w:kinsoku/>
        <w:wordWrap/>
        <w:overflowPunct/>
        <w:topLinePunct w:val="0"/>
        <w:autoSpaceDE/>
        <w:autoSpaceDN/>
        <w:bidi w:val="0"/>
        <w:adjustRightInd/>
        <w:snapToGrid/>
        <w:spacing w:after="0"/>
        <w:ind w:left="425" w:leftChars="0" w:hanging="425" w:firstLineChars="0"/>
        <w:jc w:val="left"/>
        <w:textAlignment w:val="auto"/>
        <w:outlineLvl w:val="4"/>
        <w:rPr>
          <w:rFonts w:hint="eastAsia" w:ascii="Times New Roman" w:hAnsi="Times New Roman" w:eastAsiaTheme="minorEastAsia" w:cstheme="minorBidi"/>
          <w:b/>
          <w:bCs/>
          <w:sz w:val="24"/>
          <w:szCs w:val="24"/>
          <w:lang w:val="en-US" w:eastAsia="zh-CN"/>
          <w:rPrChange w:id="4962" w:author="LKY" w:date="2026-07-01T16:01:23Z">
            <w:rPr>
              <w:rFonts w:hint="eastAsia" w:ascii="宋体" w:hAnsi="宋体" w:eastAsia="宋体" w:cs="宋体"/>
              <w:b/>
              <w:bCs/>
              <w:sz w:val="28"/>
              <w:szCs w:val="28"/>
              <w:lang w:val="en-US" w:eastAsia="zh-CN"/>
            </w:rPr>
          </w:rPrChange>
        </w:rPr>
        <w:pPrChange w:id="4960" w:author="LKY" w:date="2026-07-01T16:01:23Z">
          <w:pPr>
            <w:pStyle w:val="12"/>
            <w:keepNext w:val="0"/>
            <w:keepLines w:val="0"/>
            <w:pageBreakBefore w:val="0"/>
            <w:widowControl w:val="0"/>
            <w:kinsoku/>
            <w:wordWrap w:val="0"/>
            <w:overflowPunct/>
            <w:topLinePunct w:val="0"/>
            <w:autoSpaceDE/>
            <w:autoSpaceDN/>
            <w:bidi w:val="0"/>
            <w:adjustRightInd/>
            <w:snapToGrid/>
            <w:spacing w:after="0"/>
            <w:ind w:left="0" w:leftChars="0" w:firstLine="420" w:firstLineChars="0"/>
            <w:jc w:val="left"/>
            <w:textAlignment w:val="auto"/>
            <w:outlineLvl w:val="9"/>
          </w:pPr>
        </w:pPrChange>
      </w:pPr>
      <w:r>
        <w:rPr>
          <w:rFonts w:hint="eastAsia" w:ascii="Times New Roman" w:hAnsi="Times New Roman" w:eastAsiaTheme="minorEastAsia" w:cstheme="minorBidi"/>
          <w:b/>
          <w:bCs/>
          <w:sz w:val="24"/>
          <w:szCs w:val="24"/>
          <w:lang w:val="en-US" w:eastAsia="zh-CN"/>
          <w:rPrChange w:id="4963" w:author="LKY" w:date="2026-07-01T16:01:23Z">
            <w:rPr>
              <w:rFonts w:hint="eastAsia" w:ascii="宋体" w:hAnsi="宋体" w:eastAsia="宋体" w:cs="宋体"/>
              <w:b/>
              <w:bCs/>
              <w:sz w:val="28"/>
              <w:szCs w:val="28"/>
              <w:lang w:val="en-US" w:eastAsia="zh-CN"/>
            </w:rPr>
          </w:rPrChange>
        </w:rPr>
        <w:t>DI使用</w:t>
      </w:r>
      <w:del w:id="4964" w:author="LKY" w:date="2026-07-01T16:01:33Z">
        <w:r>
          <w:rPr>
            <w:rFonts w:hint="eastAsia" w:ascii="Times New Roman" w:hAnsi="Times New Roman" w:eastAsiaTheme="minorEastAsia" w:cstheme="minorBidi"/>
            <w:b/>
            <w:bCs/>
            <w:sz w:val="24"/>
            <w:szCs w:val="24"/>
            <w:lang w:val="en-US" w:eastAsia="zh-CN"/>
            <w:rPrChange w:id="4965" w:author="LKY" w:date="2026-07-01T16:01:23Z">
              <w:rPr>
                <w:rFonts w:hint="eastAsia" w:ascii="宋体" w:hAnsi="宋体" w:eastAsia="宋体" w:cs="宋体"/>
                <w:b/>
                <w:bCs/>
                <w:sz w:val="28"/>
                <w:szCs w:val="28"/>
                <w:lang w:val="en-US" w:eastAsia="zh-CN"/>
              </w:rPr>
            </w:rPrChange>
          </w:rPr>
          <w:delText>:</w:delText>
        </w:r>
      </w:del>
    </w:p>
    <w:p w14:paraId="1CABEE83">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以N1321为例（</w:t>
      </w:r>
      <w:ins w:id="4966" w:author="LKY" w:date="2026-05-19T14:15:07Z">
        <w:r>
          <w:rPr>
            <w:rFonts w:hint="eastAsia" w:ascii="Times New Roman" w:hAnsi="Times New Roman"/>
            <w:b w:val="0"/>
            <w:bCs w:val="0"/>
            <w:sz w:val="24"/>
            <w:szCs w:val="24"/>
            <w:lang w:val="en-US" w:eastAsia="zh-CN"/>
          </w:rPr>
          <w:t>32</w:t>
        </w:r>
      </w:ins>
      <w:del w:id="4967" w:author="LKY" w:date="2026-05-19T14:15:06Z">
        <w:r>
          <w:rPr>
            <w:rFonts w:hint="eastAsia" w:ascii="Times New Roman" w:hAnsi="Times New Roman"/>
            <w:b w:val="0"/>
            <w:bCs w:val="0"/>
            <w:sz w:val="24"/>
            <w:szCs w:val="24"/>
            <w:lang w:val="en-US" w:eastAsia="zh-CN"/>
          </w:rPr>
          <w:delText>16</w:delText>
        </w:r>
      </w:del>
      <w:r>
        <w:rPr>
          <w:rFonts w:hint="eastAsia" w:ascii="Times New Roman" w:hAnsi="Times New Roman"/>
          <w:b w:val="0"/>
          <w:bCs w:val="0"/>
          <w:sz w:val="24"/>
          <w:szCs w:val="24"/>
          <w:lang w:val="en-US" w:eastAsia="zh-CN"/>
        </w:rPr>
        <w:t>路DI模块湿节点），DI模块为例，输入</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172E26D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湿节点测试(带电干结点)：以</w:t>
      </w:r>
      <w:r>
        <w:rPr>
          <w:rFonts w:hint="default" w:ascii="Times New Roman" w:hAnsi="Times New Roman" w:cs="Times New Roman" w:eastAsiaTheme="minorEastAsia"/>
          <w:sz w:val="24"/>
          <w:szCs w:val="24"/>
          <w:lang w:val="en-US" w:eastAsia="zh-CN"/>
        </w:rPr>
        <w:t>N1</w:t>
      </w:r>
      <w:r>
        <w:rPr>
          <w:rFonts w:hint="eastAsia" w:ascii="Times New Roman" w:hAnsi="Times New Roman" w:cs="Times New Roman"/>
          <w:sz w:val="24"/>
          <w:szCs w:val="24"/>
          <w:lang w:val="en-US" w:eastAsia="zh-CN"/>
        </w:rPr>
        <w:t>32</w:t>
      </w:r>
      <w:r>
        <w:rPr>
          <w:rFonts w:hint="default" w:ascii="Times New Roman" w:hAnsi="Times New Roman" w:cs="Times New Roman" w:eastAsiaTheme="minorEastAsia"/>
          <w:sz w:val="24"/>
          <w:szCs w:val="24"/>
          <w:lang w:val="en-US" w:eastAsia="zh-CN"/>
        </w:rPr>
        <w:t>1</w:t>
      </w:r>
      <w:r>
        <w:rPr>
          <w:rFonts w:hint="eastAsia" w:asciiTheme="minorEastAsia" w:hAnsiTheme="minorEastAsia" w:eastAsiaTheme="minorEastAsia" w:cstheme="minorEastAsia"/>
          <w:sz w:val="24"/>
          <w:szCs w:val="24"/>
          <w:lang w:val="en-US" w:eastAsia="zh-CN"/>
        </w:rPr>
        <w:t>为例（</w:t>
      </w:r>
      <w:ins w:id="4968" w:author="L" w:date="2026-07-14T14:30:44Z">
        <w:r>
          <w:rPr>
            <w:rFonts w:hint="eastAsia" w:asciiTheme="minorEastAsia" w:hAnsiTheme="minorEastAsia" w:cstheme="minorEastAsia"/>
            <w:sz w:val="24"/>
            <w:szCs w:val="24"/>
            <w:lang w:val="en-US" w:eastAsia="zh-CN"/>
          </w:rPr>
          <w:t>NPN</w:t>
        </w:r>
      </w:ins>
      <w:del w:id="4969" w:author="L" w:date="2026-07-14T14:30:40Z">
        <w:r>
          <w:rPr>
            <w:rFonts w:hint="default" w:ascii="Times New Roman" w:hAnsi="Times New Roman" w:cs="Times New Roman"/>
            <w:sz w:val="24"/>
            <w:szCs w:val="24"/>
            <w:lang w:val="en-US" w:eastAsia="zh-CN"/>
          </w:rPr>
          <w:delText>PNP</w:delText>
        </w:r>
      </w:del>
      <w:r>
        <w:rPr>
          <w:rFonts w:hint="eastAsia" w:asciiTheme="minorEastAsia" w:hAnsiTheme="minorEastAsia" w:cstheme="minorEastAsia"/>
          <w:sz w:val="24"/>
          <w:szCs w:val="24"/>
          <w:lang w:val="en-US" w:eastAsia="zh-CN"/>
        </w:rPr>
        <w:t>型</w:t>
      </w:r>
      <w:r>
        <w:rPr>
          <w:rFonts w:hint="eastAsia" w:asciiTheme="minorEastAsia" w:hAnsiTheme="minorEastAsia" w:eastAsiaTheme="minorEastAsia" w:cstheme="minorEastAsia"/>
          <w:sz w:val="24"/>
          <w:szCs w:val="24"/>
          <w:lang w:val="en-US" w:eastAsia="zh-CN"/>
        </w:rPr>
        <w:t>）</w:t>
      </w:r>
    </w:p>
    <w:p w14:paraId="6A607ECD">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1、外接电源：将外接电源的正负极接到电源两端，以通道</w:t>
      </w:r>
      <w:r>
        <w:rPr>
          <w:rFonts w:hint="default" w:ascii="Times New Roman" w:hAnsi="Times New Roman" w:cs="Times New Roman" w:eastAsiaTheme="minorEastAsia"/>
          <w:sz w:val="24"/>
          <w:szCs w:val="24"/>
          <w:lang w:val="en-US" w:eastAsia="zh-CN"/>
        </w:rPr>
        <w:t>15</w:t>
      </w:r>
      <w:r>
        <w:rPr>
          <w:rFonts w:hint="eastAsia" w:asciiTheme="minorEastAsia" w:hAnsiTheme="minorEastAsia" w:eastAsiaTheme="minorEastAsia" w:cstheme="minorEastAsia"/>
          <w:sz w:val="24"/>
          <w:szCs w:val="24"/>
          <w:lang w:val="en-US" w:eastAsia="zh-CN"/>
        </w:rPr>
        <w:t>为例，电源的</w:t>
      </w:r>
      <w:ins w:id="4970" w:author="L" w:date="2026-07-14T14:31:07Z">
        <w:r>
          <w:rPr>
            <w:rFonts w:hint="eastAsia" w:asciiTheme="minorEastAsia" w:hAnsiTheme="minorEastAsia" w:cstheme="minorEastAsia"/>
            <w:sz w:val="24"/>
            <w:szCs w:val="24"/>
            <w:lang w:val="en-US" w:eastAsia="zh-CN"/>
          </w:rPr>
          <w:t>正极</w:t>
        </w:r>
      </w:ins>
      <w:del w:id="4971" w:author="L" w:date="2026-07-14T14:31:05Z">
        <w:r>
          <w:rPr>
            <w:rFonts w:hint="eastAsia" w:asciiTheme="minorEastAsia" w:hAnsiTheme="minorEastAsia" w:eastAsiaTheme="minorEastAsia" w:cstheme="minorEastAsia"/>
            <w:sz w:val="24"/>
            <w:szCs w:val="24"/>
            <w:lang w:val="en-US" w:eastAsia="zh-CN"/>
          </w:rPr>
          <w:delText>负</w:delText>
        </w:r>
      </w:del>
      <w:del w:id="4972" w:author="L" w:date="2026-07-14T14:31:04Z">
        <w:r>
          <w:rPr>
            <w:rFonts w:hint="eastAsia" w:asciiTheme="minorEastAsia" w:hAnsiTheme="minorEastAsia" w:eastAsiaTheme="minorEastAsia" w:cstheme="minorEastAsia"/>
            <w:sz w:val="24"/>
            <w:szCs w:val="24"/>
            <w:lang w:val="en-US" w:eastAsia="zh-CN"/>
          </w:rPr>
          <w:delText>极</w:delText>
        </w:r>
      </w:del>
      <w:r>
        <w:rPr>
          <w:rFonts w:hint="eastAsia" w:asciiTheme="minorEastAsia" w:hAnsiTheme="minorEastAsia" w:eastAsiaTheme="minorEastAsia" w:cstheme="minorEastAsia"/>
          <w:sz w:val="24"/>
          <w:szCs w:val="24"/>
          <w:lang w:val="en-US" w:eastAsia="zh-CN"/>
        </w:rPr>
        <w:t>接到模块的公共端（</w:t>
      </w:r>
      <w:r>
        <w:rPr>
          <w:rFonts w:hint="default" w:ascii="Times New Roman" w:hAnsi="Times New Roman" w:cs="Times New Roman" w:eastAsiaTheme="minorEastAsia"/>
          <w:sz w:val="24"/>
          <w:szCs w:val="24"/>
          <w:lang w:val="en-US" w:eastAsia="zh-CN"/>
        </w:rPr>
        <w:t>COM/0V</w:t>
      </w:r>
      <w:r>
        <w:rPr>
          <w:rFonts w:hint="eastAsia" w:asciiTheme="minorEastAsia" w:hAnsiTheme="minorEastAsia" w:eastAsiaTheme="minorEastAsia" w:cstheme="minorEastAsia"/>
          <w:sz w:val="24"/>
          <w:szCs w:val="24"/>
          <w:lang w:val="en-US" w:eastAsia="zh-CN"/>
        </w:rPr>
        <w:t>），</w:t>
      </w:r>
      <w:ins w:id="4973" w:author="L" w:date="2026-07-14T14:31:11Z">
        <w:r>
          <w:rPr>
            <w:rFonts w:hint="eastAsia" w:asciiTheme="minorEastAsia" w:hAnsiTheme="minorEastAsia" w:cstheme="minorEastAsia"/>
            <w:sz w:val="24"/>
            <w:szCs w:val="24"/>
            <w:lang w:val="en-US" w:eastAsia="zh-CN"/>
          </w:rPr>
          <w:t>负极</w:t>
        </w:r>
      </w:ins>
      <w:del w:id="4974" w:author="L" w:date="2026-07-14T14:31:10Z">
        <w:r>
          <w:rPr>
            <w:rFonts w:hint="eastAsia" w:asciiTheme="minorEastAsia" w:hAnsiTheme="minorEastAsia" w:cstheme="minorEastAsia"/>
            <w:sz w:val="24"/>
            <w:szCs w:val="24"/>
            <w:lang w:val="en-US" w:eastAsia="zh-CN"/>
          </w:rPr>
          <w:delText>正极</w:delText>
        </w:r>
      </w:del>
      <w:r>
        <w:rPr>
          <w:rFonts w:hint="eastAsia" w:asciiTheme="minorEastAsia" w:hAnsiTheme="minorEastAsia" w:eastAsiaTheme="minorEastAsia" w:cstheme="minorEastAsia"/>
          <w:sz w:val="24"/>
          <w:szCs w:val="24"/>
          <w:lang w:val="en-US" w:eastAsia="zh-CN"/>
        </w:rPr>
        <w:t xml:space="preserve">接到模块的 </w:t>
      </w:r>
      <w:r>
        <w:rPr>
          <w:rFonts w:hint="default" w:ascii="Times New Roman" w:hAnsi="Times New Roman" w:cs="Times New Roman" w:eastAsiaTheme="minorEastAsia"/>
          <w:sz w:val="24"/>
          <w:szCs w:val="24"/>
          <w:lang w:val="en-US" w:eastAsia="zh-CN"/>
        </w:rPr>
        <w:t>D</w:t>
      </w:r>
      <w:r>
        <w:rPr>
          <w:rFonts w:hint="eastAsia" w:ascii="Times New Roman" w:hAnsi="Times New Roman" w:cs="Times New Roman"/>
          <w:sz w:val="24"/>
          <w:szCs w:val="24"/>
          <w:lang w:val="en-US" w:eastAsia="zh-CN"/>
        </w:rPr>
        <w:t>I</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cstheme="minorEastAsia"/>
          <w:sz w:val="24"/>
          <w:szCs w:val="24"/>
          <w:lang w:val="en-US" w:eastAsia="zh-CN"/>
        </w:rPr>
        <w:t>输入</w:t>
      </w:r>
      <w:r>
        <w:rPr>
          <w:rFonts w:hint="eastAsia" w:asciiTheme="minorEastAsia" w:hAnsiTheme="minorEastAsia" w:eastAsiaTheme="minorEastAsia" w:cstheme="minorEastAsia"/>
          <w:sz w:val="24"/>
          <w:szCs w:val="24"/>
          <w:lang w:val="en-US" w:eastAsia="zh-CN"/>
        </w:rPr>
        <w:t>端子。</w:t>
      </w:r>
    </w:p>
    <w:p w14:paraId="6ADC155B">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2、灯亮，终端输入</w:t>
      </w:r>
      <w:r>
        <w:rPr>
          <w:rFonts w:hint="default" w:ascii="Times New Roman" w:hAnsi="Times New Roman" w:eastAsiaTheme="minorEastAsia" w:cstheme="minorBidi"/>
          <w:b w:val="0"/>
          <w:bCs w:val="0"/>
          <w:color w:val="0000FF"/>
          <w:kern w:val="2"/>
          <w:sz w:val="24"/>
          <w:szCs w:val="24"/>
          <w:lang w:val="en-US" w:eastAsia="zh-CN" w:bidi="ar-SA"/>
        </w:rPr>
        <w:t>io</w:t>
      </w:r>
      <w:r>
        <w:rPr>
          <w:rFonts w:hint="eastAsia" w:ascii="Times New Roman" w:hAnsi="Times New Roman" w:cstheme="minorBidi"/>
          <w:b w:val="0"/>
          <w:bCs w:val="0"/>
          <w:color w:val="0000FF"/>
          <w:kern w:val="2"/>
          <w:sz w:val="24"/>
          <w:szCs w:val="24"/>
          <w:lang w:val="en-US" w:eastAsia="zh-CN" w:bidi="ar-SA"/>
        </w:rPr>
        <w:t>n</w:t>
      </w:r>
      <w:r>
        <w:rPr>
          <w:rFonts w:hint="default" w:ascii="Times New Roman" w:hAnsi="Times New Roman" w:eastAsiaTheme="minorEastAsia" w:cstheme="minorBidi"/>
          <w:b w:val="0"/>
          <w:bCs w:val="0"/>
          <w:color w:val="0000FF"/>
          <w:kern w:val="2"/>
          <w:sz w:val="24"/>
          <w:szCs w:val="24"/>
          <w:lang w:val="en-US" w:eastAsia="zh-CN" w:bidi="ar-SA"/>
        </w:rPr>
        <w:t xml:space="preserve"> show</w:t>
      </w:r>
      <w:r>
        <w:rPr>
          <w:rFonts w:hint="eastAsia" w:asciiTheme="minorEastAsia" w:hAnsiTheme="minorEastAsia" w:eastAsiaTheme="minorEastAsia" w:cstheme="minorEastAsia"/>
          <w:sz w:val="24"/>
          <w:szCs w:val="24"/>
          <w:lang w:val="en-US" w:eastAsia="zh-CN"/>
        </w:rPr>
        <w:t>查看已闭合。</w:t>
      </w:r>
    </w:p>
    <w:p w14:paraId="02A56B22">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lang w:val="en-US" w:eastAsia="zh-CN"/>
        </w:rPr>
      </w:pPr>
      <w:ins w:id="4975" w:author="L" w:date="2026-07-14T14:30:48Z">
        <w:r>
          <w:rPr>
            <w:rFonts w:hint="eastAsia" w:ascii="Times New Roman" w:hAnsi="Times New Roman" w:cs="Times New Roman"/>
            <w:sz w:val="24"/>
            <w:szCs w:val="24"/>
            <w:lang w:val="en-US" w:eastAsia="zh-CN"/>
          </w:rPr>
          <w:t>PN</w:t>
        </w:r>
      </w:ins>
      <w:ins w:id="4976" w:author="L" w:date="2026-07-14T14:30:49Z">
        <w:r>
          <w:rPr>
            <w:rFonts w:hint="eastAsia" w:ascii="Times New Roman" w:hAnsi="Times New Roman" w:cs="Times New Roman"/>
            <w:sz w:val="24"/>
            <w:szCs w:val="24"/>
            <w:lang w:val="en-US" w:eastAsia="zh-CN"/>
          </w:rPr>
          <w:t>P</w:t>
        </w:r>
      </w:ins>
      <w:del w:id="4977" w:author="L" w:date="2026-07-14T14:30:48Z">
        <w:r>
          <w:rPr>
            <w:rFonts w:hint="eastAsia" w:ascii="Times New Roman" w:hAnsi="Times New Roman" w:cs="Times New Roman"/>
            <w:sz w:val="24"/>
            <w:szCs w:val="24"/>
            <w:lang w:val="en-US" w:eastAsia="zh-CN"/>
          </w:rPr>
          <w:delText>N</w:delText>
        </w:r>
      </w:del>
      <w:del w:id="4978" w:author="L" w:date="2026-07-14T14:30:47Z">
        <w:r>
          <w:rPr>
            <w:rFonts w:hint="eastAsia" w:ascii="Times New Roman" w:hAnsi="Times New Roman" w:cs="Times New Roman"/>
            <w:sz w:val="24"/>
            <w:szCs w:val="24"/>
            <w:lang w:val="en-US" w:eastAsia="zh-CN"/>
          </w:rPr>
          <w:delText>PN</w:delText>
        </w:r>
      </w:del>
      <w:r>
        <w:rPr>
          <w:rFonts w:hint="eastAsia" w:ascii="Times New Roman" w:hAnsi="Times New Roman" w:cs="Times New Roman"/>
          <w:sz w:val="24"/>
          <w:szCs w:val="24"/>
          <w:lang w:val="en-US" w:eastAsia="zh-CN"/>
        </w:rPr>
        <w:t>型</w:t>
      </w:r>
      <w:r>
        <w:rPr>
          <w:rFonts w:hint="eastAsia" w:asciiTheme="minorEastAsia" w:hAnsiTheme="minorEastAsia" w:eastAsiaTheme="minorEastAsia" w:cstheme="minorEastAsia"/>
          <w:sz w:val="24"/>
          <w:szCs w:val="24"/>
          <w:lang w:val="en-US" w:eastAsia="zh-CN"/>
        </w:rPr>
        <w:t>则公共端接</w:t>
      </w:r>
      <w:ins w:id="4979" w:author="L" w:date="2026-07-14T14:30:55Z">
        <w:r>
          <w:rPr>
            <w:rFonts w:hint="eastAsia" w:asciiTheme="minorEastAsia" w:hAnsiTheme="minorEastAsia" w:cstheme="minorEastAsia"/>
            <w:sz w:val="24"/>
            <w:szCs w:val="24"/>
            <w:lang w:val="en-US" w:eastAsia="zh-CN"/>
          </w:rPr>
          <w:t>负极</w:t>
        </w:r>
      </w:ins>
      <w:del w:id="4980" w:author="L" w:date="2026-07-14T14:30:52Z">
        <w:r>
          <w:rPr>
            <w:rFonts w:hint="eastAsia" w:asciiTheme="minorEastAsia" w:hAnsiTheme="minorEastAsia" w:eastAsiaTheme="minorEastAsia" w:cstheme="minorEastAsia"/>
            <w:sz w:val="24"/>
            <w:szCs w:val="24"/>
            <w:lang w:val="en-US" w:eastAsia="zh-CN"/>
          </w:rPr>
          <w:delText>正极</w:delText>
        </w:r>
      </w:del>
      <w:r>
        <w:rPr>
          <w:rFonts w:hint="eastAsia" w:asciiTheme="minorEastAsia" w:hAnsiTheme="minorEastAsia" w:eastAsiaTheme="minorEastAsia" w:cstheme="minorEastAsia"/>
          <w:sz w:val="24"/>
          <w:szCs w:val="24"/>
          <w:lang w:val="en-US" w:eastAsia="zh-CN"/>
        </w:rPr>
        <w:t>，</w:t>
      </w:r>
      <w:r>
        <w:rPr>
          <w:rFonts w:hint="eastAsia" w:asciiTheme="minorEastAsia" w:hAnsiTheme="minorEastAsia" w:cstheme="minorEastAsia"/>
          <w:sz w:val="24"/>
          <w:szCs w:val="24"/>
          <w:lang w:val="en-US" w:eastAsia="zh-CN"/>
        </w:rPr>
        <w:t>输入</w:t>
      </w:r>
      <w:r>
        <w:rPr>
          <w:rFonts w:hint="eastAsia" w:asciiTheme="minorEastAsia" w:hAnsiTheme="minorEastAsia" w:eastAsiaTheme="minorEastAsia" w:cstheme="minorEastAsia"/>
          <w:sz w:val="24"/>
          <w:szCs w:val="24"/>
          <w:lang w:val="en-US" w:eastAsia="zh-CN"/>
        </w:rPr>
        <w:t>端子接</w:t>
      </w:r>
      <w:ins w:id="4981" w:author="L" w:date="2026-07-14T14:30:59Z">
        <w:r>
          <w:rPr>
            <w:rFonts w:hint="eastAsia" w:asciiTheme="minorEastAsia" w:hAnsiTheme="minorEastAsia" w:cstheme="minorEastAsia"/>
            <w:sz w:val="24"/>
            <w:szCs w:val="24"/>
            <w:lang w:val="en-US" w:eastAsia="zh-CN"/>
          </w:rPr>
          <w:t>正极</w:t>
        </w:r>
      </w:ins>
      <w:del w:id="4982" w:author="L" w:date="2026-07-14T14:30:57Z">
        <w:r>
          <w:rPr>
            <w:rFonts w:hint="eastAsia" w:asciiTheme="minorEastAsia" w:hAnsiTheme="minorEastAsia" w:eastAsiaTheme="minorEastAsia" w:cstheme="minorEastAsia"/>
            <w:sz w:val="24"/>
            <w:szCs w:val="24"/>
            <w:lang w:val="en-US" w:eastAsia="zh-CN"/>
          </w:rPr>
          <w:delText>负极</w:delText>
        </w:r>
      </w:del>
      <w:r>
        <w:rPr>
          <w:rFonts w:hint="eastAsia" w:asciiTheme="minorEastAsia" w:hAnsiTheme="minorEastAsia" w:eastAsiaTheme="minorEastAsia" w:cstheme="minorEastAsia"/>
          <w:sz w:val="24"/>
          <w:szCs w:val="24"/>
          <w:lang w:val="en-US" w:eastAsia="zh-CN"/>
        </w:rPr>
        <w:t>。</w:t>
      </w:r>
    </w:p>
    <w:p w14:paraId="58F233A0">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r>
        <w:drawing>
          <wp:inline distT="0" distB="0" distL="114300" distR="114300">
            <wp:extent cx="5267325" cy="3531235"/>
            <wp:effectExtent l="0" t="0" r="9525" b="12065"/>
            <wp:docPr id="1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6"/>
                    <pic:cNvPicPr>
                      <a:picLocks noChangeAspect="1"/>
                    </pic:cNvPicPr>
                  </pic:nvPicPr>
                  <pic:blipFill>
                    <a:blip r:embed="rId42"/>
                    <a:stretch>
                      <a:fillRect/>
                    </a:stretch>
                  </pic:blipFill>
                  <pic:spPr>
                    <a:xfrm>
                      <a:off x="0" y="0"/>
                      <a:ext cx="5267325" cy="3531235"/>
                    </a:xfrm>
                    <a:prstGeom prst="rect">
                      <a:avLst/>
                    </a:prstGeom>
                    <a:noFill/>
                    <a:ln>
                      <a:noFill/>
                    </a:ln>
                  </pic:spPr>
                </pic:pic>
              </a:graphicData>
            </a:graphic>
          </wp:inline>
        </w:drawing>
      </w:r>
    </w:p>
    <w:p w14:paraId="2027B5A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983" w:author="L" w:date="2026-09-08T17:28:29Z"/>
          <w:rFonts w:hint="default" w:eastAsiaTheme="minorEastAsia"/>
          <w:lang w:val="en-US" w:eastAsia="zh-CN"/>
        </w:rPr>
      </w:pPr>
      <w:del w:id="4984" w:author="L" w:date="2026-09-08T17:28:29Z">
        <w:r>
          <w:rPr>
            <w:rFonts w:hint="eastAsia"/>
            <w:lang w:val="en-US" w:eastAsia="zh-CN"/>
          </w:rPr>
          <w:delText>使用</w:delText>
        </w:r>
      </w:del>
      <w:del w:id="4985" w:author="L" w:date="2026-09-08T17:28:29Z">
        <w:r>
          <w:rPr>
            <w:rFonts w:hint="eastAsia" w:ascii="Times New Roman" w:hAnsi="Times New Roman"/>
            <w:b w:val="0"/>
            <w:bCs w:val="0"/>
            <w:color w:val="0000FF"/>
            <w:sz w:val="24"/>
            <w:szCs w:val="24"/>
            <w:lang w:val="en-US" w:eastAsia="zh-CN"/>
          </w:rPr>
          <w:delText>ion help指令，</w:delText>
        </w:r>
      </w:del>
      <w:del w:id="4986" w:author="L" w:date="2026-09-08T17:28:29Z">
        <w:r>
          <w:rPr>
            <w:rFonts w:hint="eastAsia" w:ascii="Times New Roman" w:hAnsi="Times New Roman"/>
            <w:b w:val="0"/>
            <w:bCs w:val="0"/>
            <w:sz w:val="24"/>
            <w:szCs w:val="24"/>
            <w:lang w:val="en-US" w:eastAsia="zh-CN"/>
          </w:rPr>
          <w:delText>发现量程是不可设置的，和DO类似</w:delText>
        </w:r>
      </w:del>
    </w:p>
    <w:p w14:paraId="551E012A">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通过get命令获取通道值以及</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01DB1A53">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2014   //</w:t>
      </w:r>
      <w:r>
        <w:rPr>
          <w:rFonts w:hint="eastAsia" w:ascii="Times New Roman" w:hAnsi="Times New Roman"/>
          <w:b w:val="0"/>
          <w:bCs w:val="0"/>
          <w:color w:val="auto"/>
          <w:sz w:val="24"/>
          <w:szCs w:val="24"/>
          <w:lang w:val="en-US" w:eastAsia="zh-CN"/>
        </w:rPr>
        <w:t>通过address查看</w:t>
      </w:r>
    </w:p>
    <w:p w14:paraId="30719F59">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pPr>
      <w:r>
        <w:rPr>
          <w:rFonts w:hint="default" w:ascii="Times New Roman" w:hAnsi="Times New Roman"/>
          <w:b w:val="0"/>
          <w:bCs w:val="0"/>
          <w:sz w:val="24"/>
          <w:szCs w:val="24"/>
          <w:lang w:val="en-US" w:eastAsia="zh-CN"/>
        </w:rPr>
        <w:t>address 20</w:t>
      </w:r>
      <w:r>
        <w:rPr>
          <w:rFonts w:hint="eastAsia" w:ascii="Times New Roman" w:hAnsi="Times New Roman"/>
          <w:b w:val="0"/>
          <w:bCs w:val="0"/>
          <w:sz w:val="24"/>
          <w:szCs w:val="24"/>
          <w:lang w:val="en-US" w:eastAsia="zh-CN"/>
        </w:rPr>
        <w:t>14</w:t>
      </w:r>
      <w:r>
        <w:rPr>
          <w:rFonts w:hint="default" w:ascii="Times New Roman" w:hAnsi="Times New Roman"/>
          <w:b w:val="0"/>
          <w:bCs w:val="0"/>
          <w:sz w:val="24"/>
          <w:szCs w:val="24"/>
          <w:lang w:val="en-US" w:eastAsia="zh-CN"/>
        </w:rPr>
        <w:t xml:space="preserve"> value </w:t>
      </w:r>
      <w:r>
        <w:rPr>
          <w:rFonts w:hint="eastAsia" w:ascii="Times New Roman" w:hAnsi="Times New Roman"/>
          <w:b w:val="0"/>
          <w:bCs w:val="0"/>
          <w:sz w:val="24"/>
          <w:szCs w:val="24"/>
          <w:lang w:val="en-US" w:eastAsia="zh-CN"/>
        </w:rPr>
        <w:t xml:space="preserve">0        </w:t>
      </w:r>
    </w:p>
    <w:p w14:paraId="0FC76FBB">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r>
        <w:drawing>
          <wp:inline distT="0" distB="0" distL="114300" distR="114300">
            <wp:extent cx="5272405" cy="226060"/>
            <wp:effectExtent l="0" t="0" r="4445" b="2540"/>
            <wp:docPr id="10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7"/>
                    <pic:cNvPicPr>
                      <a:picLocks noChangeAspect="1"/>
                    </pic:cNvPicPr>
                  </pic:nvPicPr>
                  <pic:blipFill>
                    <a:blip r:embed="rId43"/>
                    <a:stretch>
                      <a:fillRect/>
                    </a:stretch>
                  </pic:blipFill>
                  <pic:spPr>
                    <a:xfrm>
                      <a:off x="0" y="0"/>
                      <a:ext cx="5272405" cy="226060"/>
                    </a:xfrm>
                    <a:prstGeom prst="rect">
                      <a:avLst/>
                    </a:prstGeom>
                    <a:noFill/>
                    <a:ln>
                      <a:noFill/>
                    </a:ln>
                  </pic:spPr>
                </pic:pic>
              </a:graphicData>
            </a:graphic>
          </wp:inline>
        </w:drawing>
      </w:r>
    </w:p>
    <w:p w14:paraId="280D033B">
      <w:pPr>
        <w:pStyle w:val="12"/>
        <w:keepNext w:val="0"/>
        <w:keepLines w:val="0"/>
        <w:pageBreakBefore w:val="0"/>
        <w:widowControl w:val="0"/>
        <w:kinsoku/>
        <w:wordWrap w:val="0"/>
        <w:overflowPunct/>
        <w:topLinePunct w:val="0"/>
        <w:autoSpaceDE/>
        <w:autoSpaceDN/>
        <w:bidi w:val="0"/>
        <w:adjustRightInd/>
        <w:snapToGrid/>
        <w:spacing w:after="0"/>
        <w:ind w:left="0" w:leftChars="0" w:firstLine="480" w:firstLineChars="200"/>
        <w:jc w:val="left"/>
        <w:textAlignment w:val="auto"/>
        <w:outlineLvl w:val="9"/>
        <w:rPr>
          <w:rFonts w:hint="default" w:eastAsiaTheme="minorEastAsia"/>
          <w:lang w:val="en-US" w:eastAsia="zh-CN"/>
        </w:rPr>
      </w:pPr>
      <w:r>
        <w:rPr>
          <w:rFonts w:hint="eastAsia" w:ascii="Times New Roman" w:hAnsi="Times New Roman"/>
          <w:b w:val="0"/>
          <w:bCs w:val="0"/>
          <w:sz w:val="24"/>
          <w:szCs w:val="24"/>
          <w:lang w:val="en-US" w:eastAsia="zh-CN"/>
        </w:rPr>
        <w:t>将DI15（即为15通道）短接</w:t>
      </w:r>
    </w:p>
    <w:p w14:paraId="6BC0375D">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rFonts w:hint="default"/>
          <w:lang w:val="en-US" w:eastAsia="zh-CN"/>
        </w:rPr>
      </w:pPr>
      <w:r>
        <w:drawing>
          <wp:inline distT="0" distB="0" distL="114300" distR="114300">
            <wp:extent cx="5274310" cy="3379470"/>
            <wp:effectExtent l="0" t="0" r="2540" b="11430"/>
            <wp:docPr id="10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8"/>
                    <pic:cNvPicPr>
                      <a:picLocks noChangeAspect="1"/>
                    </pic:cNvPicPr>
                  </pic:nvPicPr>
                  <pic:blipFill>
                    <a:blip r:embed="rId44"/>
                    <a:stretch>
                      <a:fillRect/>
                    </a:stretch>
                  </pic:blipFill>
                  <pic:spPr>
                    <a:xfrm>
                      <a:off x="0" y="0"/>
                      <a:ext cx="5274310" cy="3379470"/>
                    </a:xfrm>
                    <a:prstGeom prst="rect">
                      <a:avLst/>
                    </a:prstGeom>
                    <a:noFill/>
                    <a:ln>
                      <a:noFill/>
                    </a:ln>
                  </pic:spPr>
                </pic:pic>
              </a:graphicData>
            </a:graphic>
          </wp:inline>
        </w:drawing>
      </w:r>
    </w:p>
    <w:p w14:paraId="1993BB1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观察N板灯亮情况，对应DI短接形成回路灯亮。对应的N116</w:t>
      </w:r>
      <w:r>
        <w:rPr>
          <w:rFonts w:hint="eastAsia" w:asciiTheme="minorEastAsia" w:hAnsiTheme="minorEastAsia" w:cstheme="minorEastAsia"/>
          <w:sz w:val="24"/>
          <w:szCs w:val="24"/>
          <w:lang w:val="en-US" w:eastAsia="zh-CN"/>
        </w:rPr>
        <w:t>2、</w:t>
      </w:r>
      <w:ins w:id="4987" w:author="LKY" w:date="2026-05-19T11:05:36Z">
        <w:r>
          <w:rPr>
            <w:rFonts w:hint="eastAsia" w:asciiTheme="minorEastAsia" w:hAnsiTheme="minorEastAsia" w:cstheme="minorEastAsia"/>
            <w:sz w:val="24"/>
            <w:szCs w:val="24"/>
            <w:lang w:val="en-US" w:eastAsia="zh-CN"/>
          </w:rPr>
          <w:t>N</w:t>
        </w:r>
      </w:ins>
      <w:r>
        <w:rPr>
          <w:rFonts w:hint="eastAsia" w:asciiTheme="minorEastAsia" w:hAnsiTheme="minorEastAsia" w:cstheme="minorEastAsia"/>
          <w:sz w:val="24"/>
          <w:szCs w:val="24"/>
          <w:lang w:val="en-US" w:eastAsia="zh-CN"/>
        </w:rPr>
        <w:t>1</w:t>
      </w:r>
      <w:ins w:id="4988" w:author="LKY" w:date="2026-05-19T11:05:27Z">
        <w:r>
          <w:rPr>
            <w:rFonts w:hint="eastAsia" w:asciiTheme="minorEastAsia" w:hAnsiTheme="minorEastAsia" w:cstheme="minorEastAsia"/>
            <w:sz w:val="24"/>
            <w:szCs w:val="24"/>
            <w:lang w:val="en-US" w:eastAsia="zh-CN"/>
          </w:rPr>
          <w:t>1</w:t>
        </w:r>
      </w:ins>
      <w:ins w:id="4989" w:author="LKY" w:date="2026-05-19T11:05:28Z">
        <w:r>
          <w:rPr>
            <w:rFonts w:hint="eastAsia" w:asciiTheme="minorEastAsia" w:hAnsiTheme="minorEastAsia" w:cstheme="minorEastAsia"/>
            <w:sz w:val="24"/>
            <w:szCs w:val="24"/>
            <w:lang w:val="en-US" w:eastAsia="zh-CN"/>
          </w:rPr>
          <w:t>61</w:t>
        </w:r>
      </w:ins>
      <w:del w:id="4990" w:author="LKY" w:date="2026-05-19T11:05:27Z">
        <w:r>
          <w:rPr>
            <w:rFonts w:hint="eastAsia" w:asciiTheme="minorEastAsia" w:hAnsiTheme="minorEastAsia" w:cstheme="minorEastAsia"/>
            <w:sz w:val="24"/>
            <w:szCs w:val="24"/>
            <w:lang w:val="en-US" w:eastAsia="zh-CN"/>
          </w:rPr>
          <w:delText>3</w:delText>
        </w:r>
      </w:del>
      <w:del w:id="4991" w:author="LKY" w:date="2026-05-19T11:05:26Z">
        <w:r>
          <w:rPr>
            <w:rFonts w:hint="eastAsia" w:asciiTheme="minorEastAsia" w:hAnsiTheme="minorEastAsia" w:cstheme="minorEastAsia"/>
            <w:sz w:val="24"/>
            <w:szCs w:val="24"/>
            <w:lang w:val="en-US" w:eastAsia="zh-CN"/>
          </w:rPr>
          <w:delText>2</w:delText>
        </w:r>
      </w:del>
      <w:del w:id="4992" w:author="LKY" w:date="2026-05-19T11:05:25Z">
        <w:r>
          <w:rPr>
            <w:rFonts w:hint="eastAsia" w:asciiTheme="minorEastAsia" w:hAnsiTheme="minorEastAsia" w:cstheme="minorEastAsia"/>
            <w:sz w:val="24"/>
            <w:szCs w:val="24"/>
            <w:lang w:val="en-US" w:eastAsia="zh-CN"/>
          </w:rPr>
          <w:delText>1</w:delText>
        </w:r>
      </w:del>
      <w:r>
        <w:rPr>
          <w:rFonts w:hint="eastAsia" w:asciiTheme="minorEastAsia" w:hAnsiTheme="minorEastAsia" w:cstheme="minorEastAsia"/>
          <w:sz w:val="24"/>
          <w:szCs w:val="24"/>
          <w:lang w:val="en-US" w:eastAsia="zh-CN"/>
        </w:rPr>
        <w:t>、</w:t>
      </w:r>
      <w:ins w:id="4993" w:author="LKY" w:date="2026-05-19T11:05:40Z">
        <w:r>
          <w:rPr>
            <w:rFonts w:hint="eastAsia" w:asciiTheme="minorEastAsia" w:hAnsiTheme="minorEastAsia" w:cstheme="minorEastAsia"/>
            <w:sz w:val="24"/>
            <w:szCs w:val="24"/>
            <w:lang w:val="en-US" w:eastAsia="zh-CN"/>
          </w:rPr>
          <w:t>N</w:t>
        </w:r>
      </w:ins>
      <w:r>
        <w:rPr>
          <w:rFonts w:hint="eastAsia" w:asciiTheme="minorEastAsia" w:hAnsiTheme="minorEastAsia" w:cstheme="minorEastAsia"/>
          <w:sz w:val="24"/>
          <w:szCs w:val="24"/>
          <w:lang w:val="en-US" w:eastAsia="zh-CN"/>
        </w:rPr>
        <w:t>1322</w:t>
      </w:r>
      <w:r>
        <w:rPr>
          <w:rFonts w:hint="eastAsia" w:asciiTheme="minorEastAsia" w:hAnsiTheme="minorEastAsia" w:eastAsiaTheme="minorEastAsia" w:cstheme="minorEastAsia"/>
          <w:sz w:val="24"/>
          <w:szCs w:val="24"/>
          <w:lang w:val="en-US" w:eastAsia="zh-CN"/>
        </w:rPr>
        <w:t>类似。</w:t>
      </w:r>
    </w:p>
    <w:p w14:paraId="5E0AB979">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994" w:author="LKY" w:date="2026-07-01T16:02:15Z"/>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干接点以N1163、N1323为例，短接即可和上述类似。</w:t>
      </w:r>
    </w:p>
    <w:p w14:paraId="71B977ED">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995" w:author="LKY" w:date="2026-07-01T16:02:15Z"/>
          <w:rFonts w:hint="eastAsia" w:asciiTheme="minorEastAsia" w:hAnsiTheme="minorEastAsia" w:cstheme="minorEastAsia"/>
          <w:sz w:val="24"/>
          <w:szCs w:val="24"/>
          <w:lang w:val="en-US" w:eastAsia="zh-CN"/>
        </w:rPr>
      </w:pPr>
    </w:p>
    <w:p w14:paraId="6C667EF1">
      <w:pPr>
        <w:pStyle w:val="12"/>
        <w:numPr>
          <w:ilvl w:val="0"/>
          <w:numId w:val="6"/>
        </w:numPr>
        <w:wordWrap w:val="0"/>
        <w:ind w:left="425" w:leftChars="0" w:hanging="425" w:firstLineChars="0"/>
        <w:jc w:val="left"/>
        <w:outlineLvl w:val="4"/>
        <w:rPr>
          <w:ins w:id="4996" w:author="LKY" w:date="2026-07-01T16:02:40Z"/>
          <w:rFonts w:hint="default" w:ascii="Times New Roman" w:hAnsi="Times New Roman" w:eastAsia="宋体" w:cs="Times New Roman"/>
          <w:b/>
          <w:bCs/>
          <w:sz w:val="24"/>
          <w:szCs w:val="24"/>
          <w:lang w:val="en-US" w:eastAsia="zh-CN"/>
        </w:rPr>
      </w:pPr>
      <w:ins w:id="4997" w:author="LKY" w:date="2026-07-01T16:02:40Z">
        <w:r>
          <w:rPr>
            <w:rFonts w:hint="default" w:ascii="Times New Roman" w:hAnsi="Times New Roman" w:eastAsia="宋体" w:cs="Times New Roman"/>
            <w:b/>
            <w:bCs/>
            <w:sz w:val="24"/>
            <w:szCs w:val="24"/>
            <w:lang w:val="en-US" w:eastAsia="zh-CN"/>
          </w:rPr>
          <w:t>AO使用</w:t>
        </w:r>
      </w:ins>
    </w:p>
    <w:p w14:paraId="1CB3F74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998" w:author="LKY" w:date="2026-07-01T16:02:40Z"/>
          <w:rFonts w:hint="eastAsia" w:ascii="Times New Roman" w:hAnsi="Times New Roman"/>
          <w:b w:val="0"/>
          <w:bCs w:val="0"/>
          <w:sz w:val="24"/>
          <w:szCs w:val="24"/>
          <w:lang w:val="en-US" w:eastAsia="zh-CN"/>
        </w:rPr>
      </w:pPr>
      <w:ins w:id="4999" w:author="LKY" w:date="2026-07-01T16:02:40Z">
        <w:r>
          <w:rPr>
            <w:rFonts w:hint="eastAsia" w:ascii="Times New Roman" w:hAnsi="Times New Roman"/>
            <w:b w:val="0"/>
            <w:bCs w:val="0"/>
            <w:sz w:val="24"/>
            <w:szCs w:val="24"/>
            <w:lang w:val="en-US" w:eastAsia="zh-CN"/>
          </w:rPr>
          <w:t>以N4081为例（8路输出模块单端电流），量程设为0-20mA，输入</w:t>
        </w:r>
      </w:ins>
      <w:ins w:id="5000" w:author="LKY" w:date="2026-07-01T16:02:40Z">
        <w:r>
          <w:rPr>
            <w:rFonts w:hint="eastAsia" w:ascii="Times New Roman" w:hAnsi="Times New Roman"/>
            <w:b w:val="0"/>
            <w:bCs w:val="0"/>
            <w:color w:val="0000FF"/>
            <w:sz w:val="24"/>
            <w:szCs w:val="24"/>
            <w:lang w:val="en-US" w:eastAsia="zh-CN"/>
          </w:rPr>
          <w:t>ion show</w:t>
        </w:r>
      </w:ins>
      <w:ins w:id="5001" w:author="LKY" w:date="2026-07-01T16:02:40Z">
        <w:r>
          <w:rPr>
            <w:rFonts w:hint="eastAsia" w:ascii="Times New Roman" w:hAnsi="Times New Roman"/>
            <w:b w:val="0"/>
            <w:bCs w:val="0"/>
            <w:sz w:val="24"/>
            <w:szCs w:val="24"/>
            <w:lang w:val="en-US" w:eastAsia="zh-CN"/>
          </w:rPr>
          <w:t>查看信息。</w:t>
        </w:r>
      </w:ins>
    </w:p>
    <w:p w14:paraId="2734C85B">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002" w:author="LKY" w:date="2026-07-01T16:02:40Z"/>
          <w:rFonts w:hint="default" w:ascii="Times New Roman" w:hAnsi="Times New Roman"/>
          <w:b w:val="0"/>
          <w:bCs w:val="0"/>
          <w:sz w:val="24"/>
          <w:szCs w:val="24"/>
          <w:lang w:val="en-US" w:eastAsia="zh-CN"/>
        </w:rPr>
      </w:pPr>
      <w:ins w:id="5003" w:author="LKY" w:date="2026-07-01T16:02:40Z">
        <w:r>
          <w:rPr>
            <w:rFonts w:hint="default" w:ascii="Times New Roman" w:hAnsi="Times New Roman"/>
            <w:b w:val="0"/>
            <w:bCs w:val="0"/>
            <w:sz w:val="24"/>
            <w:szCs w:val="24"/>
            <w:shd w:val="clear" w:color="auto" w:fill="auto"/>
            <w:lang w:val="en-US" w:eastAsia="zh-CN"/>
          </w:rPr>
          <w:t>root@</w:t>
        </w:r>
      </w:ins>
      <w:ins w:id="5004" w:author="LKY" w:date="2026-07-01T16:02:40Z">
        <w:r>
          <w:rPr>
            <w:rFonts w:hint="eastAsia" w:ascii="Times New Roman" w:hAnsi="Times New Roman"/>
            <w:b w:val="0"/>
            <w:bCs w:val="0"/>
            <w:sz w:val="24"/>
            <w:szCs w:val="24"/>
            <w:shd w:val="clear" w:color="auto" w:fill="auto"/>
            <w:lang w:val="en-US" w:eastAsia="zh-CN"/>
          </w:rPr>
          <w:t>bliiot</w:t>
        </w:r>
      </w:ins>
      <w:ins w:id="5005" w:author="LKY" w:date="2026-07-01T16:02:40Z">
        <w:r>
          <w:rPr>
            <w:rFonts w:hint="default" w:ascii="Times New Roman" w:hAnsi="Times New Roman"/>
            <w:b w:val="0"/>
            <w:bCs w:val="0"/>
            <w:sz w:val="24"/>
            <w:szCs w:val="24"/>
            <w:shd w:val="clear" w:color="auto" w:fill="auto"/>
            <w:lang w:val="en-US" w:eastAsia="zh-CN"/>
          </w:rPr>
          <w:t xml:space="preserve">:/# </w:t>
        </w:r>
      </w:ins>
      <w:ins w:id="5006" w:author="LKY" w:date="2026-07-01T16:02:40Z">
        <w:r>
          <w:rPr>
            <w:rFonts w:hint="eastAsia" w:ascii="Times New Roman" w:hAnsi="Times New Roman"/>
            <w:b w:val="0"/>
            <w:bCs w:val="0"/>
            <w:color w:val="0000FF"/>
            <w:sz w:val="24"/>
            <w:szCs w:val="24"/>
            <w:shd w:val="clear" w:color="auto" w:fill="auto"/>
            <w:lang w:val="en-US" w:eastAsia="zh-CN"/>
          </w:rPr>
          <w:t xml:space="preserve">ion show  </w:t>
        </w:r>
      </w:ins>
    </w:p>
    <w:p w14:paraId="00688335">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007" w:author="LKY" w:date="2026-07-01T16:02:40Z"/>
        </w:rPr>
      </w:pPr>
      <w:ins w:id="5008" w:author="LKY" w:date="2026-07-01T16:05:37Z">
        <w:r>
          <w:rPr/>
          <w:drawing>
            <wp:inline distT="0" distB="0" distL="114300" distR="114300">
              <wp:extent cx="5271770" cy="1102995"/>
              <wp:effectExtent l="0" t="0" r="5080" b="1905"/>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45"/>
                      <a:stretch>
                        <a:fillRect/>
                      </a:stretch>
                    </pic:blipFill>
                    <pic:spPr>
                      <a:xfrm>
                        <a:off x="0" y="0"/>
                        <a:ext cx="5271770" cy="1102995"/>
                      </a:xfrm>
                      <a:prstGeom prst="rect">
                        <a:avLst/>
                      </a:prstGeom>
                      <a:noFill/>
                      <a:ln>
                        <a:noFill/>
                      </a:ln>
                    </pic:spPr>
                  </pic:pic>
                </a:graphicData>
              </a:graphic>
            </wp:inline>
          </w:drawing>
        </w:r>
      </w:ins>
    </w:p>
    <w:p w14:paraId="37E3F7D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010" w:author="LKY" w:date="2026-07-01T16:02:40Z"/>
          <w:rFonts w:hint="eastAsia" w:ascii="Times New Roman" w:hAnsi="Times New Roman"/>
          <w:b w:val="0"/>
          <w:bCs w:val="0"/>
          <w:sz w:val="24"/>
          <w:szCs w:val="24"/>
          <w:lang w:val="en-US" w:eastAsia="zh-CN"/>
        </w:rPr>
      </w:pPr>
      <w:ins w:id="5011" w:author="LKY" w:date="2026-07-01T16:02:40Z">
        <w:r>
          <w:rPr>
            <w:rFonts w:hint="eastAsia" w:ascii="Times New Roman" w:hAnsi="Times New Roman"/>
            <w:b w:val="0"/>
            <w:bCs w:val="0"/>
            <w:sz w:val="24"/>
            <w:szCs w:val="24"/>
            <w:lang w:val="en-US" w:eastAsia="zh-CN"/>
          </w:rPr>
          <w:t>也可通过get命令获取通道值：</w:t>
        </w:r>
      </w:ins>
    </w:p>
    <w:p w14:paraId="68070D0F">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012" w:author="LKY" w:date="2026-07-01T16:02:40Z"/>
          <w:rFonts w:hint="default" w:ascii="Times New Roman" w:hAnsi="Times New Roman"/>
          <w:b w:val="0"/>
          <w:bCs w:val="0"/>
          <w:sz w:val="24"/>
          <w:szCs w:val="24"/>
          <w:lang w:val="en-US" w:eastAsia="zh-CN"/>
        </w:rPr>
      </w:pPr>
      <w:ins w:id="5013" w:author="LKY" w:date="2026-07-01T16:02:40Z">
        <w:r>
          <w:rPr>
            <w:rFonts w:hint="default" w:ascii="Times New Roman" w:hAnsi="Times New Roman"/>
            <w:b w:val="0"/>
            <w:bCs w:val="0"/>
            <w:sz w:val="24"/>
            <w:szCs w:val="24"/>
            <w:lang w:val="en-US" w:eastAsia="zh-CN"/>
          </w:rPr>
          <w:t>root@</w:t>
        </w:r>
      </w:ins>
      <w:ins w:id="5014" w:author="LKY" w:date="2026-07-01T16:02:40Z">
        <w:r>
          <w:rPr>
            <w:rFonts w:hint="eastAsia" w:ascii="Times New Roman" w:hAnsi="Times New Roman"/>
            <w:b w:val="0"/>
            <w:bCs w:val="0"/>
            <w:sz w:val="24"/>
            <w:szCs w:val="24"/>
            <w:lang w:val="en-US" w:eastAsia="zh-CN"/>
          </w:rPr>
          <w:t>bliiot</w:t>
        </w:r>
      </w:ins>
      <w:ins w:id="5015" w:author="LKY" w:date="2026-07-01T16:02:40Z">
        <w:r>
          <w:rPr>
            <w:rFonts w:hint="default" w:ascii="Times New Roman" w:hAnsi="Times New Roman"/>
            <w:b w:val="0"/>
            <w:bCs w:val="0"/>
            <w:sz w:val="24"/>
            <w:szCs w:val="24"/>
            <w:lang w:val="en-US" w:eastAsia="zh-CN"/>
          </w:rPr>
          <w:t xml:space="preserve">:/# </w:t>
        </w:r>
      </w:ins>
      <w:ins w:id="5016" w:author="LKY" w:date="2026-07-01T16:02:40Z">
        <w:r>
          <w:rPr>
            <w:rFonts w:hint="eastAsia" w:ascii="Times New Roman" w:hAnsi="Times New Roman"/>
            <w:b w:val="0"/>
            <w:bCs w:val="0"/>
            <w:color w:val="0000FF"/>
            <w:sz w:val="24"/>
            <w:szCs w:val="24"/>
            <w:lang w:val="en-US" w:eastAsia="zh-CN"/>
          </w:rPr>
          <w:t>ion</w:t>
        </w:r>
      </w:ins>
      <w:ins w:id="5017" w:author="LKY" w:date="2026-07-01T16:02:40Z">
        <w:r>
          <w:rPr>
            <w:rFonts w:hint="default" w:ascii="Times New Roman" w:hAnsi="Times New Roman"/>
            <w:b w:val="0"/>
            <w:bCs w:val="0"/>
            <w:color w:val="0000FF"/>
            <w:sz w:val="24"/>
            <w:szCs w:val="24"/>
            <w:lang w:val="en-US" w:eastAsia="zh-CN"/>
          </w:rPr>
          <w:t xml:space="preserve"> get </w:t>
        </w:r>
      </w:ins>
      <w:ins w:id="5018" w:author="LKY" w:date="2026-07-01T16:02:40Z">
        <w:r>
          <w:rPr>
            <w:rFonts w:hint="eastAsia" w:ascii="Times New Roman" w:hAnsi="Times New Roman"/>
            <w:b w:val="0"/>
            <w:bCs w:val="0"/>
            <w:color w:val="0000FF"/>
            <w:sz w:val="24"/>
            <w:szCs w:val="24"/>
            <w:lang w:val="en-US" w:eastAsia="zh-CN"/>
          </w:rPr>
          <w:t>4000    //</w:t>
        </w:r>
      </w:ins>
      <w:ins w:id="5019" w:author="LKY" w:date="2026-07-01T16:02:40Z">
        <w:r>
          <w:rPr>
            <w:rFonts w:hint="eastAsia" w:ascii="Times New Roman" w:hAnsi="Times New Roman"/>
            <w:b w:val="0"/>
            <w:bCs w:val="0"/>
            <w:color w:val="auto"/>
            <w:sz w:val="24"/>
            <w:szCs w:val="24"/>
            <w:lang w:val="en-US" w:eastAsia="zh-CN"/>
          </w:rPr>
          <w:t>通过address查看</w:t>
        </w:r>
      </w:ins>
    </w:p>
    <w:p w14:paraId="5CCD1368">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020" w:author="LKY" w:date="2026-07-01T16:02:40Z"/>
          <w:rFonts w:hint="eastAsia" w:ascii="Times New Roman" w:hAnsi="Times New Roman"/>
          <w:b w:val="0"/>
          <w:bCs w:val="0"/>
          <w:sz w:val="24"/>
          <w:szCs w:val="24"/>
          <w:lang w:val="en-US" w:eastAsia="zh-CN"/>
        </w:rPr>
      </w:pPr>
      <w:ins w:id="5021" w:author="LKY" w:date="2026-07-01T16:02:40Z">
        <w:r>
          <w:rPr>
            <w:rFonts w:hint="default" w:ascii="Times New Roman" w:hAnsi="Times New Roman"/>
            <w:b w:val="0"/>
            <w:bCs w:val="0"/>
            <w:sz w:val="24"/>
            <w:szCs w:val="24"/>
            <w:lang w:val="en-US" w:eastAsia="zh-CN"/>
          </w:rPr>
          <w:t xml:space="preserve">address </w:t>
        </w:r>
      </w:ins>
      <w:ins w:id="5022" w:author="LKY" w:date="2026-07-01T16:02:40Z">
        <w:r>
          <w:rPr>
            <w:rFonts w:hint="eastAsia" w:ascii="Times New Roman" w:hAnsi="Times New Roman"/>
            <w:b w:val="0"/>
            <w:bCs w:val="0"/>
            <w:sz w:val="24"/>
            <w:szCs w:val="24"/>
            <w:lang w:val="en-US" w:eastAsia="zh-CN"/>
          </w:rPr>
          <w:t>4000</w:t>
        </w:r>
      </w:ins>
      <w:ins w:id="5023" w:author="LKY" w:date="2026-07-01T16:02:40Z">
        <w:r>
          <w:rPr>
            <w:rFonts w:hint="default" w:ascii="Times New Roman" w:hAnsi="Times New Roman"/>
            <w:b w:val="0"/>
            <w:bCs w:val="0"/>
            <w:sz w:val="24"/>
            <w:szCs w:val="24"/>
            <w:lang w:val="en-US" w:eastAsia="zh-CN"/>
          </w:rPr>
          <w:t xml:space="preserve"> value </w:t>
        </w:r>
      </w:ins>
      <w:ins w:id="5024" w:author="LKY" w:date="2026-07-01T16:02:40Z">
        <w:r>
          <w:rPr>
            <w:rFonts w:hint="eastAsia" w:ascii="Times New Roman" w:hAnsi="Times New Roman"/>
            <w:b w:val="0"/>
            <w:bCs w:val="0"/>
            <w:sz w:val="24"/>
            <w:szCs w:val="24"/>
            <w:lang w:val="en-US" w:eastAsia="zh-CN"/>
          </w:rPr>
          <w:t>0</w:t>
        </w:r>
      </w:ins>
    </w:p>
    <w:p w14:paraId="5AB1E6EF">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ins w:id="5025" w:author="LKY" w:date="2026-07-01T16:02:40Z"/>
        </w:rPr>
      </w:pPr>
      <w:ins w:id="5026" w:author="LKY" w:date="2026-07-01T16:06:07Z">
        <w:r>
          <w:rPr/>
          <w:drawing>
            <wp:inline distT="0" distB="0" distL="114300" distR="114300">
              <wp:extent cx="5269230" cy="247015"/>
              <wp:effectExtent l="0" t="0" r="7620" b="635"/>
              <wp:docPr id="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
                      <pic:cNvPicPr>
                        <a:picLocks noChangeAspect="1"/>
                      </pic:cNvPicPr>
                    </pic:nvPicPr>
                    <pic:blipFill>
                      <a:blip r:embed="rId46"/>
                      <a:stretch>
                        <a:fillRect/>
                      </a:stretch>
                    </pic:blipFill>
                    <pic:spPr>
                      <a:xfrm>
                        <a:off x="0" y="0"/>
                        <a:ext cx="5269230" cy="247015"/>
                      </a:xfrm>
                      <a:prstGeom prst="rect">
                        <a:avLst/>
                      </a:prstGeom>
                      <a:noFill/>
                      <a:ln>
                        <a:noFill/>
                      </a:ln>
                    </pic:spPr>
                  </pic:pic>
                </a:graphicData>
              </a:graphic>
            </wp:inline>
          </w:drawing>
        </w:r>
      </w:ins>
    </w:p>
    <w:p w14:paraId="667E52CC">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028" w:author="LKY" w:date="2026-07-01T16:02:40Z"/>
          <w:rFonts w:hint="eastAsia" w:ascii="Times New Roman" w:hAnsi="Times New Roman"/>
          <w:b w:val="0"/>
          <w:bCs w:val="0"/>
          <w:color w:val="auto"/>
          <w:sz w:val="24"/>
          <w:szCs w:val="24"/>
          <w:lang w:val="en-US" w:eastAsia="zh-CN"/>
        </w:rPr>
      </w:pPr>
      <w:ins w:id="5029" w:author="LKY" w:date="2026-07-01T16:02:40Z">
        <w:r>
          <w:rPr>
            <w:rFonts w:hint="default" w:ascii="Times New Roman" w:hAnsi="Times New Roman"/>
            <w:b w:val="0"/>
            <w:bCs w:val="0"/>
            <w:sz w:val="24"/>
            <w:szCs w:val="24"/>
            <w:lang w:val="en-US" w:eastAsia="zh-CN"/>
          </w:rPr>
          <w:t>root@</w:t>
        </w:r>
      </w:ins>
      <w:ins w:id="5030" w:author="LKY" w:date="2026-07-01T16:02:40Z">
        <w:r>
          <w:rPr>
            <w:rFonts w:hint="eastAsia" w:ascii="Times New Roman" w:hAnsi="Times New Roman"/>
            <w:b w:val="0"/>
            <w:bCs w:val="0"/>
            <w:sz w:val="24"/>
            <w:szCs w:val="24"/>
            <w:lang w:val="en-US" w:eastAsia="zh-CN"/>
          </w:rPr>
          <w:t>bliiot</w:t>
        </w:r>
      </w:ins>
      <w:ins w:id="5031" w:author="LKY" w:date="2026-07-01T16:02:40Z">
        <w:r>
          <w:rPr>
            <w:rFonts w:hint="default" w:ascii="Times New Roman" w:hAnsi="Times New Roman"/>
            <w:b w:val="0"/>
            <w:bCs w:val="0"/>
            <w:sz w:val="24"/>
            <w:szCs w:val="24"/>
            <w:lang w:val="en-US" w:eastAsia="zh-CN"/>
          </w:rPr>
          <w:t xml:space="preserve">:/# </w:t>
        </w:r>
      </w:ins>
      <w:ins w:id="5032" w:author="LKY" w:date="2026-07-01T16:02:40Z">
        <w:r>
          <w:rPr>
            <w:rFonts w:hint="eastAsia" w:ascii="Times New Roman" w:hAnsi="Times New Roman"/>
            <w:b w:val="0"/>
            <w:bCs w:val="0"/>
            <w:color w:val="0000FF"/>
            <w:sz w:val="24"/>
            <w:szCs w:val="24"/>
            <w:lang w:val="en-US" w:eastAsia="zh-CN"/>
          </w:rPr>
          <w:t>ion</w:t>
        </w:r>
      </w:ins>
      <w:ins w:id="5033" w:author="LKY" w:date="2026-07-01T16:02:40Z">
        <w:r>
          <w:rPr>
            <w:rFonts w:hint="default" w:ascii="Times New Roman" w:hAnsi="Times New Roman"/>
            <w:b w:val="0"/>
            <w:bCs w:val="0"/>
            <w:color w:val="0000FF"/>
            <w:sz w:val="24"/>
            <w:szCs w:val="24"/>
            <w:lang w:val="en-US" w:eastAsia="zh-CN"/>
          </w:rPr>
          <w:t xml:space="preserve"> </w:t>
        </w:r>
      </w:ins>
      <w:ins w:id="5034" w:author="LKY" w:date="2026-07-01T16:02:40Z">
        <w:r>
          <w:rPr>
            <w:rFonts w:hint="eastAsia" w:ascii="Times New Roman" w:hAnsi="Times New Roman"/>
            <w:b w:val="0"/>
            <w:bCs w:val="0"/>
            <w:color w:val="0000FF"/>
            <w:sz w:val="24"/>
            <w:szCs w:val="24"/>
            <w:lang w:val="en-US" w:eastAsia="zh-CN"/>
          </w:rPr>
          <w:t>s</w:t>
        </w:r>
      </w:ins>
      <w:ins w:id="5035" w:author="LKY" w:date="2026-07-01T16:02:40Z">
        <w:r>
          <w:rPr>
            <w:rFonts w:hint="default" w:ascii="Times New Roman" w:hAnsi="Times New Roman"/>
            <w:b w:val="0"/>
            <w:bCs w:val="0"/>
            <w:color w:val="0000FF"/>
            <w:sz w:val="24"/>
            <w:szCs w:val="24"/>
            <w:lang w:val="en-US" w:eastAsia="zh-CN"/>
          </w:rPr>
          <w:t xml:space="preserve">et </w:t>
        </w:r>
      </w:ins>
      <w:ins w:id="5036" w:author="LKY" w:date="2026-07-01T16:02:40Z">
        <w:r>
          <w:rPr>
            <w:rFonts w:hint="eastAsia" w:ascii="Times New Roman" w:hAnsi="Times New Roman"/>
            <w:b w:val="0"/>
            <w:bCs w:val="0"/>
            <w:color w:val="0000FF"/>
            <w:sz w:val="24"/>
            <w:szCs w:val="24"/>
            <w:lang w:val="en-US" w:eastAsia="zh-CN"/>
          </w:rPr>
          <w:t>4000 10    //</w:t>
        </w:r>
      </w:ins>
      <w:ins w:id="5037" w:author="LKY" w:date="2026-07-01T16:02:40Z">
        <w:r>
          <w:rPr>
            <w:rFonts w:hint="eastAsia" w:ascii="Times New Roman" w:hAnsi="Times New Roman"/>
            <w:b w:val="0"/>
            <w:bCs w:val="0"/>
            <w:color w:val="auto"/>
            <w:sz w:val="24"/>
            <w:szCs w:val="24"/>
            <w:lang w:val="en-US" w:eastAsia="zh-CN"/>
          </w:rPr>
          <w:t>通过address设置输出10mA</w:t>
        </w:r>
      </w:ins>
    </w:p>
    <w:p w14:paraId="046B278F">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038" w:author="LKY" w:date="2026-07-01T16:02:40Z"/>
          <w:rFonts w:hint="default" w:ascii="Times New Roman" w:hAnsi="Times New Roman"/>
          <w:b w:val="0"/>
          <w:bCs w:val="0"/>
          <w:color w:val="auto"/>
          <w:sz w:val="24"/>
          <w:szCs w:val="24"/>
          <w:lang w:val="en-US" w:eastAsia="zh-CN"/>
        </w:rPr>
      </w:pPr>
      <w:ins w:id="5039" w:author="LKY" w:date="2026-07-01T16:02:40Z">
        <w:r>
          <w:rPr>
            <w:rFonts w:hint="default" w:ascii="Times New Roman" w:hAnsi="Times New Roman"/>
            <w:b w:val="0"/>
            <w:bCs w:val="0"/>
            <w:sz w:val="24"/>
            <w:szCs w:val="24"/>
            <w:lang w:val="en-US" w:eastAsia="zh-CN"/>
          </w:rPr>
          <w:t>root@</w:t>
        </w:r>
      </w:ins>
      <w:ins w:id="5040" w:author="LKY" w:date="2026-07-01T16:02:40Z">
        <w:r>
          <w:rPr>
            <w:rFonts w:hint="eastAsia" w:ascii="Times New Roman" w:hAnsi="Times New Roman"/>
            <w:b w:val="0"/>
            <w:bCs w:val="0"/>
            <w:sz w:val="24"/>
            <w:szCs w:val="24"/>
            <w:lang w:val="en-US" w:eastAsia="zh-CN"/>
          </w:rPr>
          <w:t>bliiot</w:t>
        </w:r>
      </w:ins>
      <w:ins w:id="5041" w:author="LKY" w:date="2026-07-01T16:02:40Z">
        <w:r>
          <w:rPr>
            <w:rFonts w:hint="default" w:ascii="Times New Roman" w:hAnsi="Times New Roman"/>
            <w:b w:val="0"/>
            <w:bCs w:val="0"/>
            <w:sz w:val="24"/>
            <w:szCs w:val="24"/>
            <w:lang w:val="en-US" w:eastAsia="zh-CN"/>
          </w:rPr>
          <w:t xml:space="preserve">:/# </w:t>
        </w:r>
      </w:ins>
      <w:ins w:id="5042" w:author="LKY" w:date="2026-07-01T16:02:40Z">
        <w:r>
          <w:rPr>
            <w:rFonts w:hint="eastAsia" w:ascii="Times New Roman" w:hAnsi="Times New Roman"/>
            <w:b w:val="0"/>
            <w:bCs w:val="0"/>
            <w:color w:val="0000FF"/>
            <w:sz w:val="24"/>
            <w:szCs w:val="24"/>
            <w:lang w:val="en-US" w:eastAsia="zh-CN"/>
          </w:rPr>
          <w:t>ion</w:t>
        </w:r>
      </w:ins>
      <w:ins w:id="5043" w:author="LKY" w:date="2026-07-01T16:02:40Z">
        <w:r>
          <w:rPr>
            <w:rFonts w:hint="default" w:ascii="Times New Roman" w:hAnsi="Times New Roman"/>
            <w:b w:val="0"/>
            <w:bCs w:val="0"/>
            <w:color w:val="0000FF"/>
            <w:sz w:val="24"/>
            <w:szCs w:val="24"/>
            <w:lang w:val="en-US" w:eastAsia="zh-CN"/>
          </w:rPr>
          <w:t xml:space="preserve"> get </w:t>
        </w:r>
      </w:ins>
      <w:ins w:id="5044" w:author="LKY" w:date="2026-07-01T16:02:40Z">
        <w:r>
          <w:rPr>
            <w:rFonts w:hint="eastAsia" w:ascii="Times New Roman" w:hAnsi="Times New Roman"/>
            <w:b w:val="0"/>
            <w:bCs w:val="0"/>
            <w:color w:val="0000FF"/>
            <w:sz w:val="24"/>
            <w:szCs w:val="24"/>
            <w:lang w:val="en-US" w:eastAsia="zh-CN"/>
          </w:rPr>
          <w:t>4000    //</w:t>
        </w:r>
      </w:ins>
      <w:ins w:id="5045" w:author="LKY" w:date="2026-07-01T16:02:40Z">
        <w:r>
          <w:rPr>
            <w:rFonts w:hint="eastAsia" w:ascii="Times New Roman" w:hAnsi="Times New Roman"/>
            <w:b w:val="0"/>
            <w:bCs w:val="0"/>
            <w:color w:val="auto"/>
            <w:sz w:val="24"/>
            <w:szCs w:val="24"/>
            <w:lang w:val="en-US" w:eastAsia="zh-CN"/>
          </w:rPr>
          <w:t>通过address查看</w:t>
        </w:r>
      </w:ins>
    </w:p>
    <w:p w14:paraId="57B33370">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046" w:author="LKY" w:date="2026-07-01T16:02:40Z"/>
        </w:rPr>
      </w:pPr>
      <w:ins w:id="5047" w:author="LKY" w:date="2026-07-01T16:06:31Z">
        <w:r>
          <w:rPr/>
          <w:drawing>
            <wp:inline distT="0" distB="0" distL="114300" distR="114300">
              <wp:extent cx="5269865" cy="449580"/>
              <wp:effectExtent l="0" t="0" r="6985" b="7620"/>
              <wp:docPr id="1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
                      <pic:cNvPicPr>
                        <a:picLocks noChangeAspect="1"/>
                      </pic:cNvPicPr>
                    </pic:nvPicPr>
                    <pic:blipFill>
                      <a:blip r:embed="rId47"/>
                      <a:stretch>
                        <a:fillRect/>
                      </a:stretch>
                    </pic:blipFill>
                    <pic:spPr>
                      <a:xfrm>
                        <a:off x="0" y="0"/>
                        <a:ext cx="5269865" cy="449580"/>
                      </a:xfrm>
                      <a:prstGeom prst="rect">
                        <a:avLst/>
                      </a:prstGeom>
                      <a:noFill/>
                      <a:ln>
                        <a:noFill/>
                      </a:ln>
                    </pic:spPr>
                  </pic:pic>
                </a:graphicData>
              </a:graphic>
            </wp:inline>
          </w:drawing>
        </w:r>
      </w:ins>
    </w:p>
    <w:p w14:paraId="18012E4A">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5049" w:author="LKY" w:date="2026-07-01T16:02:40Z"/>
          <w:rFonts w:hint="default"/>
          <w:sz w:val="24"/>
          <w:lang w:val="en-US" w:eastAsia="zh-CN"/>
        </w:rPr>
      </w:pPr>
      <w:ins w:id="5050" w:author="LKY" w:date="2026-07-01T16:02:40Z">
        <w:r>
          <w:rPr>
            <w:rFonts w:hint="eastAsia"/>
            <w:sz w:val="24"/>
            <w:lang w:val="en-US" w:eastAsia="zh-CN"/>
          </w:rPr>
          <w:t>通过高精度万用表直流电流档查看实际值与设置值是否相符,若显示值与理论值的偏差在允许误差范围内，即视为校准通过。</w:t>
        </w:r>
      </w:ins>
    </w:p>
    <w:p w14:paraId="67BE7CDE">
      <w:pPr>
        <w:keepNext w:val="0"/>
        <w:keepLines w:val="0"/>
        <w:pageBreakBefore w:val="0"/>
        <w:widowControl w:val="0"/>
        <w:kinsoku/>
        <w:overflowPunct/>
        <w:topLinePunct w:val="0"/>
        <w:autoSpaceDE/>
        <w:autoSpaceDN/>
        <w:bidi w:val="0"/>
        <w:adjustRightInd/>
        <w:snapToGrid/>
        <w:spacing w:line="360" w:lineRule="auto"/>
        <w:ind w:firstLine="420" w:firstLineChars="0"/>
        <w:textAlignment w:val="auto"/>
        <w:rPr>
          <w:ins w:id="5051" w:author="LKY" w:date="2026-07-01T16:02:40Z"/>
          <w:rFonts w:hint="eastAsia"/>
          <w:sz w:val="24"/>
          <w:lang w:val="en-US" w:eastAsia="zh-CN"/>
        </w:rPr>
      </w:pPr>
      <w:ins w:id="5052" w:author="LKY" w:date="2026-07-01T16:02:40Z">
        <w:r>
          <w:rPr>
            <w:rFonts w:hint="eastAsia"/>
            <w:sz w:val="24"/>
            <w:lang w:val="en-US" w:eastAsia="zh-CN"/>
          </w:rPr>
          <w:t>对应的N4086差分输出电压类似。</w:t>
        </w:r>
      </w:ins>
    </w:p>
    <w:p w14:paraId="5AF76F75">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053" w:author="LKY" w:date="2026-07-01T16:02:40Z"/>
          <w:rFonts w:hint="default"/>
          <w:sz w:val="24"/>
          <w:lang w:val="en-US" w:eastAsia="zh-CN"/>
        </w:rPr>
      </w:pPr>
      <w:ins w:id="5054" w:author="LKY" w:date="2026-07-01T16:28:26Z">
        <w:r>
          <w:rPr/>
          <w:drawing>
            <wp:inline distT="0" distB="0" distL="114300" distR="114300">
              <wp:extent cx="5270500" cy="1236345"/>
              <wp:effectExtent l="0" t="0" r="6350" b="1905"/>
              <wp:docPr id="1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4"/>
                      <pic:cNvPicPr>
                        <a:picLocks noChangeAspect="1"/>
                      </pic:cNvPicPr>
                    </pic:nvPicPr>
                    <pic:blipFill>
                      <a:blip r:embed="rId48"/>
                      <a:stretch>
                        <a:fillRect/>
                      </a:stretch>
                    </pic:blipFill>
                    <pic:spPr>
                      <a:xfrm>
                        <a:off x="0" y="0"/>
                        <a:ext cx="5270500" cy="1236345"/>
                      </a:xfrm>
                      <a:prstGeom prst="rect">
                        <a:avLst/>
                      </a:prstGeom>
                      <a:noFill/>
                      <a:ln>
                        <a:noFill/>
                      </a:ln>
                    </pic:spPr>
                  </pic:pic>
                </a:graphicData>
              </a:graphic>
            </wp:inline>
          </w:drawing>
        </w:r>
      </w:ins>
    </w:p>
    <w:p w14:paraId="76DBB666">
      <w:pPr>
        <w:pStyle w:val="12"/>
        <w:numPr>
          <w:ilvl w:val="0"/>
          <w:numId w:val="6"/>
        </w:numPr>
        <w:wordWrap w:val="0"/>
        <w:ind w:left="425" w:leftChars="0" w:hanging="425" w:firstLineChars="0"/>
        <w:jc w:val="left"/>
        <w:outlineLvl w:val="4"/>
        <w:rPr>
          <w:ins w:id="5056" w:author="LKY" w:date="2026-07-01T16:02:40Z"/>
          <w:rFonts w:hint="default" w:ascii="Times New Roman" w:hAnsi="Times New Roman" w:eastAsia="宋体" w:cs="Times New Roman"/>
          <w:b/>
          <w:bCs/>
          <w:sz w:val="24"/>
          <w:szCs w:val="24"/>
          <w:lang w:val="en-US" w:eastAsia="zh-CN"/>
        </w:rPr>
      </w:pPr>
      <w:ins w:id="5057" w:author="LKY" w:date="2026-07-01T16:02:40Z">
        <w:r>
          <w:rPr>
            <w:rFonts w:hint="default" w:ascii="Times New Roman" w:hAnsi="Times New Roman" w:eastAsia="宋体" w:cs="Times New Roman"/>
            <w:b/>
            <w:bCs/>
            <w:sz w:val="24"/>
            <w:szCs w:val="24"/>
            <w:lang w:val="en-US" w:eastAsia="zh-CN"/>
          </w:rPr>
          <w:t>AI使用</w:t>
        </w:r>
      </w:ins>
    </w:p>
    <w:p w14:paraId="124B9D0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058" w:author="LKY" w:date="2026-07-01T16:02:40Z"/>
          <w:rFonts w:hint="eastAsia" w:ascii="Times New Roman" w:hAnsi="Times New Roman"/>
          <w:b w:val="0"/>
          <w:bCs w:val="0"/>
          <w:sz w:val="24"/>
          <w:szCs w:val="24"/>
          <w:lang w:val="en-US" w:eastAsia="zh-CN"/>
        </w:rPr>
      </w:pPr>
      <w:ins w:id="5059" w:author="LKY" w:date="2026-07-01T16:02:40Z">
        <w:r>
          <w:rPr>
            <w:rFonts w:hint="eastAsia" w:ascii="Times New Roman" w:hAnsi="Times New Roman"/>
            <w:b w:val="0"/>
            <w:bCs w:val="0"/>
            <w:sz w:val="24"/>
            <w:szCs w:val="24"/>
            <w:lang w:val="en-US" w:eastAsia="zh-CN"/>
          </w:rPr>
          <w:t>以N3081为例（8路输入模块单端电流），量程设为0-20mA，输入</w:t>
        </w:r>
      </w:ins>
      <w:ins w:id="5060" w:author="LKY" w:date="2026-07-01T16:02:40Z">
        <w:r>
          <w:rPr>
            <w:rFonts w:hint="eastAsia" w:ascii="Times New Roman" w:hAnsi="Times New Roman"/>
            <w:b w:val="0"/>
            <w:bCs w:val="0"/>
            <w:color w:val="0000FF"/>
            <w:sz w:val="24"/>
            <w:szCs w:val="24"/>
            <w:lang w:val="en-US" w:eastAsia="zh-CN"/>
          </w:rPr>
          <w:t>ion show</w:t>
        </w:r>
      </w:ins>
      <w:ins w:id="5061" w:author="LKY" w:date="2026-07-01T16:02:40Z">
        <w:r>
          <w:rPr>
            <w:rFonts w:hint="eastAsia" w:ascii="Times New Roman" w:hAnsi="Times New Roman"/>
            <w:b w:val="0"/>
            <w:bCs w:val="0"/>
            <w:sz w:val="24"/>
            <w:szCs w:val="24"/>
            <w:lang w:val="en-US" w:eastAsia="zh-CN"/>
          </w:rPr>
          <w:t>查看信息。</w:t>
        </w:r>
      </w:ins>
    </w:p>
    <w:p w14:paraId="1074B0E6">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062" w:author="LKY" w:date="2026-07-01T16:02:40Z"/>
          <w:rFonts w:hint="default" w:ascii="Times New Roman" w:hAnsi="Times New Roman"/>
          <w:b w:val="0"/>
          <w:bCs w:val="0"/>
          <w:sz w:val="24"/>
          <w:szCs w:val="24"/>
          <w:lang w:val="en-US" w:eastAsia="zh-CN"/>
        </w:rPr>
      </w:pPr>
      <w:ins w:id="5063" w:author="LKY" w:date="2026-07-01T16:02:40Z">
        <w:r>
          <w:rPr>
            <w:rFonts w:hint="default" w:ascii="Times New Roman" w:hAnsi="Times New Roman"/>
            <w:b w:val="0"/>
            <w:bCs w:val="0"/>
            <w:sz w:val="24"/>
            <w:szCs w:val="24"/>
            <w:shd w:val="clear" w:color="auto" w:fill="auto"/>
            <w:lang w:val="en-US" w:eastAsia="zh-CN"/>
          </w:rPr>
          <w:t>root@</w:t>
        </w:r>
      </w:ins>
      <w:ins w:id="5064" w:author="LKY" w:date="2026-07-01T16:02:40Z">
        <w:r>
          <w:rPr>
            <w:rFonts w:hint="eastAsia" w:ascii="Times New Roman" w:hAnsi="Times New Roman"/>
            <w:b w:val="0"/>
            <w:bCs w:val="0"/>
            <w:sz w:val="24"/>
            <w:szCs w:val="24"/>
            <w:shd w:val="clear" w:color="auto" w:fill="auto"/>
            <w:lang w:val="en-US" w:eastAsia="zh-CN"/>
          </w:rPr>
          <w:t>bliiot</w:t>
        </w:r>
      </w:ins>
      <w:ins w:id="5065" w:author="LKY" w:date="2026-07-01T16:02:40Z">
        <w:r>
          <w:rPr>
            <w:rFonts w:hint="default" w:ascii="Times New Roman" w:hAnsi="Times New Roman"/>
            <w:b w:val="0"/>
            <w:bCs w:val="0"/>
            <w:sz w:val="24"/>
            <w:szCs w:val="24"/>
            <w:shd w:val="clear" w:color="auto" w:fill="auto"/>
            <w:lang w:val="en-US" w:eastAsia="zh-CN"/>
          </w:rPr>
          <w:t xml:space="preserve">:/# </w:t>
        </w:r>
      </w:ins>
      <w:ins w:id="5066" w:author="LKY" w:date="2026-07-01T16:02:40Z">
        <w:r>
          <w:rPr>
            <w:rFonts w:hint="eastAsia" w:ascii="Times New Roman" w:hAnsi="Times New Roman"/>
            <w:b w:val="0"/>
            <w:bCs w:val="0"/>
            <w:color w:val="0000FF"/>
            <w:sz w:val="24"/>
            <w:szCs w:val="24"/>
            <w:shd w:val="clear" w:color="auto" w:fill="auto"/>
            <w:lang w:val="en-US" w:eastAsia="zh-CN"/>
          </w:rPr>
          <w:t xml:space="preserve">ion show  </w:t>
        </w:r>
      </w:ins>
    </w:p>
    <w:p w14:paraId="606453BA">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067" w:author="LKY" w:date="2026-07-01T16:02:40Z"/>
        </w:rPr>
      </w:pPr>
      <w:ins w:id="5068" w:author="LKY" w:date="2026-07-01T16:40:20Z">
        <w:r>
          <w:rPr/>
          <w:drawing>
            <wp:inline distT="0" distB="0" distL="114300" distR="114300">
              <wp:extent cx="5273675" cy="1098550"/>
              <wp:effectExtent l="0" t="0" r="3175" b="6350"/>
              <wp:docPr id="1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5"/>
                      <pic:cNvPicPr>
                        <a:picLocks noChangeAspect="1"/>
                      </pic:cNvPicPr>
                    </pic:nvPicPr>
                    <pic:blipFill>
                      <a:blip r:embed="rId49"/>
                      <a:stretch>
                        <a:fillRect/>
                      </a:stretch>
                    </pic:blipFill>
                    <pic:spPr>
                      <a:xfrm>
                        <a:off x="0" y="0"/>
                        <a:ext cx="5273675" cy="1098550"/>
                      </a:xfrm>
                      <a:prstGeom prst="rect">
                        <a:avLst/>
                      </a:prstGeom>
                      <a:noFill/>
                      <a:ln>
                        <a:noFill/>
                      </a:ln>
                    </pic:spPr>
                  </pic:pic>
                </a:graphicData>
              </a:graphic>
            </wp:inline>
          </w:drawing>
        </w:r>
      </w:ins>
    </w:p>
    <w:p w14:paraId="7DF6D75B">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5070" w:author="LKY" w:date="2026-07-01T16:02:40Z"/>
          <w:rFonts w:hint="eastAsia" w:ascii="Times New Roman" w:hAnsi="Times New Roman"/>
          <w:sz w:val="24"/>
          <w:lang w:val="en-US" w:eastAsia="zh-CN"/>
        </w:rPr>
      </w:pPr>
      <w:ins w:id="5071" w:author="LKY" w:date="2026-07-01T16:02:40Z">
        <w:r>
          <w:rPr>
            <w:rFonts w:hint="eastAsia" w:ascii="Times New Roman" w:hAnsi="Times New Roman"/>
            <w:sz w:val="24"/>
            <w:lang w:val="en-US" w:eastAsia="zh-CN"/>
          </w:rPr>
          <w:t>使用信号发生器输出目标电流值，观察实际值是否与输入值保持一致，如对第一个通道输出20mA,通过ion show查看数值，若显示值与理论值的偏差在允许误差范围内，即视为校准通过。</w:t>
        </w:r>
      </w:ins>
    </w:p>
    <w:p w14:paraId="5C6BE238">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5072" w:author="LKY" w:date="2026-07-01T16:02:40Z"/>
          <w:rFonts w:hint="default" w:ascii="Times New Roman" w:hAnsi="Times New Roman"/>
          <w:sz w:val="24"/>
          <w:lang w:val="en-US" w:eastAsia="zh-CN"/>
        </w:rPr>
      </w:pPr>
      <w:ins w:id="5073" w:author="LKY" w:date="2026-07-01T16:02:40Z">
        <w:r>
          <w:rPr>
            <w:rFonts w:hint="eastAsia" w:ascii="Times New Roman" w:hAnsi="Times New Roman"/>
            <w:sz w:val="24"/>
            <w:lang w:val="en-US" w:eastAsia="zh-CN"/>
          </w:rPr>
          <w:t>以第一通道为例，设定输出20mA，界面显示的数值即为该通道的实际输出值。</w:t>
        </w:r>
      </w:ins>
    </w:p>
    <w:p w14:paraId="554BD697">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074" w:author="LKY" w:date="2026-07-01T16:02:40Z"/>
          <w:rFonts w:hint="default" w:ascii="Times New Roman" w:hAnsi="Times New Roman"/>
          <w:b w:val="0"/>
          <w:bCs w:val="0"/>
          <w:sz w:val="24"/>
          <w:szCs w:val="24"/>
          <w:lang w:val="en-US" w:eastAsia="zh-CN"/>
        </w:rPr>
      </w:pPr>
      <w:ins w:id="5075" w:author="LKY" w:date="2026-07-01T16:02:40Z">
        <w:r>
          <w:rPr>
            <w:rFonts w:hint="default" w:ascii="Times New Roman" w:hAnsi="Times New Roman"/>
            <w:b w:val="0"/>
            <w:bCs w:val="0"/>
            <w:sz w:val="24"/>
            <w:szCs w:val="24"/>
            <w:shd w:val="clear" w:color="auto" w:fill="auto"/>
            <w:lang w:val="en-US" w:eastAsia="zh-CN"/>
          </w:rPr>
          <w:t>root@</w:t>
        </w:r>
      </w:ins>
      <w:ins w:id="5076" w:author="LKY" w:date="2026-07-01T16:02:40Z">
        <w:r>
          <w:rPr>
            <w:rFonts w:hint="eastAsia" w:ascii="Times New Roman" w:hAnsi="Times New Roman"/>
            <w:b w:val="0"/>
            <w:bCs w:val="0"/>
            <w:sz w:val="24"/>
            <w:szCs w:val="24"/>
            <w:shd w:val="clear" w:color="auto" w:fill="auto"/>
            <w:lang w:val="en-US" w:eastAsia="zh-CN"/>
          </w:rPr>
          <w:t>bliiot</w:t>
        </w:r>
      </w:ins>
      <w:ins w:id="5077" w:author="LKY" w:date="2026-07-01T16:02:40Z">
        <w:r>
          <w:rPr>
            <w:rFonts w:hint="default" w:ascii="Times New Roman" w:hAnsi="Times New Roman"/>
            <w:b w:val="0"/>
            <w:bCs w:val="0"/>
            <w:sz w:val="24"/>
            <w:szCs w:val="24"/>
            <w:shd w:val="clear" w:color="auto" w:fill="auto"/>
            <w:lang w:val="en-US" w:eastAsia="zh-CN"/>
          </w:rPr>
          <w:t xml:space="preserve">:/# </w:t>
        </w:r>
      </w:ins>
      <w:ins w:id="5078" w:author="LKY" w:date="2026-07-01T16:02:40Z">
        <w:r>
          <w:rPr>
            <w:rFonts w:hint="eastAsia" w:ascii="Times New Roman" w:hAnsi="Times New Roman"/>
            <w:b w:val="0"/>
            <w:bCs w:val="0"/>
            <w:color w:val="0000FF"/>
            <w:sz w:val="24"/>
            <w:szCs w:val="24"/>
            <w:shd w:val="clear" w:color="auto" w:fill="auto"/>
            <w:lang w:val="en-US" w:eastAsia="zh-CN"/>
          </w:rPr>
          <w:t xml:space="preserve">ion show  </w:t>
        </w:r>
      </w:ins>
    </w:p>
    <w:p w14:paraId="021E52E4">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079" w:author="LKY" w:date="2026-07-01T16:02:40Z"/>
          <w:rFonts w:hint="default"/>
          <w:sz w:val="24"/>
          <w:lang w:val="en-US" w:eastAsia="zh-CN"/>
        </w:rPr>
      </w:pPr>
      <w:ins w:id="5080" w:author="LKY" w:date="2026-07-01T16:40:40Z">
        <w:r>
          <w:rPr/>
          <w:drawing>
            <wp:inline distT="0" distB="0" distL="114300" distR="114300">
              <wp:extent cx="5271770" cy="1242695"/>
              <wp:effectExtent l="0" t="0" r="5080" b="14605"/>
              <wp:docPr id="1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6"/>
                      <pic:cNvPicPr>
                        <a:picLocks noChangeAspect="1"/>
                      </pic:cNvPicPr>
                    </pic:nvPicPr>
                    <pic:blipFill>
                      <a:blip r:embed="rId50"/>
                      <a:stretch>
                        <a:fillRect/>
                      </a:stretch>
                    </pic:blipFill>
                    <pic:spPr>
                      <a:xfrm>
                        <a:off x="0" y="0"/>
                        <a:ext cx="5271770" cy="1242695"/>
                      </a:xfrm>
                      <a:prstGeom prst="rect">
                        <a:avLst/>
                      </a:prstGeom>
                      <a:noFill/>
                      <a:ln>
                        <a:noFill/>
                      </a:ln>
                    </pic:spPr>
                  </pic:pic>
                </a:graphicData>
              </a:graphic>
            </wp:inline>
          </w:drawing>
        </w:r>
      </w:ins>
    </w:p>
    <w:p w14:paraId="5B66707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5082" w:author="LKY" w:date="2026-07-01T16:02:40Z"/>
          <w:rFonts w:hint="eastAsia"/>
          <w:sz w:val="24"/>
          <w:lang w:val="en-US" w:eastAsia="zh-CN"/>
        </w:rPr>
      </w:pPr>
      <w:ins w:id="5083" w:author="LKY" w:date="2026-07-01T16:02:40Z">
        <w:r>
          <w:rPr>
            <w:rFonts w:hint="eastAsia"/>
            <w:sz w:val="24"/>
            <w:lang w:val="en-US" w:eastAsia="zh-CN"/>
          </w:rPr>
          <w:t>对应的</w:t>
        </w:r>
      </w:ins>
      <w:ins w:id="5084" w:author="LKY" w:date="2026-07-01T16:02:40Z">
        <w:r>
          <w:rPr>
            <w:rFonts w:hint="default" w:ascii="Times New Roman" w:hAnsi="Times New Roman" w:cs="Times New Roman"/>
            <w:sz w:val="24"/>
            <w:lang w:val="en-US" w:eastAsia="zh-CN"/>
          </w:rPr>
          <w:t>N3083</w:t>
        </w:r>
      </w:ins>
      <w:ins w:id="5085" w:author="LKY" w:date="2026-07-01T16:02:40Z">
        <w:r>
          <w:rPr>
            <w:rFonts w:hint="eastAsia"/>
            <w:sz w:val="24"/>
            <w:lang w:val="en-US" w:eastAsia="zh-CN"/>
          </w:rPr>
          <w:t>单端输入电压类似。</w:t>
        </w:r>
      </w:ins>
    </w:p>
    <w:p w14:paraId="33B15C82">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086" w:author="LKY" w:date="2026-07-01T16:02:40Z"/>
          <w:rFonts w:hint="eastAsia"/>
          <w:sz w:val="24"/>
          <w:lang w:val="en-US" w:eastAsia="zh-CN"/>
        </w:rPr>
      </w:pPr>
      <w:ins w:id="5087" w:author="LKY" w:date="2026-07-02T11:09:15Z">
        <w:r>
          <w:rPr/>
          <w:drawing>
            <wp:inline distT="0" distB="0" distL="114300" distR="114300">
              <wp:extent cx="5269865" cy="1230630"/>
              <wp:effectExtent l="0" t="0" r="6985" b="7620"/>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51"/>
                      <a:stretch>
                        <a:fillRect/>
                      </a:stretch>
                    </pic:blipFill>
                    <pic:spPr>
                      <a:xfrm>
                        <a:off x="0" y="0"/>
                        <a:ext cx="5269865" cy="1230630"/>
                      </a:xfrm>
                      <a:prstGeom prst="rect">
                        <a:avLst/>
                      </a:prstGeom>
                      <a:noFill/>
                      <a:ln>
                        <a:noFill/>
                      </a:ln>
                    </pic:spPr>
                  </pic:pic>
                </a:graphicData>
              </a:graphic>
            </wp:inline>
          </w:drawing>
        </w:r>
      </w:ins>
    </w:p>
    <w:p w14:paraId="6C2D1CA4">
      <w:pPr>
        <w:pStyle w:val="12"/>
        <w:keepNext w:val="0"/>
        <w:keepLines w:val="0"/>
        <w:pageBreakBefore w:val="0"/>
        <w:widowControl w:val="0"/>
        <w:numPr>
          <w:ilvl w:val="0"/>
          <w:numId w:val="6"/>
        </w:numPr>
        <w:kinsoku/>
        <w:wordWrap w:val="0"/>
        <w:overflowPunct/>
        <w:topLinePunct w:val="0"/>
        <w:autoSpaceDE/>
        <w:autoSpaceDN/>
        <w:bidi w:val="0"/>
        <w:adjustRightInd/>
        <w:snapToGrid/>
        <w:ind w:left="425" w:hanging="425" w:firstLineChars="0"/>
        <w:jc w:val="left"/>
        <w:textAlignment w:val="auto"/>
        <w:outlineLvl w:val="4"/>
        <w:rPr>
          <w:ins w:id="5089" w:author="LKY" w:date="2026-07-01T16:02:40Z"/>
          <w:rFonts w:hint="default" w:ascii="Times New Roman" w:hAnsi="Times New Roman" w:eastAsia="宋体" w:cs="Times New Roman"/>
          <w:b/>
          <w:bCs/>
          <w:sz w:val="24"/>
          <w:lang w:val="en-US" w:eastAsia="zh-CN"/>
        </w:rPr>
      </w:pPr>
      <w:ins w:id="5090" w:author="LKY" w:date="2026-07-01T16:02:40Z">
        <w:r>
          <w:rPr>
            <w:rFonts w:hint="default" w:ascii="Times New Roman" w:hAnsi="Times New Roman" w:eastAsia="宋体" w:cs="Times New Roman"/>
            <w:b/>
            <w:bCs/>
            <w:sz w:val="24"/>
            <w:lang w:val="en-US" w:eastAsia="zh-CN"/>
          </w:rPr>
          <w:t>RTD使用</w:t>
        </w:r>
      </w:ins>
    </w:p>
    <w:p w14:paraId="2C185446">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091" w:author="LKY" w:date="2026-07-01T16:02:40Z"/>
          <w:rFonts w:hint="eastAsia" w:ascii="Times New Roman" w:hAnsi="Times New Roman"/>
          <w:b w:val="0"/>
          <w:bCs w:val="0"/>
          <w:sz w:val="24"/>
          <w:szCs w:val="24"/>
          <w:lang w:val="en-US" w:eastAsia="zh-CN"/>
        </w:rPr>
      </w:pPr>
      <w:ins w:id="5092" w:author="LKY" w:date="2026-07-01T16:02:40Z">
        <w:r>
          <w:rPr>
            <w:rFonts w:hint="eastAsia" w:ascii="Times New Roman" w:hAnsi="Times New Roman"/>
            <w:b w:val="0"/>
            <w:bCs w:val="0"/>
            <w:sz w:val="24"/>
            <w:szCs w:val="24"/>
            <w:lang w:val="en-US" w:eastAsia="zh-CN"/>
          </w:rPr>
          <w:t>以N5041为例（4路RTD模块三线PT100），量程设为-200-850</w:t>
        </w:r>
      </w:ins>
      <w:ins w:id="5093" w:author="LKY" w:date="2026-07-01T16:02:40Z">
        <w:r>
          <w:rPr>
            <w:rFonts w:hint="eastAsia" w:ascii="宋体" w:hAnsi="宋体" w:eastAsia="宋体" w:cs="宋体"/>
            <w:b w:val="0"/>
            <w:bCs w:val="0"/>
            <w:sz w:val="24"/>
            <w:szCs w:val="24"/>
            <w:lang w:val="en-US" w:eastAsia="zh-CN"/>
          </w:rPr>
          <w:t>℃</w:t>
        </w:r>
      </w:ins>
      <w:ins w:id="5094" w:author="LKY" w:date="2026-07-01T16:02:40Z">
        <w:r>
          <w:rPr>
            <w:rFonts w:hint="eastAsia" w:ascii="Times New Roman" w:hAnsi="Times New Roman"/>
            <w:b w:val="0"/>
            <w:bCs w:val="0"/>
            <w:sz w:val="24"/>
            <w:szCs w:val="24"/>
            <w:lang w:val="en-US" w:eastAsia="zh-CN"/>
          </w:rPr>
          <w:t>，输入</w:t>
        </w:r>
      </w:ins>
      <w:ins w:id="5095" w:author="LKY" w:date="2026-07-01T16:02:40Z">
        <w:r>
          <w:rPr>
            <w:rFonts w:hint="eastAsia" w:ascii="Times New Roman" w:hAnsi="Times New Roman"/>
            <w:b w:val="0"/>
            <w:bCs w:val="0"/>
            <w:color w:val="0000FF"/>
            <w:sz w:val="24"/>
            <w:szCs w:val="24"/>
            <w:lang w:val="en-US" w:eastAsia="zh-CN"/>
          </w:rPr>
          <w:t>ion show</w:t>
        </w:r>
      </w:ins>
      <w:ins w:id="5096" w:author="LKY" w:date="2026-07-01T16:02:40Z">
        <w:r>
          <w:rPr>
            <w:rFonts w:hint="eastAsia" w:ascii="Times New Roman" w:hAnsi="Times New Roman"/>
            <w:b w:val="0"/>
            <w:bCs w:val="0"/>
            <w:sz w:val="24"/>
            <w:szCs w:val="24"/>
            <w:lang w:val="en-US" w:eastAsia="zh-CN"/>
          </w:rPr>
          <w:t>查看信息。</w:t>
        </w:r>
      </w:ins>
    </w:p>
    <w:p w14:paraId="03F7D584">
      <w:pPr>
        <w:pStyle w:val="12"/>
        <w:shd w:val="clear" w:fill="E7E6E6" w:themeFill="background2"/>
        <w:wordWrap w:val="0"/>
        <w:spacing w:line="360" w:lineRule="auto"/>
        <w:ind w:left="0" w:leftChars="0" w:firstLine="0" w:firstLineChars="0"/>
        <w:jc w:val="left"/>
        <w:outlineLvl w:val="9"/>
        <w:rPr>
          <w:ins w:id="5097" w:author="LKY" w:date="2026-07-01T16:02:40Z"/>
        </w:rPr>
      </w:pPr>
      <w:ins w:id="5098" w:author="LKY" w:date="2026-07-01T16:02:40Z">
        <w:r>
          <w:rPr>
            <w:rFonts w:hint="default" w:ascii="Times New Roman" w:hAnsi="Times New Roman"/>
            <w:b w:val="0"/>
            <w:bCs w:val="0"/>
            <w:sz w:val="24"/>
            <w:szCs w:val="24"/>
            <w:shd w:val="clear" w:color="auto" w:fill="auto"/>
            <w:lang w:val="en-US" w:eastAsia="zh-CN"/>
          </w:rPr>
          <w:t>root@</w:t>
        </w:r>
      </w:ins>
      <w:ins w:id="5099" w:author="LKY" w:date="2026-07-01T16:02:40Z">
        <w:r>
          <w:rPr>
            <w:rFonts w:hint="eastAsia" w:ascii="Times New Roman" w:hAnsi="Times New Roman"/>
            <w:b w:val="0"/>
            <w:bCs w:val="0"/>
            <w:sz w:val="24"/>
            <w:szCs w:val="24"/>
            <w:shd w:val="clear" w:color="auto" w:fill="auto"/>
            <w:lang w:val="en-US" w:eastAsia="zh-CN"/>
          </w:rPr>
          <w:t>bliiot</w:t>
        </w:r>
      </w:ins>
      <w:ins w:id="5100" w:author="LKY" w:date="2026-07-01T16:02:40Z">
        <w:r>
          <w:rPr>
            <w:rFonts w:hint="default" w:ascii="Times New Roman" w:hAnsi="Times New Roman"/>
            <w:b w:val="0"/>
            <w:bCs w:val="0"/>
            <w:sz w:val="24"/>
            <w:szCs w:val="24"/>
            <w:shd w:val="clear" w:color="auto" w:fill="auto"/>
            <w:lang w:val="en-US" w:eastAsia="zh-CN"/>
          </w:rPr>
          <w:t xml:space="preserve">:/# </w:t>
        </w:r>
      </w:ins>
      <w:ins w:id="5101" w:author="LKY" w:date="2026-07-01T16:02:40Z">
        <w:r>
          <w:rPr>
            <w:rFonts w:hint="eastAsia" w:ascii="Times New Roman" w:hAnsi="Times New Roman"/>
            <w:b w:val="0"/>
            <w:bCs w:val="0"/>
            <w:color w:val="0000FF"/>
            <w:sz w:val="24"/>
            <w:szCs w:val="24"/>
            <w:shd w:val="clear" w:color="auto" w:fill="auto"/>
            <w:lang w:val="en-US" w:eastAsia="zh-CN"/>
          </w:rPr>
          <w:t xml:space="preserve">ion show  </w:t>
        </w:r>
      </w:ins>
    </w:p>
    <w:p w14:paraId="038FE3BF">
      <w:pPr>
        <w:rPr>
          <w:ins w:id="5102" w:author="LKY" w:date="2026-07-01T16:02:40Z"/>
          <w:rFonts w:hint="default"/>
          <w:sz w:val="21"/>
          <w:lang w:val="en-US" w:eastAsia="zh-CN"/>
        </w:rPr>
      </w:pPr>
      <w:ins w:id="5103" w:author="LKY" w:date="2026-07-01T16:45:37Z">
        <w:r>
          <w:rPr/>
          <w:drawing>
            <wp:inline distT="0" distB="0" distL="114300" distR="114300">
              <wp:extent cx="5269230" cy="799465"/>
              <wp:effectExtent l="0" t="0" r="7620" b="635"/>
              <wp:docPr id="1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7"/>
                      <pic:cNvPicPr>
                        <a:picLocks noChangeAspect="1"/>
                      </pic:cNvPicPr>
                    </pic:nvPicPr>
                    <pic:blipFill>
                      <a:blip r:embed="rId52"/>
                      <a:stretch>
                        <a:fillRect/>
                      </a:stretch>
                    </pic:blipFill>
                    <pic:spPr>
                      <a:xfrm>
                        <a:off x="0" y="0"/>
                        <a:ext cx="5269230" cy="799465"/>
                      </a:xfrm>
                      <a:prstGeom prst="rect">
                        <a:avLst/>
                      </a:prstGeom>
                      <a:noFill/>
                      <a:ln>
                        <a:noFill/>
                      </a:ln>
                    </pic:spPr>
                  </pic:pic>
                </a:graphicData>
              </a:graphic>
            </wp:inline>
          </w:drawing>
        </w:r>
      </w:ins>
    </w:p>
    <w:p w14:paraId="21D78F2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5105" w:author="LKY" w:date="2026-07-01T16:02:40Z"/>
          <w:rFonts w:hint="eastAsia" w:ascii="Times New Roman" w:hAnsi="Times New Roman"/>
          <w:sz w:val="24"/>
          <w:lang w:val="en-US" w:eastAsia="zh-CN"/>
        </w:rPr>
      </w:pPr>
      <w:ins w:id="5106" w:author="LKY" w:date="2026-07-01T16:02:40Z">
        <w:r>
          <w:rPr>
            <w:rFonts w:hint="eastAsia" w:ascii="Times New Roman" w:hAnsi="Times New Roman"/>
            <w:sz w:val="24"/>
            <w:lang w:val="en-US" w:eastAsia="zh-CN"/>
          </w:rPr>
          <w:t>使用电阻箱设置阻值对应温度值改变到合适的范围，若显示值与理论值的偏差在允许误差范围内，即视为校准通过。</w:t>
        </w:r>
      </w:ins>
    </w:p>
    <w:p w14:paraId="7B10B52E">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5107" w:author="L" w:date="2026-07-31T16:02:33Z"/>
          <w:rFonts w:hint="eastAsia"/>
          <w:sz w:val="24"/>
          <w:lang w:val="en-US" w:eastAsia="zh-CN"/>
        </w:rPr>
      </w:pPr>
      <w:ins w:id="5108" w:author="LKY" w:date="2026-07-01T16:02:40Z">
        <w:r>
          <w:rPr>
            <w:rFonts w:hint="eastAsia"/>
            <w:sz w:val="24"/>
            <w:lang w:val="en-US" w:eastAsia="zh-CN"/>
          </w:rPr>
          <w:t>对应的</w:t>
        </w:r>
      </w:ins>
      <w:ins w:id="5109" w:author="LKY" w:date="2026-07-01T16:02:40Z">
        <w:r>
          <w:rPr>
            <w:rFonts w:hint="default" w:ascii="Times New Roman" w:hAnsi="Times New Roman" w:cs="Times New Roman"/>
            <w:sz w:val="24"/>
            <w:lang w:val="en-US" w:eastAsia="zh-CN"/>
          </w:rPr>
          <w:t>N</w:t>
        </w:r>
      </w:ins>
      <w:ins w:id="5110" w:author="LKY" w:date="2026-07-01T16:02:40Z">
        <w:r>
          <w:rPr>
            <w:rFonts w:hint="eastAsia" w:ascii="Times New Roman" w:hAnsi="Times New Roman" w:cs="Times New Roman"/>
            <w:sz w:val="24"/>
            <w:lang w:val="en-US" w:eastAsia="zh-CN"/>
          </w:rPr>
          <w:t>5042、N5043、 N5044</w:t>
        </w:r>
      </w:ins>
      <w:ins w:id="5111" w:author="LKY" w:date="2026-07-01T16:02:40Z">
        <w:r>
          <w:rPr>
            <w:rFonts w:hint="eastAsia"/>
            <w:sz w:val="24"/>
            <w:lang w:val="en-US" w:eastAsia="zh-CN"/>
          </w:rPr>
          <w:t>类似。</w:t>
        </w:r>
      </w:ins>
    </w:p>
    <w:p w14:paraId="40363B8B">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113" w:author="LKY" w:date="2026-07-01T16:02:40Z"/>
          <w:rFonts w:hint="eastAsia"/>
          <w:sz w:val="24"/>
          <w:lang w:val="en-US" w:eastAsia="zh-CN"/>
        </w:rPr>
        <w:pPrChange w:id="5112" w:author="L" w:date="2026-07-31T16:02:39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5114" w:author="L" w:date="2026-07-31T16:02:34Z">
        <w:r>
          <w:rPr/>
          <w:drawing>
            <wp:inline distT="0" distB="0" distL="114300" distR="114300">
              <wp:extent cx="5272405" cy="727710"/>
              <wp:effectExtent l="0" t="0" r="4445" b="15240"/>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53"/>
                      <a:stretch>
                        <a:fillRect/>
                      </a:stretch>
                    </pic:blipFill>
                    <pic:spPr>
                      <a:xfrm>
                        <a:off x="0" y="0"/>
                        <a:ext cx="5272405" cy="727710"/>
                      </a:xfrm>
                      <a:prstGeom prst="rect">
                        <a:avLst/>
                      </a:prstGeom>
                      <a:noFill/>
                      <a:ln>
                        <a:noFill/>
                      </a:ln>
                    </pic:spPr>
                  </pic:pic>
                </a:graphicData>
              </a:graphic>
            </wp:inline>
          </w:drawing>
        </w:r>
      </w:ins>
    </w:p>
    <w:p w14:paraId="094CE3A8">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117" w:author="L" w:date="2026-08-07T10:19:56Z"/>
        </w:rPr>
        <w:pPrChange w:id="5116" w:author="L" w:date="2026-07-31T15:46:50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5118" w:author="L" w:date="2026-07-31T15:46:51Z">
        <w:r>
          <w:rPr/>
          <w:drawing>
            <wp:inline distT="0" distB="0" distL="114300" distR="114300">
              <wp:extent cx="5269230" cy="673735"/>
              <wp:effectExtent l="0" t="0" r="7620" b="12065"/>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54"/>
                      <a:stretch>
                        <a:fillRect/>
                      </a:stretch>
                    </pic:blipFill>
                    <pic:spPr>
                      <a:xfrm>
                        <a:off x="0" y="0"/>
                        <a:ext cx="5269230" cy="673735"/>
                      </a:xfrm>
                      <a:prstGeom prst="rect">
                        <a:avLst/>
                      </a:prstGeom>
                      <a:noFill/>
                      <a:ln>
                        <a:noFill/>
                      </a:ln>
                    </pic:spPr>
                  </pic:pic>
                </a:graphicData>
              </a:graphic>
            </wp:inline>
          </w:drawing>
        </w:r>
      </w:ins>
    </w:p>
    <w:p w14:paraId="38CB0E22">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121" w:author="LKY" w:date="2026-08-25T19:36:24Z"/>
        </w:rPr>
        <w:pPrChange w:id="5120" w:author="L" w:date="2026-07-31T15:46:50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5122" w:author="L" w:date="2026-08-07T10:19:58Z">
        <w:r>
          <w:rPr/>
          <w:drawing>
            <wp:inline distT="0" distB="0" distL="114300" distR="114300">
              <wp:extent cx="5272405" cy="905510"/>
              <wp:effectExtent l="0" t="0" r="4445" b="8890"/>
              <wp:docPr id="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
                      <pic:cNvPicPr>
                        <a:picLocks noChangeAspect="1"/>
                      </pic:cNvPicPr>
                    </pic:nvPicPr>
                    <pic:blipFill>
                      <a:blip r:embed="rId55"/>
                      <a:stretch>
                        <a:fillRect/>
                      </a:stretch>
                    </pic:blipFill>
                    <pic:spPr>
                      <a:xfrm>
                        <a:off x="0" y="0"/>
                        <a:ext cx="5272405" cy="905510"/>
                      </a:xfrm>
                      <a:prstGeom prst="rect">
                        <a:avLst/>
                      </a:prstGeom>
                      <a:noFill/>
                      <a:ln>
                        <a:noFill/>
                      </a:ln>
                    </pic:spPr>
                  </pic:pic>
                </a:graphicData>
              </a:graphic>
            </wp:inline>
          </w:drawing>
        </w:r>
      </w:ins>
    </w:p>
    <w:p w14:paraId="5D765796">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125" w:author="LKY" w:date="2026-08-25T19:36:25Z"/>
        </w:rPr>
        <w:pPrChange w:id="5124" w:author="L" w:date="2026-07-31T15:46:50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p>
    <w:p w14:paraId="054C7E90">
      <w:pPr>
        <w:pStyle w:val="12"/>
        <w:keepNext w:val="0"/>
        <w:keepLines w:val="0"/>
        <w:pageBreakBefore w:val="0"/>
        <w:widowControl w:val="0"/>
        <w:numPr>
          <w:ilvl w:val="0"/>
          <w:numId w:val="6"/>
        </w:numPr>
        <w:kinsoku/>
        <w:wordWrap w:val="0"/>
        <w:overflowPunct/>
        <w:topLinePunct w:val="0"/>
        <w:autoSpaceDE/>
        <w:autoSpaceDN/>
        <w:bidi w:val="0"/>
        <w:adjustRightInd/>
        <w:snapToGrid/>
        <w:ind w:left="425" w:leftChars="0" w:hanging="425" w:firstLineChars="0"/>
        <w:jc w:val="left"/>
        <w:textAlignment w:val="auto"/>
        <w:outlineLvl w:val="4"/>
        <w:rPr>
          <w:ins w:id="5126" w:author="LKY" w:date="2026-08-25T19:36:56Z"/>
          <w:rFonts w:hint="default" w:ascii="Times New Roman" w:hAnsi="Times New Roman" w:eastAsia="宋体" w:cs="Times New Roman"/>
          <w:b/>
          <w:bCs/>
          <w:sz w:val="24"/>
          <w:lang w:val="en-US" w:eastAsia="zh-CN"/>
        </w:rPr>
      </w:pPr>
      <w:ins w:id="5127" w:author="LKY" w:date="2026-08-25T19:36:56Z">
        <w:r>
          <w:rPr>
            <w:rFonts w:hint="eastAsia" w:ascii="Times New Roman" w:hAnsi="Times New Roman" w:eastAsia="宋体" w:cs="Times New Roman"/>
            <w:b/>
            <w:bCs/>
            <w:sz w:val="24"/>
            <w:lang w:val="en-US" w:eastAsia="zh-CN"/>
          </w:rPr>
          <w:t>NTC使用</w:t>
        </w:r>
      </w:ins>
    </w:p>
    <w:p w14:paraId="7D0F8CD3">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128" w:author="LKY" w:date="2026-08-25T19:36:56Z"/>
          <w:rFonts w:hint="eastAsia" w:ascii="Times New Roman" w:hAnsi="Times New Roman"/>
          <w:b w:val="0"/>
          <w:bCs w:val="0"/>
          <w:sz w:val="24"/>
          <w:szCs w:val="24"/>
          <w:lang w:val="en-US" w:eastAsia="zh-CN"/>
        </w:rPr>
      </w:pPr>
      <w:ins w:id="5129" w:author="LKY" w:date="2026-08-25T19:36:56Z">
        <w:r>
          <w:rPr>
            <w:rFonts w:hint="eastAsia" w:ascii="Times New Roman" w:hAnsi="Times New Roman"/>
            <w:b w:val="0"/>
            <w:bCs w:val="0"/>
            <w:sz w:val="24"/>
            <w:szCs w:val="24"/>
            <w:lang w:val="en-US" w:eastAsia="zh-CN"/>
          </w:rPr>
          <w:t>以N3087为例（8路NTC模块10K3A1），量程为184</w:t>
        </w:r>
      </w:ins>
      <w:ins w:id="5130" w:author="LKY" w:date="2026-09-14T14:51:55Z">
        <w:r>
          <w:rPr>
            <w:rFonts w:hint="eastAsia" w:ascii="Times New Roman" w:hAnsi="Times New Roman"/>
            <w:b w:val="0"/>
            <w:bCs w:val="0"/>
            <w:sz w:val="24"/>
            <w:szCs w:val="24"/>
            <w:lang w:val="en-US" w:eastAsia="zh-CN"/>
          </w:rPr>
          <w:t>.8</w:t>
        </w:r>
      </w:ins>
      <w:ins w:id="5131" w:author="LKY" w:date="2026-08-25T19:36:56Z">
        <w:r>
          <w:rPr>
            <w:rFonts w:hint="eastAsia" w:ascii="Times New Roman" w:hAnsi="Times New Roman"/>
            <w:b w:val="0"/>
            <w:bCs w:val="0"/>
            <w:sz w:val="24"/>
            <w:szCs w:val="24"/>
            <w:lang w:val="en-US" w:eastAsia="zh-CN"/>
          </w:rPr>
          <w:t>-66782</w:t>
        </w:r>
      </w:ins>
      <w:ins w:id="5132" w:author="LKY" w:date="2026-09-14T14:51:52Z">
        <w:r>
          <w:rPr>
            <w:rFonts w:hint="eastAsia" w:ascii="Times New Roman" w:hAnsi="Times New Roman"/>
            <w:b w:val="0"/>
            <w:bCs w:val="0"/>
            <w:sz w:val="24"/>
            <w:szCs w:val="24"/>
            <w:lang w:val="en-US" w:eastAsia="zh-CN"/>
          </w:rPr>
          <w:t>8</w:t>
        </w:r>
      </w:ins>
      <w:ins w:id="5133" w:author="LKY" w:date="2026-08-25T19:36:56Z">
        <w:r>
          <w:rPr>
            <w:rFonts w:hint="eastAsia" w:ascii="Times New Roman" w:hAnsi="Times New Roman"/>
            <w:b w:val="0"/>
            <w:bCs w:val="0"/>
            <w:sz w:val="24"/>
            <w:szCs w:val="24"/>
            <w:lang w:val="en-US" w:eastAsia="zh-CN"/>
          </w:rPr>
          <w:t>，输入</w:t>
        </w:r>
      </w:ins>
      <w:ins w:id="5134" w:author="LKY" w:date="2026-08-25T19:36:56Z">
        <w:r>
          <w:rPr>
            <w:rFonts w:hint="eastAsia" w:ascii="Times New Roman" w:hAnsi="Times New Roman"/>
            <w:b w:val="0"/>
            <w:bCs w:val="0"/>
            <w:color w:val="0000FF"/>
            <w:sz w:val="24"/>
            <w:szCs w:val="24"/>
            <w:lang w:val="en-US" w:eastAsia="zh-CN"/>
          </w:rPr>
          <w:t>ion show</w:t>
        </w:r>
      </w:ins>
      <w:ins w:id="5135" w:author="LKY" w:date="2026-08-25T19:36:56Z">
        <w:r>
          <w:rPr>
            <w:rFonts w:hint="eastAsia" w:ascii="Times New Roman" w:hAnsi="Times New Roman"/>
            <w:b w:val="0"/>
            <w:bCs w:val="0"/>
            <w:sz w:val="24"/>
            <w:szCs w:val="24"/>
            <w:lang w:val="en-US" w:eastAsia="zh-CN"/>
          </w:rPr>
          <w:t>查看信息。</w:t>
        </w:r>
      </w:ins>
    </w:p>
    <w:p w14:paraId="50D778B9">
      <w:pPr>
        <w:pStyle w:val="12"/>
        <w:shd w:val="clear" w:fill="E7E6E6" w:themeFill="background2"/>
        <w:wordWrap w:val="0"/>
        <w:spacing w:line="360" w:lineRule="auto"/>
        <w:ind w:left="0" w:leftChars="0" w:firstLine="0" w:firstLineChars="0"/>
        <w:jc w:val="left"/>
        <w:outlineLvl w:val="9"/>
        <w:rPr>
          <w:ins w:id="5136" w:author="LKY" w:date="2026-08-25T19:36:56Z"/>
        </w:rPr>
      </w:pPr>
      <w:ins w:id="5137" w:author="LKY" w:date="2026-08-25T19:36:56Z">
        <w:r>
          <w:rPr>
            <w:rFonts w:hint="default" w:ascii="Times New Roman" w:hAnsi="Times New Roman"/>
            <w:b w:val="0"/>
            <w:bCs w:val="0"/>
            <w:sz w:val="24"/>
            <w:szCs w:val="24"/>
            <w:shd w:val="clear" w:color="auto" w:fill="auto"/>
            <w:lang w:val="en-US" w:eastAsia="zh-CN"/>
          </w:rPr>
          <w:t>root@</w:t>
        </w:r>
      </w:ins>
      <w:ins w:id="5138" w:author="LKY" w:date="2026-08-25T19:36:56Z">
        <w:r>
          <w:rPr>
            <w:rFonts w:hint="eastAsia" w:ascii="Times New Roman" w:hAnsi="Times New Roman"/>
            <w:b w:val="0"/>
            <w:bCs w:val="0"/>
            <w:sz w:val="24"/>
            <w:szCs w:val="24"/>
            <w:shd w:val="clear" w:color="auto" w:fill="auto"/>
            <w:lang w:val="en-US" w:eastAsia="zh-CN"/>
          </w:rPr>
          <w:t>bliiot</w:t>
        </w:r>
      </w:ins>
      <w:ins w:id="5139" w:author="LKY" w:date="2026-08-25T19:36:56Z">
        <w:r>
          <w:rPr>
            <w:rFonts w:hint="default" w:ascii="Times New Roman" w:hAnsi="Times New Roman"/>
            <w:b w:val="0"/>
            <w:bCs w:val="0"/>
            <w:sz w:val="24"/>
            <w:szCs w:val="24"/>
            <w:shd w:val="clear" w:color="auto" w:fill="auto"/>
            <w:lang w:val="en-US" w:eastAsia="zh-CN"/>
          </w:rPr>
          <w:t xml:space="preserve">:/# </w:t>
        </w:r>
      </w:ins>
      <w:ins w:id="5140" w:author="LKY" w:date="2026-08-25T19:36:56Z">
        <w:r>
          <w:rPr>
            <w:rFonts w:hint="eastAsia" w:ascii="Times New Roman" w:hAnsi="Times New Roman"/>
            <w:b w:val="0"/>
            <w:bCs w:val="0"/>
            <w:color w:val="0000FF"/>
            <w:sz w:val="24"/>
            <w:szCs w:val="24"/>
            <w:shd w:val="clear" w:color="auto" w:fill="auto"/>
            <w:lang w:val="en-US" w:eastAsia="zh-CN"/>
          </w:rPr>
          <w:t xml:space="preserve">ion show  </w:t>
        </w:r>
      </w:ins>
    </w:p>
    <w:p w14:paraId="6E4EB547">
      <w:pPr>
        <w:rPr>
          <w:ins w:id="5141" w:author="LKY" w:date="2026-08-25T19:36:56Z"/>
          <w:rFonts w:hint="eastAsia"/>
          <w:lang w:val="en-US" w:eastAsia="zh-CN"/>
        </w:rPr>
      </w:pPr>
    </w:p>
    <w:p w14:paraId="710B4A24">
      <w:pPr>
        <w:pStyle w:val="12"/>
        <w:widowControl w:val="0"/>
        <w:wordWrap w:val="0"/>
        <w:spacing w:after="0" w:line="360" w:lineRule="auto"/>
        <w:ind w:left="0" w:leftChars="0" w:firstLine="420" w:firstLineChars="0"/>
        <w:jc w:val="left"/>
        <w:outlineLvl w:val="9"/>
        <w:rPr>
          <w:ins w:id="5142" w:author="LKY" w:date="2026-08-25T19:36:56Z"/>
          <w:rFonts w:hint="eastAsia" w:ascii="Times New Roman" w:hAnsi="Times New Roman"/>
          <w:sz w:val="24"/>
          <w:lang w:val="en-US" w:eastAsia="zh-CN"/>
        </w:rPr>
      </w:pPr>
      <w:ins w:id="5143" w:author="LKY" w:date="2026-08-25T19:36:56Z">
        <w:r>
          <w:rPr>
            <w:rFonts w:hint="eastAsia" w:ascii="Times New Roman" w:hAnsi="Times New Roman"/>
            <w:sz w:val="24"/>
            <w:lang w:val="en-US" w:eastAsia="zh-CN"/>
          </w:rPr>
          <w:t>使用电阻箱设置阻值对应温度值改变到合适的范围，若显示值与理论值的偏差在允许误差范围内，即视为校准通过。</w:t>
        </w:r>
      </w:ins>
    </w:p>
    <w:p w14:paraId="401FC80C">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144" w:author="LKY" w:date="2026-08-25T19:36:56Z"/>
        </w:rPr>
      </w:pPr>
      <w:ins w:id="5145" w:author="LKY" w:date="2026-08-25T19:37:38Z">
        <w:r>
          <w:rPr/>
          <w:drawing>
            <wp:inline distT="0" distB="0" distL="114300" distR="114300">
              <wp:extent cx="5271135" cy="1366520"/>
              <wp:effectExtent l="0" t="0" r="5715" b="5080"/>
              <wp:docPr id="1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2"/>
                      <pic:cNvPicPr>
                        <a:picLocks noChangeAspect="1"/>
                      </pic:cNvPicPr>
                    </pic:nvPicPr>
                    <pic:blipFill>
                      <a:blip r:embed="rId56"/>
                      <a:stretch>
                        <a:fillRect/>
                      </a:stretch>
                    </pic:blipFill>
                    <pic:spPr>
                      <a:xfrm>
                        <a:off x="0" y="0"/>
                        <a:ext cx="5271135" cy="1366520"/>
                      </a:xfrm>
                      <a:prstGeom prst="rect">
                        <a:avLst/>
                      </a:prstGeom>
                      <a:noFill/>
                      <a:ln>
                        <a:noFill/>
                      </a:ln>
                    </pic:spPr>
                  </pic:pic>
                </a:graphicData>
              </a:graphic>
            </wp:inline>
          </w:drawing>
        </w:r>
      </w:ins>
    </w:p>
    <w:p w14:paraId="36A8B267">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147" w:author="LKY" w:date="2026-08-25T19:36:56Z"/>
        </w:rPr>
      </w:pPr>
    </w:p>
    <w:p w14:paraId="6DC91191">
      <w:pPr>
        <w:pStyle w:val="12"/>
        <w:widowControl/>
        <w:numPr>
          <w:ilvl w:val="0"/>
          <w:numId w:val="4"/>
        </w:numPr>
        <w:ind w:left="425" w:leftChars="0" w:hanging="425" w:firstLineChars="0"/>
        <w:outlineLvl w:val="3"/>
        <w:rPr>
          <w:ins w:id="5148" w:author="LKY" w:date="2026-08-25T19:36:56Z"/>
          <w:rFonts w:hint="eastAsia" w:ascii="Times New Roman" w:hAnsi="Times New Roman" w:eastAsia="宋体" w:cs="宋体"/>
          <w:b/>
          <w:color w:val="auto"/>
          <w:sz w:val="24"/>
          <w:lang w:val="en-US" w:eastAsia="zh-CN" w:bidi="en-US"/>
        </w:rPr>
      </w:pPr>
      <w:ins w:id="5149" w:author="LKY" w:date="2026-08-25T19:36:56Z">
        <w:r>
          <w:rPr>
            <w:rFonts w:hint="eastAsia" w:ascii="Times New Roman" w:hAnsi="Times New Roman" w:eastAsia="宋体" w:cs="宋体"/>
            <w:b/>
            <w:color w:val="auto"/>
            <w:sz w:val="24"/>
            <w:lang w:val="en-US" w:eastAsia="zh-CN" w:bidi="en-US"/>
          </w:rPr>
          <w:t>量程模式修改</w:t>
        </w:r>
      </w:ins>
    </w:p>
    <w:p w14:paraId="6AC36BB5">
      <w:pPr>
        <w:pStyle w:val="12"/>
        <w:wordWrap w:val="0"/>
        <w:spacing w:after="0" w:line="360" w:lineRule="auto"/>
        <w:ind w:left="0" w:leftChars="0" w:firstLine="420" w:firstLineChars="0"/>
        <w:jc w:val="left"/>
        <w:outlineLvl w:val="9"/>
        <w:rPr>
          <w:ins w:id="5150" w:author="LKY" w:date="2026-08-25T19:36:56Z"/>
          <w:rFonts w:hint="default" w:ascii="Times New Roman" w:hAnsi="Times New Roman" w:cstheme="minorBidi"/>
          <w:b w:val="0"/>
          <w:bCs w:val="0"/>
          <w:kern w:val="2"/>
          <w:sz w:val="24"/>
          <w:szCs w:val="24"/>
          <w:lang w:val="en-US" w:eastAsia="zh-CN" w:bidi="ar-SA"/>
        </w:rPr>
      </w:pPr>
      <w:ins w:id="5151" w:author="LKY" w:date="2026-08-25T19:36:56Z">
        <w:r>
          <w:rPr>
            <w:rFonts w:hint="eastAsia" w:ascii="Times New Roman" w:hAnsi="Times New Roman" w:cstheme="minorBidi"/>
            <w:b w:val="0"/>
            <w:bCs w:val="0"/>
            <w:kern w:val="2"/>
            <w:sz w:val="24"/>
            <w:szCs w:val="24"/>
            <w:lang w:val="en-US" w:eastAsia="zh-CN" w:bidi="ar-SA"/>
          </w:rPr>
          <w:t>通过ion help命令，可以看到config的命令格式。</w:t>
        </w:r>
      </w:ins>
    </w:p>
    <w:p w14:paraId="23571250">
      <w:pPr>
        <w:rPr>
          <w:ins w:id="5152" w:author="LKY" w:date="2026-08-25T19:36:56Z"/>
        </w:rPr>
      </w:pPr>
      <w:ins w:id="5153" w:author="LKY" w:date="2026-08-25T19:36:56Z">
        <w:r>
          <w:rPr/>
          <w:drawing>
            <wp:inline distT="0" distB="0" distL="114300" distR="114300">
              <wp:extent cx="5269230" cy="757555"/>
              <wp:effectExtent l="0" t="0" r="7620" b="4445"/>
              <wp:docPr id="1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3"/>
                      <pic:cNvPicPr>
                        <a:picLocks noChangeAspect="1"/>
                      </pic:cNvPicPr>
                    </pic:nvPicPr>
                    <pic:blipFill>
                      <a:blip r:embed="rId57"/>
                      <a:stretch>
                        <a:fillRect/>
                      </a:stretch>
                    </pic:blipFill>
                    <pic:spPr>
                      <a:xfrm>
                        <a:off x="0" y="0"/>
                        <a:ext cx="5269230" cy="757555"/>
                      </a:xfrm>
                      <a:prstGeom prst="rect">
                        <a:avLst/>
                      </a:prstGeom>
                      <a:noFill/>
                      <a:ln>
                        <a:noFill/>
                      </a:ln>
                    </pic:spPr>
                  </pic:pic>
                </a:graphicData>
              </a:graphic>
            </wp:inline>
          </w:drawing>
        </w:r>
      </w:ins>
    </w:p>
    <w:p w14:paraId="17B8A60F">
      <w:pPr>
        <w:pStyle w:val="12"/>
        <w:wordWrap w:val="0"/>
        <w:spacing w:after="0" w:line="360" w:lineRule="auto"/>
        <w:ind w:left="0" w:leftChars="0" w:firstLine="420" w:firstLineChars="0"/>
        <w:jc w:val="left"/>
        <w:outlineLvl w:val="9"/>
        <w:rPr>
          <w:ins w:id="5155" w:author="LKY" w:date="2026-08-25T19:36:56Z"/>
          <w:rFonts w:hint="eastAsia" w:ascii="Times New Roman" w:hAnsi="Times New Roman"/>
          <w:sz w:val="24"/>
          <w:lang w:val="en-US" w:eastAsia="zh-CN"/>
        </w:rPr>
      </w:pPr>
      <w:ins w:id="5156" w:author="LKY" w:date="2026-08-25T19:36:56Z">
        <w:r>
          <w:rPr>
            <w:rFonts w:hint="eastAsia" w:ascii="Times New Roman" w:hAnsi="Times New Roman"/>
            <w:sz w:val="24"/>
            <w:lang w:val="en-US" w:eastAsia="zh-CN"/>
          </w:rPr>
          <w:t>在终端中执行以下命令，以获取设备当前的运行状态及模式设置指令：</w:t>
        </w:r>
      </w:ins>
    </w:p>
    <w:p w14:paraId="1499F3FF">
      <w:pPr>
        <w:pStyle w:val="12"/>
        <w:shd w:val="clear" w:fill="E7E6E6" w:themeFill="background2"/>
        <w:wordWrap w:val="0"/>
        <w:spacing w:line="360" w:lineRule="auto"/>
        <w:ind w:left="0" w:leftChars="0" w:firstLine="0" w:firstLineChars="0"/>
        <w:jc w:val="left"/>
        <w:outlineLvl w:val="9"/>
        <w:rPr>
          <w:ins w:id="5157" w:author="LKY" w:date="2026-08-25T19:36:56Z"/>
          <w:rFonts w:hint="default" w:ascii="Times New Roman" w:hAnsi="Times New Roman"/>
          <w:sz w:val="24"/>
          <w:shd w:val="clear" w:color="auto" w:fill="auto"/>
          <w:lang w:val="en-US" w:eastAsia="zh-CN"/>
        </w:rPr>
      </w:pPr>
      <w:ins w:id="5158" w:author="LKY" w:date="2026-08-25T19:36:56Z">
        <w:r>
          <w:rPr>
            <w:rFonts w:hint="default" w:ascii="Times New Roman" w:hAnsi="Times New Roman"/>
            <w:b w:val="0"/>
            <w:bCs w:val="0"/>
            <w:sz w:val="24"/>
            <w:szCs w:val="24"/>
            <w:shd w:val="clear" w:color="auto" w:fill="auto"/>
            <w:lang w:val="en-US" w:eastAsia="zh-CN"/>
          </w:rPr>
          <w:t>root@</w:t>
        </w:r>
      </w:ins>
      <w:ins w:id="5159" w:author="LKY" w:date="2026-08-25T19:36:56Z">
        <w:r>
          <w:rPr>
            <w:rFonts w:hint="eastAsia" w:ascii="Times New Roman" w:hAnsi="Times New Roman"/>
            <w:b w:val="0"/>
            <w:bCs w:val="0"/>
            <w:sz w:val="24"/>
            <w:szCs w:val="24"/>
            <w:shd w:val="clear" w:color="auto" w:fill="auto"/>
            <w:lang w:val="en-US" w:eastAsia="zh-CN"/>
          </w:rPr>
          <w:t>bliiot</w:t>
        </w:r>
      </w:ins>
      <w:ins w:id="5160" w:author="LKY" w:date="2026-08-25T19:36:56Z">
        <w:r>
          <w:rPr>
            <w:rFonts w:hint="default" w:ascii="Times New Roman" w:hAnsi="Times New Roman"/>
            <w:b w:val="0"/>
            <w:bCs w:val="0"/>
            <w:sz w:val="24"/>
            <w:szCs w:val="24"/>
            <w:shd w:val="clear" w:color="auto" w:fill="auto"/>
            <w:lang w:val="en-US" w:eastAsia="zh-CN"/>
          </w:rPr>
          <w:t xml:space="preserve">:/# </w:t>
        </w:r>
      </w:ins>
      <w:ins w:id="5161" w:author="LKY" w:date="2026-08-25T19:36:56Z">
        <w:r>
          <w:rPr>
            <w:rFonts w:ascii="Times New Roman" w:hAnsi="Times New Roman" w:eastAsiaTheme="minorEastAsia" w:cstheme="minorBidi"/>
            <w:i w:val="0"/>
            <w:iCs w:val="0"/>
            <w:caps w:val="0"/>
            <w:color w:val="0000FF"/>
            <w:spacing w:val="0"/>
            <w:sz w:val="24"/>
            <w:szCs w:val="24"/>
            <w:shd w:val="clear" w:color="auto" w:fill="auto"/>
            <w:rPrChange w:id="5162" w:author="L" w:date="2026-09-01T16:33:52Z">
              <w:rPr>
                <w:rFonts w:ascii="Times New Roman" w:hAnsi="Times New Roman" w:eastAsiaTheme="minorEastAsia" w:cstheme="minorBidi"/>
                <w:i w:val="0"/>
                <w:iCs w:val="0"/>
                <w:caps w:val="0"/>
                <w:spacing w:val="0"/>
                <w:sz w:val="24"/>
                <w:szCs w:val="24"/>
                <w:shd w:val="clear" w:color="auto" w:fill="auto"/>
              </w:rPr>
            </w:rPrChange>
          </w:rPr>
          <w:t>ion getmode</w:t>
        </w:r>
      </w:ins>
    </w:p>
    <w:p w14:paraId="30B7626C">
      <w:pPr>
        <w:rPr>
          <w:ins w:id="5163" w:author="LKY" w:date="2026-08-25T19:36:56Z"/>
        </w:rPr>
      </w:pPr>
      <w:ins w:id="5164" w:author="LKY" w:date="2026-08-25T19:36:56Z">
        <w:r>
          <w:rPr/>
          <w:drawing>
            <wp:inline distT="0" distB="0" distL="114300" distR="114300">
              <wp:extent cx="5269865" cy="612140"/>
              <wp:effectExtent l="0" t="0" r="6985" b="16510"/>
              <wp:docPr id="1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2"/>
                      <pic:cNvPicPr>
                        <a:picLocks noChangeAspect="1"/>
                      </pic:cNvPicPr>
                    </pic:nvPicPr>
                    <pic:blipFill>
                      <a:blip r:embed="rId58"/>
                      <a:stretch>
                        <a:fillRect/>
                      </a:stretch>
                    </pic:blipFill>
                    <pic:spPr>
                      <a:xfrm>
                        <a:off x="0" y="0"/>
                        <a:ext cx="5269865" cy="612140"/>
                      </a:xfrm>
                      <a:prstGeom prst="rect">
                        <a:avLst/>
                      </a:prstGeom>
                      <a:noFill/>
                      <a:ln>
                        <a:noFill/>
                      </a:ln>
                    </pic:spPr>
                  </pic:pic>
                </a:graphicData>
              </a:graphic>
            </wp:inline>
          </w:drawing>
        </w:r>
      </w:ins>
    </w:p>
    <w:p w14:paraId="425C070A">
      <w:pPr>
        <w:pStyle w:val="12"/>
        <w:wordWrap w:val="0"/>
        <w:spacing w:after="0" w:line="360" w:lineRule="auto"/>
        <w:ind w:left="0" w:leftChars="0" w:firstLine="420" w:firstLineChars="0"/>
        <w:jc w:val="left"/>
        <w:outlineLvl w:val="9"/>
        <w:rPr>
          <w:ins w:id="5166" w:author="LKY" w:date="2026-08-25T19:36:56Z"/>
          <w:rFonts w:hint="default" w:ascii="Times New Roman" w:hAnsi="Times New Roman" w:eastAsiaTheme="minorEastAsia"/>
          <w:sz w:val="24"/>
          <w:lang w:val="en-US" w:eastAsia="zh-CN"/>
        </w:rPr>
      </w:pPr>
      <w:ins w:id="5167" w:author="LKY" w:date="2026-08-25T19:36:56Z">
        <w:r>
          <w:rPr>
            <w:rFonts w:hint="eastAsia" w:ascii="Times New Roman" w:hAnsi="Times New Roman" w:eastAsiaTheme="minorEastAsia"/>
            <w:sz w:val="24"/>
            <w:lang w:val="en-US" w:eastAsia="zh-CN"/>
          </w:rPr>
          <w:t>确认目标模式对应的数值后，使用以下命令进行模式切换：</w:t>
        </w:r>
      </w:ins>
      <w:ins w:id="5168" w:author="LKY" w:date="2026-08-25T19:36:56Z">
        <w:r>
          <w:rPr>
            <w:rFonts w:hint="eastAsia" w:ascii="Times New Roman" w:hAnsi="Times New Roman"/>
            <w:sz w:val="24"/>
            <w:lang w:val="en-US" w:eastAsia="zh-CN"/>
          </w:rPr>
          <w:t>例如将N4081的量程设置为4~20MA。</w:t>
        </w:r>
      </w:ins>
    </w:p>
    <w:p w14:paraId="633E1DE6">
      <w:pPr>
        <w:pStyle w:val="12"/>
        <w:shd w:val="clear" w:fill="E7E6E6" w:themeFill="background2"/>
        <w:wordWrap w:val="0"/>
        <w:spacing w:line="360" w:lineRule="auto"/>
        <w:ind w:left="0" w:leftChars="0" w:firstLine="0" w:firstLineChars="0"/>
        <w:jc w:val="left"/>
        <w:outlineLvl w:val="9"/>
        <w:rPr>
          <w:ins w:id="5169" w:author="LKY" w:date="2026-08-25T19:36:56Z"/>
          <w:rFonts w:hint="eastAsia" w:ascii="Times New Roman" w:hAnsi="Times New Roman" w:cstheme="minorBidi"/>
          <w:i w:val="0"/>
          <w:iCs w:val="0"/>
          <w:caps w:val="0"/>
          <w:spacing w:val="0"/>
          <w:sz w:val="24"/>
          <w:szCs w:val="24"/>
          <w:shd w:val="clear" w:color="auto" w:fill="auto"/>
          <w:lang w:val="en-US" w:eastAsia="zh-CN"/>
        </w:rPr>
      </w:pPr>
      <w:ins w:id="5170" w:author="LKY" w:date="2026-08-25T19:36:56Z">
        <w:r>
          <w:rPr>
            <w:rFonts w:hint="default" w:ascii="Times New Roman" w:hAnsi="Times New Roman"/>
            <w:b w:val="0"/>
            <w:bCs w:val="0"/>
            <w:sz w:val="24"/>
            <w:szCs w:val="24"/>
            <w:shd w:val="clear" w:color="auto" w:fill="auto"/>
            <w:lang w:val="en-US" w:eastAsia="zh-CN"/>
          </w:rPr>
          <w:t>root@</w:t>
        </w:r>
      </w:ins>
      <w:ins w:id="5171" w:author="LKY" w:date="2026-08-25T19:36:56Z">
        <w:r>
          <w:rPr>
            <w:rFonts w:hint="eastAsia" w:ascii="Times New Roman" w:hAnsi="Times New Roman"/>
            <w:b w:val="0"/>
            <w:bCs w:val="0"/>
            <w:sz w:val="24"/>
            <w:szCs w:val="24"/>
            <w:shd w:val="clear" w:color="auto" w:fill="auto"/>
            <w:lang w:val="en-US" w:eastAsia="zh-CN"/>
          </w:rPr>
          <w:t>bliiot</w:t>
        </w:r>
      </w:ins>
      <w:ins w:id="5172" w:author="LKY" w:date="2026-08-25T19:36:56Z">
        <w:r>
          <w:rPr>
            <w:rFonts w:hint="default" w:ascii="Times New Roman" w:hAnsi="Times New Roman"/>
            <w:b w:val="0"/>
            <w:bCs w:val="0"/>
            <w:sz w:val="24"/>
            <w:szCs w:val="24"/>
            <w:shd w:val="clear" w:color="auto" w:fill="auto"/>
            <w:lang w:val="en-US" w:eastAsia="zh-CN"/>
          </w:rPr>
          <w:t xml:space="preserve">:/# </w:t>
        </w:r>
      </w:ins>
      <w:ins w:id="5173" w:author="LKY" w:date="2026-08-25T19:36:56Z">
        <w:r>
          <w:rPr>
            <w:rFonts w:ascii="Times New Roman" w:hAnsi="Times New Roman" w:eastAsiaTheme="minorEastAsia" w:cstheme="minorBidi"/>
            <w:i w:val="0"/>
            <w:iCs w:val="0"/>
            <w:caps w:val="0"/>
            <w:color w:val="0000FF"/>
            <w:spacing w:val="0"/>
            <w:sz w:val="24"/>
            <w:szCs w:val="24"/>
            <w:shd w:val="clear" w:color="auto" w:fill="auto"/>
            <w:rPrChange w:id="5174" w:author="L" w:date="2026-09-01T16:33:56Z">
              <w:rPr>
                <w:rFonts w:ascii="Times New Roman" w:hAnsi="Times New Roman" w:eastAsiaTheme="minorEastAsia" w:cstheme="minorBidi"/>
                <w:i w:val="0"/>
                <w:iCs w:val="0"/>
                <w:caps w:val="0"/>
                <w:spacing w:val="0"/>
                <w:sz w:val="24"/>
                <w:szCs w:val="24"/>
                <w:shd w:val="clear" w:color="auto" w:fill="auto"/>
              </w:rPr>
            </w:rPrChange>
          </w:rPr>
          <w:t xml:space="preserve">ion </w:t>
        </w:r>
      </w:ins>
      <w:ins w:id="5175" w:author="LKY" w:date="2026-08-25T19:36:56Z">
        <w:r>
          <w:rPr>
            <w:rFonts w:hint="eastAsia" w:ascii="Times New Roman" w:hAnsi="Times New Roman" w:cstheme="minorBidi"/>
            <w:i w:val="0"/>
            <w:iCs w:val="0"/>
            <w:caps w:val="0"/>
            <w:color w:val="0000FF"/>
            <w:spacing w:val="0"/>
            <w:sz w:val="24"/>
            <w:szCs w:val="24"/>
            <w:shd w:val="clear" w:color="auto" w:fill="auto"/>
            <w:lang w:val="en-US" w:eastAsia="zh-CN"/>
            <w:rPrChange w:id="5176" w:author="L" w:date="2026-09-01T16:33:56Z">
              <w:rPr>
                <w:rFonts w:hint="eastAsia" w:ascii="Times New Roman" w:hAnsi="Times New Roman" w:cstheme="minorBidi"/>
                <w:i w:val="0"/>
                <w:iCs w:val="0"/>
                <w:caps w:val="0"/>
                <w:spacing w:val="0"/>
                <w:sz w:val="24"/>
                <w:szCs w:val="24"/>
                <w:shd w:val="clear" w:color="auto" w:fill="auto"/>
                <w:lang w:val="en-US" w:eastAsia="zh-CN"/>
              </w:rPr>
            </w:rPrChange>
          </w:rPr>
          <w:t>s</w:t>
        </w:r>
      </w:ins>
      <w:ins w:id="5177" w:author="LKY" w:date="2026-08-25T19:36:56Z">
        <w:r>
          <w:rPr>
            <w:rFonts w:ascii="Times New Roman" w:hAnsi="Times New Roman" w:eastAsiaTheme="minorEastAsia" w:cstheme="minorBidi"/>
            <w:i w:val="0"/>
            <w:iCs w:val="0"/>
            <w:caps w:val="0"/>
            <w:color w:val="0000FF"/>
            <w:spacing w:val="0"/>
            <w:sz w:val="24"/>
            <w:szCs w:val="24"/>
            <w:shd w:val="clear" w:color="auto" w:fill="auto"/>
            <w:rPrChange w:id="5178" w:author="L" w:date="2026-09-01T16:33:56Z">
              <w:rPr>
                <w:rFonts w:ascii="Times New Roman" w:hAnsi="Times New Roman" w:eastAsiaTheme="minorEastAsia" w:cstheme="minorBidi"/>
                <w:i w:val="0"/>
                <w:iCs w:val="0"/>
                <w:caps w:val="0"/>
                <w:spacing w:val="0"/>
                <w:sz w:val="24"/>
                <w:szCs w:val="24"/>
                <w:shd w:val="clear" w:color="auto" w:fill="auto"/>
              </w:rPr>
            </w:rPrChange>
          </w:rPr>
          <w:t>etmode</w:t>
        </w:r>
      </w:ins>
      <w:ins w:id="5179" w:author="LKY" w:date="2026-08-25T19:36:56Z">
        <w:r>
          <w:rPr>
            <w:rFonts w:hint="eastAsia" w:ascii="Times New Roman" w:hAnsi="Times New Roman" w:cstheme="minorBidi"/>
            <w:i w:val="0"/>
            <w:iCs w:val="0"/>
            <w:caps w:val="0"/>
            <w:color w:val="0000FF"/>
            <w:spacing w:val="0"/>
            <w:sz w:val="24"/>
            <w:szCs w:val="24"/>
            <w:shd w:val="clear" w:color="auto" w:fill="auto"/>
            <w:lang w:val="en-US" w:eastAsia="zh-CN"/>
            <w:rPrChange w:id="5180" w:author="L" w:date="2026-09-01T16:33:56Z">
              <w:rPr>
                <w:rFonts w:hint="eastAsia" w:ascii="Times New Roman" w:hAnsi="Times New Roman" w:cstheme="minorBidi"/>
                <w:i w:val="0"/>
                <w:iCs w:val="0"/>
                <w:caps w:val="0"/>
                <w:spacing w:val="0"/>
                <w:sz w:val="24"/>
                <w:szCs w:val="24"/>
                <w:shd w:val="clear" w:color="auto" w:fill="auto"/>
                <w:lang w:val="en-US" w:eastAsia="zh-CN"/>
              </w:rPr>
            </w:rPrChange>
          </w:rPr>
          <w:t xml:space="preserve"> &lt;slot&gt; &lt;mode&gt;</w:t>
        </w:r>
      </w:ins>
    </w:p>
    <w:p w14:paraId="14C2BDD1">
      <w:pPr>
        <w:pStyle w:val="12"/>
        <w:shd w:val="clear" w:fill="E7E6E6" w:themeFill="background2"/>
        <w:wordWrap w:val="0"/>
        <w:spacing w:line="360" w:lineRule="auto"/>
        <w:ind w:left="0" w:leftChars="0" w:firstLine="0" w:firstLineChars="0"/>
        <w:jc w:val="left"/>
        <w:outlineLvl w:val="9"/>
        <w:rPr>
          <w:ins w:id="5181" w:author="LKY" w:date="2026-08-25T19:36:56Z"/>
          <w:rFonts w:hint="default" w:ascii="Times New Roman" w:hAnsi="Times New Roman" w:cstheme="minorBidi"/>
          <w:i w:val="0"/>
          <w:iCs w:val="0"/>
          <w:caps w:val="0"/>
          <w:spacing w:val="0"/>
          <w:sz w:val="24"/>
          <w:szCs w:val="24"/>
          <w:shd w:val="clear" w:color="auto" w:fill="auto"/>
          <w:lang w:val="en-US" w:eastAsia="zh-CN"/>
        </w:rPr>
      </w:pPr>
      <w:ins w:id="5182" w:author="LKY" w:date="2026-08-25T19:36:56Z">
        <w:r>
          <w:rPr>
            <w:rFonts w:hint="default" w:ascii="Times New Roman" w:hAnsi="Times New Roman"/>
            <w:b w:val="0"/>
            <w:bCs w:val="0"/>
            <w:sz w:val="24"/>
            <w:szCs w:val="24"/>
            <w:shd w:val="clear" w:color="auto" w:fill="auto"/>
            <w:lang w:val="en-US" w:eastAsia="zh-CN"/>
          </w:rPr>
          <w:t>root@</w:t>
        </w:r>
      </w:ins>
      <w:ins w:id="5183" w:author="LKY" w:date="2026-08-25T19:36:56Z">
        <w:r>
          <w:rPr>
            <w:rFonts w:hint="eastAsia" w:ascii="Times New Roman" w:hAnsi="Times New Roman"/>
            <w:b w:val="0"/>
            <w:bCs w:val="0"/>
            <w:sz w:val="24"/>
            <w:szCs w:val="24"/>
            <w:shd w:val="clear" w:color="auto" w:fill="auto"/>
            <w:lang w:val="en-US" w:eastAsia="zh-CN"/>
          </w:rPr>
          <w:t>bliiot</w:t>
        </w:r>
      </w:ins>
      <w:ins w:id="5184" w:author="LKY" w:date="2026-08-25T19:36:56Z">
        <w:r>
          <w:rPr>
            <w:rFonts w:hint="default" w:ascii="Times New Roman" w:hAnsi="Times New Roman"/>
            <w:b w:val="0"/>
            <w:bCs w:val="0"/>
            <w:sz w:val="24"/>
            <w:szCs w:val="24"/>
            <w:shd w:val="clear" w:color="auto" w:fill="auto"/>
            <w:lang w:val="en-US" w:eastAsia="zh-CN"/>
          </w:rPr>
          <w:t xml:space="preserve">:/# </w:t>
        </w:r>
      </w:ins>
      <w:ins w:id="5185" w:author="LKY" w:date="2026-08-25T19:36:56Z">
        <w:r>
          <w:rPr>
            <w:rFonts w:ascii="Times New Roman" w:hAnsi="Times New Roman" w:eastAsiaTheme="minorEastAsia" w:cstheme="minorBidi"/>
            <w:i w:val="0"/>
            <w:iCs w:val="0"/>
            <w:caps w:val="0"/>
            <w:color w:val="0000FF"/>
            <w:spacing w:val="0"/>
            <w:sz w:val="24"/>
            <w:szCs w:val="24"/>
            <w:shd w:val="clear" w:color="auto" w:fill="auto"/>
            <w:rPrChange w:id="5186" w:author="L" w:date="2026-09-01T16:33:59Z">
              <w:rPr>
                <w:rFonts w:ascii="Times New Roman" w:hAnsi="Times New Roman" w:eastAsiaTheme="minorEastAsia" w:cstheme="minorBidi"/>
                <w:i w:val="0"/>
                <w:iCs w:val="0"/>
                <w:caps w:val="0"/>
                <w:spacing w:val="0"/>
                <w:sz w:val="24"/>
                <w:szCs w:val="24"/>
                <w:shd w:val="clear" w:color="auto" w:fill="auto"/>
              </w:rPr>
            </w:rPrChange>
          </w:rPr>
          <w:t xml:space="preserve">ion </w:t>
        </w:r>
      </w:ins>
      <w:ins w:id="5187" w:author="LKY" w:date="2026-08-25T19:36:56Z">
        <w:r>
          <w:rPr>
            <w:rFonts w:hint="eastAsia" w:ascii="Times New Roman" w:hAnsi="Times New Roman" w:cstheme="minorBidi"/>
            <w:i w:val="0"/>
            <w:iCs w:val="0"/>
            <w:caps w:val="0"/>
            <w:color w:val="0000FF"/>
            <w:spacing w:val="0"/>
            <w:sz w:val="24"/>
            <w:szCs w:val="24"/>
            <w:shd w:val="clear" w:color="auto" w:fill="auto"/>
            <w:lang w:val="en-US" w:eastAsia="zh-CN"/>
            <w:rPrChange w:id="5188" w:author="L" w:date="2026-09-01T16:33:59Z">
              <w:rPr>
                <w:rFonts w:hint="eastAsia" w:ascii="Times New Roman" w:hAnsi="Times New Roman" w:cstheme="minorBidi"/>
                <w:i w:val="0"/>
                <w:iCs w:val="0"/>
                <w:caps w:val="0"/>
                <w:spacing w:val="0"/>
                <w:sz w:val="24"/>
                <w:szCs w:val="24"/>
                <w:shd w:val="clear" w:color="auto" w:fill="auto"/>
                <w:lang w:val="en-US" w:eastAsia="zh-CN"/>
              </w:rPr>
            </w:rPrChange>
          </w:rPr>
          <w:t>s</w:t>
        </w:r>
      </w:ins>
      <w:ins w:id="5189" w:author="LKY" w:date="2026-08-25T19:36:56Z">
        <w:r>
          <w:rPr>
            <w:rFonts w:ascii="Times New Roman" w:hAnsi="Times New Roman" w:eastAsiaTheme="minorEastAsia" w:cstheme="minorBidi"/>
            <w:i w:val="0"/>
            <w:iCs w:val="0"/>
            <w:caps w:val="0"/>
            <w:color w:val="0000FF"/>
            <w:spacing w:val="0"/>
            <w:sz w:val="24"/>
            <w:szCs w:val="24"/>
            <w:shd w:val="clear" w:color="auto" w:fill="auto"/>
            <w:rPrChange w:id="5190" w:author="L" w:date="2026-09-01T16:33:59Z">
              <w:rPr>
                <w:rFonts w:ascii="Times New Roman" w:hAnsi="Times New Roman" w:eastAsiaTheme="minorEastAsia" w:cstheme="minorBidi"/>
                <w:i w:val="0"/>
                <w:iCs w:val="0"/>
                <w:caps w:val="0"/>
                <w:spacing w:val="0"/>
                <w:sz w:val="24"/>
                <w:szCs w:val="24"/>
                <w:shd w:val="clear" w:color="auto" w:fill="auto"/>
              </w:rPr>
            </w:rPrChange>
          </w:rPr>
          <w:t>etmode</w:t>
        </w:r>
      </w:ins>
      <w:ins w:id="5191" w:author="LKY" w:date="2026-08-25T19:36:56Z">
        <w:r>
          <w:rPr>
            <w:rFonts w:hint="eastAsia" w:ascii="Times New Roman" w:hAnsi="Times New Roman" w:cstheme="minorBidi"/>
            <w:i w:val="0"/>
            <w:iCs w:val="0"/>
            <w:caps w:val="0"/>
            <w:color w:val="0000FF"/>
            <w:spacing w:val="0"/>
            <w:sz w:val="24"/>
            <w:szCs w:val="24"/>
            <w:shd w:val="clear" w:color="auto" w:fill="auto"/>
            <w:lang w:val="en-US" w:eastAsia="zh-CN"/>
            <w:rPrChange w:id="5192" w:author="L" w:date="2026-09-01T16:33:59Z">
              <w:rPr>
                <w:rFonts w:hint="eastAsia" w:ascii="Times New Roman" w:hAnsi="Times New Roman" w:cstheme="minorBidi"/>
                <w:i w:val="0"/>
                <w:iCs w:val="0"/>
                <w:caps w:val="0"/>
                <w:spacing w:val="0"/>
                <w:sz w:val="24"/>
                <w:szCs w:val="24"/>
                <w:shd w:val="clear" w:color="auto" w:fill="auto"/>
                <w:lang w:val="en-US" w:eastAsia="zh-CN"/>
              </w:rPr>
            </w:rPrChange>
          </w:rPr>
          <w:t xml:space="preserve"> 4 4</w:t>
        </w:r>
      </w:ins>
    </w:p>
    <w:p w14:paraId="4DF1482C">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rFonts w:hint="eastAsia"/>
          <w:lang w:val="en-US" w:eastAsia="zh-CN"/>
        </w:rPr>
        <w:pPrChange w:id="5193" w:author="L" w:date="2026-07-31T15:46:50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p>
    <w:p w14:paraId="1339C27B">
      <w:pPr>
        <w:pStyle w:val="12"/>
        <w:ind w:left="0" w:leftChars="0" w:firstLine="0" w:firstLineChars="0"/>
        <w:outlineLvl w:val="1"/>
        <w:rPr>
          <w:rFonts w:hint="eastAsia" w:ascii="Times New Roman" w:hAnsi="Times New Roman" w:eastAsia="宋体" w:cs="宋体"/>
          <w:b/>
          <w:bCs/>
          <w:sz w:val="32"/>
          <w:szCs w:val="32"/>
          <w:lang w:val="en-US" w:eastAsia="zh-CN"/>
        </w:rPr>
      </w:pPr>
      <w:bookmarkStart w:id="125" w:name="_Toc13588"/>
      <w:bookmarkStart w:id="126" w:name="_Toc16135"/>
      <w:bookmarkStart w:id="127" w:name="_Toc5938"/>
      <w:bookmarkStart w:id="128" w:name="_Toc6414"/>
      <w:bookmarkStart w:id="129" w:name="_Toc21687"/>
      <w:r>
        <w:rPr>
          <w:rFonts w:hint="eastAsia" w:ascii="Times New Roman" w:hAnsi="Times New Roman" w:eastAsia="宋体" w:cs="宋体"/>
          <w:b/>
          <w:bCs/>
          <w:sz w:val="32"/>
          <w:szCs w:val="32"/>
          <w:lang w:val="en-US" w:eastAsia="zh-CN"/>
        </w:rPr>
        <w:t>2.4 LED</w:t>
      </w:r>
      <w:bookmarkEnd w:id="125"/>
      <w:bookmarkEnd w:id="126"/>
      <w:bookmarkEnd w:id="127"/>
      <w:bookmarkEnd w:id="128"/>
      <w:bookmarkEnd w:id="129"/>
    </w:p>
    <w:p w14:paraId="59C37A70">
      <w:pPr>
        <w:pStyle w:val="12"/>
        <w:ind w:left="0" w:leftChars="0" w:firstLine="0" w:firstLineChars="0"/>
        <w:outlineLvl w:val="9"/>
        <w:rPr>
          <w:rFonts w:hint="default" w:ascii="Times New Roman" w:hAnsi="Times New Roman" w:eastAsia="宋体" w:cs="宋体"/>
          <w:b/>
          <w:bCs/>
          <w:sz w:val="32"/>
          <w:szCs w:val="32"/>
          <w:lang w:val="en-US" w:eastAsia="zh-CN"/>
        </w:rPr>
      </w:pPr>
      <w:r>
        <w:rPr>
          <w:sz w:val="32"/>
        </w:rPr>
        <mc:AlternateContent>
          <mc:Choice Requires="wps">
            <w:drawing>
              <wp:anchor distT="0" distB="0" distL="114300" distR="114300" simplePos="0" relativeHeight="251665408" behindDoc="0" locked="0" layoutInCell="1" allowOverlap="1">
                <wp:simplePos x="0" y="0"/>
                <wp:positionH relativeFrom="column">
                  <wp:posOffset>1981835</wp:posOffset>
                </wp:positionH>
                <wp:positionV relativeFrom="paragraph">
                  <wp:posOffset>166370</wp:posOffset>
                </wp:positionV>
                <wp:extent cx="3376295" cy="2603500"/>
                <wp:effectExtent l="0" t="0" r="14605" b="6350"/>
                <wp:wrapNone/>
                <wp:docPr id="6" name="文本框 6"/>
                <wp:cNvGraphicFramePr/>
                <a:graphic xmlns:a="http://schemas.openxmlformats.org/drawingml/2006/main">
                  <a:graphicData uri="http://schemas.microsoft.com/office/word/2010/wordprocessingShape">
                    <wps:wsp>
                      <wps:cNvSpPr txBox="1"/>
                      <wps:spPr>
                        <a:xfrm>
                          <a:off x="4919980" y="5651500"/>
                          <a:ext cx="3376295" cy="26035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7"/>
                              <w:gridCol w:w="4077"/>
                            </w:tblGrid>
                            <w:tr w14:paraId="6C0B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35845076">
                                  <w:pPr>
                                    <w:rPr>
                                      <w:rFonts w:hint="default" w:eastAsiaTheme="minorEastAsia"/>
                                      <w:vertAlign w:val="baseline"/>
                                      <w:lang w:val="en-US" w:eastAsia="zh-CN"/>
                                    </w:rPr>
                                  </w:pPr>
                                  <w:r>
                                    <w:rPr>
                                      <w:rFonts w:hint="eastAsia"/>
                                      <w:vertAlign w:val="baseline"/>
                                      <w:lang w:val="en-US" w:eastAsia="zh-CN"/>
                                    </w:rPr>
                                    <w:t>LED灯</w:t>
                                  </w:r>
                                </w:p>
                              </w:tc>
                              <w:tc>
                                <w:tcPr>
                                  <w:tcW w:w="3894" w:type="pct"/>
                                  <w:vAlign w:val="center"/>
                                </w:tcPr>
                                <w:p w14:paraId="76C5275C">
                                  <w:pPr>
                                    <w:rPr>
                                      <w:rFonts w:hint="eastAsia" w:eastAsiaTheme="minorEastAsia"/>
                                      <w:vertAlign w:val="baseline"/>
                                      <w:lang w:val="en-US" w:eastAsia="zh-CN"/>
                                    </w:rPr>
                                  </w:pPr>
                                  <w:r>
                                    <w:rPr>
                                      <w:rFonts w:hint="eastAsia"/>
                                      <w:vertAlign w:val="baseline"/>
                                      <w:lang w:val="en-US" w:eastAsia="zh-CN"/>
                                    </w:rPr>
                                    <w:t>说明</w:t>
                                  </w:r>
                                </w:p>
                              </w:tc>
                            </w:tr>
                            <w:tr w14:paraId="4376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23B1151C">
                                  <w:pPr>
                                    <w:rPr>
                                      <w:rFonts w:hint="default" w:eastAsiaTheme="minorEastAsia"/>
                                      <w:vertAlign w:val="baseline"/>
                                      <w:lang w:val="en-US" w:eastAsia="zh-CN"/>
                                    </w:rPr>
                                  </w:pPr>
                                  <w:r>
                                    <w:rPr>
                                      <w:rFonts w:hint="eastAsia"/>
                                      <w:vertAlign w:val="baseline"/>
                                      <w:lang w:val="en-US" w:eastAsia="zh-CN"/>
                                    </w:rPr>
                                    <w:t>PWR</w:t>
                                  </w:r>
                                </w:p>
                              </w:tc>
                              <w:tc>
                                <w:tcPr>
                                  <w:tcW w:w="3894" w:type="pct"/>
                                  <w:vAlign w:val="center"/>
                                </w:tcPr>
                                <w:p w14:paraId="1EF94910">
                                  <w:pPr>
                                    <w:rPr>
                                      <w:rFonts w:hint="eastAsia"/>
                                      <w:vertAlign w:val="baseline"/>
                                      <w:lang w:val="en-US" w:eastAsia="zh-CN"/>
                                    </w:rPr>
                                  </w:pPr>
                                  <w:r>
                                    <w:rPr>
                                      <w:rFonts w:hint="eastAsia"/>
                                      <w:vertAlign w:val="baseline"/>
                                      <w:lang w:val="en-US" w:eastAsia="zh-CN"/>
                                    </w:rPr>
                                    <w:t>电源灯，接入电源正常时常亮。</w:t>
                                  </w:r>
                                </w:p>
                                <w:p w14:paraId="329499C4">
                                  <w:pPr>
                                    <w:pStyle w:val="12"/>
                                    <w:ind w:left="0" w:leftChars="0" w:firstLine="0" w:firstLineChars="0"/>
                                    <w:rPr>
                                      <w:rFonts w:hint="default"/>
                                      <w:lang w:val="en-US" w:eastAsia="zh-CN"/>
                                    </w:rPr>
                                  </w:pPr>
                                  <w:r>
                                    <w:rPr>
                                      <w:rFonts w:hint="eastAsia"/>
                                      <w:vertAlign w:val="baseline"/>
                                      <w:lang w:val="en-US" w:eastAsia="zh-CN"/>
                                    </w:rPr>
                                    <w:t>用户不可编辑。</w:t>
                                  </w:r>
                                </w:p>
                              </w:tc>
                            </w:tr>
                            <w:tr w14:paraId="5C1B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543549BE">
                                  <w:pPr>
                                    <w:rPr>
                                      <w:rFonts w:hint="default" w:eastAsiaTheme="minorEastAsia"/>
                                      <w:vertAlign w:val="baseline"/>
                                      <w:lang w:val="en-US" w:eastAsia="zh-CN"/>
                                    </w:rPr>
                                  </w:pPr>
                                  <w:r>
                                    <w:rPr>
                                      <w:rFonts w:hint="eastAsia"/>
                                      <w:vertAlign w:val="baseline"/>
                                      <w:lang w:val="en-US" w:eastAsia="zh-CN"/>
                                    </w:rPr>
                                    <w:t>RUN</w:t>
                                  </w:r>
                                </w:p>
                              </w:tc>
                              <w:tc>
                                <w:tcPr>
                                  <w:tcW w:w="3894" w:type="pct"/>
                                  <w:vAlign w:val="center"/>
                                </w:tcPr>
                                <w:p w14:paraId="6BBD3E35">
                                  <w:pPr>
                                    <w:rPr>
                                      <w:rFonts w:hint="eastAsia"/>
                                      <w:vertAlign w:val="baseline"/>
                                      <w:lang w:val="en-US" w:eastAsia="zh-CN"/>
                                    </w:rPr>
                                  </w:pPr>
                                  <w:r>
                                    <w:rPr>
                                      <w:rFonts w:hint="eastAsia"/>
                                      <w:vertAlign w:val="baseline"/>
                                      <w:lang w:val="en-US" w:eastAsia="zh-CN"/>
                                    </w:rPr>
                                    <w:t>默认设置：CPU使用率低于90%时闪烁，90%以上常亮。</w:t>
                                  </w:r>
                                </w:p>
                                <w:p w14:paraId="6FFA69EA">
                                  <w:pPr>
                                    <w:pStyle w:val="12"/>
                                    <w:ind w:left="0" w:leftChars="0" w:firstLine="0" w:firstLineChars="0"/>
                                    <w:rPr>
                                      <w:rFonts w:hint="default"/>
                                      <w:lang w:val="en-US" w:eastAsia="zh-CN"/>
                                    </w:rPr>
                                  </w:pPr>
                                  <w:r>
                                    <w:rPr>
                                      <w:rFonts w:hint="eastAsia"/>
                                      <w:vertAlign w:val="baseline"/>
                                      <w:lang w:val="en-US" w:eastAsia="zh-CN"/>
                                    </w:rPr>
                                    <w:t>用户可编辑。</w:t>
                                  </w:r>
                                </w:p>
                              </w:tc>
                            </w:tr>
                            <w:tr w14:paraId="11DF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63B448A1">
                                  <w:pPr>
                                    <w:rPr>
                                      <w:rFonts w:hint="default" w:eastAsiaTheme="minorEastAsia"/>
                                      <w:vertAlign w:val="baseline"/>
                                      <w:lang w:val="en-US" w:eastAsia="zh-CN"/>
                                    </w:rPr>
                                  </w:pPr>
                                  <w:r>
                                    <w:rPr>
                                      <w:rFonts w:hint="eastAsia"/>
                                      <w:vertAlign w:val="baseline"/>
                                      <w:lang w:val="en-US" w:eastAsia="zh-CN"/>
                                    </w:rPr>
                                    <w:t>LINK</w:t>
                                  </w:r>
                                </w:p>
                              </w:tc>
                              <w:tc>
                                <w:tcPr>
                                  <w:tcW w:w="3894" w:type="pct"/>
                                  <w:vAlign w:val="center"/>
                                </w:tcPr>
                                <w:p w14:paraId="49EE318C">
                                  <w:pPr>
                                    <w:rPr>
                                      <w:rFonts w:hint="eastAsia"/>
                                      <w:vertAlign w:val="baseline"/>
                                      <w:lang w:val="en-US" w:eastAsia="zh-CN"/>
                                    </w:rPr>
                                  </w:pPr>
                                  <w:r>
                                    <w:rPr>
                                      <w:rFonts w:hint="eastAsia"/>
                                      <w:vertAlign w:val="baseline"/>
                                      <w:lang w:val="en-US" w:eastAsia="zh-CN"/>
                                    </w:rPr>
                                    <w:t>默认设置：有互联网连接时常亮，无互联网连接时熄灭。</w:t>
                                  </w:r>
                                </w:p>
                                <w:p w14:paraId="27F13C80">
                                  <w:pPr>
                                    <w:pStyle w:val="12"/>
                                    <w:ind w:left="0" w:leftChars="0" w:firstLine="0" w:firstLineChars="0"/>
                                    <w:rPr>
                                      <w:rFonts w:hint="default"/>
                                      <w:lang w:val="en-US" w:eastAsia="zh-CN"/>
                                    </w:rPr>
                                  </w:pPr>
                                  <w:r>
                                    <w:rPr>
                                      <w:rFonts w:hint="eastAsia"/>
                                      <w:vertAlign w:val="baseline"/>
                                      <w:lang w:val="en-US" w:eastAsia="zh-CN"/>
                                    </w:rPr>
                                    <w:t>用户可编辑。</w:t>
                                  </w:r>
                                </w:p>
                              </w:tc>
                            </w:tr>
                          </w:tbl>
                          <w:p w14:paraId="4EA4D92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6.05pt;margin-top:13.1pt;height:205pt;width:265.85pt;z-index:251665408;mso-width-relative:page;mso-height-relative:page;" fillcolor="#FFFFFF [3201]" filled="t" stroked="f" coordsize="21600,21600" o:gfxdata="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JRK5QjV&#10;AAAACgEAAA8AAAAAAAAAAQAgAAAAIgAAAGRycy9kb3ducmV2LnhtbFBLAQIUABQAAAAIAIdO4kA0&#10;co/ZXAIAAJwEAAAOAAAAAAAAAAEAIAAAACQBAABkcnMvZTJvRG9jLnhtbFBLBQYAAAAABgAGAFkB&#10;AADyBQAAAAA=&#10;">
                <v:fill on="t" focussize="0,0"/>
                <v:stroke on="f" weight="0.5pt"/>
                <v:imagedata o:title=""/>
                <o:lock v:ext="edit" aspectratio="f"/>
                <v:textbox>
                  <w:txbxContent>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7"/>
                        <w:gridCol w:w="4077"/>
                      </w:tblGrid>
                      <w:tr w14:paraId="6C0B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35845076">
                            <w:pPr>
                              <w:rPr>
                                <w:rFonts w:hint="default" w:eastAsiaTheme="minorEastAsia"/>
                                <w:vertAlign w:val="baseline"/>
                                <w:lang w:val="en-US" w:eastAsia="zh-CN"/>
                              </w:rPr>
                            </w:pPr>
                            <w:r>
                              <w:rPr>
                                <w:rFonts w:hint="eastAsia"/>
                                <w:vertAlign w:val="baseline"/>
                                <w:lang w:val="en-US" w:eastAsia="zh-CN"/>
                              </w:rPr>
                              <w:t>LED灯</w:t>
                            </w:r>
                          </w:p>
                        </w:tc>
                        <w:tc>
                          <w:tcPr>
                            <w:tcW w:w="3894" w:type="pct"/>
                            <w:vAlign w:val="center"/>
                          </w:tcPr>
                          <w:p w14:paraId="76C5275C">
                            <w:pPr>
                              <w:rPr>
                                <w:rFonts w:hint="eastAsia" w:eastAsiaTheme="minorEastAsia"/>
                                <w:vertAlign w:val="baseline"/>
                                <w:lang w:val="en-US" w:eastAsia="zh-CN"/>
                              </w:rPr>
                            </w:pPr>
                            <w:r>
                              <w:rPr>
                                <w:rFonts w:hint="eastAsia"/>
                                <w:vertAlign w:val="baseline"/>
                                <w:lang w:val="en-US" w:eastAsia="zh-CN"/>
                              </w:rPr>
                              <w:t>说明</w:t>
                            </w:r>
                          </w:p>
                        </w:tc>
                      </w:tr>
                      <w:tr w14:paraId="4376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23B1151C">
                            <w:pPr>
                              <w:rPr>
                                <w:rFonts w:hint="default" w:eastAsiaTheme="minorEastAsia"/>
                                <w:vertAlign w:val="baseline"/>
                                <w:lang w:val="en-US" w:eastAsia="zh-CN"/>
                              </w:rPr>
                            </w:pPr>
                            <w:r>
                              <w:rPr>
                                <w:rFonts w:hint="eastAsia"/>
                                <w:vertAlign w:val="baseline"/>
                                <w:lang w:val="en-US" w:eastAsia="zh-CN"/>
                              </w:rPr>
                              <w:t>PWR</w:t>
                            </w:r>
                          </w:p>
                        </w:tc>
                        <w:tc>
                          <w:tcPr>
                            <w:tcW w:w="3894" w:type="pct"/>
                            <w:vAlign w:val="center"/>
                          </w:tcPr>
                          <w:p w14:paraId="1EF94910">
                            <w:pPr>
                              <w:rPr>
                                <w:rFonts w:hint="eastAsia"/>
                                <w:vertAlign w:val="baseline"/>
                                <w:lang w:val="en-US" w:eastAsia="zh-CN"/>
                              </w:rPr>
                            </w:pPr>
                            <w:r>
                              <w:rPr>
                                <w:rFonts w:hint="eastAsia"/>
                                <w:vertAlign w:val="baseline"/>
                                <w:lang w:val="en-US" w:eastAsia="zh-CN"/>
                              </w:rPr>
                              <w:t>电源灯，接入电源正常时常亮。</w:t>
                            </w:r>
                          </w:p>
                          <w:p w14:paraId="329499C4">
                            <w:pPr>
                              <w:pStyle w:val="12"/>
                              <w:ind w:left="0" w:leftChars="0" w:firstLine="0" w:firstLineChars="0"/>
                              <w:rPr>
                                <w:rFonts w:hint="default"/>
                                <w:lang w:val="en-US" w:eastAsia="zh-CN"/>
                              </w:rPr>
                            </w:pPr>
                            <w:r>
                              <w:rPr>
                                <w:rFonts w:hint="eastAsia"/>
                                <w:vertAlign w:val="baseline"/>
                                <w:lang w:val="en-US" w:eastAsia="zh-CN"/>
                              </w:rPr>
                              <w:t>用户不可编辑。</w:t>
                            </w:r>
                          </w:p>
                        </w:tc>
                      </w:tr>
                      <w:tr w14:paraId="5C1B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543549BE">
                            <w:pPr>
                              <w:rPr>
                                <w:rFonts w:hint="default" w:eastAsiaTheme="minorEastAsia"/>
                                <w:vertAlign w:val="baseline"/>
                                <w:lang w:val="en-US" w:eastAsia="zh-CN"/>
                              </w:rPr>
                            </w:pPr>
                            <w:r>
                              <w:rPr>
                                <w:rFonts w:hint="eastAsia"/>
                                <w:vertAlign w:val="baseline"/>
                                <w:lang w:val="en-US" w:eastAsia="zh-CN"/>
                              </w:rPr>
                              <w:t>RUN</w:t>
                            </w:r>
                          </w:p>
                        </w:tc>
                        <w:tc>
                          <w:tcPr>
                            <w:tcW w:w="3894" w:type="pct"/>
                            <w:vAlign w:val="center"/>
                          </w:tcPr>
                          <w:p w14:paraId="6BBD3E35">
                            <w:pPr>
                              <w:rPr>
                                <w:rFonts w:hint="eastAsia"/>
                                <w:vertAlign w:val="baseline"/>
                                <w:lang w:val="en-US" w:eastAsia="zh-CN"/>
                              </w:rPr>
                            </w:pPr>
                            <w:r>
                              <w:rPr>
                                <w:rFonts w:hint="eastAsia"/>
                                <w:vertAlign w:val="baseline"/>
                                <w:lang w:val="en-US" w:eastAsia="zh-CN"/>
                              </w:rPr>
                              <w:t>默认设置：CPU使用率低于90%时闪烁，90%以上常亮。</w:t>
                            </w:r>
                          </w:p>
                          <w:p w14:paraId="6FFA69EA">
                            <w:pPr>
                              <w:pStyle w:val="12"/>
                              <w:ind w:left="0" w:leftChars="0" w:firstLine="0" w:firstLineChars="0"/>
                              <w:rPr>
                                <w:rFonts w:hint="default"/>
                                <w:lang w:val="en-US" w:eastAsia="zh-CN"/>
                              </w:rPr>
                            </w:pPr>
                            <w:r>
                              <w:rPr>
                                <w:rFonts w:hint="eastAsia"/>
                                <w:vertAlign w:val="baseline"/>
                                <w:lang w:val="en-US" w:eastAsia="zh-CN"/>
                              </w:rPr>
                              <w:t>用户可编辑。</w:t>
                            </w:r>
                          </w:p>
                        </w:tc>
                      </w:tr>
                      <w:tr w14:paraId="11DF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63B448A1">
                            <w:pPr>
                              <w:rPr>
                                <w:rFonts w:hint="default" w:eastAsiaTheme="minorEastAsia"/>
                                <w:vertAlign w:val="baseline"/>
                                <w:lang w:val="en-US" w:eastAsia="zh-CN"/>
                              </w:rPr>
                            </w:pPr>
                            <w:r>
                              <w:rPr>
                                <w:rFonts w:hint="eastAsia"/>
                                <w:vertAlign w:val="baseline"/>
                                <w:lang w:val="en-US" w:eastAsia="zh-CN"/>
                              </w:rPr>
                              <w:t>LINK</w:t>
                            </w:r>
                          </w:p>
                        </w:tc>
                        <w:tc>
                          <w:tcPr>
                            <w:tcW w:w="3894" w:type="pct"/>
                            <w:vAlign w:val="center"/>
                          </w:tcPr>
                          <w:p w14:paraId="49EE318C">
                            <w:pPr>
                              <w:rPr>
                                <w:rFonts w:hint="eastAsia"/>
                                <w:vertAlign w:val="baseline"/>
                                <w:lang w:val="en-US" w:eastAsia="zh-CN"/>
                              </w:rPr>
                            </w:pPr>
                            <w:r>
                              <w:rPr>
                                <w:rFonts w:hint="eastAsia"/>
                                <w:vertAlign w:val="baseline"/>
                                <w:lang w:val="en-US" w:eastAsia="zh-CN"/>
                              </w:rPr>
                              <w:t>默认设置：有互联网连接时常亮，无互联网连接时熄灭。</w:t>
                            </w:r>
                          </w:p>
                          <w:p w14:paraId="27F13C80">
                            <w:pPr>
                              <w:pStyle w:val="12"/>
                              <w:ind w:left="0" w:leftChars="0" w:firstLine="0" w:firstLineChars="0"/>
                              <w:rPr>
                                <w:rFonts w:hint="default"/>
                                <w:lang w:val="en-US" w:eastAsia="zh-CN"/>
                              </w:rPr>
                            </w:pPr>
                            <w:r>
                              <w:rPr>
                                <w:rFonts w:hint="eastAsia"/>
                                <w:vertAlign w:val="baseline"/>
                                <w:lang w:val="en-US" w:eastAsia="zh-CN"/>
                              </w:rPr>
                              <w:t>用户可编辑。</w:t>
                            </w:r>
                          </w:p>
                        </w:tc>
                      </w:tr>
                    </w:tbl>
                    <w:p w14:paraId="4EA4D92D"/>
                  </w:txbxContent>
                </v:textbox>
              </v:shape>
            </w:pict>
          </mc:Fallback>
        </mc:AlternateContent>
      </w:r>
      <w:r>
        <w:rPr>
          <w:rFonts w:hint="default" w:ascii="Times New Roman" w:hAnsi="Times New Roman" w:eastAsia="宋体" w:cs="宋体"/>
          <w:b/>
          <w:bCs/>
          <w:sz w:val="32"/>
          <w:szCs w:val="32"/>
          <w:lang w:val="en-US" w:eastAsia="zh-CN"/>
        </w:rPr>
        <w:drawing>
          <wp:inline distT="0" distB="0" distL="114300" distR="114300">
            <wp:extent cx="1246505" cy="3104515"/>
            <wp:effectExtent l="0" t="0" r="10795" b="635"/>
            <wp:docPr id="77" name="图片 77"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EdgePLC A款 (1)"/>
                    <pic:cNvPicPr>
                      <a:picLocks noChangeAspect="1"/>
                    </pic:cNvPicPr>
                  </pic:nvPicPr>
                  <pic:blipFill>
                    <a:blip r:embed="rId59"/>
                    <a:srcRect l="32948" t="11477" r="33550" b="5112"/>
                    <a:stretch>
                      <a:fillRect/>
                    </a:stretch>
                  </pic:blipFill>
                  <pic:spPr>
                    <a:xfrm>
                      <a:off x="0" y="0"/>
                      <a:ext cx="1246505" cy="3104515"/>
                    </a:xfrm>
                    <a:prstGeom prst="rect">
                      <a:avLst/>
                    </a:prstGeom>
                  </pic:spPr>
                </pic:pic>
              </a:graphicData>
            </a:graphic>
          </wp:inline>
        </w:drawing>
      </w:r>
    </w:p>
    <w:p w14:paraId="1DB53FE2">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LED指示灯如图,从左至右的顺序为LED2、LED1、LED0。其中LED2为POWER指示灯，上电后电源正常时常亮；LED1为RUN灯，系统正常运行时闪烁；LED0为LINK灯，使用有线网络连接互联网时常亮，4G或Wi-Fi时闪烁。文件为/etc/beilai_led.sh。</w:t>
      </w:r>
    </w:p>
    <w:p w14:paraId="0EC2E4EC">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查看触发条件：</w:t>
      </w:r>
      <w:r>
        <w:rPr>
          <w:rFonts w:hint="eastAsia" w:ascii="Times New Roman" w:hAnsi="Times New Roman" w:eastAsia="宋体" w:cs="宋体"/>
          <w:b w:val="0"/>
          <w:bCs/>
          <w:color w:val="0000FF"/>
          <w:sz w:val="24"/>
          <w:szCs w:val="24"/>
          <w:lang w:val="en-US" w:eastAsia="zh-CN" w:bidi="en-US"/>
        </w:rPr>
        <w:t>cat /sys/class/leds/user-led0/trigger</w:t>
      </w:r>
    </w:p>
    <w:p w14:paraId="2241C13D">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FF"/>
          <w:sz w:val="24"/>
          <w:szCs w:val="24"/>
          <w:lang w:val="en-US" w:eastAsia="zh-CN" w:bidi="en-US"/>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cat /sys/class/leds/user-led0/trigger</w:t>
      </w:r>
    </w:p>
    <w:p w14:paraId="3ED3BE61">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 xml:space="preserve">[none] rc-feedback mmc0 mmc1 mmc2 timer oneshot heartbeat backlight gpio cpu0 cpu1 cpu2 cpu3 default-on transient </w:t>
      </w:r>
    </w:p>
    <w:p w14:paraId="6A4C1436">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其中[none]表示当前led</w:t>
      </w:r>
      <w:r>
        <w:rPr>
          <w:rFonts w:hint="eastAsia" w:ascii="Times New Roman" w:hAnsi="Times New Roman" w:eastAsia="宋体" w:cs="宋体"/>
          <w:b w:val="0"/>
          <w:bCs/>
          <w:color w:val="000000"/>
          <w:sz w:val="24"/>
          <w:szCs w:val="24"/>
          <w:lang w:val="en-US" w:eastAsia="zh-CN" w:bidi="en-US"/>
        </w:rPr>
        <w:t>0</w:t>
      </w:r>
      <w:r>
        <w:rPr>
          <w:rFonts w:hint="default" w:ascii="Times New Roman" w:hAnsi="Times New Roman" w:eastAsia="宋体" w:cs="宋体"/>
          <w:b w:val="0"/>
          <w:bCs/>
          <w:color w:val="000000"/>
          <w:sz w:val="24"/>
          <w:szCs w:val="24"/>
          <w:lang w:val="en-US" w:eastAsia="zh-CN" w:bidi="en-US"/>
        </w:rPr>
        <w:t>的触发条件为无。往trigger中写上述字符串，可以修改触发条件。</w:t>
      </w:r>
    </w:p>
    <w:p w14:paraId="788C77B0">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当led触发条件设置为none时，用户可通过命令来控制led灯的亮灭</w:t>
      </w:r>
    </w:p>
    <w:p w14:paraId="6BFB19AE">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控制led0亮：</w:t>
      </w:r>
      <w:r>
        <w:rPr>
          <w:rFonts w:hint="eastAsia" w:ascii="Times New Roman" w:hAnsi="Times New Roman" w:eastAsia="宋体" w:cs="宋体"/>
          <w:b w:val="0"/>
          <w:bCs/>
          <w:color w:val="0000FF"/>
          <w:sz w:val="24"/>
          <w:szCs w:val="24"/>
          <w:lang w:val="en-US" w:eastAsia="zh-CN" w:bidi="en-US"/>
        </w:rPr>
        <w:t>echo 1 &gt;/sys/class/leds/user-led0/brightness</w:t>
      </w:r>
    </w:p>
    <w:p w14:paraId="2B75C80A">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FF"/>
          <w:sz w:val="24"/>
          <w:szCs w:val="24"/>
          <w:lang w:val="en-US" w:eastAsia="zh-CN" w:bidi="en-US"/>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echo none &gt;/sys/class/leds/user-led0/brightness</w:t>
      </w:r>
    </w:p>
    <w:p w14:paraId="6FEE55C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ascii="Times New Roman" w:hAnsi="Times New Roman"/>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echo 1 &gt;/sys/class/leds/user-led0/brightness</w:t>
      </w:r>
    </w:p>
    <w:p w14:paraId="209AB6E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控制led1灭：</w:t>
      </w:r>
      <w:r>
        <w:rPr>
          <w:rFonts w:hint="eastAsia" w:ascii="Times New Roman" w:hAnsi="Times New Roman"/>
          <w:color w:val="0000FF"/>
          <w:sz w:val="24"/>
          <w:szCs w:val="32"/>
          <w:lang w:val="en-US" w:eastAsia="zh-CN"/>
        </w:rPr>
        <w:t>echo 0 &gt;/sys/class/leds/user-led1/brightness</w:t>
      </w:r>
    </w:p>
    <w:p w14:paraId="62FFA35E">
      <w:pPr>
        <w:pStyle w:val="12"/>
        <w:ind w:left="0" w:leftChars="0" w:firstLine="0" w:firstLineChars="0"/>
        <w:outlineLvl w:val="1"/>
        <w:rPr>
          <w:rFonts w:hint="default" w:ascii="Times New Roman" w:hAnsi="Times New Roman"/>
          <w:b/>
          <w:bCs/>
          <w:sz w:val="32"/>
          <w:szCs w:val="32"/>
          <w:lang w:val="en-US" w:eastAsia="zh-CN"/>
        </w:rPr>
      </w:pPr>
      <w:bookmarkStart w:id="130" w:name="_Toc32258"/>
      <w:bookmarkStart w:id="131" w:name="_Toc30863"/>
      <w:bookmarkStart w:id="132" w:name="_Toc6146"/>
      <w:bookmarkStart w:id="133" w:name="_Toc22570"/>
      <w:bookmarkStart w:id="134" w:name="_Toc15497"/>
      <w:r>
        <w:rPr>
          <w:rFonts w:hint="eastAsia" w:ascii="Times New Roman" w:hAnsi="Times New Roman"/>
          <w:b/>
          <w:bCs/>
          <w:sz w:val="32"/>
          <w:szCs w:val="32"/>
          <w:lang w:val="en-US" w:eastAsia="zh-CN"/>
        </w:rPr>
        <w:t>2.</w:t>
      </w:r>
      <w:ins w:id="5194" w:author="L" w:date="2026-08-07T16:55:04Z">
        <w:r>
          <w:rPr>
            <w:rFonts w:hint="eastAsia" w:ascii="Times New Roman" w:hAnsi="Times New Roman"/>
            <w:b/>
            <w:bCs/>
            <w:sz w:val="32"/>
            <w:szCs w:val="32"/>
            <w:lang w:val="en-US" w:eastAsia="zh-CN"/>
          </w:rPr>
          <w:t>5</w:t>
        </w:r>
      </w:ins>
      <w:del w:id="5195" w:author="L" w:date="2026-08-07T16:55:03Z">
        <w:r>
          <w:rPr>
            <w:rFonts w:hint="eastAsia" w:ascii="Times New Roman" w:hAnsi="Times New Roman"/>
            <w:b/>
            <w:bCs/>
            <w:sz w:val="32"/>
            <w:szCs w:val="32"/>
            <w:lang w:val="en-US" w:eastAsia="zh-CN"/>
          </w:rPr>
          <w:delText>6</w:delText>
        </w:r>
      </w:del>
      <w:r>
        <w:rPr>
          <w:rFonts w:hint="eastAsia" w:ascii="Times New Roman" w:hAnsi="Times New Roman"/>
          <w:b/>
          <w:bCs/>
          <w:sz w:val="32"/>
          <w:szCs w:val="32"/>
          <w:lang w:val="en-US" w:eastAsia="zh-CN"/>
        </w:rPr>
        <w:t>网络接口</w:t>
      </w:r>
      <w:bookmarkEnd w:id="130"/>
      <w:bookmarkEnd w:id="131"/>
      <w:bookmarkEnd w:id="132"/>
      <w:bookmarkEnd w:id="133"/>
      <w:bookmarkEnd w:id="134"/>
    </w:p>
    <w:p w14:paraId="465EEB62">
      <w:pPr>
        <w:ind w:firstLine="420" w:firstLineChars="0"/>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drawing>
          <wp:inline distT="0" distB="0" distL="114300" distR="114300">
            <wp:extent cx="940435" cy="2320925"/>
            <wp:effectExtent l="0" t="0" r="12065" b="3175"/>
            <wp:docPr id="75" name="图片 75"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dgePLC A款 (1)"/>
                    <pic:cNvPicPr>
                      <a:picLocks noChangeAspect="1"/>
                    </pic:cNvPicPr>
                  </pic:nvPicPr>
                  <pic:blipFill>
                    <a:blip r:embed="rId60"/>
                    <a:srcRect/>
                    <a:stretch>
                      <a:fillRect/>
                    </a:stretch>
                  </pic:blipFill>
                  <pic:spPr>
                    <a:xfrm>
                      <a:off x="0" y="0"/>
                      <a:ext cx="940435" cy="2320925"/>
                    </a:xfrm>
                    <a:prstGeom prst="rect">
                      <a:avLst/>
                    </a:prstGeom>
                  </pic:spPr>
                </pic:pic>
              </a:graphicData>
            </a:graphic>
          </wp:inline>
        </w:drawing>
      </w:r>
    </w:p>
    <w:p w14:paraId="03948B01">
      <w:pPr>
        <w:keepNext w:val="0"/>
        <w:keepLines w:val="0"/>
        <w:pageBreakBefore w:val="0"/>
        <w:widowControl w:val="0"/>
        <w:kinsoku/>
        <w:overflowPunct/>
        <w:topLinePunct w:val="0"/>
        <w:autoSpaceDE/>
        <w:autoSpaceDN/>
        <w:bidi w:val="0"/>
        <w:adjustRightInd/>
        <w:snapToGrid/>
        <w:spacing w:line="360" w:lineRule="auto"/>
        <w:ind w:firstLine="420" w:firstLineChars="0"/>
        <w:textAlignment w:val="auto"/>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t>如图所示，设备配备了两个千兆网口ETH1、ETH2，一个百兆网口ETH3</w:t>
      </w:r>
    </w:p>
    <w:p w14:paraId="5C75FC73">
      <w:pPr>
        <w:keepNext w:val="0"/>
        <w:keepLines w:val="0"/>
        <w:pageBreakBefore w:val="0"/>
        <w:widowControl w:val="0"/>
        <w:kinsoku/>
        <w:overflowPunct/>
        <w:topLinePunct w:val="0"/>
        <w:autoSpaceDE/>
        <w:autoSpaceDN/>
        <w:bidi w:val="0"/>
        <w:adjustRightInd/>
        <w:snapToGrid/>
        <w:spacing w:line="360" w:lineRule="auto"/>
        <w:textAlignment w:val="auto"/>
        <w:rPr>
          <w:rFonts w:hint="eastAsia"/>
          <w:lang w:val="en-US" w:eastAsia="zh-CN"/>
        </w:rPr>
      </w:pPr>
      <w:r>
        <w:rPr>
          <w:rFonts w:hint="eastAsia" w:ascii="Times New Roman" w:hAnsi="Times New Roman" w:cs="宋体"/>
          <w:sz w:val="24"/>
          <w:szCs w:val="32"/>
          <w:lang w:val="en-US" w:eastAsia="zh-CN"/>
        </w:rPr>
        <w:t>将网线插入ETH2，输入命令：</w:t>
      </w:r>
    </w:p>
    <w:p w14:paraId="45A791E6">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宋体"/>
          <w:sz w:val="24"/>
          <w:szCs w:val="32"/>
          <w:highlight w:val="none"/>
          <w:shd w:val="clear" w:color="auto" w:fill="auto"/>
          <w:lang w:val="en-US" w:eastAsia="zh-CN"/>
        </w:rPr>
      </w:pPr>
      <w:r>
        <w:rPr>
          <w:rFonts w:hint="eastAsia" w:ascii="Times New Roman" w:hAnsi="Times New Roman" w:cs="宋体"/>
          <w:sz w:val="24"/>
          <w:szCs w:val="32"/>
          <w:highlight w:val="none"/>
          <w:shd w:val="clear" w:color="auto" w:fill="auto"/>
          <w:lang w:val="en-US" w:eastAsia="zh-CN"/>
        </w:rPr>
        <w:t xml:space="preserve">root@BL244:~# </w:t>
      </w:r>
      <w:r>
        <w:rPr>
          <w:rFonts w:hint="eastAsia" w:ascii="Times New Roman" w:hAnsi="Times New Roman" w:cs="宋体"/>
          <w:color w:val="0000FF"/>
          <w:kern w:val="2"/>
          <w:sz w:val="24"/>
          <w:szCs w:val="32"/>
          <w:lang w:val="en-US" w:eastAsia="zh-CN" w:bidi="ar-SA"/>
        </w:rPr>
        <w:t>ifconfig</w:t>
      </w:r>
    </w:p>
    <w:p w14:paraId="78805BAA">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74310" cy="2834005"/>
            <wp:effectExtent l="0" t="0" r="2540" b="4445"/>
            <wp:docPr id="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pic:cNvPicPr>
                      <a:picLocks noChangeAspect="1"/>
                    </pic:cNvPicPr>
                  </pic:nvPicPr>
                  <pic:blipFill>
                    <a:blip r:embed="rId61"/>
                    <a:stretch>
                      <a:fillRect/>
                    </a:stretch>
                  </pic:blipFill>
                  <pic:spPr>
                    <a:xfrm>
                      <a:off x="0" y="0"/>
                      <a:ext cx="5274310" cy="2834005"/>
                    </a:xfrm>
                    <a:prstGeom prst="rect">
                      <a:avLst/>
                    </a:prstGeom>
                    <a:noFill/>
                    <a:ln>
                      <a:noFill/>
                    </a:ln>
                  </pic:spPr>
                </pic:pic>
              </a:graphicData>
            </a:graphic>
          </wp:inline>
        </w:drawing>
      </w:r>
    </w:p>
    <w:p w14:paraId="62D69979">
      <w:pPr>
        <w:pStyle w:val="12"/>
        <w:keepNext w:val="0"/>
        <w:keepLines w:val="0"/>
        <w:pageBreakBefore w:val="0"/>
        <w:widowControl w:val="0"/>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sz w:val="24"/>
          <w:szCs w:val="32"/>
          <w:lang w:val="en-US" w:eastAsia="zh-CN"/>
        </w:rPr>
      </w:pPr>
      <w:r>
        <w:rPr>
          <w:rFonts w:hint="eastAsia" w:ascii="Times New Roman" w:hAnsi="Times New Roman" w:cs="宋体" w:eastAsiaTheme="minorEastAsia"/>
          <w:kern w:val="2"/>
          <w:sz w:val="24"/>
          <w:szCs w:val="32"/>
          <w:lang w:val="en-US" w:eastAsia="zh-CN" w:bidi="ar-SA"/>
        </w:rPr>
        <w:t>此时ETH</w:t>
      </w:r>
      <w:r>
        <w:rPr>
          <w:rFonts w:hint="eastAsia" w:ascii="Times New Roman" w:hAnsi="Times New Roman" w:cs="宋体"/>
          <w:kern w:val="2"/>
          <w:sz w:val="24"/>
          <w:szCs w:val="32"/>
          <w:lang w:val="en-US" w:eastAsia="zh-CN" w:bidi="ar-SA"/>
        </w:rPr>
        <w:t>2</w:t>
      </w:r>
      <w:r>
        <w:rPr>
          <w:rFonts w:hint="eastAsia" w:ascii="Times New Roman" w:hAnsi="Times New Roman" w:cs="宋体" w:eastAsiaTheme="minorEastAsia"/>
          <w:kern w:val="2"/>
          <w:sz w:val="24"/>
          <w:szCs w:val="32"/>
          <w:lang w:val="en-US" w:eastAsia="zh-CN" w:bidi="ar-SA"/>
        </w:rPr>
        <w:t>应显示为设定的静态IP地址192.168.1.</w:t>
      </w:r>
      <w:r>
        <w:rPr>
          <w:rFonts w:hint="eastAsia" w:ascii="Times New Roman" w:hAnsi="Times New Roman" w:cs="宋体"/>
          <w:kern w:val="2"/>
          <w:sz w:val="24"/>
          <w:szCs w:val="32"/>
          <w:lang w:val="en-US" w:eastAsia="zh-CN" w:bidi="ar-SA"/>
        </w:rPr>
        <w:t>167</w:t>
      </w:r>
      <w:r>
        <w:rPr>
          <w:rFonts w:hint="eastAsia" w:ascii="Times New Roman" w:hAnsi="Times New Roman" w:cs="宋体" w:eastAsiaTheme="minorEastAsia"/>
          <w:kern w:val="2"/>
          <w:sz w:val="24"/>
          <w:szCs w:val="32"/>
          <w:lang w:val="en-US" w:eastAsia="zh-CN" w:bidi="ar-SA"/>
        </w:rPr>
        <w:t>。</w:t>
      </w:r>
    </w:p>
    <w:p w14:paraId="4D10E9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t>更换网口测试时关闭其他网口：</w:t>
      </w:r>
    </w:p>
    <w:p w14:paraId="0EF7766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关闭网口1：</w:t>
      </w:r>
      <w:r>
        <w:rPr>
          <w:rFonts w:hint="eastAsia"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down</w:t>
      </w:r>
    </w:p>
    <w:p w14:paraId="37D482B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color w:val="0000FF"/>
          <w:sz w:val="24"/>
          <w:szCs w:val="32"/>
          <w:lang w:val="en-US" w:eastAsia="zh-CN"/>
        </w:rPr>
      </w:pP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关闭网口</w:t>
      </w:r>
      <w:r>
        <w:rPr>
          <w:rFonts w:hint="eastAsia" w:ascii="Times New Roman" w:hAnsi="Times New Roman" w:cs="宋体"/>
          <w:color w:val="000000" w:themeColor="text1"/>
          <w:kern w:val="2"/>
          <w:sz w:val="24"/>
          <w:szCs w:val="32"/>
          <w:lang w:val="en-US" w:eastAsia="zh-CN" w:bidi="ar-SA"/>
          <w14:textFill>
            <w14:solidFill>
              <w14:schemeClr w14:val="tx1"/>
            </w14:solidFill>
          </w14:textFill>
        </w:rPr>
        <w:t>3</w:t>
      </w: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w:t>
      </w:r>
      <w:r>
        <w:rPr>
          <w:rFonts w:hint="eastAsia"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eastAsia" w:ascii="Times New Roman" w:hAnsi="Times New Roman" w:cs="宋体" w:eastAsiaTheme="minorEastAsia"/>
          <w:color w:val="0000FF"/>
          <w:kern w:val="2"/>
          <w:sz w:val="24"/>
          <w:szCs w:val="32"/>
          <w:lang w:val="en-US" w:eastAsia="zh-CN" w:bidi="ar-SA"/>
        </w:rPr>
        <w:t xml:space="preserve"> down</w:t>
      </w:r>
    </w:p>
    <w:p w14:paraId="64799F28">
      <w:pPr>
        <w:pStyle w:val="12"/>
        <w:ind w:left="0" w:leftChars="0" w:firstLine="0" w:firstLineChars="0"/>
        <w:rPr>
          <w:rFonts w:hint="eastAsia" w:ascii="Times New Roman" w:hAnsi="Times New Roman" w:cs="宋体"/>
          <w:color w:val="000000" w:themeColor="text1"/>
          <w:sz w:val="24"/>
          <w:szCs w:val="32"/>
          <w:lang w:val="en-US" w:eastAsia="zh-CN"/>
          <w14:textFill>
            <w14:solidFill>
              <w14:schemeClr w14:val="tx1"/>
            </w14:solidFill>
          </w14:textFill>
        </w:rPr>
      </w:pPr>
      <w:r>
        <w:rPr>
          <w:rFonts w:hint="eastAsia" w:ascii="Times New Roman" w:hAnsi="Times New Roman" w:cs="宋体"/>
          <w:sz w:val="24"/>
          <w:szCs w:val="32"/>
          <w:lang w:val="en-US" w:eastAsia="zh-CN"/>
        </w:rPr>
        <w:t>ping百度：</w:t>
      </w:r>
      <w:r>
        <w:rPr>
          <w:rFonts w:hint="eastAsia" w:ascii="Times New Roman" w:hAnsi="Times New Roman" w:cs="宋体"/>
          <w:color w:val="0000FF"/>
          <w:sz w:val="24"/>
          <w:szCs w:val="32"/>
          <w:lang w:val="en-US" w:eastAsia="zh-CN"/>
        </w:rPr>
        <w:t>ping 8.8.8.8 ，</w:t>
      </w:r>
      <w:r>
        <w:rPr>
          <w:rFonts w:hint="eastAsia" w:ascii="Times New Roman" w:hAnsi="Times New Roman" w:cs="宋体"/>
          <w:color w:val="000000" w:themeColor="text1"/>
          <w:sz w:val="24"/>
          <w:szCs w:val="32"/>
          <w:lang w:val="en-US" w:eastAsia="zh-CN"/>
          <w14:textFill>
            <w14:solidFill>
              <w14:schemeClr w14:val="tx1"/>
            </w14:solidFill>
          </w14:textFill>
        </w:rPr>
        <w:t>Ctrl+c结束</w:t>
      </w:r>
    </w:p>
    <w:p w14:paraId="6CE1BE1C">
      <w:pPr>
        <w:pStyle w:val="12"/>
        <w:ind w:left="0" w:leftChars="0" w:firstLine="0" w:firstLineChars="0"/>
        <w:rPr>
          <w:rFonts w:hint="default" w:ascii="Times New Roman" w:hAnsi="Times New Roman" w:cs="宋体"/>
          <w:color w:val="000000" w:themeColor="text1"/>
          <w:sz w:val="24"/>
          <w:szCs w:val="32"/>
          <w:lang w:val="en-US" w:eastAsia="zh-CN"/>
          <w14:textFill>
            <w14:solidFill>
              <w14:schemeClr w14:val="tx1"/>
            </w14:solidFill>
          </w14:textFill>
        </w:rPr>
      </w:pPr>
      <w:r>
        <w:drawing>
          <wp:inline distT="0" distB="0" distL="114300" distR="114300">
            <wp:extent cx="5269230" cy="1123315"/>
            <wp:effectExtent l="0" t="0" r="7620" b="635"/>
            <wp:docPr id="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
                    <pic:cNvPicPr>
                      <a:picLocks noChangeAspect="1"/>
                    </pic:cNvPicPr>
                  </pic:nvPicPr>
                  <pic:blipFill>
                    <a:blip r:embed="rId62"/>
                    <a:stretch>
                      <a:fillRect/>
                    </a:stretch>
                  </pic:blipFill>
                  <pic:spPr>
                    <a:xfrm>
                      <a:off x="0" y="0"/>
                      <a:ext cx="5269230" cy="1123315"/>
                    </a:xfrm>
                    <a:prstGeom prst="rect">
                      <a:avLst/>
                    </a:prstGeom>
                    <a:noFill/>
                    <a:ln>
                      <a:noFill/>
                    </a:ln>
                  </pic:spPr>
                </pic:pic>
              </a:graphicData>
            </a:graphic>
          </wp:inline>
        </w:drawing>
      </w:r>
    </w:p>
    <w:p w14:paraId="457D75E4">
      <w:pPr>
        <w:pStyle w:val="12"/>
        <w:ind w:left="0" w:leftChars="0" w:firstLine="480" w:firstLineChars="200"/>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此时LINK灯亮。</w:t>
      </w:r>
    </w:p>
    <w:p w14:paraId="1D2FD546">
      <w:pPr>
        <w:pStyle w:val="12"/>
        <w:ind w:left="0" w:leftChars="0" w:firstLine="480" w:firstLineChars="200"/>
        <w:rPr>
          <w:rFonts w:hint="eastAsia" w:ascii="Times New Roman" w:hAnsi="Times New Roman" w:cs="宋体" w:eastAsiaTheme="minorEastAsia"/>
          <w:kern w:val="2"/>
          <w:sz w:val="24"/>
          <w:szCs w:val="32"/>
          <w:lang w:val="en-US" w:eastAsia="zh-CN" w:bidi="ar-SA"/>
        </w:rPr>
      </w:pPr>
    </w:p>
    <w:p w14:paraId="508AFFF5">
      <w:pPr>
        <w:pStyle w:val="12"/>
        <w:ind w:left="0" w:leftChars="0" w:firstLine="480" w:firstLineChars="200"/>
        <w:rPr>
          <w:rFonts w:hint="default" w:ascii="Times New Roman" w:hAnsi="Times New Roman" w:cs="宋体" w:eastAsiaTheme="minorEastAsia"/>
          <w:kern w:val="2"/>
          <w:sz w:val="24"/>
          <w:szCs w:val="32"/>
          <w:lang w:val="en-US" w:eastAsia="zh-CN" w:bidi="ar-SA"/>
        </w:rPr>
      </w:pPr>
    </w:p>
    <w:p w14:paraId="72D42EA6">
      <w:pPr>
        <w:pStyle w:val="12"/>
        <w:rPr>
          <w:rFonts w:hint="default"/>
          <w:lang w:val="en-US" w:eastAsia="zh-CN"/>
        </w:rPr>
      </w:pPr>
    </w:p>
    <w:p w14:paraId="200F9E00">
      <w:pPr>
        <w:pStyle w:val="12"/>
        <w:ind w:left="0" w:leftChars="0" w:firstLine="420" w:firstLineChars="0"/>
        <w:rPr>
          <w:rFonts w:ascii="Times New Roman" w:hAnsi="Times New Roman"/>
        </w:rPr>
      </w:pPr>
    </w:p>
    <w:p w14:paraId="3854FD23">
      <w:pPr>
        <w:pStyle w:val="4"/>
        <w:bidi w:val="0"/>
        <w:outlineLvl w:val="1"/>
        <w:rPr>
          <w:rFonts w:hint="default" w:ascii="Times New Roman" w:hAnsi="Times New Roman" w:cs="宋体"/>
          <w:b/>
          <w:color w:val="000000"/>
          <w:sz w:val="32"/>
          <w:szCs w:val="32"/>
          <w:lang w:val="en-US" w:eastAsia="zh-CN" w:bidi="en-US"/>
        </w:rPr>
      </w:pPr>
      <w:bookmarkStart w:id="135" w:name="_Toc8487"/>
      <w:bookmarkStart w:id="136" w:name="_Toc11591"/>
      <w:bookmarkStart w:id="137" w:name="_Toc2576"/>
      <w:bookmarkStart w:id="138" w:name="_Toc7573"/>
      <w:bookmarkStart w:id="139" w:name="_Toc24902"/>
      <w:r>
        <w:rPr>
          <w:rFonts w:hint="eastAsia" w:ascii="Times New Roman" w:hAnsi="Times New Roman" w:cs="宋体"/>
          <w:b/>
          <w:color w:val="000000"/>
          <w:sz w:val="32"/>
          <w:szCs w:val="32"/>
          <w:lang w:val="en-US" w:eastAsia="zh-CN" w:bidi="en-US"/>
        </w:rPr>
        <w:t>2.</w:t>
      </w:r>
      <w:ins w:id="5196" w:author="L" w:date="2026-08-07T16:55:07Z">
        <w:r>
          <w:rPr>
            <w:rFonts w:hint="eastAsia" w:ascii="Times New Roman" w:hAnsi="Times New Roman" w:cs="宋体"/>
            <w:b/>
            <w:color w:val="000000"/>
            <w:sz w:val="32"/>
            <w:szCs w:val="32"/>
            <w:lang w:val="en-US" w:eastAsia="zh-CN" w:bidi="en-US"/>
          </w:rPr>
          <w:t>6</w:t>
        </w:r>
      </w:ins>
      <w:del w:id="5197" w:author="L" w:date="2026-08-07T16:55:06Z">
        <w:r>
          <w:rPr>
            <w:rFonts w:hint="eastAsia" w:ascii="Times New Roman" w:hAnsi="Times New Roman" w:cs="宋体"/>
            <w:b/>
            <w:color w:val="000000"/>
            <w:sz w:val="32"/>
            <w:szCs w:val="32"/>
            <w:lang w:val="en-US" w:eastAsia="zh-CN" w:bidi="en-US"/>
          </w:rPr>
          <w:delText>7</w:delText>
        </w:r>
      </w:del>
      <w:r>
        <w:rPr>
          <w:rFonts w:hint="eastAsia" w:ascii="Times New Roman" w:hAnsi="Times New Roman" w:cs="宋体"/>
          <w:b/>
          <w:color w:val="000000"/>
          <w:sz w:val="32"/>
          <w:szCs w:val="32"/>
          <w:lang w:val="en-US" w:eastAsia="zh-CN" w:bidi="en-US"/>
        </w:rPr>
        <w:t xml:space="preserve"> USB接口</w:t>
      </w:r>
      <w:bookmarkEnd w:id="135"/>
      <w:bookmarkEnd w:id="136"/>
      <w:bookmarkEnd w:id="137"/>
      <w:bookmarkEnd w:id="138"/>
      <w:bookmarkEnd w:id="139"/>
    </w:p>
    <w:p w14:paraId="02FEFED2">
      <w:pPr>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drawing>
          <wp:inline distT="0" distB="0" distL="114300" distR="114300">
            <wp:extent cx="1323340" cy="3101340"/>
            <wp:effectExtent l="0" t="0" r="10160" b="3810"/>
            <wp:docPr id="78" name="图片 78"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EdgePLC A款 (1)"/>
                    <pic:cNvPicPr>
                      <a:picLocks noChangeAspect="1"/>
                    </pic:cNvPicPr>
                  </pic:nvPicPr>
                  <pic:blipFill>
                    <a:blip r:embed="rId63"/>
                    <a:srcRect/>
                    <a:stretch>
                      <a:fillRect/>
                    </a:stretch>
                  </pic:blipFill>
                  <pic:spPr>
                    <a:xfrm>
                      <a:off x="0" y="0"/>
                      <a:ext cx="1323340" cy="3101340"/>
                    </a:xfrm>
                    <a:prstGeom prst="rect">
                      <a:avLst/>
                    </a:prstGeom>
                  </pic:spPr>
                </pic:pic>
              </a:graphicData>
            </a:graphic>
          </wp:inline>
        </w:drawing>
      </w:r>
    </w:p>
    <w:p w14:paraId="3567760D">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如图，设备带有2个USB2.0 HOST接口。支持FAT32格式U盘。</w:t>
      </w:r>
    </w:p>
    <w:p w14:paraId="37386AA9">
      <w:pPr>
        <w:keepNext w:val="0"/>
        <w:keepLines w:val="0"/>
        <w:pageBreakBefore w:val="0"/>
        <w:widowControl w:val="0"/>
        <w:numPr>
          <w:ilvl w:val="0"/>
          <w:numId w:val="7"/>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接入测试用的U盘，这边run/media/sda为挂载文件夹，输入以下指令卸载并查看U盘是否可以检测：</w:t>
      </w:r>
    </w:p>
    <w:p w14:paraId="63C3F77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lsblk（查看是否挂载）  mkfs.vfat /dev/sda1(格式化分区更好测速)</w:t>
      </w:r>
    </w:p>
    <w:p w14:paraId="7857B8D6">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umount /run/media/sda1（没有挂载就跳过）</w:t>
      </w:r>
    </w:p>
    <w:p w14:paraId="3771D948">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lsblk  </w:t>
      </w:r>
    </w:p>
    <w:p w14:paraId="53AA2677">
      <w:pPr>
        <w:keepNext w:val="0"/>
        <w:keepLines w:val="0"/>
        <w:pageBreakBefore w:val="0"/>
        <w:widowControl w:val="0"/>
        <w:numPr>
          <w:ilvl w:val="0"/>
          <w:numId w:val="7"/>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可以看到sdb1，并且能够看到实际的内存大小</w:t>
      </w:r>
    </w:p>
    <w:p w14:paraId="428513DC">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pPr>
      <w:r>
        <w:drawing>
          <wp:inline distT="0" distB="0" distL="114300" distR="114300">
            <wp:extent cx="5269230" cy="413385"/>
            <wp:effectExtent l="0" t="0" r="7620" b="5715"/>
            <wp:docPr id="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
                    <pic:cNvPicPr>
                      <a:picLocks noChangeAspect="1"/>
                    </pic:cNvPicPr>
                  </pic:nvPicPr>
                  <pic:blipFill>
                    <a:blip r:embed="rId64"/>
                    <a:stretch>
                      <a:fillRect/>
                    </a:stretch>
                  </pic:blipFill>
                  <pic:spPr>
                    <a:xfrm>
                      <a:off x="0" y="0"/>
                      <a:ext cx="5269230" cy="413385"/>
                    </a:xfrm>
                    <a:prstGeom prst="rect">
                      <a:avLst/>
                    </a:prstGeom>
                    <a:noFill/>
                    <a:ln>
                      <a:noFill/>
                    </a:ln>
                  </pic:spPr>
                </pic:pic>
              </a:graphicData>
            </a:graphic>
          </wp:inline>
        </w:drawing>
      </w:r>
    </w:p>
    <w:p w14:paraId="627A0AD1">
      <w:pPr>
        <w:keepNext w:val="0"/>
        <w:keepLines w:val="0"/>
        <w:pageBreakBefore w:val="0"/>
        <w:widowControl w:val="0"/>
        <w:numPr>
          <w:ilvl w:val="0"/>
          <w:numId w:val="7"/>
        </w:numPr>
        <w:kinsoku/>
        <w:overflowPunct/>
        <w:topLinePunct w:val="0"/>
        <w:autoSpaceDE/>
        <w:autoSpaceDN/>
        <w:bidi w:val="0"/>
        <w:adjustRightInd/>
        <w:snapToGrid/>
        <w:spacing w:line="360" w:lineRule="auto"/>
        <w:textAlignment w:val="auto"/>
        <w:rPr>
          <w:rFonts w:hint="default"/>
          <w:lang w:val="en-US" w:eastAsia="zh-CN"/>
        </w:rPr>
      </w:pPr>
      <w:r>
        <w:rPr>
          <w:rFonts w:hint="eastAsia"/>
          <w:sz w:val="24"/>
          <w:szCs w:val="24"/>
          <w:lang w:val="en-US" w:eastAsia="zh-CN"/>
        </w:rPr>
        <w:t>安装</w:t>
      </w:r>
      <w:r>
        <w:rPr>
          <w:rFonts w:hint="default" w:ascii="Times New Roman" w:hAnsi="Times New Roman" w:cs="Times New Roman"/>
          <w:sz w:val="24"/>
          <w:szCs w:val="24"/>
          <w:lang w:val="en-US" w:eastAsia="zh-CN"/>
        </w:rPr>
        <w:t>fio</w:t>
      </w:r>
      <w:r>
        <w:rPr>
          <w:rFonts w:hint="eastAsia"/>
          <w:sz w:val="24"/>
          <w:szCs w:val="24"/>
          <w:lang w:val="en-US" w:eastAsia="zh-CN"/>
        </w:rPr>
        <w:t>工具</w:t>
      </w:r>
    </w:p>
    <w:p w14:paraId="1A4478EA">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apt update </w:t>
      </w:r>
    </w:p>
    <w:p w14:paraId="3754B0C4">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apt install fio -y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//有就跳过，出厂一般自带</w:t>
      </w:r>
    </w:p>
    <w:p w14:paraId="48AB0BDE">
      <w:pPr>
        <w:keepNext w:val="0"/>
        <w:keepLines w:val="0"/>
        <w:pageBreakBefore w:val="0"/>
        <w:widowControl w:val="0"/>
        <w:numPr>
          <w:ilvl w:val="0"/>
          <w:numId w:val="7"/>
        </w:numPr>
        <w:kinsoku/>
        <w:overflowPunct/>
        <w:topLinePunct w:val="0"/>
        <w:autoSpaceDE/>
        <w:autoSpaceDN/>
        <w:bidi w:val="0"/>
        <w:adjustRightInd/>
        <w:snapToGrid/>
        <w:spacing w:line="360" w:lineRule="auto"/>
        <w:textAlignment w:val="auto"/>
        <w:rPr>
          <w:rFonts w:hint="default"/>
          <w:lang w:val="en-US" w:eastAsia="zh-CN"/>
        </w:rPr>
      </w:pPr>
      <w:r>
        <w:rPr>
          <w:rFonts w:hint="eastAsia" w:ascii="Times New Roman" w:hAnsi="Times New Roman"/>
          <w:sz w:val="24"/>
          <w:lang w:val="en-US" w:eastAsia="zh-CN"/>
        </w:rPr>
        <w:t>然后输入以下指令测试写入：（第一次写入可以调成size=2G）</w:t>
      </w:r>
    </w:p>
    <w:p w14:paraId="6755481D">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-filename=/dev/sda1 -ioengine=psync -iodepth=1 -iodepth_batc</w:t>
      </w:r>
      <w:r>
        <w:rPr>
          <w:rFonts w:hint="default" w:ascii="Times New Roman" w:hAnsi="Times New Roman" w:eastAsia="宋体" w:cs="Times New Roman"/>
          <w:b w:val="0"/>
          <w:bCs/>
          <w:color w:val="0000FF"/>
          <w:sz w:val="24"/>
          <w:szCs w:val="24"/>
          <w:lang w:val="en-US" w:eastAsia="zh-CN" w:bidi="en-US"/>
        </w:rPr>
        <w:t>h=1 -iodepth_low=1 -iodepth_batch_complete=1 -direct=1 -rw=write -bs=1024K -size=</w:t>
      </w:r>
      <w:r>
        <w:rPr>
          <w:rFonts w:hint="eastAsia" w:ascii="Times New Roman" w:hAnsi="Times New Roman" w:eastAsia="宋体" w:cs="Times New Roman"/>
          <w:b w:val="0"/>
          <w:bCs/>
          <w:color w:val="0000FF"/>
          <w:sz w:val="24"/>
          <w:szCs w:val="24"/>
          <w:lang w:val="en-US" w:eastAsia="zh-CN" w:bidi="en-US"/>
        </w:rPr>
        <w:t>1</w:t>
      </w:r>
      <w:r>
        <w:rPr>
          <w:rFonts w:hint="default" w:ascii="Times New Roman" w:hAnsi="Times New Roman" w:eastAsia="宋体" w:cs="Times New Roman"/>
          <w:b w:val="0"/>
          <w:bCs/>
          <w:color w:val="0000FF"/>
          <w:sz w:val="24"/>
          <w:szCs w:val="24"/>
          <w:lang w:val="en-US" w:eastAsia="zh-CN" w:bidi="en-US"/>
        </w:rPr>
        <w:t>G -numjobs=1 -thread -group_reporting -name=write_job -ramp_time=1</w:t>
      </w:r>
    </w:p>
    <w:p w14:paraId="3D35EAAE">
      <w:pPr>
        <w:keepNext w:val="0"/>
        <w:keepLines w:val="0"/>
        <w:pageBreakBefore w:val="0"/>
        <w:widowControl w:val="0"/>
        <w:numPr>
          <w:ilvl w:val="0"/>
          <w:numId w:val="7"/>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可以看到写入的速度。</w:t>
      </w:r>
    </w:p>
    <w:p w14:paraId="19389393">
      <w:pPr>
        <w:pStyle w:val="12"/>
        <w:keepNext w:val="0"/>
        <w:keepLines w:val="0"/>
        <w:pageBreakBefore w:val="0"/>
        <w:widowControl w:val="0"/>
        <w:kinsoku/>
        <w:overflowPunct/>
        <w:topLinePunct w:val="0"/>
        <w:autoSpaceDE/>
        <w:autoSpaceDN/>
        <w:bidi w:val="0"/>
        <w:adjustRightInd/>
        <w:snapToGrid/>
        <w:spacing w:line="360" w:lineRule="auto"/>
        <w:ind w:left="420" w:leftChars="0" w:hanging="420" w:hangingChars="200"/>
        <w:textAlignment w:val="auto"/>
        <w:rPr>
          <w:rFonts w:hint="default"/>
          <w:lang w:val="en-US" w:eastAsia="zh-CN"/>
        </w:rPr>
      </w:pPr>
      <w:r>
        <w:drawing>
          <wp:inline distT="0" distB="0" distL="114300" distR="114300">
            <wp:extent cx="5272405" cy="631825"/>
            <wp:effectExtent l="0" t="0" r="4445" b="15875"/>
            <wp:docPr id="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
                    <pic:cNvPicPr>
                      <a:picLocks noChangeAspect="1"/>
                    </pic:cNvPicPr>
                  </pic:nvPicPr>
                  <pic:blipFill>
                    <a:blip r:embed="rId65"/>
                    <a:stretch>
                      <a:fillRect/>
                    </a:stretch>
                  </pic:blipFill>
                  <pic:spPr>
                    <a:xfrm>
                      <a:off x="0" y="0"/>
                      <a:ext cx="5272405" cy="631825"/>
                    </a:xfrm>
                    <a:prstGeom prst="rect">
                      <a:avLst/>
                    </a:prstGeom>
                    <a:noFill/>
                    <a:ln>
                      <a:noFill/>
                    </a:ln>
                  </pic:spPr>
                </pic:pic>
              </a:graphicData>
            </a:graphic>
          </wp:inline>
        </w:drawing>
      </w:r>
    </w:p>
    <w:p w14:paraId="26C91A41">
      <w:pPr>
        <w:keepNext w:val="0"/>
        <w:keepLines w:val="0"/>
        <w:pageBreakBefore w:val="0"/>
        <w:widowControl w:val="0"/>
        <w:numPr>
          <w:ilvl w:val="0"/>
          <w:numId w:val="7"/>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再输入以下指令测试读取：</w:t>
      </w:r>
    </w:p>
    <w:p w14:paraId="32D344E9">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-filename=/dev/sda1 -ioengine=psync -iodepth=1 -iodepth_batc</w:t>
      </w:r>
      <w:r>
        <w:rPr>
          <w:rFonts w:hint="default" w:ascii="Times New Roman" w:hAnsi="Times New Roman" w:eastAsia="宋体" w:cs="Times New Roman"/>
          <w:b w:val="0"/>
          <w:bCs/>
          <w:color w:val="0000FF"/>
          <w:sz w:val="24"/>
          <w:szCs w:val="24"/>
          <w:lang w:val="en-US" w:eastAsia="zh-CN" w:bidi="en-US"/>
        </w:rPr>
        <w:t>h=1 -iodepth_low=1 -iodepth_batch_complete=1 -direct=1 -rw=</w:t>
      </w:r>
      <w:r>
        <w:rPr>
          <w:rFonts w:hint="eastAsia" w:ascii="Times New Roman" w:hAnsi="Times New Roman" w:eastAsia="宋体" w:cs="Times New Roman"/>
          <w:b w:val="0"/>
          <w:bCs/>
          <w:color w:val="0000FF"/>
          <w:sz w:val="24"/>
          <w:szCs w:val="24"/>
          <w:lang w:val="en-US" w:eastAsia="zh-CN" w:bidi="en-US"/>
        </w:rPr>
        <w:t>read</w:t>
      </w:r>
      <w:r>
        <w:rPr>
          <w:rFonts w:hint="default" w:ascii="Times New Roman" w:hAnsi="Times New Roman" w:eastAsia="宋体" w:cs="Times New Roman"/>
          <w:b w:val="0"/>
          <w:bCs/>
          <w:color w:val="0000FF"/>
          <w:sz w:val="24"/>
          <w:szCs w:val="24"/>
          <w:lang w:val="en-US" w:eastAsia="zh-CN" w:bidi="en-US"/>
        </w:rPr>
        <w:t xml:space="preserve"> -bs=1024K -size=</w:t>
      </w:r>
      <w:r>
        <w:rPr>
          <w:rFonts w:hint="eastAsia" w:ascii="Times New Roman" w:hAnsi="Times New Roman" w:eastAsia="宋体" w:cs="Times New Roman"/>
          <w:b w:val="0"/>
          <w:bCs/>
          <w:color w:val="0000FF"/>
          <w:sz w:val="24"/>
          <w:szCs w:val="24"/>
          <w:lang w:val="en-US" w:eastAsia="zh-CN" w:bidi="en-US"/>
        </w:rPr>
        <w:t>1</w:t>
      </w:r>
      <w:r>
        <w:rPr>
          <w:rFonts w:hint="default" w:ascii="Times New Roman" w:hAnsi="Times New Roman" w:eastAsia="宋体" w:cs="Times New Roman"/>
          <w:b w:val="0"/>
          <w:bCs/>
          <w:color w:val="0000FF"/>
          <w:sz w:val="24"/>
          <w:szCs w:val="24"/>
          <w:lang w:val="en-US" w:eastAsia="zh-CN" w:bidi="en-US"/>
        </w:rPr>
        <w:t>G -numjobs=1 -thread -group_reporting -name=write_job -ramp_time=1</w:t>
      </w:r>
    </w:p>
    <w:p w14:paraId="5325DA9C">
      <w:pPr>
        <w:keepNext w:val="0"/>
        <w:keepLines w:val="0"/>
        <w:pageBreakBefore w:val="0"/>
        <w:widowControl w:val="0"/>
        <w:numPr>
          <w:ilvl w:val="0"/>
          <w:numId w:val="7"/>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可以看到读取的速度。</w:t>
      </w:r>
    </w:p>
    <w:p w14:paraId="247CB656">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5274310" cy="586740"/>
            <wp:effectExtent l="0" t="0" r="2540" b="3810"/>
            <wp:docPr id="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
                    <pic:cNvPicPr>
                      <a:picLocks noChangeAspect="1"/>
                    </pic:cNvPicPr>
                  </pic:nvPicPr>
                  <pic:blipFill>
                    <a:blip r:embed="rId66"/>
                    <a:stretch>
                      <a:fillRect/>
                    </a:stretch>
                  </pic:blipFill>
                  <pic:spPr>
                    <a:xfrm>
                      <a:off x="0" y="0"/>
                      <a:ext cx="5274310" cy="586740"/>
                    </a:xfrm>
                    <a:prstGeom prst="rect">
                      <a:avLst/>
                    </a:prstGeom>
                    <a:noFill/>
                    <a:ln>
                      <a:noFill/>
                    </a:ln>
                  </pic:spPr>
                </pic:pic>
              </a:graphicData>
            </a:graphic>
          </wp:inline>
        </w:drawing>
      </w:r>
    </w:p>
    <w:p w14:paraId="3B566AE7">
      <w:pPr>
        <w:keepNext w:val="0"/>
        <w:keepLines w:val="0"/>
        <w:pageBreakBefore w:val="0"/>
        <w:widowControl w:val="0"/>
        <w:numPr>
          <w:ilvl w:val="0"/>
          <w:numId w:val="7"/>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说明这个USB接口没有问题。</w:t>
      </w:r>
    </w:p>
    <w:p w14:paraId="2A23B8B5">
      <w:pPr>
        <w:keepNext w:val="0"/>
        <w:keepLines w:val="0"/>
        <w:pageBreakBefore w:val="0"/>
        <w:widowControl w:val="0"/>
        <w:numPr>
          <w:ilvl w:val="0"/>
          <w:numId w:val="7"/>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更换下一个USB口，需要执行</w:t>
      </w:r>
    </w:p>
    <w:p w14:paraId="645D4ACF">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lang w:val="en-US" w:eastAsia="zh-CN"/>
        </w:rPr>
      </w:pPr>
      <w:r>
        <w:rPr>
          <w:rFonts w:hint="eastAsia" w:ascii="Times New Roman" w:hAnsi="Times New Roman" w:eastAsia="宋体" w:cs="Times New Roman"/>
          <w:b w:val="0"/>
          <w:bCs/>
          <w:color w:val="0000FF"/>
          <w:sz w:val="24"/>
          <w:szCs w:val="24"/>
          <w:lang w:val="en-US" w:eastAsia="zh-CN" w:bidi="en-US"/>
        </w:rPr>
        <w:t xml:space="preserve">ps aux | grep fio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//检查是否有残留进程，必要时用</w:t>
      </w:r>
      <w:r>
        <w:rPr>
          <w:rFonts w:hint="eastAsia" w:ascii="Times New Roman" w:hAnsi="Times New Roman" w:eastAsia="宋体" w:cs="Times New Roman"/>
          <w:b w:val="0"/>
          <w:bCs/>
          <w:color w:val="0000FF"/>
          <w:sz w:val="24"/>
          <w:szCs w:val="24"/>
          <w:lang w:val="en-US" w:eastAsia="zh-CN" w:bidi="en-US"/>
        </w:rPr>
        <w:t xml:space="preserve"> kill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命令终止，然后再对进程同步</w:t>
      </w:r>
      <w:r>
        <w:rPr>
          <w:rFonts w:hint="eastAsia" w:ascii="Times New Roman" w:hAnsi="Times New Roman" w:eastAsia="宋体" w:cs="Times New Roman"/>
          <w:b w:val="0"/>
          <w:bCs/>
          <w:color w:val="0000FF"/>
          <w:sz w:val="24"/>
          <w:szCs w:val="24"/>
          <w:lang w:val="en-US" w:eastAsia="zh-CN" w:bidi="en-US"/>
        </w:rPr>
        <w:t>sync</w:t>
      </w:r>
    </w:p>
    <w:p w14:paraId="4CB85BBC">
      <w:pPr>
        <w:keepNext w:val="0"/>
        <w:keepLines w:val="0"/>
        <w:pageBreakBefore w:val="0"/>
        <w:widowControl w:val="0"/>
        <w:numPr>
          <w:ilvl w:val="0"/>
          <w:numId w:val="7"/>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重复B~F操作，没有问题说明USB端口正常。</w:t>
      </w:r>
    </w:p>
    <w:p w14:paraId="75A3383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lang w:val="en-US" w:eastAsia="zh-CN"/>
        </w:rPr>
      </w:pPr>
      <w:r>
        <w:drawing>
          <wp:inline distT="0" distB="0" distL="114300" distR="114300">
            <wp:extent cx="5274310" cy="407035"/>
            <wp:effectExtent l="0" t="0" r="2540" b="12065"/>
            <wp:docPr id="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
                    <pic:cNvPicPr>
                      <a:picLocks noChangeAspect="1"/>
                    </pic:cNvPicPr>
                  </pic:nvPicPr>
                  <pic:blipFill>
                    <a:blip r:embed="rId67"/>
                    <a:stretch>
                      <a:fillRect/>
                    </a:stretch>
                  </pic:blipFill>
                  <pic:spPr>
                    <a:xfrm>
                      <a:off x="0" y="0"/>
                      <a:ext cx="5274310" cy="407035"/>
                    </a:xfrm>
                    <a:prstGeom prst="rect">
                      <a:avLst/>
                    </a:prstGeom>
                    <a:noFill/>
                    <a:ln>
                      <a:noFill/>
                    </a:ln>
                  </pic:spPr>
                </pic:pic>
              </a:graphicData>
            </a:graphic>
          </wp:inline>
        </w:drawing>
      </w:r>
    </w:p>
    <w:p w14:paraId="1806836A">
      <w:pPr>
        <w:pStyle w:val="12"/>
        <w:rPr>
          <w:rFonts w:hint="default"/>
          <w:lang w:val="en-US" w:eastAsia="zh-CN"/>
        </w:rPr>
      </w:pPr>
    </w:p>
    <w:p w14:paraId="372EE46C">
      <w:pPr>
        <w:pStyle w:val="4"/>
        <w:bidi w:val="0"/>
        <w:outlineLvl w:val="1"/>
        <w:rPr>
          <w:rFonts w:hint="default" w:ascii="Times New Roman" w:hAnsi="Times New Roman"/>
          <w:sz w:val="32"/>
          <w:szCs w:val="32"/>
          <w:lang w:val="en-US"/>
        </w:rPr>
      </w:pPr>
      <w:bookmarkStart w:id="140" w:name="_Toc23510"/>
      <w:bookmarkStart w:id="141" w:name="_Toc20265"/>
      <w:bookmarkStart w:id="142" w:name="_Toc3023"/>
      <w:bookmarkStart w:id="143" w:name="_Toc4113"/>
      <w:bookmarkStart w:id="144" w:name="_Toc10532"/>
      <w:r>
        <w:rPr>
          <w:rFonts w:hint="eastAsia" w:ascii="Times New Roman" w:hAnsi="Times New Roman" w:cs="宋体"/>
          <w:b/>
          <w:color w:val="000000"/>
          <w:sz w:val="32"/>
          <w:szCs w:val="32"/>
          <w:lang w:val="en-US" w:eastAsia="zh-CN" w:bidi="en-US"/>
        </w:rPr>
        <w:t>2.</w:t>
      </w:r>
      <w:ins w:id="5198" w:author="L" w:date="2026-08-07T16:55:11Z">
        <w:r>
          <w:rPr>
            <w:rFonts w:hint="eastAsia" w:ascii="Times New Roman" w:hAnsi="Times New Roman" w:cs="宋体"/>
            <w:b/>
            <w:color w:val="000000"/>
            <w:sz w:val="32"/>
            <w:szCs w:val="32"/>
            <w:lang w:val="en-US" w:eastAsia="zh-CN" w:bidi="en-US"/>
          </w:rPr>
          <w:t xml:space="preserve">7 </w:t>
        </w:r>
      </w:ins>
      <w:del w:id="5199" w:author="L" w:date="2026-08-07T16:55:10Z">
        <w:r>
          <w:rPr>
            <w:rFonts w:hint="eastAsia" w:ascii="Times New Roman" w:hAnsi="Times New Roman" w:cs="宋体"/>
            <w:b/>
            <w:color w:val="000000"/>
            <w:sz w:val="32"/>
            <w:szCs w:val="32"/>
            <w:lang w:val="en-US" w:eastAsia="zh-CN" w:bidi="en-US"/>
          </w:rPr>
          <w:delText xml:space="preserve">8 </w:delText>
        </w:r>
      </w:del>
      <w:r>
        <w:rPr>
          <w:rFonts w:hint="eastAsia" w:ascii="Times New Roman" w:hAnsi="Times New Roman" w:cs="宋体"/>
          <w:b/>
          <w:color w:val="000000"/>
          <w:sz w:val="32"/>
          <w:szCs w:val="32"/>
          <w:lang w:val="en-US" w:eastAsia="zh-CN" w:bidi="en-US"/>
        </w:rPr>
        <w:t>HDMI接口</w:t>
      </w:r>
      <w:bookmarkEnd w:id="140"/>
      <w:bookmarkEnd w:id="141"/>
      <w:bookmarkEnd w:id="142"/>
      <w:bookmarkEnd w:id="143"/>
      <w:bookmarkEnd w:id="144"/>
    </w:p>
    <w:p w14:paraId="2043EA52">
      <w:pPr>
        <w:jc w:val="left"/>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drawing>
          <wp:inline distT="0" distB="0" distL="114300" distR="114300">
            <wp:extent cx="1084580" cy="2776220"/>
            <wp:effectExtent l="0" t="0" r="1270" b="5080"/>
            <wp:docPr id="79" name="图片 79"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EdgePLC A款 (1)"/>
                    <pic:cNvPicPr>
                      <a:picLocks noChangeAspect="1"/>
                    </pic:cNvPicPr>
                  </pic:nvPicPr>
                  <pic:blipFill>
                    <a:blip r:embed="rId68"/>
                    <a:srcRect/>
                    <a:stretch>
                      <a:fillRect/>
                    </a:stretch>
                  </pic:blipFill>
                  <pic:spPr>
                    <a:xfrm>
                      <a:off x="0" y="0"/>
                      <a:ext cx="1084580" cy="2776220"/>
                    </a:xfrm>
                    <a:prstGeom prst="rect">
                      <a:avLst/>
                    </a:prstGeom>
                  </pic:spPr>
                </pic:pic>
              </a:graphicData>
            </a:graphic>
          </wp:inline>
        </w:drawing>
      </w:r>
    </w:p>
    <w:p w14:paraId="3721A710">
      <w:pPr>
        <w:keepNext w:val="0"/>
        <w:keepLines w:val="0"/>
        <w:pageBreakBefore w:val="0"/>
        <w:widowControl w:val="0"/>
        <w:shd w:val="clear" w:fill="auto"/>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HDMI接口如图所示。支持HDMI 1.4和HDMI 2.0标准。</w:t>
      </w:r>
      <w:r>
        <w:rPr>
          <w:rFonts w:hint="default" w:ascii="Times New Roman" w:hAnsi="Times New Roman" w:eastAsia="宋体" w:cs="宋体"/>
          <w:b w:val="0"/>
          <w:bCs/>
          <w:color w:val="000000"/>
          <w:sz w:val="24"/>
          <w:szCs w:val="24"/>
          <w:lang w:val="en-US" w:eastAsia="zh-CN" w:bidi="en-US"/>
        </w:rPr>
        <w:t>系统默认支持的分辨率为1920x1080@60fps，</w:t>
      </w:r>
      <w:r>
        <w:rPr>
          <w:rFonts w:hint="eastAsia" w:ascii="Times New Roman" w:hAnsi="Times New Roman" w:eastAsia="宋体" w:cs="宋体"/>
          <w:b w:val="0"/>
          <w:bCs/>
          <w:color w:val="000000"/>
          <w:sz w:val="24"/>
          <w:szCs w:val="24"/>
          <w:lang w:val="en-US" w:eastAsia="zh-CN" w:bidi="en-US"/>
        </w:rPr>
        <w:t>最高支持</w:t>
      </w:r>
      <w:r>
        <w:rPr>
          <w:rFonts w:hint="default" w:ascii="Times New Roman" w:hAnsi="Times New Roman" w:eastAsia="宋体" w:cs="宋体"/>
          <w:b w:val="0"/>
          <w:bCs/>
          <w:color w:val="000000"/>
          <w:sz w:val="24"/>
          <w:szCs w:val="24"/>
          <w:lang w:val="en-US" w:eastAsia="zh-CN" w:bidi="en-US"/>
        </w:rPr>
        <w:t>HDMI显示分辨率为 4K</w:t>
      </w:r>
      <w:r>
        <w:rPr>
          <w:rFonts w:hint="eastAsia" w:ascii="Times New Roman" w:hAnsi="Times New Roman" w:eastAsia="宋体" w:cs="宋体"/>
          <w:b w:val="0"/>
          <w:bCs/>
          <w:color w:val="000000"/>
          <w:sz w:val="24"/>
          <w:szCs w:val="24"/>
          <w:lang w:val="en-US" w:eastAsia="zh-CN" w:bidi="en-US"/>
        </w:rPr>
        <w:t>。</w:t>
      </w:r>
    </w:p>
    <w:p w14:paraId="7BC46B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将HDMI连接设备和显示器，此时显示器应显示</w:t>
      </w:r>
      <w:r>
        <w:rPr>
          <w:rFonts w:hint="eastAsia" w:ascii="Times New Roman" w:hAnsi="Times New Roman" w:cs="宋体"/>
          <w:kern w:val="2"/>
          <w:sz w:val="24"/>
          <w:szCs w:val="32"/>
          <w:lang w:val="en-US" w:eastAsia="zh-CN" w:bidi="ar-SA"/>
        </w:rPr>
        <w:t>桌面系统</w:t>
      </w:r>
      <w:r>
        <w:rPr>
          <w:rFonts w:hint="eastAsia" w:ascii="Times New Roman" w:hAnsi="Times New Roman" w:cs="宋体" w:eastAsiaTheme="minorEastAsia"/>
          <w:kern w:val="2"/>
          <w:sz w:val="24"/>
          <w:szCs w:val="32"/>
          <w:lang w:val="en-US" w:eastAsia="zh-CN" w:bidi="ar-SA"/>
        </w:rPr>
        <w:t>。若没有显示可尝试重启设备。</w:t>
      </w:r>
    </w:p>
    <w:p w14:paraId="049DDA82">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4128770" cy="2522220"/>
            <wp:effectExtent l="0" t="0" r="5080" b="1143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69"/>
                    <a:stretch>
                      <a:fillRect/>
                    </a:stretch>
                  </pic:blipFill>
                  <pic:spPr>
                    <a:xfrm>
                      <a:off x="0" y="0"/>
                      <a:ext cx="4128770" cy="2522220"/>
                    </a:xfrm>
                    <a:prstGeom prst="rect">
                      <a:avLst/>
                    </a:prstGeom>
                    <a:noFill/>
                    <a:ln>
                      <a:noFill/>
                    </a:ln>
                  </pic:spPr>
                </pic:pic>
              </a:graphicData>
            </a:graphic>
          </wp:inline>
        </w:drawing>
      </w:r>
    </w:p>
    <w:p w14:paraId="0ECD5ED2">
      <w:pPr>
        <w:pStyle w:val="4"/>
        <w:bidi w:val="0"/>
        <w:outlineLvl w:val="1"/>
        <w:rPr>
          <w:rFonts w:hint="eastAsia" w:ascii="Times New Roman" w:hAnsi="Times New Roman" w:cs="宋体"/>
          <w:b/>
          <w:color w:val="000000"/>
          <w:kern w:val="2"/>
          <w:sz w:val="32"/>
          <w:szCs w:val="32"/>
          <w:lang w:val="en-US" w:eastAsia="zh-CN" w:bidi="en-US"/>
        </w:rPr>
      </w:pPr>
      <w:bookmarkStart w:id="145" w:name="_Toc705"/>
      <w:bookmarkStart w:id="146" w:name="_Toc5763"/>
      <w:bookmarkStart w:id="147" w:name="_Toc20962"/>
      <w:bookmarkStart w:id="148" w:name="_Toc26161"/>
      <w:bookmarkStart w:id="149" w:name="_Toc3893"/>
      <w:r>
        <w:rPr>
          <w:rFonts w:hint="eastAsia" w:ascii="Times New Roman" w:hAnsi="Times New Roman" w:cs="宋体"/>
          <w:b/>
          <w:color w:val="000000"/>
          <w:kern w:val="2"/>
          <w:sz w:val="32"/>
          <w:szCs w:val="32"/>
          <w:lang w:val="en-US" w:eastAsia="zh-CN" w:bidi="en-US"/>
        </w:rPr>
        <w:t>2.</w:t>
      </w:r>
      <w:ins w:id="5200" w:author="L" w:date="2026-08-07T16:55:15Z">
        <w:r>
          <w:rPr>
            <w:rFonts w:hint="eastAsia" w:ascii="Times New Roman" w:hAnsi="Times New Roman" w:cs="宋体"/>
            <w:b/>
            <w:color w:val="000000"/>
            <w:kern w:val="2"/>
            <w:sz w:val="32"/>
            <w:szCs w:val="32"/>
            <w:lang w:val="en-US" w:eastAsia="zh-CN" w:bidi="en-US"/>
          </w:rPr>
          <w:t>8</w:t>
        </w:r>
      </w:ins>
      <w:del w:id="5201" w:author="L" w:date="2026-08-07T16:55:14Z">
        <w:r>
          <w:rPr>
            <w:rFonts w:hint="eastAsia" w:ascii="Times New Roman" w:hAnsi="Times New Roman" w:cs="宋体"/>
            <w:b/>
            <w:color w:val="000000"/>
            <w:kern w:val="2"/>
            <w:sz w:val="32"/>
            <w:szCs w:val="32"/>
            <w:lang w:val="en-US" w:eastAsia="zh-CN" w:bidi="en-US"/>
          </w:rPr>
          <w:delText>9</w:delText>
        </w:r>
      </w:del>
      <w:r>
        <w:rPr>
          <w:rFonts w:hint="eastAsia" w:ascii="Times New Roman" w:hAnsi="Times New Roman" w:cs="宋体"/>
          <w:b/>
          <w:color w:val="000000"/>
          <w:kern w:val="2"/>
          <w:sz w:val="32"/>
          <w:szCs w:val="32"/>
          <w:lang w:val="en-US" w:eastAsia="zh-CN" w:bidi="en-US"/>
        </w:rPr>
        <w:t>调试串口</w:t>
      </w:r>
      <w:bookmarkEnd w:id="145"/>
      <w:bookmarkEnd w:id="146"/>
      <w:bookmarkEnd w:id="147"/>
      <w:bookmarkEnd w:id="148"/>
      <w:bookmarkEnd w:id="149"/>
    </w:p>
    <w:p w14:paraId="295FA505">
      <w:pPr>
        <w:keepNext w:val="0"/>
        <w:keepLines w:val="0"/>
        <w:widowControl/>
        <w:suppressLineNumbers w:val="0"/>
        <w:jc w:val="left"/>
        <w:rPr>
          <w:rFonts w:hint="eastAsia" w:ascii="Times New Roman" w:hAnsi="Times New Roman" w:cs="宋体" w:eastAsiaTheme="minorEastAsia"/>
          <w:color w:val="000000"/>
          <w:kern w:val="0"/>
          <w:sz w:val="24"/>
          <w:szCs w:val="24"/>
          <w:lang w:val="en-US" w:eastAsia="zh-CN" w:bidi="ar"/>
        </w:rPr>
      </w:pPr>
      <w:r>
        <w:rPr>
          <w:rFonts w:hint="eastAsia" w:ascii="Times New Roman" w:hAnsi="Times New Roman" w:cs="宋体" w:eastAsiaTheme="minorEastAsia"/>
          <w:color w:val="000000"/>
          <w:kern w:val="0"/>
          <w:sz w:val="24"/>
          <w:szCs w:val="24"/>
          <w:lang w:val="en-US" w:eastAsia="zh-CN" w:bidi="ar"/>
        </w:rPr>
        <w:drawing>
          <wp:inline distT="0" distB="0" distL="114300" distR="114300">
            <wp:extent cx="3496310" cy="1304925"/>
            <wp:effectExtent l="0" t="0" r="8890" b="9525"/>
            <wp:docPr id="21" name="图片 21"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8c1b31cf4c96155d490e919f7fb7263_compress"/>
                    <pic:cNvPicPr>
                      <a:picLocks noChangeAspect="1"/>
                    </pic:cNvPicPr>
                  </pic:nvPicPr>
                  <pic:blipFill>
                    <a:blip r:embed="rId70"/>
                    <a:stretch>
                      <a:fillRect/>
                    </a:stretch>
                  </pic:blipFill>
                  <pic:spPr>
                    <a:xfrm>
                      <a:off x="0" y="0"/>
                      <a:ext cx="3496310" cy="1304925"/>
                    </a:xfrm>
                    <a:prstGeom prst="rect">
                      <a:avLst/>
                    </a:prstGeom>
                  </pic:spPr>
                </pic:pic>
              </a:graphicData>
            </a:graphic>
          </wp:inline>
        </w:drawing>
      </w:r>
    </w:p>
    <w:p w14:paraId="566B216A">
      <w:pPr>
        <w:keepNext w:val="0"/>
        <w:keepLines w:val="0"/>
        <w:widowControl/>
        <w:suppressLineNumbers w:val="0"/>
        <w:jc w:val="left"/>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调试接口如图。可通过该端口进入设备系统。</w:t>
      </w:r>
    </w:p>
    <w:p w14:paraId="4A3DDA59">
      <w:pPr>
        <w:numPr>
          <w:ilvl w:val="0"/>
          <w:numId w:val="0"/>
        </w:numPr>
        <w:adjustRightInd w:val="0"/>
        <w:spacing w:line="312" w:lineRule="atLeast"/>
        <w:textAlignment w:val="baseline"/>
        <w:rPr>
          <w:rFonts w:hint="default"/>
          <w:lang w:val="en-US" w:eastAsia="zh-CN"/>
        </w:rPr>
      </w:pPr>
    </w:p>
    <w:p w14:paraId="506D0713">
      <w:pPr>
        <w:outlineLvl w:val="1"/>
        <w:rPr>
          <w:rFonts w:hint="eastAsia" w:ascii="Times New Roman" w:hAnsi="Times New Roman" w:cs="宋体"/>
          <w:b/>
          <w:color w:val="000000"/>
          <w:kern w:val="2"/>
          <w:sz w:val="32"/>
          <w:szCs w:val="32"/>
          <w:lang w:val="en-US" w:eastAsia="zh-CN" w:bidi="en-US"/>
        </w:rPr>
      </w:pPr>
      <w:bookmarkStart w:id="150" w:name="_Toc836"/>
      <w:bookmarkStart w:id="151" w:name="_Toc1563"/>
      <w:bookmarkStart w:id="152" w:name="_Toc21823"/>
      <w:bookmarkStart w:id="153" w:name="_Toc28937"/>
      <w:bookmarkStart w:id="154" w:name="_Toc17460"/>
      <w:r>
        <w:rPr>
          <w:rFonts w:hint="eastAsia" w:ascii="Times New Roman" w:hAnsi="Times New Roman" w:cs="宋体"/>
          <w:b/>
          <w:color w:val="000000"/>
          <w:kern w:val="2"/>
          <w:sz w:val="32"/>
          <w:szCs w:val="32"/>
          <w:lang w:val="en-US" w:eastAsia="zh-CN" w:bidi="en-US"/>
        </w:rPr>
        <w:t>2.</w:t>
      </w:r>
      <w:ins w:id="5202" w:author="L" w:date="2026-08-07T16:55:17Z">
        <w:r>
          <w:rPr>
            <w:rFonts w:hint="eastAsia" w:ascii="Times New Roman" w:hAnsi="Times New Roman" w:cs="宋体"/>
            <w:b/>
            <w:color w:val="000000"/>
            <w:kern w:val="2"/>
            <w:sz w:val="32"/>
            <w:szCs w:val="32"/>
            <w:lang w:val="en-US" w:eastAsia="zh-CN" w:bidi="en-US"/>
          </w:rPr>
          <w:t>9</w:t>
        </w:r>
      </w:ins>
      <w:del w:id="5203" w:author="L" w:date="2026-08-07T16:55:16Z">
        <w:r>
          <w:rPr>
            <w:rFonts w:hint="eastAsia" w:ascii="Times New Roman" w:hAnsi="Times New Roman" w:cs="宋体"/>
            <w:b/>
            <w:color w:val="000000"/>
            <w:kern w:val="2"/>
            <w:sz w:val="32"/>
            <w:szCs w:val="32"/>
            <w:lang w:val="en-US" w:eastAsia="zh-CN" w:bidi="en-US"/>
          </w:rPr>
          <w:delText>10</w:delText>
        </w:r>
      </w:del>
      <w:r>
        <w:rPr>
          <w:rFonts w:hint="eastAsia" w:ascii="Times New Roman" w:hAnsi="Times New Roman" w:cs="宋体"/>
          <w:b/>
          <w:color w:val="000000"/>
          <w:kern w:val="2"/>
          <w:sz w:val="32"/>
          <w:szCs w:val="32"/>
          <w:lang w:val="en-US" w:eastAsia="zh-CN" w:bidi="en-US"/>
        </w:rPr>
        <w:t xml:space="preserve"> SIM卡插槽</w:t>
      </w:r>
      <w:bookmarkEnd w:id="150"/>
      <w:bookmarkEnd w:id="151"/>
      <w:bookmarkEnd w:id="152"/>
      <w:bookmarkEnd w:id="153"/>
      <w:bookmarkEnd w:id="154"/>
    </w:p>
    <w:p w14:paraId="729FF130">
      <w:pPr>
        <w:outlineLvl w:val="9"/>
        <w:rPr>
          <w:rFonts w:hint="eastAsia" w:eastAsiaTheme="minorEastAsia"/>
          <w:lang w:eastAsia="zh-CN"/>
        </w:rPr>
      </w:pPr>
      <w:r>
        <w:rPr>
          <w:rFonts w:hint="eastAsia" w:eastAsiaTheme="minorEastAsia"/>
          <w:lang w:eastAsia="zh-CN"/>
        </w:rPr>
        <w:drawing>
          <wp:inline distT="0" distB="0" distL="114300" distR="114300">
            <wp:extent cx="3150870" cy="1176655"/>
            <wp:effectExtent l="0" t="0" r="11430" b="4445"/>
            <wp:docPr id="22" name="图片 22"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8c1b31cf4c96155d490e919f7fb7263_compress"/>
                    <pic:cNvPicPr>
                      <a:picLocks noChangeAspect="1"/>
                    </pic:cNvPicPr>
                  </pic:nvPicPr>
                  <pic:blipFill>
                    <a:blip r:embed="rId71"/>
                    <a:stretch>
                      <a:fillRect/>
                    </a:stretch>
                  </pic:blipFill>
                  <pic:spPr>
                    <a:xfrm>
                      <a:off x="0" y="0"/>
                      <a:ext cx="3150870" cy="1176655"/>
                    </a:xfrm>
                    <a:prstGeom prst="rect">
                      <a:avLst/>
                    </a:prstGeom>
                  </pic:spPr>
                </pic:pic>
              </a:graphicData>
            </a:graphic>
          </wp:inline>
        </w:drawing>
      </w:r>
    </w:p>
    <w:p w14:paraId="4491B7BB">
      <w:pPr>
        <w:outlineLvl w:val="9"/>
        <w:rPr>
          <w:rFonts w:hint="eastAsia"/>
          <w:lang w:val="en-US" w:eastAsia="zh-CN"/>
        </w:rPr>
      </w:pPr>
    </w:p>
    <w:p w14:paraId="37DF846E">
      <w:pPr>
        <w:outlineLvl w:val="9"/>
        <w:rPr>
          <w:rFonts w:hint="default" w:ascii="Times New Roman" w:hAnsi="Times New Roman" w:eastAsia="宋体" w:cs="宋体"/>
          <w:b w:val="0"/>
          <w:bCs/>
          <w:color w:val="000000"/>
          <w:kern w:val="2"/>
          <w:sz w:val="24"/>
          <w:szCs w:val="24"/>
          <w:lang w:val="en-US" w:eastAsia="zh-CN" w:bidi="en-US"/>
        </w:rPr>
      </w:pPr>
      <w:r>
        <w:rPr>
          <w:rFonts w:hint="eastAsia" w:ascii="Times New Roman" w:hAnsi="Times New Roman" w:eastAsia="宋体" w:cs="宋体"/>
          <w:b w:val="0"/>
          <w:bCs/>
          <w:color w:val="000000"/>
          <w:kern w:val="2"/>
          <w:sz w:val="24"/>
          <w:szCs w:val="24"/>
          <w:lang w:val="en-US" w:eastAsia="zh-CN" w:bidi="en-US"/>
        </w:rPr>
        <w:t>SIM卡槽如图所示。</w:t>
      </w:r>
    </w:p>
    <w:p w14:paraId="3B814428">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55" w:name="_Toc4041"/>
      <w:bookmarkStart w:id="156" w:name="_Toc9975"/>
      <w:bookmarkStart w:id="157" w:name="_Toc11016"/>
      <w:bookmarkStart w:id="158" w:name="_Toc23814"/>
      <w:bookmarkStart w:id="159" w:name="_Toc20242"/>
      <w:r>
        <w:rPr>
          <w:rFonts w:hint="eastAsia" w:ascii="Times New Roman" w:hAnsi="Times New Roman" w:cs="宋体"/>
          <w:b/>
          <w:color w:val="000000"/>
          <w:kern w:val="2"/>
          <w:sz w:val="32"/>
          <w:szCs w:val="32"/>
          <w:lang w:val="en-US" w:eastAsia="zh-CN" w:bidi="en-US"/>
        </w:rPr>
        <w:t>2.1</w:t>
      </w:r>
      <w:ins w:id="5204" w:author="L" w:date="2026-08-07T16:55:19Z">
        <w:r>
          <w:rPr>
            <w:rFonts w:hint="eastAsia" w:ascii="Times New Roman" w:hAnsi="Times New Roman" w:cs="宋体"/>
            <w:b/>
            <w:color w:val="000000"/>
            <w:kern w:val="2"/>
            <w:sz w:val="32"/>
            <w:szCs w:val="32"/>
            <w:lang w:val="en-US" w:eastAsia="zh-CN" w:bidi="en-US"/>
          </w:rPr>
          <w:t>0</w:t>
        </w:r>
      </w:ins>
      <w:ins w:id="5205" w:author="L" w:date="2026-08-07T16:55:20Z">
        <w:r>
          <w:rPr>
            <w:rFonts w:hint="eastAsia" w:ascii="Times New Roman" w:hAnsi="Times New Roman" w:cs="宋体"/>
            <w:b/>
            <w:color w:val="000000"/>
            <w:kern w:val="2"/>
            <w:sz w:val="32"/>
            <w:szCs w:val="32"/>
            <w:lang w:val="en-US" w:eastAsia="zh-CN" w:bidi="en-US"/>
          </w:rPr>
          <w:t xml:space="preserve"> </w:t>
        </w:r>
      </w:ins>
      <w:del w:id="5206" w:author="L" w:date="2026-08-07T16:55:19Z">
        <w:r>
          <w:rPr>
            <w:rFonts w:hint="eastAsia" w:ascii="Times New Roman" w:hAnsi="Times New Roman" w:cs="宋体"/>
            <w:b/>
            <w:color w:val="000000"/>
            <w:kern w:val="2"/>
            <w:sz w:val="32"/>
            <w:szCs w:val="32"/>
            <w:lang w:val="en-US" w:eastAsia="zh-CN" w:bidi="en-US"/>
          </w:rPr>
          <w:delText>1</w:delText>
        </w:r>
      </w:del>
      <w:del w:id="5207" w:author="L" w:date="2026-08-07T16:55:18Z">
        <w:r>
          <w:rPr>
            <w:rFonts w:hint="eastAsia" w:ascii="Times New Roman" w:hAnsi="Times New Roman" w:cs="宋体"/>
            <w:b/>
            <w:color w:val="000000"/>
            <w:kern w:val="2"/>
            <w:sz w:val="32"/>
            <w:szCs w:val="32"/>
            <w:lang w:val="en-US" w:eastAsia="zh-CN" w:bidi="en-US"/>
          </w:rPr>
          <w:delText xml:space="preserve"> </w:delText>
        </w:r>
      </w:del>
      <w:r>
        <w:rPr>
          <w:rFonts w:hint="eastAsia" w:ascii="Times New Roman" w:hAnsi="Times New Roman" w:cs="宋体"/>
          <w:b/>
          <w:color w:val="000000"/>
          <w:kern w:val="2"/>
          <w:sz w:val="32"/>
          <w:szCs w:val="32"/>
          <w:lang w:val="en-US" w:eastAsia="zh-CN" w:bidi="en-US"/>
        </w:rPr>
        <w:t>SD卡插槽</w:t>
      </w:r>
      <w:bookmarkEnd w:id="155"/>
      <w:bookmarkEnd w:id="156"/>
      <w:bookmarkEnd w:id="157"/>
      <w:bookmarkEnd w:id="158"/>
      <w:bookmarkEnd w:id="159"/>
    </w:p>
    <w:p w14:paraId="04ABDEFA">
      <w:pPr>
        <w:pStyle w:val="12"/>
        <w:ind w:left="0" w:leftChars="0" w:firstLine="0" w:firstLineChars="0"/>
      </w:pPr>
      <w:r>
        <w:rPr>
          <w:rFonts w:hint="eastAsia" w:eastAsiaTheme="minorEastAsia"/>
          <w:lang w:eastAsia="zh-CN"/>
        </w:rPr>
        <w:drawing>
          <wp:inline distT="0" distB="0" distL="114300" distR="114300">
            <wp:extent cx="3122295" cy="1165225"/>
            <wp:effectExtent l="0" t="0" r="1905" b="15875"/>
            <wp:docPr id="26" name="图片 26"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8c1b31cf4c96155d490e919f7fb7263_compress"/>
                    <pic:cNvPicPr>
                      <a:picLocks noChangeAspect="1"/>
                    </pic:cNvPicPr>
                  </pic:nvPicPr>
                  <pic:blipFill>
                    <a:blip r:embed="rId72"/>
                    <a:stretch>
                      <a:fillRect/>
                    </a:stretch>
                  </pic:blipFill>
                  <pic:spPr>
                    <a:xfrm>
                      <a:off x="0" y="0"/>
                      <a:ext cx="3122295" cy="1165225"/>
                    </a:xfrm>
                    <a:prstGeom prst="rect">
                      <a:avLst/>
                    </a:prstGeom>
                  </pic:spPr>
                </pic:pic>
              </a:graphicData>
            </a:graphic>
          </wp:inline>
        </w:drawing>
      </w:r>
    </w:p>
    <w:p w14:paraId="68190A26">
      <w:pPr>
        <w:pStyle w:val="12"/>
        <w:ind w:left="0" w:leftChars="0" w:firstLine="0" w:firstLineChars="0"/>
        <w:rPr>
          <w:rFonts w:hint="eastAsia" w:ascii="Times New Roman" w:hAnsi="Times New Roman" w:eastAsia="宋体" w:cs="宋体"/>
          <w:b w:val="0"/>
          <w:bCs/>
          <w:color w:val="000000"/>
          <w:sz w:val="24"/>
          <w:szCs w:val="24"/>
          <w:lang w:val="en-US" w:eastAsia="zh-CN" w:bidi="en-US"/>
        </w:rPr>
      </w:pPr>
    </w:p>
    <w:p w14:paraId="5FCD003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SD卡槽如图所示，支持FAT32格式SD卡，以sd卡烧录为例。</w:t>
      </w:r>
    </w:p>
    <w:p w14:paraId="74EF7147">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接入SD卡，属于系统启动卡，工作状态下，输入</w:t>
      </w:r>
    </w:p>
    <w:p w14:paraId="39E0945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fdisk -l</w:t>
      </w:r>
    </w:p>
    <w:p w14:paraId="68BEF741">
      <w:pPr>
        <w:rPr>
          <w:rFonts w:hint="default"/>
          <w:lang w:val="en-US" w:eastAsia="zh-CN"/>
        </w:rPr>
      </w:pPr>
      <w:r>
        <w:drawing>
          <wp:inline distT="0" distB="0" distL="114300" distR="114300">
            <wp:extent cx="5273040" cy="2936240"/>
            <wp:effectExtent l="0" t="0" r="3810" b="16510"/>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pic:cNvPicPr>
                      <a:picLocks noChangeAspect="1"/>
                    </pic:cNvPicPr>
                  </pic:nvPicPr>
                  <pic:blipFill>
                    <a:blip r:embed="rId73"/>
                    <a:stretch>
                      <a:fillRect/>
                    </a:stretch>
                  </pic:blipFill>
                  <pic:spPr>
                    <a:xfrm>
                      <a:off x="0" y="0"/>
                      <a:ext cx="5273040" cy="2936240"/>
                    </a:xfrm>
                    <a:prstGeom prst="rect">
                      <a:avLst/>
                    </a:prstGeom>
                    <a:noFill/>
                    <a:ln>
                      <a:noFill/>
                    </a:ln>
                  </pic:spPr>
                </pic:pic>
              </a:graphicData>
            </a:graphic>
          </wp:inline>
        </w:drawing>
      </w:r>
    </w:p>
    <w:p w14:paraId="734F825C">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系统识别到存储介质包含两个有效大分区，后续读写性能测试将限定在SD卡路径下进行”，并且可直观读取到该存储设备的实际物理容量。</w:t>
      </w:r>
    </w:p>
    <w:p w14:paraId="08565BA0">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执行卸载指令</w:t>
      </w:r>
    </w:p>
    <w:p w14:paraId="135FCEE8">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umount /dev/mmcblk1p8</w:t>
      </w:r>
    </w:p>
    <w:p w14:paraId="0DD2F6F1">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然后输入以下指令测试写入：</w:t>
      </w:r>
    </w:p>
    <w:p w14:paraId="6AD756F3">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--filename=/dev/mmcblk1p8 --ioengine=psync --rw=write --bs=1024k --size=1G --numjobs=1 --thread --group_reporting --name=write_job --ramp_time=1 --direct=1</w:t>
      </w:r>
    </w:p>
    <w:p w14:paraId="7D099FA0">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可以看到工作状态下的（负载）写入的速度。</w:t>
      </w:r>
    </w:p>
    <w:p w14:paraId="1A87707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drawing>
          <wp:inline distT="0" distB="0" distL="114300" distR="114300">
            <wp:extent cx="5269865" cy="669925"/>
            <wp:effectExtent l="0" t="0" r="6985" b="15875"/>
            <wp:docPr id="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
                    <pic:cNvPicPr>
                      <a:picLocks noChangeAspect="1"/>
                    </pic:cNvPicPr>
                  </pic:nvPicPr>
                  <pic:blipFill>
                    <a:blip r:embed="rId74"/>
                    <a:stretch>
                      <a:fillRect/>
                    </a:stretch>
                  </pic:blipFill>
                  <pic:spPr>
                    <a:xfrm>
                      <a:off x="0" y="0"/>
                      <a:ext cx="5269865" cy="669925"/>
                    </a:xfrm>
                    <a:prstGeom prst="rect">
                      <a:avLst/>
                    </a:prstGeom>
                    <a:noFill/>
                    <a:ln>
                      <a:noFill/>
                    </a:ln>
                  </pic:spPr>
                </pic:pic>
              </a:graphicData>
            </a:graphic>
          </wp:inline>
        </w:drawing>
      </w:r>
    </w:p>
    <w:p w14:paraId="00BDF1C9">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读取前需清除写入带来的缓存。</w:t>
      </w:r>
    </w:p>
    <w:p w14:paraId="3BA73A8E">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sync; echo 3 | tee /proc/sys/vm/drop_caches</w:t>
      </w:r>
    </w:p>
    <w:p w14:paraId="0BEAD6F3">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再输入以下指令测试读取：</w:t>
      </w:r>
    </w:p>
    <w:p w14:paraId="3A782974">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--filename=/dev/mmcblk1p8 --ioengine=psync --rw=read --bs=1024k --size=1G --numjobs=1 --thread --group_reporting --name=read_job --ramp_time=1 --direct=1</w:t>
      </w:r>
    </w:p>
    <w:p w14:paraId="01079CE3">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可以看到工作状态下读取的速度。</w:t>
      </w:r>
    </w:p>
    <w:p w14:paraId="61837A9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drawing>
          <wp:inline distT="0" distB="0" distL="114300" distR="114300">
            <wp:extent cx="5273040" cy="718820"/>
            <wp:effectExtent l="0" t="0" r="3810" b="5080"/>
            <wp:docPr id="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
                    <pic:cNvPicPr>
                      <a:picLocks noChangeAspect="1"/>
                    </pic:cNvPicPr>
                  </pic:nvPicPr>
                  <pic:blipFill>
                    <a:blip r:embed="rId75"/>
                    <a:stretch>
                      <a:fillRect/>
                    </a:stretch>
                  </pic:blipFill>
                  <pic:spPr>
                    <a:xfrm>
                      <a:off x="0" y="0"/>
                      <a:ext cx="5273040" cy="718820"/>
                    </a:xfrm>
                    <a:prstGeom prst="rect">
                      <a:avLst/>
                    </a:prstGeom>
                    <a:noFill/>
                    <a:ln>
                      <a:noFill/>
                    </a:ln>
                  </pic:spPr>
                </pic:pic>
              </a:graphicData>
            </a:graphic>
          </wp:inline>
        </w:drawing>
      </w:r>
    </w:p>
    <w:p w14:paraId="518F436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A~F步骤都正常说明这个SD卡接口没有问题。</w:t>
      </w:r>
    </w:p>
    <w:p w14:paraId="2CFB12B1">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测试完同步数据，重新测试需要清除缓存</w:t>
      </w:r>
    </w:p>
    <w:p w14:paraId="2A5565F9">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sz w:val="24"/>
          <w:lang w:val="en-US" w:eastAsia="zh-CN"/>
        </w:rPr>
      </w:pPr>
      <w:r>
        <w:rPr>
          <w:rFonts w:hint="eastAsia" w:ascii="Times New Roman" w:hAnsi="Times New Roman" w:eastAsia="宋体" w:cs="Times New Roman"/>
          <w:b w:val="0"/>
          <w:bCs/>
          <w:color w:val="0000FF"/>
          <w:sz w:val="24"/>
          <w:szCs w:val="24"/>
          <w:lang w:val="en-US" w:eastAsia="zh-CN" w:bidi="en-US"/>
        </w:rPr>
        <w:t>sync; echo 3 | tee /proc/sys/vm/drop_caches</w:t>
      </w:r>
    </w:p>
    <w:p w14:paraId="157361EC">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60" w:name="_Toc24653"/>
      <w:bookmarkStart w:id="161" w:name="_Toc6928"/>
      <w:bookmarkStart w:id="162" w:name="_Toc21628"/>
      <w:bookmarkStart w:id="163" w:name="_Toc6514"/>
      <w:bookmarkStart w:id="164" w:name="_Toc21139"/>
      <w:r>
        <w:rPr>
          <w:rFonts w:hint="eastAsia" w:ascii="Times New Roman" w:hAnsi="Times New Roman" w:cs="宋体"/>
          <w:b/>
          <w:color w:val="000000"/>
          <w:kern w:val="2"/>
          <w:sz w:val="32"/>
          <w:szCs w:val="32"/>
          <w:lang w:val="en-US" w:eastAsia="zh-CN" w:bidi="en-US"/>
        </w:rPr>
        <w:t>2.1</w:t>
      </w:r>
      <w:ins w:id="5208" w:author="L" w:date="2026-08-07T16:55:25Z">
        <w:r>
          <w:rPr>
            <w:rFonts w:hint="eastAsia" w:ascii="Times New Roman" w:hAnsi="Times New Roman" w:cs="宋体"/>
            <w:b/>
            <w:color w:val="000000"/>
            <w:kern w:val="2"/>
            <w:sz w:val="32"/>
            <w:szCs w:val="32"/>
            <w:lang w:val="en-US" w:eastAsia="zh-CN" w:bidi="en-US"/>
          </w:rPr>
          <w:t>1</w:t>
        </w:r>
      </w:ins>
      <w:del w:id="5209" w:author="L" w:date="2026-08-07T16:55:24Z">
        <w:r>
          <w:rPr>
            <w:rFonts w:hint="eastAsia" w:ascii="Times New Roman" w:hAnsi="Times New Roman" w:cs="宋体"/>
            <w:b/>
            <w:color w:val="000000"/>
            <w:kern w:val="2"/>
            <w:sz w:val="32"/>
            <w:szCs w:val="32"/>
            <w:lang w:val="en-US" w:eastAsia="zh-CN" w:bidi="en-US"/>
          </w:rPr>
          <w:delText>2</w:delText>
        </w:r>
      </w:del>
      <w:r>
        <w:rPr>
          <w:rFonts w:hint="eastAsia" w:ascii="Times New Roman" w:hAnsi="Times New Roman" w:cs="宋体"/>
          <w:b/>
          <w:color w:val="000000"/>
          <w:kern w:val="2"/>
          <w:sz w:val="32"/>
          <w:szCs w:val="32"/>
          <w:lang w:val="en-US" w:eastAsia="zh-CN" w:bidi="en-US"/>
        </w:rPr>
        <w:t>重启按钮</w:t>
      </w:r>
      <w:bookmarkEnd w:id="160"/>
      <w:bookmarkEnd w:id="161"/>
      <w:bookmarkEnd w:id="162"/>
      <w:bookmarkEnd w:id="163"/>
      <w:bookmarkEnd w:id="164"/>
    </w:p>
    <w:p w14:paraId="72F8623C">
      <w:pPr>
        <w:pStyle w:val="12"/>
        <w:ind w:left="0" w:leftChars="0" w:firstLine="0" w:firstLineChars="0"/>
        <w:outlineLvl w:val="9"/>
      </w:pPr>
      <w:r>
        <w:drawing>
          <wp:inline distT="0" distB="0" distL="114300" distR="114300">
            <wp:extent cx="3188335" cy="1189990"/>
            <wp:effectExtent l="0" t="0" r="12065" b="10160"/>
            <wp:docPr id="51" name="图片 51"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8c1b31cf4c96155d490e919f7fb7263_compress"/>
                    <pic:cNvPicPr>
                      <a:picLocks noChangeAspect="1"/>
                    </pic:cNvPicPr>
                  </pic:nvPicPr>
                  <pic:blipFill>
                    <a:blip r:embed="rId76"/>
                    <a:stretch>
                      <a:fillRect/>
                    </a:stretch>
                  </pic:blipFill>
                  <pic:spPr>
                    <a:xfrm>
                      <a:off x="0" y="0"/>
                      <a:ext cx="3188335" cy="1189990"/>
                    </a:xfrm>
                    <a:prstGeom prst="rect">
                      <a:avLst/>
                    </a:prstGeom>
                  </pic:spPr>
                </pic:pic>
              </a:graphicData>
            </a:graphic>
          </wp:inline>
        </w:drawing>
      </w:r>
    </w:p>
    <w:p w14:paraId="1433FDB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ins w:id="5210" w:author="LKY" w:date="2026-07-07T11:31:43Z"/>
          <w:rFonts w:hint="eastAsia"/>
          <w:sz w:val="24"/>
          <w:szCs w:val="24"/>
          <w:lang w:val="en-US" w:eastAsia="zh-CN"/>
        </w:rPr>
      </w:pPr>
      <w:r>
        <w:rPr>
          <w:rFonts w:hint="eastAsia"/>
          <w:sz w:val="24"/>
          <w:szCs w:val="24"/>
          <w:lang w:val="en-US" w:eastAsia="zh-CN"/>
        </w:rPr>
        <w:t>重启按钮如图所示。按下松开后设备重启。</w:t>
      </w:r>
    </w:p>
    <w:p w14:paraId="3A83E58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sz w:val="24"/>
          <w:szCs w:val="24"/>
          <w:lang w:val="en-US" w:eastAsia="zh-CN"/>
        </w:rPr>
      </w:pPr>
      <w:ins w:id="5211" w:author="LKY" w:date="2026-07-07T11:31:45Z">
        <w:r>
          <w:rPr>
            <w:rFonts w:hint="eastAsia" w:ascii="Times New Roman" w:hAnsi="Times New Roman" w:eastAsia="宋体" w:cs="宋体"/>
            <w:bCs w:val="0"/>
            <w:color w:val="FF0000"/>
            <w:sz w:val="24"/>
            <w:szCs w:val="24"/>
            <w:lang w:val="en-US" w:eastAsia="zh-CN" w:bidi="en-US"/>
          </w:rPr>
          <w:t>注意：</w:t>
        </w:r>
      </w:ins>
      <w:ins w:id="5212" w:author="LKY" w:date="2026-07-07T11:31:45Z">
        <w:r>
          <w:rPr>
            <w:rFonts w:hint="eastAsia" w:ascii="Times New Roman" w:hAnsi="Times New Roman" w:eastAsia="宋体" w:cs="宋体"/>
            <w:bCs w:val="0"/>
            <w:color w:val="FF0000"/>
            <w:sz w:val="24"/>
            <w:szCs w:val="24"/>
            <w:lang w:bidi="en-US"/>
          </w:rPr>
          <w:t>如需自定义RST按钮，请于下单前联系业务人员，默认配置为硬件复位</w:t>
        </w:r>
      </w:ins>
      <w:ins w:id="5213" w:author="LKY" w:date="2026-07-07T11:31:45Z">
        <w:r>
          <w:rPr>
            <w:rFonts w:hint="eastAsia" w:ascii="Times New Roman" w:hAnsi="Times New Roman" w:eastAsia="宋体" w:cs="宋体"/>
            <w:bCs w:val="0"/>
            <w:color w:val="000000"/>
            <w:sz w:val="24"/>
            <w:szCs w:val="24"/>
            <w:lang w:bidi="en-US"/>
          </w:rPr>
          <w:t>。</w:t>
        </w:r>
      </w:ins>
    </w:p>
    <w:p w14:paraId="7D8D1FAF">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65" w:name="_Toc3285"/>
      <w:bookmarkStart w:id="166" w:name="_Toc9706"/>
      <w:bookmarkStart w:id="167" w:name="_Toc11073"/>
      <w:bookmarkStart w:id="168" w:name="_Toc305"/>
      <w:bookmarkStart w:id="169" w:name="_Toc14004"/>
      <w:r>
        <w:rPr>
          <w:rFonts w:hint="eastAsia" w:ascii="Times New Roman" w:hAnsi="Times New Roman" w:cs="宋体"/>
          <w:b/>
          <w:color w:val="000000"/>
          <w:kern w:val="2"/>
          <w:sz w:val="32"/>
          <w:szCs w:val="32"/>
          <w:lang w:val="en-US" w:eastAsia="zh-CN" w:bidi="en-US"/>
        </w:rPr>
        <w:t>2.1</w:t>
      </w:r>
      <w:ins w:id="5214" w:author="L" w:date="2026-08-07T16:55:27Z">
        <w:r>
          <w:rPr>
            <w:rFonts w:hint="eastAsia" w:ascii="Times New Roman" w:hAnsi="Times New Roman" w:cs="宋体"/>
            <w:b/>
            <w:color w:val="000000"/>
            <w:kern w:val="2"/>
            <w:sz w:val="32"/>
            <w:szCs w:val="32"/>
            <w:lang w:val="en-US" w:eastAsia="zh-CN" w:bidi="en-US"/>
          </w:rPr>
          <w:t>2</w:t>
        </w:r>
      </w:ins>
      <w:del w:id="5215" w:author="L" w:date="2026-08-07T16:55:26Z">
        <w:r>
          <w:rPr>
            <w:rFonts w:hint="eastAsia" w:ascii="Times New Roman" w:hAnsi="Times New Roman" w:cs="宋体"/>
            <w:b/>
            <w:color w:val="000000"/>
            <w:kern w:val="2"/>
            <w:sz w:val="32"/>
            <w:szCs w:val="32"/>
            <w:lang w:val="en-US" w:eastAsia="zh-CN" w:bidi="en-US"/>
          </w:rPr>
          <w:delText>3</w:delText>
        </w:r>
      </w:del>
      <w:r>
        <w:rPr>
          <w:rFonts w:hint="eastAsia" w:ascii="Times New Roman" w:hAnsi="Times New Roman" w:cs="宋体"/>
          <w:b/>
          <w:color w:val="000000"/>
          <w:kern w:val="2"/>
          <w:sz w:val="32"/>
          <w:szCs w:val="32"/>
          <w:lang w:val="en-US" w:eastAsia="zh-CN" w:bidi="en-US"/>
        </w:rPr>
        <w:t xml:space="preserve"> PCIE接口</w:t>
      </w:r>
      <w:bookmarkEnd w:id="165"/>
      <w:bookmarkEnd w:id="166"/>
      <w:bookmarkEnd w:id="167"/>
      <w:bookmarkEnd w:id="168"/>
      <w:bookmarkEnd w:id="169"/>
    </w:p>
    <w:p w14:paraId="1B109B2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PCIE接口支持4G和Wi-Fi功能。</w:t>
      </w:r>
    </w:p>
    <w:p w14:paraId="34B5261C">
      <w:pPr>
        <w:pStyle w:val="12"/>
        <w:ind w:left="0" w:leftChars="0" w:firstLine="0" w:firstLineChars="0"/>
        <w:outlineLvl w:val="2"/>
        <w:rPr>
          <w:rFonts w:hint="eastAsia" w:ascii="Times New Roman" w:hAnsi="Times New Roman" w:eastAsia="宋体" w:cs="宋体"/>
          <w:b/>
          <w:bCs w:val="0"/>
          <w:color w:val="000000"/>
          <w:sz w:val="28"/>
          <w:szCs w:val="28"/>
          <w:lang w:val="en-US" w:eastAsia="zh-CN" w:bidi="en-US"/>
        </w:rPr>
      </w:pPr>
      <w:bookmarkStart w:id="170" w:name="_Toc26906"/>
      <w:bookmarkStart w:id="171" w:name="_Toc18727"/>
      <w:bookmarkStart w:id="172" w:name="_Toc13348"/>
      <w:bookmarkStart w:id="173" w:name="_Toc31874"/>
      <w:bookmarkStart w:id="174" w:name="_Toc3036"/>
      <w:bookmarkStart w:id="175" w:name="_Toc28058"/>
      <w:r>
        <w:rPr>
          <w:rFonts w:hint="eastAsia" w:ascii="Times New Roman" w:hAnsi="Times New Roman" w:eastAsia="宋体" w:cs="宋体"/>
          <w:b/>
          <w:bCs w:val="0"/>
          <w:color w:val="000000"/>
          <w:sz w:val="28"/>
          <w:szCs w:val="28"/>
          <w:lang w:val="en-US" w:eastAsia="zh-CN" w:bidi="en-US"/>
        </w:rPr>
        <w:t>2.1</w:t>
      </w:r>
      <w:ins w:id="5216" w:author="L" w:date="2026-08-07T16:55:30Z">
        <w:r>
          <w:rPr>
            <w:rFonts w:hint="eastAsia" w:ascii="Times New Roman" w:hAnsi="Times New Roman" w:eastAsia="宋体" w:cs="宋体"/>
            <w:b/>
            <w:bCs w:val="0"/>
            <w:color w:val="000000"/>
            <w:sz w:val="28"/>
            <w:szCs w:val="28"/>
            <w:lang w:val="en-US" w:eastAsia="zh-CN" w:bidi="en-US"/>
          </w:rPr>
          <w:t>2</w:t>
        </w:r>
      </w:ins>
      <w:del w:id="5217" w:author="L" w:date="2026-08-07T16:55:30Z">
        <w:r>
          <w:rPr>
            <w:rFonts w:hint="eastAsia" w:ascii="Times New Roman" w:hAnsi="Times New Roman" w:eastAsia="宋体" w:cs="宋体"/>
            <w:b/>
            <w:bCs w:val="0"/>
            <w:color w:val="000000"/>
            <w:sz w:val="28"/>
            <w:szCs w:val="28"/>
            <w:lang w:val="en-US" w:eastAsia="zh-CN" w:bidi="en-US"/>
          </w:rPr>
          <w:delText>3</w:delText>
        </w:r>
      </w:del>
      <w:r>
        <w:rPr>
          <w:rFonts w:hint="eastAsia" w:ascii="Times New Roman" w:hAnsi="Times New Roman" w:eastAsia="宋体" w:cs="宋体"/>
          <w:b/>
          <w:bCs w:val="0"/>
          <w:color w:val="000000"/>
          <w:sz w:val="28"/>
          <w:szCs w:val="28"/>
          <w:lang w:val="en-US" w:eastAsia="zh-CN" w:bidi="en-US"/>
        </w:rPr>
        <w:t>.1 4G模块</w:t>
      </w:r>
      <w:bookmarkEnd w:id="170"/>
      <w:bookmarkEnd w:id="171"/>
      <w:bookmarkEnd w:id="172"/>
      <w:bookmarkEnd w:id="173"/>
      <w:bookmarkEnd w:id="174"/>
      <w:bookmarkEnd w:id="175"/>
    </w:p>
    <w:p w14:paraId="1989D2E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此处使用移远EC200模块为例（AT命令端口为/dev/ttyUSB1），测试程序位于/usr/demo/4G目录下。插入电话卡，连接好天线。</w:t>
      </w:r>
    </w:p>
    <w:p w14:paraId="76C722FD">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（1）网络功能</w:t>
      </w:r>
    </w:p>
    <w:p w14:paraId="2DD90D30">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ls /dev       看有没有ttyUSB开头的设备，没有就是没识别到模块</w:t>
      </w:r>
    </w:p>
    <w:p w14:paraId="58A0639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drawing>
          <wp:inline distT="0" distB="0" distL="114300" distR="114300">
            <wp:extent cx="5268595" cy="332105"/>
            <wp:effectExtent l="0" t="0" r="8255" b="10795"/>
            <wp:docPr id="8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1"/>
                    <pic:cNvPicPr>
                      <a:picLocks noChangeAspect="1"/>
                    </pic:cNvPicPr>
                  </pic:nvPicPr>
                  <pic:blipFill>
                    <a:blip r:embed="rId77"/>
                    <a:stretch>
                      <a:fillRect/>
                    </a:stretch>
                  </pic:blipFill>
                  <pic:spPr>
                    <a:xfrm>
                      <a:off x="0" y="0"/>
                      <a:ext cx="5268595" cy="332105"/>
                    </a:xfrm>
                    <a:prstGeom prst="rect">
                      <a:avLst/>
                    </a:prstGeom>
                    <a:noFill/>
                    <a:ln>
                      <a:noFill/>
                    </a:ln>
                  </pic:spPr>
                </pic:pic>
              </a:graphicData>
            </a:graphic>
          </wp:inline>
        </w:drawing>
      </w:r>
    </w:p>
    <w:p w14:paraId="050D0D51">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stty -F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ispeed 115200 ospeed 115200 cs8 raw -echo</w:t>
      </w:r>
      <w:r>
        <w:rPr>
          <w:rFonts w:hint="eastAsia" w:ascii="Times New Roman" w:hAnsi="Times New Roman" w:cs="宋体"/>
          <w:color w:val="0000FF"/>
          <w:kern w:val="2"/>
          <w:sz w:val="24"/>
          <w:szCs w:val="32"/>
          <w:lang w:val="en-US" w:eastAsia="zh-CN" w:bidi="ar-SA"/>
        </w:rPr>
        <w:t xml:space="preserve">  //设置串口</w:t>
      </w:r>
    </w:p>
    <w:p w14:paraId="285746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lang w:val="en-US" w:eastAsia="zh-CN"/>
        </w:rPr>
      </w:pPr>
      <w:r>
        <w:drawing>
          <wp:inline distT="0" distB="0" distL="114300" distR="114300">
            <wp:extent cx="5273675" cy="190500"/>
            <wp:effectExtent l="0" t="0" r="3175" b="0"/>
            <wp:docPr id="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2"/>
                    <pic:cNvPicPr>
                      <a:picLocks noChangeAspect="1"/>
                    </pic:cNvPicPr>
                  </pic:nvPicPr>
                  <pic:blipFill>
                    <a:blip r:embed="rId78"/>
                    <a:stretch>
                      <a:fillRect/>
                    </a:stretch>
                  </pic:blipFill>
                  <pic:spPr>
                    <a:xfrm>
                      <a:off x="0" y="0"/>
                      <a:ext cx="5273675" cy="190500"/>
                    </a:xfrm>
                    <a:prstGeom prst="rect">
                      <a:avLst/>
                    </a:prstGeom>
                    <a:noFill/>
                    <a:ln>
                      <a:noFill/>
                    </a:ln>
                  </pic:spPr>
                </pic:pic>
              </a:graphicData>
            </a:graphic>
          </wp:inline>
        </w:drawing>
      </w:r>
    </w:p>
    <w:p w14:paraId="4130BEE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查信号 20以上 ：</w:t>
      </w:r>
    </w:p>
    <w:p w14:paraId="4E3DA673">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cat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&amp; echo -e "AT+CSQ\r" &gt;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（输入</w:t>
      </w:r>
      <w:r>
        <w:rPr>
          <w:rFonts w:hint="eastAsia" w:ascii="Times New Roman" w:hAnsi="Times New Roman" w:cs="宋体"/>
          <w:color w:val="0000FF"/>
          <w:kern w:val="2"/>
          <w:sz w:val="24"/>
          <w:szCs w:val="32"/>
          <w:lang w:val="en-US" w:eastAsia="zh-CN" w:bidi="ar-SA"/>
        </w:rPr>
        <w:t>1/2</w:t>
      </w:r>
      <w:r>
        <w:rPr>
          <w:rFonts w:hint="eastAsia" w:ascii="Times New Roman" w:hAnsi="Times New Roman" w:cs="宋体" w:eastAsiaTheme="minorEastAsia"/>
          <w:color w:val="0000FF"/>
          <w:kern w:val="2"/>
          <w:sz w:val="24"/>
          <w:szCs w:val="32"/>
          <w:lang w:val="en-US" w:eastAsia="zh-CN" w:bidi="ar-SA"/>
        </w:rPr>
        <w:t>遍）</w:t>
      </w:r>
    </w:p>
    <w:p w14:paraId="2CAAA40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b w:val="0"/>
          <w:bCs w:val="0"/>
          <w:color w:val="00B050"/>
          <w:sz w:val="24"/>
          <w:szCs w:val="24"/>
          <w:lang w:val="en-US" w:eastAsia="zh-CN"/>
        </w:rPr>
      </w:pPr>
      <w:r>
        <w:drawing>
          <wp:inline distT="0" distB="0" distL="114300" distR="114300">
            <wp:extent cx="5270500" cy="519430"/>
            <wp:effectExtent l="0" t="0" r="6350" b="13970"/>
            <wp:docPr id="8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3"/>
                    <pic:cNvPicPr>
                      <a:picLocks noChangeAspect="1"/>
                    </pic:cNvPicPr>
                  </pic:nvPicPr>
                  <pic:blipFill>
                    <a:blip r:embed="rId79"/>
                    <a:stretch>
                      <a:fillRect/>
                    </a:stretch>
                  </pic:blipFill>
                  <pic:spPr>
                    <a:xfrm>
                      <a:off x="0" y="0"/>
                      <a:ext cx="5270500" cy="519430"/>
                    </a:xfrm>
                    <a:prstGeom prst="rect">
                      <a:avLst/>
                    </a:prstGeom>
                    <a:noFill/>
                    <a:ln>
                      <a:noFill/>
                    </a:ln>
                  </pic:spPr>
                </pic:pic>
              </a:graphicData>
            </a:graphic>
          </wp:inline>
        </w:drawing>
      </w:r>
    </w:p>
    <w:p w14:paraId="18B31DBE">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查是4G模块否能正常和SIM卡通讯：</w:t>
      </w:r>
    </w:p>
    <w:p w14:paraId="1F48538E">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"AT+CPIN?\r" &gt; /dev/ttyUSB</w:t>
      </w:r>
      <w:r>
        <w:rPr>
          <w:rFonts w:hint="eastAsia" w:ascii="Times New Roman" w:hAnsi="Times New Roman" w:cs="宋体"/>
          <w:color w:val="0000FF"/>
          <w:kern w:val="2"/>
          <w:sz w:val="24"/>
          <w:szCs w:val="32"/>
          <w:lang w:val="en-US" w:eastAsia="zh-CN" w:bidi="ar-SA"/>
        </w:rPr>
        <w:t>1</w:t>
      </w:r>
    </w:p>
    <w:p w14:paraId="1F9B8DE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Times New Roman"/>
          <w:b w:val="0"/>
          <w:bCs w:val="0"/>
          <w:color w:val="auto"/>
          <w:sz w:val="24"/>
          <w:szCs w:val="24"/>
          <w:lang w:val="en-US" w:eastAsia="zh-CN"/>
        </w:rPr>
      </w:pPr>
      <w:r>
        <w:drawing>
          <wp:inline distT="0" distB="0" distL="114300" distR="114300">
            <wp:extent cx="5272405" cy="425450"/>
            <wp:effectExtent l="0" t="0" r="4445" b="12700"/>
            <wp:docPr id="8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4"/>
                    <pic:cNvPicPr>
                      <a:picLocks noChangeAspect="1"/>
                    </pic:cNvPicPr>
                  </pic:nvPicPr>
                  <pic:blipFill>
                    <a:blip r:embed="rId80"/>
                    <a:stretch>
                      <a:fillRect/>
                    </a:stretch>
                  </pic:blipFill>
                  <pic:spPr>
                    <a:xfrm>
                      <a:off x="0" y="0"/>
                      <a:ext cx="5272405" cy="425450"/>
                    </a:xfrm>
                    <a:prstGeom prst="rect">
                      <a:avLst/>
                    </a:prstGeom>
                    <a:noFill/>
                    <a:ln>
                      <a:noFill/>
                    </a:ln>
                  </pic:spPr>
                </pic:pic>
              </a:graphicData>
            </a:graphic>
          </wp:inline>
        </w:drawing>
      </w:r>
    </w:p>
    <w:p w14:paraId="35149ED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EC200还需加一条拨号指令</w:t>
      </w:r>
    </w:p>
    <w:p w14:paraId="29CE8249">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"AT+QNETDEVCTL=3,1,1\r" &gt; /dev/ttyUSB1</w:t>
      </w:r>
    </w:p>
    <w:p w14:paraId="7B54541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查是否连接运营商，</w:t>
      </w:r>
    </w:p>
    <w:p w14:paraId="2D90F7EA">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"AT+COPS?\r" &gt; /dev/ttyUSB</w:t>
      </w:r>
      <w:r>
        <w:rPr>
          <w:rFonts w:hint="eastAsia" w:ascii="Times New Roman" w:hAnsi="Times New Roman" w:cs="宋体"/>
          <w:color w:val="0000FF"/>
          <w:kern w:val="2"/>
          <w:sz w:val="24"/>
          <w:szCs w:val="32"/>
          <w:lang w:val="en-US" w:eastAsia="zh-CN" w:bidi="ar-SA"/>
        </w:rPr>
        <w:t>1</w:t>
      </w:r>
    </w:p>
    <w:p w14:paraId="1A6EE7F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r>
        <w:drawing>
          <wp:inline distT="0" distB="0" distL="114300" distR="114300">
            <wp:extent cx="5268595" cy="421640"/>
            <wp:effectExtent l="0" t="0" r="8255" b="16510"/>
            <wp:docPr id="8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5"/>
                    <pic:cNvPicPr>
                      <a:picLocks noChangeAspect="1"/>
                    </pic:cNvPicPr>
                  </pic:nvPicPr>
                  <pic:blipFill>
                    <a:blip r:embed="rId81"/>
                    <a:stretch>
                      <a:fillRect/>
                    </a:stretch>
                  </pic:blipFill>
                  <pic:spPr>
                    <a:xfrm>
                      <a:off x="0" y="0"/>
                      <a:ext cx="5268595" cy="421640"/>
                    </a:xfrm>
                    <a:prstGeom prst="rect">
                      <a:avLst/>
                    </a:prstGeom>
                    <a:noFill/>
                    <a:ln>
                      <a:noFill/>
                    </a:ln>
                  </pic:spPr>
                </pic:pic>
              </a:graphicData>
            </a:graphic>
          </wp:inline>
        </w:drawing>
      </w:r>
    </w:p>
    <w:p w14:paraId="0569189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然后输入</w:t>
      </w:r>
    </w:p>
    <w:p w14:paraId="7A8DD526">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udhcpc -i usb0</w:t>
      </w:r>
    </w:p>
    <w:p w14:paraId="0C62255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此时usb0应获取IP。</w:t>
      </w:r>
    </w:p>
    <w:p w14:paraId="7E25C922">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started, v1.30.1</w:t>
      </w:r>
    </w:p>
    <w:p w14:paraId="19FD40C1">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discover</w:t>
      </w:r>
    </w:p>
    <w:p w14:paraId="792C7F70">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discover</w:t>
      </w:r>
    </w:p>
    <w:p w14:paraId="4EF1FB8C">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select for 192.168.43.100</w:t>
      </w:r>
    </w:p>
    <w:p w14:paraId="0F862121">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lease of 192.168.43.100 obtained, lease time 86400</w:t>
      </w:r>
    </w:p>
    <w:p w14:paraId="390D220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Times New Roman"/>
          <w:b w:val="0"/>
          <w:bCs w:val="0"/>
          <w:color w:val="auto"/>
          <w:sz w:val="24"/>
          <w:szCs w:val="24"/>
          <w:lang w:val="en-US" w:eastAsia="zh-CN"/>
        </w:rPr>
      </w:pPr>
      <w:r>
        <w:drawing>
          <wp:inline distT="0" distB="0" distL="114300" distR="114300">
            <wp:extent cx="5273675" cy="582930"/>
            <wp:effectExtent l="0" t="0" r="3175" b="7620"/>
            <wp:docPr id="8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6"/>
                    <pic:cNvPicPr>
                      <a:picLocks noChangeAspect="1"/>
                    </pic:cNvPicPr>
                  </pic:nvPicPr>
                  <pic:blipFill>
                    <a:blip r:embed="rId82"/>
                    <a:stretch>
                      <a:fillRect/>
                    </a:stretch>
                  </pic:blipFill>
                  <pic:spPr>
                    <a:xfrm>
                      <a:off x="0" y="0"/>
                      <a:ext cx="5273675" cy="582930"/>
                    </a:xfrm>
                    <a:prstGeom prst="rect">
                      <a:avLst/>
                    </a:prstGeom>
                    <a:noFill/>
                    <a:ln>
                      <a:noFill/>
                    </a:ln>
                  </pic:spPr>
                </pic:pic>
              </a:graphicData>
            </a:graphic>
          </wp:inline>
        </w:drawing>
      </w:r>
    </w:p>
    <w:p w14:paraId="7F3953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然后通过</w:t>
      </w:r>
      <w:r>
        <w:rPr>
          <w:rFonts w:hint="default" w:ascii="Times New Roman" w:hAnsi="Times New Roman" w:cs="Times New Roman"/>
          <w:b w:val="0"/>
          <w:bCs w:val="0"/>
          <w:color w:val="0000FF"/>
          <w:sz w:val="24"/>
          <w:szCs w:val="24"/>
          <w:lang w:val="en-US" w:eastAsia="zh-CN"/>
        </w:rPr>
        <w:t xml:space="preserve">ping www.baidu.com </w:t>
      </w:r>
      <w:r>
        <w:rPr>
          <w:rFonts w:hint="eastAsia" w:ascii="Times New Roman" w:hAnsi="Times New Roman" w:cs="Times New Roman"/>
          <w:b w:val="0"/>
          <w:bCs w:val="0"/>
          <w:color w:val="0000FF"/>
          <w:sz w:val="24"/>
          <w:szCs w:val="24"/>
          <w:lang w:val="en-US" w:eastAsia="zh-CN"/>
        </w:rPr>
        <w:t>/8.8.8.8</w:t>
      </w:r>
      <w:r>
        <w:rPr>
          <w:rFonts w:hint="default" w:ascii="Times New Roman" w:hAnsi="Times New Roman" w:cs="Times New Roman"/>
          <w:b w:val="0"/>
          <w:bCs w:val="0"/>
          <w:color w:val="0000FF"/>
          <w:sz w:val="24"/>
          <w:szCs w:val="24"/>
          <w:lang w:val="en-US" w:eastAsia="zh-CN"/>
        </w:rPr>
        <w:t>-I usb0</w:t>
      </w:r>
      <w:r>
        <w:rPr>
          <w:rFonts w:hint="eastAsia" w:ascii="Times New Roman" w:hAnsi="Times New Roman" w:cs="Times New Roman"/>
          <w:b w:val="0"/>
          <w:bCs w:val="0"/>
          <w:color w:val="auto"/>
          <w:sz w:val="24"/>
          <w:szCs w:val="24"/>
          <w:lang w:val="en-US" w:eastAsia="zh-CN"/>
        </w:rPr>
        <w:t xml:space="preserve"> 测试上网。</w:t>
      </w:r>
    </w:p>
    <w:p w14:paraId="426DB86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Ping不通百度加以下指令</w:t>
      </w:r>
    </w:p>
    <w:p w14:paraId="34515F1E">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cs="Times New Roman"/>
          <w:b w:val="0"/>
          <w:bCs w:val="0"/>
          <w:color w:val="auto"/>
          <w:sz w:val="24"/>
          <w:szCs w:val="24"/>
          <w:lang w:val="en-US" w:eastAsia="zh-CN"/>
        </w:rPr>
      </w:pPr>
      <w:r>
        <w:rPr>
          <w:rFonts w:hint="default" w:ascii="Times New Roman" w:hAnsi="Times New Roman" w:eastAsia="宋体" w:cs="宋体"/>
          <w:b w:val="0"/>
          <w:bCs/>
          <w:color w:val="0000FF"/>
          <w:sz w:val="24"/>
          <w:szCs w:val="24"/>
          <w:lang w:val="en-US" w:eastAsia="zh-CN" w:bidi="en-US"/>
        </w:rPr>
        <w:t>echo "nameserver 8.8.8.8" &gt; /etc/resolv.conf</w:t>
      </w:r>
    </w:p>
    <w:p w14:paraId="2C2F424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drawing>
          <wp:inline distT="0" distB="0" distL="114300" distR="114300">
            <wp:extent cx="5274310" cy="911225"/>
            <wp:effectExtent l="0" t="0" r="2540" b="3175"/>
            <wp:docPr id="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
                    <pic:cNvPicPr>
                      <a:picLocks noChangeAspect="1"/>
                    </pic:cNvPicPr>
                  </pic:nvPicPr>
                  <pic:blipFill>
                    <a:blip r:embed="rId83"/>
                    <a:stretch>
                      <a:fillRect/>
                    </a:stretch>
                  </pic:blipFill>
                  <pic:spPr>
                    <a:xfrm>
                      <a:off x="0" y="0"/>
                      <a:ext cx="5274310" cy="911225"/>
                    </a:xfrm>
                    <a:prstGeom prst="rect">
                      <a:avLst/>
                    </a:prstGeom>
                    <a:noFill/>
                    <a:ln>
                      <a:noFill/>
                    </a:ln>
                  </pic:spPr>
                </pic:pic>
              </a:graphicData>
            </a:graphic>
          </wp:inline>
        </w:drawing>
      </w:r>
    </w:p>
    <w:p w14:paraId="3335D320">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（2）短信功能</w:t>
      </w:r>
    </w:p>
    <w:p w14:paraId="53D608F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在测试程序目录下执行测试命令即可测试短信功能：</w:t>
      </w:r>
    </w:p>
    <w:p w14:paraId="79EE150D">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./send_sms &lt;device&gt; &lt;phonenumber&gt; &lt;text&gt;</w:t>
      </w:r>
    </w:p>
    <w:p w14:paraId="7D300F7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命令说明：&lt;device&gt;为4G模块设备节点。&lt;phonenumber&gt;为发送短信目标手机号。&lt;text&gt;为短信发送内容，短信内容字符之间不可有空格，否则会提示错误。</w:t>
      </w:r>
    </w:p>
    <w:p w14:paraId="0F7D621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 xml:space="preserve">./send_sms /dev/ttyUSB1 152******** </w:t>
      </w:r>
      <w:r>
        <w:rPr>
          <w:rFonts w:hint="default" w:ascii="Times New Roman" w:hAnsi="Times New Roman" w:eastAsia="宋体" w:cs="宋体"/>
          <w:b w:val="0"/>
          <w:bCs/>
          <w:color w:val="0000FF"/>
          <w:sz w:val="24"/>
          <w:szCs w:val="24"/>
          <w:lang w:val="en-US" w:eastAsia="zh-CN" w:bidi="en-US"/>
        </w:rPr>
        <w:t>“</w:t>
      </w:r>
      <w:r>
        <w:rPr>
          <w:rFonts w:hint="eastAsia" w:ascii="Times New Roman" w:hAnsi="Times New Roman" w:eastAsia="宋体" w:cs="宋体"/>
          <w:b w:val="0"/>
          <w:bCs/>
          <w:color w:val="0000FF"/>
          <w:sz w:val="24"/>
          <w:szCs w:val="24"/>
          <w:lang w:val="en-US" w:eastAsia="zh-CN" w:bidi="en-US"/>
        </w:rPr>
        <w:t>test</w:t>
      </w:r>
      <w:r>
        <w:rPr>
          <w:rFonts w:hint="default" w:ascii="Times New Roman" w:hAnsi="Times New Roman" w:eastAsia="宋体" w:cs="宋体"/>
          <w:b w:val="0"/>
          <w:bCs/>
          <w:color w:val="0000FF"/>
          <w:sz w:val="24"/>
          <w:szCs w:val="24"/>
          <w:lang w:val="en-US" w:eastAsia="zh-CN" w:bidi="en-US"/>
        </w:rPr>
        <w:t>”</w:t>
      </w:r>
    </w:p>
    <w:p w14:paraId="5050295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此时对应号码应收到内容为“test”的短信。</w:t>
      </w:r>
    </w:p>
    <w:p w14:paraId="0FA08F5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auto"/>
          <w:sz w:val="24"/>
          <w:szCs w:val="24"/>
          <w:lang w:val="en-US" w:eastAsia="zh-CN" w:bidi="en-US"/>
        </w:rPr>
      </w:pPr>
    </w:p>
    <w:p w14:paraId="406F7BE9">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（3）通话功能</w:t>
      </w:r>
    </w:p>
    <w:p w14:paraId="77F04EC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在测试程序目录下执行测试命令即可测试拨号功能：</w:t>
      </w:r>
    </w:p>
    <w:p w14:paraId="2C7CB46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./phone_call &lt;device&gt; &lt;phonenumber&gt;</w:t>
      </w:r>
    </w:p>
    <w:p w14:paraId="352A7335">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命令说明：&lt;device&gt;为4G模块设备节点。&lt;phonenumber&gt;为拨打目标手机号。</w:t>
      </w:r>
    </w:p>
    <w:p w14:paraId="5B889847">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./phone_call /dev/ttyUSB1 152********</w:t>
      </w:r>
    </w:p>
    <w:p w14:paraId="7AEF9F95">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此时对应号码应收到设备来电。</w:t>
      </w:r>
    </w:p>
    <w:p w14:paraId="2E82B9F2">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9"/>
        <w:rPr>
          <w:rFonts w:hint="eastAsia" w:ascii="Times New Roman" w:hAnsi="Times New Roman" w:eastAsia="宋体" w:cs="宋体"/>
          <w:b w:val="0"/>
          <w:bCs/>
          <w:color w:val="auto"/>
          <w:sz w:val="24"/>
          <w:szCs w:val="24"/>
          <w:lang w:val="en-US" w:eastAsia="zh-CN" w:bidi="en-US"/>
        </w:rPr>
      </w:pPr>
    </w:p>
    <w:p w14:paraId="5CB7B282">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（4）GPS功能</w:t>
      </w:r>
    </w:p>
    <w:p w14:paraId="0785271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在测试程序目录下执行测试命令即可测试GPS功能：</w:t>
      </w:r>
    </w:p>
    <w:p w14:paraId="0CA370BD">
      <w:pPr>
        <w:pStyle w:val="12"/>
        <w:keepNext w:val="0"/>
        <w:keepLines w:val="0"/>
        <w:pageBreakBefore w:val="0"/>
        <w:widowControl w:val="0"/>
        <w:numPr>
          <w:ilvl w:val="0"/>
          <w:numId w:val="0"/>
        </w:numPr>
        <w:shd w:val="clear" w:fill="E7E6E6" w:themeFill="background2"/>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./get_location &lt;device&gt; &lt;timeout&gt;</w:t>
      </w:r>
    </w:p>
    <w:p w14:paraId="6F5E9A99">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命令说明：&lt;device&gt;为设备节点，以"ls /dev/ttyUSB*"命令查看结果为准，重启</w:t>
      </w:r>
      <w:r>
        <w:rPr>
          <w:rFonts w:hint="eastAsia" w:ascii="Times New Roman" w:hAnsi="Times New Roman" w:eastAsia="宋体" w:cs="宋体"/>
          <w:b w:val="0"/>
          <w:bCs/>
          <w:color w:val="auto"/>
          <w:sz w:val="24"/>
          <w:szCs w:val="24"/>
          <w:lang w:val="en-US" w:eastAsia="zh-CN" w:bidi="en-US"/>
        </w:rPr>
        <w:t>设备</w:t>
      </w:r>
      <w:r>
        <w:rPr>
          <w:rFonts w:hint="default" w:ascii="Times New Roman" w:hAnsi="Times New Roman" w:eastAsia="宋体" w:cs="宋体"/>
          <w:b w:val="0"/>
          <w:bCs/>
          <w:color w:val="auto"/>
          <w:sz w:val="24"/>
          <w:szCs w:val="24"/>
          <w:lang w:val="en-US" w:eastAsia="zh-CN" w:bidi="en-US"/>
        </w:rPr>
        <w:t>后可能会变化。&lt;timeout&gt;为等待返回经纬度信息的时间（单位为秒）。</w:t>
      </w:r>
    </w:p>
    <w:p w14:paraId="27B6ACA7">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./get_location /dev/ttyUSB1 1</w:t>
      </w:r>
    </w:p>
    <w:p w14:paraId="147211AA">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获取经纬度需等待几分钟时间，若获取失败、超时，请检查天线是否接好，并确保处于开阔场地进行测试。</w:t>
      </w:r>
    </w:p>
    <w:p w14:paraId="4EC42B46">
      <w:pPr>
        <w:pStyle w:val="12"/>
        <w:ind w:left="0" w:leftChars="0" w:firstLine="0" w:firstLineChars="0"/>
        <w:outlineLvl w:val="2"/>
        <w:rPr>
          <w:rFonts w:hint="eastAsia" w:ascii="Times New Roman" w:hAnsi="Times New Roman" w:eastAsia="宋体" w:cs="宋体"/>
          <w:b/>
          <w:bCs w:val="0"/>
          <w:color w:val="000000"/>
          <w:sz w:val="28"/>
          <w:szCs w:val="28"/>
          <w:lang w:val="en-US" w:eastAsia="zh-CN" w:bidi="en-US"/>
        </w:rPr>
      </w:pPr>
      <w:bookmarkStart w:id="176" w:name="_Toc21189"/>
      <w:bookmarkStart w:id="177" w:name="_Toc1919"/>
      <w:bookmarkStart w:id="178" w:name="_Toc23345"/>
      <w:bookmarkStart w:id="179" w:name="_Toc2964"/>
      <w:bookmarkStart w:id="180" w:name="_Toc22151"/>
      <w:bookmarkStart w:id="181" w:name="_Toc20858"/>
      <w:r>
        <w:rPr>
          <w:rFonts w:hint="eastAsia" w:ascii="Times New Roman" w:hAnsi="Times New Roman" w:eastAsia="宋体" w:cs="宋体"/>
          <w:b/>
          <w:bCs w:val="0"/>
          <w:color w:val="000000"/>
          <w:sz w:val="28"/>
          <w:szCs w:val="28"/>
          <w:lang w:val="en-US" w:eastAsia="zh-CN" w:bidi="en-US"/>
        </w:rPr>
        <w:t>2.1</w:t>
      </w:r>
      <w:ins w:id="5218" w:author="L" w:date="2026-08-07T16:55:37Z">
        <w:r>
          <w:rPr>
            <w:rFonts w:hint="eastAsia" w:ascii="Times New Roman" w:hAnsi="Times New Roman" w:eastAsia="宋体" w:cs="宋体"/>
            <w:b/>
            <w:bCs w:val="0"/>
            <w:color w:val="000000"/>
            <w:sz w:val="28"/>
            <w:szCs w:val="28"/>
            <w:lang w:val="en-US" w:eastAsia="zh-CN" w:bidi="en-US"/>
          </w:rPr>
          <w:t>2</w:t>
        </w:r>
      </w:ins>
      <w:del w:id="5219" w:author="L" w:date="2026-08-07T16:55:37Z">
        <w:r>
          <w:rPr>
            <w:rFonts w:hint="eastAsia" w:ascii="Times New Roman" w:hAnsi="Times New Roman" w:eastAsia="宋体" w:cs="宋体"/>
            <w:b/>
            <w:bCs w:val="0"/>
            <w:color w:val="000000"/>
            <w:sz w:val="28"/>
            <w:szCs w:val="28"/>
            <w:lang w:val="en-US" w:eastAsia="zh-CN" w:bidi="en-US"/>
          </w:rPr>
          <w:delText>3</w:delText>
        </w:r>
      </w:del>
      <w:r>
        <w:rPr>
          <w:rFonts w:hint="eastAsia" w:ascii="Times New Roman" w:hAnsi="Times New Roman" w:eastAsia="宋体" w:cs="宋体"/>
          <w:b/>
          <w:bCs w:val="0"/>
          <w:color w:val="000000"/>
          <w:sz w:val="28"/>
          <w:szCs w:val="28"/>
          <w:lang w:val="en-US" w:eastAsia="zh-CN" w:bidi="en-US"/>
        </w:rPr>
        <w:t>.2 Wi-Fi模块</w:t>
      </w:r>
      <w:bookmarkEnd w:id="176"/>
      <w:bookmarkEnd w:id="177"/>
      <w:bookmarkEnd w:id="178"/>
      <w:bookmarkEnd w:id="179"/>
      <w:bookmarkEnd w:id="180"/>
      <w:bookmarkEnd w:id="181"/>
    </w:p>
    <w:p w14:paraId="1A0CCC4C">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此处使用的Wi-Fi模块为BL-R8188EU2（2.4G频段）。</w:t>
      </w:r>
      <w:r>
        <w:rPr>
          <w:rFonts w:hint="eastAsia" w:ascii="Times New Roman" w:hAnsi="Times New Roman" w:eastAsia="宋体" w:cs="宋体"/>
          <w:b w:val="0"/>
          <w:bCs/>
          <w:color w:val="000000"/>
          <w:sz w:val="24"/>
          <w:szCs w:val="24"/>
          <w:lang w:val="en-US" w:eastAsia="zh-CN" w:bidi="en-US"/>
        </w:rPr>
        <w:t>测试程序及驱动位于/usr/demo/Wi-Fi路径下，连接好天线。若无wlan0网卡，可按下方步骤安装驱动。</w:t>
      </w:r>
    </w:p>
    <w:p w14:paraId="43CA3B1B">
      <w:pPr>
        <w:pStyle w:val="12"/>
        <w:keepNext w:val="0"/>
        <w:keepLines w:val="0"/>
        <w:pageBreakBefore w:val="0"/>
        <w:widowControl/>
        <w:numPr>
          <w:ilvl w:val="0"/>
          <w:numId w:val="0"/>
        </w:numPr>
        <w:kinsoku/>
        <w:overflowPunct/>
        <w:topLinePunct w:val="0"/>
        <w:autoSpaceDE/>
        <w:autoSpaceDN/>
        <w:bidi w:val="0"/>
        <w:adjustRightInd/>
        <w:snapToGrid/>
        <w:spacing w:line="240" w:lineRule="auto"/>
        <w:ind w:left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（1）STA功能</w:t>
      </w:r>
    </w:p>
    <w:p w14:paraId="4D0EAD0D">
      <w:pPr>
        <w:pStyle w:val="12"/>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firstLine="420" w:firstLineChars="0"/>
        <w:textAlignment w:val="auto"/>
        <w:outlineLvl w:val="9"/>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先查看该版本系统是否已自动加载</w:t>
      </w:r>
      <w:r>
        <w:rPr>
          <w:rFonts w:hint="eastAsia" w:ascii="Times New Roman" w:hAnsi="Times New Roman" w:cs="宋体"/>
          <w:kern w:val="2"/>
          <w:sz w:val="24"/>
          <w:szCs w:val="32"/>
          <w:lang w:val="en-US" w:eastAsia="zh-CN" w:bidi="ar-SA"/>
        </w:rPr>
        <w:t>Wi-Fi</w:t>
      </w:r>
      <w:r>
        <w:rPr>
          <w:rFonts w:hint="eastAsia" w:ascii="Times New Roman" w:hAnsi="Times New Roman" w:cs="宋体" w:eastAsiaTheme="minorEastAsia"/>
          <w:kern w:val="2"/>
          <w:sz w:val="24"/>
          <w:szCs w:val="32"/>
          <w:lang w:val="en-US" w:eastAsia="zh-CN" w:bidi="ar-SA"/>
        </w:rPr>
        <w:t>驱动：</w:t>
      </w:r>
    </w:p>
    <w:p w14:paraId="4A0FA8F7">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 xml:space="preserve">lsmod </w:t>
      </w:r>
    </w:p>
    <w:p w14:paraId="4B10DE83">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lang w:val="en-US" w:eastAsia="zh-CN"/>
        </w:rPr>
      </w:pPr>
      <w:r>
        <w:drawing>
          <wp:inline distT="0" distB="0" distL="114300" distR="114300">
            <wp:extent cx="5272405" cy="414655"/>
            <wp:effectExtent l="0" t="0" r="4445" b="4445"/>
            <wp:docPr id="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
                    <pic:cNvPicPr>
                      <a:picLocks noChangeAspect="1"/>
                    </pic:cNvPicPr>
                  </pic:nvPicPr>
                  <pic:blipFill>
                    <a:blip r:embed="rId84"/>
                    <a:stretch>
                      <a:fillRect/>
                    </a:stretch>
                  </pic:blipFill>
                  <pic:spPr>
                    <a:xfrm>
                      <a:off x="0" y="0"/>
                      <a:ext cx="5272405" cy="414655"/>
                    </a:xfrm>
                    <a:prstGeom prst="rect">
                      <a:avLst/>
                    </a:prstGeom>
                    <a:noFill/>
                    <a:ln>
                      <a:noFill/>
                    </a:ln>
                  </pic:spPr>
                </pic:pic>
              </a:graphicData>
            </a:graphic>
          </wp:inline>
        </w:drawing>
      </w:r>
    </w:p>
    <w:p w14:paraId="33FB76DA">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进入测试程序目录下，关闭其他网络，仅保留Wi-Fi网络，加载Wi-Fi驱动。</w:t>
      </w:r>
    </w:p>
    <w:p w14:paraId="04377F89">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cd /usr/demo/wifi/          # 进入驱动目录</w:t>
      </w:r>
    </w:p>
    <w:p w14:paraId="604DE40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1</w:t>
      </w:r>
      <w:r>
        <w:rPr>
          <w:rFonts w:hint="default" w:ascii="Times New Roman" w:hAnsi="Times New Roman" w:cs="宋体" w:eastAsiaTheme="minorEastAsia"/>
          <w:color w:val="0000FF"/>
          <w:kern w:val="2"/>
          <w:sz w:val="24"/>
          <w:szCs w:val="32"/>
          <w:lang w:val="en-US" w:eastAsia="zh-CN" w:bidi="ar-SA"/>
        </w:rPr>
        <w:t xml:space="preserve"> down</w:t>
      </w:r>
    </w:p>
    <w:p w14:paraId="0A0B532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2</w:t>
      </w:r>
      <w:r>
        <w:rPr>
          <w:rFonts w:hint="default" w:ascii="Times New Roman" w:hAnsi="Times New Roman" w:cs="宋体" w:eastAsiaTheme="minorEastAsia"/>
          <w:color w:val="0000FF"/>
          <w:kern w:val="2"/>
          <w:sz w:val="24"/>
          <w:szCs w:val="32"/>
          <w:lang w:val="en-US" w:eastAsia="zh-CN" w:bidi="ar-SA"/>
        </w:rPr>
        <w:t xml:space="preserve"> down</w:t>
      </w:r>
    </w:p>
    <w:p w14:paraId="5011A1F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default" w:ascii="Times New Roman" w:hAnsi="Times New Roman" w:cs="宋体" w:eastAsiaTheme="minorEastAsia"/>
          <w:color w:val="0000FF"/>
          <w:kern w:val="2"/>
          <w:sz w:val="24"/>
          <w:szCs w:val="32"/>
          <w:lang w:val="en-US" w:eastAsia="zh-CN" w:bidi="ar-SA"/>
        </w:rPr>
        <w:t xml:space="preserve"> down</w:t>
      </w:r>
      <w:r>
        <w:rPr>
          <w:rFonts w:hint="eastAsia" w:ascii="Times New Roman" w:hAnsi="Times New Roman" w:cs="宋体" w:eastAsiaTheme="minorEastAsia"/>
          <w:color w:val="0000FF"/>
          <w:kern w:val="2"/>
          <w:sz w:val="24"/>
          <w:szCs w:val="32"/>
          <w:lang w:val="en-US" w:eastAsia="zh-CN" w:bidi="ar-SA"/>
        </w:rPr>
        <w:t xml:space="preserve">             //关闭其他网络</w:t>
      </w:r>
    </w:p>
    <w:p w14:paraId="4C6270E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auto"/>
          <w:sz w:val="24"/>
          <w:szCs w:val="24"/>
          <w:lang w:val="en-US" w:eastAsia="zh-CN" w:bidi="en-US"/>
        </w:rPr>
      </w:pPr>
      <w:r>
        <w:rPr>
          <w:rFonts w:hint="eastAsia" w:ascii="Times New Roman" w:hAnsi="Times New Roman" w:cs="宋体" w:eastAsiaTheme="minorEastAsia"/>
          <w:color w:val="0000FF"/>
          <w:kern w:val="2"/>
          <w:sz w:val="24"/>
          <w:szCs w:val="32"/>
          <w:lang w:val="en-US" w:eastAsia="zh-CN" w:bidi="ar-SA"/>
        </w:rPr>
        <w:t xml:space="preserve">insmod -f 8188eu.ko </w:t>
      </w:r>
      <w:r>
        <w:rPr>
          <w:rFonts w:hint="eastAsia" w:ascii="Times New Roman" w:hAnsi="Times New Roman" w:eastAsia="宋体" w:cs="宋体"/>
          <w:b w:val="0"/>
          <w:bCs/>
          <w:color w:val="0000FF"/>
          <w:sz w:val="24"/>
          <w:szCs w:val="24"/>
          <w:lang w:val="en-US" w:eastAsia="zh-CN" w:bidi="en-US"/>
        </w:rPr>
        <w:t xml:space="preserve">          </w:t>
      </w:r>
      <w:r>
        <w:rPr>
          <w:rFonts w:hint="eastAsia" w:ascii="Times New Roman" w:hAnsi="Times New Roman" w:cs="宋体" w:eastAsiaTheme="minorEastAsia"/>
          <w:color w:val="0000FF"/>
          <w:kern w:val="2"/>
          <w:sz w:val="24"/>
          <w:szCs w:val="32"/>
          <w:lang w:val="en-US" w:eastAsia="zh-CN" w:bidi="ar-SA"/>
        </w:rPr>
        <w:t>//加载</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驱动，有就跳过</w:t>
      </w:r>
    </w:p>
    <w:p w14:paraId="6ABA927C">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连接</w:t>
      </w:r>
      <w:r>
        <w:rPr>
          <w:rFonts w:hint="eastAsia" w:ascii="Times New Roman" w:hAnsi="Times New Roman" w:cs="宋体"/>
          <w:kern w:val="2"/>
          <w:sz w:val="24"/>
          <w:szCs w:val="32"/>
          <w:lang w:val="en-US" w:eastAsia="zh-CN" w:bidi="ar-SA"/>
        </w:rPr>
        <w:t>Wi-Fi</w:t>
      </w:r>
      <w:r>
        <w:rPr>
          <w:rFonts w:hint="eastAsia" w:ascii="Times New Roman" w:hAnsi="Times New Roman" w:cs="宋体" w:eastAsiaTheme="minorEastAsia"/>
          <w:kern w:val="2"/>
          <w:sz w:val="24"/>
          <w:szCs w:val="32"/>
          <w:lang w:val="en-US" w:eastAsia="zh-CN" w:bidi="ar-SA"/>
        </w:rPr>
        <w:t>：</w:t>
      </w:r>
    </w:p>
    <w:p w14:paraId="4C2675E6">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lang w:val="en-US" w:eastAsia="zh-CN"/>
        </w:rPr>
      </w:pPr>
      <w:r>
        <w:rPr>
          <w:rFonts w:hint="eastAsia" w:ascii="Times New Roman" w:hAnsi="Times New Roman" w:cs="宋体" w:eastAsiaTheme="minorEastAsia"/>
          <w:color w:val="0000FF"/>
          <w:kern w:val="2"/>
          <w:sz w:val="24"/>
          <w:szCs w:val="32"/>
          <w:lang w:val="en-US" w:eastAsia="zh-CN" w:bidi="ar-SA"/>
        </w:rPr>
        <w:t>ifconfig wlan</w:t>
      </w:r>
      <w:r>
        <w:rPr>
          <w:rFonts w:hint="default" w:ascii="Times New Roman" w:hAnsi="Times New Roman" w:cs="宋体" w:eastAsiaTheme="minorEastAsia"/>
          <w:color w:val="0000FF"/>
          <w:kern w:val="2"/>
          <w:sz w:val="24"/>
          <w:szCs w:val="32"/>
          <w:lang w:val="en-GB" w:eastAsia="zh-CN" w:bidi="ar-SA"/>
        </w:rPr>
        <w:t>0</w:t>
      </w:r>
      <w:r>
        <w:rPr>
          <w:rFonts w:hint="eastAsia" w:ascii="Times New Roman" w:hAnsi="Times New Roman" w:cs="宋体" w:eastAsiaTheme="minorEastAsia"/>
          <w:color w:val="0000FF"/>
          <w:kern w:val="2"/>
          <w:sz w:val="24"/>
          <w:szCs w:val="32"/>
          <w:lang w:val="en-US" w:eastAsia="zh-CN" w:bidi="ar-SA"/>
        </w:rPr>
        <w:t xml:space="preserve"> up                 #打开wlan0</w:t>
      </w:r>
    </w:p>
    <w:p w14:paraId="14E9FD2B">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 xml:space="preserve">./wifi_setup.sh -i </w:t>
      </w:r>
      <w:r>
        <w:rPr>
          <w:rFonts w:hint="eastAsia" w:ascii="Times New Roman" w:hAnsi="Times New Roman" w:cs="宋体" w:eastAsiaTheme="minorEastAsia"/>
          <w:color w:val="0000FF"/>
          <w:kern w:val="2"/>
          <w:sz w:val="24"/>
          <w:szCs w:val="32"/>
          <w:lang w:val="en-US" w:eastAsia="zh-CN" w:bidi="ar-SA"/>
        </w:rPr>
        <w:t>bliiot</w:t>
      </w:r>
      <w:r>
        <w:rPr>
          <w:rFonts w:hint="default" w:ascii="Times New Roman" w:hAnsi="Times New Roman" w:cs="宋体" w:eastAsiaTheme="minorEastAsia"/>
          <w:color w:val="0000FF"/>
          <w:kern w:val="2"/>
          <w:sz w:val="24"/>
          <w:szCs w:val="32"/>
          <w:lang w:val="en-US" w:eastAsia="zh-CN" w:bidi="ar-SA"/>
        </w:rPr>
        <w:t xml:space="preserve"> -p </w:t>
      </w:r>
      <w:r>
        <w:rPr>
          <w:rFonts w:hint="eastAsia" w:ascii="Times New Roman" w:hAnsi="Times New Roman" w:cs="宋体" w:eastAsiaTheme="minorEastAsia"/>
          <w:color w:val="0000FF"/>
          <w:kern w:val="2"/>
          <w:sz w:val="24"/>
          <w:szCs w:val="32"/>
          <w:lang w:val="en-US" w:eastAsia="zh-CN" w:bidi="ar-SA"/>
        </w:rPr>
        <w:t>bebetter     #连接</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，-i后面接</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名，-p后面接密码</w:t>
      </w:r>
    </w:p>
    <w:p w14:paraId="296CD57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66690" cy="2145030"/>
            <wp:effectExtent l="0" t="0" r="10160" b="7620"/>
            <wp:docPr id="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
                    <pic:cNvPicPr>
                      <a:picLocks noChangeAspect="1"/>
                    </pic:cNvPicPr>
                  </pic:nvPicPr>
                  <pic:blipFill>
                    <a:blip r:embed="rId85"/>
                    <a:stretch>
                      <a:fillRect/>
                    </a:stretch>
                  </pic:blipFill>
                  <pic:spPr>
                    <a:xfrm>
                      <a:off x="0" y="0"/>
                      <a:ext cx="5266690" cy="2145030"/>
                    </a:xfrm>
                    <a:prstGeom prst="rect">
                      <a:avLst/>
                    </a:prstGeom>
                    <a:noFill/>
                    <a:ln>
                      <a:noFill/>
                    </a:ln>
                  </pic:spPr>
                </pic:pic>
              </a:graphicData>
            </a:graphic>
          </wp:inline>
        </w:drawing>
      </w:r>
    </w:p>
    <w:p w14:paraId="5D60E649">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ifconfig                          #查看wlan0有无IP</w:t>
      </w:r>
    </w:p>
    <w:p w14:paraId="799201C4">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68595" cy="642620"/>
            <wp:effectExtent l="0" t="0" r="8255" b="5080"/>
            <wp:docPr id="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
                    <pic:cNvPicPr>
                      <a:picLocks noChangeAspect="1"/>
                    </pic:cNvPicPr>
                  </pic:nvPicPr>
                  <pic:blipFill>
                    <a:blip r:embed="rId86"/>
                    <a:stretch>
                      <a:fillRect/>
                    </a:stretch>
                  </pic:blipFill>
                  <pic:spPr>
                    <a:xfrm>
                      <a:off x="0" y="0"/>
                      <a:ext cx="5268595" cy="642620"/>
                    </a:xfrm>
                    <a:prstGeom prst="rect">
                      <a:avLst/>
                    </a:prstGeom>
                    <a:noFill/>
                    <a:ln>
                      <a:noFill/>
                    </a:ln>
                  </pic:spPr>
                </pic:pic>
              </a:graphicData>
            </a:graphic>
          </wp:inline>
        </w:drawing>
      </w:r>
    </w:p>
    <w:p w14:paraId="390BDF00">
      <w:pPr>
        <w:pStyle w:val="12"/>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最后ping百度测试：</w:t>
      </w:r>
    </w:p>
    <w:p w14:paraId="4F7F6BA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lang w:val="en-US" w:eastAsia="zh-CN"/>
        </w:rPr>
      </w:pPr>
      <w:r>
        <w:rPr>
          <w:rFonts w:hint="default" w:ascii="Times New Roman" w:hAnsi="Times New Roman" w:cs="宋体" w:eastAsiaTheme="minorEastAsia"/>
          <w:color w:val="0000FF"/>
          <w:kern w:val="2"/>
          <w:sz w:val="24"/>
          <w:szCs w:val="32"/>
          <w:lang w:val="en-US" w:eastAsia="zh-CN" w:bidi="ar-SA"/>
        </w:rPr>
        <w:t xml:space="preserve">ping www.baidu.com </w:t>
      </w:r>
      <w:r>
        <w:rPr>
          <w:rFonts w:hint="eastAsia" w:ascii="Times New Roman" w:hAnsi="Times New Roman" w:cs="宋体" w:eastAsiaTheme="minorEastAsia"/>
          <w:color w:val="0000FF"/>
          <w:kern w:val="2"/>
          <w:sz w:val="24"/>
          <w:szCs w:val="32"/>
          <w:lang w:val="en-US" w:eastAsia="zh-CN" w:bidi="ar-SA"/>
        </w:rPr>
        <w:t>（百度域名不一定成功转IP，使用百度IP）</w:t>
      </w:r>
      <w:r>
        <w:rPr>
          <w:rFonts w:hint="eastAsia"/>
          <w:lang w:val="en-US" w:eastAsia="zh-CN"/>
        </w:rPr>
        <w:t xml:space="preserve">                </w:t>
      </w:r>
    </w:p>
    <w:p w14:paraId="0FA84AF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ascii="Times New Roman" w:hAnsi="Times New Roman" w:eastAsia="宋体" w:cs="宋体"/>
          <w:b w:val="0"/>
          <w:bCs/>
          <w:color w:val="auto"/>
          <w:sz w:val="24"/>
          <w:szCs w:val="24"/>
          <w:lang w:val="en-US" w:eastAsia="zh-CN" w:bidi="en-US"/>
        </w:rPr>
      </w:pPr>
      <w:r>
        <w:drawing>
          <wp:inline distT="0" distB="0" distL="114300" distR="114300">
            <wp:extent cx="5269230" cy="876300"/>
            <wp:effectExtent l="0" t="0" r="7620" b="0"/>
            <wp:docPr id="7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9"/>
                    <pic:cNvPicPr>
                      <a:picLocks noChangeAspect="1"/>
                    </pic:cNvPicPr>
                  </pic:nvPicPr>
                  <pic:blipFill>
                    <a:blip r:embed="rId87"/>
                    <a:stretch>
                      <a:fillRect/>
                    </a:stretch>
                  </pic:blipFill>
                  <pic:spPr>
                    <a:xfrm>
                      <a:off x="0" y="0"/>
                      <a:ext cx="5269230" cy="876300"/>
                    </a:xfrm>
                    <a:prstGeom prst="rect">
                      <a:avLst/>
                    </a:prstGeom>
                    <a:noFill/>
                    <a:ln>
                      <a:noFill/>
                    </a:ln>
                  </pic:spPr>
                </pic:pic>
              </a:graphicData>
            </a:graphic>
          </wp:inline>
        </w:drawing>
      </w:r>
    </w:p>
    <w:p w14:paraId="786C81F3">
      <w:pPr>
        <w:pStyle w:val="12"/>
        <w:keepNext w:val="0"/>
        <w:keepLines w:val="0"/>
        <w:pageBreakBefore w:val="0"/>
        <w:widowControl/>
        <w:numPr>
          <w:ilvl w:val="0"/>
          <w:numId w:val="0"/>
        </w:numPr>
        <w:kinsoku/>
        <w:overflowPunct/>
        <w:topLinePunct w:val="0"/>
        <w:autoSpaceDE/>
        <w:autoSpaceDN/>
        <w:bidi w:val="0"/>
        <w:adjustRightInd/>
        <w:snapToGrid/>
        <w:spacing w:line="240" w:lineRule="auto"/>
        <w:ind w:left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（2）AP功能</w:t>
      </w:r>
    </w:p>
    <w:p w14:paraId="46D31624">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重启系统后，进入测试程序所在目录，关闭其他网络，仅保留Wi-Fi网络，加载Wi-Fi驱动。</w:t>
      </w:r>
    </w:p>
    <w:p w14:paraId="641692B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1</w:t>
      </w:r>
      <w:r>
        <w:rPr>
          <w:rFonts w:hint="default" w:ascii="Times New Roman" w:hAnsi="Times New Roman" w:cs="宋体" w:eastAsiaTheme="minorEastAsia"/>
          <w:color w:val="0000FF"/>
          <w:kern w:val="2"/>
          <w:sz w:val="24"/>
          <w:szCs w:val="32"/>
          <w:lang w:val="en-US" w:eastAsia="zh-CN" w:bidi="ar-SA"/>
        </w:rPr>
        <w:t xml:space="preserve"> down</w:t>
      </w:r>
    </w:p>
    <w:p w14:paraId="4ADFEB1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2</w:t>
      </w:r>
      <w:r>
        <w:rPr>
          <w:rFonts w:hint="default" w:ascii="Times New Roman" w:hAnsi="Times New Roman" w:cs="宋体" w:eastAsiaTheme="minorEastAsia"/>
          <w:color w:val="0000FF"/>
          <w:kern w:val="2"/>
          <w:sz w:val="24"/>
          <w:szCs w:val="32"/>
          <w:lang w:val="en-US" w:eastAsia="zh-CN" w:bidi="ar-SA"/>
        </w:rPr>
        <w:t xml:space="preserve"> down</w:t>
      </w:r>
    </w:p>
    <w:p w14:paraId="356B0A0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default" w:ascii="Times New Roman" w:hAnsi="Times New Roman" w:cs="宋体" w:eastAsiaTheme="minorEastAsia"/>
          <w:color w:val="0000FF"/>
          <w:kern w:val="2"/>
          <w:sz w:val="24"/>
          <w:szCs w:val="32"/>
          <w:lang w:val="en-US" w:eastAsia="zh-CN" w:bidi="ar-SA"/>
        </w:rPr>
        <w:t xml:space="preserve"> down</w:t>
      </w:r>
      <w:r>
        <w:rPr>
          <w:rFonts w:hint="eastAsia" w:ascii="Times New Roman" w:hAnsi="Times New Roman" w:cs="宋体" w:eastAsiaTheme="minorEastAsia"/>
          <w:color w:val="0000FF"/>
          <w:kern w:val="2"/>
          <w:sz w:val="24"/>
          <w:szCs w:val="32"/>
          <w:lang w:val="en-US" w:eastAsia="zh-CN" w:bidi="ar-SA"/>
        </w:rPr>
        <w:t xml:space="preserve">             //关闭其他网络</w:t>
      </w:r>
    </w:p>
    <w:p w14:paraId="0BF330A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auto"/>
          <w:sz w:val="24"/>
          <w:szCs w:val="24"/>
          <w:lang w:val="en-US" w:eastAsia="zh-CN" w:bidi="en-US"/>
        </w:rPr>
      </w:pPr>
      <w:r>
        <w:rPr>
          <w:rFonts w:hint="eastAsia" w:ascii="Times New Roman" w:hAnsi="Times New Roman" w:cs="宋体" w:eastAsiaTheme="minorEastAsia"/>
          <w:color w:val="0000FF"/>
          <w:kern w:val="2"/>
          <w:sz w:val="24"/>
          <w:szCs w:val="32"/>
          <w:lang w:val="en-US" w:eastAsia="zh-CN" w:bidi="ar-SA"/>
        </w:rPr>
        <w:t xml:space="preserve">insmod -f 8188eu.ko </w:t>
      </w:r>
      <w:r>
        <w:rPr>
          <w:rFonts w:hint="eastAsia" w:ascii="Times New Roman" w:hAnsi="Times New Roman" w:eastAsia="宋体" w:cs="宋体"/>
          <w:b w:val="0"/>
          <w:bCs/>
          <w:color w:val="0000FF"/>
          <w:sz w:val="24"/>
          <w:szCs w:val="24"/>
          <w:lang w:val="en-US" w:eastAsia="zh-CN" w:bidi="en-US"/>
        </w:rPr>
        <w:t xml:space="preserve">          </w:t>
      </w:r>
      <w:r>
        <w:rPr>
          <w:rFonts w:hint="eastAsia" w:ascii="Times New Roman" w:hAnsi="Times New Roman" w:cs="宋体" w:eastAsiaTheme="minorEastAsia"/>
          <w:color w:val="0000FF"/>
          <w:kern w:val="2"/>
          <w:sz w:val="24"/>
          <w:szCs w:val="32"/>
          <w:lang w:val="en-US" w:eastAsia="zh-CN" w:bidi="ar-SA"/>
        </w:rPr>
        <w:t>//加载</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驱动，有就跳过</w:t>
      </w:r>
    </w:p>
    <w:p w14:paraId="6FF388E5">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执行如下命令，将</w:t>
      </w:r>
      <w:r>
        <w:rPr>
          <w:rFonts w:hint="eastAsia" w:ascii="Times New Roman" w:hAnsi="Times New Roman" w:eastAsia="宋体" w:cs="宋体"/>
          <w:b w:val="0"/>
          <w:bCs/>
          <w:color w:val="auto"/>
          <w:sz w:val="24"/>
          <w:szCs w:val="24"/>
          <w:lang w:val="en-US" w:eastAsia="zh-CN" w:bidi="en-US"/>
        </w:rPr>
        <w:t>Wi-Fi</w:t>
      </w:r>
      <w:r>
        <w:rPr>
          <w:rFonts w:hint="default" w:ascii="Times New Roman" w:hAnsi="Times New Roman" w:eastAsia="宋体" w:cs="宋体"/>
          <w:b w:val="0"/>
          <w:bCs/>
          <w:color w:val="auto"/>
          <w:sz w:val="24"/>
          <w:szCs w:val="24"/>
          <w:lang w:val="en-US" w:eastAsia="zh-CN" w:bidi="en-US"/>
        </w:rPr>
        <w:t>模块设置为AP模式。</w:t>
      </w:r>
    </w:p>
    <w:p w14:paraId="611BE76A">
      <w:pPr>
        <w:pStyle w:val="12"/>
        <w:keepNext w:val="0"/>
        <w:keepLines w:val="0"/>
        <w:pageBreakBefore w:val="0"/>
        <w:widowControl w:val="0"/>
        <w:shd w:val="clear" w:fill="E7E6E6" w:themeFill="background2"/>
        <w:kinsoku/>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./ap_setup.sh</w:t>
      </w:r>
    </w:p>
    <w:p w14:paraId="5AD19AFA">
      <w:pPr>
        <w:pStyle w:val="12"/>
        <w:keepNext w:val="0"/>
        <w:keepLines w:val="0"/>
        <w:pageBreakBefore w:val="0"/>
        <w:widowControl w:val="0"/>
        <w:numPr>
          <w:ilvl w:val="0"/>
          <w:numId w:val="0"/>
        </w:numPr>
        <w:shd w:val="clear" w:fill="auto"/>
        <w:kinsoku/>
        <w:wordWrap w:val="0"/>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默认设置的</w:t>
      </w:r>
      <w:r>
        <w:rPr>
          <w:rFonts w:hint="eastAsia" w:ascii="Times New Roman" w:hAnsi="Times New Roman" w:eastAsia="宋体" w:cs="宋体"/>
          <w:b w:val="0"/>
          <w:bCs/>
          <w:color w:val="auto"/>
          <w:sz w:val="24"/>
          <w:szCs w:val="24"/>
          <w:lang w:val="en-US" w:eastAsia="zh-CN" w:bidi="en-US"/>
        </w:rPr>
        <w:t>Wi-Fi</w:t>
      </w:r>
      <w:r>
        <w:rPr>
          <w:rFonts w:hint="default" w:ascii="Times New Roman" w:hAnsi="Times New Roman" w:eastAsia="宋体" w:cs="宋体"/>
          <w:b w:val="0"/>
          <w:bCs/>
          <w:color w:val="auto"/>
          <w:sz w:val="24"/>
          <w:szCs w:val="24"/>
          <w:lang w:val="en-US" w:eastAsia="zh-CN" w:bidi="en-US"/>
        </w:rPr>
        <w:t>名称为：rtl8188eu，密码为：88888888，可在rtl_hostapd_2G.conf配置文件内进行修改。</w:t>
      </w:r>
    </w:p>
    <w:p w14:paraId="36A456A7">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nano rtl_hostapd_2G.conf</w:t>
      </w:r>
    </w:p>
    <w:p w14:paraId="68E12FE8">
      <w:pPr>
        <w:rPr>
          <w:rFonts w:hint="default"/>
          <w:lang w:val="en-US" w:eastAsia="zh-CN"/>
        </w:rPr>
      </w:pPr>
    </w:p>
    <w:p w14:paraId="15712530">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82" w:name="_Toc2180"/>
      <w:bookmarkStart w:id="183" w:name="_Toc3"/>
      <w:bookmarkStart w:id="184" w:name="_Toc26324"/>
      <w:bookmarkStart w:id="185" w:name="_Toc15742"/>
      <w:bookmarkStart w:id="186" w:name="_Toc13524"/>
      <w:r>
        <w:rPr>
          <w:rFonts w:hint="eastAsia" w:ascii="Times New Roman" w:hAnsi="Times New Roman" w:cs="宋体"/>
          <w:b/>
          <w:color w:val="000000"/>
          <w:kern w:val="2"/>
          <w:sz w:val="32"/>
          <w:szCs w:val="32"/>
          <w:lang w:val="en-US" w:eastAsia="zh-CN" w:bidi="en-US"/>
        </w:rPr>
        <w:t>2.1</w:t>
      </w:r>
      <w:ins w:id="5220" w:author="L" w:date="2026-08-07T16:55:46Z">
        <w:r>
          <w:rPr>
            <w:rFonts w:hint="eastAsia" w:ascii="Times New Roman" w:hAnsi="Times New Roman" w:cs="宋体"/>
            <w:b/>
            <w:color w:val="000000"/>
            <w:kern w:val="2"/>
            <w:sz w:val="32"/>
            <w:szCs w:val="32"/>
            <w:lang w:val="en-US" w:eastAsia="zh-CN" w:bidi="en-US"/>
          </w:rPr>
          <w:t>3</w:t>
        </w:r>
      </w:ins>
      <w:del w:id="5221" w:author="L" w:date="2026-08-07T16:55:45Z">
        <w:r>
          <w:rPr>
            <w:rFonts w:hint="eastAsia" w:ascii="Times New Roman" w:hAnsi="Times New Roman" w:cs="宋体"/>
            <w:b/>
            <w:color w:val="000000"/>
            <w:kern w:val="2"/>
            <w:sz w:val="32"/>
            <w:szCs w:val="32"/>
            <w:lang w:val="en-US" w:eastAsia="zh-CN" w:bidi="en-US"/>
          </w:rPr>
          <w:delText>4</w:delText>
        </w:r>
      </w:del>
      <w:r>
        <w:rPr>
          <w:rFonts w:hint="eastAsia" w:ascii="Times New Roman" w:hAnsi="Times New Roman" w:cs="宋体"/>
          <w:b/>
          <w:color w:val="000000"/>
          <w:kern w:val="2"/>
          <w:sz w:val="32"/>
          <w:szCs w:val="32"/>
          <w:lang w:val="en-US" w:eastAsia="zh-CN" w:bidi="en-US"/>
        </w:rPr>
        <w:t xml:space="preserve"> M.2接口</w:t>
      </w:r>
      <w:bookmarkEnd w:id="182"/>
      <w:bookmarkEnd w:id="183"/>
      <w:bookmarkEnd w:id="184"/>
      <w:bookmarkEnd w:id="185"/>
      <w:bookmarkEnd w:id="186"/>
    </w:p>
    <w:p w14:paraId="0CD68DE5">
      <w:pPr>
        <w:pStyle w:val="12"/>
        <w:ind w:left="0" w:leftChars="0" w:firstLine="0" w:firstLineChars="0"/>
        <w:outlineLvl w:val="2"/>
        <w:rPr>
          <w:rFonts w:hint="eastAsia" w:ascii="Times New Roman" w:hAnsi="Times New Roman" w:eastAsia="宋体" w:cs="宋体"/>
          <w:b/>
          <w:bCs w:val="0"/>
          <w:color w:val="000000"/>
          <w:sz w:val="28"/>
          <w:szCs w:val="28"/>
          <w:lang w:val="en-US" w:eastAsia="zh-CN" w:bidi="en-US"/>
        </w:rPr>
      </w:pPr>
      <w:bookmarkStart w:id="187" w:name="_Toc20327"/>
      <w:bookmarkStart w:id="188" w:name="_Toc22828"/>
      <w:bookmarkStart w:id="189" w:name="_Toc487"/>
      <w:bookmarkStart w:id="190" w:name="_Toc26208"/>
      <w:bookmarkStart w:id="191" w:name="_Toc9163"/>
      <w:r>
        <w:rPr>
          <w:rFonts w:hint="eastAsia" w:ascii="Times New Roman" w:hAnsi="Times New Roman" w:eastAsia="宋体" w:cs="宋体"/>
          <w:b/>
          <w:bCs w:val="0"/>
          <w:color w:val="000000"/>
          <w:sz w:val="28"/>
          <w:szCs w:val="28"/>
          <w:lang w:val="en-US" w:eastAsia="zh-CN" w:bidi="en-US"/>
        </w:rPr>
        <w:t>2.1</w:t>
      </w:r>
      <w:ins w:id="5222" w:author="L" w:date="2026-08-07T16:55:49Z">
        <w:r>
          <w:rPr>
            <w:rFonts w:hint="eastAsia" w:ascii="Times New Roman" w:hAnsi="Times New Roman" w:eastAsia="宋体" w:cs="宋体"/>
            <w:b/>
            <w:bCs w:val="0"/>
            <w:color w:val="000000"/>
            <w:sz w:val="28"/>
            <w:szCs w:val="28"/>
            <w:lang w:val="en-US" w:eastAsia="zh-CN" w:bidi="en-US"/>
          </w:rPr>
          <w:t>3</w:t>
        </w:r>
      </w:ins>
      <w:del w:id="5223" w:author="L" w:date="2026-08-07T16:55:48Z">
        <w:r>
          <w:rPr>
            <w:rFonts w:hint="eastAsia" w:ascii="Times New Roman" w:hAnsi="Times New Roman" w:eastAsia="宋体" w:cs="宋体"/>
            <w:b/>
            <w:bCs w:val="0"/>
            <w:color w:val="000000"/>
            <w:sz w:val="28"/>
            <w:szCs w:val="28"/>
            <w:lang w:val="en-US" w:eastAsia="zh-CN" w:bidi="en-US"/>
          </w:rPr>
          <w:delText>4</w:delText>
        </w:r>
      </w:del>
      <w:r>
        <w:rPr>
          <w:rFonts w:hint="eastAsia" w:ascii="Times New Roman" w:hAnsi="Times New Roman" w:eastAsia="宋体" w:cs="宋体"/>
          <w:b/>
          <w:bCs w:val="0"/>
          <w:color w:val="000000"/>
          <w:sz w:val="28"/>
          <w:szCs w:val="28"/>
          <w:lang w:val="en-US" w:eastAsia="zh-CN" w:bidi="en-US"/>
        </w:rPr>
        <w:t>.1 SSD卡</w:t>
      </w:r>
      <w:bookmarkEnd w:id="187"/>
      <w:bookmarkEnd w:id="188"/>
      <w:bookmarkEnd w:id="189"/>
      <w:bookmarkEnd w:id="190"/>
      <w:bookmarkEnd w:id="191"/>
    </w:p>
    <w:p w14:paraId="45B2C5EB">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M.2接口插入固态硬盘，查看是否能检测出固态硬盘，输入以下指令，在返回列表中，查找名为 nvme0n1 的设备及其容量大小。</w:t>
      </w:r>
    </w:p>
    <w:p w14:paraId="56F82FFD">
      <w:pPr>
        <w:pStyle w:val="12"/>
        <w:shd w:val="clear" w:fill="E7E6E6" w:themeFill="background2"/>
        <w:ind w:left="0" w:leftChars="0" w:firstLine="420" w:firstLineChars="0"/>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lsblk -l</w:t>
      </w:r>
    </w:p>
    <w:p w14:paraId="7D7B2893">
      <w:pPr>
        <w:pStyle w:val="12"/>
        <w:shd w:val="clear" w:color="auto" w:fill="auto"/>
        <w:ind w:left="0" w:leftChars="0" w:firstLine="0" w:firstLineChars="0"/>
        <w:rPr>
          <w:rFonts w:hint="default"/>
          <w:lang w:val="en-US" w:eastAsia="zh-CN"/>
        </w:rPr>
      </w:pPr>
      <w:r>
        <w:drawing>
          <wp:inline distT="0" distB="0" distL="114300" distR="114300">
            <wp:extent cx="5268595" cy="407035"/>
            <wp:effectExtent l="0" t="0" r="8255" b="12065"/>
            <wp:docPr id="9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8"/>
                    <pic:cNvPicPr>
                      <a:picLocks noChangeAspect="1"/>
                    </pic:cNvPicPr>
                  </pic:nvPicPr>
                  <pic:blipFill>
                    <a:blip r:embed="rId88"/>
                    <a:stretch>
                      <a:fillRect/>
                    </a:stretch>
                  </pic:blipFill>
                  <pic:spPr>
                    <a:xfrm>
                      <a:off x="0" y="0"/>
                      <a:ext cx="5268595" cy="407035"/>
                    </a:xfrm>
                    <a:prstGeom prst="rect">
                      <a:avLst/>
                    </a:prstGeom>
                    <a:noFill/>
                    <a:ln>
                      <a:noFill/>
                    </a:ln>
                  </pic:spPr>
                </pic:pic>
              </a:graphicData>
            </a:graphic>
          </wp:inline>
        </w:drawing>
      </w:r>
    </w:p>
    <w:p w14:paraId="768F3370">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测试前需要保证固态硬盘不是已经挂载的状态，为保证固态硬盘没有被挂载，所以执行卸载指令：</w:t>
      </w:r>
    </w:p>
    <w:p w14:paraId="1EA38E2C">
      <w:pPr>
        <w:pStyle w:val="12"/>
        <w:shd w:val="clear" w:fill="E7E6E6" w:themeFill="background2"/>
        <w:ind w:left="0" w:leftChars="0" w:firstLine="420" w:firstLineChars="0"/>
        <w:outlineLvl w:val="9"/>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umount /run/media/nvme0n1   //已卸载则跳过</w:t>
      </w:r>
    </w:p>
    <w:p w14:paraId="78B7AE3E">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写入测试数据：</w:t>
      </w:r>
    </w:p>
    <w:p w14:paraId="514850BD">
      <w:pPr>
        <w:pStyle w:val="12"/>
        <w:shd w:val="clear" w:fill="E7E6E6" w:themeFill="background2"/>
        <w:ind w:left="0" w:leftChars="0" w:firstLine="420" w:firstLineChars="0"/>
        <w:outlineLvl w:val="9"/>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fio -filename=/dev/nvme0n1 -ioengine=psync -iodepth=1 -iodepth_batc</w:t>
      </w:r>
      <w:r>
        <w:rPr>
          <w:rFonts w:hint="default" w:ascii="Times New Roman" w:hAnsi="Times New Roman" w:eastAsia="宋体" w:cs="宋体"/>
          <w:b w:val="0"/>
          <w:bCs/>
          <w:color w:val="0000FF"/>
          <w:sz w:val="24"/>
          <w:szCs w:val="24"/>
          <w:lang w:val="en-US" w:eastAsia="zh-CN" w:bidi="en-US"/>
        </w:rPr>
        <w:t>h=1 -iodepth_low=1 -iodepth_batch_complete=1 -direct=1 -rw=write -bs=1024K -size=</w:t>
      </w:r>
      <w:r>
        <w:rPr>
          <w:rFonts w:hint="eastAsia" w:ascii="Times New Roman" w:hAnsi="Times New Roman" w:eastAsia="宋体" w:cs="宋体"/>
          <w:b w:val="0"/>
          <w:bCs/>
          <w:color w:val="0000FF"/>
          <w:sz w:val="24"/>
          <w:szCs w:val="24"/>
          <w:lang w:val="en-US" w:eastAsia="zh-CN" w:bidi="en-US"/>
        </w:rPr>
        <w:t>1</w:t>
      </w:r>
      <w:r>
        <w:rPr>
          <w:rFonts w:hint="default" w:ascii="Times New Roman" w:hAnsi="Times New Roman" w:eastAsia="宋体" w:cs="宋体"/>
          <w:b w:val="0"/>
          <w:bCs/>
          <w:color w:val="0000FF"/>
          <w:sz w:val="24"/>
          <w:szCs w:val="24"/>
          <w:lang w:val="en-US" w:eastAsia="zh-CN" w:bidi="en-US"/>
        </w:rPr>
        <w:t>G -numjobs=1 -thread</w:t>
      </w:r>
      <w:r>
        <w:rPr>
          <w:rFonts w:hint="eastAsia" w:ascii="Times New Roman" w:hAnsi="Times New Roman" w:eastAsia="宋体" w:cs="宋体"/>
          <w:b w:val="0"/>
          <w:bCs/>
          <w:color w:val="0000FF"/>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-group_reporting -name=write_job -ramp_time=1</w:t>
      </w:r>
    </w:p>
    <w:p w14:paraId="31B32D02">
      <w:pPr>
        <w:rPr>
          <w:rFonts w:hint="default"/>
          <w:lang w:val="en-US" w:eastAsia="zh-CN"/>
        </w:rPr>
      </w:pPr>
      <w:r>
        <w:drawing>
          <wp:inline distT="0" distB="0" distL="114300" distR="114300">
            <wp:extent cx="5271135" cy="496570"/>
            <wp:effectExtent l="0" t="0" r="5715" b="17780"/>
            <wp:docPr id="9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9"/>
                    <pic:cNvPicPr>
                      <a:picLocks noChangeAspect="1"/>
                    </pic:cNvPicPr>
                  </pic:nvPicPr>
                  <pic:blipFill>
                    <a:blip r:embed="rId89"/>
                    <a:stretch>
                      <a:fillRect/>
                    </a:stretch>
                  </pic:blipFill>
                  <pic:spPr>
                    <a:xfrm>
                      <a:off x="0" y="0"/>
                      <a:ext cx="5271135" cy="496570"/>
                    </a:xfrm>
                    <a:prstGeom prst="rect">
                      <a:avLst/>
                    </a:prstGeom>
                    <a:noFill/>
                    <a:ln>
                      <a:noFill/>
                    </a:ln>
                  </pic:spPr>
                </pic:pic>
              </a:graphicData>
            </a:graphic>
          </wp:inline>
        </w:drawing>
      </w:r>
    </w:p>
    <w:p w14:paraId="27D0D264">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 xml:space="preserve">观察输出结果中的 </w:t>
      </w:r>
      <w:r>
        <w:rPr>
          <w:rFonts w:hint="default" w:ascii="Times New Roman" w:hAnsi="Times New Roman"/>
          <w:sz w:val="24"/>
          <w:lang w:val="en-US" w:eastAsia="zh-CN"/>
        </w:rPr>
        <w:t>WRITE</w:t>
      </w:r>
      <w:r>
        <w:rPr>
          <w:rFonts w:hint="eastAsia" w:ascii="Times New Roman" w:hAnsi="Times New Roman"/>
          <w:sz w:val="24"/>
          <w:lang w:val="en-US" w:eastAsia="zh-CN"/>
        </w:rPr>
        <w:t xml:space="preserve"> 行，查看带宽</w:t>
      </w:r>
      <w:r>
        <w:rPr>
          <w:rFonts w:hint="default" w:ascii="Times New Roman" w:hAnsi="Times New Roman"/>
          <w:sz w:val="24"/>
          <w:lang w:val="en-US" w:eastAsia="zh-CN"/>
        </w:rPr>
        <w:t>（bw）</w:t>
      </w:r>
      <w:r>
        <w:rPr>
          <w:rFonts w:hint="eastAsia" w:ascii="Times New Roman" w:hAnsi="Times New Roman"/>
          <w:sz w:val="24"/>
          <w:lang w:val="en-US" w:eastAsia="zh-CN"/>
        </w:rPr>
        <w:t xml:space="preserve">数值，通常 </w:t>
      </w:r>
      <w:r>
        <w:rPr>
          <w:rFonts w:hint="default" w:ascii="Times New Roman" w:hAnsi="Times New Roman"/>
          <w:sz w:val="24"/>
          <w:lang w:val="en-US" w:eastAsia="zh-CN"/>
        </w:rPr>
        <w:t>NVMe</w:t>
      </w:r>
      <w:r>
        <w:rPr>
          <w:rFonts w:hint="eastAsia" w:ascii="Times New Roman" w:hAnsi="Times New Roman"/>
          <w:sz w:val="24"/>
          <w:lang w:val="en-US" w:eastAsia="zh-CN"/>
        </w:rPr>
        <w:t xml:space="preserve"> 固态硬盘写入速度应在 数百 </w:t>
      </w:r>
      <w:r>
        <w:rPr>
          <w:rFonts w:hint="default" w:ascii="Times New Roman" w:hAnsi="Times New Roman"/>
          <w:sz w:val="24"/>
          <w:lang w:val="en-US" w:eastAsia="zh-CN"/>
        </w:rPr>
        <w:t>MB/s</w:t>
      </w:r>
      <w:r>
        <w:rPr>
          <w:rFonts w:hint="eastAsia" w:ascii="Times New Roman" w:hAnsi="Times New Roman"/>
          <w:sz w:val="24"/>
          <w:lang w:val="en-US" w:eastAsia="zh-CN"/>
        </w:rPr>
        <w:t xml:space="preserve"> 以上（具体取决于硬盘性能）。若无报错且有速度数据输出，说明写入功能正常。</w:t>
      </w:r>
    </w:p>
    <w:p w14:paraId="317F2A66">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读取测试：</w:t>
      </w:r>
    </w:p>
    <w:p w14:paraId="2EEF8DE2">
      <w:pPr>
        <w:pStyle w:val="12"/>
        <w:shd w:val="clear" w:fill="E7E6E6" w:themeFill="background2"/>
        <w:ind w:left="0" w:leftChars="0" w:firstLine="420" w:firstLineChars="0"/>
        <w:outlineLvl w:val="9"/>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fio -filename=/dev/nvme0n1 -ioengine=psync -iodepth=1 -iodepth_batc</w:t>
      </w:r>
      <w:r>
        <w:rPr>
          <w:rFonts w:hint="default" w:ascii="Times New Roman" w:hAnsi="Times New Roman" w:eastAsia="宋体" w:cs="宋体"/>
          <w:b w:val="0"/>
          <w:bCs/>
          <w:color w:val="0000FF"/>
          <w:sz w:val="24"/>
          <w:szCs w:val="24"/>
          <w:lang w:val="en-US" w:eastAsia="zh-CN" w:bidi="en-US"/>
        </w:rPr>
        <w:t>h=1 -iodepth_low=1 -iodepth_batch_complete=1 -direct=1 -rw=read -bs=1024K -size=</w:t>
      </w:r>
      <w:r>
        <w:rPr>
          <w:rFonts w:hint="eastAsia" w:ascii="Times New Roman" w:hAnsi="Times New Roman" w:eastAsia="宋体" w:cs="宋体"/>
          <w:b w:val="0"/>
          <w:bCs/>
          <w:color w:val="0000FF"/>
          <w:sz w:val="24"/>
          <w:szCs w:val="24"/>
          <w:lang w:val="en-US" w:eastAsia="zh-CN" w:bidi="en-US"/>
        </w:rPr>
        <w:t>5</w:t>
      </w:r>
      <w:r>
        <w:rPr>
          <w:rFonts w:hint="default" w:ascii="Times New Roman" w:hAnsi="Times New Roman" w:eastAsia="宋体" w:cs="宋体"/>
          <w:b w:val="0"/>
          <w:bCs/>
          <w:color w:val="0000FF"/>
          <w:sz w:val="24"/>
          <w:szCs w:val="24"/>
          <w:lang w:val="en-US" w:eastAsia="zh-CN" w:bidi="en-US"/>
        </w:rPr>
        <w:t>G -numjobs=1 -thread -group_reporting -name=read_job -ramp_time=1</w:t>
      </w:r>
    </w:p>
    <w:p w14:paraId="54D6C7E2">
      <w:pPr>
        <w:rPr>
          <w:rFonts w:hint="default"/>
          <w:lang w:val="en-US" w:eastAsia="zh-CN"/>
        </w:rPr>
      </w:pPr>
    </w:p>
    <w:p w14:paraId="11A1D0D1">
      <w:pPr>
        <w:numPr>
          <w:ilvl w:val="0"/>
          <w:numId w:val="0"/>
        </w:numPr>
        <w:bidi w:val="0"/>
        <w:rPr>
          <w:rFonts w:hint="eastAsia"/>
          <w:lang w:val="en-US" w:eastAsia="zh-CN"/>
        </w:rPr>
      </w:pPr>
      <w:r>
        <w:drawing>
          <wp:inline distT="0" distB="0" distL="114300" distR="114300">
            <wp:extent cx="5267960" cy="563880"/>
            <wp:effectExtent l="0" t="0" r="8890" b="7620"/>
            <wp:docPr id="9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0"/>
                    <pic:cNvPicPr>
                      <a:picLocks noChangeAspect="1"/>
                    </pic:cNvPicPr>
                  </pic:nvPicPr>
                  <pic:blipFill>
                    <a:blip r:embed="rId90"/>
                    <a:stretch>
                      <a:fillRect/>
                    </a:stretch>
                  </pic:blipFill>
                  <pic:spPr>
                    <a:xfrm>
                      <a:off x="0" y="0"/>
                      <a:ext cx="5267960" cy="563880"/>
                    </a:xfrm>
                    <a:prstGeom prst="rect">
                      <a:avLst/>
                    </a:prstGeom>
                    <a:noFill/>
                    <a:ln>
                      <a:noFill/>
                    </a:ln>
                  </pic:spPr>
                </pic:pic>
              </a:graphicData>
            </a:graphic>
          </wp:inline>
        </w:drawing>
      </w:r>
    </w:p>
    <w:p w14:paraId="272AF09E">
      <w:pPr>
        <w:keepNext w:val="0"/>
        <w:keepLines w:val="0"/>
        <w:widowControl/>
        <w:numPr>
          <w:ilvl w:val="0"/>
          <w:numId w:val="0"/>
        </w:numPr>
        <w:suppressLineNumbers w:val="0"/>
        <w:jc w:val="left"/>
        <w:rPr>
          <w:rFonts w:hint="eastAsia" w:ascii="Times New Roman" w:hAnsi="Times New Roman"/>
          <w:sz w:val="24"/>
          <w:lang w:val="en-US" w:eastAsia="zh-CN"/>
        </w:rPr>
      </w:pPr>
    </w:p>
    <w:p w14:paraId="5575348E">
      <w:pPr>
        <w:keepNext w:val="0"/>
        <w:keepLines w:val="0"/>
        <w:pageBreakBefore w:val="0"/>
        <w:widowControl w:val="0"/>
        <w:numPr>
          <w:ilvl w:val="0"/>
          <w:numId w:val="9"/>
        </w:numPr>
        <w:kinsoku/>
        <w:wordWrap w:val="0"/>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观察输出结果中的</w:t>
      </w:r>
      <w:r>
        <w:rPr>
          <w:rFonts w:hint="default" w:ascii="Times New Roman" w:hAnsi="Times New Roman"/>
          <w:sz w:val="24"/>
          <w:lang w:val="en-US" w:eastAsia="zh-CN"/>
        </w:rPr>
        <w:t xml:space="preserve"> READ</w:t>
      </w:r>
      <w:r>
        <w:rPr>
          <w:rFonts w:hint="eastAsia" w:ascii="Times New Roman" w:hAnsi="Times New Roman"/>
          <w:sz w:val="24"/>
          <w:lang w:val="en-US" w:eastAsia="zh-CN"/>
        </w:rPr>
        <w:t xml:space="preserve"> 行，查看带宽</w:t>
      </w:r>
      <w:r>
        <w:rPr>
          <w:rFonts w:hint="default" w:ascii="Times New Roman" w:hAnsi="Times New Roman"/>
          <w:sz w:val="24"/>
          <w:lang w:val="en-US" w:eastAsia="zh-CN"/>
        </w:rPr>
        <w:t>（bw）</w:t>
      </w:r>
      <w:r>
        <w:rPr>
          <w:rFonts w:hint="eastAsia" w:ascii="Times New Roman" w:hAnsi="Times New Roman"/>
          <w:sz w:val="24"/>
          <w:lang w:val="en-US" w:eastAsia="zh-CN"/>
        </w:rPr>
        <w:t>数值。若无报错且有速度数据输出，说明读取功能正常。则硬盘本身功能正常。</w:t>
      </w:r>
    </w:p>
    <w:p w14:paraId="0A560C2F">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92" w:name="_Toc11904"/>
      <w:bookmarkStart w:id="193" w:name="_Toc11100"/>
      <w:bookmarkStart w:id="194" w:name="_Toc7712"/>
      <w:bookmarkStart w:id="195" w:name="_Toc29382"/>
      <w:bookmarkStart w:id="196" w:name="_Toc31235"/>
      <w:r>
        <w:rPr>
          <w:rFonts w:hint="eastAsia" w:ascii="Times New Roman" w:hAnsi="Times New Roman" w:cs="宋体"/>
          <w:b/>
          <w:color w:val="000000"/>
          <w:kern w:val="2"/>
          <w:sz w:val="32"/>
          <w:szCs w:val="32"/>
          <w:lang w:val="en-US" w:eastAsia="zh-CN" w:bidi="en-US"/>
        </w:rPr>
        <w:t>2.1</w:t>
      </w:r>
      <w:ins w:id="5224" w:author="L" w:date="2026-08-07T16:55:54Z">
        <w:r>
          <w:rPr>
            <w:rFonts w:hint="eastAsia" w:ascii="Times New Roman" w:hAnsi="Times New Roman" w:cs="宋体"/>
            <w:b/>
            <w:color w:val="000000"/>
            <w:kern w:val="2"/>
            <w:sz w:val="32"/>
            <w:szCs w:val="32"/>
            <w:lang w:val="en-US" w:eastAsia="zh-CN" w:bidi="en-US"/>
          </w:rPr>
          <w:t>4</w:t>
        </w:r>
      </w:ins>
      <w:del w:id="5225" w:author="L" w:date="2026-08-07T16:55:54Z">
        <w:r>
          <w:rPr>
            <w:rFonts w:hint="eastAsia" w:ascii="Times New Roman" w:hAnsi="Times New Roman" w:cs="宋体"/>
            <w:b/>
            <w:color w:val="000000"/>
            <w:kern w:val="2"/>
            <w:sz w:val="32"/>
            <w:szCs w:val="32"/>
            <w:lang w:val="en-US" w:eastAsia="zh-CN" w:bidi="en-US"/>
          </w:rPr>
          <w:delText>5</w:delText>
        </w:r>
      </w:del>
      <w:r>
        <w:rPr>
          <w:rFonts w:hint="eastAsia" w:ascii="Times New Roman" w:hAnsi="Times New Roman" w:cs="宋体"/>
          <w:b/>
          <w:color w:val="000000"/>
          <w:kern w:val="2"/>
          <w:sz w:val="32"/>
          <w:szCs w:val="32"/>
          <w:lang w:val="en-US" w:eastAsia="zh-CN" w:bidi="en-US"/>
        </w:rPr>
        <w:t>硬件看门狗</w:t>
      </w:r>
      <w:bookmarkEnd w:id="192"/>
      <w:bookmarkEnd w:id="193"/>
      <w:bookmarkEnd w:id="194"/>
      <w:bookmarkEnd w:id="195"/>
      <w:bookmarkEnd w:id="196"/>
    </w:p>
    <w:p w14:paraId="442021C9">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textAlignment w:val="auto"/>
        <w:outlineLvl w:val="9"/>
        <w:rPr>
          <w:rFonts w:hint="default"/>
          <w:lang w:val="en-US" w:eastAsia="zh-CN"/>
        </w:rPr>
      </w:pPr>
      <w:r>
        <w:rPr>
          <w:rFonts w:hint="eastAsia" w:ascii="Times New Roman" w:hAnsi="Times New Roman" w:eastAsia="宋体" w:cs="宋体"/>
          <w:b w:val="0"/>
          <w:bCs/>
          <w:color w:val="auto"/>
          <w:sz w:val="24"/>
          <w:szCs w:val="24"/>
          <w:lang w:val="en-US" w:eastAsia="zh-CN" w:bidi="en-US"/>
        </w:rPr>
        <w:t>看门狗控制引脚：PE0，置1时关闭硬件看门狗。喂狗引脚：PG16。硬件看门狗超时时间为30ms。</w:t>
      </w:r>
    </w:p>
    <w:p w14:paraId="73A034F5">
      <w:pPr>
        <w:pStyle w:val="12"/>
        <w:ind w:left="0" w:leftChars="0" w:firstLine="0" w:firstLineChars="0"/>
        <w:outlineLvl w:val="1"/>
        <w:rPr>
          <w:rFonts w:hint="default" w:ascii="Times New Roman" w:hAnsi="Times New Roman" w:cs="宋体"/>
          <w:b/>
          <w:color w:val="000000"/>
          <w:kern w:val="2"/>
          <w:sz w:val="32"/>
          <w:szCs w:val="32"/>
          <w:lang w:val="en-US" w:eastAsia="zh-CN" w:bidi="en-US"/>
        </w:rPr>
      </w:pPr>
      <w:bookmarkStart w:id="197" w:name="_Toc6741"/>
      <w:bookmarkStart w:id="198" w:name="_Toc14182"/>
      <w:bookmarkStart w:id="199" w:name="_Toc7496"/>
      <w:bookmarkStart w:id="200" w:name="_Toc26504"/>
      <w:bookmarkStart w:id="201" w:name="_Toc880"/>
      <w:r>
        <w:rPr>
          <w:rFonts w:hint="eastAsia" w:ascii="Times New Roman" w:hAnsi="Times New Roman" w:cs="宋体"/>
          <w:b/>
          <w:color w:val="000000"/>
          <w:kern w:val="2"/>
          <w:sz w:val="32"/>
          <w:szCs w:val="32"/>
          <w:lang w:val="en-US" w:eastAsia="zh-CN" w:bidi="en-US"/>
        </w:rPr>
        <w:t>2.1</w:t>
      </w:r>
      <w:ins w:id="5226" w:author="L" w:date="2026-08-07T16:55:56Z">
        <w:r>
          <w:rPr>
            <w:rFonts w:hint="eastAsia" w:ascii="Times New Roman" w:hAnsi="Times New Roman" w:cs="宋体"/>
            <w:b/>
            <w:color w:val="000000"/>
            <w:kern w:val="2"/>
            <w:sz w:val="32"/>
            <w:szCs w:val="32"/>
            <w:lang w:val="en-US" w:eastAsia="zh-CN" w:bidi="en-US"/>
          </w:rPr>
          <w:t>5</w:t>
        </w:r>
      </w:ins>
      <w:del w:id="5227" w:author="L" w:date="2026-08-07T16:55:56Z">
        <w:r>
          <w:rPr>
            <w:rFonts w:hint="eastAsia" w:ascii="Times New Roman" w:hAnsi="Times New Roman" w:cs="宋体"/>
            <w:b/>
            <w:color w:val="000000"/>
            <w:kern w:val="2"/>
            <w:sz w:val="32"/>
            <w:szCs w:val="32"/>
            <w:lang w:val="en-US" w:eastAsia="zh-CN" w:bidi="en-US"/>
          </w:rPr>
          <w:delText>6</w:delText>
        </w:r>
      </w:del>
      <w:r>
        <w:rPr>
          <w:rFonts w:hint="eastAsia" w:ascii="Times New Roman" w:hAnsi="Times New Roman" w:cs="宋体"/>
          <w:b/>
          <w:color w:val="000000"/>
          <w:kern w:val="2"/>
          <w:sz w:val="32"/>
          <w:szCs w:val="32"/>
          <w:lang w:val="en-US" w:eastAsia="zh-CN" w:bidi="en-US"/>
        </w:rPr>
        <w:t>外部RTC</w:t>
      </w:r>
      <w:bookmarkEnd w:id="197"/>
      <w:bookmarkEnd w:id="198"/>
      <w:bookmarkEnd w:id="199"/>
      <w:bookmarkEnd w:id="200"/>
      <w:bookmarkEnd w:id="201"/>
    </w:p>
    <w:p w14:paraId="3AC7E9E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eastAsia" w:ascii="Times New Roman" w:hAnsi="Times New Roman" w:eastAsia="宋体"/>
          <w:sz w:val="24"/>
          <w:lang w:val="en-US" w:eastAsia="zh-CN"/>
        </w:rPr>
        <w:t>本设备含一个外部RTC时钟。</w:t>
      </w:r>
    </w:p>
    <w:p w14:paraId="4970EE1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查看外部 RTC 设备节点</w:t>
      </w:r>
      <w:r>
        <w:rPr>
          <w:rFonts w:hint="eastAsia" w:ascii="Times New Roman" w:hAnsi="Times New Roman" w:eastAsia="宋体"/>
          <w:sz w:val="24"/>
          <w:lang w:val="en-US" w:eastAsia="zh-CN"/>
        </w:rPr>
        <w:t>：</w:t>
      </w:r>
    </w:p>
    <w:p w14:paraId="5F4BA78B">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root@BL244-bliiot:~#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ls /dev/rtc*</w:t>
      </w:r>
    </w:p>
    <w:p w14:paraId="4E6CD4D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/dev/rtc   /dev/rtc0</w:t>
      </w:r>
    </w:p>
    <w:p w14:paraId="7DDCAC7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root@BL244-bliiot:~#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dmesg | grep rtc0</w:t>
      </w:r>
    </w:p>
    <w:p w14:paraId="65370DFC">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    4.319167] rtc-isl1208 5-006f: rtc core: registered rtc-isl1208 as rtc0</w:t>
      </w:r>
    </w:p>
    <w:p w14:paraId="47BD53A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查看系统时钟</w:t>
      </w:r>
      <w:r>
        <w:rPr>
          <w:rFonts w:hint="eastAsia" w:ascii="Times New Roman" w:hAnsi="Times New Roman" w:eastAsia="宋体"/>
          <w:sz w:val="24"/>
          <w:lang w:val="en-US" w:eastAsia="zh-CN"/>
        </w:rPr>
        <w:t>：</w:t>
      </w:r>
    </w:p>
    <w:p w14:paraId="138514B6">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root@BL244-bliiot:~#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date</w:t>
      </w:r>
    </w:p>
    <w:p w14:paraId="7F00C9E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Thu 23 Apr 10:28:42 BST 2026</w:t>
      </w:r>
    </w:p>
    <w:p w14:paraId="79B52EE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设置</w:t>
      </w:r>
      <w:r>
        <w:rPr>
          <w:rFonts w:hint="eastAsia" w:ascii="Times New Roman" w:hAnsi="Times New Roman" w:eastAsia="宋体"/>
          <w:sz w:val="24"/>
          <w:lang w:val="en-US" w:eastAsia="zh-CN"/>
        </w:rPr>
        <w:t>RTC</w:t>
      </w:r>
      <w:r>
        <w:rPr>
          <w:rFonts w:hint="default" w:ascii="Times New Roman" w:hAnsi="Times New Roman" w:eastAsia="宋体"/>
          <w:sz w:val="24"/>
          <w:lang w:val="en-US" w:eastAsia="zh-CN"/>
        </w:rPr>
        <w:t>时间</w:t>
      </w:r>
      <w:r>
        <w:rPr>
          <w:rFonts w:hint="eastAsia" w:ascii="Times New Roman" w:hAnsi="Times New Roman" w:eastAsia="宋体"/>
          <w:sz w:val="24"/>
          <w:lang w:val="en-US" w:eastAsia="zh-CN"/>
        </w:rPr>
        <w:t>：</w:t>
      </w:r>
    </w:p>
    <w:p w14:paraId="5030E317">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root@BL244-bliiot:~# </w:t>
      </w:r>
      <w:r>
        <w:rPr>
          <w:rFonts w:hint="default" w:ascii="Times New Roman" w:hAnsi="Times New Roman" w:eastAsia="宋体" w:cs="宋体"/>
          <w:b w:val="0"/>
          <w:bCs/>
          <w:color w:val="0000FF"/>
          <w:sz w:val="24"/>
          <w:szCs w:val="24"/>
          <w:lang w:val="en-US" w:eastAsia="zh-CN" w:bidi="en-US"/>
        </w:rPr>
        <w:t>sudo hwclock --set --date="202</w:t>
      </w:r>
      <w:r>
        <w:rPr>
          <w:rFonts w:hint="eastAsia" w:ascii="Times New Roman" w:hAnsi="Times New Roman" w:eastAsia="宋体" w:cs="宋体"/>
          <w:b w:val="0"/>
          <w:bCs/>
          <w:color w:val="0000FF"/>
          <w:sz w:val="24"/>
          <w:szCs w:val="24"/>
          <w:lang w:val="en-US" w:eastAsia="zh-CN" w:bidi="en-US"/>
        </w:rPr>
        <w:t>6</w:t>
      </w:r>
      <w:r>
        <w:rPr>
          <w:rFonts w:hint="default" w:ascii="Times New Roman" w:hAnsi="Times New Roman" w:eastAsia="宋体" w:cs="宋体"/>
          <w:b w:val="0"/>
          <w:bCs/>
          <w:color w:val="0000FF"/>
          <w:sz w:val="24"/>
          <w:szCs w:val="24"/>
          <w:lang w:val="en-US" w:eastAsia="zh-CN" w:bidi="en-US"/>
        </w:rPr>
        <w:t>-</w:t>
      </w:r>
      <w:r>
        <w:rPr>
          <w:rFonts w:hint="eastAsia" w:ascii="Times New Roman" w:hAnsi="Times New Roman" w:eastAsia="宋体" w:cs="宋体"/>
          <w:b w:val="0"/>
          <w:bCs/>
          <w:color w:val="0000FF"/>
          <w:sz w:val="24"/>
          <w:szCs w:val="24"/>
          <w:lang w:val="en-US" w:eastAsia="zh-CN" w:bidi="en-US"/>
        </w:rPr>
        <w:t>4</w:t>
      </w:r>
      <w:r>
        <w:rPr>
          <w:rFonts w:hint="default" w:ascii="Times New Roman" w:hAnsi="Times New Roman" w:eastAsia="宋体" w:cs="宋体"/>
          <w:b w:val="0"/>
          <w:bCs/>
          <w:color w:val="0000FF"/>
          <w:sz w:val="24"/>
          <w:szCs w:val="24"/>
          <w:lang w:val="en-US" w:eastAsia="zh-CN" w:bidi="en-US"/>
        </w:rPr>
        <w:t>-2</w:t>
      </w:r>
      <w:r>
        <w:rPr>
          <w:rFonts w:hint="eastAsia" w:ascii="Times New Roman" w:hAnsi="Times New Roman" w:eastAsia="宋体" w:cs="宋体"/>
          <w:b w:val="0"/>
          <w:bCs/>
          <w:color w:val="0000FF"/>
          <w:sz w:val="24"/>
          <w:szCs w:val="24"/>
          <w:lang w:val="en-US" w:eastAsia="zh-CN" w:bidi="en-US"/>
        </w:rPr>
        <w:t>3</w:t>
      </w:r>
      <w:r>
        <w:rPr>
          <w:rFonts w:hint="default" w:ascii="Times New Roman" w:hAnsi="Times New Roman" w:eastAsia="宋体" w:cs="宋体"/>
          <w:b w:val="0"/>
          <w:bCs/>
          <w:color w:val="0000FF"/>
          <w:sz w:val="24"/>
          <w:szCs w:val="24"/>
          <w:lang w:val="en-US" w:eastAsia="zh-CN" w:bidi="en-US"/>
        </w:rPr>
        <w:t xml:space="preserve"> 17:</w:t>
      </w:r>
      <w:r>
        <w:rPr>
          <w:rFonts w:hint="eastAsia" w:ascii="Times New Roman" w:hAnsi="Times New Roman" w:eastAsia="宋体" w:cs="宋体"/>
          <w:b w:val="0"/>
          <w:bCs/>
          <w:color w:val="0000FF"/>
          <w:sz w:val="24"/>
          <w:szCs w:val="24"/>
          <w:lang w:val="en-US" w:eastAsia="zh-CN" w:bidi="en-US"/>
        </w:rPr>
        <w:t>30</w:t>
      </w:r>
      <w:r>
        <w:rPr>
          <w:rFonts w:hint="default" w:ascii="Times New Roman" w:hAnsi="Times New Roman" w:eastAsia="宋体" w:cs="宋体"/>
          <w:b w:val="0"/>
          <w:bCs/>
          <w:color w:val="0000FF"/>
          <w:sz w:val="24"/>
          <w:szCs w:val="24"/>
          <w:lang w:val="en-US" w:eastAsia="zh-CN" w:bidi="en-US"/>
        </w:rPr>
        <w:t>:00"</w:t>
      </w:r>
    </w:p>
    <w:p w14:paraId="4100C7C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root@BL244-bliiot:~# </w:t>
      </w:r>
      <w:r>
        <w:rPr>
          <w:rFonts w:hint="default" w:ascii="Times New Roman" w:hAnsi="Times New Roman" w:eastAsia="宋体" w:cs="宋体"/>
          <w:b w:val="0"/>
          <w:bCs/>
          <w:color w:val="0000FF"/>
          <w:sz w:val="24"/>
          <w:szCs w:val="24"/>
          <w:lang w:val="en-US" w:eastAsia="zh-CN" w:bidi="en-US"/>
        </w:rPr>
        <w:t>sudo hwclock -r</w:t>
      </w:r>
    </w:p>
    <w:p w14:paraId="160A217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sz w:val="24"/>
          <w:lang w:val="en-US" w:eastAsia="zh-CN"/>
        </w:rPr>
      </w:pPr>
      <w:r>
        <w:rPr>
          <w:rFonts w:hint="default" w:ascii="Times New Roman" w:hAnsi="Times New Roman" w:eastAsia="宋体"/>
          <w:sz w:val="24"/>
          <w:lang w:val="en-US" w:eastAsia="zh-CN"/>
        </w:rPr>
        <w:t>同步</w:t>
      </w:r>
      <w:r>
        <w:rPr>
          <w:rFonts w:hint="eastAsia" w:ascii="Times New Roman" w:hAnsi="Times New Roman" w:eastAsia="宋体"/>
          <w:sz w:val="24"/>
          <w:lang w:val="en-US" w:eastAsia="zh-CN"/>
        </w:rPr>
        <w:t>RTC</w:t>
      </w:r>
      <w:r>
        <w:rPr>
          <w:rFonts w:hint="default" w:ascii="Times New Roman" w:hAnsi="Times New Roman" w:eastAsia="宋体"/>
          <w:sz w:val="24"/>
          <w:lang w:val="en-US" w:eastAsia="zh-CN"/>
        </w:rPr>
        <w:t>时钟至</w:t>
      </w:r>
      <w:r>
        <w:rPr>
          <w:rFonts w:hint="eastAsia" w:ascii="Times New Roman" w:hAnsi="Times New Roman" w:eastAsia="宋体"/>
          <w:sz w:val="24"/>
          <w:lang w:val="en-US" w:eastAsia="zh-CN"/>
        </w:rPr>
        <w:t>系统</w:t>
      </w:r>
      <w:r>
        <w:rPr>
          <w:rFonts w:hint="default" w:ascii="Times New Roman" w:hAnsi="Times New Roman" w:eastAsia="宋体"/>
          <w:sz w:val="24"/>
          <w:lang w:val="en-US" w:eastAsia="zh-CN"/>
        </w:rPr>
        <w:t>时钟</w:t>
      </w:r>
      <w:r>
        <w:rPr>
          <w:rFonts w:hint="eastAsia" w:ascii="Times New Roman" w:hAnsi="Times New Roman" w:eastAsia="宋体"/>
          <w:sz w:val="24"/>
          <w:lang w:val="en-US" w:eastAsia="zh-CN"/>
        </w:rPr>
        <w:t>：</w:t>
      </w:r>
    </w:p>
    <w:p w14:paraId="508A4312">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root@BL244-bliiot:~# </w:t>
      </w:r>
      <w:r>
        <w:rPr>
          <w:rFonts w:hint="default" w:ascii="Times New Roman" w:hAnsi="Times New Roman" w:eastAsia="宋体" w:cs="宋体"/>
          <w:b w:val="0"/>
          <w:bCs/>
          <w:color w:val="0000FF"/>
          <w:sz w:val="24"/>
          <w:szCs w:val="24"/>
          <w:lang w:val="en-US" w:eastAsia="zh-CN" w:bidi="en-US"/>
        </w:rPr>
        <w:t>sudo hwclock -s</w:t>
      </w:r>
    </w:p>
    <w:p w14:paraId="6AE070A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同步系统时钟</w:t>
      </w:r>
      <w:r>
        <w:rPr>
          <w:rFonts w:hint="eastAsia" w:ascii="Times New Roman" w:hAnsi="Times New Roman" w:eastAsia="宋体"/>
          <w:sz w:val="24"/>
          <w:lang w:val="en-US" w:eastAsia="zh-CN"/>
        </w:rPr>
        <w:t>到</w:t>
      </w:r>
      <w:r>
        <w:rPr>
          <w:rFonts w:hint="default" w:ascii="Times New Roman" w:hAnsi="Times New Roman" w:eastAsia="宋体"/>
          <w:sz w:val="24"/>
          <w:lang w:val="en-US" w:eastAsia="zh-CN"/>
        </w:rPr>
        <w:t xml:space="preserve"> RTC 的时钟</w:t>
      </w:r>
      <w:r>
        <w:rPr>
          <w:rFonts w:hint="eastAsia" w:ascii="Times New Roman" w:hAnsi="Times New Roman" w:eastAsia="宋体"/>
          <w:sz w:val="24"/>
          <w:lang w:val="en-US" w:eastAsia="zh-CN"/>
        </w:rPr>
        <w:t>：</w:t>
      </w:r>
    </w:p>
    <w:p w14:paraId="383F27ED">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root@BL244-bliiot:~# </w:t>
      </w:r>
      <w:r>
        <w:rPr>
          <w:rFonts w:hint="default" w:ascii="Times New Roman" w:hAnsi="Times New Roman" w:eastAsia="宋体" w:cs="宋体"/>
          <w:b w:val="0"/>
          <w:bCs/>
          <w:color w:val="0000FF"/>
          <w:sz w:val="24"/>
          <w:szCs w:val="24"/>
          <w:shd w:val="clear" w:fill="E7E6E6" w:themeFill="background2"/>
          <w:lang w:val="en-US" w:eastAsia="zh-CN" w:bidi="en-US"/>
        </w:rPr>
        <w:t>sudo hwclock -w</w:t>
      </w:r>
    </w:p>
    <w:p w14:paraId="0491F8A6">
      <w:pPr>
        <w:ind w:firstLine="420" w:firstLineChars="200"/>
        <w:rPr>
          <w:rFonts w:hint="eastAsia"/>
          <w:lang w:val="en-US" w:eastAsia="zh-CN"/>
        </w:rPr>
      </w:pPr>
      <w:r>
        <w:rPr>
          <w:rFonts w:hint="eastAsia"/>
          <w:lang w:val="en-US" w:eastAsia="zh-CN"/>
        </w:rPr>
        <w:t>再次查看时间</w:t>
      </w:r>
    </w:p>
    <w:p w14:paraId="5994675E">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root@BL244-bliiot:~#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date</w:t>
      </w:r>
    </w:p>
    <w:p w14:paraId="083A712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Thu 23 Apr 1</w:t>
      </w:r>
      <w:r>
        <w:rPr>
          <w:rFonts w:hint="eastAsia" w:ascii="Times New Roman" w:hAnsi="Times New Roman" w:eastAsia="宋体" w:cs="宋体"/>
          <w:b w:val="0"/>
          <w:bCs/>
          <w:color w:val="000000"/>
          <w:sz w:val="24"/>
          <w:szCs w:val="24"/>
          <w:lang w:val="en-US" w:eastAsia="zh-CN" w:bidi="en-US"/>
        </w:rPr>
        <w:t xml:space="preserve">7:31:56 </w:t>
      </w:r>
      <w:r>
        <w:rPr>
          <w:rFonts w:hint="default" w:ascii="Times New Roman" w:hAnsi="Times New Roman" w:eastAsia="宋体" w:cs="宋体"/>
          <w:b w:val="0"/>
          <w:bCs/>
          <w:color w:val="000000"/>
          <w:sz w:val="24"/>
          <w:szCs w:val="24"/>
          <w:lang w:val="en-US" w:eastAsia="zh-CN" w:bidi="en-US"/>
        </w:rPr>
        <w:t>BST 2026</w:t>
      </w:r>
    </w:p>
    <w:p w14:paraId="56CAF721">
      <w:pPr>
        <w:ind w:firstLine="420" w:firstLineChars="200"/>
        <w:rPr>
          <w:rFonts w:hint="default"/>
          <w:lang w:val="en-US" w:eastAsia="zh-CN"/>
        </w:rPr>
      </w:pPr>
    </w:p>
    <w:p w14:paraId="160F9AFE">
      <w:pPr>
        <w:ind w:firstLine="420" w:firstLineChars="200"/>
        <w:rPr>
          <w:rFonts w:hint="default"/>
          <w:lang w:val="en-US" w:eastAsia="zh-CN"/>
        </w:rPr>
      </w:pPr>
    </w:p>
    <w:p w14:paraId="00553899">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202" w:name="_Toc16397"/>
      <w:bookmarkStart w:id="203" w:name="_Toc7589"/>
      <w:bookmarkStart w:id="204" w:name="_Toc7238"/>
      <w:bookmarkStart w:id="205" w:name="_Toc18131"/>
      <w:bookmarkStart w:id="206" w:name="_Toc8861"/>
      <w:r>
        <w:rPr>
          <w:rFonts w:hint="eastAsia" w:ascii="Times New Roman" w:hAnsi="Times New Roman" w:cs="宋体"/>
          <w:b/>
          <w:color w:val="000000"/>
          <w:kern w:val="2"/>
          <w:sz w:val="32"/>
          <w:szCs w:val="32"/>
          <w:lang w:val="en-US" w:eastAsia="zh-CN" w:bidi="en-US"/>
        </w:rPr>
        <w:t>2.1</w:t>
      </w:r>
      <w:ins w:id="5228" w:author="L" w:date="2026-08-07T16:56:00Z">
        <w:r>
          <w:rPr>
            <w:rFonts w:hint="eastAsia" w:ascii="Times New Roman" w:hAnsi="Times New Roman" w:cs="宋体"/>
            <w:b/>
            <w:color w:val="000000"/>
            <w:kern w:val="2"/>
            <w:sz w:val="32"/>
            <w:szCs w:val="32"/>
            <w:lang w:val="en-US" w:eastAsia="zh-CN" w:bidi="en-US"/>
          </w:rPr>
          <w:t>6</w:t>
        </w:r>
      </w:ins>
      <w:del w:id="5229" w:author="L" w:date="2026-08-07T16:56:00Z">
        <w:r>
          <w:rPr>
            <w:rFonts w:hint="eastAsia" w:ascii="Times New Roman" w:hAnsi="Times New Roman" w:cs="宋体"/>
            <w:b/>
            <w:color w:val="000000"/>
            <w:kern w:val="2"/>
            <w:sz w:val="32"/>
            <w:szCs w:val="32"/>
            <w:lang w:val="en-US" w:eastAsia="zh-CN" w:bidi="en-US"/>
          </w:rPr>
          <w:delText>7</w:delText>
        </w:r>
      </w:del>
      <w:r>
        <w:rPr>
          <w:rFonts w:hint="eastAsia" w:ascii="Times New Roman" w:hAnsi="Times New Roman" w:cs="宋体"/>
          <w:b/>
          <w:color w:val="000000"/>
          <w:kern w:val="2"/>
          <w:sz w:val="32"/>
          <w:szCs w:val="32"/>
          <w:lang w:val="en-US" w:eastAsia="zh-CN" w:bidi="en-US"/>
        </w:rPr>
        <w:t>加密芯片</w:t>
      </w:r>
      <w:bookmarkEnd w:id="202"/>
      <w:bookmarkEnd w:id="203"/>
      <w:bookmarkEnd w:id="204"/>
      <w:bookmarkEnd w:id="205"/>
      <w:bookmarkEnd w:id="206"/>
    </w:p>
    <w:p w14:paraId="5E7E8BD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加密芯片型号为RJGT102。基于SHA-256的加密认证算法, 同时提供可配置的看门狗定时器和对外复位功能，与MCU通过 I²C-5 串行接口通信，芯片</w:t>
      </w:r>
    </w:p>
    <w:p w14:paraId="74B4354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支持低功耗模式。</w:t>
      </w:r>
    </w:p>
    <w:p w14:paraId="6887A2A0">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设备内使用加密芯片的demo，是通过将/proc/sys/kernel/random/uuid写入加密芯片，同时保留uuid至/usr/rjgt_unique.json，使用时取出加密芯片数据进行对比,外部数据与加密芯片内部数据相同，则通过加密验证。</w:t>
      </w:r>
    </w:p>
    <w:p w14:paraId="731A4FC8">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使用请自行修改Makefile文件中交叉编译器路径，再make编译；或参考《RJGT102数据手册》。</w:t>
      </w:r>
    </w:p>
    <w:p w14:paraId="7A31E82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运行示例程序rigt102，若uuid正确，则会出现如下回复。</w:t>
      </w:r>
    </w:p>
    <w:p w14:paraId="66FC981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root@BL244:~#usr/demo/rjgt# </w:t>
      </w:r>
      <w:r>
        <w:rPr>
          <w:rFonts w:hint="eastAsia" w:ascii="Times New Roman" w:hAnsi="Times New Roman" w:eastAsia="宋体" w:cs="宋体"/>
          <w:b w:val="0"/>
          <w:bCs/>
          <w:color w:val="0000FF"/>
          <w:sz w:val="24"/>
          <w:szCs w:val="24"/>
          <w:lang w:val="en-US" w:eastAsia="zh-CN" w:bidi="en-US"/>
        </w:rPr>
        <w:t>./rigt102</w:t>
      </w:r>
      <w:r>
        <w:rPr>
          <w:rFonts w:hint="eastAsia" w:ascii="Times New Roman" w:hAnsi="Times New Roman" w:eastAsia="宋体" w:cs="宋体"/>
          <w:b w:val="0"/>
          <w:bCs/>
          <w:color w:val="000000"/>
          <w:sz w:val="24"/>
          <w:szCs w:val="24"/>
          <w:lang w:val="en-US" w:eastAsia="zh-CN" w:bidi="en-US"/>
        </w:rPr>
        <w:t xml:space="preserve"> </w:t>
      </w:r>
    </w:p>
    <w:p w14:paraId="1791CC33">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open unique file failed, create unique file!</w:t>
      </w:r>
    </w:p>
    <w:p w14:paraId="527EEAB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random uuid would write rjgt102 : b6275e22-4928-4828-88fb-54a6fd8!</w:t>
      </w:r>
    </w:p>
    <w:p w14:paraId="012A72A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Contrast success</w:t>
      </w:r>
    </w:p>
    <w:p w14:paraId="2810940B">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root@BL244:~#usr/demo/rjgt#</w:t>
      </w:r>
      <w:r>
        <w:rPr>
          <w:rFonts w:hint="eastAsia" w:ascii="Times New Roman" w:hAnsi="Times New Roman" w:eastAsia="宋体" w:cs="宋体"/>
          <w:b w:val="0"/>
          <w:bCs/>
          <w:color w:val="0000FF"/>
          <w:sz w:val="24"/>
          <w:szCs w:val="24"/>
          <w:lang w:val="en-US" w:eastAsia="zh-CN" w:bidi="en-US"/>
        </w:rPr>
        <w:t xml:space="preserve">./rigt102 </w:t>
      </w:r>
    </w:p>
    <w:p w14:paraId="14B5329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Contrast success</w:t>
      </w:r>
    </w:p>
    <w:p w14:paraId="192E3B2D">
      <w:pPr>
        <w:ind w:firstLine="420" w:firstLineChars="200"/>
        <w:rPr>
          <w:rFonts w:hint="default"/>
          <w:lang w:val="en-US" w:eastAsia="zh-CN"/>
        </w:rPr>
      </w:pPr>
    </w:p>
    <w:p w14:paraId="6A519132">
      <w:pPr>
        <w:pStyle w:val="2"/>
        <w:numPr>
          <w:ilvl w:val="0"/>
          <w:numId w:val="0"/>
        </w:numPr>
        <w:bidi w:val="0"/>
        <w:rPr>
          <w:rFonts w:hint="eastAsia"/>
          <w:lang w:val="en-US" w:eastAsia="zh-CN"/>
        </w:rPr>
      </w:pPr>
      <w:bookmarkStart w:id="207" w:name="_Toc13932"/>
      <w:bookmarkStart w:id="208" w:name="_Toc3917"/>
      <w:bookmarkStart w:id="209" w:name="_Toc9858"/>
      <w:bookmarkStart w:id="210" w:name="_Toc8302"/>
      <w:bookmarkStart w:id="211" w:name="_Toc13228"/>
      <w:r>
        <w:rPr>
          <w:rFonts w:hint="eastAsia"/>
          <w:lang w:val="en-US" w:eastAsia="zh-CN"/>
        </w:rPr>
        <w:t>3.设备登录</w:t>
      </w:r>
      <w:bookmarkEnd w:id="207"/>
      <w:bookmarkEnd w:id="208"/>
      <w:bookmarkEnd w:id="209"/>
      <w:bookmarkEnd w:id="210"/>
      <w:bookmarkEnd w:id="211"/>
    </w:p>
    <w:p w14:paraId="3A17608E">
      <w:pPr>
        <w:pStyle w:val="12"/>
        <w:ind w:left="0" w:leftChars="0" w:firstLine="0" w:firstLineChars="0"/>
        <w:jc w:val="left"/>
        <w:outlineLvl w:val="1"/>
        <w:rPr>
          <w:rFonts w:hint="default" w:ascii="Times New Roman" w:hAnsi="Times New Roman" w:eastAsia="宋体" w:cs="宋体"/>
          <w:b/>
          <w:bCs/>
          <w:iCs/>
          <w:color w:val="000000"/>
          <w:sz w:val="32"/>
          <w:szCs w:val="32"/>
          <w:lang w:val="en-US" w:eastAsia="zh-CN"/>
        </w:rPr>
      </w:pPr>
      <w:bookmarkStart w:id="212" w:name="_Toc4681"/>
      <w:bookmarkStart w:id="213" w:name="_Toc10887"/>
      <w:bookmarkStart w:id="214" w:name="_Toc29336"/>
      <w:bookmarkStart w:id="215" w:name="_Toc23917"/>
      <w:bookmarkStart w:id="216" w:name="_Toc4589"/>
      <w:r>
        <w:rPr>
          <w:rFonts w:hint="eastAsia" w:ascii="Times New Roman" w:hAnsi="Times New Roman" w:eastAsia="宋体" w:cs="宋体"/>
          <w:b/>
          <w:bCs/>
          <w:iCs/>
          <w:color w:val="000000"/>
          <w:sz w:val="32"/>
          <w:szCs w:val="32"/>
          <w:lang w:val="en-US" w:eastAsia="zh-CN"/>
        </w:rPr>
        <w:t>3.1 USB登录</w:t>
      </w:r>
      <w:bookmarkEnd w:id="212"/>
      <w:bookmarkEnd w:id="213"/>
      <w:bookmarkEnd w:id="214"/>
      <w:bookmarkEnd w:id="215"/>
      <w:bookmarkEnd w:id="216"/>
    </w:p>
    <w:p w14:paraId="08C00C1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ascii="Times New Roman" w:hAnsi="Times New Roman"/>
          <w:sz w:val="24"/>
          <w:szCs w:val="32"/>
          <w:lang w:val="en-US" w:eastAsia="zh-CN"/>
        </w:rPr>
        <w:t>进入此电脑——管理——设备管理器，打开端口，插入USB线到micro USB，此时刷新的端口即为连接设备的端口。</w:t>
      </w:r>
    </w:p>
    <w:p w14:paraId="7364342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3312160" cy="2526665"/>
            <wp:effectExtent l="0" t="0" r="2540" b="698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91"/>
                    <a:srcRect l="699" r="22336" b="17894"/>
                    <a:stretch>
                      <a:fillRect/>
                    </a:stretch>
                  </pic:blipFill>
                  <pic:spPr>
                    <a:xfrm>
                      <a:off x="0" y="0"/>
                      <a:ext cx="3312160" cy="2526665"/>
                    </a:xfrm>
                    <a:prstGeom prst="rect">
                      <a:avLst/>
                    </a:prstGeom>
                    <a:noFill/>
                    <a:ln>
                      <a:noFill/>
                    </a:ln>
                  </pic:spPr>
                </pic:pic>
              </a:graphicData>
            </a:graphic>
          </wp:inline>
        </w:drawing>
      </w:r>
    </w:p>
    <w:p w14:paraId="19E49C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此处以SecureCRT为例，在软件中新建连接，选择串口登录，选择对应的端口，波特率115200，数据位8，校验位None，停止位1。点击connect即可进入设备。</w:t>
      </w:r>
    </w:p>
    <w:p w14:paraId="55B259C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b/>
          <w:bCs/>
          <w:sz w:val="24"/>
          <w:szCs w:val="32"/>
          <w:lang w:val="en-US" w:eastAsia="zh-CN"/>
        </w:rPr>
      </w:pPr>
      <w:r>
        <w:rPr>
          <w:rFonts w:hint="eastAsia" w:ascii="Times New Roman" w:hAnsi="Times New Roman"/>
          <w:b/>
          <w:bCs/>
          <w:sz w:val="24"/>
          <w:szCs w:val="32"/>
          <w:lang w:val="en-US" w:eastAsia="zh-CN"/>
        </w:rPr>
        <w:t>Linux系统默认无登录密码</w:t>
      </w:r>
    </w:p>
    <w:p w14:paraId="4F3E9E1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b/>
          <w:bCs/>
          <w:sz w:val="24"/>
          <w:szCs w:val="32"/>
          <w:lang w:val="en-US" w:eastAsia="zh-CN"/>
        </w:rPr>
      </w:pPr>
      <w:r>
        <w:rPr>
          <w:rFonts w:hint="eastAsia" w:ascii="Times New Roman" w:hAnsi="Times New Roman"/>
          <w:b/>
          <w:bCs/>
          <w:sz w:val="24"/>
          <w:szCs w:val="32"/>
          <w:lang w:val="en-US" w:eastAsia="zh-CN"/>
        </w:rPr>
        <w:t>Ubuntu系统默认登录账号：root  密码：root</w:t>
      </w:r>
    </w:p>
    <w:p w14:paraId="781DC39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r>
        <w:drawing>
          <wp:inline distT="0" distB="0" distL="114300" distR="114300">
            <wp:extent cx="1925955" cy="1756410"/>
            <wp:effectExtent l="0" t="0" r="17145" b="1524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92"/>
                    <a:srcRect l="26066" t="30491" r="26019" b="30785"/>
                    <a:stretch>
                      <a:fillRect/>
                    </a:stretch>
                  </pic:blipFill>
                  <pic:spPr>
                    <a:xfrm>
                      <a:off x="0" y="0"/>
                      <a:ext cx="1925955" cy="1756410"/>
                    </a:xfrm>
                    <a:prstGeom prst="rect">
                      <a:avLst/>
                    </a:prstGeom>
                    <a:noFill/>
                    <a:ln>
                      <a:noFill/>
                    </a:ln>
                  </pic:spPr>
                </pic:pic>
              </a:graphicData>
            </a:graphic>
          </wp:inline>
        </w:drawing>
      </w:r>
    </w:p>
    <w:p w14:paraId="674E4469">
      <w:pPr>
        <w:pStyle w:val="12"/>
        <w:ind w:left="0" w:leftChars="0" w:firstLine="0" w:firstLineChars="0"/>
        <w:jc w:val="left"/>
        <w:outlineLvl w:val="1"/>
        <w:rPr>
          <w:rFonts w:hint="eastAsia" w:ascii="Times New Roman" w:hAnsi="Times New Roman" w:eastAsia="宋体" w:cs="宋体"/>
          <w:b/>
          <w:bCs/>
          <w:iCs/>
          <w:color w:val="000000"/>
          <w:sz w:val="32"/>
          <w:szCs w:val="32"/>
          <w:lang w:val="en-US" w:eastAsia="zh-CN"/>
        </w:rPr>
      </w:pPr>
      <w:bookmarkStart w:id="217" w:name="_Toc2064"/>
      <w:bookmarkStart w:id="218" w:name="_Toc11969"/>
      <w:bookmarkStart w:id="219" w:name="_Toc13764"/>
      <w:bookmarkStart w:id="220" w:name="_Toc913"/>
      <w:bookmarkStart w:id="221" w:name="_Toc27468"/>
      <w:r>
        <w:rPr>
          <w:rFonts w:hint="eastAsia" w:ascii="Times New Roman" w:hAnsi="Times New Roman" w:eastAsia="宋体" w:cs="宋体"/>
          <w:b/>
          <w:bCs/>
          <w:iCs/>
          <w:color w:val="000000"/>
          <w:sz w:val="32"/>
          <w:szCs w:val="32"/>
          <w:lang w:val="en-US" w:eastAsia="zh-CN"/>
        </w:rPr>
        <w:t>3.2 SSH2登录</w:t>
      </w:r>
      <w:bookmarkEnd w:id="217"/>
      <w:bookmarkEnd w:id="218"/>
      <w:bookmarkEnd w:id="219"/>
      <w:bookmarkEnd w:id="220"/>
      <w:bookmarkEnd w:id="221"/>
    </w:p>
    <w:p w14:paraId="5DECF30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在使用网口登录前需设置对应网口的IP。此处以ETH2为例。此处ETH2已连接路由器，获取到的IP为192.168.2.107。电脑IP在2网段。</w:t>
      </w:r>
    </w:p>
    <w:p w14:paraId="12AFC24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pPr>
      <w:r>
        <w:drawing>
          <wp:inline distT="0" distB="0" distL="114300" distR="114300">
            <wp:extent cx="3720465" cy="2258060"/>
            <wp:effectExtent l="0" t="0" r="13335" b="889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93"/>
                    <a:stretch>
                      <a:fillRect/>
                    </a:stretch>
                  </pic:blipFill>
                  <pic:spPr>
                    <a:xfrm>
                      <a:off x="0" y="0"/>
                      <a:ext cx="3720465" cy="2258060"/>
                    </a:xfrm>
                    <a:prstGeom prst="rect">
                      <a:avLst/>
                    </a:prstGeom>
                    <a:noFill/>
                    <a:ln>
                      <a:noFill/>
                    </a:ln>
                  </pic:spPr>
                </pic:pic>
              </a:graphicData>
            </a:graphic>
          </wp:inline>
        </w:drawing>
      </w:r>
    </w:p>
    <w:p w14:paraId="2354BF2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点击创建连接，选择协议为SSH2，主机名填写为设备IP：192.168.2.107，端口22，用户名root，点击Connect连接。</w:t>
      </w:r>
    </w:p>
    <w:p w14:paraId="41A276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2596515" cy="2419985"/>
            <wp:effectExtent l="0" t="0" r="13335" b="18415"/>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94"/>
                    <a:stretch>
                      <a:fillRect/>
                    </a:stretch>
                  </pic:blipFill>
                  <pic:spPr>
                    <a:xfrm>
                      <a:off x="0" y="0"/>
                      <a:ext cx="2596515" cy="2419985"/>
                    </a:xfrm>
                    <a:prstGeom prst="rect">
                      <a:avLst/>
                    </a:prstGeom>
                    <a:noFill/>
                    <a:ln>
                      <a:noFill/>
                    </a:ln>
                  </pic:spPr>
                </pic:pic>
              </a:graphicData>
            </a:graphic>
          </wp:inline>
        </w:drawing>
      </w:r>
    </w:p>
    <w:p w14:paraId="69F5012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选择接受，即连接成功。</w:t>
      </w:r>
    </w:p>
    <w:p w14:paraId="71C18B7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r>
        <w:drawing>
          <wp:inline distT="0" distB="0" distL="114300" distR="114300">
            <wp:extent cx="3591560" cy="1521460"/>
            <wp:effectExtent l="0" t="0" r="8890" b="254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95"/>
                    <a:stretch>
                      <a:fillRect/>
                    </a:stretch>
                  </pic:blipFill>
                  <pic:spPr>
                    <a:xfrm>
                      <a:off x="0" y="0"/>
                      <a:ext cx="3591560" cy="1521460"/>
                    </a:xfrm>
                    <a:prstGeom prst="rect">
                      <a:avLst/>
                    </a:prstGeom>
                    <a:noFill/>
                    <a:ln>
                      <a:noFill/>
                    </a:ln>
                  </pic:spPr>
                </pic:pic>
              </a:graphicData>
            </a:graphic>
          </wp:inline>
        </w:drawing>
      </w:r>
    </w:p>
    <w:p w14:paraId="03AD40CA">
      <w:pPr>
        <w:pStyle w:val="2"/>
        <w:bidi w:val="0"/>
        <w:ind w:left="0" w:leftChars="0" w:firstLine="0" w:firstLineChars="0"/>
        <w:outlineLvl w:val="0"/>
        <w:rPr>
          <w:rFonts w:hint="eastAsia" w:ascii="Times New Roman" w:hAnsi="Times New Roman" w:eastAsia="黑体" w:cs="黑体"/>
          <w:b/>
          <w:bCs w:val="0"/>
          <w:color w:val="000000"/>
          <w:sz w:val="44"/>
          <w:szCs w:val="44"/>
          <w:lang w:val="en-US" w:eastAsia="zh-CN" w:bidi="en-US"/>
        </w:rPr>
      </w:pPr>
      <w:bookmarkStart w:id="222" w:name="_Toc26907"/>
      <w:bookmarkStart w:id="223" w:name="_Toc14670"/>
      <w:bookmarkStart w:id="224" w:name="_Toc18402"/>
      <w:bookmarkStart w:id="225" w:name="_Toc26129"/>
      <w:bookmarkStart w:id="226" w:name="_Toc18809"/>
      <w:r>
        <w:rPr>
          <w:rFonts w:hint="eastAsia" w:ascii="Times New Roman" w:hAnsi="Times New Roman" w:eastAsia="黑体" w:cs="黑体"/>
          <w:b/>
          <w:bCs w:val="0"/>
          <w:color w:val="000000"/>
          <w:sz w:val="44"/>
          <w:szCs w:val="44"/>
          <w:lang w:val="en-US" w:eastAsia="zh-CN" w:bidi="en-US"/>
        </w:rPr>
        <w:t>4.系统烧录</w:t>
      </w:r>
      <w:bookmarkEnd w:id="222"/>
      <w:bookmarkEnd w:id="223"/>
      <w:bookmarkEnd w:id="224"/>
      <w:bookmarkEnd w:id="225"/>
      <w:bookmarkEnd w:id="226"/>
    </w:p>
    <w:p w14:paraId="0724B156">
      <w:pPr>
        <w:outlineLvl w:val="1"/>
        <w:rPr>
          <w:rFonts w:hint="eastAsia" w:ascii="Times New Roman" w:hAnsi="Times New Roman" w:eastAsia="宋体" w:cs="宋体"/>
          <w:b/>
          <w:bCs w:val="0"/>
          <w:color w:val="000000"/>
          <w:sz w:val="32"/>
          <w:szCs w:val="32"/>
          <w:lang w:val="en-US" w:eastAsia="zh-CN" w:bidi="en-US"/>
        </w:rPr>
      </w:pPr>
      <w:bookmarkStart w:id="227" w:name="_Toc7043"/>
      <w:bookmarkStart w:id="228" w:name="_Toc21053"/>
      <w:bookmarkStart w:id="229" w:name="_Toc15147"/>
      <w:bookmarkStart w:id="230" w:name="_Toc6895"/>
      <w:bookmarkStart w:id="231" w:name="_Toc19304"/>
      <w:bookmarkStart w:id="232" w:name="_Toc29891"/>
      <w:bookmarkStart w:id="233" w:name="_Toc23556"/>
      <w:r>
        <w:rPr>
          <w:rFonts w:hint="eastAsia" w:ascii="Times New Roman" w:hAnsi="Times New Roman" w:eastAsia="宋体" w:cs="宋体"/>
          <w:b/>
          <w:bCs w:val="0"/>
          <w:color w:val="000000"/>
          <w:sz w:val="32"/>
          <w:szCs w:val="32"/>
          <w:lang w:val="en-US" w:eastAsia="zh-CN" w:bidi="en-US"/>
        </w:rPr>
        <w:t>4.1 Micro SD卡启动</w:t>
      </w:r>
      <w:bookmarkEnd w:id="227"/>
      <w:bookmarkEnd w:id="228"/>
      <w:bookmarkEnd w:id="229"/>
      <w:bookmarkEnd w:id="230"/>
      <w:bookmarkEnd w:id="231"/>
      <w:bookmarkEnd w:id="232"/>
      <w:bookmarkEnd w:id="233"/>
    </w:p>
    <w:p w14:paraId="1BD3996C">
      <w:pPr>
        <w:pStyle w:val="12"/>
        <w:ind w:left="0" w:leftChars="0" w:firstLine="0" w:firstLineChars="0"/>
        <w:outlineLvl w:val="2"/>
        <w:rPr>
          <w:rFonts w:hint="eastAsia" w:ascii="Times New Roman" w:hAnsi="Times New Roman" w:eastAsia="宋体" w:cs="宋体"/>
          <w:b/>
          <w:bCs w:val="0"/>
          <w:color w:val="000000"/>
          <w:sz w:val="28"/>
          <w:szCs w:val="28"/>
          <w:lang w:val="en-US" w:eastAsia="zh-CN" w:bidi="en-US"/>
        </w:rPr>
      </w:pPr>
      <w:bookmarkStart w:id="234" w:name="_Toc2115"/>
      <w:bookmarkStart w:id="235" w:name="_Toc32514"/>
      <w:bookmarkStart w:id="236" w:name="_Toc29271"/>
      <w:bookmarkStart w:id="237" w:name="_Toc13636"/>
      <w:bookmarkStart w:id="238" w:name="_Toc5143"/>
      <w:bookmarkStart w:id="239" w:name="_Toc4409"/>
      <w:bookmarkStart w:id="240" w:name="_Toc6494"/>
      <w:r>
        <w:rPr>
          <w:rFonts w:hint="eastAsia" w:ascii="Times New Roman" w:hAnsi="Times New Roman" w:eastAsia="宋体" w:cs="宋体"/>
          <w:b/>
          <w:bCs w:val="0"/>
          <w:color w:val="000000"/>
          <w:sz w:val="28"/>
          <w:szCs w:val="28"/>
          <w:lang w:val="en-US" w:eastAsia="zh-CN" w:bidi="en-US"/>
        </w:rPr>
        <w:t>4.1.1启动卡制作</w:t>
      </w:r>
      <w:bookmarkEnd w:id="234"/>
      <w:bookmarkEnd w:id="235"/>
      <w:bookmarkEnd w:id="236"/>
      <w:bookmarkEnd w:id="237"/>
      <w:bookmarkEnd w:id="238"/>
      <w:bookmarkEnd w:id="239"/>
      <w:bookmarkEnd w:id="240"/>
    </w:p>
    <w:p w14:paraId="2D0CE0D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由于BL244的镜像所需内存通常会大于4GB，所以在制作启动卡时需要将内存卡格式化为NTFS格式，并编辑“config.ini”文件。</w:t>
      </w:r>
    </w:p>
    <w:p w14:paraId="0287E229">
      <w:pPr>
        <w:pStyle w:val="12"/>
        <w:ind w:left="0" w:leftChars="0" w:firstLine="420" w:firstLineChars="0"/>
        <w:jc w:val="left"/>
        <w:rPr>
          <w:rFonts w:ascii="宋体" w:hAnsi="宋体" w:eastAsia="宋体" w:cs="宋体"/>
          <w:sz w:val="24"/>
          <w:szCs w:val="24"/>
        </w:rPr>
      </w:pPr>
      <w:r>
        <w:rPr>
          <w:rFonts w:ascii="宋体" w:hAnsi="宋体" w:eastAsia="宋体" w:cs="宋体"/>
          <w:sz w:val="24"/>
          <w:szCs w:val="24"/>
        </w:rPr>
        <w:drawing>
          <wp:inline distT="0" distB="0" distL="114300" distR="114300">
            <wp:extent cx="4857750" cy="2047875"/>
            <wp:effectExtent l="0" t="0" r="0" b="9525"/>
            <wp:docPr id="4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descr="IMG_256"/>
                    <pic:cNvPicPr>
                      <a:picLocks noChangeAspect="1"/>
                    </pic:cNvPicPr>
                  </pic:nvPicPr>
                  <pic:blipFill>
                    <a:blip r:embed="rId96"/>
                    <a:stretch>
                      <a:fillRect/>
                    </a:stretch>
                  </pic:blipFill>
                  <pic:spPr>
                    <a:xfrm>
                      <a:off x="0" y="0"/>
                      <a:ext cx="4857750" cy="2047875"/>
                    </a:xfrm>
                    <a:prstGeom prst="rect">
                      <a:avLst/>
                    </a:prstGeom>
                    <a:noFill/>
                    <a:ln w="9525">
                      <a:noFill/>
                    </a:ln>
                  </pic:spPr>
                </pic:pic>
              </a:graphicData>
            </a:graphic>
          </wp:inline>
        </w:drawing>
      </w:r>
    </w:p>
    <w:p w14:paraId="615856A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找到“System”项中添加“</w:t>
      </w:r>
      <w:r>
        <w:rPr>
          <w:rFonts w:hint="eastAsia" w:ascii="Times New Roman" w:hAnsi="Times New Roman" w:eastAsia="宋体" w:cs="宋体"/>
          <w:b w:val="0"/>
          <w:bCs/>
          <w:color w:val="0000FF"/>
          <w:sz w:val="24"/>
          <w:szCs w:val="24"/>
          <w:lang w:val="en-US" w:eastAsia="zh-CN" w:bidi="en-US"/>
        </w:rPr>
        <w:t>USER_DISK_FS=NTFS</w:t>
      </w:r>
      <w:r>
        <w:rPr>
          <w:rFonts w:hint="eastAsia" w:ascii="Times New Roman" w:hAnsi="Times New Roman" w:eastAsia="宋体" w:cs="宋体"/>
          <w:b w:val="0"/>
          <w:bCs/>
          <w:color w:val="000000"/>
          <w:sz w:val="24"/>
          <w:szCs w:val="24"/>
          <w:lang w:val="en-US" w:eastAsia="zh-CN" w:bidi="en-US"/>
        </w:rPr>
        <w:t>”内容，否则会导致烧录失败。</w:t>
      </w:r>
    </w:p>
    <w:p w14:paraId="2E43F7B2">
      <w:pPr>
        <w:pStyle w:val="12"/>
        <w:ind w:left="0" w:leftChars="0" w:firstLine="420" w:firstLineChars="0"/>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2533650" cy="1992630"/>
            <wp:effectExtent l="0" t="0" r="0" b="7620"/>
            <wp:docPr id="4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 descr="IMG_256"/>
                    <pic:cNvPicPr>
                      <a:picLocks noChangeAspect="1"/>
                    </pic:cNvPicPr>
                  </pic:nvPicPr>
                  <pic:blipFill>
                    <a:blip r:embed="rId97"/>
                    <a:stretch>
                      <a:fillRect/>
                    </a:stretch>
                  </pic:blipFill>
                  <pic:spPr>
                    <a:xfrm>
                      <a:off x="0" y="0"/>
                      <a:ext cx="2533650" cy="1992630"/>
                    </a:xfrm>
                    <a:prstGeom prst="rect">
                      <a:avLst/>
                    </a:prstGeom>
                    <a:noFill/>
                    <a:ln w="9525">
                      <a:noFill/>
                    </a:ln>
                  </pic:spPr>
                </pic:pic>
              </a:graphicData>
            </a:graphic>
          </wp:inline>
        </w:drawing>
      </w:r>
    </w:p>
    <w:p w14:paraId="5E24D72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将空白</w:t>
      </w:r>
      <w:r>
        <w:rPr>
          <w:rFonts w:hint="default" w:ascii="Times New Roman" w:hAnsi="Times New Roman" w:eastAsia="宋体" w:cs="宋体"/>
          <w:b w:val="0"/>
          <w:bCs/>
          <w:color w:val="000000"/>
          <w:sz w:val="24"/>
          <w:szCs w:val="24"/>
          <w:lang w:val="en-US" w:eastAsia="zh-CN" w:bidi="en-US"/>
        </w:rPr>
        <w:t>Micro</w:t>
      </w:r>
      <w:r>
        <w:rPr>
          <w:rFonts w:hint="eastAsia" w:ascii="Times New Roman" w:hAnsi="Times New Roman" w:eastAsia="宋体" w:cs="宋体"/>
          <w:b w:val="0"/>
          <w:bCs/>
          <w:color w:val="000000"/>
          <w:sz w:val="24"/>
          <w:szCs w:val="24"/>
          <w:lang w:val="en-US" w:eastAsia="zh-CN" w:bidi="en-US"/>
        </w:rPr>
        <w:t xml:space="preserve"> SD卡连接至电脑，打开“SDDiskTool_v1.69”文件夹，右键"SD_Firmware_Tool.exe"点击“以管理员身份运行(A)”。</w:t>
      </w:r>
    </w:p>
    <w:p w14:paraId="21589431">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5273040" cy="1668145"/>
            <wp:effectExtent l="0" t="0" r="381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8"/>
                    <a:stretch>
                      <a:fillRect/>
                    </a:stretch>
                  </pic:blipFill>
                  <pic:spPr>
                    <a:xfrm>
                      <a:off x="0" y="0"/>
                      <a:ext cx="5273040" cy="1668145"/>
                    </a:xfrm>
                    <a:prstGeom prst="rect">
                      <a:avLst/>
                    </a:prstGeom>
                    <a:noFill/>
                    <a:ln>
                      <a:noFill/>
                    </a:ln>
                  </pic:spPr>
                </pic:pic>
              </a:graphicData>
            </a:graphic>
          </wp:inline>
        </w:drawing>
      </w:r>
    </w:p>
    <w:p w14:paraId="1E4F9B0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在“第一步：选择可移动设备”中选择可移动磁盘设备，然后点击“恢复磁盘”进行格式化，如下图所示</w:t>
      </w:r>
      <w:r>
        <w:rPr>
          <w:rFonts w:hint="eastAsia" w:ascii="Times New Roman" w:hAnsi="Times New Roman" w:eastAsia="宋体" w:cs="宋体"/>
          <w:b w:val="0"/>
          <w:bCs/>
          <w:color w:val="000000"/>
          <w:sz w:val="24"/>
          <w:szCs w:val="24"/>
          <w:lang w:val="en-US" w:eastAsia="zh-CN" w:bidi="en-US"/>
        </w:rPr>
        <w:t>。</w:t>
      </w:r>
    </w:p>
    <w:p w14:paraId="46C8E55E">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2884805" cy="2454275"/>
            <wp:effectExtent l="0" t="0" r="10795" b="3175"/>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99"/>
                    <a:stretch>
                      <a:fillRect/>
                    </a:stretch>
                  </pic:blipFill>
                  <pic:spPr>
                    <a:xfrm>
                      <a:off x="0" y="0"/>
                      <a:ext cx="2884805" cy="2454275"/>
                    </a:xfrm>
                    <a:prstGeom prst="rect">
                      <a:avLst/>
                    </a:prstGeom>
                    <a:noFill/>
                    <a:ln>
                      <a:noFill/>
                    </a:ln>
                  </pic:spPr>
                </pic:pic>
              </a:graphicData>
            </a:graphic>
          </wp:inline>
        </w:drawing>
      </w:r>
    </w:p>
    <w:p w14:paraId="0144DC09">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请确认所选的可移动磁盘设备无误，在弹出窗口中点击“是(Y)”进行格式化。</w:t>
      </w:r>
    </w:p>
    <w:p w14:paraId="5B4CB28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center"/>
        <w:textAlignment w:val="auto"/>
        <w:rPr>
          <w:rFonts w:hint="eastAsia" w:ascii="Times New Roman" w:hAnsi="Times New Roman" w:eastAsia="宋体"/>
          <w:sz w:val="24"/>
          <w:szCs w:val="24"/>
          <w:lang w:val="en-US" w:eastAsia="zh-CN"/>
        </w:rPr>
      </w:pPr>
      <w:r>
        <w:rPr>
          <w:rFonts w:ascii="Times New Roman" w:hAnsi="Times New Roman" w:eastAsia="宋体"/>
          <w:sz w:val="24"/>
          <w:szCs w:val="24"/>
        </w:rPr>
        <w:drawing>
          <wp:inline distT="0" distB="0" distL="114300" distR="114300">
            <wp:extent cx="2256155" cy="1225550"/>
            <wp:effectExtent l="0" t="0" r="10795" b="1270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0"/>
                    <a:stretch>
                      <a:fillRect/>
                    </a:stretch>
                  </pic:blipFill>
                  <pic:spPr>
                    <a:xfrm>
                      <a:off x="0" y="0"/>
                      <a:ext cx="2256155" cy="1225550"/>
                    </a:xfrm>
                    <a:prstGeom prst="rect">
                      <a:avLst/>
                    </a:prstGeom>
                    <a:noFill/>
                    <a:ln>
                      <a:noFill/>
                    </a:ln>
                  </pic:spPr>
                </pic:pic>
              </a:graphicData>
            </a:graphic>
          </wp:inline>
        </w:drawing>
      </w:r>
    </w:p>
    <w:p w14:paraId="0F734528">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3017520" cy="2570480"/>
            <wp:effectExtent l="0" t="0" r="11430" b="127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01"/>
                    <a:stretch>
                      <a:fillRect/>
                    </a:stretch>
                  </pic:blipFill>
                  <pic:spPr>
                    <a:xfrm>
                      <a:off x="0" y="0"/>
                      <a:ext cx="3017520" cy="2570480"/>
                    </a:xfrm>
                    <a:prstGeom prst="rect">
                      <a:avLst/>
                    </a:prstGeom>
                    <a:noFill/>
                    <a:ln>
                      <a:noFill/>
                    </a:ln>
                  </pic:spPr>
                </pic:pic>
              </a:graphicData>
            </a:graphic>
          </wp:inline>
        </w:drawing>
      </w:r>
    </w:p>
    <w:p w14:paraId="54047D1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24"/>
          <w:lang w:val="en-US" w:eastAsia="zh-CN"/>
        </w:rPr>
      </w:pPr>
      <w:r>
        <w:rPr>
          <w:rFonts w:hint="eastAsia" w:ascii="Times New Roman" w:hAnsi="Times New Roman" w:eastAsia="宋体" w:cs="宋体"/>
          <w:iCs/>
          <w:color w:val="000000"/>
          <w:sz w:val="24"/>
          <w:szCs w:val="24"/>
          <w:lang w:val="en-US" w:eastAsia="zh-CN"/>
        </w:rPr>
        <w:t>等待格式化完成后，在弹出窗口中点击“确定”。</w:t>
      </w:r>
    </w:p>
    <w:p w14:paraId="40538A47">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1657350" cy="1571625"/>
            <wp:effectExtent l="0" t="0" r="0" b="952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02"/>
                    <a:stretch>
                      <a:fillRect/>
                    </a:stretch>
                  </pic:blipFill>
                  <pic:spPr>
                    <a:xfrm>
                      <a:off x="0" y="0"/>
                      <a:ext cx="1657350" cy="1571625"/>
                    </a:xfrm>
                    <a:prstGeom prst="rect">
                      <a:avLst/>
                    </a:prstGeom>
                    <a:noFill/>
                    <a:ln>
                      <a:noFill/>
                    </a:ln>
                  </pic:spPr>
                </pic:pic>
              </a:graphicData>
            </a:graphic>
          </wp:inline>
        </w:drawing>
      </w:r>
    </w:p>
    <w:p w14:paraId="1460426F">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24"/>
          <w:lang w:val="en-US" w:eastAsia="zh-CN"/>
        </w:rPr>
      </w:pPr>
      <w:r>
        <w:rPr>
          <w:rFonts w:hint="eastAsia" w:ascii="Times New Roman" w:hAnsi="Times New Roman" w:eastAsia="宋体" w:cs="宋体"/>
          <w:iCs/>
          <w:color w:val="000000"/>
          <w:sz w:val="24"/>
          <w:szCs w:val="24"/>
          <w:lang w:val="en-US" w:eastAsia="zh-CN"/>
        </w:rPr>
        <w:t>勾选“SD启动”选项，点击“选择固件”选择目标系统镜像文件，点击“开始创建”，在弹出窗口中点击“是(Y)”，制作SD启动卡。</w:t>
      </w:r>
    </w:p>
    <w:p w14:paraId="6665943F">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2656205" cy="2274570"/>
            <wp:effectExtent l="0" t="0" r="10795" b="11430"/>
            <wp:docPr id="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
                    <pic:cNvPicPr>
                      <a:picLocks noChangeAspect="1"/>
                    </pic:cNvPicPr>
                  </pic:nvPicPr>
                  <pic:blipFill>
                    <a:blip r:embed="rId103"/>
                    <a:srcRect l="736"/>
                    <a:stretch>
                      <a:fillRect/>
                    </a:stretch>
                  </pic:blipFill>
                  <pic:spPr>
                    <a:xfrm>
                      <a:off x="0" y="0"/>
                      <a:ext cx="2656205" cy="2274570"/>
                    </a:xfrm>
                    <a:prstGeom prst="rect">
                      <a:avLst/>
                    </a:prstGeom>
                    <a:noFill/>
                    <a:ln>
                      <a:noFill/>
                    </a:ln>
                  </pic:spPr>
                </pic:pic>
              </a:graphicData>
            </a:graphic>
          </wp:inline>
        </w:drawing>
      </w:r>
    </w:p>
    <w:p w14:paraId="57AB45C4">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3076575" cy="1581150"/>
            <wp:effectExtent l="0" t="0" r="9525" b="0"/>
            <wp:docPr id="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0"/>
                    <pic:cNvPicPr>
                      <a:picLocks noChangeAspect="1"/>
                    </pic:cNvPicPr>
                  </pic:nvPicPr>
                  <pic:blipFill>
                    <a:blip r:embed="rId104"/>
                    <a:stretch>
                      <a:fillRect/>
                    </a:stretch>
                  </pic:blipFill>
                  <pic:spPr>
                    <a:xfrm>
                      <a:off x="0" y="0"/>
                      <a:ext cx="3076575" cy="1581150"/>
                    </a:xfrm>
                    <a:prstGeom prst="rect">
                      <a:avLst/>
                    </a:prstGeom>
                    <a:noFill/>
                    <a:ln>
                      <a:noFill/>
                    </a:ln>
                  </pic:spPr>
                </pic:pic>
              </a:graphicData>
            </a:graphic>
          </wp:inline>
        </w:drawing>
      </w:r>
    </w:p>
    <w:p w14:paraId="4339DC02">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4524375" cy="3848100"/>
            <wp:effectExtent l="0" t="0" r="9525" b="0"/>
            <wp:docPr id="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
                    <pic:cNvPicPr>
                      <a:picLocks noChangeAspect="1"/>
                    </pic:cNvPicPr>
                  </pic:nvPicPr>
                  <pic:blipFill>
                    <a:blip r:embed="rId105"/>
                    <a:stretch>
                      <a:fillRect/>
                    </a:stretch>
                  </pic:blipFill>
                  <pic:spPr>
                    <a:xfrm>
                      <a:off x="0" y="0"/>
                      <a:ext cx="4524375" cy="3848100"/>
                    </a:xfrm>
                    <a:prstGeom prst="rect">
                      <a:avLst/>
                    </a:prstGeom>
                    <a:noFill/>
                    <a:ln>
                      <a:noFill/>
                    </a:ln>
                  </pic:spPr>
                </pic:pic>
              </a:graphicData>
            </a:graphic>
          </wp:inline>
        </w:drawing>
      </w:r>
    </w:p>
    <w:p w14:paraId="6CA97D5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iCs/>
          <w:color w:val="000000"/>
          <w:sz w:val="24"/>
          <w:szCs w:val="24"/>
          <w:lang w:val="en-US" w:eastAsia="zh-CN"/>
        </w:rPr>
      </w:pPr>
      <w:r>
        <w:rPr>
          <w:rFonts w:hint="eastAsia" w:ascii="Times New Roman" w:hAnsi="Times New Roman" w:eastAsia="宋体" w:cs="宋体"/>
          <w:iCs/>
          <w:color w:val="000000"/>
          <w:sz w:val="24"/>
          <w:szCs w:val="24"/>
          <w:lang w:val="en-US" w:eastAsia="zh-CN"/>
        </w:rPr>
        <w:t>在弹出的窗口中点击“确定”，此时 SD 启动卡制作完成。</w:t>
      </w:r>
    </w:p>
    <w:p w14:paraId="0A0D4BAD">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center"/>
        <w:textAlignment w:val="auto"/>
        <w:rPr>
          <w:rFonts w:hint="eastAsia" w:ascii="Times New Roman" w:hAnsi="Times New Roman" w:eastAsia="宋体" w:cs="宋体"/>
          <w:iCs/>
          <w:color w:val="000000"/>
          <w:sz w:val="24"/>
          <w:szCs w:val="24"/>
          <w:lang w:val="en-US" w:eastAsia="zh-CN"/>
        </w:rPr>
      </w:pPr>
      <w:r>
        <w:rPr>
          <w:rFonts w:ascii="Times New Roman" w:hAnsi="Times New Roman" w:eastAsia="宋体"/>
          <w:sz w:val="24"/>
          <w:szCs w:val="24"/>
        </w:rPr>
        <w:drawing>
          <wp:inline distT="0" distB="0" distL="114300" distR="114300">
            <wp:extent cx="1836420" cy="1546860"/>
            <wp:effectExtent l="0" t="0" r="11430" b="15240"/>
            <wp:docPr id="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pic:cNvPicPr>
                      <a:picLocks noChangeAspect="1"/>
                    </pic:cNvPicPr>
                  </pic:nvPicPr>
                  <pic:blipFill>
                    <a:blip r:embed="rId106"/>
                    <a:srcRect l="1633" t="2169"/>
                    <a:stretch>
                      <a:fillRect/>
                    </a:stretch>
                  </pic:blipFill>
                  <pic:spPr>
                    <a:xfrm>
                      <a:off x="0" y="0"/>
                      <a:ext cx="1836420" cy="1546860"/>
                    </a:xfrm>
                    <a:prstGeom prst="rect">
                      <a:avLst/>
                    </a:prstGeom>
                    <a:noFill/>
                    <a:ln>
                      <a:noFill/>
                    </a:ln>
                  </pic:spPr>
                </pic:pic>
              </a:graphicData>
            </a:graphic>
          </wp:inline>
        </w:drawing>
      </w:r>
    </w:p>
    <w:p w14:paraId="6EF29C63">
      <w:pPr>
        <w:pStyle w:val="12"/>
        <w:keepNext w:val="0"/>
        <w:keepLines w:val="0"/>
        <w:pageBreakBefore w:val="0"/>
        <w:widowControl w:val="0"/>
        <w:kinsoku/>
        <w:wordWrap/>
        <w:overflowPunct/>
        <w:topLinePunct w:val="0"/>
        <w:autoSpaceDE/>
        <w:autoSpaceDN/>
        <w:bidi w:val="0"/>
        <w:adjustRightInd/>
        <w:snapToGrid/>
        <w:spacing w:after="0"/>
        <w:ind w:left="0" w:leftChars="0" w:firstLine="420" w:firstLineChars="0"/>
        <w:textAlignment w:val="auto"/>
        <w:rPr>
          <w:rFonts w:hint="default" w:ascii="Times New Roman" w:hAnsi="Times New Roman" w:eastAsia="宋体" w:cs="宋体"/>
          <w:iCs/>
          <w:color w:val="000000"/>
          <w:sz w:val="24"/>
          <w:szCs w:val="32"/>
          <w:lang w:val="en-US" w:eastAsia="zh-CN"/>
        </w:rPr>
      </w:pPr>
    </w:p>
    <w:p w14:paraId="73B1827F">
      <w:pPr>
        <w:pStyle w:val="12"/>
        <w:ind w:left="0" w:leftChars="0" w:firstLine="0" w:firstLineChars="0"/>
        <w:outlineLvl w:val="2"/>
        <w:rPr>
          <w:rFonts w:hint="eastAsia" w:ascii="Times New Roman" w:hAnsi="Times New Roman"/>
          <w:b/>
          <w:bCs/>
          <w:sz w:val="28"/>
          <w:szCs w:val="28"/>
          <w:lang w:val="en-US" w:eastAsia="zh-CN"/>
        </w:rPr>
      </w:pPr>
      <w:bookmarkStart w:id="241" w:name="_Toc11557"/>
      <w:bookmarkStart w:id="242" w:name="_Toc8353"/>
      <w:bookmarkStart w:id="243" w:name="_Toc31342"/>
      <w:bookmarkStart w:id="244" w:name="_Toc12872"/>
      <w:bookmarkStart w:id="245" w:name="_Toc13958"/>
      <w:bookmarkStart w:id="246" w:name="_Toc29733"/>
      <w:bookmarkStart w:id="247" w:name="_Toc19917"/>
      <w:r>
        <w:rPr>
          <w:rFonts w:hint="eastAsia" w:ascii="Times New Roman" w:hAnsi="Times New Roman"/>
          <w:b/>
          <w:bCs/>
          <w:sz w:val="28"/>
          <w:szCs w:val="28"/>
          <w:lang w:val="en-US" w:eastAsia="zh-CN"/>
        </w:rPr>
        <w:t>4.1.2从启动卡启动</w:t>
      </w:r>
      <w:bookmarkEnd w:id="241"/>
      <w:bookmarkEnd w:id="242"/>
      <w:bookmarkEnd w:id="243"/>
      <w:bookmarkEnd w:id="244"/>
      <w:bookmarkEnd w:id="245"/>
      <w:bookmarkEnd w:id="246"/>
      <w:bookmarkEnd w:id="247"/>
    </w:p>
    <w:p w14:paraId="47ADD94B">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default" w:ascii="Times New Roman" w:hAnsi="Times New Roman" w:eastAsia="宋体" w:cs="宋体"/>
          <w:iCs/>
          <w:color w:val="000000"/>
          <w:sz w:val="24"/>
          <w:szCs w:val="32"/>
          <w:lang w:val="en-US" w:eastAsia="zh-CN"/>
        </w:rPr>
        <w:t>将启动卡插至</w:t>
      </w:r>
      <w:r>
        <w:rPr>
          <w:rFonts w:hint="eastAsia" w:ascii="Times New Roman" w:hAnsi="Times New Roman" w:eastAsia="宋体" w:cs="宋体"/>
          <w:iCs/>
          <w:color w:val="000000"/>
          <w:sz w:val="24"/>
          <w:szCs w:val="32"/>
          <w:lang w:val="en-US" w:eastAsia="zh-CN"/>
        </w:rPr>
        <w:t>设备</w:t>
      </w:r>
      <w:r>
        <w:rPr>
          <w:rFonts w:hint="default" w:ascii="Times New Roman" w:hAnsi="Times New Roman" w:eastAsia="宋体" w:cs="宋体"/>
          <w:iCs/>
          <w:color w:val="000000"/>
          <w:sz w:val="24"/>
          <w:szCs w:val="32"/>
          <w:lang w:val="en-US" w:eastAsia="zh-CN"/>
        </w:rPr>
        <w:t>Micro SD卡槽，然后将</w:t>
      </w:r>
      <w:r>
        <w:rPr>
          <w:rFonts w:hint="eastAsia" w:ascii="Times New Roman" w:hAnsi="Times New Roman" w:eastAsia="宋体" w:cs="宋体"/>
          <w:iCs/>
          <w:color w:val="000000"/>
          <w:sz w:val="24"/>
          <w:szCs w:val="32"/>
          <w:lang w:val="en-US" w:eastAsia="zh-CN"/>
        </w:rPr>
        <w:t>设备</w:t>
      </w:r>
      <w:r>
        <w:rPr>
          <w:rFonts w:hint="default" w:ascii="Times New Roman" w:hAnsi="Times New Roman" w:eastAsia="宋体" w:cs="宋体"/>
          <w:iCs/>
          <w:color w:val="000000"/>
          <w:sz w:val="24"/>
          <w:szCs w:val="32"/>
          <w:lang w:val="en-US" w:eastAsia="zh-CN"/>
        </w:rPr>
        <w:t xml:space="preserve">上电，系统将从启动卡启动后自动登录root用户，串口调试终端会打印如下类似启动信息。"Bootdev(atags): mmc </w:t>
      </w:r>
      <w:r>
        <w:rPr>
          <w:rFonts w:hint="eastAsia" w:ascii="Times New Roman" w:hAnsi="Times New Roman" w:eastAsia="宋体" w:cs="宋体"/>
          <w:iCs/>
          <w:color w:val="000000"/>
          <w:sz w:val="24"/>
          <w:szCs w:val="32"/>
          <w:lang w:val="en-US" w:eastAsia="zh-CN"/>
        </w:rPr>
        <w:t>1</w:t>
      </w:r>
      <w:r>
        <w:rPr>
          <w:rFonts w:hint="default" w:ascii="Times New Roman" w:hAnsi="Times New Roman" w:eastAsia="宋体" w:cs="宋体"/>
          <w:iCs/>
          <w:color w:val="000000"/>
          <w:sz w:val="24"/>
          <w:szCs w:val="32"/>
          <w:lang w:val="en-US" w:eastAsia="zh-CN"/>
        </w:rPr>
        <w:t>"表示</w:t>
      </w:r>
      <w:r>
        <w:rPr>
          <w:rFonts w:hint="eastAsia" w:ascii="Times New Roman" w:hAnsi="Times New Roman" w:eastAsia="宋体" w:cs="宋体"/>
          <w:iCs/>
          <w:color w:val="000000"/>
          <w:sz w:val="24"/>
          <w:szCs w:val="32"/>
          <w:lang w:val="en-US" w:eastAsia="zh-CN"/>
        </w:rPr>
        <w:t>从</w:t>
      </w:r>
      <w:r>
        <w:rPr>
          <w:rFonts w:hint="default" w:ascii="Times New Roman" w:hAnsi="Times New Roman" w:eastAsia="宋体" w:cs="宋体"/>
          <w:iCs/>
          <w:color w:val="000000"/>
          <w:sz w:val="24"/>
          <w:szCs w:val="32"/>
          <w:lang w:val="en-US" w:eastAsia="zh-CN"/>
        </w:rPr>
        <w:t>Micro SD</w:t>
      </w:r>
      <w:r>
        <w:rPr>
          <w:rFonts w:hint="eastAsia" w:ascii="Times New Roman" w:hAnsi="Times New Roman" w:eastAsia="宋体" w:cs="宋体"/>
          <w:iCs/>
          <w:color w:val="000000"/>
          <w:sz w:val="24"/>
          <w:szCs w:val="32"/>
          <w:lang w:val="en-US" w:eastAsia="zh-CN"/>
        </w:rPr>
        <w:t>卡</w:t>
      </w:r>
      <w:r>
        <w:rPr>
          <w:rFonts w:hint="default" w:ascii="Times New Roman" w:hAnsi="Times New Roman" w:eastAsia="宋体" w:cs="宋体"/>
          <w:iCs/>
          <w:color w:val="000000"/>
          <w:sz w:val="24"/>
          <w:szCs w:val="32"/>
          <w:lang w:val="en-US" w:eastAsia="zh-CN"/>
        </w:rPr>
        <w:t>启动</w:t>
      </w:r>
      <w:r>
        <w:rPr>
          <w:rFonts w:hint="eastAsia" w:ascii="Times New Roman" w:hAnsi="Times New Roman" w:eastAsia="宋体" w:cs="宋体"/>
          <w:iCs/>
          <w:color w:val="000000"/>
          <w:sz w:val="24"/>
          <w:szCs w:val="32"/>
          <w:lang w:val="en-US" w:eastAsia="zh-CN"/>
        </w:rPr>
        <w:t>。</w:t>
      </w:r>
    </w:p>
    <w:p w14:paraId="39624DD2">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lang w:val="en-US" w:eastAsia="zh-CN"/>
        </w:rPr>
      </w:pPr>
      <w:r>
        <w:drawing>
          <wp:inline distT="0" distB="0" distL="114300" distR="114300">
            <wp:extent cx="5267960" cy="2316480"/>
            <wp:effectExtent l="0" t="0" r="8890" b="7620"/>
            <wp:docPr id="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4"/>
                    <pic:cNvPicPr>
                      <a:picLocks noChangeAspect="1"/>
                    </pic:cNvPicPr>
                  </pic:nvPicPr>
                  <pic:blipFill>
                    <a:blip r:embed="rId107"/>
                    <a:stretch>
                      <a:fillRect/>
                    </a:stretch>
                  </pic:blipFill>
                  <pic:spPr>
                    <a:xfrm>
                      <a:off x="0" y="0"/>
                      <a:ext cx="5267960" cy="2316480"/>
                    </a:xfrm>
                    <a:prstGeom prst="rect">
                      <a:avLst/>
                    </a:prstGeom>
                    <a:noFill/>
                    <a:ln>
                      <a:noFill/>
                    </a:ln>
                  </pic:spPr>
                </pic:pic>
              </a:graphicData>
            </a:graphic>
          </wp:inline>
        </w:drawing>
      </w:r>
    </w:p>
    <w:p w14:paraId="4CE81CDD">
      <w:pPr>
        <w:outlineLvl w:val="1"/>
        <w:rPr>
          <w:rFonts w:hint="eastAsia" w:ascii="Times New Roman" w:hAnsi="Times New Roman" w:eastAsia="宋体" w:cs="宋体"/>
          <w:b/>
          <w:bCs w:val="0"/>
          <w:color w:val="000000"/>
          <w:sz w:val="32"/>
          <w:szCs w:val="32"/>
          <w:lang w:val="en-US" w:eastAsia="zh-CN" w:bidi="en-US"/>
        </w:rPr>
      </w:pPr>
      <w:bookmarkStart w:id="248" w:name="_Toc19938"/>
      <w:bookmarkStart w:id="249" w:name="_Toc18621"/>
      <w:bookmarkStart w:id="250" w:name="_Toc27958"/>
      <w:bookmarkStart w:id="251" w:name="_Toc20333"/>
      <w:bookmarkStart w:id="252" w:name="_Toc3042"/>
      <w:bookmarkStart w:id="253" w:name="_Toc10910"/>
      <w:bookmarkStart w:id="254" w:name="_Toc18622"/>
      <w:r>
        <w:rPr>
          <w:rFonts w:hint="eastAsia" w:ascii="Times New Roman" w:hAnsi="Times New Roman" w:eastAsia="宋体" w:cs="宋体"/>
          <w:b/>
          <w:bCs w:val="0"/>
          <w:color w:val="000000"/>
          <w:sz w:val="32"/>
          <w:szCs w:val="32"/>
          <w:lang w:val="en-US" w:eastAsia="zh-CN" w:bidi="en-US"/>
        </w:rPr>
        <w:t>4.2 EMMC启动</w:t>
      </w:r>
      <w:bookmarkEnd w:id="248"/>
      <w:bookmarkEnd w:id="249"/>
      <w:bookmarkEnd w:id="250"/>
      <w:bookmarkEnd w:id="251"/>
      <w:bookmarkEnd w:id="252"/>
      <w:bookmarkEnd w:id="253"/>
      <w:bookmarkEnd w:id="254"/>
    </w:p>
    <w:p w14:paraId="3FFF5904">
      <w:pPr>
        <w:outlineLvl w:val="2"/>
        <w:rPr>
          <w:rFonts w:hint="eastAsia" w:ascii="Times New Roman" w:hAnsi="Times New Roman" w:eastAsia="宋体" w:cs="宋体"/>
          <w:b/>
          <w:bCs w:val="0"/>
          <w:color w:val="000000"/>
          <w:sz w:val="28"/>
          <w:szCs w:val="28"/>
          <w:lang w:val="en-US" w:eastAsia="zh-CN" w:bidi="en-US"/>
        </w:rPr>
      </w:pPr>
      <w:bookmarkStart w:id="255" w:name="_Toc23570"/>
      <w:bookmarkStart w:id="256" w:name="_Toc6073"/>
      <w:bookmarkStart w:id="257" w:name="_Toc24995"/>
      <w:bookmarkStart w:id="258" w:name="_Toc12165"/>
      <w:bookmarkStart w:id="259" w:name="_Toc26435"/>
      <w:bookmarkStart w:id="260" w:name="_Toc5532"/>
      <w:bookmarkStart w:id="261" w:name="_Toc13859"/>
      <w:r>
        <w:rPr>
          <w:rFonts w:hint="eastAsia" w:ascii="Times New Roman" w:hAnsi="Times New Roman" w:eastAsia="宋体" w:cs="宋体"/>
          <w:b/>
          <w:bCs w:val="0"/>
          <w:color w:val="000000"/>
          <w:sz w:val="28"/>
          <w:szCs w:val="28"/>
          <w:lang w:val="en-US" w:eastAsia="zh-CN" w:bidi="en-US"/>
        </w:rPr>
        <w:t>4.2.1烧录卡制作</w:t>
      </w:r>
      <w:bookmarkEnd w:id="255"/>
      <w:bookmarkEnd w:id="256"/>
      <w:bookmarkEnd w:id="257"/>
      <w:bookmarkEnd w:id="258"/>
      <w:bookmarkEnd w:id="259"/>
      <w:bookmarkEnd w:id="260"/>
      <w:bookmarkEnd w:id="261"/>
    </w:p>
    <w:p w14:paraId="7BD4EE97">
      <w:pPr>
        <w:pStyle w:val="12"/>
        <w:keepNext w:val="0"/>
        <w:keepLines w:val="0"/>
        <w:pageBreakBefore w:val="0"/>
        <w:widowControl w:val="0"/>
        <w:kinsoku/>
        <w:wordWrap/>
        <w:overflowPunct/>
        <w:topLinePunct w:val="0"/>
        <w:autoSpaceDE/>
        <w:autoSpaceDN/>
        <w:bidi w:val="0"/>
        <w:adjustRightInd/>
        <w:snapToGrid/>
        <w:spacing w:line="360" w:lineRule="auto"/>
        <w:jc w:val="left"/>
        <w:textAlignment w:val="auto"/>
        <w:rPr>
          <w:ins w:id="5230" w:author="L" w:date="2026-07-15T15:04:33Z"/>
          <w:rFonts w:hint="default" w:ascii="Times New Roman" w:hAnsi="Times New Roman" w:eastAsia="宋体" w:cs="宋体"/>
          <w:b w:val="0"/>
          <w:bCs/>
          <w:color w:val="000000"/>
          <w:sz w:val="24"/>
          <w:szCs w:val="24"/>
          <w:lang w:val="en-US" w:eastAsia="zh-CN" w:bidi="en-US"/>
        </w:rPr>
      </w:pPr>
      <w:ins w:id="5231" w:author="L" w:date="2026-07-15T15:04:33Z">
        <w:r>
          <w:rPr>
            <w:rFonts w:hint="default" w:ascii="Times New Roman" w:hAnsi="Times New Roman" w:eastAsia="宋体" w:cs="宋体"/>
            <w:b w:val="0"/>
            <w:bCs/>
            <w:color w:val="000000"/>
            <w:sz w:val="24"/>
            <w:szCs w:val="24"/>
            <w:lang w:val="en-US" w:eastAsia="zh-CN" w:bidi="en-US"/>
          </w:rPr>
          <w:t>注意：eMMC 烧录过程依赖 SD 卡作为中转介质，其文件系统要求与 SD 卡启动完全一致。若未正确配置 config.ini，将导致镜像写入中断或 eMMC 无法识别系统分区。</w:t>
        </w:r>
      </w:ins>
    </w:p>
    <w:p w14:paraId="1CFD4011">
      <w:pPr>
        <w:pStyle w:val="1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将空白</w:t>
      </w:r>
      <w:r>
        <w:rPr>
          <w:rFonts w:hint="default" w:ascii="Times New Roman" w:hAnsi="Times New Roman" w:eastAsia="宋体" w:cs="宋体"/>
          <w:b w:val="0"/>
          <w:bCs/>
          <w:color w:val="000000"/>
          <w:sz w:val="24"/>
          <w:szCs w:val="24"/>
          <w:lang w:val="en-US" w:eastAsia="zh-CN" w:bidi="en-US"/>
        </w:rPr>
        <w:t>Micro</w:t>
      </w:r>
      <w:r>
        <w:rPr>
          <w:rFonts w:hint="eastAsia" w:ascii="Times New Roman" w:hAnsi="Times New Roman" w:eastAsia="宋体" w:cs="宋体"/>
          <w:b w:val="0"/>
          <w:bCs/>
          <w:color w:val="000000"/>
          <w:sz w:val="24"/>
          <w:szCs w:val="24"/>
          <w:lang w:val="en-US" w:eastAsia="zh-CN" w:bidi="en-US"/>
        </w:rPr>
        <w:t xml:space="preserve"> SD卡连接至电脑，打开“SDDiskTool_v1.69”文件夹，右键"SD_Firmware_Tool.exe"点击“以管理员身份运行(A)”。</w:t>
      </w:r>
    </w:p>
    <w:p w14:paraId="08A8CB9B">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drawing>
          <wp:inline distT="0" distB="0" distL="114300" distR="114300">
            <wp:extent cx="5273040" cy="1668145"/>
            <wp:effectExtent l="0" t="0" r="3810" b="8255"/>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98"/>
                    <a:stretch>
                      <a:fillRect/>
                    </a:stretch>
                  </pic:blipFill>
                  <pic:spPr>
                    <a:xfrm>
                      <a:off x="0" y="0"/>
                      <a:ext cx="5273040" cy="1668145"/>
                    </a:xfrm>
                    <a:prstGeom prst="rect">
                      <a:avLst/>
                    </a:prstGeom>
                    <a:noFill/>
                    <a:ln>
                      <a:noFill/>
                    </a:ln>
                  </pic:spPr>
                </pic:pic>
              </a:graphicData>
            </a:graphic>
          </wp:inline>
        </w:drawing>
      </w:r>
    </w:p>
    <w:p w14:paraId="57D6264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sz w:val="24"/>
          <w:szCs w:val="32"/>
          <w:lang w:val="en-US" w:eastAsia="zh-CN"/>
        </w:rPr>
      </w:pPr>
      <w:r>
        <w:rPr>
          <w:rFonts w:hint="default" w:ascii="Times New Roman" w:hAnsi="Times New Roman"/>
          <w:sz w:val="24"/>
          <w:szCs w:val="32"/>
          <w:lang w:val="en-US" w:eastAsia="zh-CN"/>
        </w:rPr>
        <w:t>工具运行后会自动识别接入到PC端的Micro SD卡，如下图所示</w:t>
      </w:r>
      <w:r>
        <w:rPr>
          <w:rFonts w:hint="eastAsia" w:ascii="Times New Roman" w:hAnsi="Times New Roman"/>
          <w:sz w:val="24"/>
          <w:szCs w:val="32"/>
          <w:lang w:val="en-US" w:eastAsia="zh-CN"/>
        </w:rPr>
        <w:t>。</w:t>
      </w:r>
    </w:p>
    <w:p w14:paraId="57C5B2E7">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p>
    <w:p w14:paraId="79003E2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在“第一步：选择可移动设备”中选择可移动磁盘设备，然后点击“恢复磁盘”进行格式化，如下图所示</w:t>
      </w:r>
      <w:r>
        <w:rPr>
          <w:rFonts w:hint="eastAsia" w:ascii="Times New Roman" w:hAnsi="Times New Roman" w:eastAsia="宋体" w:cs="宋体"/>
          <w:b w:val="0"/>
          <w:bCs/>
          <w:color w:val="000000"/>
          <w:sz w:val="24"/>
          <w:szCs w:val="24"/>
          <w:lang w:val="en-US" w:eastAsia="zh-CN" w:bidi="en-US"/>
        </w:rPr>
        <w:t>。</w:t>
      </w:r>
    </w:p>
    <w:p w14:paraId="3AD8401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2644140" cy="2252980"/>
            <wp:effectExtent l="0" t="0" r="3810" b="1397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08"/>
                    <a:stretch>
                      <a:fillRect/>
                    </a:stretch>
                  </pic:blipFill>
                  <pic:spPr>
                    <a:xfrm>
                      <a:off x="0" y="0"/>
                      <a:ext cx="2644140" cy="2252980"/>
                    </a:xfrm>
                    <a:prstGeom prst="rect">
                      <a:avLst/>
                    </a:prstGeom>
                    <a:noFill/>
                    <a:ln>
                      <a:noFill/>
                    </a:ln>
                  </pic:spPr>
                </pic:pic>
              </a:graphicData>
            </a:graphic>
          </wp:inline>
        </w:drawing>
      </w:r>
    </w:p>
    <w:p w14:paraId="78F563DA">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请确认所选的可移动磁盘设备无误，在弹出窗口中点击“是(Y)”进行格式化。</w:t>
      </w:r>
    </w:p>
    <w:p w14:paraId="7672A9F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lang w:val="en-US" w:eastAsia="zh-CN"/>
        </w:rPr>
      </w:pPr>
      <w:r>
        <w:drawing>
          <wp:inline distT="0" distB="0" distL="114300" distR="114300">
            <wp:extent cx="2256155" cy="1225550"/>
            <wp:effectExtent l="0" t="0" r="10795" b="12700"/>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pic:cNvPicPr>
                  </pic:nvPicPr>
                  <pic:blipFill>
                    <a:blip r:embed="rId100"/>
                    <a:stretch>
                      <a:fillRect/>
                    </a:stretch>
                  </pic:blipFill>
                  <pic:spPr>
                    <a:xfrm>
                      <a:off x="0" y="0"/>
                      <a:ext cx="2256155" cy="1225550"/>
                    </a:xfrm>
                    <a:prstGeom prst="rect">
                      <a:avLst/>
                    </a:prstGeom>
                    <a:noFill/>
                    <a:ln>
                      <a:noFill/>
                    </a:ln>
                  </pic:spPr>
                </pic:pic>
              </a:graphicData>
            </a:graphic>
          </wp:inline>
        </w:drawing>
      </w:r>
    </w:p>
    <w:p w14:paraId="0CCA0C3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2501265" cy="2143125"/>
            <wp:effectExtent l="0" t="0" r="13335" b="952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109"/>
                    <a:stretch>
                      <a:fillRect/>
                    </a:stretch>
                  </pic:blipFill>
                  <pic:spPr>
                    <a:xfrm>
                      <a:off x="0" y="0"/>
                      <a:ext cx="2501265" cy="2143125"/>
                    </a:xfrm>
                    <a:prstGeom prst="rect">
                      <a:avLst/>
                    </a:prstGeom>
                    <a:noFill/>
                    <a:ln>
                      <a:noFill/>
                    </a:ln>
                  </pic:spPr>
                </pic:pic>
              </a:graphicData>
            </a:graphic>
          </wp:inline>
        </w:drawing>
      </w:r>
    </w:p>
    <w:p w14:paraId="2DBE289D">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等待格式化完成后，在弹出窗口中点击“确定”。</w:t>
      </w:r>
    </w:p>
    <w:p w14:paraId="022AF3EE">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1657350" cy="1571625"/>
            <wp:effectExtent l="0" t="0" r="0" b="952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102"/>
                    <a:stretch>
                      <a:fillRect/>
                    </a:stretch>
                  </pic:blipFill>
                  <pic:spPr>
                    <a:xfrm>
                      <a:off x="0" y="0"/>
                      <a:ext cx="1657350" cy="1571625"/>
                    </a:xfrm>
                    <a:prstGeom prst="rect">
                      <a:avLst/>
                    </a:prstGeom>
                    <a:noFill/>
                    <a:ln>
                      <a:noFill/>
                    </a:ln>
                  </pic:spPr>
                </pic:pic>
              </a:graphicData>
            </a:graphic>
          </wp:inline>
        </w:drawing>
      </w:r>
    </w:p>
    <w:p w14:paraId="6ED81D0A">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勾选“固件升级”选项，点击“选择固件”选择目标系统镜像文件，点击“开始创建”，在弹出窗口中点击“是(Y)”，制作SD启动卡。</w:t>
      </w:r>
    </w:p>
    <w:p w14:paraId="3DA8F04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2630170" cy="2260600"/>
            <wp:effectExtent l="0" t="0" r="17780" b="6350"/>
            <wp:docPr id="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
                    <pic:cNvPicPr>
                      <a:picLocks noChangeAspect="1"/>
                    </pic:cNvPicPr>
                  </pic:nvPicPr>
                  <pic:blipFill>
                    <a:blip r:embed="rId110"/>
                    <a:stretch>
                      <a:fillRect/>
                    </a:stretch>
                  </pic:blipFill>
                  <pic:spPr>
                    <a:xfrm>
                      <a:off x="0" y="0"/>
                      <a:ext cx="2630170" cy="2260600"/>
                    </a:xfrm>
                    <a:prstGeom prst="rect">
                      <a:avLst/>
                    </a:prstGeom>
                    <a:noFill/>
                    <a:ln>
                      <a:noFill/>
                    </a:ln>
                  </pic:spPr>
                </pic:pic>
              </a:graphicData>
            </a:graphic>
          </wp:inline>
        </w:drawing>
      </w:r>
    </w:p>
    <w:p w14:paraId="031F9C8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2561590" cy="2192020"/>
            <wp:effectExtent l="0" t="0" r="10160" b="1778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111"/>
                    <a:stretch>
                      <a:fillRect/>
                    </a:stretch>
                  </pic:blipFill>
                  <pic:spPr>
                    <a:xfrm>
                      <a:off x="0" y="0"/>
                      <a:ext cx="2561590" cy="2192020"/>
                    </a:xfrm>
                    <a:prstGeom prst="rect">
                      <a:avLst/>
                    </a:prstGeom>
                    <a:noFill/>
                    <a:ln>
                      <a:noFill/>
                    </a:ln>
                  </pic:spPr>
                </pic:pic>
              </a:graphicData>
            </a:graphic>
          </wp:inline>
        </w:drawing>
      </w:r>
    </w:p>
    <w:p w14:paraId="3818F6B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2824480" cy="2411730"/>
            <wp:effectExtent l="0" t="0" r="13970" b="7620"/>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112"/>
                    <a:stretch>
                      <a:fillRect/>
                    </a:stretch>
                  </pic:blipFill>
                  <pic:spPr>
                    <a:xfrm>
                      <a:off x="0" y="0"/>
                      <a:ext cx="2824480" cy="2411730"/>
                    </a:xfrm>
                    <a:prstGeom prst="rect">
                      <a:avLst/>
                    </a:prstGeom>
                    <a:noFill/>
                    <a:ln>
                      <a:noFill/>
                    </a:ln>
                  </pic:spPr>
                </pic:pic>
              </a:graphicData>
            </a:graphic>
          </wp:inline>
        </w:drawing>
      </w:r>
    </w:p>
    <w:p w14:paraId="0B204BF3">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点击“是”。</w:t>
      </w:r>
    </w:p>
    <w:p w14:paraId="78E7151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rPr>
          <w:rFonts w:hint="default"/>
          <w:lang w:val="en-US" w:eastAsia="zh-CN"/>
        </w:rPr>
      </w:pPr>
      <w:r>
        <w:drawing>
          <wp:inline distT="0" distB="0" distL="114300" distR="114300">
            <wp:extent cx="2821305" cy="2385060"/>
            <wp:effectExtent l="0" t="0" r="17145" b="15240"/>
            <wp:docPr id="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
                    <pic:cNvPicPr>
                      <a:picLocks noChangeAspect="1"/>
                    </pic:cNvPicPr>
                  </pic:nvPicPr>
                  <pic:blipFill>
                    <a:blip r:embed="rId113"/>
                    <a:srcRect t="816" r="614"/>
                    <a:stretch>
                      <a:fillRect/>
                    </a:stretch>
                  </pic:blipFill>
                  <pic:spPr>
                    <a:xfrm>
                      <a:off x="0" y="0"/>
                      <a:ext cx="2821305" cy="2385060"/>
                    </a:xfrm>
                    <a:prstGeom prst="rect">
                      <a:avLst/>
                    </a:prstGeom>
                    <a:noFill/>
                    <a:ln>
                      <a:noFill/>
                    </a:ln>
                  </pic:spPr>
                </pic:pic>
              </a:graphicData>
            </a:graphic>
          </wp:inline>
        </w:drawing>
      </w:r>
    </w:p>
    <w:p w14:paraId="1C0004E7">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开始烧写系统。</w:t>
      </w:r>
    </w:p>
    <w:p w14:paraId="0338F539">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2702560" cy="2317115"/>
            <wp:effectExtent l="0" t="0" r="2540" b="6985"/>
            <wp:docPr id="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
                    <pic:cNvPicPr>
                      <a:picLocks noChangeAspect="1"/>
                    </pic:cNvPicPr>
                  </pic:nvPicPr>
                  <pic:blipFill>
                    <a:blip r:embed="rId114"/>
                    <a:stretch>
                      <a:fillRect/>
                    </a:stretch>
                  </pic:blipFill>
                  <pic:spPr>
                    <a:xfrm>
                      <a:off x="0" y="0"/>
                      <a:ext cx="2702560" cy="2317115"/>
                    </a:xfrm>
                    <a:prstGeom prst="rect">
                      <a:avLst/>
                    </a:prstGeom>
                    <a:noFill/>
                    <a:ln>
                      <a:noFill/>
                    </a:ln>
                  </pic:spPr>
                </pic:pic>
              </a:graphicData>
            </a:graphic>
          </wp:inline>
        </w:drawing>
      </w:r>
    </w:p>
    <w:p w14:paraId="3245FF0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提示创建成功。</w:t>
      </w:r>
    </w:p>
    <w:p w14:paraId="29983499">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rPr>
          <w:rFonts w:hint="default"/>
          <w:lang w:val="en-US" w:eastAsia="zh-CN"/>
        </w:rPr>
      </w:pPr>
      <w:r>
        <w:drawing>
          <wp:inline distT="0" distB="0" distL="114300" distR="114300">
            <wp:extent cx="2729230" cy="2304415"/>
            <wp:effectExtent l="0" t="0" r="13970" b="635"/>
            <wp:docPr id="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
                    <pic:cNvPicPr>
                      <a:picLocks noChangeAspect="1"/>
                    </pic:cNvPicPr>
                  </pic:nvPicPr>
                  <pic:blipFill>
                    <a:blip r:embed="rId115"/>
                    <a:stretch>
                      <a:fillRect/>
                    </a:stretch>
                  </pic:blipFill>
                  <pic:spPr>
                    <a:xfrm>
                      <a:off x="0" y="0"/>
                      <a:ext cx="2729230" cy="2304415"/>
                    </a:xfrm>
                    <a:prstGeom prst="rect">
                      <a:avLst/>
                    </a:prstGeom>
                    <a:noFill/>
                    <a:ln>
                      <a:noFill/>
                    </a:ln>
                  </pic:spPr>
                </pic:pic>
              </a:graphicData>
            </a:graphic>
          </wp:inline>
        </w:drawing>
      </w:r>
    </w:p>
    <w:p w14:paraId="63D50785">
      <w:pPr>
        <w:pStyle w:val="12"/>
        <w:ind w:left="0" w:leftChars="0" w:firstLine="0" w:firstLineChars="0"/>
        <w:jc w:val="both"/>
        <w:outlineLvl w:val="2"/>
        <w:rPr>
          <w:rFonts w:hint="eastAsia" w:ascii="Times New Roman" w:hAnsi="Times New Roman"/>
          <w:b/>
          <w:bCs/>
          <w:sz w:val="28"/>
          <w:szCs w:val="28"/>
          <w:lang w:val="en-US" w:eastAsia="zh-CN"/>
        </w:rPr>
      </w:pPr>
      <w:bookmarkStart w:id="262" w:name="_Toc4676"/>
      <w:bookmarkStart w:id="263" w:name="_Toc18134"/>
      <w:bookmarkStart w:id="264" w:name="_Toc26792"/>
      <w:bookmarkStart w:id="265" w:name="_Toc22328"/>
      <w:bookmarkStart w:id="266" w:name="_Toc19604"/>
      <w:bookmarkStart w:id="267" w:name="_Toc15694"/>
      <w:bookmarkStart w:id="268" w:name="_Toc7800"/>
      <w:r>
        <w:rPr>
          <w:rFonts w:hint="eastAsia" w:ascii="Times New Roman" w:hAnsi="Times New Roman"/>
          <w:b/>
          <w:bCs/>
          <w:sz w:val="28"/>
          <w:szCs w:val="28"/>
          <w:lang w:val="en-US" w:eastAsia="zh-CN"/>
        </w:rPr>
        <w:t>4.2.2系统烧录</w:t>
      </w:r>
      <w:bookmarkEnd w:id="262"/>
      <w:bookmarkEnd w:id="263"/>
      <w:bookmarkEnd w:id="264"/>
      <w:bookmarkEnd w:id="265"/>
      <w:bookmarkEnd w:id="266"/>
      <w:bookmarkEnd w:id="267"/>
      <w:bookmarkEnd w:id="268"/>
    </w:p>
    <w:p w14:paraId="15A24E3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outlineLvl w:val="9"/>
        <w:rPr>
          <w:rFonts w:hint="eastAsia" w:ascii="Times New Roman" w:hAnsi="Times New Roman"/>
          <w:sz w:val="24"/>
          <w:szCs w:val="32"/>
          <w:lang w:val="en-US" w:eastAsia="zh-CN"/>
        </w:rPr>
      </w:pPr>
      <w:r>
        <w:rPr>
          <w:rFonts w:hint="default" w:ascii="Times New Roman" w:hAnsi="Times New Roman"/>
          <w:sz w:val="24"/>
          <w:szCs w:val="32"/>
          <w:lang w:val="en-US" w:eastAsia="zh-CN"/>
        </w:rPr>
        <w:t>将</w:t>
      </w:r>
      <w:r>
        <w:rPr>
          <w:rFonts w:hint="eastAsia" w:ascii="Times New Roman" w:hAnsi="Times New Roman"/>
          <w:sz w:val="24"/>
          <w:szCs w:val="32"/>
          <w:lang w:val="en-US" w:eastAsia="zh-CN"/>
        </w:rPr>
        <w:t>制作好的SD卡</w:t>
      </w:r>
      <w:r>
        <w:rPr>
          <w:rFonts w:hint="default" w:ascii="Times New Roman" w:hAnsi="Times New Roman"/>
          <w:sz w:val="24"/>
          <w:szCs w:val="32"/>
          <w:lang w:val="en-US" w:eastAsia="zh-CN"/>
        </w:rPr>
        <w:t>插至</w:t>
      </w:r>
      <w:r>
        <w:rPr>
          <w:rFonts w:hint="eastAsia" w:ascii="Times New Roman" w:hAnsi="Times New Roman"/>
          <w:sz w:val="24"/>
          <w:szCs w:val="32"/>
          <w:lang w:val="en-US" w:eastAsia="zh-CN"/>
        </w:rPr>
        <w:t>设备</w:t>
      </w:r>
      <w:r>
        <w:rPr>
          <w:rFonts w:hint="default" w:ascii="Times New Roman" w:hAnsi="Times New Roman"/>
          <w:sz w:val="24"/>
          <w:szCs w:val="32"/>
          <w:lang w:val="en-US" w:eastAsia="zh-CN"/>
        </w:rPr>
        <w:t>Micro SD卡槽，上电后将从</w:t>
      </w:r>
      <w:r>
        <w:rPr>
          <w:rFonts w:hint="eastAsia" w:ascii="Times New Roman" w:hAnsi="Times New Roman"/>
          <w:sz w:val="24"/>
          <w:szCs w:val="32"/>
          <w:lang w:val="en-US" w:eastAsia="zh-CN"/>
        </w:rPr>
        <w:t>SD</w:t>
      </w:r>
      <w:r>
        <w:rPr>
          <w:rFonts w:hint="default" w:ascii="Times New Roman" w:hAnsi="Times New Roman"/>
          <w:sz w:val="24"/>
          <w:szCs w:val="32"/>
          <w:lang w:val="en-US" w:eastAsia="zh-CN"/>
        </w:rPr>
        <w:t>卡启动，并自动固化系统至eMMC中。</w:t>
      </w:r>
      <w:r>
        <w:rPr>
          <w:rFonts w:hint="eastAsia" w:ascii="Times New Roman" w:hAnsi="Times New Roman"/>
          <w:sz w:val="24"/>
          <w:szCs w:val="32"/>
          <w:lang w:val="en-US" w:eastAsia="zh-CN"/>
        </w:rPr>
        <w:t>等待约5分钟。</w:t>
      </w:r>
      <w:r>
        <w:rPr>
          <w:rFonts w:hint="default" w:ascii="Times New Roman" w:hAnsi="Times New Roman"/>
          <w:sz w:val="24"/>
          <w:szCs w:val="32"/>
          <w:lang w:val="en-US" w:eastAsia="zh-CN"/>
        </w:rPr>
        <w:t>当系统固化完成后，</w:t>
      </w:r>
      <w:r>
        <w:rPr>
          <w:rFonts w:hint="eastAsia" w:ascii="Times New Roman" w:hAnsi="Times New Roman"/>
          <w:sz w:val="24"/>
          <w:szCs w:val="32"/>
          <w:lang w:val="en-US" w:eastAsia="zh-CN"/>
        </w:rPr>
        <w:t>设备</w:t>
      </w:r>
      <w:r>
        <w:rPr>
          <w:rFonts w:hint="default" w:ascii="Times New Roman" w:hAnsi="Times New Roman"/>
          <w:sz w:val="24"/>
          <w:szCs w:val="32"/>
          <w:lang w:val="en-US" w:eastAsia="zh-CN"/>
        </w:rPr>
        <w:t>将自动掉电。</w:t>
      </w:r>
      <w:r>
        <w:rPr>
          <w:rFonts w:hint="eastAsia" w:ascii="Times New Roman" w:hAnsi="Times New Roman"/>
          <w:sz w:val="24"/>
          <w:szCs w:val="32"/>
          <w:lang w:val="en-US" w:eastAsia="zh-CN"/>
        </w:rPr>
        <w:t>串口打印如下。</w:t>
      </w:r>
    </w:p>
    <w:p w14:paraId="509E467E">
      <w:pPr>
        <w:pStyle w:val="12"/>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ascii="Times New Roman" w:hAnsi="Times New Roman"/>
        </w:rPr>
      </w:pPr>
      <w:r>
        <w:drawing>
          <wp:inline distT="0" distB="0" distL="114300" distR="114300">
            <wp:extent cx="5267960" cy="2096770"/>
            <wp:effectExtent l="0" t="0" r="8890" b="17780"/>
            <wp:docPr id="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
                    <pic:cNvPicPr>
                      <a:picLocks noChangeAspect="1"/>
                    </pic:cNvPicPr>
                  </pic:nvPicPr>
                  <pic:blipFill>
                    <a:blip r:embed="rId116"/>
                    <a:stretch>
                      <a:fillRect/>
                    </a:stretch>
                  </pic:blipFill>
                  <pic:spPr>
                    <a:xfrm>
                      <a:off x="0" y="0"/>
                      <a:ext cx="5267960" cy="2096770"/>
                    </a:xfrm>
                    <a:prstGeom prst="rect">
                      <a:avLst/>
                    </a:prstGeom>
                    <a:noFill/>
                    <a:ln>
                      <a:noFill/>
                    </a:ln>
                  </pic:spPr>
                </pic:pic>
              </a:graphicData>
            </a:graphic>
          </wp:inline>
        </w:drawing>
      </w:r>
    </w:p>
    <w:p w14:paraId="6A8CA64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outlineLvl w:val="9"/>
        <w:rPr>
          <w:rFonts w:hint="eastAsia" w:ascii="Times New Roman" w:hAnsi="Times New Roman"/>
          <w:sz w:val="24"/>
          <w:szCs w:val="32"/>
          <w:lang w:val="en-US" w:eastAsia="zh-CN"/>
        </w:rPr>
      </w:pPr>
      <w:r>
        <w:rPr>
          <w:rFonts w:hint="eastAsia" w:ascii="Times New Roman" w:hAnsi="Times New Roman"/>
          <w:sz w:val="24"/>
          <w:szCs w:val="32"/>
          <w:lang w:val="en-US" w:eastAsia="zh-CN"/>
        </w:rPr>
        <w:t>若为Ubuntu20.04系统则会弹出下图：</w:t>
      </w:r>
    </w:p>
    <w:p w14:paraId="5011BAF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outlineLvl w:val="9"/>
        <w:rPr>
          <w:rFonts w:hint="default" w:ascii="Times New Roman" w:hAnsi="Times New Roman"/>
          <w:sz w:val="24"/>
          <w:szCs w:val="32"/>
          <w:lang w:val="en-US" w:eastAsia="zh-CN"/>
        </w:rPr>
      </w:pPr>
      <w:r>
        <w:drawing>
          <wp:inline distT="0" distB="0" distL="114300" distR="114300">
            <wp:extent cx="4671695" cy="2372995"/>
            <wp:effectExtent l="0" t="0" r="14605" b="8255"/>
            <wp:docPr id="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
                    <pic:cNvPicPr>
                      <a:picLocks noChangeAspect="1"/>
                    </pic:cNvPicPr>
                  </pic:nvPicPr>
                  <pic:blipFill>
                    <a:blip r:embed="rId117"/>
                    <a:stretch>
                      <a:fillRect/>
                    </a:stretch>
                  </pic:blipFill>
                  <pic:spPr>
                    <a:xfrm>
                      <a:off x="0" y="0"/>
                      <a:ext cx="4671695" cy="2372995"/>
                    </a:xfrm>
                    <a:prstGeom prst="rect">
                      <a:avLst/>
                    </a:prstGeom>
                    <a:noFill/>
                    <a:ln>
                      <a:noFill/>
                    </a:ln>
                  </pic:spPr>
                </pic:pic>
              </a:graphicData>
            </a:graphic>
          </wp:inline>
        </w:drawing>
      </w:r>
    </w:p>
    <w:p w14:paraId="50845BA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outlineLvl w:val="9"/>
        <w:rPr>
          <w:rFonts w:hint="eastAsia" w:ascii="Times New Roman" w:hAnsi="Times New Roman"/>
          <w:sz w:val="24"/>
          <w:szCs w:val="32"/>
          <w:lang w:val="en-US" w:eastAsia="zh-CN"/>
        </w:rPr>
      </w:pPr>
      <w:r>
        <w:rPr>
          <w:rFonts w:hint="default" w:ascii="Times New Roman" w:hAnsi="Times New Roman"/>
          <w:sz w:val="24"/>
          <w:szCs w:val="32"/>
          <w:lang w:val="en-US" w:eastAsia="zh-CN"/>
        </w:rPr>
        <w:t>取出</w:t>
      </w:r>
      <w:r>
        <w:rPr>
          <w:rFonts w:hint="eastAsia" w:ascii="Times New Roman" w:hAnsi="Times New Roman"/>
          <w:sz w:val="24"/>
          <w:szCs w:val="32"/>
          <w:lang w:val="en-US" w:eastAsia="zh-CN"/>
        </w:rPr>
        <w:t>SD</w:t>
      </w:r>
      <w:r>
        <w:rPr>
          <w:rFonts w:hint="default" w:ascii="Times New Roman" w:hAnsi="Times New Roman"/>
          <w:sz w:val="24"/>
          <w:szCs w:val="32"/>
          <w:lang w:val="en-US" w:eastAsia="zh-CN"/>
        </w:rPr>
        <w:t>卡，</w:t>
      </w:r>
      <w:r>
        <w:rPr>
          <w:rFonts w:hint="eastAsia" w:ascii="Times New Roman" w:hAnsi="Times New Roman"/>
          <w:sz w:val="24"/>
          <w:szCs w:val="32"/>
          <w:lang w:val="en-US" w:eastAsia="zh-CN"/>
        </w:rPr>
        <w:t>波特率设置为115200，重新上电，设备</w:t>
      </w:r>
      <w:r>
        <w:rPr>
          <w:rFonts w:hint="default" w:ascii="Times New Roman" w:hAnsi="Times New Roman"/>
          <w:sz w:val="24"/>
          <w:szCs w:val="32"/>
          <w:lang w:val="en-US" w:eastAsia="zh-CN"/>
        </w:rPr>
        <w:t>将从eMMC启动系统，系统启动后自动登录root用户，串口调试终端会打印如下类似启动信息</w:t>
      </w:r>
      <w:r>
        <w:rPr>
          <w:rFonts w:hint="eastAsia" w:ascii="Times New Roman" w:hAnsi="Times New Roman"/>
          <w:sz w:val="24"/>
          <w:szCs w:val="32"/>
          <w:lang w:val="en-US" w:eastAsia="zh-CN"/>
        </w:rPr>
        <w:t>。"Bootdev(atags)：mmc 0"表示从eMMC启动。</w:t>
      </w:r>
    </w:p>
    <w:p w14:paraId="3706B33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outlineLvl w:val="9"/>
        <w:rPr>
          <w:rFonts w:ascii="Times New Roman" w:hAnsi="Times New Roman"/>
        </w:rPr>
      </w:pPr>
      <w:r>
        <w:drawing>
          <wp:inline distT="0" distB="0" distL="114300" distR="114300">
            <wp:extent cx="5076825" cy="2781300"/>
            <wp:effectExtent l="0" t="0" r="9525" b="0"/>
            <wp:docPr id="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
                    <pic:cNvPicPr>
                      <a:picLocks noChangeAspect="1"/>
                    </pic:cNvPicPr>
                  </pic:nvPicPr>
                  <pic:blipFill>
                    <a:blip r:embed="rId118"/>
                    <a:stretch>
                      <a:fillRect/>
                    </a:stretch>
                  </pic:blipFill>
                  <pic:spPr>
                    <a:xfrm>
                      <a:off x="0" y="0"/>
                      <a:ext cx="5076825" cy="2781300"/>
                    </a:xfrm>
                    <a:prstGeom prst="rect">
                      <a:avLst/>
                    </a:prstGeom>
                    <a:noFill/>
                    <a:ln>
                      <a:noFill/>
                    </a:ln>
                  </pic:spPr>
                </pic:pic>
              </a:graphicData>
            </a:graphic>
          </wp:inline>
        </w:drawing>
      </w:r>
    </w:p>
    <w:p w14:paraId="670F7DFF">
      <w:pPr>
        <w:pStyle w:val="2"/>
        <w:numPr>
          <w:ilvl w:val="0"/>
          <w:numId w:val="0"/>
        </w:numPr>
        <w:bidi w:val="0"/>
        <w:ind w:leftChars="0"/>
        <w:jc w:val="both"/>
        <w:outlineLvl w:val="0"/>
        <w:rPr>
          <w:rFonts w:hint="eastAsia" w:ascii="Times New Roman" w:hAnsi="Times New Roman"/>
          <w:lang w:val="en-US" w:eastAsia="zh-CN"/>
        </w:rPr>
      </w:pPr>
      <w:bookmarkStart w:id="269" w:name="_Toc32180"/>
      <w:bookmarkStart w:id="270" w:name="_Toc17083"/>
      <w:bookmarkStart w:id="271" w:name="_Toc30036"/>
      <w:bookmarkStart w:id="272" w:name="_Toc16800"/>
      <w:bookmarkStart w:id="273" w:name="_Toc20880"/>
      <w:bookmarkStart w:id="274" w:name="_Toc12890"/>
      <w:r>
        <w:rPr>
          <w:rFonts w:hint="eastAsia" w:ascii="Times New Roman" w:hAnsi="Times New Roman"/>
          <w:lang w:val="en-US" w:eastAsia="zh-CN"/>
        </w:rPr>
        <w:t>5.导轨安装</w:t>
      </w:r>
      <w:bookmarkEnd w:id="269"/>
      <w:bookmarkEnd w:id="270"/>
      <w:bookmarkEnd w:id="271"/>
      <w:bookmarkEnd w:id="272"/>
      <w:bookmarkEnd w:id="273"/>
      <w:bookmarkEnd w:id="274"/>
    </w:p>
    <w:p w14:paraId="35767AB9">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配备导轨卡扣分为</w:t>
      </w:r>
      <w:ins w:id="5232" w:author="LKY" w:date="2026-05-22T20:47:51Z">
        <w:r>
          <w:rPr>
            <w:rFonts w:hint="eastAsia"/>
            <w:sz w:val="24"/>
            <w:szCs w:val="24"/>
            <w:lang w:val="en-US" w:eastAsia="zh-CN"/>
          </w:rPr>
          <w:t>下段式短款导轨结构</w:t>
        </w:r>
      </w:ins>
      <w:del w:id="5233" w:author="LKY" w:date="2026-05-22T20:47:51Z">
        <w:r>
          <w:rPr>
            <w:rFonts w:hint="eastAsia"/>
            <w:sz w:val="24"/>
            <w:szCs w:val="24"/>
            <w:lang w:val="en-US" w:eastAsia="zh-CN"/>
          </w:rPr>
          <w:delText>上下两段式结构：上段为加长型卡扣，下段为短款导轨</w:delText>
        </w:r>
      </w:del>
      <w:r>
        <w:rPr>
          <w:rFonts w:hint="eastAsia"/>
          <w:sz w:val="24"/>
          <w:szCs w:val="24"/>
          <w:lang w:val="en-US" w:eastAsia="zh-CN"/>
        </w:rPr>
        <w:t>。此设计预留了充足的螺丝锁付空间，便于用户进行安装操作。</w:t>
      </w:r>
    </w:p>
    <w:p w14:paraId="1A9A1E82">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default"/>
          <w:sz w:val="24"/>
          <w:szCs w:val="24"/>
          <w:lang w:val="en-US" w:eastAsia="zh-CN"/>
        </w:rPr>
        <w:drawing>
          <wp:inline distT="0" distB="0" distL="114300" distR="114300">
            <wp:extent cx="1303655" cy="2534285"/>
            <wp:effectExtent l="0" t="0" r="10795" b="18415"/>
            <wp:docPr id="94" name="图片 94" descr="8aec9eb215acbbce3b8954b2e1062111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8aec9eb215acbbce3b8954b2e1062111_compress"/>
                    <pic:cNvPicPr>
                      <a:picLocks noChangeAspect="1"/>
                    </pic:cNvPicPr>
                  </pic:nvPicPr>
                  <pic:blipFill>
                    <a:blip r:embed="rId119"/>
                    <a:srcRect l="4866" t="3831"/>
                    <a:stretch>
                      <a:fillRect/>
                    </a:stretch>
                  </pic:blipFill>
                  <pic:spPr>
                    <a:xfrm>
                      <a:off x="0" y="0"/>
                      <a:ext cx="1303655" cy="2534285"/>
                    </a:xfrm>
                    <a:prstGeom prst="rect">
                      <a:avLst/>
                    </a:prstGeom>
                  </pic:spPr>
                </pic:pic>
              </a:graphicData>
            </a:graphic>
          </wp:inline>
        </w:drawing>
      </w:r>
      <w:r>
        <w:rPr>
          <w:rFonts w:hint="default"/>
          <w:sz w:val="24"/>
          <w:szCs w:val="24"/>
          <w:lang w:val="en-US" w:eastAsia="zh-CN"/>
        </w:rPr>
        <w:drawing>
          <wp:inline distT="0" distB="0" distL="114300" distR="114300">
            <wp:extent cx="1292860" cy="2524125"/>
            <wp:effectExtent l="0" t="0" r="2540" b="9525"/>
            <wp:docPr id="100" name="图片 100" descr="8aec9eb215acbbce3b8954b2e1062111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8aec9eb215acbbce3b8954b2e1062111_compress"/>
                    <pic:cNvPicPr>
                      <a:picLocks noChangeAspect="1"/>
                    </pic:cNvPicPr>
                  </pic:nvPicPr>
                  <pic:blipFill>
                    <a:blip r:embed="rId120"/>
                    <a:srcRect/>
                    <a:stretch>
                      <a:fillRect/>
                    </a:stretch>
                  </pic:blipFill>
                  <pic:spPr>
                    <a:xfrm>
                      <a:off x="0" y="0"/>
                      <a:ext cx="1292860" cy="2524125"/>
                    </a:xfrm>
                    <a:prstGeom prst="rect">
                      <a:avLst/>
                    </a:prstGeom>
                  </pic:spPr>
                </pic:pic>
              </a:graphicData>
            </a:graphic>
          </wp:inline>
        </w:drawing>
      </w:r>
    </w:p>
    <w:p w14:paraId="4CE0021D">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将卡扣垂直向下按压，直至其完全嵌入并锁定于导轨底部，即可完成安装。长导轨卡无需额外卡扣，因其内部已预设专用凹槽结构，可直接实现稳固连接。</w:t>
      </w:r>
    </w:p>
    <w:p w14:paraId="40557923">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p>
    <w:p w14:paraId="00970E6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lang w:val="en-US" w:eastAsia="zh-CN"/>
        </w:rPr>
      </w:pPr>
      <w:r>
        <w:rPr>
          <w:rFonts w:hint="default"/>
          <w:lang w:val="en-US" w:eastAsia="zh-CN"/>
        </w:rPr>
        <w:drawing>
          <wp:inline distT="0" distB="0" distL="114300" distR="114300">
            <wp:extent cx="764540" cy="1776095"/>
            <wp:effectExtent l="0" t="0" r="16510" b="14605"/>
            <wp:docPr id="101" name="图片 101" descr="ac31d771be6b72005cba9ec2e46da2bc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ac31d771be6b72005cba9ec2e46da2bc_compress"/>
                    <pic:cNvPicPr>
                      <a:picLocks noChangeAspect="1"/>
                    </pic:cNvPicPr>
                  </pic:nvPicPr>
                  <pic:blipFill>
                    <a:blip r:embed="rId121"/>
                    <a:srcRect/>
                    <a:stretch>
                      <a:fillRect/>
                    </a:stretch>
                  </pic:blipFill>
                  <pic:spPr>
                    <a:xfrm>
                      <a:off x="0" y="0"/>
                      <a:ext cx="764540" cy="1776095"/>
                    </a:xfrm>
                    <a:prstGeom prst="rect">
                      <a:avLst/>
                    </a:prstGeom>
                  </pic:spPr>
                </pic:pic>
              </a:graphicData>
            </a:graphic>
          </wp:inline>
        </w:drawing>
      </w:r>
    </w:p>
    <w:p w14:paraId="531AFC8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outlineLvl w:val="9"/>
        <w:rPr>
          <w:rFonts w:ascii="Times New Roman" w:hAnsi="Times New Roman"/>
        </w:rPr>
      </w:pPr>
    </w:p>
    <w:p w14:paraId="504C863D">
      <w:pPr>
        <w:pStyle w:val="2"/>
        <w:bidi w:val="0"/>
        <w:ind w:left="0" w:leftChars="0" w:firstLine="0" w:firstLineChars="0"/>
        <w:jc w:val="both"/>
        <w:outlineLvl w:val="0"/>
        <w:rPr>
          <w:rFonts w:hint="eastAsia" w:ascii="Times New Roman" w:hAnsi="Times New Roman"/>
          <w:lang w:val="en-US" w:eastAsia="zh-CN"/>
        </w:rPr>
      </w:pPr>
      <w:bookmarkStart w:id="275" w:name="_Toc6144"/>
      <w:bookmarkStart w:id="276" w:name="_Toc12686"/>
      <w:bookmarkStart w:id="277" w:name="_Toc17992"/>
      <w:bookmarkStart w:id="278" w:name="_Toc24578"/>
      <w:bookmarkStart w:id="279" w:name="_Toc13503"/>
      <w:r>
        <w:rPr>
          <w:rFonts w:hint="eastAsia" w:ascii="Times New Roman" w:hAnsi="Times New Roman"/>
          <w:lang w:val="en-US" w:eastAsia="zh-CN"/>
        </w:rPr>
        <w:t>6.软件支持</w:t>
      </w:r>
      <w:bookmarkEnd w:id="275"/>
      <w:bookmarkEnd w:id="276"/>
      <w:bookmarkEnd w:id="277"/>
      <w:bookmarkEnd w:id="278"/>
      <w:bookmarkEnd w:id="279"/>
    </w:p>
    <w:p w14:paraId="49A8FA03">
      <w:pPr>
        <w:keepNext w:val="0"/>
        <w:keepLines w:val="0"/>
        <w:pageBreakBefore w:val="0"/>
        <w:widowControl w:val="0"/>
        <w:numPr>
          <w:ilvl w:val="0"/>
          <w:numId w:val="10"/>
        </w:numPr>
        <w:kinsoku/>
        <w:wordWrap/>
        <w:overflowPunct/>
        <w:topLinePunct w:val="0"/>
        <w:autoSpaceDE/>
        <w:autoSpaceDN/>
        <w:bidi w:val="0"/>
        <w:adjustRightInd/>
        <w:snapToGrid/>
        <w:ind w:left="420" w:leftChars="0" w:hanging="420" w:firstLineChars="0"/>
        <w:textAlignment w:val="auto"/>
        <w:rPr>
          <w:rFonts w:hint="default"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OpenPLC</w:t>
      </w:r>
    </w:p>
    <w:p w14:paraId="05DD8B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《OpenPLC</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17EA65E2">
      <w:pPr>
        <w:keepNext w:val="0"/>
        <w:keepLines w:val="0"/>
        <w:pageBreakBefore w:val="0"/>
        <w:widowControl w:val="0"/>
        <w:numPr>
          <w:ilvl w:val="0"/>
          <w:numId w:val="10"/>
        </w:numPr>
        <w:kinsoku/>
        <w:wordWrap/>
        <w:overflowPunct/>
        <w:topLinePunct w:val="0"/>
        <w:autoSpaceDE/>
        <w:autoSpaceDN/>
        <w:bidi w:val="0"/>
        <w:adjustRightInd/>
        <w:snapToGrid/>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Node-</w:t>
      </w:r>
      <w:ins w:id="5234" w:author="LKY" w:date="2026-07-31T11:32:23Z">
        <w:r>
          <w:rPr>
            <w:rFonts w:hint="eastAsia" w:ascii="Times New Roman" w:hAnsi="Times New Roman" w:eastAsia="宋体" w:cs="Times New Roman"/>
            <w:b w:val="0"/>
            <w:bCs/>
            <w:color w:val="000000"/>
            <w:kern w:val="2"/>
            <w:sz w:val="24"/>
            <w:szCs w:val="24"/>
            <w:lang w:val="en-US" w:eastAsia="zh-CN" w:bidi="ar-SA"/>
          </w:rPr>
          <w:t>R</w:t>
        </w:r>
      </w:ins>
      <w:del w:id="5235" w:author="LKY" w:date="2026-07-31T11:32:22Z">
        <w:r>
          <w:rPr>
            <w:rFonts w:hint="eastAsia" w:ascii="Times New Roman" w:hAnsi="Times New Roman" w:eastAsia="宋体" w:cs="Times New Roman"/>
            <w:b w:val="0"/>
            <w:bCs/>
            <w:color w:val="000000"/>
            <w:kern w:val="2"/>
            <w:sz w:val="24"/>
            <w:szCs w:val="24"/>
            <w:lang w:val="en-US" w:eastAsia="zh-CN" w:bidi="ar-SA"/>
          </w:rPr>
          <w:delText>r</w:delText>
        </w:r>
      </w:del>
      <w:r>
        <w:rPr>
          <w:rFonts w:hint="eastAsia" w:ascii="Times New Roman" w:hAnsi="Times New Roman" w:eastAsia="宋体" w:cs="Times New Roman"/>
          <w:b w:val="0"/>
          <w:bCs/>
          <w:color w:val="000000"/>
          <w:kern w:val="2"/>
          <w:sz w:val="24"/>
          <w:szCs w:val="24"/>
          <w:lang w:val="en-US" w:eastAsia="zh-CN" w:bidi="ar-SA"/>
        </w:rPr>
        <w:t>ed</w:t>
      </w:r>
    </w:p>
    <w:p w14:paraId="590AC8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《Node-</w:t>
      </w:r>
      <w:ins w:id="5236" w:author="LKY" w:date="2026-07-31T11:32:20Z">
        <w:r>
          <w:rPr>
            <w:rFonts w:hint="eastAsia" w:ascii="Times New Roman" w:hAnsi="Times New Roman" w:cs="宋体"/>
            <w:color w:val="0000FF"/>
            <w:kern w:val="2"/>
            <w:sz w:val="24"/>
            <w:szCs w:val="32"/>
            <w:lang w:val="en-US" w:eastAsia="zh-CN" w:bidi="ar-SA"/>
          </w:rPr>
          <w:t>R</w:t>
        </w:r>
      </w:ins>
      <w:del w:id="5237" w:author="LKY" w:date="2026-07-31T11:32:19Z">
        <w:r>
          <w:rPr>
            <w:rFonts w:hint="eastAsia" w:ascii="Times New Roman" w:hAnsi="Times New Roman" w:cs="宋体" w:eastAsiaTheme="minorEastAsia"/>
            <w:color w:val="0000FF"/>
            <w:kern w:val="2"/>
            <w:sz w:val="24"/>
            <w:szCs w:val="32"/>
            <w:lang w:val="en-US" w:eastAsia="zh-CN" w:bidi="ar-SA"/>
          </w:rPr>
          <w:delText>r</w:delText>
        </w:r>
      </w:del>
      <w:r>
        <w:rPr>
          <w:rFonts w:hint="eastAsia" w:ascii="Times New Roman" w:hAnsi="Times New Roman" w:cs="宋体" w:eastAsiaTheme="minorEastAsia"/>
          <w:color w:val="0000FF"/>
          <w:kern w:val="2"/>
          <w:sz w:val="24"/>
          <w:szCs w:val="32"/>
          <w:lang w:val="en-US" w:eastAsia="zh-CN" w:bidi="ar-SA"/>
        </w:rPr>
        <w:t>ed</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55FBC017">
      <w:pPr>
        <w:pStyle w:val="12"/>
        <w:keepNext w:val="0"/>
        <w:keepLines w:val="0"/>
        <w:pageBreakBefore w:val="0"/>
        <w:widowControl w:val="0"/>
        <w:numPr>
          <w:ilvl w:val="0"/>
          <w:numId w:val="11"/>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QuickConfig</w:t>
      </w:r>
    </w:p>
    <w:p w14:paraId="53A5EA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《QuickConfig</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0384F365">
      <w:pPr>
        <w:pStyle w:val="12"/>
        <w:keepNext w:val="0"/>
        <w:keepLines w:val="0"/>
        <w:pageBreakBefore w:val="0"/>
        <w:widowControl w:val="0"/>
        <w:numPr>
          <w:ilvl w:val="0"/>
          <w:numId w:val="11"/>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BLRAT</w:t>
      </w:r>
    </w:p>
    <w:p w14:paraId="305A52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《BLRAT</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0041556A">
      <w:pPr>
        <w:pStyle w:val="12"/>
        <w:keepNext w:val="0"/>
        <w:keepLines w:val="0"/>
        <w:pageBreakBefore w:val="0"/>
        <w:widowControl w:val="0"/>
        <w:numPr>
          <w:ilvl w:val="0"/>
          <w:numId w:val="11"/>
        </w:numPr>
        <w:kinsoku/>
        <w:wordWrap/>
        <w:overflowPunct/>
        <w:topLinePunct w:val="0"/>
        <w:autoSpaceDE/>
        <w:autoSpaceDN/>
        <w:bidi w:val="0"/>
        <w:adjustRightInd/>
        <w:snapToGrid/>
        <w:spacing w:after="0" w:afterLines="0"/>
        <w:ind w:left="420" w:leftChars="0" w:hanging="420" w:firstLineChars="0"/>
        <w:textAlignment w:val="auto"/>
        <w:rPr>
          <w:del w:id="5238" w:author="LKY" w:date="2026-07-31T11:35:02Z"/>
          <w:rFonts w:hint="eastAsia" w:ascii="Times New Roman" w:hAnsi="Times New Roman" w:eastAsia="宋体" w:cs="Times New Roman"/>
          <w:b w:val="0"/>
          <w:bCs/>
          <w:color w:val="000000"/>
          <w:kern w:val="2"/>
          <w:sz w:val="24"/>
          <w:szCs w:val="24"/>
          <w:lang w:val="en-US" w:eastAsia="zh-CN" w:bidi="ar-SA"/>
        </w:rPr>
      </w:pPr>
      <w:del w:id="5239" w:author="LKY" w:date="2026-07-31T11:35:02Z">
        <w:r>
          <w:rPr>
            <w:rFonts w:hint="eastAsia" w:ascii="Times New Roman" w:hAnsi="Times New Roman" w:eastAsia="宋体" w:cs="Times New Roman"/>
            <w:b w:val="0"/>
            <w:bCs/>
            <w:color w:val="000000"/>
            <w:kern w:val="2"/>
            <w:sz w:val="24"/>
            <w:szCs w:val="24"/>
            <w:lang w:val="en-US" w:eastAsia="zh-CN" w:bidi="ar-SA"/>
          </w:rPr>
          <w:delText>BLIoTLink</w:delText>
        </w:r>
      </w:del>
    </w:p>
    <w:p w14:paraId="110B1C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del w:id="5240" w:author="LKY" w:date="2026-07-31T11:35:02Z"/>
          <w:rFonts w:hint="eastAsia" w:ascii="Times New Roman" w:hAnsi="Times New Roman" w:eastAsia="宋体" w:cs="Times New Roman"/>
          <w:b w:val="0"/>
          <w:bCs/>
          <w:color w:val="000000"/>
          <w:kern w:val="2"/>
          <w:sz w:val="24"/>
          <w:szCs w:val="24"/>
          <w:lang w:val="en-US" w:eastAsia="zh-CN" w:bidi="ar-SA"/>
        </w:rPr>
      </w:pPr>
      <w:del w:id="5241" w:author="LKY" w:date="2026-07-31T11:35:02Z">
        <w:r>
          <w:rPr>
            <w:rFonts w:hint="default" w:ascii="Times New Roman" w:hAnsi="Times New Roman" w:eastAsia="宋体" w:cs="Times New Roman"/>
            <w:b w:val="0"/>
            <w:bCs/>
            <w:color w:val="000000"/>
            <w:kern w:val="2"/>
            <w:sz w:val="24"/>
            <w:szCs w:val="24"/>
            <w:lang w:val="en-US" w:eastAsia="zh-CN" w:bidi="ar-SA"/>
          </w:rPr>
          <w:delText>详细使用方法请参考</w:delText>
        </w:r>
      </w:del>
      <w:del w:id="5242" w:author="LKY" w:date="2026-07-31T11:35:02Z">
        <w:r>
          <w:rPr>
            <w:rFonts w:hint="eastAsia" w:ascii="Times New Roman" w:hAnsi="Times New Roman" w:cs="宋体" w:eastAsiaTheme="minorEastAsia"/>
            <w:color w:val="0000FF"/>
            <w:kern w:val="2"/>
            <w:sz w:val="24"/>
            <w:szCs w:val="32"/>
            <w:lang w:val="en-US" w:eastAsia="zh-CN" w:bidi="ar-SA"/>
          </w:rPr>
          <w:delText>《BLI</w:delText>
        </w:r>
      </w:del>
      <w:del w:id="5243" w:author="LKY" w:date="2026-07-31T11:35:02Z">
        <w:r>
          <w:rPr>
            <w:rFonts w:hint="eastAsia" w:ascii="Times New Roman" w:hAnsi="Times New Roman" w:cs="宋体"/>
            <w:color w:val="0000FF"/>
            <w:kern w:val="2"/>
            <w:sz w:val="24"/>
            <w:szCs w:val="32"/>
            <w:lang w:val="en-US" w:eastAsia="zh-CN" w:bidi="ar-SA"/>
          </w:rPr>
          <w:delText>o</w:delText>
        </w:r>
      </w:del>
      <w:del w:id="5244" w:author="LKY" w:date="2026-07-31T11:35:02Z">
        <w:r>
          <w:rPr>
            <w:rFonts w:hint="eastAsia" w:ascii="Times New Roman" w:hAnsi="Times New Roman" w:cs="宋体" w:eastAsiaTheme="minorEastAsia"/>
            <w:color w:val="0000FF"/>
            <w:kern w:val="2"/>
            <w:sz w:val="24"/>
            <w:szCs w:val="32"/>
            <w:lang w:val="en-US" w:eastAsia="zh-CN" w:bidi="ar-SA"/>
          </w:rPr>
          <w:delText>TLink</w:delText>
        </w:r>
      </w:del>
      <w:del w:id="5245" w:author="LKY" w:date="2026-07-31T11:35:02Z">
        <w:r>
          <w:rPr>
            <w:rFonts w:hint="default" w:ascii="Times New Roman" w:hAnsi="Times New Roman" w:cs="宋体" w:eastAsiaTheme="minorEastAsia"/>
            <w:color w:val="0000FF"/>
            <w:kern w:val="2"/>
            <w:sz w:val="24"/>
            <w:szCs w:val="32"/>
            <w:lang w:val="en-US" w:eastAsia="zh-CN" w:bidi="ar-SA"/>
          </w:rPr>
          <w:delText>使用说明书</w:delText>
        </w:r>
      </w:del>
      <w:del w:id="5246" w:author="LKY" w:date="2026-07-31T11:35:02Z">
        <w:r>
          <w:rPr>
            <w:rFonts w:hint="eastAsia" w:ascii="Times New Roman" w:hAnsi="Times New Roman" w:cs="宋体" w:eastAsiaTheme="minorEastAsia"/>
            <w:color w:val="0000FF"/>
            <w:kern w:val="2"/>
            <w:sz w:val="24"/>
            <w:szCs w:val="32"/>
            <w:lang w:val="en-US" w:eastAsia="zh-CN" w:bidi="ar-SA"/>
          </w:rPr>
          <w:delText>》</w:delText>
        </w:r>
      </w:del>
    </w:p>
    <w:p w14:paraId="74CC10D8">
      <w:pPr>
        <w:pStyle w:val="12"/>
        <w:keepNext w:val="0"/>
        <w:keepLines w:val="0"/>
        <w:pageBreakBefore w:val="0"/>
        <w:widowControl w:val="0"/>
        <w:numPr>
          <w:ilvl w:val="0"/>
          <w:numId w:val="11"/>
        </w:numPr>
        <w:kinsoku/>
        <w:wordWrap/>
        <w:overflowPunct/>
        <w:topLinePunct w:val="0"/>
        <w:autoSpaceDE/>
        <w:autoSpaceDN/>
        <w:bidi w:val="0"/>
        <w:adjustRightInd/>
        <w:snapToGrid/>
        <w:spacing w:after="0" w:afterLines="0"/>
        <w:ind w:left="420" w:leftChars="0" w:hanging="420" w:firstLineChars="0"/>
        <w:textAlignment w:val="auto"/>
        <w:rPr>
          <w:del w:id="5247" w:author="LKY" w:date="2026-07-31T11:35:02Z"/>
          <w:rFonts w:hint="eastAsia" w:ascii="Times New Roman" w:hAnsi="Times New Roman" w:eastAsia="宋体" w:cs="Times New Roman"/>
          <w:b w:val="0"/>
          <w:bCs/>
          <w:color w:val="000000"/>
          <w:kern w:val="2"/>
          <w:sz w:val="24"/>
          <w:szCs w:val="24"/>
          <w:lang w:val="en-US" w:eastAsia="zh-CN" w:bidi="ar-SA"/>
        </w:rPr>
      </w:pPr>
      <w:del w:id="5248" w:author="LKY" w:date="2026-07-31T11:35:02Z">
        <w:r>
          <w:rPr>
            <w:rFonts w:hint="eastAsia" w:ascii="Times New Roman" w:hAnsi="Times New Roman" w:eastAsia="宋体" w:cs="Times New Roman"/>
            <w:b w:val="0"/>
            <w:bCs/>
            <w:color w:val="000000"/>
            <w:kern w:val="2"/>
            <w:sz w:val="24"/>
            <w:szCs w:val="24"/>
            <w:lang w:val="en-US" w:eastAsia="zh-CN" w:bidi="ar-SA"/>
          </w:rPr>
          <w:delText>FUXA</w:delText>
        </w:r>
      </w:del>
    </w:p>
    <w:p w14:paraId="5DCB4D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del w:id="5249" w:author="LKY" w:date="2026-07-31T11:35:02Z"/>
          <w:rFonts w:hint="eastAsia" w:ascii="Times New Roman" w:hAnsi="Times New Roman" w:cs="宋体" w:eastAsiaTheme="minorEastAsia"/>
          <w:color w:val="0000FF"/>
          <w:kern w:val="2"/>
          <w:sz w:val="24"/>
          <w:szCs w:val="32"/>
          <w:lang w:val="en-US" w:eastAsia="zh-CN" w:bidi="ar-SA"/>
        </w:rPr>
      </w:pPr>
      <w:del w:id="5250" w:author="LKY" w:date="2026-07-31T11:35:02Z">
        <w:r>
          <w:rPr>
            <w:rFonts w:hint="default" w:ascii="Times New Roman" w:hAnsi="Times New Roman" w:eastAsia="宋体" w:cs="Times New Roman"/>
            <w:b w:val="0"/>
            <w:bCs/>
            <w:color w:val="000000"/>
            <w:kern w:val="2"/>
            <w:sz w:val="24"/>
            <w:szCs w:val="24"/>
            <w:lang w:val="en-US" w:eastAsia="zh-CN" w:bidi="ar-SA"/>
          </w:rPr>
          <w:delText>详细使用方法请参考</w:delText>
        </w:r>
      </w:del>
      <w:del w:id="5251" w:author="LKY" w:date="2026-07-31T11:35:02Z">
        <w:r>
          <w:rPr>
            <w:rFonts w:hint="eastAsia" w:ascii="Times New Roman" w:hAnsi="Times New Roman" w:cs="宋体" w:eastAsiaTheme="minorEastAsia"/>
            <w:color w:val="0000FF"/>
            <w:kern w:val="2"/>
            <w:sz w:val="24"/>
            <w:szCs w:val="32"/>
            <w:lang w:val="en-US" w:eastAsia="zh-CN" w:bidi="ar-SA"/>
          </w:rPr>
          <w:delText>《FUXA</w:delText>
        </w:r>
      </w:del>
      <w:del w:id="5252" w:author="LKY" w:date="2026-07-31T11:35:02Z">
        <w:r>
          <w:rPr>
            <w:rFonts w:hint="default" w:ascii="Times New Roman" w:hAnsi="Times New Roman" w:cs="宋体" w:eastAsiaTheme="minorEastAsia"/>
            <w:color w:val="0000FF"/>
            <w:kern w:val="2"/>
            <w:sz w:val="24"/>
            <w:szCs w:val="32"/>
            <w:lang w:val="en-US" w:eastAsia="zh-CN" w:bidi="ar-SA"/>
          </w:rPr>
          <w:delText>使用说明书</w:delText>
        </w:r>
      </w:del>
      <w:del w:id="5253" w:author="LKY" w:date="2026-07-31T11:35:02Z">
        <w:r>
          <w:rPr>
            <w:rFonts w:hint="eastAsia" w:ascii="Times New Roman" w:hAnsi="Times New Roman" w:cs="宋体" w:eastAsiaTheme="minorEastAsia"/>
            <w:color w:val="0000FF"/>
            <w:kern w:val="2"/>
            <w:sz w:val="24"/>
            <w:szCs w:val="32"/>
            <w:lang w:val="en-US" w:eastAsia="zh-CN" w:bidi="ar-SA"/>
          </w:rPr>
          <w:delText>》</w:delText>
        </w:r>
      </w:del>
    </w:p>
    <w:p w14:paraId="67E0598F">
      <w:pPr>
        <w:pStyle w:val="12"/>
        <w:keepNext w:val="0"/>
        <w:keepLines w:val="0"/>
        <w:pageBreakBefore w:val="0"/>
        <w:widowControl w:val="0"/>
        <w:numPr>
          <w:ilvl w:val="0"/>
          <w:numId w:val="11"/>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EdgeCoder</w:t>
      </w:r>
    </w:p>
    <w:p w14:paraId="623384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color w:val="0000FF"/>
          <w:kern w:val="2"/>
          <w:sz w:val="24"/>
          <w:szCs w:val="32"/>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w:t>
      </w:r>
      <w:r>
        <w:rPr>
          <w:rFonts w:hint="eastAsia" w:ascii="Times New Roman" w:hAnsi="Times New Roman" w:cs="宋体"/>
          <w:color w:val="0000FF"/>
          <w:kern w:val="2"/>
          <w:sz w:val="24"/>
          <w:szCs w:val="32"/>
          <w:lang w:val="en-US" w:eastAsia="zh-CN" w:bidi="ar-SA"/>
        </w:rPr>
        <w:t>EdgeCoder</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64659F0B">
      <w:pPr>
        <w:pStyle w:val="12"/>
        <w:keepNext w:val="0"/>
        <w:keepLines w:val="0"/>
        <w:pageBreakBefore w:val="0"/>
        <w:widowControl w:val="0"/>
        <w:numPr>
          <w:ilvl w:val="0"/>
          <w:numId w:val="11"/>
        </w:numPr>
        <w:kinsoku/>
        <w:wordWrap/>
        <w:overflowPunct/>
        <w:topLinePunct w:val="0"/>
        <w:autoSpaceDE/>
        <w:autoSpaceDN/>
        <w:bidi w:val="0"/>
        <w:adjustRightInd/>
        <w:snapToGrid/>
        <w:spacing w:after="0" w:afterLines="0"/>
        <w:ind w:left="420" w:leftChars="0" w:hanging="420" w:firstLineChars="0"/>
        <w:textAlignment w:val="auto"/>
        <w:rPr>
          <w:ins w:id="5254" w:author="LKY" w:date="2026-07-31T11:34:58Z"/>
          <w:rFonts w:hint="eastAsia" w:ascii="Times New Roman" w:hAnsi="Times New Roman" w:eastAsia="宋体" w:cs="Times New Roman"/>
          <w:b w:val="0"/>
          <w:bCs/>
          <w:color w:val="000000"/>
          <w:kern w:val="2"/>
          <w:sz w:val="24"/>
          <w:szCs w:val="24"/>
          <w:lang w:val="en-US" w:eastAsia="zh-CN" w:bidi="ar-SA"/>
        </w:rPr>
      </w:pPr>
      <w:ins w:id="5255" w:author="LKY" w:date="2026-07-31T11:34:58Z">
        <w:r>
          <w:rPr>
            <w:rFonts w:hint="eastAsia" w:ascii="Times New Roman" w:hAnsi="Times New Roman" w:eastAsia="宋体" w:cs="Times New Roman"/>
            <w:b w:val="0"/>
            <w:bCs/>
            <w:color w:val="000000"/>
            <w:kern w:val="2"/>
            <w:sz w:val="24"/>
            <w:szCs w:val="24"/>
            <w:lang w:val="en-US" w:eastAsia="zh-CN" w:bidi="ar-SA"/>
          </w:rPr>
          <w:t>Codesys</w:t>
        </w:r>
      </w:ins>
    </w:p>
    <w:p w14:paraId="2259BB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ins w:id="5256" w:author="LKY" w:date="2026-07-31T11:34:58Z"/>
          <w:rFonts w:hint="eastAsia" w:ascii="Times New Roman" w:hAnsi="Times New Roman" w:cs="宋体" w:eastAsiaTheme="minorEastAsia"/>
          <w:color w:val="0000FF"/>
          <w:kern w:val="2"/>
          <w:sz w:val="24"/>
          <w:szCs w:val="32"/>
          <w:lang w:val="en-US" w:eastAsia="zh-CN" w:bidi="ar-SA"/>
        </w:rPr>
      </w:pPr>
      <w:ins w:id="5257" w:author="LKY" w:date="2026-07-31T11:34:58Z">
        <w:r>
          <w:rPr>
            <w:rFonts w:hint="eastAsia" w:ascii="Times New Roman" w:hAnsi="Times New Roman" w:cs="宋体"/>
            <w:color w:val="0000FF"/>
            <w:kern w:val="2"/>
            <w:sz w:val="24"/>
            <w:szCs w:val="32"/>
            <w:lang w:val="en-US" w:eastAsia="zh-CN" w:bidi="ar-SA"/>
          </w:rPr>
          <w:t>详细使用方法请参考</w:t>
        </w:r>
      </w:ins>
      <w:ins w:id="5258" w:author="LKY" w:date="2026-07-31T11:34:58Z">
        <w:r>
          <w:rPr>
            <w:rFonts w:hint="eastAsia" w:ascii="Times New Roman" w:hAnsi="Times New Roman" w:cs="宋体" w:eastAsiaTheme="minorEastAsia"/>
            <w:color w:val="0000FF"/>
            <w:kern w:val="2"/>
            <w:sz w:val="24"/>
            <w:szCs w:val="32"/>
            <w:lang w:val="en-US" w:eastAsia="zh-CN" w:bidi="ar-SA"/>
          </w:rPr>
          <w:t>《</w:t>
        </w:r>
      </w:ins>
      <w:ins w:id="5259" w:author="LKY" w:date="2026-07-31T11:34:58Z">
        <w:r>
          <w:rPr>
            <w:rFonts w:hint="eastAsia" w:ascii="Times New Roman" w:hAnsi="Times New Roman" w:cs="宋体"/>
            <w:color w:val="0000FF"/>
            <w:kern w:val="2"/>
            <w:sz w:val="24"/>
            <w:szCs w:val="32"/>
            <w:lang w:val="en-US" w:eastAsia="zh-CN" w:bidi="ar-SA"/>
          </w:rPr>
          <w:t>Codesys</w:t>
        </w:r>
      </w:ins>
      <w:ins w:id="5260" w:author="LKY" w:date="2026-07-31T11:34:58Z">
        <w:r>
          <w:rPr>
            <w:rFonts w:hint="default" w:ascii="Times New Roman" w:hAnsi="Times New Roman" w:cs="宋体" w:eastAsiaTheme="minorEastAsia"/>
            <w:color w:val="0000FF"/>
            <w:kern w:val="2"/>
            <w:sz w:val="24"/>
            <w:szCs w:val="32"/>
            <w:lang w:val="en-US" w:eastAsia="zh-CN" w:bidi="ar-SA"/>
          </w:rPr>
          <w:t>使用说明书</w:t>
        </w:r>
      </w:ins>
      <w:ins w:id="5261" w:author="LKY" w:date="2026-07-31T11:34:58Z">
        <w:r>
          <w:rPr>
            <w:rFonts w:hint="eastAsia" w:ascii="Times New Roman" w:hAnsi="Times New Roman" w:cs="宋体" w:eastAsiaTheme="minorEastAsia"/>
            <w:color w:val="0000FF"/>
            <w:kern w:val="2"/>
            <w:sz w:val="24"/>
            <w:szCs w:val="32"/>
            <w:lang w:val="en-US" w:eastAsia="zh-CN" w:bidi="ar-SA"/>
          </w:rPr>
          <w:t>》</w:t>
        </w:r>
      </w:ins>
    </w:p>
    <w:p w14:paraId="29DDFC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宋体" w:eastAsiaTheme="minorEastAsia"/>
          <w:color w:val="0000FF"/>
          <w:kern w:val="2"/>
          <w:sz w:val="24"/>
          <w:szCs w:val="32"/>
          <w:lang w:val="en-US" w:eastAsia="zh-CN" w:bidi="ar-SA"/>
        </w:rPr>
      </w:pPr>
    </w:p>
    <w:p w14:paraId="22DD631F">
      <w:pPr>
        <w:rPr>
          <w:rFonts w:hint="default" w:ascii="Times New Roman" w:hAnsi="Times New Roman" w:eastAsia="宋体" w:cs="Times New Roman"/>
          <w:b w:val="0"/>
          <w:bCs/>
          <w:color w:val="000000"/>
          <w:kern w:val="2"/>
          <w:sz w:val="24"/>
          <w:szCs w:val="24"/>
          <w:lang w:val="en-US" w:eastAsia="zh-CN" w:bidi="ar-SA"/>
        </w:rPr>
      </w:pPr>
    </w:p>
    <w:p w14:paraId="75353DFF">
      <w:pPr>
        <w:spacing w:line="360" w:lineRule="auto"/>
        <w:ind w:firstLine="480" w:firstLineChars="200"/>
        <w:rPr>
          <w:ins w:id="5262" w:author="LKY" w:date="2026-07-31T11:33:31Z"/>
        </w:rPr>
      </w:pPr>
      <w:ins w:id="5263" w:author="LKY" w:date="2026-07-31T11:33:31Z">
        <w:r>
          <w:rPr>
            <w:rFonts w:hint="default" w:ascii="Times New Roman" w:hAnsi="Times New Roman" w:eastAsia="宋体" w:cs="Times New Roman"/>
            <w:b w:val="0"/>
            <w:bCs/>
            <w:color w:val="000000"/>
            <w:kern w:val="2"/>
            <w:sz w:val="24"/>
            <w:szCs w:val="24"/>
            <w:lang w:val="en-US" w:eastAsia="zh-CN" w:bidi="ar-SA"/>
          </w:rPr>
          <w:t>NexPLC</w:t>
        </w:r>
      </w:ins>
      <w:ins w:id="5264" w:author="LKY" w:date="2026-07-31T11:33:31Z">
        <w:r>
          <w:rPr>
            <w:rFonts w:hint="eastAsia" w:ascii="Times New Roman" w:hAnsi="Times New Roman" w:eastAsia="宋体" w:cs="Times New Roman"/>
            <w:b w:val="0"/>
            <w:bCs/>
            <w:color w:val="000000"/>
            <w:kern w:val="2"/>
            <w:sz w:val="24"/>
            <w:szCs w:val="24"/>
            <w:lang w:val="en-US" w:eastAsia="zh-CN" w:bidi="ar-SA"/>
          </w:rPr>
          <w:t>、</w:t>
        </w:r>
      </w:ins>
      <w:ins w:id="5265" w:author="LKY" w:date="2026-07-31T11:33:31Z">
        <w:r>
          <w:rPr>
            <w:rFonts w:hint="default" w:ascii="Times New Roman" w:hAnsi="Times New Roman" w:eastAsia="宋体" w:cs="Times New Roman"/>
            <w:b w:val="0"/>
            <w:bCs/>
            <w:color w:val="000000"/>
            <w:kern w:val="2"/>
            <w:sz w:val="24"/>
            <w:szCs w:val="24"/>
            <w:lang w:val="en-US" w:eastAsia="zh-CN" w:bidi="ar-SA"/>
          </w:rPr>
          <w:t>BLIoTLink</w:t>
        </w:r>
      </w:ins>
      <w:ins w:id="5266" w:author="LKY" w:date="2026-07-31T11:33:31Z">
        <w:r>
          <w:rPr>
            <w:rFonts w:hint="eastAsia" w:ascii="Times New Roman" w:hAnsi="Times New Roman" w:eastAsia="宋体" w:cs="Times New Roman"/>
            <w:b w:val="0"/>
            <w:bCs/>
            <w:color w:val="000000"/>
            <w:kern w:val="2"/>
            <w:sz w:val="24"/>
            <w:szCs w:val="24"/>
            <w:lang w:val="en-US" w:eastAsia="zh-CN" w:bidi="ar-SA"/>
          </w:rPr>
          <w:t>、FUXA</w:t>
        </w:r>
      </w:ins>
      <w:ins w:id="5267" w:author="LKY" w:date="2026-07-31T11:33:31Z">
        <w:r>
          <w:rPr>
            <w:rFonts w:hint="default" w:ascii="Times New Roman" w:hAnsi="Times New Roman" w:eastAsia="宋体" w:cs="Times New Roman"/>
            <w:b w:val="0"/>
            <w:bCs/>
            <w:color w:val="000000"/>
            <w:kern w:val="2"/>
            <w:sz w:val="24"/>
            <w:szCs w:val="24"/>
            <w:lang w:val="en-US" w:eastAsia="zh-CN" w:bidi="ar-SA"/>
          </w:rPr>
          <w:t>等软件平台将持续迭代更新。如需获取进一步的技术支持或了解后续规划，欢迎随时与我们联系。</w:t>
        </w:r>
      </w:ins>
    </w:p>
    <w:p w14:paraId="04A16B22">
      <w:pPr>
        <w:ind w:firstLine="480" w:firstLineChars="200"/>
        <w:rPr>
          <w:del w:id="5268" w:author="LKY" w:date="2026-07-31T11:33:31Z"/>
          <w:rFonts w:hint="default" w:ascii="Times New Roman" w:hAnsi="Times New Roman" w:eastAsia="宋体" w:cs="Times New Roman"/>
          <w:b w:val="0"/>
          <w:bCs/>
          <w:color w:val="000000"/>
          <w:kern w:val="2"/>
          <w:sz w:val="24"/>
          <w:szCs w:val="24"/>
          <w:lang w:val="en-US" w:eastAsia="zh-CN" w:bidi="ar-SA"/>
        </w:rPr>
      </w:pPr>
      <w:del w:id="5269" w:author="LKY" w:date="2026-07-31T11:33:31Z">
        <w:r>
          <w:rPr>
            <w:rFonts w:hint="default" w:ascii="Times New Roman" w:hAnsi="Times New Roman" w:eastAsia="宋体" w:cs="Times New Roman"/>
            <w:b w:val="0"/>
            <w:bCs/>
            <w:color w:val="000000"/>
            <w:kern w:val="2"/>
            <w:sz w:val="24"/>
            <w:szCs w:val="24"/>
            <w:lang w:val="en-US" w:eastAsia="zh-CN" w:bidi="ar-SA"/>
          </w:rPr>
          <w:delText>NexPLC、</w:delText>
        </w:r>
      </w:del>
      <w:del w:id="5270" w:author="LKY" w:date="2026-07-31T11:33:31Z">
        <w:r>
          <w:rPr>
            <w:rFonts w:hint="eastAsia" w:ascii="Times New Roman" w:hAnsi="Times New Roman" w:eastAsia="宋体" w:cs="Times New Roman"/>
            <w:b w:val="0"/>
            <w:bCs/>
            <w:color w:val="000000"/>
            <w:kern w:val="2"/>
            <w:sz w:val="24"/>
            <w:szCs w:val="24"/>
            <w:lang w:val="en-US" w:eastAsia="zh-CN" w:bidi="ar-SA"/>
          </w:rPr>
          <w:delText>Codesys</w:delText>
        </w:r>
      </w:del>
      <w:del w:id="5271" w:author="LKY" w:date="2026-07-31T11:33:31Z">
        <w:r>
          <w:rPr>
            <w:rFonts w:hint="default" w:ascii="Times New Roman" w:hAnsi="Times New Roman" w:eastAsia="宋体" w:cs="Times New Roman"/>
            <w:b w:val="0"/>
            <w:bCs/>
            <w:color w:val="000000"/>
            <w:kern w:val="2"/>
            <w:sz w:val="24"/>
            <w:szCs w:val="24"/>
            <w:lang w:val="en-US" w:eastAsia="zh-CN" w:bidi="ar-SA"/>
          </w:rPr>
          <w:delText>等软件平台将持续迭代更新。如需获取进一步的技术支持或了解后续规划，欢迎随时与我们联系。</w:delText>
        </w:r>
      </w:del>
    </w:p>
    <w:p w14:paraId="69313DC6">
      <w:pPr>
        <w:ind w:firstLine="480" w:firstLineChars="200"/>
        <w:rPr>
          <w:rFonts w:hint="default" w:ascii="Times New Roman" w:hAnsi="Times New Roman" w:eastAsia="宋体" w:cs="Times New Roman"/>
          <w:b w:val="0"/>
          <w:bCs/>
          <w:color w:val="000000"/>
          <w:kern w:val="2"/>
          <w:sz w:val="24"/>
          <w:szCs w:val="24"/>
          <w:lang w:val="en-US" w:eastAsia="zh-CN" w:bidi="ar-SA"/>
        </w:rPr>
      </w:pPr>
    </w:p>
    <w:p w14:paraId="691AD478">
      <w:pPr>
        <w:pStyle w:val="2"/>
        <w:rPr>
          <w:rFonts w:hint="eastAsia" w:ascii="Times New Roman" w:hAnsi="Times New Roman"/>
        </w:rPr>
      </w:pPr>
      <w:bookmarkStart w:id="280" w:name="_Toc6333"/>
      <w:bookmarkStart w:id="281" w:name="_Toc3932"/>
      <w:bookmarkStart w:id="282" w:name="_Toc28290"/>
      <w:bookmarkStart w:id="283" w:name="_Toc5463"/>
      <w:bookmarkStart w:id="284" w:name="_Toc24080"/>
      <w:bookmarkStart w:id="285" w:name="_Toc31343"/>
      <w:bookmarkStart w:id="286" w:name="_Toc17757"/>
      <w:r>
        <w:rPr>
          <w:rFonts w:hint="eastAsia" w:ascii="Times New Roman" w:hAnsi="Times New Roman"/>
          <w:lang w:val="en-US" w:eastAsia="zh-CN"/>
        </w:rPr>
        <w:t>7.</w:t>
      </w:r>
      <w:r>
        <w:rPr>
          <w:rFonts w:hint="eastAsia" w:ascii="Times New Roman" w:hAnsi="Times New Roman"/>
        </w:rPr>
        <w:t>电磁兼容性</w:t>
      </w:r>
      <w:bookmarkEnd w:id="280"/>
      <w:bookmarkEnd w:id="281"/>
      <w:bookmarkEnd w:id="282"/>
      <w:bookmarkEnd w:id="283"/>
      <w:bookmarkEnd w:id="284"/>
      <w:bookmarkEnd w:id="285"/>
      <w:bookmarkEnd w:id="286"/>
    </w:p>
    <w:tbl>
      <w:tblPr>
        <w:tblStyle w:val="14"/>
        <w:tblW w:w="490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gridCol w:w="1431"/>
        <w:gridCol w:w="1699"/>
        <w:gridCol w:w="865"/>
        <w:gridCol w:w="1640"/>
        <w:gridCol w:w="609"/>
        <w:gridCol w:w="1375"/>
      </w:tblGrid>
      <w:tr w14:paraId="13F80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shd w:val="clear" w:color="auto" w:fill="D8D8D8" w:themeFill="background1" w:themeFillShade="D9"/>
            <w:vAlign w:val="center"/>
          </w:tcPr>
          <w:p w14:paraId="25C776A8">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测试类别</w:t>
            </w:r>
          </w:p>
        </w:tc>
        <w:tc>
          <w:tcPr>
            <w:tcW w:w="855" w:type="pct"/>
            <w:shd w:val="clear" w:color="auto" w:fill="D8D8D8" w:themeFill="background1" w:themeFillShade="D9"/>
            <w:vAlign w:val="center"/>
          </w:tcPr>
          <w:p w14:paraId="701FDB94">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测试项目</w:t>
            </w:r>
          </w:p>
        </w:tc>
        <w:tc>
          <w:tcPr>
            <w:tcW w:w="1015" w:type="pct"/>
            <w:shd w:val="clear" w:color="auto" w:fill="D8D8D8" w:themeFill="background1" w:themeFillShade="D9"/>
            <w:vAlign w:val="center"/>
          </w:tcPr>
          <w:p w14:paraId="1137A0B9">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测试标准</w:t>
            </w:r>
          </w:p>
        </w:tc>
        <w:tc>
          <w:tcPr>
            <w:tcW w:w="517" w:type="pct"/>
            <w:shd w:val="clear" w:color="auto" w:fill="D8D8D8" w:themeFill="background1" w:themeFillShade="D9"/>
            <w:vAlign w:val="center"/>
          </w:tcPr>
          <w:p w14:paraId="1E1D98AC">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测试等级</w:t>
            </w:r>
          </w:p>
        </w:tc>
        <w:tc>
          <w:tcPr>
            <w:tcW w:w="980" w:type="pct"/>
            <w:shd w:val="clear" w:color="auto" w:fill="D8D8D8" w:themeFill="background1" w:themeFillShade="D9"/>
            <w:vAlign w:val="center"/>
          </w:tcPr>
          <w:p w14:paraId="7076D28D">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测试条件</w:t>
            </w:r>
          </w:p>
        </w:tc>
        <w:tc>
          <w:tcPr>
            <w:tcW w:w="364" w:type="pct"/>
            <w:shd w:val="clear" w:color="auto" w:fill="D8D8D8" w:themeFill="background1" w:themeFillShade="D9"/>
            <w:vAlign w:val="center"/>
          </w:tcPr>
          <w:p w14:paraId="197863C9">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测试结果</w:t>
            </w:r>
          </w:p>
        </w:tc>
        <w:tc>
          <w:tcPr>
            <w:tcW w:w="821" w:type="pct"/>
            <w:shd w:val="clear" w:color="auto" w:fill="D8D8D8" w:themeFill="background1" w:themeFillShade="D9"/>
            <w:vAlign w:val="center"/>
          </w:tcPr>
          <w:p w14:paraId="3A98D389">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备注</w:t>
            </w:r>
          </w:p>
        </w:tc>
      </w:tr>
      <w:tr w14:paraId="5DDA1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restart"/>
            <w:shd w:val="clear" w:color="auto" w:fill="D8D8D8" w:themeFill="background1" w:themeFillShade="D9"/>
            <w:vAlign w:val="center"/>
          </w:tcPr>
          <w:p w14:paraId="2E29F1F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电磁发射</w:t>
            </w:r>
          </w:p>
        </w:tc>
        <w:tc>
          <w:tcPr>
            <w:tcW w:w="855" w:type="pct"/>
            <w:vAlign w:val="center"/>
          </w:tcPr>
          <w:p w14:paraId="1A335E41">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传导发射</w:t>
            </w:r>
          </w:p>
        </w:tc>
        <w:tc>
          <w:tcPr>
            <w:tcW w:w="1015" w:type="pct"/>
            <w:vAlign w:val="center"/>
          </w:tcPr>
          <w:p w14:paraId="3FB3A3D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9254 Class A</w:t>
            </w:r>
            <w:r>
              <w:rPr>
                <w:rFonts w:hint="eastAsia" w:ascii="Times New Roman" w:hAnsi="Times New Roman" w:eastAsia="宋体" w:cs="Times New Roman"/>
                <w:sz w:val="18"/>
                <w:szCs w:val="18"/>
                <w14:ligatures w14:val="standardContextual"/>
              </w:rPr>
              <w:t>/</w:t>
            </w:r>
          </w:p>
          <w:p w14:paraId="69A0C90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CISPR 32</w:t>
            </w:r>
            <w:r>
              <w:rPr>
                <w:rFonts w:hint="eastAsia" w:ascii="Times New Roman" w:hAnsi="Times New Roman" w:eastAsia="宋体" w:cs="Times New Roman"/>
                <w:b/>
                <w:bCs/>
                <w:sz w:val="18"/>
                <w:szCs w:val="18"/>
                <w14:ligatures w14:val="standardContextual"/>
              </w:rPr>
              <w:t xml:space="preserve"> </w:t>
            </w:r>
            <w:r>
              <w:rPr>
                <w:rFonts w:ascii="Times New Roman" w:hAnsi="Times New Roman" w:eastAsia="宋体" w:cs="Times New Roman"/>
                <w:sz w:val="18"/>
                <w:szCs w:val="18"/>
                <w14:ligatures w14:val="standardContextual"/>
              </w:rPr>
              <w:t>Class A</w:t>
            </w:r>
          </w:p>
        </w:tc>
        <w:tc>
          <w:tcPr>
            <w:tcW w:w="517" w:type="pct"/>
            <w:vAlign w:val="center"/>
          </w:tcPr>
          <w:p w14:paraId="584D7A5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Class A</w:t>
            </w:r>
          </w:p>
        </w:tc>
        <w:tc>
          <w:tcPr>
            <w:tcW w:w="980" w:type="pct"/>
            <w:vAlign w:val="center"/>
          </w:tcPr>
          <w:p w14:paraId="2F5B698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150 kHz - 30 MHz</w:t>
            </w:r>
          </w:p>
        </w:tc>
        <w:tc>
          <w:tcPr>
            <w:tcW w:w="364" w:type="pct"/>
            <w:vAlign w:val="center"/>
          </w:tcPr>
          <w:p w14:paraId="60EBEE3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561E276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满足普通工业环境限值要求</w:t>
            </w:r>
          </w:p>
        </w:tc>
      </w:tr>
      <w:tr w14:paraId="222BC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12348039">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0327CB86">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辐射发射</w:t>
            </w:r>
          </w:p>
        </w:tc>
        <w:tc>
          <w:tcPr>
            <w:tcW w:w="1015" w:type="pct"/>
            <w:vAlign w:val="center"/>
          </w:tcPr>
          <w:p w14:paraId="28B78BB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9254 Class A</w:t>
            </w:r>
            <w:r>
              <w:rPr>
                <w:rFonts w:hint="eastAsia" w:ascii="Times New Roman" w:hAnsi="Times New Roman" w:eastAsia="宋体" w:cs="Times New Roman"/>
                <w:sz w:val="18"/>
                <w:szCs w:val="18"/>
                <w14:ligatures w14:val="standardContextual"/>
              </w:rPr>
              <w:t>/</w:t>
            </w:r>
          </w:p>
          <w:p w14:paraId="24783352">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CISPR 32</w:t>
            </w:r>
            <w:r>
              <w:rPr>
                <w:rFonts w:hint="eastAsia" w:ascii="Times New Roman" w:hAnsi="Times New Roman" w:eastAsia="宋体" w:cs="Times New Roman"/>
                <w:b/>
                <w:bCs/>
                <w:sz w:val="18"/>
                <w:szCs w:val="18"/>
                <w14:ligatures w14:val="standardContextual"/>
              </w:rPr>
              <w:t xml:space="preserve"> </w:t>
            </w:r>
            <w:r>
              <w:rPr>
                <w:rFonts w:ascii="Times New Roman" w:hAnsi="Times New Roman" w:eastAsia="宋体" w:cs="Times New Roman"/>
                <w:sz w:val="18"/>
                <w:szCs w:val="18"/>
                <w14:ligatures w14:val="standardContextual"/>
              </w:rPr>
              <w:t>Class A</w:t>
            </w:r>
          </w:p>
        </w:tc>
        <w:tc>
          <w:tcPr>
            <w:tcW w:w="517" w:type="pct"/>
            <w:vAlign w:val="center"/>
          </w:tcPr>
          <w:p w14:paraId="3255859D">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Class A</w:t>
            </w:r>
          </w:p>
        </w:tc>
        <w:tc>
          <w:tcPr>
            <w:tcW w:w="980" w:type="pct"/>
            <w:vAlign w:val="center"/>
          </w:tcPr>
          <w:p w14:paraId="15F3B40D">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30 MHz - 1 GHz</w:t>
            </w:r>
          </w:p>
        </w:tc>
        <w:tc>
          <w:tcPr>
            <w:tcW w:w="364" w:type="pct"/>
            <w:vAlign w:val="center"/>
          </w:tcPr>
          <w:p w14:paraId="414F0C4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1097949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满足普通工业环境限值要求</w:t>
            </w:r>
          </w:p>
        </w:tc>
      </w:tr>
      <w:tr w14:paraId="6EB7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restart"/>
            <w:shd w:val="clear" w:color="auto" w:fill="D8D8D8" w:themeFill="background1" w:themeFillShade="D9"/>
            <w:vAlign w:val="center"/>
          </w:tcPr>
          <w:p w14:paraId="05120C4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抗扰度测试</w:t>
            </w:r>
          </w:p>
        </w:tc>
        <w:tc>
          <w:tcPr>
            <w:tcW w:w="855" w:type="pct"/>
            <w:vAlign w:val="center"/>
          </w:tcPr>
          <w:p w14:paraId="206DB5AB">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静电放电（ESD）</w:t>
            </w:r>
          </w:p>
        </w:tc>
        <w:tc>
          <w:tcPr>
            <w:tcW w:w="1015" w:type="pct"/>
            <w:vAlign w:val="center"/>
          </w:tcPr>
          <w:p w14:paraId="2BDF2B9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17626.2</w:t>
            </w:r>
            <w:r>
              <w:rPr>
                <w:rFonts w:hint="eastAsia" w:ascii="Times New Roman" w:hAnsi="Times New Roman" w:eastAsia="宋体" w:cs="Times New Roman"/>
                <w:sz w:val="18"/>
                <w:szCs w:val="18"/>
                <w14:ligatures w14:val="standardContextual"/>
              </w:rPr>
              <w:t>/</w:t>
            </w:r>
            <w:r>
              <w:rPr>
                <w:rFonts w:ascii="Times New Roman" w:hAnsi="Times New Roman" w:eastAsia="宋体" w:cs="Times New Roman"/>
                <w:b/>
                <w:bCs/>
                <w:sz w:val="18"/>
                <w:szCs w:val="18"/>
                <w14:ligatures w14:val="standardContextual"/>
              </w:rPr>
              <w:t>IEC 61000-4-2</w:t>
            </w:r>
          </w:p>
        </w:tc>
        <w:tc>
          <w:tcPr>
            <w:tcW w:w="517" w:type="pct"/>
            <w:vAlign w:val="center"/>
          </w:tcPr>
          <w:p w14:paraId="2B987B8D">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13C8AA7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接触放电 +/-4 kV</w:t>
            </w:r>
          </w:p>
          <w:p w14:paraId="143F58D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空气放电 +/-8 kV</w:t>
            </w:r>
          </w:p>
        </w:tc>
        <w:tc>
          <w:tcPr>
            <w:tcW w:w="364" w:type="pct"/>
            <w:vAlign w:val="center"/>
          </w:tcPr>
          <w:p w14:paraId="5D3FF4E3">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79A29EE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1D1C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1BE4745A">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265064A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射频辐射抗扰度</w:t>
            </w:r>
          </w:p>
        </w:tc>
        <w:tc>
          <w:tcPr>
            <w:tcW w:w="1015" w:type="pct"/>
            <w:vAlign w:val="center"/>
          </w:tcPr>
          <w:p w14:paraId="7532513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17626.3</w:t>
            </w:r>
            <w:r>
              <w:rPr>
                <w:rFonts w:hint="eastAsia" w:ascii="Times New Roman" w:hAnsi="Times New Roman" w:eastAsia="宋体" w:cs="Times New Roman"/>
                <w:sz w:val="18"/>
                <w:szCs w:val="18"/>
                <w14:ligatures w14:val="standardContextual"/>
              </w:rPr>
              <w:t>/</w:t>
            </w:r>
          </w:p>
          <w:p w14:paraId="26621F5E">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IEC 61000-4-3</w:t>
            </w:r>
          </w:p>
        </w:tc>
        <w:tc>
          <w:tcPr>
            <w:tcW w:w="517" w:type="pct"/>
            <w:vAlign w:val="center"/>
          </w:tcPr>
          <w:p w14:paraId="1D5A2D2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2782AFA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场强 10 V/m，</w:t>
            </w:r>
          </w:p>
          <w:p w14:paraId="5B9A1B0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80 MHz - 1 GHz</w:t>
            </w:r>
          </w:p>
        </w:tc>
        <w:tc>
          <w:tcPr>
            <w:tcW w:w="364" w:type="pct"/>
            <w:vAlign w:val="center"/>
          </w:tcPr>
          <w:p w14:paraId="420C72B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729A1B7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0AF8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6C2E06E7">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3CCBBF2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电快速瞬变脉冲群（EFT）</w:t>
            </w:r>
          </w:p>
        </w:tc>
        <w:tc>
          <w:tcPr>
            <w:tcW w:w="1015" w:type="pct"/>
            <w:vAlign w:val="center"/>
          </w:tcPr>
          <w:p w14:paraId="6F71497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17626.4</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61000-4-4</w:t>
            </w:r>
          </w:p>
        </w:tc>
        <w:tc>
          <w:tcPr>
            <w:tcW w:w="517" w:type="pct"/>
            <w:vAlign w:val="center"/>
          </w:tcPr>
          <w:p w14:paraId="681BE4DE">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1128111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电源线 2 kV</w:t>
            </w:r>
          </w:p>
          <w:p w14:paraId="49234251">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信号线 1 kV</w:t>
            </w:r>
          </w:p>
        </w:tc>
        <w:tc>
          <w:tcPr>
            <w:tcW w:w="364" w:type="pct"/>
            <w:vAlign w:val="center"/>
          </w:tcPr>
          <w:p w14:paraId="68B3FD6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5C0D72C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0844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065BE08F">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0DC2857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浪涌（Surge）</w:t>
            </w:r>
          </w:p>
        </w:tc>
        <w:tc>
          <w:tcPr>
            <w:tcW w:w="1015" w:type="pct"/>
            <w:vAlign w:val="center"/>
          </w:tcPr>
          <w:p w14:paraId="7A873D4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17626.5</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61000-4-5</w:t>
            </w:r>
          </w:p>
        </w:tc>
        <w:tc>
          <w:tcPr>
            <w:tcW w:w="517" w:type="pct"/>
            <w:vAlign w:val="center"/>
          </w:tcPr>
          <w:p w14:paraId="3146FA8E">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0B06D5C2">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差模 2 kV</w:t>
            </w:r>
          </w:p>
          <w:p w14:paraId="2043217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共模 4 kV</w:t>
            </w:r>
          </w:p>
        </w:tc>
        <w:tc>
          <w:tcPr>
            <w:tcW w:w="364" w:type="pct"/>
            <w:vAlign w:val="center"/>
          </w:tcPr>
          <w:p w14:paraId="4A6859C1">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2048147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30F97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5075DDF7">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54D120B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电压暂降和中断</w:t>
            </w:r>
          </w:p>
        </w:tc>
        <w:tc>
          <w:tcPr>
            <w:tcW w:w="1015" w:type="pct"/>
            <w:vAlign w:val="center"/>
          </w:tcPr>
          <w:p w14:paraId="75E14AC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17626.11</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61000-4-11</w:t>
            </w:r>
          </w:p>
        </w:tc>
        <w:tc>
          <w:tcPr>
            <w:tcW w:w="517" w:type="pct"/>
            <w:vAlign w:val="center"/>
          </w:tcPr>
          <w:p w14:paraId="5EFF5C0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057A9CB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电压暂降70%</w:t>
            </w:r>
          </w:p>
          <w:p w14:paraId="4BDACAFB">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持续500ms</w:t>
            </w:r>
            <w:r>
              <w:rPr>
                <w:rFonts w:hint="eastAsia" w:ascii="Times New Roman" w:hAnsi="Times New Roman" w:eastAsia="宋体" w:cs="Times New Roman"/>
                <w:sz w:val="18"/>
                <w:szCs w:val="18"/>
                <w14:ligatures w14:val="standardContextual"/>
              </w:rPr>
              <w:t>，</w:t>
            </w:r>
          </w:p>
          <w:p w14:paraId="23A9E95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完全中断10 ms</w:t>
            </w:r>
          </w:p>
        </w:tc>
        <w:tc>
          <w:tcPr>
            <w:tcW w:w="364" w:type="pct"/>
            <w:vAlign w:val="center"/>
          </w:tcPr>
          <w:p w14:paraId="486A30A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2CD98CC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6EE5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6D074D09">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4C23412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工频磁场抗扰度</w:t>
            </w:r>
          </w:p>
        </w:tc>
        <w:tc>
          <w:tcPr>
            <w:tcW w:w="1015" w:type="pct"/>
            <w:vAlign w:val="center"/>
          </w:tcPr>
          <w:p w14:paraId="7F87BB8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17626.8</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61000-4-8</w:t>
            </w:r>
          </w:p>
        </w:tc>
        <w:tc>
          <w:tcPr>
            <w:tcW w:w="517" w:type="pct"/>
            <w:vAlign w:val="center"/>
          </w:tcPr>
          <w:p w14:paraId="15311623">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172B014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测试强度30 A/m</w:t>
            </w:r>
          </w:p>
          <w:p w14:paraId="67DCBBF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工频50 Hz</w:t>
            </w:r>
          </w:p>
        </w:tc>
        <w:tc>
          <w:tcPr>
            <w:tcW w:w="364" w:type="pct"/>
            <w:vAlign w:val="center"/>
          </w:tcPr>
          <w:p w14:paraId="1A249F6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0A04A2CB">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bl>
    <w:p w14:paraId="64BB075D">
      <w:pPr>
        <w:pStyle w:val="12"/>
        <w:ind w:left="0" w:leftChars="0" w:firstLine="0" w:firstLineChars="0"/>
        <w:rPr>
          <w:rFonts w:hint="eastAsia"/>
          <w:color w:val="FF0000"/>
          <w:sz w:val="24"/>
          <w:szCs w:val="24"/>
          <w:lang w:val="en-US" w:eastAsia="zh-CN"/>
        </w:rPr>
      </w:pPr>
    </w:p>
    <w:p w14:paraId="2FB2FBDA">
      <w:pPr>
        <w:pStyle w:val="12"/>
        <w:ind w:left="0" w:leftChars="0" w:firstLine="480" w:firstLineChars="200"/>
        <w:rPr>
          <w:rFonts w:hint="default"/>
          <w:color w:val="FF0000"/>
          <w:sz w:val="24"/>
          <w:szCs w:val="24"/>
          <w:lang w:val="en-US" w:eastAsia="zh-CN"/>
        </w:rPr>
      </w:pPr>
      <w:r>
        <w:rPr>
          <w:rFonts w:hint="eastAsia"/>
          <w:color w:val="FF0000"/>
          <w:sz w:val="24"/>
          <w:szCs w:val="24"/>
          <w:lang w:val="en-US" w:eastAsia="zh-CN"/>
        </w:rPr>
        <w:t>注：如果</w:t>
      </w:r>
      <w:r>
        <w:rPr>
          <w:color w:val="FF0000"/>
          <w:sz w:val="24"/>
          <w:szCs w:val="24"/>
        </w:rPr>
        <w:t>电快速瞬变脉冲群（EFT）</w:t>
      </w:r>
      <w:r>
        <w:rPr>
          <w:rFonts w:hint="eastAsia"/>
          <w:color w:val="FF0000"/>
          <w:sz w:val="24"/>
          <w:szCs w:val="24"/>
          <w:lang w:val="en-US" w:eastAsia="zh-CN"/>
        </w:rPr>
        <w:t>需要达到3级标准，需要单独购买我公司的滤波模块。</w:t>
      </w:r>
    </w:p>
    <w:p w14:paraId="26EA65FB">
      <w:pPr>
        <w:rPr>
          <w:rFonts w:hint="default" w:ascii="Times New Roman" w:hAnsi="Times New Roman" w:eastAsia="宋体" w:cs="Times New Roman"/>
          <w:b w:val="0"/>
          <w:bCs/>
          <w:color w:val="000000"/>
          <w:kern w:val="2"/>
          <w:sz w:val="24"/>
          <w:szCs w:val="24"/>
          <w:lang w:val="en-US" w:eastAsia="zh-CN" w:bidi="ar-SA"/>
        </w:rPr>
      </w:pPr>
    </w:p>
    <w:p w14:paraId="10F1FD0D">
      <w:pPr>
        <w:pStyle w:val="2"/>
        <w:bidi w:val="0"/>
        <w:ind w:left="0" w:leftChars="0" w:firstLine="0" w:firstLineChars="0"/>
        <w:jc w:val="both"/>
        <w:outlineLvl w:val="0"/>
        <w:rPr>
          <w:rFonts w:hint="eastAsia" w:ascii="Times New Roman" w:hAnsi="Times New Roman"/>
          <w:lang w:val="en-US" w:eastAsia="zh-CN"/>
        </w:rPr>
      </w:pPr>
      <w:bookmarkStart w:id="287" w:name="_Toc29233"/>
      <w:bookmarkStart w:id="288" w:name="_Toc21468"/>
      <w:bookmarkStart w:id="289" w:name="_Toc1068"/>
      <w:bookmarkStart w:id="290" w:name="_Toc7383"/>
      <w:bookmarkStart w:id="291" w:name="_Toc5710"/>
      <w:r>
        <w:rPr>
          <w:rFonts w:hint="eastAsia" w:ascii="Times New Roman" w:hAnsi="Times New Roman"/>
          <w:lang w:val="en-US" w:eastAsia="zh-CN"/>
        </w:rPr>
        <w:t>8.保修条款</w:t>
      </w:r>
      <w:bookmarkEnd w:id="287"/>
      <w:bookmarkEnd w:id="288"/>
      <w:bookmarkEnd w:id="289"/>
      <w:bookmarkEnd w:id="290"/>
      <w:bookmarkEnd w:id="291"/>
    </w:p>
    <w:p w14:paraId="1115D359">
      <w:pPr>
        <w:keepNext w:val="0"/>
        <w:keepLines w:val="0"/>
        <w:pageBreakBefore w:val="0"/>
        <w:widowControl/>
        <w:kinsoku/>
        <w:wordWrap/>
        <w:overflowPunct/>
        <w:topLinePunct w:val="0"/>
        <w:autoSpaceDE/>
        <w:autoSpaceDN/>
        <w:bidi w:val="0"/>
        <w:adjustRightInd/>
        <w:snapToGrid/>
        <w:spacing w:line="360" w:lineRule="auto"/>
        <w:ind w:right="210"/>
        <w:jc w:val="left"/>
        <w:textAlignment w:val="auto"/>
        <w:rPr>
          <w:rFonts w:ascii="Times New Roman" w:hAnsi="Times New Roman" w:eastAsia="宋体" w:cs="Times New Roman"/>
          <w:bCs/>
          <w:color w:val="000000"/>
          <w:sz w:val="24"/>
          <w:szCs w:val="24"/>
          <w:lang w:eastAsia="zh-CN"/>
        </w:rPr>
      </w:pPr>
      <w:r>
        <w:rPr>
          <w:rFonts w:hint="eastAsia" w:ascii="Times New Roman" w:hAnsi="Times New Roman" w:eastAsia="宋体" w:cs="Times New Roman"/>
          <w:bCs/>
          <w:color w:val="000000"/>
          <w:sz w:val="24"/>
          <w:szCs w:val="24"/>
          <w:lang w:eastAsia="zh-CN"/>
        </w:rPr>
        <w:t>1) 此设备从购买之日算起，为期一年内有任何材料或质量问题，免费维修。</w:t>
      </w:r>
    </w:p>
    <w:p w14:paraId="149CF342">
      <w:pPr>
        <w:keepNext w:val="0"/>
        <w:keepLines w:val="0"/>
        <w:pageBreakBefore w:val="0"/>
        <w:widowControl w:val="0"/>
        <w:kinsoku/>
        <w:wordWrap/>
        <w:overflowPunct/>
        <w:topLinePunct w:val="0"/>
        <w:autoSpaceDE/>
        <w:autoSpaceDN/>
        <w:bidi w:val="0"/>
        <w:adjustRightInd/>
        <w:snapToGrid/>
        <w:spacing w:line="360" w:lineRule="auto"/>
        <w:ind w:right="210"/>
        <w:textAlignment w:val="auto"/>
        <w:rPr>
          <w:rFonts w:hint="eastAsia" w:ascii="Times New Roman" w:hAnsi="Times New Roman" w:eastAsia="宋体" w:cs="Times New Roman"/>
          <w:bCs/>
          <w:color w:val="000000"/>
          <w:sz w:val="24"/>
          <w:szCs w:val="24"/>
          <w:lang w:eastAsia="zh-CN"/>
        </w:rPr>
      </w:pPr>
      <w:r>
        <w:rPr>
          <w:rFonts w:hint="eastAsia" w:ascii="Times New Roman" w:hAnsi="Times New Roman" w:eastAsia="宋体" w:cs="Times New Roman"/>
          <w:bCs/>
          <w:color w:val="000000"/>
          <w:sz w:val="24"/>
          <w:szCs w:val="24"/>
          <w:lang w:eastAsia="zh-CN"/>
        </w:rPr>
        <w:t>2) 此一年保修不包括任何人为损坏、操作不当等造成的产品故障问题。</w:t>
      </w:r>
    </w:p>
    <w:p w14:paraId="4902C6D6">
      <w:pPr>
        <w:rPr>
          <w:rFonts w:hint="default"/>
          <w:lang w:val="en-US" w:eastAsia="zh-CN"/>
        </w:rPr>
      </w:pPr>
    </w:p>
    <w:p w14:paraId="4879EDDE">
      <w:pPr>
        <w:pStyle w:val="2"/>
        <w:bidi w:val="0"/>
        <w:ind w:left="0" w:leftChars="0" w:firstLine="0" w:firstLineChars="0"/>
        <w:jc w:val="both"/>
        <w:outlineLvl w:val="0"/>
        <w:rPr>
          <w:rFonts w:hint="eastAsia"/>
          <w:lang w:val="en-US" w:eastAsia="zh-CN"/>
        </w:rPr>
      </w:pPr>
      <w:bookmarkStart w:id="292" w:name="_Toc9144"/>
      <w:bookmarkStart w:id="293" w:name="_Toc7431"/>
      <w:bookmarkStart w:id="294" w:name="_Toc20392"/>
      <w:bookmarkStart w:id="295" w:name="_Toc14592"/>
      <w:bookmarkStart w:id="296" w:name="_Toc31886"/>
      <w:r>
        <w:rPr>
          <w:rFonts w:hint="eastAsia"/>
          <w:lang w:val="en-US" w:eastAsia="zh-CN"/>
        </w:rPr>
        <w:t>9.技术支持</w:t>
      </w:r>
      <w:bookmarkEnd w:id="292"/>
      <w:bookmarkEnd w:id="293"/>
      <w:bookmarkEnd w:id="294"/>
      <w:bookmarkEnd w:id="295"/>
      <w:bookmarkEnd w:id="296"/>
    </w:p>
    <w:p w14:paraId="4EC17895">
      <w:pPr>
        <w:spacing w:line="276" w:lineRule="auto"/>
        <w:ind w:right="210" w:firstLine="0"/>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深圳市</w:t>
      </w:r>
      <w:r>
        <w:rPr>
          <w:rFonts w:hint="eastAsia" w:ascii="Times New Roman" w:hAnsi="Times New Roman" w:eastAsia="宋体" w:cs="Times New Roman"/>
          <w:bCs/>
          <w:color w:val="000000"/>
          <w:sz w:val="24"/>
          <w:szCs w:val="24"/>
          <w:lang w:eastAsia="zh-CN"/>
        </w:rPr>
        <w:t>钡铼技术</w:t>
      </w:r>
      <w:r>
        <w:rPr>
          <w:rFonts w:ascii="Times New Roman" w:hAnsi="Times New Roman" w:eastAsia="宋体" w:cs="Times New Roman"/>
          <w:bCs/>
          <w:color w:val="000000"/>
          <w:sz w:val="24"/>
          <w:szCs w:val="24"/>
          <w:lang w:eastAsia="zh-CN"/>
        </w:rPr>
        <w:t xml:space="preserve">有限公司 </w:t>
      </w:r>
    </w:p>
    <w:p w14:paraId="04E81CAF">
      <w:pPr>
        <w:spacing w:line="276" w:lineRule="auto"/>
        <w:ind w:right="210" w:firstLine="0"/>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电话：0755-29451836</w:t>
      </w:r>
    </w:p>
    <w:p w14:paraId="0048FA48">
      <w:pPr>
        <w:spacing w:line="276" w:lineRule="auto"/>
        <w:ind w:right="210" w:firstLine="0" w:firstLineChars="0"/>
        <w:jc w:val="left"/>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网址：</w:t>
      </w:r>
      <w:r>
        <w:rPr>
          <w:rFonts w:ascii="Times New Roman" w:hAnsi="Times New Roman"/>
          <w:sz w:val="24"/>
          <w:szCs w:val="32"/>
        </w:rPr>
        <w:fldChar w:fldCharType="begin"/>
      </w:r>
      <w:r>
        <w:rPr>
          <w:sz w:val="24"/>
          <w:szCs w:val="32"/>
        </w:rPr>
        <w:instrText xml:space="preserve"> HYPERLINK "http://www.4g-iot.com" </w:instrText>
      </w:r>
      <w:r>
        <w:rPr>
          <w:rFonts w:ascii="Times New Roman" w:hAnsi="Times New Roman"/>
          <w:sz w:val="24"/>
          <w:szCs w:val="32"/>
        </w:rPr>
        <w:fldChar w:fldCharType="separate"/>
      </w:r>
      <w:r>
        <w:rPr>
          <w:rFonts w:ascii="Times New Roman" w:hAnsi="Times New Roman" w:eastAsia="宋体" w:cs="Times New Roman"/>
          <w:bCs/>
          <w:color w:val="000000"/>
          <w:sz w:val="24"/>
          <w:szCs w:val="24"/>
          <w:lang w:eastAsia="zh-CN"/>
        </w:rPr>
        <w:t>http://www.</w:t>
      </w:r>
      <w:r>
        <w:rPr>
          <w:rFonts w:hint="eastAsia" w:ascii="Times New Roman" w:hAnsi="Times New Roman" w:eastAsia="宋体" w:cs="Times New Roman"/>
          <w:bCs/>
          <w:color w:val="000000"/>
          <w:sz w:val="24"/>
          <w:szCs w:val="24"/>
          <w:lang w:val="en-US" w:eastAsia="zh-CN"/>
        </w:rPr>
        <w:t>bli</w:t>
      </w:r>
      <w:r>
        <w:rPr>
          <w:rFonts w:ascii="Times New Roman" w:hAnsi="Times New Roman" w:eastAsia="宋体" w:cs="Times New Roman"/>
          <w:bCs/>
          <w:color w:val="000000"/>
          <w:sz w:val="24"/>
          <w:szCs w:val="24"/>
          <w:lang w:eastAsia="zh-CN"/>
        </w:rPr>
        <w:t>iot.com</w:t>
      </w:r>
      <w:r>
        <w:rPr>
          <w:rFonts w:ascii="Times New Roman" w:hAnsi="Times New Roman" w:eastAsia="宋体" w:cs="Times New Roman"/>
          <w:bCs/>
          <w:color w:val="000000"/>
          <w:sz w:val="24"/>
          <w:szCs w:val="24"/>
          <w:lang w:eastAsia="zh-CN"/>
        </w:rPr>
        <w:fldChar w:fldCharType="end"/>
      </w:r>
    </w:p>
    <w:p w14:paraId="6AE515B4">
      <w:pPr>
        <w:rPr>
          <w:rFonts w:hint="default"/>
          <w:lang w:val="en-US" w:eastAsia="zh-CN"/>
        </w:rPr>
      </w:pPr>
    </w:p>
    <w:p w14:paraId="1A29A6CD">
      <w:pPr>
        <w:rPr>
          <w:del w:id="5272" w:author="LKY" w:date="2026-09-10T16:53:12Z"/>
          <w:rFonts w:hint="eastAsia"/>
          <w:lang w:val="en-US" w:eastAsia="zh-CN"/>
        </w:rPr>
      </w:pPr>
      <w:del w:id="5273" w:author="LKY" w:date="2026-09-10T16:53:12Z">
        <w:r>
          <w:rPr>
            <w:rFonts w:hint="eastAsia"/>
            <w:lang w:val="en-US" w:eastAsia="zh-CN"/>
          </w:rPr>
          <w:br w:type="page"/>
        </w:r>
      </w:del>
    </w:p>
    <w:p w14:paraId="77FECCE9">
      <w:pPr>
        <w:rPr>
          <w:del w:id="5274" w:author="LKY" w:date="2026-09-10T16:53:16Z"/>
          <w:rFonts w:hint="default"/>
          <w:lang w:val="en-US" w:eastAsia="zh-CN"/>
        </w:rPr>
      </w:pPr>
      <w:del w:id="5275" w:author="LKY" w:date="2026-09-10T16:53:16Z">
        <w:r>
          <w:rPr>
            <w:rFonts w:hint="default"/>
            <w:lang w:val="en-US" w:eastAsia="zh-CN"/>
          </w:rPr>
          <w:br w:type="page"/>
        </w:r>
      </w:del>
    </w:p>
    <w:p w14:paraId="0797F295">
      <w:pPr>
        <w:pStyle w:val="12"/>
        <w:ind w:left="0" w:leftChars="0" w:firstLine="0" w:firstLineChars="0"/>
        <w:rPr>
          <w:del w:id="5276" w:author="LKY" w:date="2026-09-10T16:53:16Z"/>
          <w:rFonts w:hint="default"/>
          <w:lang w:val="en-US" w:eastAsia="zh-CN"/>
        </w:rPr>
      </w:pPr>
    </w:p>
    <w:p w14:paraId="10F9CBD5">
      <w:pPr>
        <w:pStyle w:val="12"/>
        <w:ind w:left="0" w:leftChars="0" w:firstLine="0" w:firstLineChars="0"/>
        <w:rPr>
          <w:del w:id="5277" w:author="LKY" w:date="2026-09-10T16:53:16Z"/>
          <w:rFonts w:hint="default"/>
          <w:lang w:val="en-US" w:eastAsia="zh-CN"/>
        </w:rPr>
      </w:pPr>
    </w:p>
    <w:tbl>
      <w:tblPr>
        <w:tblStyle w:val="14"/>
        <w:tblW w:w="86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9"/>
        <w:gridCol w:w="655"/>
        <w:gridCol w:w="1256"/>
        <w:gridCol w:w="1250"/>
        <w:gridCol w:w="1166"/>
        <w:gridCol w:w="1200"/>
        <w:gridCol w:w="1264"/>
        <w:gridCol w:w="996"/>
      </w:tblGrid>
      <w:tr w14:paraId="4E569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278" w:author="LKY" w:date="2026-09-10T16:53:16Z"/>
        </w:trPr>
        <w:tc>
          <w:tcPr>
            <w:tcW w:w="859" w:type="dxa"/>
          </w:tcPr>
          <w:p w14:paraId="4FD60C61">
            <w:pPr>
              <w:pStyle w:val="12"/>
              <w:ind w:left="0" w:leftChars="0" w:firstLine="0" w:firstLineChars="0"/>
              <w:jc w:val="both"/>
              <w:rPr>
                <w:del w:id="5279" w:author="LKY" w:date="2026-09-10T16:53:16Z"/>
                <w:rFonts w:hint="default"/>
                <w:vertAlign w:val="baseline"/>
                <w:lang w:val="en-US" w:eastAsia="zh-CN"/>
              </w:rPr>
            </w:pPr>
            <w:del w:id="5280" w:author="LKY" w:date="2026-09-10T16:53:16Z">
              <w:r>
                <w:rPr>
                  <w:rFonts w:hint="eastAsia"/>
                  <w:vertAlign w:val="baseline"/>
                  <w:lang w:val="en-US" w:eastAsia="zh-CN"/>
                </w:rPr>
                <w:delText>端口名</w:delText>
              </w:r>
            </w:del>
          </w:p>
        </w:tc>
        <w:tc>
          <w:tcPr>
            <w:tcW w:w="655" w:type="dxa"/>
          </w:tcPr>
          <w:p w14:paraId="59B1D8F6">
            <w:pPr>
              <w:pStyle w:val="12"/>
              <w:ind w:left="0" w:leftChars="0" w:firstLine="0" w:firstLineChars="0"/>
              <w:jc w:val="both"/>
              <w:rPr>
                <w:del w:id="5281" w:author="LKY" w:date="2026-09-10T16:53:16Z"/>
                <w:rFonts w:hint="default"/>
                <w:vertAlign w:val="baseline"/>
                <w:lang w:val="en-US" w:eastAsia="zh-CN"/>
              </w:rPr>
            </w:pPr>
            <w:del w:id="5282" w:author="LKY" w:date="2026-09-10T16:53:16Z">
              <w:r>
                <w:rPr>
                  <w:rFonts w:hint="eastAsia"/>
                  <w:vertAlign w:val="baseline"/>
                  <w:lang w:val="en-US" w:eastAsia="zh-CN"/>
                </w:rPr>
                <w:delText>IO type</w:delText>
              </w:r>
            </w:del>
          </w:p>
        </w:tc>
        <w:tc>
          <w:tcPr>
            <w:tcW w:w="1256" w:type="dxa"/>
          </w:tcPr>
          <w:p w14:paraId="0BCD6294">
            <w:pPr>
              <w:pStyle w:val="12"/>
              <w:ind w:left="0" w:leftChars="0" w:firstLine="0" w:firstLineChars="0"/>
              <w:jc w:val="both"/>
              <w:rPr>
                <w:del w:id="5283" w:author="LKY" w:date="2026-09-10T16:53:16Z"/>
                <w:rFonts w:hint="default"/>
                <w:vertAlign w:val="baseline"/>
                <w:lang w:val="en-US" w:eastAsia="zh-CN"/>
              </w:rPr>
            </w:pPr>
            <w:del w:id="5284" w:author="LKY" w:date="2026-09-10T16:53:16Z">
              <w:r>
                <w:rPr>
                  <w:rFonts w:hint="eastAsia"/>
                  <w:vertAlign w:val="baseline"/>
                  <w:lang w:val="en-US" w:eastAsia="zh-CN"/>
                </w:rPr>
                <w:delText>Function 2</w:delText>
              </w:r>
            </w:del>
          </w:p>
        </w:tc>
        <w:tc>
          <w:tcPr>
            <w:tcW w:w="1250" w:type="dxa"/>
          </w:tcPr>
          <w:p w14:paraId="2AF7A98A">
            <w:pPr>
              <w:pStyle w:val="12"/>
              <w:ind w:left="0" w:leftChars="0" w:firstLine="0" w:firstLineChars="0"/>
              <w:jc w:val="both"/>
              <w:rPr>
                <w:del w:id="5285" w:author="LKY" w:date="2026-09-10T16:53:16Z"/>
                <w:rFonts w:hint="default"/>
                <w:vertAlign w:val="baseline"/>
                <w:lang w:val="en-US" w:eastAsia="zh-CN"/>
              </w:rPr>
            </w:pPr>
            <w:del w:id="5286" w:author="LKY" w:date="2026-09-10T16:53:16Z">
              <w:r>
                <w:rPr>
                  <w:rFonts w:hint="eastAsia"/>
                  <w:vertAlign w:val="baseline"/>
                  <w:lang w:val="en-US" w:eastAsia="zh-CN"/>
                </w:rPr>
                <w:delText>Function 3</w:delText>
              </w:r>
            </w:del>
          </w:p>
        </w:tc>
        <w:tc>
          <w:tcPr>
            <w:tcW w:w="1166" w:type="dxa"/>
          </w:tcPr>
          <w:p w14:paraId="0C1D55D6">
            <w:pPr>
              <w:pStyle w:val="12"/>
              <w:ind w:left="0" w:leftChars="0" w:firstLine="0" w:firstLineChars="0"/>
              <w:jc w:val="both"/>
              <w:rPr>
                <w:del w:id="5287" w:author="LKY" w:date="2026-09-10T16:53:16Z"/>
                <w:rFonts w:hint="default"/>
                <w:vertAlign w:val="baseline"/>
                <w:lang w:val="en-US" w:eastAsia="zh-CN"/>
              </w:rPr>
            </w:pPr>
            <w:del w:id="5288" w:author="LKY" w:date="2026-09-10T16:53:16Z">
              <w:r>
                <w:rPr>
                  <w:rFonts w:hint="eastAsia"/>
                  <w:vertAlign w:val="baseline"/>
                  <w:lang w:val="en-US" w:eastAsia="zh-CN"/>
                </w:rPr>
                <w:delText>Function 4</w:delText>
              </w:r>
            </w:del>
          </w:p>
        </w:tc>
        <w:tc>
          <w:tcPr>
            <w:tcW w:w="1200" w:type="dxa"/>
          </w:tcPr>
          <w:p w14:paraId="7E8DD1FA">
            <w:pPr>
              <w:pStyle w:val="12"/>
              <w:ind w:left="0" w:leftChars="0" w:firstLine="0" w:firstLineChars="0"/>
              <w:jc w:val="both"/>
              <w:rPr>
                <w:del w:id="5289" w:author="LKY" w:date="2026-09-10T16:53:16Z"/>
                <w:rFonts w:hint="default"/>
                <w:vertAlign w:val="baseline"/>
                <w:lang w:val="en-US" w:eastAsia="zh-CN"/>
              </w:rPr>
            </w:pPr>
            <w:del w:id="5290" w:author="LKY" w:date="2026-09-10T16:53:16Z">
              <w:r>
                <w:rPr>
                  <w:rFonts w:hint="eastAsia"/>
                  <w:vertAlign w:val="baseline"/>
                  <w:lang w:val="en-US" w:eastAsia="zh-CN"/>
                </w:rPr>
                <w:delText>Function5</w:delText>
              </w:r>
            </w:del>
          </w:p>
        </w:tc>
        <w:tc>
          <w:tcPr>
            <w:tcW w:w="1264" w:type="dxa"/>
          </w:tcPr>
          <w:p w14:paraId="70E4D79B">
            <w:pPr>
              <w:pStyle w:val="12"/>
              <w:ind w:left="0" w:leftChars="0" w:firstLine="0" w:firstLineChars="0"/>
              <w:jc w:val="both"/>
              <w:rPr>
                <w:del w:id="5291" w:author="LKY" w:date="2026-09-10T16:53:16Z"/>
                <w:rFonts w:hint="default"/>
                <w:vertAlign w:val="baseline"/>
                <w:lang w:val="en-US" w:eastAsia="zh-CN"/>
              </w:rPr>
            </w:pPr>
            <w:del w:id="5292" w:author="LKY" w:date="2026-09-10T16:53:16Z">
              <w:r>
                <w:rPr>
                  <w:rFonts w:hint="eastAsia"/>
                  <w:vertAlign w:val="baseline"/>
                  <w:lang w:val="en-US" w:eastAsia="zh-CN"/>
                </w:rPr>
                <w:delText>Function6</w:delText>
              </w:r>
            </w:del>
          </w:p>
        </w:tc>
        <w:tc>
          <w:tcPr>
            <w:tcW w:w="996" w:type="dxa"/>
          </w:tcPr>
          <w:p w14:paraId="040526FA">
            <w:pPr>
              <w:pStyle w:val="12"/>
              <w:ind w:left="0" w:leftChars="0" w:firstLine="0" w:firstLineChars="0"/>
              <w:jc w:val="both"/>
              <w:rPr>
                <w:del w:id="5293" w:author="LKY" w:date="2026-09-10T16:53:16Z"/>
                <w:rFonts w:hint="eastAsia"/>
                <w:vertAlign w:val="baseline"/>
                <w:lang w:val="en-US" w:eastAsia="zh-CN"/>
              </w:rPr>
            </w:pPr>
          </w:p>
        </w:tc>
      </w:tr>
      <w:tr w14:paraId="2DA6C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294" w:author="LKY" w:date="2026-09-10T16:53:16Z"/>
        </w:trPr>
        <w:tc>
          <w:tcPr>
            <w:tcW w:w="859" w:type="dxa"/>
          </w:tcPr>
          <w:p w14:paraId="659ABC4A">
            <w:pPr>
              <w:pStyle w:val="12"/>
              <w:ind w:left="0" w:leftChars="0" w:firstLine="0" w:firstLineChars="0"/>
              <w:jc w:val="center"/>
              <w:rPr>
                <w:del w:id="5295" w:author="LKY" w:date="2026-09-10T16:53:16Z"/>
                <w:rFonts w:hint="default"/>
                <w:vertAlign w:val="baseline"/>
                <w:lang w:val="en-US" w:eastAsia="zh-CN"/>
              </w:rPr>
            </w:pPr>
            <w:del w:id="5296" w:author="LKY" w:date="2026-09-10T16:53:16Z">
              <w:r>
                <w:rPr>
                  <w:rFonts w:hint="eastAsia"/>
                  <w:vertAlign w:val="baseline"/>
                  <w:lang w:val="en-US" w:eastAsia="zh-CN"/>
                </w:rPr>
                <w:delText>PA11</w:delText>
              </w:r>
            </w:del>
          </w:p>
        </w:tc>
        <w:tc>
          <w:tcPr>
            <w:tcW w:w="655" w:type="dxa"/>
          </w:tcPr>
          <w:p w14:paraId="2A440D9C">
            <w:pPr>
              <w:pStyle w:val="12"/>
              <w:ind w:left="0" w:leftChars="0" w:firstLine="0" w:firstLineChars="0"/>
              <w:rPr>
                <w:del w:id="5297" w:author="LKY" w:date="2026-09-10T16:53:16Z"/>
                <w:rFonts w:hint="default"/>
                <w:vertAlign w:val="baseline"/>
                <w:lang w:val="en-US" w:eastAsia="zh-CN"/>
              </w:rPr>
            </w:pPr>
            <w:del w:id="5298" w:author="LKY" w:date="2026-09-10T16:53:16Z">
              <w:r>
                <w:rPr>
                  <w:rFonts w:hint="eastAsia"/>
                  <w:vertAlign w:val="baseline"/>
                  <w:lang w:val="en-US" w:eastAsia="zh-CN"/>
                </w:rPr>
                <w:delText>I/O</w:delText>
              </w:r>
            </w:del>
          </w:p>
        </w:tc>
        <w:tc>
          <w:tcPr>
            <w:tcW w:w="1256" w:type="dxa"/>
          </w:tcPr>
          <w:p w14:paraId="4A97F7BA">
            <w:pPr>
              <w:pStyle w:val="12"/>
              <w:tabs>
                <w:tab w:val="left" w:pos="303"/>
              </w:tabs>
              <w:ind w:left="0" w:leftChars="0" w:firstLine="0" w:firstLineChars="0"/>
              <w:rPr>
                <w:del w:id="5299" w:author="LKY" w:date="2026-09-10T16:53:16Z"/>
                <w:rFonts w:hint="default"/>
                <w:vertAlign w:val="baseline"/>
                <w:lang w:val="en-US" w:eastAsia="zh-CN"/>
              </w:rPr>
            </w:pPr>
            <w:del w:id="5300" w:author="LKY" w:date="2026-09-10T16:53:16Z">
              <w:r>
                <w:rPr>
                  <w:rFonts w:hint="eastAsia"/>
                  <w:vertAlign w:val="baseline"/>
                  <w:lang w:val="en-US" w:eastAsia="zh-CN"/>
                </w:rPr>
                <w:delText>TWI3_SDA</w:delText>
              </w:r>
            </w:del>
          </w:p>
        </w:tc>
        <w:tc>
          <w:tcPr>
            <w:tcW w:w="1250" w:type="dxa"/>
          </w:tcPr>
          <w:p w14:paraId="76C97DB0">
            <w:pPr>
              <w:pStyle w:val="12"/>
              <w:rPr>
                <w:del w:id="5301" w:author="LKY" w:date="2026-09-10T16:53:16Z"/>
                <w:rFonts w:hint="default"/>
                <w:vertAlign w:val="baseline"/>
                <w:lang w:val="en-US" w:eastAsia="zh-CN"/>
              </w:rPr>
            </w:pPr>
          </w:p>
        </w:tc>
        <w:tc>
          <w:tcPr>
            <w:tcW w:w="1166" w:type="dxa"/>
          </w:tcPr>
          <w:p w14:paraId="7A5FF587">
            <w:pPr>
              <w:pStyle w:val="12"/>
              <w:rPr>
                <w:del w:id="5302" w:author="LKY" w:date="2026-09-10T16:53:16Z"/>
                <w:rFonts w:hint="default"/>
                <w:vertAlign w:val="baseline"/>
                <w:lang w:val="en-US" w:eastAsia="zh-CN"/>
              </w:rPr>
            </w:pPr>
          </w:p>
        </w:tc>
        <w:tc>
          <w:tcPr>
            <w:tcW w:w="1200" w:type="dxa"/>
          </w:tcPr>
          <w:p w14:paraId="2175033C">
            <w:pPr>
              <w:pStyle w:val="12"/>
              <w:rPr>
                <w:del w:id="5303" w:author="LKY" w:date="2026-09-10T16:53:16Z"/>
                <w:rFonts w:hint="default"/>
                <w:vertAlign w:val="baseline"/>
                <w:lang w:val="en-US" w:eastAsia="zh-CN"/>
              </w:rPr>
            </w:pPr>
          </w:p>
        </w:tc>
        <w:tc>
          <w:tcPr>
            <w:tcW w:w="1264" w:type="dxa"/>
          </w:tcPr>
          <w:p w14:paraId="3358B902">
            <w:pPr>
              <w:pStyle w:val="12"/>
              <w:ind w:left="0" w:leftChars="0" w:firstLine="0" w:firstLineChars="0"/>
              <w:jc w:val="both"/>
              <w:rPr>
                <w:del w:id="5304" w:author="LKY" w:date="2026-09-10T16:53:16Z"/>
                <w:rFonts w:hint="default"/>
                <w:vertAlign w:val="baseline"/>
                <w:lang w:val="en-US" w:eastAsia="zh-CN"/>
              </w:rPr>
            </w:pPr>
            <w:del w:id="5305" w:author="LKY" w:date="2026-09-10T16:53:16Z">
              <w:r>
                <w:rPr>
                  <w:rFonts w:hint="eastAsia"/>
                  <w:vertAlign w:val="baseline"/>
                  <w:lang w:val="en-US" w:eastAsia="zh-CN"/>
                </w:rPr>
                <w:delText>PA_EINT11</w:delText>
              </w:r>
            </w:del>
          </w:p>
        </w:tc>
        <w:tc>
          <w:tcPr>
            <w:tcW w:w="996" w:type="dxa"/>
          </w:tcPr>
          <w:p w14:paraId="4AD5ACC6">
            <w:pPr>
              <w:pStyle w:val="12"/>
              <w:ind w:left="0" w:leftChars="0" w:firstLine="0" w:firstLineChars="0"/>
              <w:jc w:val="both"/>
              <w:rPr>
                <w:del w:id="5306" w:author="LKY" w:date="2026-09-10T16:53:16Z"/>
                <w:rFonts w:hint="default"/>
                <w:vertAlign w:val="baseline"/>
                <w:lang w:val="en-US" w:eastAsia="zh-CN"/>
              </w:rPr>
            </w:pPr>
            <w:del w:id="5307" w:author="LKY" w:date="2026-09-10T16:53:16Z">
              <w:r>
                <w:rPr>
                  <w:rFonts w:hint="eastAsia"/>
                  <w:vertAlign w:val="baseline"/>
                  <w:lang w:val="en-US" w:eastAsia="zh-CN"/>
                </w:rPr>
                <w:delText>DO4</w:delText>
              </w:r>
            </w:del>
          </w:p>
        </w:tc>
      </w:tr>
      <w:tr w14:paraId="5906B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308" w:author="LKY" w:date="2026-09-10T16:53:16Z"/>
        </w:trPr>
        <w:tc>
          <w:tcPr>
            <w:tcW w:w="859" w:type="dxa"/>
            <w:vAlign w:val="top"/>
          </w:tcPr>
          <w:p w14:paraId="3EFC199F">
            <w:pPr>
              <w:jc w:val="center"/>
              <w:rPr>
                <w:del w:id="5309" w:author="LKY" w:date="2026-09-10T16:53:16Z"/>
                <w:rFonts w:hint="default" w:asciiTheme="minorHAnsi" w:hAnsiTheme="minorHAnsi" w:eastAsiaTheme="minorEastAsia" w:cstheme="minorBidi"/>
                <w:kern w:val="2"/>
                <w:sz w:val="21"/>
                <w:szCs w:val="24"/>
                <w:vertAlign w:val="baseline"/>
                <w:lang w:val="en-US" w:eastAsia="zh-CN" w:bidi="ar-SA"/>
              </w:rPr>
            </w:pPr>
            <w:del w:id="5310" w:author="LKY" w:date="2026-09-10T16:53:16Z">
              <w:r>
                <w:rPr>
                  <w:rFonts w:hint="eastAsia"/>
                  <w:vertAlign w:val="baseline"/>
                  <w:lang w:val="en-US" w:eastAsia="zh-CN"/>
                </w:rPr>
                <w:delText>PG0</w:delText>
              </w:r>
            </w:del>
          </w:p>
        </w:tc>
        <w:tc>
          <w:tcPr>
            <w:tcW w:w="655" w:type="dxa"/>
          </w:tcPr>
          <w:p w14:paraId="515890D4">
            <w:pPr>
              <w:pStyle w:val="12"/>
              <w:ind w:left="0" w:leftChars="0" w:firstLine="0" w:firstLineChars="0"/>
              <w:jc w:val="left"/>
              <w:rPr>
                <w:del w:id="5311" w:author="LKY" w:date="2026-09-10T16:53:16Z"/>
                <w:rFonts w:hint="default"/>
                <w:vertAlign w:val="baseline"/>
                <w:lang w:val="en-US" w:eastAsia="zh-CN"/>
              </w:rPr>
            </w:pPr>
            <w:del w:id="5312" w:author="LKY" w:date="2026-09-10T16:53:16Z">
              <w:r>
                <w:rPr>
                  <w:rFonts w:hint="eastAsia"/>
                  <w:vertAlign w:val="baseline"/>
                  <w:lang w:val="en-US" w:eastAsia="zh-CN"/>
                </w:rPr>
                <w:delText>I/O</w:delText>
              </w:r>
            </w:del>
          </w:p>
        </w:tc>
        <w:tc>
          <w:tcPr>
            <w:tcW w:w="1256" w:type="dxa"/>
          </w:tcPr>
          <w:p w14:paraId="5DE8BC32">
            <w:pPr>
              <w:pStyle w:val="12"/>
              <w:ind w:left="0" w:leftChars="0" w:firstLine="0" w:firstLineChars="0"/>
              <w:jc w:val="left"/>
              <w:rPr>
                <w:del w:id="5313" w:author="LKY" w:date="2026-09-10T16:53:16Z"/>
                <w:rFonts w:hint="default"/>
                <w:vertAlign w:val="baseline"/>
                <w:lang w:val="en-US" w:eastAsia="zh-CN"/>
              </w:rPr>
            </w:pPr>
            <w:del w:id="5314" w:author="LKY" w:date="2026-09-10T16:53:16Z">
              <w:r>
                <w:rPr>
                  <w:rFonts w:hint="eastAsia"/>
                  <w:vertAlign w:val="baseline"/>
                  <w:lang w:val="en-US" w:eastAsia="zh-CN"/>
                </w:rPr>
                <w:delText>SDC1_CLK</w:delText>
              </w:r>
            </w:del>
          </w:p>
        </w:tc>
        <w:tc>
          <w:tcPr>
            <w:tcW w:w="1250" w:type="dxa"/>
          </w:tcPr>
          <w:p w14:paraId="5A16FC77">
            <w:pPr>
              <w:pStyle w:val="12"/>
              <w:jc w:val="left"/>
              <w:rPr>
                <w:del w:id="5315" w:author="LKY" w:date="2026-09-10T16:53:16Z"/>
                <w:rFonts w:hint="default"/>
                <w:vertAlign w:val="baseline"/>
                <w:lang w:val="en-US" w:eastAsia="zh-CN"/>
              </w:rPr>
            </w:pPr>
          </w:p>
        </w:tc>
        <w:tc>
          <w:tcPr>
            <w:tcW w:w="1166" w:type="dxa"/>
          </w:tcPr>
          <w:p w14:paraId="25AD3039">
            <w:pPr>
              <w:pStyle w:val="12"/>
              <w:jc w:val="left"/>
              <w:rPr>
                <w:del w:id="5316" w:author="LKY" w:date="2026-09-10T16:53:16Z"/>
                <w:rFonts w:hint="default"/>
                <w:vertAlign w:val="baseline"/>
                <w:lang w:val="en-US" w:eastAsia="zh-CN"/>
              </w:rPr>
            </w:pPr>
          </w:p>
        </w:tc>
        <w:tc>
          <w:tcPr>
            <w:tcW w:w="1200" w:type="dxa"/>
          </w:tcPr>
          <w:p w14:paraId="4D13117C">
            <w:pPr>
              <w:pStyle w:val="12"/>
              <w:jc w:val="left"/>
              <w:rPr>
                <w:del w:id="5317" w:author="LKY" w:date="2026-09-10T16:53:16Z"/>
                <w:rFonts w:hint="default"/>
                <w:vertAlign w:val="baseline"/>
                <w:lang w:val="en-US" w:eastAsia="zh-CN"/>
              </w:rPr>
            </w:pPr>
          </w:p>
        </w:tc>
        <w:tc>
          <w:tcPr>
            <w:tcW w:w="1264" w:type="dxa"/>
          </w:tcPr>
          <w:p w14:paraId="00143048">
            <w:pPr>
              <w:pStyle w:val="12"/>
              <w:ind w:left="0" w:leftChars="0" w:firstLine="0" w:firstLineChars="0"/>
              <w:jc w:val="left"/>
              <w:rPr>
                <w:del w:id="5318" w:author="LKY" w:date="2026-09-10T16:53:16Z"/>
                <w:rFonts w:hint="default"/>
                <w:vertAlign w:val="baseline"/>
                <w:lang w:val="en-US" w:eastAsia="zh-CN"/>
              </w:rPr>
            </w:pPr>
            <w:del w:id="5319" w:author="LKY" w:date="2026-09-10T16:53:16Z">
              <w:r>
                <w:rPr>
                  <w:rFonts w:hint="eastAsia"/>
                  <w:vertAlign w:val="baseline"/>
                  <w:lang w:val="en-US" w:eastAsia="zh-CN"/>
                </w:rPr>
                <w:delText>PG_EINT0</w:delText>
              </w:r>
            </w:del>
          </w:p>
        </w:tc>
        <w:tc>
          <w:tcPr>
            <w:tcW w:w="996" w:type="dxa"/>
          </w:tcPr>
          <w:p w14:paraId="285B4412">
            <w:pPr>
              <w:pStyle w:val="12"/>
              <w:ind w:left="0" w:leftChars="0" w:firstLine="0" w:firstLineChars="0"/>
              <w:jc w:val="left"/>
              <w:rPr>
                <w:del w:id="5320" w:author="LKY" w:date="2026-09-10T16:53:16Z"/>
                <w:rFonts w:hint="default"/>
                <w:vertAlign w:val="baseline"/>
                <w:lang w:val="en-US" w:eastAsia="zh-CN"/>
              </w:rPr>
            </w:pPr>
            <w:del w:id="5321" w:author="LKY" w:date="2026-09-10T16:53:16Z">
              <w:r>
                <w:rPr>
                  <w:rFonts w:hint="eastAsia"/>
                  <w:vertAlign w:val="baseline"/>
                  <w:lang w:val="en-US" w:eastAsia="zh-CN"/>
                </w:rPr>
                <w:delText>DO3</w:delText>
              </w:r>
            </w:del>
          </w:p>
        </w:tc>
      </w:tr>
      <w:tr w14:paraId="62BE6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322" w:author="LKY" w:date="2026-09-10T16:53:16Z"/>
        </w:trPr>
        <w:tc>
          <w:tcPr>
            <w:tcW w:w="859" w:type="dxa"/>
            <w:vAlign w:val="top"/>
          </w:tcPr>
          <w:p w14:paraId="43EAA37D">
            <w:pPr>
              <w:jc w:val="center"/>
              <w:rPr>
                <w:del w:id="5323" w:author="LKY" w:date="2026-09-10T16:53:16Z"/>
                <w:rFonts w:hint="default" w:asciiTheme="minorHAnsi" w:hAnsiTheme="minorHAnsi" w:eastAsiaTheme="minorEastAsia" w:cstheme="minorBidi"/>
                <w:kern w:val="2"/>
                <w:sz w:val="21"/>
                <w:szCs w:val="24"/>
                <w:vertAlign w:val="baseline"/>
                <w:lang w:val="en-US" w:eastAsia="zh-CN" w:bidi="ar-SA"/>
              </w:rPr>
            </w:pPr>
            <w:del w:id="5324" w:author="LKY" w:date="2026-09-10T16:53:16Z">
              <w:r>
                <w:rPr>
                  <w:rFonts w:hint="eastAsia"/>
                  <w:vertAlign w:val="baseline"/>
                  <w:lang w:val="en-US" w:eastAsia="zh-CN"/>
                </w:rPr>
                <w:delText>PG1</w:delText>
              </w:r>
            </w:del>
          </w:p>
        </w:tc>
        <w:tc>
          <w:tcPr>
            <w:tcW w:w="655" w:type="dxa"/>
          </w:tcPr>
          <w:p w14:paraId="672F7897">
            <w:pPr>
              <w:rPr>
                <w:del w:id="5325" w:author="LKY" w:date="2026-09-10T16:53:16Z"/>
                <w:rFonts w:hint="default"/>
                <w:vertAlign w:val="baseline"/>
                <w:lang w:val="en-US" w:eastAsia="zh-CN"/>
              </w:rPr>
            </w:pPr>
            <w:del w:id="5326" w:author="LKY" w:date="2026-09-10T16:53:16Z">
              <w:r>
                <w:rPr>
                  <w:rFonts w:hint="eastAsia"/>
                  <w:vertAlign w:val="baseline"/>
                  <w:lang w:val="en-US" w:eastAsia="zh-CN"/>
                </w:rPr>
                <w:delText>I/O</w:delText>
              </w:r>
            </w:del>
          </w:p>
        </w:tc>
        <w:tc>
          <w:tcPr>
            <w:tcW w:w="1256" w:type="dxa"/>
          </w:tcPr>
          <w:p w14:paraId="015C2837">
            <w:pPr>
              <w:jc w:val="left"/>
              <w:rPr>
                <w:del w:id="5327" w:author="LKY" w:date="2026-09-10T16:53:16Z"/>
                <w:rFonts w:hint="default"/>
                <w:vertAlign w:val="baseline"/>
                <w:lang w:val="en-US" w:eastAsia="zh-CN"/>
              </w:rPr>
            </w:pPr>
            <w:del w:id="5328" w:author="LKY" w:date="2026-09-10T16:53:16Z">
              <w:r>
                <w:rPr>
                  <w:rFonts w:hint="eastAsia"/>
                  <w:vertAlign w:val="baseline"/>
                  <w:lang w:val="en-US" w:eastAsia="zh-CN"/>
                </w:rPr>
                <w:delText>SDC1_CMD</w:delText>
              </w:r>
            </w:del>
          </w:p>
        </w:tc>
        <w:tc>
          <w:tcPr>
            <w:tcW w:w="1250" w:type="dxa"/>
          </w:tcPr>
          <w:p w14:paraId="21732AB9">
            <w:pPr>
              <w:pStyle w:val="12"/>
              <w:jc w:val="left"/>
              <w:rPr>
                <w:del w:id="5329" w:author="LKY" w:date="2026-09-10T16:53:16Z"/>
                <w:rFonts w:hint="default"/>
                <w:vertAlign w:val="baseline"/>
                <w:lang w:val="en-US" w:eastAsia="zh-CN"/>
              </w:rPr>
            </w:pPr>
          </w:p>
        </w:tc>
        <w:tc>
          <w:tcPr>
            <w:tcW w:w="1166" w:type="dxa"/>
          </w:tcPr>
          <w:p w14:paraId="5D9BA8A9">
            <w:pPr>
              <w:pStyle w:val="12"/>
              <w:jc w:val="left"/>
              <w:rPr>
                <w:del w:id="5330" w:author="LKY" w:date="2026-09-10T16:53:16Z"/>
                <w:rFonts w:hint="default"/>
                <w:vertAlign w:val="baseline"/>
                <w:lang w:val="en-US" w:eastAsia="zh-CN"/>
              </w:rPr>
            </w:pPr>
          </w:p>
        </w:tc>
        <w:tc>
          <w:tcPr>
            <w:tcW w:w="1200" w:type="dxa"/>
          </w:tcPr>
          <w:p w14:paraId="326D6958">
            <w:pPr>
              <w:pStyle w:val="12"/>
              <w:jc w:val="left"/>
              <w:rPr>
                <w:del w:id="5331" w:author="LKY" w:date="2026-09-10T16:53:16Z"/>
                <w:rFonts w:hint="default"/>
                <w:vertAlign w:val="baseline"/>
                <w:lang w:val="en-US" w:eastAsia="zh-CN"/>
              </w:rPr>
            </w:pPr>
          </w:p>
        </w:tc>
        <w:tc>
          <w:tcPr>
            <w:tcW w:w="1264" w:type="dxa"/>
          </w:tcPr>
          <w:p w14:paraId="2B9528E4">
            <w:pPr>
              <w:jc w:val="left"/>
              <w:rPr>
                <w:del w:id="5332" w:author="LKY" w:date="2026-09-10T16:53:16Z"/>
                <w:rFonts w:hint="default"/>
                <w:vertAlign w:val="baseline"/>
                <w:lang w:val="en-US" w:eastAsia="zh-CN"/>
              </w:rPr>
            </w:pPr>
            <w:del w:id="5333" w:author="LKY" w:date="2026-09-10T16:53:16Z">
              <w:r>
                <w:rPr>
                  <w:rFonts w:hint="eastAsia"/>
                  <w:vertAlign w:val="baseline"/>
                  <w:lang w:val="en-US" w:eastAsia="zh-CN"/>
                </w:rPr>
                <w:delText>PG_EINT1</w:delText>
              </w:r>
            </w:del>
          </w:p>
        </w:tc>
        <w:tc>
          <w:tcPr>
            <w:tcW w:w="996" w:type="dxa"/>
          </w:tcPr>
          <w:p w14:paraId="44C14307">
            <w:pPr>
              <w:jc w:val="left"/>
              <w:rPr>
                <w:del w:id="5334" w:author="LKY" w:date="2026-09-10T16:53:16Z"/>
                <w:rFonts w:hint="default"/>
                <w:vertAlign w:val="baseline"/>
                <w:lang w:val="en-US" w:eastAsia="zh-CN"/>
              </w:rPr>
            </w:pPr>
            <w:del w:id="5335" w:author="LKY" w:date="2026-09-10T16:53:16Z">
              <w:r>
                <w:rPr>
                  <w:rFonts w:hint="eastAsia"/>
                  <w:vertAlign w:val="baseline"/>
                  <w:lang w:val="en-US" w:eastAsia="zh-CN"/>
                </w:rPr>
                <w:delText>DI3</w:delText>
              </w:r>
            </w:del>
          </w:p>
        </w:tc>
      </w:tr>
      <w:tr w14:paraId="3DB93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336" w:author="LKY" w:date="2026-09-10T16:53:16Z"/>
        </w:trPr>
        <w:tc>
          <w:tcPr>
            <w:tcW w:w="859" w:type="dxa"/>
            <w:vAlign w:val="top"/>
          </w:tcPr>
          <w:p w14:paraId="345CE0A6">
            <w:pPr>
              <w:jc w:val="center"/>
              <w:rPr>
                <w:del w:id="5337" w:author="LKY" w:date="2026-09-10T16:53:16Z"/>
                <w:rFonts w:hint="default" w:asciiTheme="minorHAnsi" w:hAnsiTheme="minorHAnsi" w:eastAsiaTheme="minorEastAsia" w:cstheme="minorBidi"/>
                <w:kern w:val="2"/>
                <w:sz w:val="21"/>
                <w:szCs w:val="24"/>
                <w:vertAlign w:val="baseline"/>
                <w:lang w:val="en-US" w:eastAsia="zh-CN" w:bidi="ar-SA"/>
              </w:rPr>
            </w:pPr>
            <w:del w:id="5338" w:author="LKY" w:date="2026-09-10T16:53:16Z">
              <w:r>
                <w:rPr>
                  <w:rFonts w:hint="eastAsia"/>
                  <w:vertAlign w:val="baseline"/>
                  <w:lang w:val="en-US" w:eastAsia="zh-CN"/>
                </w:rPr>
                <w:delText>PG2</w:delText>
              </w:r>
            </w:del>
          </w:p>
        </w:tc>
        <w:tc>
          <w:tcPr>
            <w:tcW w:w="655" w:type="dxa"/>
          </w:tcPr>
          <w:p w14:paraId="7257A734">
            <w:pPr>
              <w:rPr>
                <w:del w:id="5339" w:author="LKY" w:date="2026-09-10T16:53:16Z"/>
                <w:rFonts w:hint="default"/>
                <w:vertAlign w:val="baseline"/>
                <w:lang w:val="en-US" w:eastAsia="zh-CN"/>
              </w:rPr>
            </w:pPr>
            <w:del w:id="5340" w:author="LKY" w:date="2026-09-10T16:53:16Z">
              <w:r>
                <w:rPr>
                  <w:rFonts w:hint="eastAsia"/>
                  <w:vertAlign w:val="baseline"/>
                  <w:lang w:val="en-US" w:eastAsia="zh-CN"/>
                </w:rPr>
                <w:delText>I/O</w:delText>
              </w:r>
            </w:del>
          </w:p>
        </w:tc>
        <w:tc>
          <w:tcPr>
            <w:tcW w:w="1256" w:type="dxa"/>
          </w:tcPr>
          <w:p w14:paraId="51C08F9F">
            <w:pPr>
              <w:jc w:val="left"/>
              <w:rPr>
                <w:del w:id="5341" w:author="LKY" w:date="2026-09-10T16:53:16Z"/>
                <w:rFonts w:hint="default"/>
                <w:vertAlign w:val="baseline"/>
                <w:lang w:val="en-US" w:eastAsia="zh-CN"/>
              </w:rPr>
            </w:pPr>
            <w:del w:id="5342" w:author="LKY" w:date="2026-09-10T16:53:16Z">
              <w:r>
                <w:rPr>
                  <w:rFonts w:hint="eastAsia"/>
                  <w:vertAlign w:val="baseline"/>
                  <w:lang w:val="en-US" w:eastAsia="zh-CN"/>
                </w:rPr>
                <w:delText>SDC1_D0</w:delText>
              </w:r>
            </w:del>
          </w:p>
        </w:tc>
        <w:tc>
          <w:tcPr>
            <w:tcW w:w="1250" w:type="dxa"/>
          </w:tcPr>
          <w:p w14:paraId="35C14E1B">
            <w:pPr>
              <w:pStyle w:val="12"/>
              <w:jc w:val="left"/>
              <w:rPr>
                <w:del w:id="5343" w:author="LKY" w:date="2026-09-10T16:53:16Z"/>
                <w:rFonts w:hint="default"/>
                <w:vertAlign w:val="baseline"/>
                <w:lang w:val="en-US" w:eastAsia="zh-CN"/>
              </w:rPr>
            </w:pPr>
          </w:p>
        </w:tc>
        <w:tc>
          <w:tcPr>
            <w:tcW w:w="1166" w:type="dxa"/>
          </w:tcPr>
          <w:p w14:paraId="2C2E1801">
            <w:pPr>
              <w:pStyle w:val="12"/>
              <w:jc w:val="left"/>
              <w:rPr>
                <w:del w:id="5344" w:author="LKY" w:date="2026-09-10T16:53:16Z"/>
                <w:rFonts w:hint="default"/>
                <w:vertAlign w:val="baseline"/>
                <w:lang w:val="en-US" w:eastAsia="zh-CN"/>
              </w:rPr>
            </w:pPr>
          </w:p>
        </w:tc>
        <w:tc>
          <w:tcPr>
            <w:tcW w:w="1200" w:type="dxa"/>
          </w:tcPr>
          <w:p w14:paraId="4879C64E">
            <w:pPr>
              <w:pStyle w:val="12"/>
              <w:jc w:val="left"/>
              <w:rPr>
                <w:del w:id="5345" w:author="LKY" w:date="2026-09-10T16:53:16Z"/>
                <w:rFonts w:hint="default"/>
                <w:vertAlign w:val="baseline"/>
                <w:lang w:val="en-US" w:eastAsia="zh-CN"/>
              </w:rPr>
            </w:pPr>
          </w:p>
        </w:tc>
        <w:tc>
          <w:tcPr>
            <w:tcW w:w="1264" w:type="dxa"/>
          </w:tcPr>
          <w:p w14:paraId="7E45CC56">
            <w:pPr>
              <w:jc w:val="left"/>
              <w:rPr>
                <w:del w:id="5346" w:author="LKY" w:date="2026-09-10T16:53:16Z"/>
                <w:rFonts w:hint="default"/>
                <w:vertAlign w:val="baseline"/>
                <w:lang w:val="en-US" w:eastAsia="zh-CN"/>
              </w:rPr>
            </w:pPr>
            <w:del w:id="5347" w:author="LKY" w:date="2026-09-10T16:53:16Z">
              <w:r>
                <w:rPr>
                  <w:rFonts w:hint="eastAsia"/>
                  <w:vertAlign w:val="baseline"/>
                  <w:lang w:val="en-US" w:eastAsia="zh-CN"/>
                </w:rPr>
                <w:delText>PG_EINT2</w:delText>
              </w:r>
            </w:del>
          </w:p>
        </w:tc>
        <w:tc>
          <w:tcPr>
            <w:tcW w:w="996" w:type="dxa"/>
          </w:tcPr>
          <w:p w14:paraId="2739C738">
            <w:pPr>
              <w:jc w:val="left"/>
              <w:rPr>
                <w:del w:id="5348" w:author="LKY" w:date="2026-09-10T16:53:16Z"/>
                <w:rFonts w:hint="default"/>
                <w:vertAlign w:val="baseline"/>
                <w:lang w:val="en-US" w:eastAsia="zh-CN"/>
              </w:rPr>
            </w:pPr>
            <w:del w:id="5349" w:author="LKY" w:date="2026-09-10T16:53:16Z">
              <w:r>
                <w:rPr>
                  <w:rFonts w:hint="eastAsia"/>
                  <w:vertAlign w:val="baseline"/>
                  <w:lang w:val="en-US" w:eastAsia="zh-CN"/>
                </w:rPr>
                <w:delText>DI1</w:delText>
              </w:r>
            </w:del>
          </w:p>
        </w:tc>
      </w:tr>
      <w:tr w14:paraId="1F0C6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350" w:author="LKY" w:date="2026-09-10T16:53:16Z"/>
        </w:trPr>
        <w:tc>
          <w:tcPr>
            <w:tcW w:w="859" w:type="dxa"/>
            <w:vAlign w:val="top"/>
          </w:tcPr>
          <w:p w14:paraId="661C630C">
            <w:pPr>
              <w:pStyle w:val="12"/>
              <w:ind w:left="0" w:leftChars="0" w:firstLine="0" w:firstLineChars="0"/>
              <w:jc w:val="center"/>
              <w:rPr>
                <w:del w:id="5351" w:author="LKY" w:date="2026-09-10T16:53:16Z"/>
                <w:rFonts w:hint="default" w:asciiTheme="minorHAnsi" w:hAnsiTheme="minorHAnsi" w:eastAsiaTheme="minorEastAsia" w:cstheme="minorBidi"/>
                <w:kern w:val="2"/>
                <w:sz w:val="21"/>
                <w:szCs w:val="24"/>
                <w:vertAlign w:val="baseline"/>
                <w:lang w:val="en-US" w:eastAsia="zh-CN" w:bidi="ar-SA"/>
              </w:rPr>
            </w:pPr>
            <w:del w:id="5352" w:author="LKY" w:date="2026-09-10T16:53:16Z">
              <w:r>
                <w:rPr>
                  <w:rFonts w:hint="eastAsia"/>
                  <w:vertAlign w:val="baseline"/>
                  <w:lang w:val="en-US" w:eastAsia="zh-CN"/>
                </w:rPr>
                <w:delText>PG3</w:delText>
              </w:r>
            </w:del>
          </w:p>
        </w:tc>
        <w:tc>
          <w:tcPr>
            <w:tcW w:w="655" w:type="dxa"/>
          </w:tcPr>
          <w:p w14:paraId="008DBEF1">
            <w:pPr>
              <w:rPr>
                <w:del w:id="5353" w:author="LKY" w:date="2026-09-10T16:53:16Z"/>
                <w:rFonts w:hint="default"/>
                <w:vertAlign w:val="baseline"/>
                <w:lang w:val="en-US" w:eastAsia="zh-CN"/>
              </w:rPr>
            </w:pPr>
            <w:del w:id="5354" w:author="LKY" w:date="2026-09-10T16:53:16Z">
              <w:r>
                <w:rPr>
                  <w:rFonts w:hint="eastAsia"/>
                  <w:vertAlign w:val="baseline"/>
                  <w:lang w:val="en-US" w:eastAsia="zh-CN"/>
                </w:rPr>
                <w:delText>I/O</w:delText>
              </w:r>
            </w:del>
          </w:p>
        </w:tc>
        <w:tc>
          <w:tcPr>
            <w:tcW w:w="1256" w:type="dxa"/>
          </w:tcPr>
          <w:p w14:paraId="12376455">
            <w:pPr>
              <w:jc w:val="left"/>
              <w:rPr>
                <w:del w:id="5355" w:author="LKY" w:date="2026-09-10T16:53:16Z"/>
                <w:rFonts w:hint="default"/>
                <w:vertAlign w:val="baseline"/>
                <w:lang w:val="en-US" w:eastAsia="zh-CN"/>
              </w:rPr>
            </w:pPr>
            <w:del w:id="5356" w:author="LKY" w:date="2026-09-10T16:53:16Z">
              <w:r>
                <w:rPr>
                  <w:rFonts w:hint="eastAsia"/>
                  <w:vertAlign w:val="baseline"/>
                  <w:lang w:val="en-US" w:eastAsia="zh-CN"/>
                </w:rPr>
                <w:delText>SDC1_D1</w:delText>
              </w:r>
            </w:del>
          </w:p>
        </w:tc>
        <w:tc>
          <w:tcPr>
            <w:tcW w:w="1250" w:type="dxa"/>
          </w:tcPr>
          <w:p w14:paraId="0E8FE14A">
            <w:pPr>
              <w:pStyle w:val="12"/>
              <w:jc w:val="left"/>
              <w:rPr>
                <w:del w:id="5357" w:author="LKY" w:date="2026-09-10T16:53:16Z"/>
                <w:rFonts w:hint="default"/>
                <w:vertAlign w:val="baseline"/>
                <w:lang w:val="en-US" w:eastAsia="zh-CN"/>
              </w:rPr>
            </w:pPr>
          </w:p>
        </w:tc>
        <w:tc>
          <w:tcPr>
            <w:tcW w:w="1166" w:type="dxa"/>
          </w:tcPr>
          <w:p w14:paraId="79707744">
            <w:pPr>
              <w:pStyle w:val="12"/>
              <w:jc w:val="left"/>
              <w:rPr>
                <w:del w:id="5358" w:author="LKY" w:date="2026-09-10T16:53:16Z"/>
                <w:rFonts w:hint="default"/>
                <w:vertAlign w:val="baseline"/>
                <w:lang w:val="en-US" w:eastAsia="zh-CN"/>
              </w:rPr>
            </w:pPr>
          </w:p>
        </w:tc>
        <w:tc>
          <w:tcPr>
            <w:tcW w:w="1200" w:type="dxa"/>
          </w:tcPr>
          <w:p w14:paraId="59D76C8C">
            <w:pPr>
              <w:pStyle w:val="12"/>
              <w:jc w:val="left"/>
              <w:rPr>
                <w:del w:id="5359" w:author="LKY" w:date="2026-09-10T16:53:16Z"/>
                <w:rFonts w:hint="default"/>
                <w:vertAlign w:val="baseline"/>
                <w:lang w:val="en-US" w:eastAsia="zh-CN"/>
              </w:rPr>
            </w:pPr>
          </w:p>
        </w:tc>
        <w:tc>
          <w:tcPr>
            <w:tcW w:w="1264" w:type="dxa"/>
          </w:tcPr>
          <w:p w14:paraId="3D62E23C">
            <w:pPr>
              <w:jc w:val="left"/>
              <w:rPr>
                <w:del w:id="5360" w:author="LKY" w:date="2026-09-10T16:53:16Z"/>
                <w:rFonts w:hint="default"/>
                <w:vertAlign w:val="baseline"/>
                <w:lang w:val="en-US" w:eastAsia="zh-CN"/>
              </w:rPr>
            </w:pPr>
            <w:del w:id="5361" w:author="LKY" w:date="2026-09-10T16:53:16Z">
              <w:r>
                <w:rPr>
                  <w:rFonts w:hint="eastAsia"/>
                  <w:vertAlign w:val="baseline"/>
                  <w:lang w:val="en-US" w:eastAsia="zh-CN"/>
                </w:rPr>
                <w:delText>PG_EINT3</w:delText>
              </w:r>
            </w:del>
          </w:p>
        </w:tc>
        <w:tc>
          <w:tcPr>
            <w:tcW w:w="996" w:type="dxa"/>
          </w:tcPr>
          <w:p w14:paraId="23719E54">
            <w:pPr>
              <w:jc w:val="left"/>
              <w:rPr>
                <w:del w:id="5362" w:author="LKY" w:date="2026-09-10T16:53:16Z"/>
                <w:rFonts w:hint="default"/>
                <w:vertAlign w:val="baseline"/>
                <w:lang w:val="en-US" w:eastAsia="zh-CN"/>
              </w:rPr>
            </w:pPr>
            <w:del w:id="5363" w:author="LKY" w:date="2026-09-10T16:53:16Z">
              <w:r>
                <w:rPr>
                  <w:rFonts w:hint="eastAsia"/>
                  <w:vertAlign w:val="baseline"/>
                  <w:lang w:val="en-US" w:eastAsia="zh-CN"/>
                </w:rPr>
                <w:delText>DO1</w:delText>
              </w:r>
            </w:del>
          </w:p>
        </w:tc>
      </w:tr>
      <w:tr w14:paraId="37965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364" w:author="LKY" w:date="2026-09-10T16:53:16Z"/>
        </w:trPr>
        <w:tc>
          <w:tcPr>
            <w:tcW w:w="859" w:type="dxa"/>
            <w:vAlign w:val="top"/>
          </w:tcPr>
          <w:p w14:paraId="408635D8">
            <w:pPr>
              <w:pStyle w:val="12"/>
              <w:ind w:left="0" w:leftChars="0" w:firstLine="0" w:firstLineChars="0"/>
              <w:jc w:val="center"/>
              <w:rPr>
                <w:del w:id="5365" w:author="LKY" w:date="2026-09-10T16:53:16Z"/>
                <w:rFonts w:hint="default" w:asciiTheme="minorHAnsi" w:hAnsiTheme="minorHAnsi" w:eastAsiaTheme="minorEastAsia" w:cstheme="minorBidi"/>
                <w:kern w:val="2"/>
                <w:sz w:val="21"/>
                <w:szCs w:val="24"/>
                <w:vertAlign w:val="baseline"/>
                <w:lang w:val="en-US" w:eastAsia="zh-CN" w:bidi="ar-SA"/>
              </w:rPr>
            </w:pPr>
            <w:del w:id="5366" w:author="LKY" w:date="2026-09-10T16:53:16Z">
              <w:r>
                <w:rPr>
                  <w:rFonts w:hint="eastAsia"/>
                  <w:vertAlign w:val="baseline"/>
                  <w:lang w:val="en-US" w:eastAsia="zh-CN"/>
                </w:rPr>
                <w:delText>PG4</w:delText>
              </w:r>
            </w:del>
          </w:p>
        </w:tc>
        <w:tc>
          <w:tcPr>
            <w:tcW w:w="655" w:type="dxa"/>
          </w:tcPr>
          <w:p w14:paraId="088BEFA4">
            <w:pPr>
              <w:rPr>
                <w:del w:id="5367" w:author="LKY" w:date="2026-09-10T16:53:16Z"/>
                <w:rFonts w:hint="default"/>
                <w:vertAlign w:val="baseline"/>
                <w:lang w:val="en-US" w:eastAsia="zh-CN"/>
              </w:rPr>
            </w:pPr>
            <w:del w:id="5368" w:author="LKY" w:date="2026-09-10T16:53:16Z">
              <w:r>
                <w:rPr>
                  <w:rFonts w:hint="eastAsia"/>
                  <w:vertAlign w:val="baseline"/>
                  <w:lang w:val="en-US" w:eastAsia="zh-CN"/>
                </w:rPr>
                <w:delText>I/O</w:delText>
              </w:r>
            </w:del>
          </w:p>
        </w:tc>
        <w:tc>
          <w:tcPr>
            <w:tcW w:w="1256" w:type="dxa"/>
          </w:tcPr>
          <w:p w14:paraId="42E76EE0">
            <w:pPr>
              <w:jc w:val="left"/>
              <w:rPr>
                <w:del w:id="5369" w:author="LKY" w:date="2026-09-10T16:53:16Z"/>
                <w:rFonts w:hint="default"/>
                <w:vertAlign w:val="baseline"/>
                <w:lang w:val="en-US" w:eastAsia="zh-CN"/>
              </w:rPr>
            </w:pPr>
            <w:del w:id="5370" w:author="LKY" w:date="2026-09-10T16:53:16Z">
              <w:r>
                <w:rPr>
                  <w:rFonts w:hint="eastAsia"/>
                  <w:vertAlign w:val="baseline"/>
                  <w:lang w:val="en-US" w:eastAsia="zh-CN"/>
                </w:rPr>
                <w:delText>SDC1_D2</w:delText>
              </w:r>
            </w:del>
          </w:p>
        </w:tc>
        <w:tc>
          <w:tcPr>
            <w:tcW w:w="1250" w:type="dxa"/>
          </w:tcPr>
          <w:p w14:paraId="1720FFDE">
            <w:pPr>
              <w:pStyle w:val="12"/>
              <w:jc w:val="left"/>
              <w:rPr>
                <w:del w:id="5371" w:author="LKY" w:date="2026-09-10T16:53:16Z"/>
                <w:rFonts w:hint="default"/>
                <w:vertAlign w:val="baseline"/>
                <w:lang w:val="en-US" w:eastAsia="zh-CN"/>
              </w:rPr>
            </w:pPr>
          </w:p>
        </w:tc>
        <w:tc>
          <w:tcPr>
            <w:tcW w:w="1166" w:type="dxa"/>
          </w:tcPr>
          <w:p w14:paraId="68716842">
            <w:pPr>
              <w:pStyle w:val="12"/>
              <w:jc w:val="left"/>
              <w:rPr>
                <w:del w:id="5372" w:author="LKY" w:date="2026-09-10T16:53:16Z"/>
                <w:rFonts w:hint="default"/>
                <w:vertAlign w:val="baseline"/>
                <w:lang w:val="en-US" w:eastAsia="zh-CN"/>
              </w:rPr>
            </w:pPr>
          </w:p>
        </w:tc>
        <w:tc>
          <w:tcPr>
            <w:tcW w:w="1200" w:type="dxa"/>
          </w:tcPr>
          <w:p w14:paraId="50CD315E">
            <w:pPr>
              <w:pStyle w:val="12"/>
              <w:jc w:val="left"/>
              <w:rPr>
                <w:del w:id="5373" w:author="LKY" w:date="2026-09-10T16:53:16Z"/>
                <w:rFonts w:hint="default"/>
                <w:vertAlign w:val="baseline"/>
                <w:lang w:val="en-US" w:eastAsia="zh-CN"/>
              </w:rPr>
            </w:pPr>
          </w:p>
        </w:tc>
        <w:tc>
          <w:tcPr>
            <w:tcW w:w="1264" w:type="dxa"/>
          </w:tcPr>
          <w:p w14:paraId="6B733312">
            <w:pPr>
              <w:jc w:val="left"/>
              <w:rPr>
                <w:del w:id="5374" w:author="LKY" w:date="2026-09-10T16:53:16Z"/>
                <w:rFonts w:hint="default"/>
                <w:vertAlign w:val="baseline"/>
                <w:lang w:val="en-US" w:eastAsia="zh-CN"/>
              </w:rPr>
            </w:pPr>
            <w:del w:id="5375" w:author="LKY" w:date="2026-09-10T16:53:16Z">
              <w:r>
                <w:rPr>
                  <w:rFonts w:hint="eastAsia"/>
                  <w:vertAlign w:val="baseline"/>
                  <w:lang w:val="en-US" w:eastAsia="zh-CN"/>
                </w:rPr>
                <w:delText>PG_EINT4</w:delText>
              </w:r>
            </w:del>
          </w:p>
        </w:tc>
        <w:tc>
          <w:tcPr>
            <w:tcW w:w="996" w:type="dxa"/>
          </w:tcPr>
          <w:p w14:paraId="4777B029">
            <w:pPr>
              <w:jc w:val="left"/>
              <w:rPr>
                <w:del w:id="5376" w:author="LKY" w:date="2026-09-10T16:53:16Z"/>
                <w:rFonts w:hint="default"/>
                <w:vertAlign w:val="baseline"/>
                <w:lang w:val="en-US" w:eastAsia="zh-CN"/>
              </w:rPr>
            </w:pPr>
            <w:del w:id="5377" w:author="LKY" w:date="2026-09-10T16:53:16Z">
              <w:r>
                <w:rPr>
                  <w:rFonts w:hint="eastAsia"/>
                  <w:vertAlign w:val="baseline"/>
                  <w:lang w:val="en-US" w:eastAsia="zh-CN"/>
                </w:rPr>
                <w:delText>DI2</w:delText>
              </w:r>
            </w:del>
          </w:p>
        </w:tc>
      </w:tr>
      <w:tr w14:paraId="42ABD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378" w:author="LKY" w:date="2026-09-10T16:53:16Z"/>
        </w:trPr>
        <w:tc>
          <w:tcPr>
            <w:tcW w:w="859" w:type="dxa"/>
            <w:vAlign w:val="top"/>
          </w:tcPr>
          <w:p w14:paraId="06712C94">
            <w:pPr>
              <w:jc w:val="center"/>
              <w:rPr>
                <w:del w:id="5379" w:author="LKY" w:date="2026-09-10T16:53:16Z"/>
                <w:rFonts w:hint="default" w:asciiTheme="minorHAnsi" w:hAnsiTheme="minorHAnsi" w:eastAsiaTheme="minorEastAsia" w:cstheme="minorBidi"/>
                <w:kern w:val="2"/>
                <w:sz w:val="21"/>
                <w:szCs w:val="24"/>
                <w:vertAlign w:val="baseline"/>
                <w:lang w:val="en-US" w:eastAsia="zh-CN" w:bidi="ar-SA"/>
              </w:rPr>
            </w:pPr>
            <w:del w:id="5380" w:author="LKY" w:date="2026-09-10T16:53:16Z">
              <w:r>
                <w:rPr>
                  <w:rFonts w:hint="eastAsia"/>
                  <w:vertAlign w:val="baseline"/>
                  <w:lang w:val="en-US" w:eastAsia="zh-CN"/>
                </w:rPr>
                <w:delText>PG5</w:delText>
              </w:r>
            </w:del>
          </w:p>
        </w:tc>
        <w:tc>
          <w:tcPr>
            <w:tcW w:w="655" w:type="dxa"/>
          </w:tcPr>
          <w:p w14:paraId="3907A20C">
            <w:pPr>
              <w:rPr>
                <w:del w:id="5381" w:author="LKY" w:date="2026-09-10T16:53:16Z"/>
                <w:rFonts w:hint="default"/>
                <w:vertAlign w:val="baseline"/>
                <w:lang w:val="en-US" w:eastAsia="zh-CN"/>
              </w:rPr>
            </w:pPr>
            <w:del w:id="5382" w:author="LKY" w:date="2026-09-10T16:53:16Z">
              <w:r>
                <w:rPr>
                  <w:rFonts w:hint="eastAsia"/>
                  <w:vertAlign w:val="baseline"/>
                  <w:lang w:val="en-US" w:eastAsia="zh-CN"/>
                </w:rPr>
                <w:delText>I/O</w:delText>
              </w:r>
            </w:del>
          </w:p>
        </w:tc>
        <w:tc>
          <w:tcPr>
            <w:tcW w:w="1256" w:type="dxa"/>
          </w:tcPr>
          <w:p w14:paraId="0A71A487">
            <w:pPr>
              <w:jc w:val="left"/>
              <w:rPr>
                <w:del w:id="5383" w:author="LKY" w:date="2026-09-10T16:53:16Z"/>
                <w:rFonts w:hint="default"/>
                <w:vertAlign w:val="baseline"/>
                <w:lang w:val="en-US" w:eastAsia="zh-CN"/>
              </w:rPr>
            </w:pPr>
            <w:del w:id="5384" w:author="LKY" w:date="2026-09-10T16:53:16Z">
              <w:r>
                <w:rPr>
                  <w:rFonts w:hint="eastAsia"/>
                  <w:vertAlign w:val="baseline"/>
                  <w:lang w:val="en-US" w:eastAsia="zh-CN"/>
                </w:rPr>
                <w:delText>SDC1_D3</w:delText>
              </w:r>
            </w:del>
          </w:p>
        </w:tc>
        <w:tc>
          <w:tcPr>
            <w:tcW w:w="1250" w:type="dxa"/>
          </w:tcPr>
          <w:p w14:paraId="34B93785">
            <w:pPr>
              <w:pStyle w:val="12"/>
              <w:jc w:val="left"/>
              <w:rPr>
                <w:del w:id="5385" w:author="LKY" w:date="2026-09-10T16:53:16Z"/>
                <w:rFonts w:hint="default"/>
                <w:vertAlign w:val="baseline"/>
                <w:lang w:val="en-US" w:eastAsia="zh-CN"/>
              </w:rPr>
            </w:pPr>
          </w:p>
        </w:tc>
        <w:tc>
          <w:tcPr>
            <w:tcW w:w="1166" w:type="dxa"/>
          </w:tcPr>
          <w:p w14:paraId="1EBF364E">
            <w:pPr>
              <w:pStyle w:val="12"/>
              <w:ind w:left="0" w:leftChars="0" w:firstLine="0" w:firstLineChars="0"/>
              <w:jc w:val="left"/>
              <w:rPr>
                <w:del w:id="5386" w:author="LKY" w:date="2026-09-10T16:53:16Z"/>
                <w:rFonts w:hint="default"/>
                <w:vertAlign w:val="baseline"/>
                <w:lang w:val="en-US" w:eastAsia="zh-CN"/>
              </w:rPr>
            </w:pPr>
          </w:p>
        </w:tc>
        <w:tc>
          <w:tcPr>
            <w:tcW w:w="1200" w:type="dxa"/>
          </w:tcPr>
          <w:p w14:paraId="6944902A">
            <w:pPr>
              <w:pStyle w:val="12"/>
              <w:jc w:val="left"/>
              <w:rPr>
                <w:del w:id="5387" w:author="LKY" w:date="2026-09-10T16:53:16Z"/>
                <w:rFonts w:hint="default"/>
                <w:vertAlign w:val="baseline"/>
                <w:lang w:val="en-US" w:eastAsia="zh-CN"/>
              </w:rPr>
            </w:pPr>
          </w:p>
        </w:tc>
        <w:tc>
          <w:tcPr>
            <w:tcW w:w="1264" w:type="dxa"/>
          </w:tcPr>
          <w:p w14:paraId="1BF44780">
            <w:pPr>
              <w:jc w:val="left"/>
              <w:rPr>
                <w:del w:id="5388" w:author="LKY" w:date="2026-09-10T16:53:16Z"/>
                <w:rFonts w:hint="default"/>
                <w:vertAlign w:val="baseline"/>
                <w:lang w:val="en-US" w:eastAsia="zh-CN"/>
              </w:rPr>
            </w:pPr>
            <w:del w:id="5389" w:author="LKY" w:date="2026-09-10T16:53:16Z">
              <w:r>
                <w:rPr>
                  <w:rFonts w:hint="eastAsia"/>
                  <w:vertAlign w:val="baseline"/>
                  <w:lang w:val="en-US" w:eastAsia="zh-CN"/>
                </w:rPr>
                <w:delText>PG_EINT5</w:delText>
              </w:r>
            </w:del>
          </w:p>
        </w:tc>
        <w:tc>
          <w:tcPr>
            <w:tcW w:w="996" w:type="dxa"/>
          </w:tcPr>
          <w:p w14:paraId="4AE44CA9">
            <w:pPr>
              <w:jc w:val="left"/>
              <w:rPr>
                <w:del w:id="5390" w:author="LKY" w:date="2026-09-10T16:53:16Z"/>
                <w:rFonts w:hint="default"/>
                <w:vertAlign w:val="baseline"/>
                <w:lang w:val="en-US" w:eastAsia="zh-CN"/>
              </w:rPr>
            </w:pPr>
            <w:del w:id="5391" w:author="LKY" w:date="2026-09-10T16:53:16Z">
              <w:r>
                <w:rPr>
                  <w:rFonts w:hint="eastAsia"/>
                  <w:vertAlign w:val="baseline"/>
                  <w:lang w:val="en-US" w:eastAsia="zh-CN"/>
                </w:rPr>
                <w:delText>DO2</w:delText>
              </w:r>
            </w:del>
          </w:p>
        </w:tc>
      </w:tr>
      <w:tr w14:paraId="79B4B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392" w:author="LKY" w:date="2026-09-10T16:53:16Z"/>
        </w:trPr>
        <w:tc>
          <w:tcPr>
            <w:tcW w:w="859" w:type="dxa"/>
            <w:vAlign w:val="top"/>
          </w:tcPr>
          <w:p w14:paraId="52D3E849">
            <w:pPr>
              <w:jc w:val="center"/>
              <w:rPr>
                <w:del w:id="5393" w:author="LKY" w:date="2026-09-10T16:53:16Z"/>
                <w:rFonts w:hint="default" w:asciiTheme="minorHAnsi" w:hAnsiTheme="minorHAnsi" w:eastAsiaTheme="minorEastAsia" w:cstheme="minorBidi"/>
                <w:kern w:val="2"/>
                <w:sz w:val="21"/>
                <w:szCs w:val="24"/>
                <w:vertAlign w:val="baseline"/>
                <w:lang w:val="en-US" w:eastAsia="zh-CN" w:bidi="ar-SA"/>
              </w:rPr>
            </w:pPr>
            <w:del w:id="5394" w:author="LKY" w:date="2026-09-10T16:53:16Z">
              <w:r>
                <w:rPr>
                  <w:rFonts w:hint="eastAsia"/>
                  <w:vertAlign w:val="baseline"/>
                  <w:lang w:val="en-US" w:eastAsia="zh-CN"/>
                </w:rPr>
                <w:delText>PG6</w:delText>
              </w:r>
            </w:del>
          </w:p>
        </w:tc>
        <w:tc>
          <w:tcPr>
            <w:tcW w:w="655" w:type="dxa"/>
            <w:vAlign w:val="top"/>
          </w:tcPr>
          <w:p w14:paraId="44A15359">
            <w:pPr>
              <w:rPr>
                <w:del w:id="5395" w:author="LKY" w:date="2026-09-10T16:53:16Z"/>
                <w:rFonts w:hint="default" w:asciiTheme="minorHAnsi" w:hAnsiTheme="minorHAnsi" w:eastAsiaTheme="minorEastAsia" w:cstheme="minorBidi"/>
                <w:kern w:val="2"/>
                <w:sz w:val="21"/>
                <w:szCs w:val="24"/>
                <w:vertAlign w:val="baseline"/>
                <w:lang w:val="en-US" w:eastAsia="zh-CN" w:bidi="ar-SA"/>
              </w:rPr>
            </w:pPr>
            <w:del w:id="5396" w:author="LKY" w:date="2026-09-10T16:53:16Z">
              <w:r>
                <w:rPr>
                  <w:rFonts w:hint="eastAsia"/>
                  <w:vertAlign w:val="baseline"/>
                  <w:lang w:val="en-US" w:eastAsia="zh-CN"/>
                </w:rPr>
                <w:delText>I/O</w:delText>
              </w:r>
            </w:del>
          </w:p>
        </w:tc>
        <w:tc>
          <w:tcPr>
            <w:tcW w:w="1256" w:type="dxa"/>
          </w:tcPr>
          <w:p w14:paraId="62EF8110">
            <w:pPr>
              <w:pStyle w:val="12"/>
              <w:ind w:left="0" w:leftChars="0" w:firstLine="0" w:firstLineChars="0"/>
              <w:jc w:val="left"/>
              <w:rPr>
                <w:del w:id="5397" w:author="LKY" w:date="2026-09-10T16:53:16Z"/>
                <w:rFonts w:hint="default"/>
                <w:vertAlign w:val="baseline"/>
                <w:lang w:val="en-US" w:eastAsia="zh-CN"/>
              </w:rPr>
            </w:pPr>
            <w:del w:id="5398" w:author="LKY" w:date="2026-09-10T16:53:16Z">
              <w:r>
                <w:rPr>
                  <w:rFonts w:hint="eastAsia"/>
                  <w:vertAlign w:val="baseline"/>
                  <w:lang w:val="en-US" w:eastAsia="zh-CN"/>
                </w:rPr>
                <w:delText>UART1_TX</w:delText>
              </w:r>
            </w:del>
          </w:p>
        </w:tc>
        <w:tc>
          <w:tcPr>
            <w:tcW w:w="1250" w:type="dxa"/>
          </w:tcPr>
          <w:p w14:paraId="6948852C">
            <w:pPr>
              <w:pStyle w:val="12"/>
              <w:ind w:left="0" w:leftChars="0" w:firstLine="0" w:firstLineChars="0"/>
              <w:jc w:val="left"/>
              <w:rPr>
                <w:del w:id="5399" w:author="LKY" w:date="2026-09-10T16:53:16Z"/>
                <w:rFonts w:hint="default"/>
                <w:vertAlign w:val="baseline"/>
                <w:lang w:val="en-US" w:eastAsia="zh-CN"/>
              </w:rPr>
            </w:pPr>
          </w:p>
        </w:tc>
        <w:tc>
          <w:tcPr>
            <w:tcW w:w="1166" w:type="dxa"/>
          </w:tcPr>
          <w:p w14:paraId="1AA8EF36">
            <w:pPr>
              <w:pStyle w:val="12"/>
              <w:ind w:left="0" w:leftChars="0" w:firstLine="0" w:firstLineChars="0"/>
              <w:jc w:val="left"/>
              <w:rPr>
                <w:del w:id="5400" w:author="LKY" w:date="2026-09-10T16:53:16Z"/>
                <w:rFonts w:hint="default"/>
                <w:vertAlign w:val="baseline"/>
                <w:lang w:val="en-US" w:eastAsia="zh-CN"/>
              </w:rPr>
            </w:pPr>
            <w:del w:id="5401" w:author="LKY" w:date="2026-09-10T16:53:16Z">
              <w:r>
                <w:rPr>
                  <w:rFonts w:hint="eastAsia"/>
                  <w:vertAlign w:val="baseline"/>
                  <w:lang w:val="en-US" w:eastAsia="zh-CN"/>
                </w:rPr>
                <w:delText>JTAG_MS</w:delText>
              </w:r>
            </w:del>
          </w:p>
        </w:tc>
        <w:tc>
          <w:tcPr>
            <w:tcW w:w="1200" w:type="dxa"/>
          </w:tcPr>
          <w:p w14:paraId="3A7E3AFF">
            <w:pPr>
              <w:pStyle w:val="12"/>
              <w:jc w:val="left"/>
              <w:rPr>
                <w:del w:id="5402" w:author="LKY" w:date="2026-09-10T16:53:16Z"/>
                <w:rFonts w:hint="default"/>
                <w:vertAlign w:val="baseline"/>
                <w:lang w:val="en-US" w:eastAsia="zh-CN"/>
              </w:rPr>
            </w:pPr>
          </w:p>
        </w:tc>
        <w:tc>
          <w:tcPr>
            <w:tcW w:w="1264" w:type="dxa"/>
          </w:tcPr>
          <w:p w14:paraId="43034E8D">
            <w:pPr>
              <w:pStyle w:val="12"/>
              <w:ind w:left="0" w:leftChars="0" w:firstLine="0" w:firstLineChars="0"/>
              <w:jc w:val="left"/>
              <w:rPr>
                <w:del w:id="5403" w:author="LKY" w:date="2026-09-10T16:53:16Z"/>
                <w:rFonts w:hint="default"/>
                <w:vertAlign w:val="baseline"/>
                <w:lang w:val="en-US" w:eastAsia="zh-CN"/>
              </w:rPr>
            </w:pPr>
            <w:del w:id="5404" w:author="LKY" w:date="2026-09-10T16:53:16Z">
              <w:r>
                <w:rPr>
                  <w:rFonts w:hint="eastAsia"/>
                  <w:vertAlign w:val="baseline"/>
                  <w:lang w:val="en-US" w:eastAsia="zh-CN"/>
                </w:rPr>
                <w:delText>PG_EINT6</w:delText>
              </w:r>
            </w:del>
          </w:p>
        </w:tc>
        <w:tc>
          <w:tcPr>
            <w:tcW w:w="996" w:type="dxa"/>
          </w:tcPr>
          <w:p w14:paraId="104121FF">
            <w:pPr>
              <w:pStyle w:val="12"/>
              <w:ind w:left="0" w:leftChars="0" w:firstLine="0" w:firstLineChars="0"/>
              <w:jc w:val="left"/>
              <w:rPr>
                <w:del w:id="5405" w:author="LKY" w:date="2026-09-10T16:53:16Z"/>
                <w:rFonts w:hint="default"/>
                <w:vertAlign w:val="baseline"/>
                <w:lang w:val="en-US" w:eastAsia="zh-CN"/>
              </w:rPr>
            </w:pPr>
            <w:del w:id="5406" w:author="LKY" w:date="2026-09-10T16:53:16Z">
              <w:r>
                <w:rPr>
                  <w:rFonts w:hint="eastAsia"/>
                  <w:vertAlign w:val="baseline"/>
                  <w:lang w:val="en-US" w:eastAsia="zh-CN"/>
                </w:rPr>
                <w:delText>RS485</w:delText>
              </w:r>
            </w:del>
          </w:p>
        </w:tc>
      </w:tr>
      <w:tr w14:paraId="55391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407" w:author="LKY" w:date="2026-09-10T16:53:16Z"/>
        </w:trPr>
        <w:tc>
          <w:tcPr>
            <w:tcW w:w="859" w:type="dxa"/>
            <w:vAlign w:val="top"/>
          </w:tcPr>
          <w:p w14:paraId="172BB866">
            <w:pPr>
              <w:jc w:val="center"/>
              <w:rPr>
                <w:del w:id="5408" w:author="LKY" w:date="2026-09-10T16:53:16Z"/>
                <w:rFonts w:hint="default"/>
                <w:vertAlign w:val="baseline"/>
                <w:lang w:val="en-US" w:eastAsia="zh-CN"/>
              </w:rPr>
            </w:pPr>
            <w:del w:id="5409" w:author="LKY" w:date="2026-09-10T16:53:16Z">
              <w:r>
                <w:rPr>
                  <w:rFonts w:hint="eastAsia"/>
                  <w:vertAlign w:val="baseline"/>
                  <w:lang w:val="en-US" w:eastAsia="zh-CN"/>
                </w:rPr>
                <w:delText>PG7</w:delText>
              </w:r>
            </w:del>
          </w:p>
        </w:tc>
        <w:tc>
          <w:tcPr>
            <w:tcW w:w="655" w:type="dxa"/>
            <w:vAlign w:val="top"/>
          </w:tcPr>
          <w:p w14:paraId="7A91138F">
            <w:pPr>
              <w:rPr>
                <w:del w:id="5410" w:author="LKY" w:date="2026-09-10T16:53:16Z"/>
                <w:rFonts w:hint="default" w:asciiTheme="minorHAnsi" w:hAnsiTheme="minorHAnsi" w:eastAsiaTheme="minorEastAsia" w:cstheme="minorBidi"/>
                <w:kern w:val="2"/>
                <w:sz w:val="21"/>
                <w:szCs w:val="24"/>
                <w:vertAlign w:val="baseline"/>
                <w:lang w:val="en-US" w:eastAsia="zh-CN" w:bidi="ar-SA"/>
              </w:rPr>
            </w:pPr>
            <w:del w:id="5411" w:author="LKY" w:date="2026-09-10T16:53:16Z">
              <w:r>
                <w:rPr>
                  <w:rFonts w:hint="eastAsia"/>
                  <w:vertAlign w:val="baseline"/>
                  <w:lang w:val="en-US" w:eastAsia="zh-CN"/>
                </w:rPr>
                <w:delText>I/O</w:delText>
              </w:r>
            </w:del>
          </w:p>
        </w:tc>
        <w:tc>
          <w:tcPr>
            <w:tcW w:w="1256" w:type="dxa"/>
          </w:tcPr>
          <w:p w14:paraId="21B45ADA">
            <w:pPr>
              <w:pStyle w:val="12"/>
              <w:ind w:left="0" w:leftChars="0" w:firstLine="0" w:firstLineChars="0"/>
              <w:jc w:val="left"/>
              <w:rPr>
                <w:del w:id="5412" w:author="LKY" w:date="2026-09-10T16:53:16Z"/>
                <w:rFonts w:hint="default"/>
                <w:vertAlign w:val="baseline"/>
                <w:lang w:val="en-US" w:eastAsia="zh-CN"/>
              </w:rPr>
            </w:pPr>
            <w:del w:id="5413" w:author="LKY" w:date="2026-09-10T16:53:16Z">
              <w:r>
                <w:rPr>
                  <w:rFonts w:hint="eastAsia"/>
                  <w:vertAlign w:val="baseline"/>
                  <w:lang w:val="en-US" w:eastAsia="zh-CN"/>
                </w:rPr>
                <w:delText>UART1_RX</w:delText>
              </w:r>
            </w:del>
          </w:p>
        </w:tc>
        <w:tc>
          <w:tcPr>
            <w:tcW w:w="1250" w:type="dxa"/>
          </w:tcPr>
          <w:p w14:paraId="3D017BBD">
            <w:pPr>
              <w:pStyle w:val="12"/>
              <w:ind w:left="0" w:leftChars="0" w:firstLine="0" w:firstLineChars="0"/>
              <w:jc w:val="left"/>
              <w:rPr>
                <w:del w:id="5414" w:author="LKY" w:date="2026-09-10T16:53:16Z"/>
                <w:rFonts w:hint="eastAsia"/>
                <w:vertAlign w:val="baseline"/>
                <w:lang w:val="en-US" w:eastAsia="zh-CN"/>
              </w:rPr>
            </w:pPr>
          </w:p>
        </w:tc>
        <w:tc>
          <w:tcPr>
            <w:tcW w:w="1166" w:type="dxa"/>
          </w:tcPr>
          <w:p w14:paraId="1C7CA430">
            <w:pPr>
              <w:pStyle w:val="12"/>
              <w:ind w:left="0" w:leftChars="0" w:firstLine="0" w:firstLineChars="0"/>
              <w:jc w:val="left"/>
              <w:rPr>
                <w:del w:id="5415" w:author="LKY" w:date="2026-09-10T16:53:16Z"/>
                <w:rFonts w:hint="default"/>
                <w:vertAlign w:val="baseline"/>
                <w:lang w:val="en-US" w:eastAsia="zh-CN"/>
              </w:rPr>
            </w:pPr>
            <w:del w:id="5416" w:author="LKY" w:date="2026-09-10T16:53:16Z">
              <w:r>
                <w:rPr>
                  <w:rFonts w:hint="eastAsia"/>
                  <w:vertAlign w:val="baseline"/>
                  <w:lang w:val="en-US" w:eastAsia="zh-CN"/>
                </w:rPr>
                <w:delText>JTAG_CK</w:delText>
              </w:r>
            </w:del>
          </w:p>
        </w:tc>
        <w:tc>
          <w:tcPr>
            <w:tcW w:w="1200" w:type="dxa"/>
          </w:tcPr>
          <w:p w14:paraId="6319ECBE">
            <w:pPr>
              <w:pStyle w:val="12"/>
              <w:jc w:val="left"/>
              <w:rPr>
                <w:del w:id="5417" w:author="LKY" w:date="2026-09-10T16:53:16Z"/>
                <w:rFonts w:hint="default"/>
                <w:vertAlign w:val="baseline"/>
                <w:lang w:val="en-US" w:eastAsia="zh-CN"/>
              </w:rPr>
            </w:pPr>
          </w:p>
        </w:tc>
        <w:tc>
          <w:tcPr>
            <w:tcW w:w="1264" w:type="dxa"/>
          </w:tcPr>
          <w:p w14:paraId="26F57CD4">
            <w:pPr>
              <w:pStyle w:val="12"/>
              <w:ind w:left="0" w:leftChars="0" w:firstLine="0" w:firstLineChars="0"/>
              <w:jc w:val="left"/>
              <w:rPr>
                <w:del w:id="5418" w:author="LKY" w:date="2026-09-10T16:53:16Z"/>
                <w:rFonts w:hint="default"/>
                <w:vertAlign w:val="baseline"/>
                <w:lang w:val="en-US" w:eastAsia="zh-CN"/>
              </w:rPr>
            </w:pPr>
            <w:del w:id="5419" w:author="LKY" w:date="2026-09-10T16:53:16Z">
              <w:r>
                <w:rPr>
                  <w:rFonts w:hint="eastAsia"/>
                  <w:vertAlign w:val="baseline"/>
                  <w:lang w:val="en-US" w:eastAsia="zh-CN"/>
                </w:rPr>
                <w:delText>PG_EINT7</w:delText>
              </w:r>
            </w:del>
          </w:p>
        </w:tc>
        <w:tc>
          <w:tcPr>
            <w:tcW w:w="996" w:type="dxa"/>
          </w:tcPr>
          <w:p w14:paraId="725CAB3E">
            <w:pPr>
              <w:ind w:left="0" w:leftChars="0" w:firstLine="0" w:firstLineChars="0"/>
              <w:jc w:val="left"/>
              <w:rPr>
                <w:del w:id="5420" w:author="LKY" w:date="2026-09-10T16:53:16Z"/>
                <w:rFonts w:hint="eastAsia"/>
                <w:vertAlign w:val="baseline"/>
                <w:lang w:val="en-US" w:eastAsia="zh-CN"/>
              </w:rPr>
            </w:pPr>
            <w:del w:id="5421" w:author="LKY" w:date="2026-09-10T16:53:16Z">
              <w:r>
                <w:rPr>
                  <w:rFonts w:hint="eastAsia"/>
                  <w:vertAlign w:val="baseline"/>
                  <w:lang w:val="en-US" w:eastAsia="zh-CN"/>
                </w:rPr>
                <w:delText>RS485</w:delText>
              </w:r>
            </w:del>
          </w:p>
        </w:tc>
      </w:tr>
      <w:tr w14:paraId="34E5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422" w:author="LKY" w:date="2026-09-10T16:53:16Z"/>
        </w:trPr>
        <w:tc>
          <w:tcPr>
            <w:tcW w:w="859" w:type="dxa"/>
            <w:vAlign w:val="top"/>
          </w:tcPr>
          <w:p w14:paraId="53C98D8B">
            <w:pPr>
              <w:jc w:val="center"/>
              <w:rPr>
                <w:del w:id="5423" w:author="LKY" w:date="2026-09-10T16:53:16Z"/>
                <w:rFonts w:hint="eastAsia" w:asciiTheme="minorHAnsi" w:hAnsiTheme="minorHAnsi" w:eastAsiaTheme="minorEastAsia" w:cstheme="minorBidi"/>
                <w:kern w:val="2"/>
                <w:sz w:val="21"/>
                <w:szCs w:val="24"/>
                <w:vertAlign w:val="baseline"/>
                <w:lang w:val="en-US" w:eastAsia="zh-CN" w:bidi="ar-SA"/>
              </w:rPr>
            </w:pPr>
            <w:del w:id="5424" w:author="LKY" w:date="2026-09-10T16:53:16Z">
              <w:r>
                <w:rPr>
                  <w:rFonts w:hint="eastAsia"/>
                  <w:vertAlign w:val="baseline"/>
                  <w:lang w:val="en-US" w:eastAsia="zh-CN"/>
                </w:rPr>
                <w:delText>PG8</w:delText>
              </w:r>
            </w:del>
          </w:p>
        </w:tc>
        <w:tc>
          <w:tcPr>
            <w:tcW w:w="655" w:type="dxa"/>
            <w:vAlign w:val="top"/>
          </w:tcPr>
          <w:p w14:paraId="183798EC">
            <w:pPr>
              <w:rPr>
                <w:del w:id="5425" w:author="LKY" w:date="2026-09-10T16:53:16Z"/>
                <w:rFonts w:hint="default" w:asciiTheme="minorHAnsi" w:hAnsiTheme="minorHAnsi" w:eastAsiaTheme="minorEastAsia" w:cstheme="minorBidi"/>
                <w:kern w:val="2"/>
                <w:sz w:val="21"/>
                <w:szCs w:val="24"/>
                <w:vertAlign w:val="baseline"/>
                <w:lang w:val="en-US" w:eastAsia="zh-CN" w:bidi="ar-SA"/>
              </w:rPr>
            </w:pPr>
            <w:del w:id="5426" w:author="LKY" w:date="2026-09-10T16:53:16Z">
              <w:r>
                <w:rPr>
                  <w:rFonts w:hint="eastAsia"/>
                  <w:vertAlign w:val="baseline"/>
                  <w:lang w:val="en-US" w:eastAsia="zh-CN"/>
                </w:rPr>
                <w:delText>I/O</w:delText>
              </w:r>
            </w:del>
          </w:p>
        </w:tc>
        <w:tc>
          <w:tcPr>
            <w:tcW w:w="1256" w:type="dxa"/>
            <w:vAlign w:val="top"/>
          </w:tcPr>
          <w:p w14:paraId="4CF8C4E6">
            <w:pPr>
              <w:pStyle w:val="12"/>
              <w:ind w:left="0" w:leftChars="0" w:firstLine="0" w:firstLineChars="0"/>
              <w:jc w:val="left"/>
              <w:rPr>
                <w:del w:id="5427" w:author="LKY" w:date="2026-09-10T16:53:16Z"/>
                <w:rFonts w:hint="default" w:asciiTheme="minorHAnsi" w:hAnsiTheme="minorHAnsi" w:eastAsiaTheme="minorEastAsia" w:cstheme="minorBidi"/>
                <w:kern w:val="2"/>
                <w:sz w:val="21"/>
                <w:szCs w:val="24"/>
                <w:vertAlign w:val="baseline"/>
                <w:lang w:val="en-US" w:eastAsia="zh-CN" w:bidi="ar-SA"/>
              </w:rPr>
            </w:pPr>
            <w:del w:id="5428" w:author="LKY" w:date="2026-09-10T16:53:16Z">
              <w:r>
                <w:rPr>
                  <w:rFonts w:hint="eastAsia"/>
                  <w:vertAlign w:val="baseline"/>
                  <w:lang w:val="en-US" w:eastAsia="zh-CN"/>
                </w:rPr>
                <w:delText>UART1_RTS</w:delText>
              </w:r>
            </w:del>
          </w:p>
        </w:tc>
        <w:tc>
          <w:tcPr>
            <w:tcW w:w="1250" w:type="dxa"/>
            <w:vAlign w:val="top"/>
          </w:tcPr>
          <w:p w14:paraId="40B43BED">
            <w:pPr>
              <w:pStyle w:val="12"/>
              <w:ind w:left="0" w:leftChars="0" w:firstLine="0" w:firstLineChars="0"/>
              <w:jc w:val="left"/>
              <w:rPr>
                <w:del w:id="5429" w:author="LKY" w:date="2026-09-10T16:53:16Z"/>
                <w:rFonts w:hint="default" w:asciiTheme="minorHAnsi" w:hAnsiTheme="minorHAnsi" w:eastAsiaTheme="minorEastAsia" w:cstheme="minorBidi"/>
                <w:kern w:val="2"/>
                <w:sz w:val="21"/>
                <w:szCs w:val="24"/>
                <w:vertAlign w:val="baseline"/>
                <w:lang w:val="en-US" w:eastAsia="zh-CN" w:bidi="ar-SA"/>
              </w:rPr>
            </w:pPr>
            <w:del w:id="5430" w:author="LKY" w:date="2026-09-10T16:53:16Z">
              <w:r>
                <w:rPr>
                  <w:rFonts w:hint="eastAsia" w:cstheme="minorBidi"/>
                  <w:kern w:val="2"/>
                  <w:sz w:val="21"/>
                  <w:szCs w:val="24"/>
                  <w:vertAlign w:val="baseline"/>
                  <w:lang w:val="en-US" w:eastAsia="zh-CN" w:bidi="ar-SA"/>
                </w:rPr>
                <w:delText>PLL+LOCK_DBG</w:delText>
              </w:r>
            </w:del>
          </w:p>
        </w:tc>
        <w:tc>
          <w:tcPr>
            <w:tcW w:w="1166" w:type="dxa"/>
            <w:vAlign w:val="top"/>
          </w:tcPr>
          <w:p w14:paraId="6A7B782B">
            <w:pPr>
              <w:pStyle w:val="12"/>
              <w:ind w:left="0" w:leftChars="0" w:firstLine="0" w:firstLineChars="0"/>
              <w:jc w:val="left"/>
              <w:rPr>
                <w:del w:id="5431" w:author="LKY" w:date="2026-09-10T16:53:16Z"/>
                <w:rFonts w:hint="default" w:asciiTheme="minorHAnsi" w:hAnsiTheme="minorHAnsi" w:eastAsiaTheme="minorEastAsia" w:cstheme="minorBidi"/>
                <w:kern w:val="2"/>
                <w:sz w:val="21"/>
                <w:szCs w:val="24"/>
                <w:vertAlign w:val="baseline"/>
                <w:lang w:val="en-US" w:eastAsia="zh-CN" w:bidi="ar-SA"/>
              </w:rPr>
            </w:pPr>
            <w:del w:id="5432" w:author="LKY" w:date="2026-09-10T16:53:16Z">
              <w:r>
                <w:rPr>
                  <w:rFonts w:hint="eastAsia"/>
                  <w:vertAlign w:val="baseline"/>
                  <w:lang w:val="en-US" w:eastAsia="zh-CN"/>
                </w:rPr>
                <w:delText>JTAG_DO</w:delText>
              </w:r>
            </w:del>
          </w:p>
        </w:tc>
        <w:tc>
          <w:tcPr>
            <w:tcW w:w="1200" w:type="dxa"/>
            <w:vAlign w:val="top"/>
          </w:tcPr>
          <w:p w14:paraId="608FF8F0">
            <w:pPr>
              <w:pStyle w:val="12"/>
              <w:ind w:left="420" w:leftChars="200" w:firstLine="420" w:firstLineChars="200"/>
              <w:jc w:val="left"/>
              <w:rPr>
                <w:del w:id="5433" w:author="LKY" w:date="2026-09-10T16:53:16Z"/>
                <w:rFonts w:hint="default" w:asciiTheme="minorHAnsi" w:hAnsiTheme="minorHAnsi" w:eastAsiaTheme="minorEastAsia" w:cstheme="minorBidi"/>
                <w:kern w:val="2"/>
                <w:sz w:val="21"/>
                <w:szCs w:val="24"/>
                <w:vertAlign w:val="baseline"/>
                <w:lang w:val="en-US" w:eastAsia="zh-CN" w:bidi="ar-SA"/>
              </w:rPr>
            </w:pPr>
          </w:p>
        </w:tc>
        <w:tc>
          <w:tcPr>
            <w:tcW w:w="1264" w:type="dxa"/>
            <w:vAlign w:val="top"/>
          </w:tcPr>
          <w:p w14:paraId="32A63CA1">
            <w:pPr>
              <w:pStyle w:val="12"/>
              <w:ind w:left="0" w:leftChars="0" w:firstLine="0" w:firstLineChars="0"/>
              <w:jc w:val="left"/>
              <w:rPr>
                <w:del w:id="5434" w:author="LKY" w:date="2026-09-10T16:53:16Z"/>
                <w:rFonts w:hint="default" w:asciiTheme="minorHAnsi" w:hAnsiTheme="minorHAnsi" w:eastAsiaTheme="minorEastAsia" w:cstheme="minorBidi"/>
                <w:kern w:val="2"/>
                <w:sz w:val="21"/>
                <w:szCs w:val="24"/>
                <w:vertAlign w:val="baseline"/>
                <w:lang w:val="en-US" w:eastAsia="zh-CN" w:bidi="ar-SA"/>
              </w:rPr>
            </w:pPr>
            <w:del w:id="5435" w:author="LKY" w:date="2026-09-10T16:53:16Z">
              <w:r>
                <w:rPr>
                  <w:rFonts w:hint="eastAsia"/>
                  <w:vertAlign w:val="baseline"/>
                  <w:lang w:val="en-US" w:eastAsia="zh-CN"/>
                </w:rPr>
                <w:delText>PG_EINT8</w:delText>
              </w:r>
            </w:del>
          </w:p>
        </w:tc>
        <w:tc>
          <w:tcPr>
            <w:tcW w:w="996" w:type="dxa"/>
            <w:vAlign w:val="top"/>
          </w:tcPr>
          <w:p w14:paraId="4146C9BF">
            <w:pPr>
              <w:pStyle w:val="12"/>
              <w:ind w:left="0" w:leftChars="0" w:firstLine="0" w:firstLineChars="0"/>
              <w:jc w:val="left"/>
              <w:rPr>
                <w:del w:id="5436" w:author="LKY" w:date="2026-09-10T16:53:16Z"/>
                <w:rFonts w:hint="eastAsia" w:asciiTheme="minorHAnsi" w:hAnsiTheme="minorHAnsi" w:eastAsiaTheme="minorEastAsia" w:cstheme="minorBidi"/>
                <w:kern w:val="2"/>
                <w:sz w:val="21"/>
                <w:szCs w:val="24"/>
                <w:vertAlign w:val="baseline"/>
                <w:lang w:val="en-US" w:eastAsia="zh-CN" w:bidi="ar-SA"/>
              </w:rPr>
            </w:pPr>
            <w:del w:id="5437" w:author="LKY" w:date="2026-09-10T16:53:16Z">
              <w:r>
                <w:rPr>
                  <w:rFonts w:hint="eastAsia"/>
                  <w:vertAlign w:val="baseline"/>
                  <w:lang w:val="en-US" w:eastAsia="zh-CN"/>
                </w:rPr>
                <w:delText>RS485</w:delText>
              </w:r>
            </w:del>
          </w:p>
        </w:tc>
      </w:tr>
      <w:tr w14:paraId="10F9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438" w:author="LKY" w:date="2026-09-10T16:53:16Z"/>
        </w:trPr>
        <w:tc>
          <w:tcPr>
            <w:tcW w:w="859" w:type="dxa"/>
            <w:vAlign w:val="top"/>
          </w:tcPr>
          <w:p w14:paraId="09464CDB">
            <w:pPr>
              <w:jc w:val="center"/>
              <w:rPr>
                <w:del w:id="5439" w:author="LKY" w:date="2026-09-10T16:53:16Z"/>
                <w:rFonts w:hint="eastAsia" w:asciiTheme="minorHAnsi" w:hAnsiTheme="minorHAnsi" w:eastAsiaTheme="minorEastAsia" w:cstheme="minorBidi"/>
                <w:kern w:val="2"/>
                <w:sz w:val="21"/>
                <w:szCs w:val="24"/>
                <w:vertAlign w:val="baseline"/>
                <w:lang w:val="en-US" w:eastAsia="zh-CN" w:bidi="ar-SA"/>
              </w:rPr>
            </w:pPr>
            <w:del w:id="5440" w:author="LKY" w:date="2026-09-10T16:53:16Z">
              <w:r>
                <w:rPr>
                  <w:rFonts w:hint="eastAsia"/>
                  <w:vertAlign w:val="baseline"/>
                  <w:lang w:val="en-US" w:eastAsia="zh-CN"/>
                </w:rPr>
                <w:delText>PG9</w:delText>
              </w:r>
            </w:del>
          </w:p>
        </w:tc>
        <w:tc>
          <w:tcPr>
            <w:tcW w:w="655" w:type="dxa"/>
            <w:vAlign w:val="top"/>
          </w:tcPr>
          <w:p w14:paraId="18F86B29">
            <w:pPr>
              <w:rPr>
                <w:del w:id="5441" w:author="LKY" w:date="2026-09-10T16:53:16Z"/>
                <w:rFonts w:hint="default" w:asciiTheme="minorHAnsi" w:hAnsiTheme="minorHAnsi" w:eastAsiaTheme="minorEastAsia" w:cstheme="minorBidi"/>
                <w:kern w:val="2"/>
                <w:sz w:val="21"/>
                <w:szCs w:val="24"/>
                <w:vertAlign w:val="baseline"/>
                <w:lang w:val="en-US" w:eastAsia="zh-CN" w:bidi="ar-SA"/>
              </w:rPr>
            </w:pPr>
            <w:del w:id="5442" w:author="LKY" w:date="2026-09-10T16:53:16Z">
              <w:r>
                <w:rPr>
                  <w:rFonts w:hint="eastAsia"/>
                  <w:vertAlign w:val="baseline"/>
                  <w:lang w:val="en-US" w:eastAsia="zh-CN"/>
                </w:rPr>
                <w:delText>I/O</w:delText>
              </w:r>
            </w:del>
          </w:p>
        </w:tc>
        <w:tc>
          <w:tcPr>
            <w:tcW w:w="1256" w:type="dxa"/>
            <w:vAlign w:val="top"/>
          </w:tcPr>
          <w:p w14:paraId="11D33DEA">
            <w:pPr>
              <w:pStyle w:val="12"/>
              <w:ind w:left="0" w:leftChars="0" w:firstLine="0" w:firstLineChars="0"/>
              <w:jc w:val="left"/>
              <w:rPr>
                <w:del w:id="5443" w:author="LKY" w:date="2026-09-10T16:53:16Z"/>
                <w:rFonts w:hint="default" w:asciiTheme="minorHAnsi" w:hAnsiTheme="minorHAnsi" w:eastAsiaTheme="minorEastAsia" w:cstheme="minorBidi"/>
                <w:kern w:val="2"/>
                <w:sz w:val="21"/>
                <w:szCs w:val="24"/>
                <w:vertAlign w:val="baseline"/>
                <w:lang w:val="en-US" w:eastAsia="zh-CN" w:bidi="ar-SA"/>
              </w:rPr>
            </w:pPr>
            <w:del w:id="5444" w:author="LKY" w:date="2026-09-10T16:53:16Z">
              <w:r>
                <w:rPr>
                  <w:rFonts w:hint="eastAsia"/>
                  <w:vertAlign w:val="baseline"/>
                  <w:lang w:val="en-US" w:eastAsia="zh-CN"/>
                </w:rPr>
                <w:delText>UART1_CTS</w:delText>
              </w:r>
            </w:del>
          </w:p>
        </w:tc>
        <w:tc>
          <w:tcPr>
            <w:tcW w:w="1250" w:type="dxa"/>
            <w:vAlign w:val="top"/>
          </w:tcPr>
          <w:p w14:paraId="6F946209">
            <w:pPr>
              <w:pStyle w:val="12"/>
              <w:ind w:left="0" w:leftChars="0" w:firstLine="0" w:firstLineChars="0"/>
              <w:jc w:val="left"/>
              <w:rPr>
                <w:del w:id="5445" w:author="LKY" w:date="2026-09-10T16:53:16Z"/>
                <w:rFonts w:hint="eastAsia" w:asciiTheme="minorHAnsi" w:hAnsiTheme="minorHAnsi" w:eastAsiaTheme="minorEastAsia" w:cstheme="minorBidi"/>
                <w:kern w:val="2"/>
                <w:sz w:val="21"/>
                <w:szCs w:val="24"/>
                <w:vertAlign w:val="baseline"/>
                <w:lang w:val="en-US" w:eastAsia="zh-CN" w:bidi="ar-SA"/>
              </w:rPr>
            </w:pPr>
          </w:p>
        </w:tc>
        <w:tc>
          <w:tcPr>
            <w:tcW w:w="1166" w:type="dxa"/>
            <w:vAlign w:val="top"/>
          </w:tcPr>
          <w:p w14:paraId="29E4909B">
            <w:pPr>
              <w:pStyle w:val="12"/>
              <w:ind w:left="0" w:leftChars="0" w:firstLine="0" w:firstLineChars="0"/>
              <w:jc w:val="left"/>
              <w:rPr>
                <w:del w:id="5446" w:author="LKY" w:date="2026-09-10T16:53:16Z"/>
                <w:rFonts w:hint="default" w:asciiTheme="minorHAnsi" w:hAnsiTheme="minorHAnsi" w:eastAsiaTheme="minorEastAsia" w:cstheme="minorBidi"/>
                <w:kern w:val="2"/>
                <w:sz w:val="21"/>
                <w:szCs w:val="24"/>
                <w:vertAlign w:val="baseline"/>
                <w:lang w:val="en-US" w:eastAsia="zh-CN" w:bidi="ar-SA"/>
              </w:rPr>
            </w:pPr>
            <w:del w:id="5447" w:author="LKY" w:date="2026-09-10T16:53:16Z">
              <w:r>
                <w:rPr>
                  <w:rFonts w:hint="eastAsia"/>
                  <w:vertAlign w:val="baseline"/>
                  <w:lang w:val="en-US" w:eastAsia="zh-CN"/>
                </w:rPr>
                <w:delText>JTAG_DI</w:delText>
              </w:r>
            </w:del>
          </w:p>
        </w:tc>
        <w:tc>
          <w:tcPr>
            <w:tcW w:w="1200" w:type="dxa"/>
            <w:vAlign w:val="top"/>
          </w:tcPr>
          <w:p w14:paraId="12F579CB">
            <w:pPr>
              <w:pStyle w:val="12"/>
              <w:ind w:left="420" w:leftChars="200" w:firstLine="420" w:firstLineChars="200"/>
              <w:jc w:val="left"/>
              <w:rPr>
                <w:del w:id="5448" w:author="LKY" w:date="2026-09-10T16:53:16Z"/>
                <w:rFonts w:hint="default" w:asciiTheme="minorHAnsi" w:hAnsiTheme="minorHAnsi" w:eastAsiaTheme="minorEastAsia" w:cstheme="minorBidi"/>
                <w:kern w:val="2"/>
                <w:sz w:val="21"/>
                <w:szCs w:val="24"/>
                <w:vertAlign w:val="baseline"/>
                <w:lang w:val="en-US" w:eastAsia="zh-CN" w:bidi="ar-SA"/>
              </w:rPr>
            </w:pPr>
          </w:p>
        </w:tc>
        <w:tc>
          <w:tcPr>
            <w:tcW w:w="1264" w:type="dxa"/>
            <w:vAlign w:val="top"/>
          </w:tcPr>
          <w:p w14:paraId="2EB888FB">
            <w:pPr>
              <w:pStyle w:val="12"/>
              <w:ind w:left="0" w:leftChars="0" w:firstLine="0" w:firstLineChars="0"/>
              <w:jc w:val="left"/>
              <w:rPr>
                <w:del w:id="5449" w:author="LKY" w:date="2026-09-10T16:53:16Z"/>
                <w:rFonts w:hint="default" w:asciiTheme="minorHAnsi" w:hAnsiTheme="minorHAnsi" w:eastAsiaTheme="minorEastAsia" w:cstheme="minorBidi"/>
                <w:kern w:val="2"/>
                <w:sz w:val="21"/>
                <w:szCs w:val="24"/>
                <w:vertAlign w:val="baseline"/>
                <w:lang w:val="en-US" w:eastAsia="zh-CN" w:bidi="ar-SA"/>
              </w:rPr>
            </w:pPr>
            <w:del w:id="5450" w:author="LKY" w:date="2026-09-10T16:53:16Z">
              <w:r>
                <w:rPr>
                  <w:rFonts w:hint="eastAsia"/>
                  <w:vertAlign w:val="baseline"/>
                  <w:lang w:val="en-US" w:eastAsia="zh-CN"/>
                </w:rPr>
                <w:delText>PG_EINT9</w:delText>
              </w:r>
            </w:del>
          </w:p>
        </w:tc>
        <w:tc>
          <w:tcPr>
            <w:tcW w:w="996" w:type="dxa"/>
            <w:vAlign w:val="top"/>
          </w:tcPr>
          <w:p w14:paraId="75054330">
            <w:pPr>
              <w:ind w:left="0" w:leftChars="0" w:firstLine="0" w:firstLineChars="0"/>
              <w:jc w:val="left"/>
              <w:rPr>
                <w:del w:id="5451" w:author="LKY" w:date="2026-09-10T16:53:16Z"/>
                <w:rFonts w:hint="eastAsia" w:asciiTheme="minorHAnsi" w:hAnsiTheme="minorHAnsi" w:eastAsiaTheme="minorEastAsia" w:cstheme="minorBidi"/>
                <w:kern w:val="2"/>
                <w:sz w:val="21"/>
                <w:szCs w:val="24"/>
                <w:vertAlign w:val="baseline"/>
                <w:lang w:val="en-US" w:eastAsia="zh-CN" w:bidi="ar-SA"/>
              </w:rPr>
            </w:pPr>
            <w:del w:id="5452" w:author="LKY" w:date="2026-09-10T16:53:16Z">
              <w:r>
                <w:rPr>
                  <w:rFonts w:hint="eastAsia"/>
                  <w:vertAlign w:val="baseline"/>
                  <w:lang w:val="en-US" w:eastAsia="zh-CN"/>
                </w:rPr>
                <w:delText>RS485</w:delText>
              </w:r>
            </w:del>
          </w:p>
        </w:tc>
      </w:tr>
      <w:tr w14:paraId="14BFA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453" w:author="LKY" w:date="2026-09-10T16:53:16Z"/>
        </w:trPr>
        <w:tc>
          <w:tcPr>
            <w:tcW w:w="859" w:type="dxa"/>
            <w:vAlign w:val="top"/>
          </w:tcPr>
          <w:p w14:paraId="5AC432C7">
            <w:pPr>
              <w:jc w:val="center"/>
              <w:rPr>
                <w:del w:id="5454" w:author="LKY" w:date="2026-09-10T16:53:16Z"/>
                <w:rFonts w:hint="default"/>
                <w:vertAlign w:val="baseline"/>
                <w:lang w:val="en-US" w:eastAsia="zh-CN"/>
              </w:rPr>
            </w:pPr>
            <w:del w:id="5455" w:author="LKY" w:date="2026-09-10T16:53:16Z">
              <w:r>
                <w:rPr>
                  <w:rFonts w:hint="eastAsia"/>
                  <w:vertAlign w:val="baseline"/>
                  <w:lang w:val="en-US" w:eastAsia="zh-CN"/>
                </w:rPr>
                <w:delText>PH0</w:delText>
              </w:r>
            </w:del>
          </w:p>
        </w:tc>
        <w:tc>
          <w:tcPr>
            <w:tcW w:w="655" w:type="dxa"/>
          </w:tcPr>
          <w:p w14:paraId="03A75E64">
            <w:pPr>
              <w:pStyle w:val="12"/>
              <w:rPr>
                <w:del w:id="5456" w:author="LKY" w:date="2026-09-10T16:53:16Z"/>
                <w:rFonts w:hint="default"/>
                <w:vertAlign w:val="baseline"/>
                <w:lang w:val="en-US" w:eastAsia="zh-CN"/>
              </w:rPr>
            </w:pPr>
          </w:p>
        </w:tc>
        <w:tc>
          <w:tcPr>
            <w:tcW w:w="1256" w:type="dxa"/>
            <w:vAlign w:val="top"/>
          </w:tcPr>
          <w:p w14:paraId="2DE87C8B">
            <w:pPr>
              <w:pStyle w:val="12"/>
              <w:ind w:left="0" w:leftChars="0" w:firstLine="0" w:firstLineChars="0"/>
              <w:jc w:val="left"/>
              <w:rPr>
                <w:del w:id="5457" w:author="LKY" w:date="2026-09-10T16:53:16Z"/>
                <w:rFonts w:hint="default" w:asciiTheme="minorHAnsi" w:hAnsiTheme="minorHAnsi" w:eastAsiaTheme="minorEastAsia" w:cstheme="minorBidi"/>
                <w:kern w:val="2"/>
                <w:sz w:val="21"/>
                <w:szCs w:val="24"/>
                <w:vertAlign w:val="baseline"/>
                <w:lang w:val="en-US" w:eastAsia="zh-CN" w:bidi="ar-SA"/>
              </w:rPr>
            </w:pPr>
            <w:del w:id="5458" w:author="LKY" w:date="2026-09-10T16:53:16Z">
              <w:r>
                <w:rPr>
                  <w:rFonts w:hint="eastAsia"/>
                  <w:vertAlign w:val="baseline"/>
                  <w:lang w:val="en-US" w:eastAsia="zh-CN"/>
                </w:rPr>
                <w:delText>UART0_TX</w:delText>
              </w:r>
            </w:del>
          </w:p>
        </w:tc>
        <w:tc>
          <w:tcPr>
            <w:tcW w:w="1250" w:type="dxa"/>
          </w:tcPr>
          <w:p w14:paraId="2ABEA510">
            <w:pPr>
              <w:pStyle w:val="12"/>
              <w:ind w:left="0" w:leftChars="0" w:firstLine="0" w:firstLineChars="0"/>
              <w:jc w:val="left"/>
              <w:rPr>
                <w:del w:id="5459" w:author="LKY" w:date="2026-09-10T16:53:16Z"/>
                <w:rFonts w:hint="eastAsia"/>
                <w:vertAlign w:val="baseline"/>
                <w:lang w:val="en-US" w:eastAsia="zh-CN"/>
              </w:rPr>
            </w:pPr>
          </w:p>
        </w:tc>
        <w:tc>
          <w:tcPr>
            <w:tcW w:w="1166" w:type="dxa"/>
          </w:tcPr>
          <w:p w14:paraId="6C19A641">
            <w:pPr>
              <w:pStyle w:val="12"/>
              <w:ind w:left="0" w:leftChars="0" w:firstLine="0" w:firstLineChars="0"/>
              <w:jc w:val="left"/>
              <w:rPr>
                <w:del w:id="5460" w:author="LKY" w:date="2026-09-10T16:53:16Z"/>
                <w:rFonts w:hint="default"/>
                <w:vertAlign w:val="baseline"/>
                <w:lang w:val="en-US" w:eastAsia="zh-CN"/>
              </w:rPr>
            </w:pPr>
            <w:del w:id="5461" w:author="LKY" w:date="2026-09-10T16:53:16Z">
              <w:r>
                <w:rPr>
                  <w:rFonts w:hint="eastAsia"/>
                  <w:vertAlign w:val="baseline"/>
                  <w:lang w:val="en-US" w:eastAsia="zh-CN"/>
                </w:rPr>
                <w:delText>PWM3</w:delText>
              </w:r>
            </w:del>
          </w:p>
        </w:tc>
        <w:tc>
          <w:tcPr>
            <w:tcW w:w="1200" w:type="dxa"/>
            <w:vAlign w:val="top"/>
          </w:tcPr>
          <w:p w14:paraId="738E70D7">
            <w:pPr>
              <w:pStyle w:val="12"/>
              <w:ind w:left="0" w:leftChars="0" w:firstLine="0" w:firstLineChars="0"/>
              <w:jc w:val="left"/>
              <w:rPr>
                <w:del w:id="5462" w:author="LKY" w:date="2026-09-10T16:53:16Z"/>
                <w:rFonts w:hint="default" w:asciiTheme="minorHAnsi" w:hAnsiTheme="minorHAnsi" w:eastAsiaTheme="minorEastAsia" w:cstheme="minorBidi"/>
                <w:kern w:val="2"/>
                <w:sz w:val="21"/>
                <w:szCs w:val="24"/>
                <w:vertAlign w:val="baseline"/>
                <w:lang w:val="en-US" w:eastAsia="zh-CN" w:bidi="ar-SA"/>
              </w:rPr>
            </w:pPr>
            <w:del w:id="5463" w:author="LKY" w:date="2026-09-10T16:53:16Z">
              <w:r>
                <w:rPr>
                  <w:rFonts w:hint="eastAsia"/>
                  <w:vertAlign w:val="baseline"/>
                  <w:lang w:val="en-US" w:eastAsia="zh-CN"/>
                </w:rPr>
                <w:delText>TWI1_SCK</w:delText>
              </w:r>
            </w:del>
          </w:p>
        </w:tc>
        <w:tc>
          <w:tcPr>
            <w:tcW w:w="1264" w:type="dxa"/>
          </w:tcPr>
          <w:p w14:paraId="24592BCC">
            <w:pPr>
              <w:pStyle w:val="12"/>
              <w:ind w:left="0" w:leftChars="0" w:firstLine="0" w:firstLineChars="0"/>
              <w:jc w:val="left"/>
              <w:rPr>
                <w:del w:id="5464" w:author="LKY" w:date="2026-09-10T16:53:16Z"/>
                <w:rFonts w:hint="default"/>
                <w:vertAlign w:val="baseline"/>
                <w:lang w:val="en-US" w:eastAsia="zh-CN"/>
              </w:rPr>
            </w:pPr>
            <w:del w:id="5465" w:author="LKY" w:date="2026-09-10T16:53:16Z">
              <w:r>
                <w:rPr>
                  <w:rFonts w:hint="eastAsia"/>
                  <w:vertAlign w:val="baseline"/>
                  <w:lang w:val="en-US" w:eastAsia="zh-CN"/>
                </w:rPr>
                <w:delText>PH_EINT0</w:delText>
              </w:r>
            </w:del>
          </w:p>
        </w:tc>
        <w:tc>
          <w:tcPr>
            <w:tcW w:w="996" w:type="dxa"/>
          </w:tcPr>
          <w:p w14:paraId="5EA9B4E9">
            <w:pPr>
              <w:ind w:left="0" w:leftChars="0" w:firstLine="0" w:firstLineChars="0"/>
              <w:jc w:val="left"/>
              <w:rPr>
                <w:del w:id="5466" w:author="LKY" w:date="2026-09-10T16:53:16Z"/>
                <w:rFonts w:hint="eastAsia"/>
                <w:vertAlign w:val="baseline"/>
                <w:lang w:val="en-US" w:eastAsia="zh-CN"/>
              </w:rPr>
            </w:pPr>
            <w:del w:id="5467" w:author="LKY" w:date="2026-09-10T16:53:16Z">
              <w:r>
                <w:rPr>
                  <w:rFonts w:hint="eastAsia"/>
                  <w:vertAlign w:val="baseline"/>
                  <w:lang w:val="en-US" w:eastAsia="zh-CN"/>
                </w:rPr>
                <w:delText>RS485</w:delText>
              </w:r>
            </w:del>
          </w:p>
        </w:tc>
      </w:tr>
      <w:tr w14:paraId="41854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468" w:author="LKY" w:date="2026-09-10T16:53:16Z"/>
        </w:trPr>
        <w:tc>
          <w:tcPr>
            <w:tcW w:w="859" w:type="dxa"/>
            <w:vAlign w:val="top"/>
          </w:tcPr>
          <w:p w14:paraId="6DF62E22">
            <w:pPr>
              <w:jc w:val="center"/>
              <w:rPr>
                <w:del w:id="5469" w:author="LKY" w:date="2026-09-10T16:53:16Z"/>
                <w:rFonts w:hint="default"/>
                <w:vertAlign w:val="baseline"/>
                <w:lang w:val="en-US" w:eastAsia="zh-CN"/>
              </w:rPr>
            </w:pPr>
            <w:del w:id="5470" w:author="LKY" w:date="2026-09-10T16:53:16Z">
              <w:r>
                <w:rPr>
                  <w:rFonts w:hint="eastAsia"/>
                  <w:vertAlign w:val="baseline"/>
                  <w:lang w:val="en-US" w:eastAsia="zh-CN"/>
                </w:rPr>
                <w:delText>PH1</w:delText>
              </w:r>
            </w:del>
          </w:p>
        </w:tc>
        <w:tc>
          <w:tcPr>
            <w:tcW w:w="655" w:type="dxa"/>
          </w:tcPr>
          <w:p w14:paraId="53AABCDB">
            <w:pPr>
              <w:pStyle w:val="12"/>
              <w:rPr>
                <w:del w:id="5471" w:author="LKY" w:date="2026-09-10T16:53:16Z"/>
                <w:rFonts w:hint="default"/>
                <w:vertAlign w:val="baseline"/>
                <w:lang w:val="en-US" w:eastAsia="zh-CN"/>
              </w:rPr>
            </w:pPr>
          </w:p>
        </w:tc>
        <w:tc>
          <w:tcPr>
            <w:tcW w:w="1256" w:type="dxa"/>
            <w:vAlign w:val="top"/>
          </w:tcPr>
          <w:p w14:paraId="404EC289">
            <w:pPr>
              <w:pStyle w:val="12"/>
              <w:ind w:left="0" w:leftChars="0" w:firstLine="0" w:firstLineChars="0"/>
              <w:jc w:val="left"/>
              <w:rPr>
                <w:del w:id="5472" w:author="LKY" w:date="2026-09-10T16:53:16Z"/>
                <w:rFonts w:hint="default" w:asciiTheme="minorHAnsi" w:hAnsiTheme="minorHAnsi" w:eastAsiaTheme="minorEastAsia" w:cstheme="minorBidi"/>
                <w:kern w:val="2"/>
                <w:sz w:val="21"/>
                <w:szCs w:val="24"/>
                <w:vertAlign w:val="baseline"/>
                <w:lang w:val="en-US" w:eastAsia="zh-CN" w:bidi="ar-SA"/>
              </w:rPr>
            </w:pPr>
            <w:del w:id="5473" w:author="LKY" w:date="2026-09-10T16:53:16Z">
              <w:r>
                <w:rPr>
                  <w:rFonts w:hint="eastAsia"/>
                  <w:vertAlign w:val="baseline"/>
                  <w:lang w:val="en-US" w:eastAsia="zh-CN"/>
                </w:rPr>
                <w:delText>UART0_RX</w:delText>
              </w:r>
            </w:del>
          </w:p>
        </w:tc>
        <w:tc>
          <w:tcPr>
            <w:tcW w:w="1250" w:type="dxa"/>
          </w:tcPr>
          <w:p w14:paraId="5F341138">
            <w:pPr>
              <w:pStyle w:val="12"/>
              <w:ind w:left="0" w:leftChars="0" w:firstLine="0" w:firstLineChars="0"/>
              <w:jc w:val="left"/>
              <w:rPr>
                <w:del w:id="5474" w:author="LKY" w:date="2026-09-10T16:53:16Z"/>
                <w:rFonts w:hint="eastAsia"/>
                <w:vertAlign w:val="baseline"/>
                <w:lang w:val="en-US" w:eastAsia="zh-CN"/>
              </w:rPr>
            </w:pPr>
          </w:p>
        </w:tc>
        <w:tc>
          <w:tcPr>
            <w:tcW w:w="1166" w:type="dxa"/>
          </w:tcPr>
          <w:p w14:paraId="518CD3D9">
            <w:pPr>
              <w:pStyle w:val="12"/>
              <w:ind w:left="0" w:leftChars="0" w:firstLine="0" w:firstLineChars="0"/>
              <w:jc w:val="left"/>
              <w:rPr>
                <w:del w:id="5475" w:author="LKY" w:date="2026-09-10T16:53:16Z"/>
                <w:rFonts w:hint="default"/>
                <w:vertAlign w:val="baseline"/>
                <w:lang w:val="en-US" w:eastAsia="zh-CN"/>
              </w:rPr>
            </w:pPr>
            <w:del w:id="5476" w:author="LKY" w:date="2026-09-10T16:53:16Z">
              <w:r>
                <w:rPr>
                  <w:rFonts w:hint="eastAsia"/>
                  <w:vertAlign w:val="baseline"/>
                  <w:lang w:val="en-US" w:eastAsia="zh-CN"/>
                </w:rPr>
                <w:delText>PWM4</w:delText>
              </w:r>
            </w:del>
          </w:p>
        </w:tc>
        <w:tc>
          <w:tcPr>
            <w:tcW w:w="1200" w:type="dxa"/>
            <w:vAlign w:val="top"/>
          </w:tcPr>
          <w:p w14:paraId="6E146BCC">
            <w:pPr>
              <w:pStyle w:val="12"/>
              <w:ind w:left="0" w:leftChars="0" w:firstLine="0" w:firstLineChars="0"/>
              <w:jc w:val="left"/>
              <w:rPr>
                <w:del w:id="5477" w:author="LKY" w:date="2026-09-10T16:53:16Z"/>
                <w:rFonts w:hint="default" w:asciiTheme="minorHAnsi" w:hAnsiTheme="minorHAnsi" w:eastAsiaTheme="minorEastAsia" w:cstheme="minorBidi"/>
                <w:kern w:val="2"/>
                <w:sz w:val="21"/>
                <w:szCs w:val="24"/>
                <w:vertAlign w:val="baseline"/>
                <w:lang w:val="en-US" w:eastAsia="zh-CN" w:bidi="ar-SA"/>
              </w:rPr>
            </w:pPr>
            <w:del w:id="5478" w:author="LKY" w:date="2026-09-10T16:53:16Z">
              <w:r>
                <w:rPr>
                  <w:rFonts w:hint="eastAsia"/>
                  <w:vertAlign w:val="baseline"/>
                  <w:lang w:val="en-US" w:eastAsia="zh-CN"/>
                </w:rPr>
                <w:delText>TWI1_SDA</w:delText>
              </w:r>
            </w:del>
          </w:p>
        </w:tc>
        <w:tc>
          <w:tcPr>
            <w:tcW w:w="1264" w:type="dxa"/>
          </w:tcPr>
          <w:p w14:paraId="55107860">
            <w:pPr>
              <w:pStyle w:val="12"/>
              <w:ind w:left="0" w:leftChars="0" w:firstLine="0" w:firstLineChars="0"/>
              <w:jc w:val="left"/>
              <w:rPr>
                <w:del w:id="5479" w:author="LKY" w:date="2026-09-10T16:53:16Z"/>
                <w:rFonts w:hint="default"/>
                <w:vertAlign w:val="baseline"/>
                <w:lang w:val="en-US" w:eastAsia="zh-CN"/>
              </w:rPr>
            </w:pPr>
            <w:del w:id="5480" w:author="LKY" w:date="2026-09-10T16:53:16Z">
              <w:r>
                <w:rPr>
                  <w:rFonts w:hint="eastAsia"/>
                  <w:vertAlign w:val="baseline"/>
                  <w:lang w:val="en-US" w:eastAsia="zh-CN"/>
                </w:rPr>
                <w:delText>PH_EINT1</w:delText>
              </w:r>
            </w:del>
          </w:p>
        </w:tc>
        <w:tc>
          <w:tcPr>
            <w:tcW w:w="996" w:type="dxa"/>
          </w:tcPr>
          <w:p w14:paraId="1444D446">
            <w:pPr>
              <w:ind w:left="0" w:leftChars="0" w:firstLine="0" w:firstLineChars="0"/>
              <w:jc w:val="left"/>
              <w:rPr>
                <w:del w:id="5481" w:author="LKY" w:date="2026-09-10T16:53:16Z"/>
                <w:rFonts w:hint="eastAsia"/>
                <w:vertAlign w:val="baseline"/>
                <w:lang w:val="en-US" w:eastAsia="zh-CN"/>
              </w:rPr>
            </w:pPr>
            <w:del w:id="5482" w:author="LKY" w:date="2026-09-10T16:53:16Z">
              <w:r>
                <w:rPr>
                  <w:rFonts w:hint="eastAsia"/>
                  <w:vertAlign w:val="baseline"/>
                  <w:lang w:val="en-US" w:eastAsia="zh-CN"/>
                </w:rPr>
                <w:delText>RS485</w:delText>
              </w:r>
            </w:del>
          </w:p>
        </w:tc>
      </w:tr>
      <w:tr w14:paraId="68D36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483" w:author="LKY" w:date="2026-09-10T16:53:16Z"/>
        </w:trPr>
        <w:tc>
          <w:tcPr>
            <w:tcW w:w="859" w:type="dxa"/>
            <w:vAlign w:val="top"/>
          </w:tcPr>
          <w:p w14:paraId="72A9DC8D">
            <w:pPr>
              <w:jc w:val="center"/>
              <w:rPr>
                <w:del w:id="5484" w:author="LKY" w:date="2026-09-10T16:53:16Z"/>
                <w:rFonts w:hint="default" w:asciiTheme="minorHAnsi" w:hAnsiTheme="minorHAnsi" w:eastAsiaTheme="minorEastAsia" w:cstheme="minorBidi"/>
                <w:kern w:val="2"/>
                <w:sz w:val="21"/>
                <w:szCs w:val="24"/>
                <w:vertAlign w:val="baseline"/>
                <w:lang w:val="en-US" w:eastAsia="zh-CN" w:bidi="ar-SA"/>
              </w:rPr>
            </w:pPr>
            <w:del w:id="5485" w:author="LKY" w:date="2026-09-10T16:53:16Z">
              <w:r>
                <w:rPr>
                  <w:rFonts w:hint="eastAsia" w:cstheme="minorBidi"/>
                  <w:kern w:val="2"/>
                  <w:sz w:val="21"/>
                  <w:szCs w:val="24"/>
                  <w:vertAlign w:val="baseline"/>
                  <w:lang w:val="en-US" w:eastAsia="zh-CN" w:bidi="ar-SA"/>
                </w:rPr>
                <w:delText>PH2</w:delText>
              </w:r>
            </w:del>
          </w:p>
        </w:tc>
        <w:tc>
          <w:tcPr>
            <w:tcW w:w="655" w:type="dxa"/>
            <w:vAlign w:val="top"/>
          </w:tcPr>
          <w:p w14:paraId="1AB8FA20">
            <w:pPr>
              <w:pStyle w:val="12"/>
              <w:ind w:left="420" w:leftChars="200" w:firstLine="420" w:firstLineChars="200"/>
              <w:rPr>
                <w:del w:id="5486" w:author="LKY" w:date="2026-09-10T16:53:16Z"/>
                <w:rFonts w:hint="default" w:asciiTheme="minorHAnsi" w:hAnsiTheme="minorHAnsi" w:eastAsiaTheme="minorEastAsia" w:cstheme="minorBidi"/>
                <w:kern w:val="2"/>
                <w:sz w:val="21"/>
                <w:szCs w:val="24"/>
                <w:vertAlign w:val="baseline"/>
                <w:lang w:val="en-US" w:eastAsia="zh-CN" w:bidi="ar-SA"/>
              </w:rPr>
            </w:pPr>
          </w:p>
        </w:tc>
        <w:tc>
          <w:tcPr>
            <w:tcW w:w="1256" w:type="dxa"/>
            <w:vAlign w:val="top"/>
          </w:tcPr>
          <w:p w14:paraId="36AC95C9">
            <w:pPr>
              <w:pStyle w:val="12"/>
              <w:ind w:left="0" w:leftChars="0" w:firstLine="0" w:firstLineChars="0"/>
              <w:jc w:val="left"/>
              <w:rPr>
                <w:del w:id="5487" w:author="LKY" w:date="2026-09-10T16:53:16Z"/>
                <w:rFonts w:hint="default" w:asciiTheme="minorHAnsi" w:hAnsiTheme="minorHAnsi" w:eastAsiaTheme="minorEastAsia" w:cstheme="minorBidi"/>
                <w:kern w:val="2"/>
                <w:sz w:val="21"/>
                <w:szCs w:val="24"/>
                <w:vertAlign w:val="baseline"/>
                <w:lang w:val="en-US" w:eastAsia="zh-CN" w:bidi="ar-SA"/>
              </w:rPr>
            </w:pPr>
            <w:del w:id="5488" w:author="LKY" w:date="2026-09-10T16:53:16Z">
              <w:r>
                <w:rPr>
                  <w:rFonts w:hint="eastAsia"/>
                  <w:vertAlign w:val="baseline"/>
                  <w:lang w:val="en-US" w:eastAsia="zh-CN"/>
                </w:rPr>
                <w:delText>UART5_TX</w:delText>
              </w:r>
            </w:del>
          </w:p>
        </w:tc>
        <w:tc>
          <w:tcPr>
            <w:tcW w:w="1250" w:type="dxa"/>
            <w:vAlign w:val="top"/>
          </w:tcPr>
          <w:p w14:paraId="28684500">
            <w:pPr>
              <w:pStyle w:val="12"/>
              <w:ind w:left="0" w:leftChars="0" w:firstLine="0" w:firstLineChars="0"/>
              <w:jc w:val="left"/>
              <w:rPr>
                <w:del w:id="5489" w:author="LKY" w:date="2026-09-10T16:53:16Z"/>
                <w:rFonts w:hint="default" w:asciiTheme="minorHAnsi" w:hAnsiTheme="minorHAnsi" w:eastAsiaTheme="minorEastAsia" w:cstheme="minorBidi"/>
                <w:kern w:val="2"/>
                <w:sz w:val="21"/>
                <w:szCs w:val="24"/>
                <w:vertAlign w:val="baseline"/>
                <w:lang w:val="en-US" w:eastAsia="zh-CN" w:bidi="ar-SA"/>
              </w:rPr>
            </w:pPr>
            <w:del w:id="5490" w:author="LKY" w:date="2026-09-10T16:53:16Z">
              <w:r>
                <w:rPr>
                  <w:rFonts w:hint="eastAsia" w:cstheme="minorBidi"/>
                  <w:kern w:val="2"/>
                  <w:sz w:val="21"/>
                  <w:szCs w:val="24"/>
                  <w:vertAlign w:val="baseline"/>
                  <w:lang w:val="en-US" w:eastAsia="zh-CN" w:bidi="ar-SA"/>
                </w:rPr>
                <w:delText>OWA_MCLK</w:delText>
              </w:r>
            </w:del>
          </w:p>
        </w:tc>
        <w:tc>
          <w:tcPr>
            <w:tcW w:w="1166" w:type="dxa"/>
            <w:vAlign w:val="top"/>
          </w:tcPr>
          <w:p w14:paraId="34A8E19B">
            <w:pPr>
              <w:pStyle w:val="12"/>
              <w:ind w:left="0" w:leftChars="0" w:firstLine="0" w:firstLineChars="0"/>
              <w:jc w:val="left"/>
              <w:rPr>
                <w:del w:id="5491" w:author="LKY" w:date="2026-09-10T16:53:16Z"/>
                <w:rFonts w:hint="default" w:asciiTheme="minorHAnsi" w:hAnsiTheme="minorHAnsi" w:eastAsiaTheme="minorEastAsia" w:cstheme="minorBidi"/>
                <w:kern w:val="2"/>
                <w:sz w:val="21"/>
                <w:szCs w:val="24"/>
                <w:vertAlign w:val="baseline"/>
                <w:lang w:val="en-US" w:eastAsia="zh-CN" w:bidi="ar-SA"/>
              </w:rPr>
            </w:pPr>
            <w:del w:id="5492" w:author="LKY" w:date="2026-09-10T16:53:16Z">
              <w:r>
                <w:rPr>
                  <w:rFonts w:hint="eastAsia" w:cstheme="minorBidi"/>
                  <w:kern w:val="2"/>
                  <w:sz w:val="21"/>
                  <w:szCs w:val="24"/>
                  <w:vertAlign w:val="baseline"/>
                  <w:lang w:val="en-US" w:eastAsia="zh-CN" w:bidi="ar-SA"/>
                </w:rPr>
                <w:delText>PWM2</w:delText>
              </w:r>
            </w:del>
          </w:p>
        </w:tc>
        <w:tc>
          <w:tcPr>
            <w:tcW w:w="1200" w:type="dxa"/>
            <w:vAlign w:val="top"/>
          </w:tcPr>
          <w:p w14:paraId="6926E2A1">
            <w:pPr>
              <w:pStyle w:val="12"/>
              <w:ind w:left="0" w:leftChars="0" w:firstLine="0" w:firstLineChars="0"/>
              <w:jc w:val="left"/>
              <w:rPr>
                <w:del w:id="5493" w:author="LKY" w:date="2026-09-10T16:53:16Z"/>
                <w:rFonts w:hint="default" w:asciiTheme="minorHAnsi" w:hAnsiTheme="minorHAnsi" w:eastAsiaTheme="minorEastAsia" w:cstheme="minorBidi"/>
                <w:kern w:val="2"/>
                <w:sz w:val="21"/>
                <w:szCs w:val="24"/>
                <w:vertAlign w:val="baseline"/>
                <w:lang w:val="en-US" w:eastAsia="zh-CN" w:bidi="ar-SA"/>
              </w:rPr>
            </w:pPr>
            <w:del w:id="5494" w:author="LKY" w:date="2026-09-10T16:53:16Z">
              <w:r>
                <w:rPr>
                  <w:rFonts w:hint="eastAsia" w:cstheme="minorBidi"/>
                  <w:kern w:val="2"/>
                  <w:sz w:val="21"/>
                  <w:szCs w:val="24"/>
                  <w:vertAlign w:val="baseline"/>
                  <w:lang w:val="en-US" w:eastAsia="zh-CN" w:bidi="ar-SA"/>
                </w:rPr>
                <w:delText>TWI2_SCK</w:delText>
              </w:r>
            </w:del>
          </w:p>
        </w:tc>
        <w:tc>
          <w:tcPr>
            <w:tcW w:w="1264" w:type="dxa"/>
            <w:vAlign w:val="top"/>
          </w:tcPr>
          <w:p w14:paraId="61672AB3">
            <w:pPr>
              <w:pStyle w:val="12"/>
              <w:ind w:left="0" w:leftChars="0" w:firstLine="0" w:firstLineChars="0"/>
              <w:jc w:val="left"/>
              <w:rPr>
                <w:del w:id="5495" w:author="LKY" w:date="2026-09-10T16:53:16Z"/>
                <w:rFonts w:hint="default" w:asciiTheme="minorHAnsi" w:hAnsiTheme="minorHAnsi" w:eastAsiaTheme="minorEastAsia" w:cstheme="minorBidi"/>
                <w:kern w:val="2"/>
                <w:sz w:val="21"/>
                <w:szCs w:val="24"/>
                <w:vertAlign w:val="baseline"/>
                <w:lang w:val="en-US" w:eastAsia="zh-CN" w:bidi="ar-SA"/>
              </w:rPr>
            </w:pPr>
            <w:del w:id="5496" w:author="LKY" w:date="2026-09-10T16:53:16Z">
              <w:r>
                <w:rPr>
                  <w:rFonts w:hint="eastAsia"/>
                  <w:vertAlign w:val="baseline"/>
                  <w:lang w:val="en-US" w:eastAsia="zh-CN"/>
                </w:rPr>
                <w:delText>PH_EINT2</w:delText>
              </w:r>
            </w:del>
          </w:p>
        </w:tc>
        <w:tc>
          <w:tcPr>
            <w:tcW w:w="996" w:type="dxa"/>
            <w:vAlign w:val="top"/>
          </w:tcPr>
          <w:p w14:paraId="3B0AC823">
            <w:pPr>
              <w:ind w:left="0" w:leftChars="0" w:firstLine="0" w:firstLineChars="0"/>
              <w:jc w:val="left"/>
              <w:rPr>
                <w:del w:id="5497" w:author="LKY" w:date="2026-09-10T16:53:16Z"/>
                <w:rFonts w:hint="eastAsia"/>
                <w:vertAlign w:val="baseline"/>
                <w:lang w:val="en-US" w:eastAsia="zh-CN"/>
              </w:rPr>
            </w:pPr>
            <w:del w:id="5498" w:author="LKY" w:date="2026-09-10T16:53:16Z">
              <w:r>
                <w:rPr>
                  <w:rFonts w:hint="eastAsia"/>
                  <w:vertAlign w:val="baseline"/>
                  <w:lang w:val="en-US" w:eastAsia="zh-CN"/>
                </w:rPr>
                <w:delText>RS485</w:delText>
              </w:r>
            </w:del>
          </w:p>
        </w:tc>
      </w:tr>
      <w:tr w14:paraId="1C029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499" w:author="LKY" w:date="2026-09-10T16:53:16Z"/>
        </w:trPr>
        <w:tc>
          <w:tcPr>
            <w:tcW w:w="859" w:type="dxa"/>
            <w:vAlign w:val="top"/>
          </w:tcPr>
          <w:p w14:paraId="63672F00">
            <w:pPr>
              <w:jc w:val="center"/>
              <w:rPr>
                <w:del w:id="5500" w:author="LKY" w:date="2026-09-10T16:53:16Z"/>
                <w:rFonts w:hint="default"/>
                <w:vertAlign w:val="baseline"/>
                <w:lang w:val="en-US" w:eastAsia="zh-CN"/>
              </w:rPr>
            </w:pPr>
            <w:del w:id="5501" w:author="LKY" w:date="2026-09-10T16:53:16Z">
              <w:r>
                <w:rPr>
                  <w:rFonts w:hint="eastAsia"/>
                  <w:vertAlign w:val="baseline"/>
                  <w:lang w:val="en-US" w:eastAsia="zh-CN"/>
                </w:rPr>
                <w:delText>PH3</w:delText>
              </w:r>
            </w:del>
          </w:p>
        </w:tc>
        <w:tc>
          <w:tcPr>
            <w:tcW w:w="655" w:type="dxa"/>
          </w:tcPr>
          <w:p w14:paraId="4D6A0380">
            <w:pPr>
              <w:pStyle w:val="12"/>
              <w:rPr>
                <w:del w:id="5502" w:author="LKY" w:date="2026-09-10T16:53:16Z"/>
                <w:rFonts w:hint="default"/>
                <w:vertAlign w:val="baseline"/>
                <w:lang w:val="en-US" w:eastAsia="zh-CN"/>
              </w:rPr>
            </w:pPr>
          </w:p>
        </w:tc>
        <w:tc>
          <w:tcPr>
            <w:tcW w:w="1256" w:type="dxa"/>
            <w:vAlign w:val="top"/>
          </w:tcPr>
          <w:p w14:paraId="64E59F11">
            <w:pPr>
              <w:pStyle w:val="12"/>
              <w:ind w:left="0" w:leftChars="0" w:firstLine="0" w:firstLineChars="0"/>
              <w:jc w:val="left"/>
              <w:rPr>
                <w:del w:id="5503" w:author="LKY" w:date="2026-09-10T16:53:16Z"/>
                <w:rFonts w:hint="default" w:asciiTheme="minorHAnsi" w:hAnsiTheme="minorHAnsi" w:eastAsiaTheme="minorEastAsia" w:cstheme="minorBidi"/>
                <w:kern w:val="2"/>
                <w:sz w:val="21"/>
                <w:szCs w:val="24"/>
                <w:vertAlign w:val="baseline"/>
                <w:lang w:val="en-US" w:eastAsia="zh-CN" w:bidi="ar-SA"/>
              </w:rPr>
            </w:pPr>
            <w:del w:id="5504" w:author="LKY" w:date="2026-09-10T16:53:16Z">
              <w:r>
                <w:rPr>
                  <w:rFonts w:hint="eastAsia"/>
                  <w:vertAlign w:val="baseline"/>
                  <w:lang w:val="en-US" w:eastAsia="zh-CN"/>
                </w:rPr>
                <w:delText>UART5_RX</w:delText>
              </w:r>
            </w:del>
          </w:p>
        </w:tc>
        <w:tc>
          <w:tcPr>
            <w:tcW w:w="1250" w:type="dxa"/>
          </w:tcPr>
          <w:p w14:paraId="45B2BC50">
            <w:pPr>
              <w:pStyle w:val="12"/>
              <w:ind w:left="0" w:leftChars="0" w:firstLine="0" w:firstLineChars="0"/>
              <w:jc w:val="left"/>
              <w:rPr>
                <w:del w:id="5505" w:author="LKY" w:date="2026-09-10T16:53:16Z"/>
                <w:rFonts w:hint="eastAsia"/>
                <w:vertAlign w:val="baseline"/>
                <w:lang w:val="en-US" w:eastAsia="zh-CN"/>
              </w:rPr>
            </w:pPr>
          </w:p>
        </w:tc>
        <w:tc>
          <w:tcPr>
            <w:tcW w:w="1166" w:type="dxa"/>
          </w:tcPr>
          <w:p w14:paraId="1E6EEBFD">
            <w:pPr>
              <w:pStyle w:val="12"/>
              <w:ind w:left="0" w:leftChars="0" w:firstLine="0" w:firstLineChars="0"/>
              <w:jc w:val="left"/>
              <w:rPr>
                <w:del w:id="5506" w:author="LKY" w:date="2026-09-10T16:53:16Z"/>
                <w:rFonts w:hint="default"/>
                <w:vertAlign w:val="baseline"/>
                <w:lang w:val="en-US" w:eastAsia="zh-CN"/>
              </w:rPr>
            </w:pPr>
            <w:del w:id="5507" w:author="LKY" w:date="2026-09-10T16:53:16Z">
              <w:r>
                <w:rPr>
                  <w:rFonts w:hint="eastAsia"/>
                  <w:vertAlign w:val="baseline"/>
                  <w:lang w:val="en-US" w:eastAsia="zh-CN"/>
                </w:rPr>
                <w:delText>PWM1</w:delText>
              </w:r>
            </w:del>
          </w:p>
        </w:tc>
        <w:tc>
          <w:tcPr>
            <w:tcW w:w="1200" w:type="dxa"/>
          </w:tcPr>
          <w:p w14:paraId="6306B855">
            <w:pPr>
              <w:pStyle w:val="12"/>
              <w:ind w:left="0" w:leftChars="0" w:firstLine="0" w:firstLineChars="0"/>
              <w:jc w:val="left"/>
              <w:rPr>
                <w:del w:id="5508" w:author="LKY" w:date="2026-09-10T16:53:16Z"/>
                <w:rFonts w:hint="default"/>
                <w:vertAlign w:val="baseline"/>
                <w:lang w:val="en-US" w:eastAsia="zh-CN"/>
              </w:rPr>
            </w:pPr>
            <w:del w:id="5509" w:author="LKY" w:date="2026-09-10T16:53:16Z">
              <w:r>
                <w:rPr>
                  <w:rFonts w:hint="eastAsia" w:cstheme="minorBidi"/>
                  <w:kern w:val="2"/>
                  <w:sz w:val="21"/>
                  <w:szCs w:val="24"/>
                  <w:vertAlign w:val="baseline"/>
                  <w:lang w:val="en-US" w:eastAsia="zh-CN" w:bidi="ar-SA"/>
                </w:rPr>
                <w:delText>TWI2_SDA</w:delText>
              </w:r>
            </w:del>
          </w:p>
        </w:tc>
        <w:tc>
          <w:tcPr>
            <w:tcW w:w="1264" w:type="dxa"/>
          </w:tcPr>
          <w:p w14:paraId="28D7EFEB">
            <w:pPr>
              <w:pStyle w:val="12"/>
              <w:ind w:left="0" w:leftChars="0" w:firstLine="0" w:firstLineChars="0"/>
              <w:jc w:val="left"/>
              <w:rPr>
                <w:del w:id="5510" w:author="LKY" w:date="2026-09-10T16:53:16Z"/>
                <w:rFonts w:hint="default"/>
                <w:vertAlign w:val="baseline"/>
                <w:lang w:val="en-US" w:eastAsia="zh-CN"/>
              </w:rPr>
            </w:pPr>
            <w:del w:id="5511" w:author="LKY" w:date="2026-09-10T16:53:16Z">
              <w:r>
                <w:rPr>
                  <w:rFonts w:hint="eastAsia"/>
                  <w:vertAlign w:val="baseline"/>
                  <w:lang w:val="en-US" w:eastAsia="zh-CN"/>
                </w:rPr>
                <w:delText>PH_EINT3</w:delText>
              </w:r>
            </w:del>
          </w:p>
        </w:tc>
        <w:tc>
          <w:tcPr>
            <w:tcW w:w="996" w:type="dxa"/>
          </w:tcPr>
          <w:p w14:paraId="1460BD69">
            <w:pPr>
              <w:ind w:left="0" w:leftChars="0" w:firstLine="0" w:firstLineChars="0"/>
              <w:jc w:val="left"/>
              <w:rPr>
                <w:del w:id="5512" w:author="LKY" w:date="2026-09-10T16:53:16Z"/>
                <w:rFonts w:hint="eastAsia"/>
                <w:vertAlign w:val="baseline"/>
                <w:lang w:val="en-US" w:eastAsia="zh-CN"/>
              </w:rPr>
            </w:pPr>
            <w:del w:id="5513" w:author="LKY" w:date="2026-09-10T16:53:16Z">
              <w:r>
                <w:rPr>
                  <w:rFonts w:hint="eastAsia"/>
                  <w:vertAlign w:val="baseline"/>
                  <w:lang w:val="en-US" w:eastAsia="zh-CN"/>
                </w:rPr>
                <w:delText>RS485</w:delText>
              </w:r>
            </w:del>
          </w:p>
        </w:tc>
      </w:tr>
      <w:tr w14:paraId="76313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514" w:author="LKY" w:date="2026-09-10T16:53:16Z"/>
        </w:trPr>
        <w:tc>
          <w:tcPr>
            <w:tcW w:w="859" w:type="dxa"/>
            <w:vAlign w:val="top"/>
          </w:tcPr>
          <w:p w14:paraId="41352720">
            <w:pPr>
              <w:jc w:val="center"/>
              <w:rPr>
                <w:del w:id="5515" w:author="LKY" w:date="2026-09-10T16:53:16Z"/>
                <w:rFonts w:hint="default" w:asciiTheme="minorHAnsi" w:hAnsiTheme="minorHAnsi" w:eastAsiaTheme="minorEastAsia" w:cstheme="minorBidi"/>
                <w:kern w:val="2"/>
                <w:sz w:val="21"/>
                <w:szCs w:val="24"/>
                <w:vertAlign w:val="baseline"/>
                <w:lang w:val="en-US" w:eastAsia="zh-CN" w:bidi="ar-SA"/>
              </w:rPr>
            </w:pPr>
            <w:del w:id="5516" w:author="LKY" w:date="2026-09-10T16:53:16Z">
              <w:r>
                <w:rPr>
                  <w:rFonts w:hint="eastAsia"/>
                  <w:vertAlign w:val="baseline"/>
                  <w:lang w:val="en-US" w:eastAsia="zh-CN"/>
                </w:rPr>
                <w:delText>PG5</w:delText>
              </w:r>
            </w:del>
          </w:p>
        </w:tc>
        <w:tc>
          <w:tcPr>
            <w:tcW w:w="655" w:type="dxa"/>
            <w:vAlign w:val="top"/>
          </w:tcPr>
          <w:p w14:paraId="05D61B38">
            <w:pPr>
              <w:pStyle w:val="12"/>
              <w:ind w:left="420" w:leftChars="200" w:firstLine="420" w:firstLineChars="200"/>
              <w:rPr>
                <w:del w:id="5517" w:author="LKY" w:date="2026-09-10T16:53:16Z"/>
                <w:rFonts w:hint="default" w:asciiTheme="minorHAnsi" w:hAnsiTheme="minorHAnsi" w:eastAsiaTheme="minorEastAsia" w:cstheme="minorBidi"/>
                <w:kern w:val="2"/>
                <w:sz w:val="21"/>
                <w:szCs w:val="24"/>
                <w:vertAlign w:val="baseline"/>
                <w:lang w:val="en-US" w:eastAsia="zh-CN" w:bidi="ar-SA"/>
              </w:rPr>
            </w:pPr>
          </w:p>
        </w:tc>
        <w:tc>
          <w:tcPr>
            <w:tcW w:w="1256" w:type="dxa"/>
            <w:vAlign w:val="top"/>
          </w:tcPr>
          <w:p w14:paraId="446E5B54">
            <w:pPr>
              <w:pStyle w:val="12"/>
              <w:ind w:left="0" w:leftChars="0" w:firstLine="0" w:firstLineChars="0"/>
              <w:jc w:val="left"/>
              <w:rPr>
                <w:del w:id="5518" w:author="LKY" w:date="2026-09-10T16:53:16Z"/>
                <w:rFonts w:hint="default" w:asciiTheme="minorHAnsi" w:hAnsiTheme="minorHAnsi" w:eastAsiaTheme="minorEastAsia" w:cstheme="minorBidi"/>
                <w:kern w:val="2"/>
                <w:sz w:val="21"/>
                <w:szCs w:val="24"/>
                <w:vertAlign w:val="baseline"/>
                <w:lang w:val="en-US" w:eastAsia="zh-CN" w:bidi="ar-SA"/>
              </w:rPr>
            </w:pPr>
            <w:del w:id="5519" w:author="LKY" w:date="2026-09-10T16:53:16Z">
              <w:r>
                <w:rPr>
                  <w:rFonts w:hint="eastAsia"/>
                  <w:vertAlign w:val="baseline"/>
                  <w:lang w:val="en-US" w:eastAsia="zh-CN"/>
                </w:rPr>
                <w:delText>UART2_TX</w:delText>
              </w:r>
            </w:del>
          </w:p>
        </w:tc>
        <w:tc>
          <w:tcPr>
            <w:tcW w:w="1250" w:type="dxa"/>
            <w:vAlign w:val="top"/>
          </w:tcPr>
          <w:p w14:paraId="41AC54BD">
            <w:pPr>
              <w:pStyle w:val="12"/>
              <w:ind w:left="0" w:leftChars="0" w:firstLine="0" w:firstLineChars="0"/>
              <w:jc w:val="left"/>
              <w:rPr>
                <w:del w:id="5520" w:author="LKY" w:date="2026-09-10T16:53:16Z"/>
                <w:rFonts w:hint="eastAsia" w:asciiTheme="minorHAnsi" w:hAnsiTheme="minorHAnsi" w:eastAsiaTheme="minorEastAsia" w:cstheme="minorBidi"/>
                <w:kern w:val="2"/>
                <w:sz w:val="21"/>
                <w:szCs w:val="24"/>
                <w:vertAlign w:val="baseline"/>
                <w:lang w:val="en-US" w:eastAsia="zh-CN" w:bidi="ar-SA"/>
              </w:rPr>
            </w:pPr>
          </w:p>
        </w:tc>
        <w:tc>
          <w:tcPr>
            <w:tcW w:w="1166" w:type="dxa"/>
            <w:vAlign w:val="top"/>
          </w:tcPr>
          <w:p w14:paraId="2FB6B650">
            <w:pPr>
              <w:pStyle w:val="12"/>
              <w:ind w:left="0" w:leftChars="0" w:firstLine="0" w:firstLineChars="0"/>
              <w:jc w:val="left"/>
              <w:rPr>
                <w:del w:id="5521" w:author="LKY" w:date="2026-09-10T16:53:16Z"/>
                <w:rFonts w:hint="eastAsia" w:asciiTheme="minorHAnsi" w:hAnsiTheme="minorHAnsi" w:eastAsiaTheme="minorEastAsia" w:cstheme="minorBidi"/>
                <w:kern w:val="2"/>
                <w:sz w:val="21"/>
                <w:szCs w:val="24"/>
                <w:vertAlign w:val="baseline"/>
                <w:lang w:val="en-US" w:eastAsia="zh-CN" w:bidi="ar-SA"/>
              </w:rPr>
            </w:pPr>
          </w:p>
        </w:tc>
        <w:tc>
          <w:tcPr>
            <w:tcW w:w="1200" w:type="dxa"/>
            <w:vAlign w:val="top"/>
          </w:tcPr>
          <w:p w14:paraId="250D5D0C">
            <w:pPr>
              <w:pStyle w:val="12"/>
              <w:ind w:left="0" w:leftChars="0" w:firstLine="0" w:firstLineChars="0"/>
              <w:jc w:val="left"/>
              <w:rPr>
                <w:del w:id="5522" w:author="LKY" w:date="2026-09-10T16:53:16Z"/>
                <w:rFonts w:hint="default" w:asciiTheme="minorHAnsi" w:hAnsiTheme="minorHAnsi" w:eastAsiaTheme="minorEastAsia" w:cstheme="minorBidi"/>
                <w:kern w:val="2"/>
                <w:sz w:val="21"/>
                <w:szCs w:val="24"/>
                <w:vertAlign w:val="baseline"/>
                <w:lang w:val="en-US" w:eastAsia="zh-CN" w:bidi="ar-SA"/>
              </w:rPr>
            </w:pPr>
            <w:del w:id="5523" w:author="LKY" w:date="2026-09-10T16:53:16Z">
              <w:r>
                <w:rPr>
                  <w:rFonts w:hint="eastAsia"/>
                  <w:vertAlign w:val="baseline"/>
                  <w:lang w:val="en-US" w:eastAsia="zh-CN"/>
                </w:rPr>
                <w:delText>TWI4_SCK</w:delText>
              </w:r>
            </w:del>
          </w:p>
        </w:tc>
        <w:tc>
          <w:tcPr>
            <w:tcW w:w="1264" w:type="dxa"/>
            <w:vAlign w:val="top"/>
          </w:tcPr>
          <w:p w14:paraId="1AB89D54">
            <w:pPr>
              <w:pStyle w:val="12"/>
              <w:ind w:left="0" w:leftChars="0" w:firstLine="0" w:firstLineChars="0"/>
              <w:jc w:val="left"/>
              <w:rPr>
                <w:del w:id="5524" w:author="LKY" w:date="2026-09-10T16:53:16Z"/>
                <w:rFonts w:hint="default" w:asciiTheme="minorHAnsi" w:hAnsiTheme="minorHAnsi" w:eastAsiaTheme="minorEastAsia" w:cstheme="minorBidi"/>
                <w:kern w:val="2"/>
                <w:sz w:val="21"/>
                <w:szCs w:val="24"/>
                <w:vertAlign w:val="baseline"/>
                <w:lang w:val="en-US" w:eastAsia="zh-CN" w:bidi="ar-SA"/>
              </w:rPr>
            </w:pPr>
            <w:del w:id="5525" w:author="LKY" w:date="2026-09-10T16:53:16Z">
              <w:r>
                <w:rPr>
                  <w:rFonts w:hint="eastAsia"/>
                  <w:vertAlign w:val="baseline"/>
                  <w:lang w:val="en-US" w:eastAsia="zh-CN"/>
                </w:rPr>
                <w:delText>PE_EINT16</w:delText>
              </w:r>
            </w:del>
          </w:p>
        </w:tc>
        <w:tc>
          <w:tcPr>
            <w:tcW w:w="996" w:type="dxa"/>
            <w:vAlign w:val="top"/>
          </w:tcPr>
          <w:p w14:paraId="203F914E">
            <w:pPr>
              <w:ind w:left="0" w:leftChars="0" w:firstLine="0" w:firstLineChars="0"/>
              <w:jc w:val="left"/>
              <w:rPr>
                <w:del w:id="5526" w:author="LKY" w:date="2026-09-10T16:53:16Z"/>
                <w:rFonts w:hint="eastAsia"/>
                <w:vertAlign w:val="baseline"/>
                <w:lang w:val="en-US" w:eastAsia="zh-CN"/>
              </w:rPr>
            </w:pPr>
            <w:del w:id="5527" w:author="LKY" w:date="2026-09-10T16:53:16Z">
              <w:r>
                <w:rPr>
                  <w:rFonts w:hint="eastAsia"/>
                  <w:vertAlign w:val="baseline"/>
                  <w:lang w:val="en-US" w:eastAsia="zh-CN"/>
                </w:rPr>
                <w:delText>RS485</w:delText>
              </w:r>
            </w:del>
          </w:p>
        </w:tc>
      </w:tr>
      <w:tr w14:paraId="7200E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528" w:author="LKY" w:date="2026-09-10T16:53:16Z"/>
        </w:trPr>
        <w:tc>
          <w:tcPr>
            <w:tcW w:w="859" w:type="dxa"/>
            <w:vAlign w:val="top"/>
          </w:tcPr>
          <w:p w14:paraId="4C99192C">
            <w:pPr>
              <w:jc w:val="center"/>
              <w:rPr>
                <w:del w:id="5529" w:author="LKY" w:date="2026-09-10T16:53:16Z"/>
                <w:rFonts w:hint="eastAsia" w:asciiTheme="minorHAnsi" w:hAnsiTheme="minorHAnsi" w:eastAsiaTheme="minorEastAsia" w:cstheme="minorBidi"/>
                <w:kern w:val="2"/>
                <w:sz w:val="21"/>
                <w:szCs w:val="24"/>
                <w:vertAlign w:val="baseline"/>
                <w:lang w:val="en-US" w:eastAsia="zh-CN" w:bidi="ar-SA"/>
              </w:rPr>
            </w:pPr>
            <w:del w:id="5530" w:author="LKY" w:date="2026-09-10T16:53:16Z">
              <w:r>
                <w:rPr>
                  <w:rFonts w:hint="eastAsia"/>
                  <w:vertAlign w:val="baseline"/>
                  <w:lang w:val="en-US" w:eastAsia="zh-CN"/>
                </w:rPr>
                <w:delText>PG6</w:delText>
              </w:r>
            </w:del>
          </w:p>
        </w:tc>
        <w:tc>
          <w:tcPr>
            <w:tcW w:w="655" w:type="dxa"/>
            <w:vAlign w:val="top"/>
          </w:tcPr>
          <w:p w14:paraId="7C219B6C">
            <w:pPr>
              <w:pStyle w:val="12"/>
              <w:ind w:left="420" w:leftChars="200" w:firstLine="420" w:firstLineChars="200"/>
              <w:rPr>
                <w:del w:id="5531" w:author="LKY" w:date="2026-09-10T16:53:16Z"/>
                <w:rFonts w:hint="default" w:asciiTheme="minorHAnsi" w:hAnsiTheme="minorHAnsi" w:eastAsiaTheme="minorEastAsia" w:cstheme="minorBidi"/>
                <w:kern w:val="2"/>
                <w:sz w:val="21"/>
                <w:szCs w:val="24"/>
                <w:vertAlign w:val="baseline"/>
                <w:lang w:val="en-US" w:eastAsia="zh-CN" w:bidi="ar-SA"/>
              </w:rPr>
            </w:pPr>
          </w:p>
        </w:tc>
        <w:tc>
          <w:tcPr>
            <w:tcW w:w="1256" w:type="dxa"/>
            <w:vAlign w:val="top"/>
          </w:tcPr>
          <w:p w14:paraId="5AE02941">
            <w:pPr>
              <w:pStyle w:val="12"/>
              <w:ind w:left="0" w:leftChars="0" w:firstLine="0" w:firstLineChars="0"/>
              <w:jc w:val="left"/>
              <w:rPr>
                <w:del w:id="5532" w:author="LKY" w:date="2026-09-10T16:53:16Z"/>
                <w:rFonts w:hint="default" w:asciiTheme="minorHAnsi" w:hAnsiTheme="minorHAnsi" w:eastAsiaTheme="minorEastAsia" w:cstheme="minorBidi"/>
                <w:kern w:val="2"/>
                <w:sz w:val="21"/>
                <w:szCs w:val="24"/>
                <w:vertAlign w:val="baseline"/>
                <w:lang w:val="en-US" w:eastAsia="zh-CN" w:bidi="ar-SA"/>
              </w:rPr>
            </w:pPr>
            <w:del w:id="5533" w:author="LKY" w:date="2026-09-10T16:53:16Z">
              <w:r>
                <w:rPr>
                  <w:rFonts w:hint="eastAsia"/>
                  <w:vertAlign w:val="baseline"/>
                  <w:lang w:val="en-US" w:eastAsia="zh-CN"/>
                </w:rPr>
                <w:delText>UART2_RX</w:delText>
              </w:r>
            </w:del>
          </w:p>
        </w:tc>
        <w:tc>
          <w:tcPr>
            <w:tcW w:w="1250" w:type="dxa"/>
            <w:vAlign w:val="top"/>
          </w:tcPr>
          <w:p w14:paraId="6197FC60">
            <w:pPr>
              <w:pStyle w:val="12"/>
              <w:ind w:left="0" w:leftChars="0" w:firstLine="0" w:firstLineChars="0"/>
              <w:jc w:val="left"/>
              <w:rPr>
                <w:del w:id="5534" w:author="LKY" w:date="2026-09-10T16:53:16Z"/>
                <w:rFonts w:hint="eastAsia" w:asciiTheme="minorHAnsi" w:hAnsiTheme="minorHAnsi" w:eastAsiaTheme="minorEastAsia" w:cstheme="minorBidi"/>
                <w:kern w:val="2"/>
                <w:sz w:val="21"/>
                <w:szCs w:val="24"/>
                <w:vertAlign w:val="baseline"/>
                <w:lang w:val="en-US" w:eastAsia="zh-CN" w:bidi="ar-SA"/>
              </w:rPr>
            </w:pPr>
          </w:p>
        </w:tc>
        <w:tc>
          <w:tcPr>
            <w:tcW w:w="1166" w:type="dxa"/>
            <w:vAlign w:val="top"/>
          </w:tcPr>
          <w:p w14:paraId="4E2F9B34">
            <w:pPr>
              <w:pStyle w:val="12"/>
              <w:ind w:left="0" w:leftChars="0" w:firstLine="0" w:firstLineChars="0"/>
              <w:jc w:val="left"/>
              <w:rPr>
                <w:del w:id="5535" w:author="LKY" w:date="2026-09-10T16:53:16Z"/>
                <w:rFonts w:hint="eastAsia" w:asciiTheme="minorHAnsi" w:hAnsiTheme="minorHAnsi" w:eastAsiaTheme="minorEastAsia" w:cstheme="minorBidi"/>
                <w:kern w:val="2"/>
                <w:sz w:val="21"/>
                <w:szCs w:val="24"/>
                <w:vertAlign w:val="baseline"/>
                <w:lang w:val="en-US" w:eastAsia="zh-CN" w:bidi="ar-SA"/>
              </w:rPr>
            </w:pPr>
          </w:p>
        </w:tc>
        <w:tc>
          <w:tcPr>
            <w:tcW w:w="1200" w:type="dxa"/>
            <w:vAlign w:val="top"/>
          </w:tcPr>
          <w:p w14:paraId="66B52DA0">
            <w:pPr>
              <w:pStyle w:val="12"/>
              <w:ind w:left="0" w:leftChars="0" w:firstLine="0" w:firstLineChars="0"/>
              <w:jc w:val="left"/>
              <w:rPr>
                <w:del w:id="5536" w:author="LKY" w:date="2026-09-10T16:53:16Z"/>
                <w:rFonts w:hint="default" w:asciiTheme="minorHAnsi" w:hAnsiTheme="minorHAnsi" w:eastAsiaTheme="minorEastAsia" w:cstheme="minorBidi"/>
                <w:kern w:val="2"/>
                <w:sz w:val="21"/>
                <w:szCs w:val="24"/>
                <w:vertAlign w:val="baseline"/>
                <w:lang w:val="en-US" w:eastAsia="zh-CN" w:bidi="ar-SA"/>
              </w:rPr>
            </w:pPr>
            <w:del w:id="5537" w:author="LKY" w:date="2026-09-10T16:53:16Z">
              <w:r>
                <w:rPr>
                  <w:rFonts w:hint="eastAsia"/>
                  <w:vertAlign w:val="baseline"/>
                  <w:lang w:val="en-US" w:eastAsia="zh-CN"/>
                </w:rPr>
                <w:delText>TWI4_SDA</w:delText>
              </w:r>
            </w:del>
          </w:p>
        </w:tc>
        <w:tc>
          <w:tcPr>
            <w:tcW w:w="1264" w:type="dxa"/>
            <w:vAlign w:val="top"/>
          </w:tcPr>
          <w:p w14:paraId="34B5B525">
            <w:pPr>
              <w:pStyle w:val="12"/>
              <w:ind w:left="0" w:leftChars="0" w:firstLine="0" w:firstLineChars="0"/>
              <w:jc w:val="left"/>
              <w:rPr>
                <w:del w:id="5538" w:author="LKY" w:date="2026-09-10T16:53:16Z"/>
                <w:rFonts w:hint="eastAsia" w:asciiTheme="minorHAnsi" w:hAnsiTheme="minorHAnsi" w:eastAsiaTheme="minorEastAsia" w:cstheme="minorBidi"/>
                <w:kern w:val="2"/>
                <w:sz w:val="21"/>
                <w:szCs w:val="24"/>
                <w:vertAlign w:val="baseline"/>
                <w:lang w:val="en-US" w:eastAsia="zh-CN" w:bidi="ar-SA"/>
              </w:rPr>
            </w:pPr>
            <w:del w:id="5539" w:author="LKY" w:date="2026-09-10T16:53:16Z">
              <w:r>
                <w:rPr>
                  <w:rFonts w:hint="eastAsia"/>
                  <w:vertAlign w:val="baseline"/>
                  <w:lang w:val="en-US" w:eastAsia="zh-CN"/>
                </w:rPr>
                <w:delText>PE_EINT17</w:delText>
              </w:r>
            </w:del>
          </w:p>
        </w:tc>
        <w:tc>
          <w:tcPr>
            <w:tcW w:w="996" w:type="dxa"/>
            <w:vAlign w:val="top"/>
          </w:tcPr>
          <w:p w14:paraId="6AA9AF80">
            <w:pPr>
              <w:ind w:left="0" w:leftChars="0" w:firstLine="0" w:firstLineChars="0"/>
              <w:jc w:val="left"/>
              <w:rPr>
                <w:del w:id="5540" w:author="LKY" w:date="2026-09-10T16:53:16Z"/>
                <w:rFonts w:hint="eastAsia"/>
                <w:vertAlign w:val="baseline"/>
                <w:lang w:val="en-US" w:eastAsia="zh-CN"/>
              </w:rPr>
            </w:pPr>
            <w:del w:id="5541" w:author="LKY" w:date="2026-09-10T16:53:16Z">
              <w:r>
                <w:rPr>
                  <w:rFonts w:hint="eastAsia"/>
                  <w:vertAlign w:val="baseline"/>
                  <w:lang w:val="en-US" w:eastAsia="zh-CN"/>
                </w:rPr>
                <w:delText>RS485</w:delText>
              </w:r>
            </w:del>
          </w:p>
        </w:tc>
      </w:tr>
      <w:tr w14:paraId="089ED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542" w:author="LKY" w:date="2026-09-10T16:53:16Z"/>
        </w:trPr>
        <w:tc>
          <w:tcPr>
            <w:tcW w:w="859" w:type="dxa"/>
            <w:vAlign w:val="top"/>
          </w:tcPr>
          <w:p w14:paraId="31C14722">
            <w:pPr>
              <w:jc w:val="center"/>
              <w:rPr>
                <w:del w:id="5543" w:author="LKY" w:date="2026-09-10T16:53:16Z"/>
                <w:rFonts w:hint="eastAsia" w:asciiTheme="minorHAnsi" w:hAnsiTheme="minorHAnsi" w:eastAsiaTheme="minorEastAsia" w:cstheme="minorBidi"/>
                <w:kern w:val="2"/>
                <w:sz w:val="21"/>
                <w:szCs w:val="24"/>
                <w:vertAlign w:val="baseline"/>
                <w:lang w:val="en-US" w:eastAsia="zh-CN" w:bidi="ar-SA"/>
              </w:rPr>
            </w:pPr>
            <w:del w:id="5544" w:author="LKY" w:date="2026-09-10T16:53:16Z">
              <w:r>
                <w:rPr>
                  <w:rFonts w:hint="eastAsia"/>
                  <w:vertAlign w:val="baseline"/>
                  <w:lang w:val="en-US" w:eastAsia="zh-CN"/>
                </w:rPr>
                <w:delText>PH10</w:delText>
              </w:r>
            </w:del>
          </w:p>
        </w:tc>
        <w:tc>
          <w:tcPr>
            <w:tcW w:w="655" w:type="dxa"/>
            <w:vAlign w:val="top"/>
          </w:tcPr>
          <w:p w14:paraId="6DB125F0">
            <w:pPr>
              <w:pStyle w:val="12"/>
              <w:ind w:left="420" w:leftChars="200" w:firstLine="420" w:firstLineChars="200"/>
              <w:rPr>
                <w:del w:id="5545" w:author="LKY" w:date="2026-09-10T16:53:16Z"/>
                <w:rFonts w:hint="default" w:asciiTheme="minorHAnsi" w:hAnsiTheme="minorHAnsi" w:eastAsiaTheme="minorEastAsia" w:cstheme="minorBidi"/>
                <w:kern w:val="2"/>
                <w:sz w:val="21"/>
                <w:szCs w:val="24"/>
                <w:vertAlign w:val="baseline"/>
                <w:lang w:val="en-US" w:eastAsia="zh-CN" w:bidi="ar-SA"/>
              </w:rPr>
            </w:pPr>
          </w:p>
        </w:tc>
        <w:tc>
          <w:tcPr>
            <w:tcW w:w="1256" w:type="dxa"/>
            <w:vAlign w:val="top"/>
          </w:tcPr>
          <w:p w14:paraId="4C6F8930">
            <w:pPr>
              <w:pStyle w:val="12"/>
              <w:ind w:left="420" w:leftChars="200" w:firstLine="420" w:firstLineChars="200"/>
              <w:jc w:val="left"/>
              <w:rPr>
                <w:del w:id="5546" w:author="LKY" w:date="2026-09-10T16:53:16Z"/>
                <w:rFonts w:hint="default" w:asciiTheme="minorHAnsi" w:hAnsiTheme="minorHAnsi" w:eastAsiaTheme="minorEastAsia" w:cstheme="minorBidi"/>
                <w:kern w:val="2"/>
                <w:sz w:val="21"/>
                <w:szCs w:val="24"/>
                <w:vertAlign w:val="baseline"/>
                <w:lang w:val="en-US" w:eastAsia="zh-CN" w:bidi="ar-SA"/>
              </w:rPr>
            </w:pPr>
          </w:p>
        </w:tc>
        <w:tc>
          <w:tcPr>
            <w:tcW w:w="1250" w:type="dxa"/>
            <w:vAlign w:val="top"/>
          </w:tcPr>
          <w:p w14:paraId="35ADF832">
            <w:pPr>
              <w:pStyle w:val="12"/>
              <w:ind w:left="0" w:leftChars="0" w:firstLine="0" w:firstLineChars="0"/>
              <w:jc w:val="left"/>
              <w:rPr>
                <w:del w:id="5547" w:author="LKY" w:date="2026-09-10T16:53:16Z"/>
                <w:rFonts w:hint="eastAsia" w:asciiTheme="minorHAnsi" w:hAnsiTheme="minorHAnsi" w:eastAsiaTheme="minorEastAsia" w:cstheme="minorBidi"/>
                <w:kern w:val="2"/>
                <w:sz w:val="21"/>
                <w:szCs w:val="24"/>
                <w:vertAlign w:val="baseline"/>
                <w:lang w:val="en-US" w:eastAsia="zh-CN" w:bidi="ar-SA"/>
              </w:rPr>
            </w:pPr>
            <w:del w:id="5548" w:author="LKY" w:date="2026-09-10T16:53:16Z">
              <w:r>
                <w:rPr>
                  <w:rFonts w:hint="eastAsia"/>
                  <w:vertAlign w:val="baseline"/>
                  <w:lang w:val="en-US" w:eastAsia="zh-CN"/>
                </w:rPr>
                <w:delText>IR_RX</w:delText>
              </w:r>
            </w:del>
          </w:p>
        </w:tc>
        <w:tc>
          <w:tcPr>
            <w:tcW w:w="1166" w:type="dxa"/>
            <w:vAlign w:val="top"/>
          </w:tcPr>
          <w:p w14:paraId="3136BD9E">
            <w:pPr>
              <w:pStyle w:val="12"/>
              <w:ind w:left="0" w:leftChars="0" w:firstLine="0" w:firstLineChars="0"/>
              <w:jc w:val="left"/>
              <w:rPr>
                <w:del w:id="5549" w:author="LKY" w:date="2026-09-10T16:53:16Z"/>
                <w:rFonts w:hint="eastAsia" w:asciiTheme="minorHAnsi" w:hAnsiTheme="minorHAnsi" w:eastAsiaTheme="minorEastAsia" w:cstheme="minorBidi"/>
                <w:kern w:val="2"/>
                <w:sz w:val="21"/>
                <w:szCs w:val="24"/>
                <w:vertAlign w:val="baseline"/>
                <w:lang w:val="en-US" w:eastAsia="zh-CN" w:bidi="ar-SA"/>
              </w:rPr>
            </w:pPr>
            <w:del w:id="5550" w:author="LKY" w:date="2026-09-10T16:53:16Z">
              <w:r>
                <w:rPr>
                  <w:rFonts w:hint="eastAsia"/>
                  <w:vertAlign w:val="baseline"/>
                  <w:lang w:val="en-US" w:eastAsia="zh-CN"/>
                </w:rPr>
                <w:delText>TCON_TRIG1</w:delText>
              </w:r>
            </w:del>
          </w:p>
        </w:tc>
        <w:tc>
          <w:tcPr>
            <w:tcW w:w="1200" w:type="dxa"/>
            <w:vAlign w:val="top"/>
          </w:tcPr>
          <w:p w14:paraId="155AC20B">
            <w:pPr>
              <w:pStyle w:val="12"/>
              <w:ind w:left="420" w:leftChars="200" w:firstLine="420" w:firstLineChars="200"/>
              <w:jc w:val="left"/>
              <w:rPr>
                <w:del w:id="5551" w:author="LKY" w:date="2026-09-10T16:53:16Z"/>
                <w:rFonts w:hint="default" w:asciiTheme="minorHAnsi" w:hAnsiTheme="minorHAnsi" w:eastAsiaTheme="minorEastAsia" w:cstheme="minorBidi"/>
                <w:kern w:val="2"/>
                <w:sz w:val="21"/>
                <w:szCs w:val="24"/>
                <w:vertAlign w:val="baseline"/>
                <w:lang w:val="en-US" w:eastAsia="zh-CN" w:bidi="ar-SA"/>
              </w:rPr>
            </w:pPr>
          </w:p>
        </w:tc>
        <w:tc>
          <w:tcPr>
            <w:tcW w:w="1264" w:type="dxa"/>
            <w:vAlign w:val="top"/>
          </w:tcPr>
          <w:p w14:paraId="33F6BCC8">
            <w:pPr>
              <w:pStyle w:val="12"/>
              <w:ind w:left="0" w:leftChars="0" w:firstLine="0" w:firstLineChars="0"/>
              <w:jc w:val="left"/>
              <w:rPr>
                <w:del w:id="5552" w:author="LKY" w:date="2026-09-10T16:53:16Z"/>
                <w:rFonts w:hint="eastAsia" w:asciiTheme="minorHAnsi" w:hAnsiTheme="minorHAnsi" w:eastAsiaTheme="minorEastAsia" w:cstheme="minorBidi"/>
                <w:kern w:val="2"/>
                <w:sz w:val="21"/>
                <w:szCs w:val="24"/>
                <w:vertAlign w:val="baseline"/>
                <w:lang w:val="en-US" w:eastAsia="zh-CN" w:bidi="ar-SA"/>
              </w:rPr>
            </w:pPr>
            <w:del w:id="5553" w:author="LKY" w:date="2026-09-10T16:53:16Z">
              <w:r>
                <w:rPr>
                  <w:rFonts w:hint="eastAsia"/>
                  <w:vertAlign w:val="baseline"/>
                  <w:lang w:val="en-US" w:eastAsia="zh-CN"/>
                </w:rPr>
                <w:delText>PE_EINT10</w:delText>
              </w:r>
            </w:del>
          </w:p>
        </w:tc>
        <w:tc>
          <w:tcPr>
            <w:tcW w:w="996" w:type="dxa"/>
            <w:vAlign w:val="top"/>
          </w:tcPr>
          <w:p w14:paraId="6C1A3AE0">
            <w:pPr>
              <w:pStyle w:val="12"/>
              <w:ind w:left="0" w:leftChars="0" w:firstLine="0" w:firstLineChars="0"/>
              <w:jc w:val="left"/>
              <w:rPr>
                <w:del w:id="5554" w:author="LKY" w:date="2026-09-10T16:53:16Z"/>
                <w:rFonts w:hint="default"/>
                <w:vertAlign w:val="baseline"/>
                <w:lang w:val="en-US" w:eastAsia="zh-CN"/>
              </w:rPr>
            </w:pPr>
            <w:del w:id="5555" w:author="LKY" w:date="2026-09-10T16:53:16Z">
              <w:r>
                <w:rPr>
                  <w:rFonts w:hint="eastAsia"/>
                  <w:vertAlign w:val="baseline"/>
                  <w:lang w:val="en-US" w:eastAsia="zh-CN"/>
                </w:rPr>
                <w:delText>DI4</w:delText>
              </w:r>
            </w:del>
          </w:p>
        </w:tc>
      </w:tr>
      <w:tr w14:paraId="617F9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556" w:author="LKY" w:date="2026-09-10T16:53:16Z"/>
        </w:trPr>
        <w:tc>
          <w:tcPr>
            <w:tcW w:w="8646" w:type="dxa"/>
            <w:gridSpan w:val="8"/>
            <w:vAlign w:val="top"/>
          </w:tcPr>
          <w:p w14:paraId="2E64C863">
            <w:pPr>
              <w:pStyle w:val="12"/>
              <w:ind w:left="0" w:leftChars="0" w:firstLine="0" w:firstLineChars="0"/>
              <w:jc w:val="left"/>
              <w:rPr>
                <w:del w:id="5557" w:author="LKY" w:date="2026-09-10T16:53:16Z"/>
                <w:rFonts w:hint="default"/>
                <w:vertAlign w:val="baseline"/>
                <w:lang w:val="en-US" w:eastAsia="zh-CN"/>
              </w:rPr>
            </w:pPr>
            <w:del w:id="5558" w:author="LKY" w:date="2026-09-10T16:53:16Z">
              <w:r>
                <w:rPr>
                  <w:rFonts w:hint="eastAsia"/>
                  <w:color w:val="FF0000"/>
                  <w:vertAlign w:val="baseline"/>
                  <w:lang w:val="en-US" w:eastAsia="zh-CN"/>
                </w:rPr>
                <w:delText>X23~X26使用PG8和PG9做GPIO使用，在其余X板做485使用</w:delText>
              </w:r>
            </w:del>
          </w:p>
        </w:tc>
      </w:tr>
    </w:tbl>
    <w:p w14:paraId="43A04AE8">
      <w:pPr>
        <w:pStyle w:val="12"/>
        <w:ind w:left="0" w:leftChars="0" w:firstLine="0" w:firstLineChars="0"/>
        <w:rPr>
          <w:rFonts w:hint="default"/>
          <w:lang w:val="en-US" w:eastAsia="zh-CN"/>
        </w:rPr>
      </w:pPr>
    </w:p>
    <w:p w14:paraId="1B3B35EC">
      <w:pPr>
        <w:rPr>
          <w:rFonts w:hint="default"/>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DB756">
    <w:pPr>
      <w:pStyle w:val="8"/>
      <w:jc w:val="center"/>
      <w:rPr>
        <w:rFonts w:hint="default" w:eastAsiaTheme="minor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E3C37A">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CE3C37A">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v:textbox>
            </v:shape>
          </w:pict>
        </mc:Fallback>
      </mc:AlternateContent>
    </w:r>
    <w:r>
      <w:rPr>
        <w:rFonts w:hint="eastAsia"/>
        <w:sz w:val="18"/>
        <w:lang w:val="en-US" w:eastAsia="zh-CN"/>
      </w:rPr>
      <w:t xml:space="preserve">                                深圳市钡铼技术有限公司                       </w:t>
    </w:r>
    <w:r>
      <w:rPr>
        <w:rFonts w:hint="default" w:ascii="Times New Roman" w:hAnsi="Times New Roman" w:cs="Times New Roman"/>
        <w:sz w:val="18"/>
        <w:lang w:val="en-US" w:eastAsia="zh-CN"/>
      </w:rPr>
      <w:t>V1.1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43F08">
    <w:pPr>
      <w:pStyle w:val="9"/>
      <w:jc w:val="right"/>
    </w:pPr>
    <w:r>
      <w:rPr>
        <w:rFonts w:hint="default" w:ascii="Times New Roman" w:hAnsi="Times New Roman" w:cs="Times New Roman"/>
        <w:sz w:val="18"/>
      </w:rPr>
      <w:pict>
        <v:shape id="PowerPlusWaterMarkObject20900" o:spid="_x0000_s2050" o:spt="136" type="#_x0000_t136" style="position:absolute;left:0pt;height:130.15pt;width:457.1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钡铼技术" style="font-family:宋体;font-size:36pt;v-same-letter-heights:f;v-text-align:center;"/>
        </v:shape>
      </w:pict>
    </w:r>
    <w:r>
      <w:rPr>
        <w:rFonts w:hint="default" w:ascii="Times New Roman" w:hAnsi="Times New Roman" w:cs="Times New Roman"/>
        <w:sz w:val="18"/>
        <w:lang w:val="en-US" w:eastAsia="zh-CN"/>
      </w:rPr>
      <w:t>EdgePLC</w:t>
    </w:r>
    <w:r>
      <w:rPr>
        <w:rFonts w:hint="eastAsia" w:ascii="Times New Roman" w:hAnsi="Times New Roman" w:cs="Times New Roman"/>
        <w:sz w:val="18"/>
        <w:lang w:val="en-US" w:eastAsia="zh-CN"/>
      </w:rPr>
      <w:t xml:space="preserve"> BL</w:t>
    </w:r>
    <w:r>
      <w:rPr>
        <w:rFonts w:hint="default" w:ascii="Times New Roman" w:hAnsi="Times New Roman" w:cs="Times New Roman"/>
        <w:sz w:val="18"/>
        <w:lang w:val="en-US" w:eastAsia="zh-CN"/>
      </w:rPr>
      <w:t>244</w:t>
    </w:r>
    <w:r>
      <w:rPr>
        <w:rFonts w:hint="eastAsia"/>
        <w:sz w:val="18"/>
        <w:lang w:val="en-US" w:eastAsia="zh-CN"/>
      </w:rPr>
      <w:t>工业</w:t>
    </w:r>
    <w:r>
      <w:rPr>
        <w:rFonts w:hint="default" w:ascii="Times New Roman" w:hAnsi="Times New Roman" w:cs="Times New Roman"/>
        <w:sz w:val="18"/>
        <w:lang w:val="en-US" w:eastAsia="zh-CN"/>
      </w:rPr>
      <w:t>AI</w:t>
    </w:r>
    <w:r>
      <w:rPr>
        <w:rFonts w:hint="eastAsia"/>
        <w:sz w:val="18"/>
        <w:lang w:val="en-US" w:eastAsia="zh-CN"/>
      </w:rPr>
      <w:t>边缘</w:t>
    </w:r>
    <w:r>
      <w:rPr>
        <w:rFonts w:hint="eastAsia"/>
        <w:szCs w:val="22"/>
      </w:rPr>
      <w:t>控制器</w:t>
    </w:r>
    <w:r>
      <w:rPr>
        <w:rFonts w:hint="eastAsia" w:ascii="宋体" w:cs="宋体"/>
        <w:color w:val="333333"/>
        <w:kern w:val="0"/>
        <w:sz w:val="28"/>
        <w:szCs w:val="28"/>
      </w:rPr>
      <w:drawing>
        <wp:anchor distT="0" distB="0" distL="114300" distR="114300" simplePos="0" relativeHeight="251659264" behindDoc="0" locked="0" layoutInCell="1" allowOverlap="1">
          <wp:simplePos x="0" y="0"/>
          <wp:positionH relativeFrom="margin">
            <wp:posOffset>-212090</wp:posOffset>
          </wp:positionH>
          <wp:positionV relativeFrom="paragraph">
            <wp:posOffset>-125730</wp:posOffset>
          </wp:positionV>
          <wp:extent cx="819150" cy="514985"/>
          <wp:effectExtent l="0" t="0" r="0" b="18415"/>
          <wp:wrapNone/>
          <wp:docPr id="33" name="图片 9" descr="C:\Users\Admin\Desktop\钡铼中文logo.png钡铼中文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descr="C:\Users\Admin\Desktop\钡铼中文logo.png钡铼中文logo"/>
                  <pic:cNvPicPr>
                    <a:picLocks noChangeAspect="1"/>
                  </pic:cNvPicPr>
                </pic:nvPicPr>
                <pic:blipFill>
                  <a:blip r:embed="rId1"/>
                  <a:stretch>
                    <a:fillRect/>
                  </a:stretch>
                </pic:blipFill>
                <pic:spPr>
                  <a:xfrm>
                    <a:off x="0" y="0"/>
                    <a:ext cx="819150" cy="51498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1EC3E"/>
    <w:multiLevelType w:val="singleLevel"/>
    <w:tmpl w:val="84C1EC3E"/>
    <w:lvl w:ilvl="0" w:tentative="0">
      <w:start w:val="1"/>
      <w:numFmt w:val="bullet"/>
      <w:lvlText w:val=""/>
      <w:lvlJc w:val="left"/>
      <w:pPr>
        <w:ind w:left="420" w:hanging="420"/>
      </w:pPr>
      <w:rPr>
        <w:rFonts w:hint="default" w:ascii="Wingdings" w:hAnsi="Wingdings"/>
      </w:rPr>
    </w:lvl>
  </w:abstractNum>
  <w:abstractNum w:abstractNumId="1">
    <w:nsid w:val="888955DF"/>
    <w:multiLevelType w:val="singleLevel"/>
    <w:tmpl w:val="888955DF"/>
    <w:lvl w:ilvl="0" w:tentative="0">
      <w:start w:val="1"/>
      <w:numFmt w:val="decimal"/>
      <w:suff w:val="nothing"/>
      <w:lvlText w:val="%1、"/>
      <w:lvlJc w:val="left"/>
    </w:lvl>
  </w:abstractNum>
  <w:abstractNum w:abstractNumId="2">
    <w:nsid w:val="B6897FBB"/>
    <w:multiLevelType w:val="singleLevel"/>
    <w:tmpl w:val="B6897FBB"/>
    <w:lvl w:ilvl="0" w:tentative="0">
      <w:start w:val="1"/>
      <w:numFmt w:val="decimal"/>
      <w:lvlText w:val="(%1)"/>
      <w:lvlJc w:val="left"/>
      <w:pPr>
        <w:ind w:left="425" w:hanging="425"/>
      </w:pPr>
      <w:rPr>
        <w:rFonts w:hint="default"/>
      </w:rPr>
    </w:lvl>
  </w:abstractNum>
  <w:abstractNum w:abstractNumId="3">
    <w:nsid w:val="DAAFF0B8"/>
    <w:multiLevelType w:val="singleLevel"/>
    <w:tmpl w:val="DAAFF0B8"/>
    <w:lvl w:ilvl="0" w:tentative="0">
      <w:start w:val="1"/>
      <w:numFmt w:val="decimal"/>
      <w:lvlText w:val="%1."/>
      <w:lvlJc w:val="left"/>
      <w:pPr>
        <w:ind w:left="425" w:hanging="425"/>
      </w:pPr>
      <w:rPr>
        <w:rFonts w:hint="default"/>
      </w:rPr>
    </w:lvl>
  </w:abstractNum>
  <w:abstractNum w:abstractNumId="4">
    <w:nsid w:val="DC79356C"/>
    <w:multiLevelType w:val="singleLevel"/>
    <w:tmpl w:val="DC79356C"/>
    <w:lvl w:ilvl="0" w:tentative="0">
      <w:start w:val="2"/>
      <w:numFmt w:val="decimal"/>
      <w:suff w:val="nothing"/>
      <w:lvlText w:val="（%1）"/>
      <w:lvlJc w:val="left"/>
    </w:lvl>
  </w:abstractNum>
  <w:abstractNum w:abstractNumId="5">
    <w:nsid w:val="EB1DE01E"/>
    <w:multiLevelType w:val="singleLevel"/>
    <w:tmpl w:val="EB1DE01E"/>
    <w:lvl w:ilvl="0" w:tentative="0">
      <w:start w:val="1"/>
      <w:numFmt w:val="upperLetter"/>
      <w:suff w:val="nothing"/>
      <w:lvlText w:val="%1、"/>
      <w:lvlJc w:val="left"/>
    </w:lvl>
  </w:abstractNum>
  <w:abstractNum w:abstractNumId="6">
    <w:nsid w:val="399BA0E4"/>
    <w:multiLevelType w:val="singleLevel"/>
    <w:tmpl w:val="399BA0E4"/>
    <w:lvl w:ilvl="0" w:tentative="0">
      <w:start w:val="1"/>
      <w:numFmt w:val="upperLetter"/>
      <w:suff w:val="nothing"/>
      <w:lvlText w:val="%1、"/>
      <w:lvlJc w:val="left"/>
      <w:rPr>
        <w:rFonts w:hint="default" w:ascii="Times New Roman" w:hAnsi="Times New Roman" w:cs="Times New Roman"/>
      </w:rPr>
    </w:lvl>
  </w:abstractNum>
  <w:abstractNum w:abstractNumId="7">
    <w:nsid w:val="5FE05186"/>
    <w:multiLevelType w:val="singleLevel"/>
    <w:tmpl w:val="5FE05186"/>
    <w:lvl w:ilvl="0" w:tentative="0">
      <w:start w:val="1"/>
      <w:numFmt w:val="upperLetter"/>
      <w:suff w:val="nothing"/>
      <w:lvlText w:val="%1、"/>
      <w:lvlJc w:val="left"/>
    </w:lvl>
  </w:abstractNum>
  <w:abstractNum w:abstractNumId="8">
    <w:nsid w:val="6653802A"/>
    <w:multiLevelType w:val="singleLevel"/>
    <w:tmpl w:val="6653802A"/>
    <w:lvl w:ilvl="0" w:tentative="0">
      <w:start w:val="2"/>
      <w:numFmt w:val="decimal"/>
      <w:lvlText w:val="%1."/>
      <w:lvlJc w:val="left"/>
      <w:pPr>
        <w:tabs>
          <w:tab w:val="left" w:pos="312"/>
        </w:tabs>
      </w:pPr>
    </w:lvl>
  </w:abstractNum>
  <w:abstractNum w:abstractNumId="9">
    <w:nsid w:val="690D2215"/>
    <w:multiLevelType w:val="singleLevel"/>
    <w:tmpl w:val="690D2215"/>
    <w:lvl w:ilvl="0" w:tentative="0">
      <w:start w:val="1"/>
      <w:numFmt w:val="bullet"/>
      <w:lvlText w:val=""/>
      <w:lvlJc w:val="left"/>
      <w:pPr>
        <w:ind w:left="420" w:hanging="420"/>
      </w:pPr>
      <w:rPr>
        <w:rFonts w:hint="default" w:ascii="Wingdings" w:hAnsi="Wingdings"/>
      </w:rPr>
    </w:lvl>
  </w:abstractNum>
  <w:abstractNum w:abstractNumId="10">
    <w:nsid w:val="6B75E740"/>
    <w:multiLevelType w:val="singleLevel"/>
    <w:tmpl w:val="6B75E740"/>
    <w:lvl w:ilvl="0" w:tentative="0">
      <w:start w:val="1"/>
      <w:numFmt w:val="decimal"/>
      <w:lvlText w:val="(%1)"/>
      <w:lvlJc w:val="left"/>
      <w:pPr>
        <w:ind w:left="425" w:hanging="425"/>
      </w:pPr>
      <w:rPr>
        <w:rFonts w:hint="default"/>
      </w:rPr>
    </w:lvl>
  </w:abstractNum>
  <w:num w:numId="1">
    <w:abstractNumId w:val="1"/>
  </w:num>
  <w:num w:numId="2">
    <w:abstractNumId w:val="8"/>
  </w:num>
  <w:num w:numId="3">
    <w:abstractNumId w:val="10"/>
  </w:num>
  <w:num w:numId="4">
    <w:abstractNumId w:val="2"/>
  </w:num>
  <w:num w:numId="5">
    <w:abstractNumId w:val="4"/>
  </w:num>
  <w:num w:numId="6">
    <w:abstractNumId w:val="3"/>
  </w:num>
  <w:num w:numId="7">
    <w:abstractNumId w:val="6"/>
  </w:num>
  <w:num w:numId="8">
    <w:abstractNumId w:val="7"/>
  </w:num>
  <w:num w:numId="9">
    <w:abstractNumId w:val="5"/>
  </w:num>
  <w:num w:numId="10">
    <w:abstractNumId w:val="0"/>
  </w:num>
  <w:num w:numId="11">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
    <w15:presenceInfo w15:providerId="WPS Office" w15:userId="4563899623"/>
  </w15:person>
  <w15:person w15:author="LKY">
    <w15:presenceInfo w15:providerId="None" w15:userId="LK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xNzRmZmNiMjIyMDM4ODdjN2QzZDEyNGEwODZlNTUifQ=="/>
  </w:docVars>
  <w:rsids>
    <w:rsidRoot w:val="59FC4A3D"/>
    <w:rsid w:val="00011781"/>
    <w:rsid w:val="002F1E86"/>
    <w:rsid w:val="00342B9E"/>
    <w:rsid w:val="00394B41"/>
    <w:rsid w:val="00527A26"/>
    <w:rsid w:val="007D5EF2"/>
    <w:rsid w:val="00AE718A"/>
    <w:rsid w:val="00DA14AD"/>
    <w:rsid w:val="00DA5ABF"/>
    <w:rsid w:val="010F7FF3"/>
    <w:rsid w:val="015D350A"/>
    <w:rsid w:val="016437E9"/>
    <w:rsid w:val="017253B6"/>
    <w:rsid w:val="01850D68"/>
    <w:rsid w:val="01981D96"/>
    <w:rsid w:val="021B4775"/>
    <w:rsid w:val="022C78EE"/>
    <w:rsid w:val="024833A8"/>
    <w:rsid w:val="02542D83"/>
    <w:rsid w:val="02AD7E99"/>
    <w:rsid w:val="02B82331"/>
    <w:rsid w:val="02BA78D1"/>
    <w:rsid w:val="02BB1EE5"/>
    <w:rsid w:val="02CD1F73"/>
    <w:rsid w:val="02D764EC"/>
    <w:rsid w:val="031C5D4C"/>
    <w:rsid w:val="0331568B"/>
    <w:rsid w:val="03403367"/>
    <w:rsid w:val="039310ED"/>
    <w:rsid w:val="03E47B2B"/>
    <w:rsid w:val="03EA5256"/>
    <w:rsid w:val="03F36308"/>
    <w:rsid w:val="03FB1F86"/>
    <w:rsid w:val="04172ABC"/>
    <w:rsid w:val="04553F6E"/>
    <w:rsid w:val="047D34C5"/>
    <w:rsid w:val="048044C3"/>
    <w:rsid w:val="04CB2483"/>
    <w:rsid w:val="04D87F18"/>
    <w:rsid w:val="04F41D37"/>
    <w:rsid w:val="04F47F7A"/>
    <w:rsid w:val="04FB47EF"/>
    <w:rsid w:val="04FC2D4B"/>
    <w:rsid w:val="05191440"/>
    <w:rsid w:val="052F53F1"/>
    <w:rsid w:val="053E2C54"/>
    <w:rsid w:val="054A15F3"/>
    <w:rsid w:val="055113C4"/>
    <w:rsid w:val="05654685"/>
    <w:rsid w:val="05717C69"/>
    <w:rsid w:val="05CE0E46"/>
    <w:rsid w:val="06102881"/>
    <w:rsid w:val="061675C6"/>
    <w:rsid w:val="062A142B"/>
    <w:rsid w:val="063264F5"/>
    <w:rsid w:val="063A46B4"/>
    <w:rsid w:val="064D4051"/>
    <w:rsid w:val="067F35F9"/>
    <w:rsid w:val="06990DA8"/>
    <w:rsid w:val="069C75D2"/>
    <w:rsid w:val="06B036DE"/>
    <w:rsid w:val="06D64668"/>
    <w:rsid w:val="07290CAF"/>
    <w:rsid w:val="074F043C"/>
    <w:rsid w:val="07516F1C"/>
    <w:rsid w:val="075C7E99"/>
    <w:rsid w:val="076014D1"/>
    <w:rsid w:val="079D7363"/>
    <w:rsid w:val="07C872EF"/>
    <w:rsid w:val="082711D7"/>
    <w:rsid w:val="086F75C9"/>
    <w:rsid w:val="088C3A7B"/>
    <w:rsid w:val="08B3524C"/>
    <w:rsid w:val="08EC5D95"/>
    <w:rsid w:val="08FE0607"/>
    <w:rsid w:val="08FF0B7D"/>
    <w:rsid w:val="09173EE8"/>
    <w:rsid w:val="0922463B"/>
    <w:rsid w:val="093E06E6"/>
    <w:rsid w:val="09641372"/>
    <w:rsid w:val="097846E4"/>
    <w:rsid w:val="098F597B"/>
    <w:rsid w:val="09CE6D98"/>
    <w:rsid w:val="09DB2B49"/>
    <w:rsid w:val="09DE0562"/>
    <w:rsid w:val="0A205233"/>
    <w:rsid w:val="0A23066B"/>
    <w:rsid w:val="0A3F2D93"/>
    <w:rsid w:val="0A436D1D"/>
    <w:rsid w:val="0A4D5FB1"/>
    <w:rsid w:val="0A5518C3"/>
    <w:rsid w:val="0A6547CE"/>
    <w:rsid w:val="0A7D7D7B"/>
    <w:rsid w:val="0ACF6927"/>
    <w:rsid w:val="0B184192"/>
    <w:rsid w:val="0B445667"/>
    <w:rsid w:val="0B4A0282"/>
    <w:rsid w:val="0B5F30FA"/>
    <w:rsid w:val="0BAD402D"/>
    <w:rsid w:val="0BAF6FBA"/>
    <w:rsid w:val="0BE605A7"/>
    <w:rsid w:val="0BE644E9"/>
    <w:rsid w:val="0BED7D3A"/>
    <w:rsid w:val="0C4072B2"/>
    <w:rsid w:val="0C8A5399"/>
    <w:rsid w:val="0C9A397F"/>
    <w:rsid w:val="0CF27FC3"/>
    <w:rsid w:val="0D0A476D"/>
    <w:rsid w:val="0D0D7148"/>
    <w:rsid w:val="0D380DE1"/>
    <w:rsid w:val="0D4734C8"/>
    <w:rsid w:val="0DDD7CA3"/>
    <w:rsid w:val="0E1F626E"/>
    <w:rsid w:val="0E2A021A"/>
    <w:rsid w:val="0E3E10C3"/>
    <w:rsid w:val="0E4D1C6D"/>
    <w:rsid w:val="0E772D33"/>
    <w:rsid w:val="0E7B61D3"/>
    <w:rsid w:val="0E8A4C8C"/>
    <w:rsid w:val="0EC966A2"/>
    <w:rsid w:val="0EDB0E31"/>
    <w:rsid w:val="0EE7191F"/>
    <w:rsid w:val="0EFE3455"/>
    <w:rsid w:val="0F067906"/>
    <w:rsid w:val="0F5A399E"/>
    <w:rsid w:val="0F8E1D7F"/>
    <w:rsid w:val="0FBD0C1A"/>
    <w:rsid w:val="0FD73D21"/>
    <w:rsid w:val="0FF11F36"/>
    <w:rsid w:val="0FFF7484"/>
    <w:rsid w:val="10407289"/>
    <w:rsid w:val="104F5CF5"/>
    <w:rsid w:val="10853E2D"/>
    <w:rsid w:val="10865C7F"/>
    <w:rsid w:val="108F0808"/>
    <w:rsid w:val="10944070"/>
    <w:rsid w:val="10945AF5"/>
    <w:rsid w:val="10AE654C"/>
    <w:rsid w:val="10B555D0"/>
    <w:rsid w:val="10BF25DB"/>
    <w:rsid w:val="10E17100"/>
    <w:rsid w:val="10E20ECD"/>
    <w:rsid w:val="11324E8D"/>
    <w:rsid w:val="1142069F"/>
    <w:rsid w:val="11427629"/>
    <w:rsid w:val="114C2F95"/>
    <w:rsid w:val="115C699E"/>
    <w:rsid w:val="11717D16"/>
    <w:rsid w:val="11E004F9"/>
    <w:rsid w:val="11E06E41"/>
    <w:rsid w:val="11E8085A"/>
    <w:rsid w:val="123D7C2D"/>
    <w:rsid w:val="123F67C2"/>
    <w:rsid w:val="125220D2"/>
    <w:rsid w:val="12883761"/>
    <w:rsid w:val="12CB0547"/>
    <w:rsid w:val="12E806A4"/>
    <w:rsid w:val="131B45D5"/>
    <w:rsid w:val="131F00B0"/>
    <w:rsid w:val="132F0080"/>
    <w:rsid w:val="133D279D"/>
    <w:rsid w:val="137410C4"/>
    <w:rsid w:val="137F578F"/>
    <w:rsid w:val="138B4564"/>
    <w:rsid w:val="138B6F0C"/>
    <w:rsid w:val="13977632"/>
    <w:rsid w:val="139A199E"/>
    <w:rsid w:val="13A90240"/>
    <w:rsid w:val="13C101D1"/>
    <w:rsid w:val="13C61546"/>
    <w:rsid w:val="13C6746A"/>
    <w:rsid w:val="13DF1AA7"/>
    <w:rsid w:val="142F2881"/>
    <w:rsid w:val="14423DE3"/>
    <w:rsid w:val="147E306D"/>
    <w:rsid w:val="148D6FE1"/>
    <w:rsid w:val="148F1C33"/>
    <w:rsid w:val="14977C8B"/>
    <w:rsid w:val="149F3BC6"/>
    <w:rsid w:val="14C33DB7"/>
    <w:rsid w:val="14CA1FE3"/>
    <w:rsid w:val="14D64D96"/>
    <w:rsid w:val="14F72E20"/>
    <w:rsid w:val="15202377"/>
    <w:rsid w:val="152139F9"/>
    <w:rsid w:val="157D3325"/>
    <w:rsid w:val="15945CB1"/>
    <w:rsid w:val="15B37550"/>
    <w:rsid w:val="15B67ED9"/>
    <w:rsid w:val="15B84C3E"/>
    <w:rsid w:val="15E7771B"/>
    <w:rsid w:val="160F6914"/>
    <w:rsid w:val="162163A6"/>
    <w:rsid w:val="163237EC"/>
    <w:rsid w:val="168406E3"/>
    <w:rsid w:val="169326D4"/>
    <w:rsid w:val="169E5A8B"/>
    <w:rsid w:val="16AF07A6"/>
    <w:rsid w:val="17066FFE"/>
    <w:rsid w:val="17312A70"/>
    <w:rsid w:val="175E2D71"/>
    <w:rsid w:val="17610ABD"/>
    <w:rsid w:val="17732C32"/>
    <w:rsid w:val="17AD77C6"/>
    <w:rsid w:val="17AF1355"/>
    <w:rsid w:val="17D9680D"/>
    <w:rsid w:val="17DB4333"/>
    <w:rsid w:val="17DD0A7A"/>
    <w:rsid w:val="17F40DAC"/>
    <w:rsid w:val="181B6E25"/>
    <w:rsid w:val="18261A40"/>
    <w:rsid w:val="183775BA"/>
    <w:rsid w:val="184C3900"/>
    <w:rsid w:val="18616F2E"/>
    <w:rsid w:val="186F79AF"/>
    <w:rsid w:val="188867BD"/>
    <w:rsid w:val="18C13529"/>
    <w:rsid w:val="18E30C2C"/>
    <w:rsid w:val="18E56C99"/>
    <w:rsid w:val="1906049B"/>
    <w:rsid w:val="19070495"/>
    <w:rsid w:val="191044B0"/>
    <w:rsid w:val="1945415A"/>
    <w:rsid w:val="19D7427A"/>
    <w:rsid w:val="1A0F38E5"/>
    <w:rsid w:val="1A210311"/>
    <w:rsid w:val="1A5844F8"/>
    <w:rsid w:val="1A5B175B"/>
    <w:rsid w:val="1A727D43"/>
    <w:rsid w:val="1A7F31D5"/>
    <w:rsid w:val="1A943FAE"/>
    <w:rsid w:val="1ABF1CEA"/>
    <w:rsid w:val="1AD80FFE"/>
    <w:rsid w:val="1ADC0AEE"/>
    <w:rsid w:val="1AE64F17"/>
    <w:rsid w:val="1AEF7B1B"/>
    <w:rsid w:val="1B194186"/>
    <w:rsid w:val="1B1F1D1C"/>
    <w:rsid w:val="1B722D0B"/>
    <w:rsid w:val="1B762CF0"/>
    <w:rsid w:val="1B794F06"/>
    <w:rsid w:val="1B921259"/>
    <w:rsid w:val="1B9568F9"/>
    <w:rsid w:val="1BB72255"/>
    <w:rsid w:val="1BC17CE4"/>
    <w:rsid w:val="1BD428D6"/>
    <w:rsid w:val="1BD810A1"/>
    <w:rsid w:val="1BE17EBA"/>
    <w:rsid w:val="1C221071"/>
    <w:rsid w:val="1C5D1817"/>
    <w:rsid w:val="1C9A05CC"/>
    <w:rsid w:val="1C9D24FF"/>
    <w:rsid w:val="1C9F489D"/>
    <w:rsid w:val="1CAA0194"/>
    <w:rsid w:val="1CC05CA2"/>
    <w:rsid w:val="1CC21F65"/>
    <w:rsid w:val="1CF22560"/>
    <w:rsid w:val="1CFC7EDD"/>
    <w:rsid w:val="1D291620"/>
    <w:rsid w:val="1D2F462F"/>
    <w:rsid w:val="1D2F6522"/>
    <w:rsid w:val="1D4C396F"/>
    <w:rsid w:val="1D525097"/>
    <w:rsid w:val="1D9651F7"/>
    <w:rsid w:val="1DC93517"/>
    <w:rsid w:val="1E1B467E"/>
    <w:rsid w:val="1E210366"/>
    <w:rsid w:val="1E332EB5"/>
    <w:rsid w:val="1E5157EA"/>
    <w:rsid w:val="1E763007"/>
    <w:rsid w:val="1E826CD8"/>
    <w:rsid w:val="1E907C8B"/>
    <w:rsid w:val="1EA23DFC"/>
    <w:rsid w:val="1EC60D44"/>
    <w:rsid w:val="1ECE34CC"/>
    <w:rsid w:val="1ED2694C"/>
    <w:rsid w:val="1EF640FF"/>
    <w:rsid w:val="1F242007"/>
    <w:rsid w:val="1F247F38"/>
    <w:rsid w:val="1FDF783B"/>
    <w:rsid w:val="1FF27451"/>
    <w:rsid w:val="20292D1E"/>
    <w:rsid w:val="20BE2B36"/>
    <w:rsid w:val="20DB0789"/>
    <w:rsid w:val="21182154"/>
    <w:rsid w:val="21212F05"/>
    <w:rsid w:val="212156C5"/>
    <w:rsid w:val="21265A1F"/>
    <w:rsid w:val="213A05B8"/>
    <w:rsid w:val="214415E4"/>
    <w:rsid w:val="218074D2"/>
    <w:rsid w:val="21843864"/>
    <w:rsid w:val="218E0668"/>
    <w:rsid w:val="21997E9A"/>
    <w:rsid w:val="21AE2AB8"/>
    <w:rsid w:val="21BA5C46"/>
    <w:rsid w:val="21BF6E93"/>
    <w:rsid w:val="21CE0407"/>
    <w:rsid w:val="21D02A2F"/>
    <w:rsid w:val="21EE6F0D"/>
    <w:rsid w:val="21F9176A"/>
    <w:rsid w:val="21FD7D7B"/>
    <w:rsid w:val="220317DF"/>
    <w:rsid w:val="220B0C83"/>
    <w:rsid w:val="22144937"/>
    <w:rsid w:val="22220937"/>
    <w:rsid w:val="22364561"/>
    <w:rsid w:val="22543660"/>
    <w:rsid w:val="22550BD8"/>
    <w:rsid w:val="225C0911"/>
    <w:rsid w:val="2264625C"/>
    <w:rsid w:val="22647C61"/>
    <w:rsid w:val="22903919"/>
    <w:rsid w:val="22B865D1"/>
    <w:rsid w:val="22D66FCD"/>
    <w:rsid w:val="22E569AE"/>
    <w:rsid w:val="232D55F5"/>
    <w:rsid w:val="234505F1"/>
    <w:rsid w:val="234C2589"/>
    <w:rsid w:val="23636BB9"/>
    <w:rsid w:val="2366364A"/>
    <w:rsid w:val="237361CD"/>
    <w:rsid w:val="23804929"/>
    <w:rsid w:val="23A75A11"/>
    <w:rsid w:val="23D31C09"/>
    <w:rsid w:val="23EF5C64"/>
    <w:rsid w:val="24005A67"/>
    <w:rsid w:val="24107F2B"/>
    <w:rsid w:val="24217571"/>
    <w:rsid w:val="24CE4F89"/>
    <w:rsid w:val="24CF1A0F"/>
    <w:rsid w:val="24D41B53"/>
    <w:rsid w:val="251915B4"/>
    <w:rsid w:val="252F1141"/>
    <w:rsid w:val="25382DC5"/>
    <w:rsid w:val="25464CFD"/>
    <w:rsid w:val="254D7B4C"/>
    <w:rsid w:val="25684525"/>
    <w:rsid w:val="25826C83"/>
    <w:rsid w:val="25B94ACF"/>
    <w:rsid w:val="25D725DE"/>
    <w:rsid w:val="25F05570"/>
    <w:rsid w:val="25F1725B"/>
    <w:rsid w:val="26502390"/>
    <w:rsid w:val="266E2F3F"/>
    <w:rsid w:val="26864004"/>
    <w:rsid w:val="268E17FC"/>
    <w:rsid w:val="26920F50"/>
    <w:rsid w:val="269639E3"/>
    <w:rsid w:val="26987B71"/>
    <w:rsid w:val="26E61DD9"/>
    <w:rsid w:val="270C4E2A"/>
    <w:rsid w:val="277F799A"/>
    <w:rsid w:val="27B5694E"/>
    <w:rsid w:val="280B6733"/>
    <w:rsid w:val="28153D7B"/>
    <w:rsid w:val="281F026C"/>
    <w:rsid w:val="282A4CD3"/>
    <w:rsid w:val="28372B7F"/>
    <w:rsid w:val="28685782"/>
    <w:rsid w:val="28764C83"/>
    <w:rsid w:val="289C0B4C"/>
    <w:rsid w:val="28AA4E5A"/>
    <w:rsid w:val="28DB772C"/>
    <w:rsid w:val="29040B1D"/>
    <w:rsid w:val="298D28E5"/>
    <w:rsid w:val="29A25EB5"/>
    <w:rsid w:val="29C503D4"/>
    <w:rsid w:val="29D67050"/>
    <w:rsid w:val="29E0237A"/>
    <w:rsid w:val="29EE6148"/>
    <w:rsid w:val="2A15258A"/>
    <w:rsid w:val="2A7033C3"/>
    <w:rsid w:val="2A750617"/>
    <w:rsid w:val="2A8B2759"/>
    <w:rsid w:val="2ACA7EAC"/>
    <w:rsid w:val="2B1A646B"/>
    <w:rsid w:val="2B2D0D2D"/>
    <w:rsid w:val="2B2F6A18"/>
    <w:rsid w:val="2B4C2C83"/>
    <w:rsid w:val="2B5F3D96"/>
    <w:rsid w:val="2B8E036D"/>
    <w:rsid w:val="2BAC1E16"/>
    <w:rsid w:val="2BD63337"/>
    <w:rsid w:val="2BE5357A"/>
    <w:rsid w:val="2C302A48"/>
    <w:rsid w:val="2C3D6F12"/>
    <w:rsid w:val="2CB13019"/>
    <w:rsid w:val="2CC969F8"/>
    <w:rsid w:val="2D075E87"/>
    <w:rsid w:val="2D3227EF"/>
    <w:rsid w:val="2D613652"/>
    <w:rsid w:val="2DA07AB8"/>
    <w:rsid w:val="2DBD5188"/>
    <w:rsid w:val="2DD80E6F"/>
    <w:rsid w:val="2E2B2D7C"/>
    <w:rsid w:val="2E4E59BC"/>
    <w:rsid w:val="2E5B7B24"/>
    <w:rsid w:val="2E5F7614"/>
    <w:rsid w:val="2EB060C2"/>
    <w:rsid w:val="2EC92CDF"/>
    <w:rsid w:val="2ED5676B"/>
    <w:rsid w:val="2EDD0498"/>
    <w:rsid w:val="2F06615A"/>
    <w:rsid w:val="2F42638C"/>
    <w:rsid w:val="2F462750"/>
    <w:rsid w:val="2FCF2577"/>
    <w:rsid w:val="2FD271D9"/>
    <w:rsid w:val="2FF62D3D"/>
    <w:rsid w:val="2FFA3A98"/>
    <w:rsid w:val="30196095"/>
    <w:rsid w:val="301A71DF"/>
    <w:rsid w:val="304B6833"/>
    <w:rsid w:val="306453B6"/>
    <w:rsid w:val="306B6744"/>
    <w:rsid w:val="30986E0D"/>
    <w:rsid w:val="30D04D0B"/>
    <w:rsid w:val="30DB5096"/>
    <w:rsid w:val="30DF67EA"/>
    <w:rsid w:val="311C64BD"/>
    <w:rsid w:val="312E7A8C"/>
    <w:rsid w:val="316D3050"/>
    <w:rsid w:val="31712089"/>
    <w:rsid w:val="32117252"/>
    <w:rsid w:val="32122860"/>
    <w:rsid w:val="321F3AA8"/>
    <w:rsid w:val="322D6032"/>
    <w:rsid w:val="324072FC"/>
    <w:rsid w:val="3249701F"/>
    <w:rsid w:val="32502792"/>
    <w:rsid w:val="328E0915"/>
    <w:rsid w:val="32B30C0E"/>
    <w:rsid w:val="332553AF"/>
    <w:rsid w:val="33552D94"/>
    <w:rsid w:val="335E433E"/>
    <w:rsid w:val="336572C0"/>
    <w:rsid w:val="33B075F3"/>
    <w:rsid w:val="33C817B8"/>
    <w:rsid w:val="3416237E"/>
    <w:rsid w:val="34176BAE"/>
    <w:rsid w:val="343C483F"/>
    <w:rsid w:val="34537075"/>
    <w:rsid w:val="346420D8"/>
    <w:rsid w:val="34711890"/>
    <w:rsid w:val="34744B40"/>
    <w:rsid w:val="347F5C4D"/>
    <w:rsid w:val="34817892"/>
    <w:rsid w:val="34A674CF"/>
    <w:rsid w:val="34AF787B"/>
    <w:rsid w:val="34BE0821"/>
    <w:rsid w:val="34E04562"/>
    <w:rsid w:val="350F4ADD"/>
    <w:rsid w:val="35104720"/>
    <w:rsid w:val="3538226D"/>
    <w:rsid w:val="355E71E7"/>
    <w:rsid w:val="356B0CF0"/>
    <w:rsid w:val="358866EC"/>
    <w:rsid w:val="359E6C74"/>
    <w:rsid w:val="35C12962"/>
    <w:rsid w:val="35D7264D"/>
    <w:rsid w:val="35E96F6C"/>
    <w:rsid w:val="35F635F0"/>
    <w:rsid w:val="360654B9"/>
    <w:rsid w:val="361219A9"/>
    <w:rsid w:val="361F02B5"/>
    <w:rsid w:val="364F4412"/>
    <w:rsid w:val="36652662"/>
    <w:rsid w:val="36C82A21"/>
    <w:rsid w:val="370D338F"/>
    <w:rsid w:val="371B042D"/>
    <w:rsid w:val="372A30D5"/>
    <w:rsid w:val="372E466D"/>
    <w:rsid w:val="375D24EC"/>
    <w:rsid w:val="37730553"/>
    <w:rsid w:val="37BF2127"/>
    <w:rsid w:val="37E50F28"/>
    <w:rsid w:val="38267FCD"/>
    <w:rsid w:val="38451629"/>
    <w:rsid w:val="38575A1D"/>
    <w:rsid w:val="38747024"/>
    <w:rsid w:val="389640D2"/>
    <w:rsid w:val="38CF689B"/>
    <w:rsid w:val="38D917EC"/>
    <w:rsid w:val="38E25A5A"/>
    <w:rsid w:val="38E332C1"/>
    <w:rsid w:val="38F05F19"/>
    <w:rsid w:val="39092558"/>
    <w:rsid w:val="39554F09"/>
    <w:rsid w:val="39667664"/>
    <w:rsid w:val="39AF7D28"/>
    <w:rsid w:val="39CD30F0"/>
    <w:rsid w:val="39D04118"/>
    <w:rsid w:val="39E5694E"/>
    <w:rsid w:val="39EF4CFB"/>
    <w:rsid w:val="39FD72D4"/>
    <w:rsid w:val="3A1C285D"/>
    <w:rsid w:val="3A331955"/>
    <w:rsid w:val="3A414072"/>
    <w:rsid w:val="3A6E5590"/>
    <w:rsid w:val="3A751F6D"/>
    <w:rsid w:val="3A7804D8"/>
    <w:rsid w:val="3A836438"/>
    <w:rsid w:val="3A88490F"/>
    <w:rsid w:val="3AB35002"/>
    <w:rsid w:val="3ABA00A5"/>
    <w:rsid w:val="3ABF3EEF"/>
    <w:rsid w:val="3AE813A4"/>
    <w:rsid w:val="3AF847CC"/>
    <w:rsid w:val="3AFB6B7D"/>
    <w:rsid w:val="3AFE5E3E"/>
    <w:rsid w:val="3B11613A"/>
    <w:rsid w:val="3B731A29"/>
    <w:rsid w:val="3B8205D5"/>
    <w:rsid w:val="3C60131B"/>
    <w:rsid w:val="3C6029F4"/>
    <w:rsid w:val="3C636521"/>
    <w:rsid w:val="3C8A1876"/>
    <w:rsid w:val="3CA9616B"/>
    <w:rsid w:val="3D066DC4"/>
    <w:rsid w:val="3D607F17"/>
    <w:rsid w:val="3D7F417E"/>
    <w:rsid w:val="3DB20418"/>
    <w:rsid w:val="3DEA0C4D"/>
    <w:rsid w:val="3DF053E7"/>
    <w:rsid w:val="3E7A6160"/>
    <w:rsid w:val="3F073ADC"/>
    <w:rsid w:val="3F463191"/>
    <w:rsid w:val="3F510ED8"/>
    <w:rsid w:val="3F591D20"/>
    <w:rsid w:val="3F781442"/>
    <w:rsid w:val="3F824E8C"/>
    <w:rsid w:val="3F99324C"/>
    <w:rsid w:val="3FA9685D"/>
    <w:rsid w:val="3FEC558C"/>
    <w:rsid w:val="400367DB"/>
    <w:rsid w:val="400B13AA"/>
    <w:rsid w:val="403B05C4"/>
    <w:rsid w:val="405148A8"/>
    <w:rsid w:val="406E1091"/>
    <w:rsid w:val="408B5797"/>
    <w:rsid w:val="40CA08CD"/>
    <w:rsid w:val="40D10202"/>
    <w:rsid w:val="40E50DFB"/>
    <w:rsid w:val="40EF1CFA"/>
    <w:rsid w:val="411D3738"/>
    <w:rsid w:val="41261DCB"/>
    <w:rsid w:val="415B471A"/>
    <w:rsid w:val="415C3A5A"/>
    <w:rsid w:val="415D5C35"/>
    <w:rsid w:val="41696076"/>
    <w:rsid w:val="417C4D58"/>
    <w:rsid w:val="41A44957"/>
    <w:rsid w:val="41BD0482"/>
    <w:rsid w:val="421A1672"/>
    <w:rsid w:val="421A26E1"/>
    <w:rsid w:val="42346A95"/>
    <w:rsid w:val="42827F0E"/>
    <w:rsid w:val="42AA3236"/>
    <w:rsid w:val="42B84FD1"/>
    <w:rsid w:val="42D3596A"/>
    <w:rsid w:val="42F41792"/>
    <w:rsid w:val="430B16C1"/>
    <w:rsid w:val="431F429C"/>
    <w:rsid w:val="435979DC"/>
    <w:rsid w:val="435B61A4"/>
    <w:rsid w:val="435F01BC"/>
    <w:rsid w:val="4376597E"/>
    <w:rsid w:val="438621B4"/>
    <w:rsid w:val="438C45B0"/>
    <w:rsid w:val="43A47A68"/>
    <w:rsid w:val="43BE6733"/>
    <w:rsid w:val="43F5435C"/>
    <w:rsid w:val="442A666C"/>
    <w:rsid w:val="44312079"/>
    <w:rsid w:val="444D13D4"/>
    <w:rsid w:val="44593F7C"/>
    <w:rsid w:val="446217B4"/>
    <w:rsid w:val="44A11F7D"/>
    <w:rsid w:val="44BF7729"/>
    <w:rsid w:val="44D6247E"/>
    <w:rsid w:val="44DA1AA1"/>
    <w:rsid w:val="451B58CA"/>
    <w:rsid w:val="45217F19"/>
    <w:rsid w:val="45244CBC"/>
    <w:rsid w:val="452D591E"/>
    <w:rsid w:val="453B44DF"/>
    <w:rsid w:val="4550160D"/>
    <w:rsid w:val="45667082"/>
    <w:rsid w:val="45674AB8"/>
    <w:rsid w:val="456B4699"/>
    <w:rsid w:val="45BC6CA2"/>
    <w:rsid w:val="45D603C3"/>
    <w:rsid w:val="45D9084C"/>
    <w:rsid w:val="45EE0BA3"/>
    <w:rsid w:val="46130FB8"/>
    <w:rsid w:val="466427D7"/>
    <w:rsid w:val="468A0822"/>
    <w:rsid w:val="46DD7558"/>
    <w:rsid w:val="46E56B96"/>
    <w:rsid w:val="46E918EB"/>
    <w:rsid w:val="4707219F"/>
    <w:rsid w:val="471A1ED2"/>
    <w:rsid w:val="472D3DC5"/>
    <w:rsid w:val="47943CFE"/>
    <w:rsid w:val="47B64A32"/>
    <w:rsid w:val="47E4786B"/>
    <w:rsid w:val="48056B92"/>
    <w:rsid w:val="480F755D"/>
    <w:rsid w:val="481F481F"/>
    <w:rsid w:val="48487B57"/>
    <w:rsid w:val="48546F5D"/>
    <w:rsid w:val="48581BAE"/>
    <w:rsid w:val="485F0251"/>
    <w:rsid w:val="48E0653F"/>
    <w:rsid w:val="491B2179"/>
    <w:rsid w:val="49246DC9"/>
    <w:rsid w:val="49794AF8"/>
    <w:rsid w:val="49883A6B"/>
    <w:rsid w:val="499E3A8A"/>
    <w:rsid w:val="499E5A90"/>
    <w:rsid w:val="49B26D3A"/>
    <w:rsid w:val="49D26D8A"/>
    <w:rsid w:val="49D35526"/>
    <w:rsid w:val="49FE3D2D"/>
    <w:rsid w:val="4A1D5C97"/>
    <w:rsid w:val="4A404346"/>
    <w:rsid w:val="4A58343D"/>
    <w:rsid w:val="4A5E2A1E"/>
    <w:rsid w:val="4A902820"/>
    <w:rsid w:val="4A9673A0"/>
    <w:rsid w:val="4AB443EC"/>
    <w:rsid w:val="4B115DA6"/>
    <w:rsid w:val="4B121D62"/>
    <w:rsid w:val="4B215F25"/>
    <w:rsid w:val="4B32495A"/>
    <w:rsid w:val="4B55074B"/>
    <w:rsid w:val="4B774073"/>
    <w:rsid w:val="4BA3473D"/>
    <w:rsid w:val="4BD31A71"/>
    <w:rsid w:val="4BF32548"/>
    <w:rsid w:val="4BFA0524"/>
    <w:rsid w:val="4C357F36"/>
    <w:rsid w:val="4C4F0870"/>
    <w:rsid w:val="4C7D779F"/>
    <w:rsid w:val="4C8C7A10"/>
    <w:rsid w:val="4CAC43BE"/>
    <w:rsid w:val="4CCD4902"/>
    <w:rsid w:val="4CD03BE1"/>
    <w:rsid w:val="4CF11FB6"/>
    <w:rsid w:val="4D0D7B68"/>
    <w:rsid w:val="4D0E072B"/>
    <w:rsid w:val="4D1E600B"/>
    <w:rsid w:val="4D6F752D"/>
    <w:rsid w:val="4DA71038"/>
    <w:rsid w:val="4E06087F"/>
    <w:rsid w:val="4E165AE9"/>
    <w:rsid w:val="4E3B5550"/>
    <w:rsid w:val="4E3E0B9C"/>
    <w:rsid w:val="4E695448"/>
    <w:rsid w:val="4E97536B"/>
    <w:rsid w:val="4EE5726A"/>
    <w:rsid w:val="4EEF00E8"/>
    <w:rsid w:val="4F234ED1"/>
    <w:rsid w:val="4F345540"/>
    <w:rsid w:val="4F3803C7"/>
    <w:rsid w:val="4F3A0EE3"/>
    <w:rsid w:val="4F4C7F38"/>
    <w:rsid w:val="4F535F8D"/>
    <w:rsid w:val="4F5E5663"/>
    <w:rsid w:val="4F722CCD"/>
    <w:rsid w:val="4F727AAC"/>
    <w:rsid w:val="4FB05A0F"/>
    <w:rsid w:val="4FD2002D"/>
    <w:rsid w:val="4FE67C5A"/>
    <w:rsid w:val="50175B49"/>
    <w:rsid w:val="502341CC"/>
    <w:rsid w:val="505530AA"/>
    <w:rsid w:val="505676C6"/>
    <w:rsid w:val="505F39C4"/>
    <w:rsid w:val="50B83F61"/>
    <w:rsid w:val="50F17AAA"/>
    <w:rsid w:val="51140C15"/>
    <w:rsid w:val="51543913"/>
    <w:rsid w:val="515B3813"/>
    <w:rsid w:val="515B7CB7"/>
    <w:rsid w:val="5168137A"/>
    <w:rsid w:val="51840D03"/>
    <w:rsid w:val="51A07C13"/>
    <w:rsid w:val="51BA678C"/>
    <w:rsid w:val="51C17EA0"/>
    <w:rsid w:val="51C66645"/>
    <w:rsid w:val="525E666F"/>
    <w:rsid w:val="52602B13"/>
    <w:rsid w:val="527B3562"/>
    <w:rsid w:val="52A533C9"/>
    <w:rsid w:val="52C9614F"/>
    <w:rsid w:val="52E74EC7"/>
    <w:rsid w:val="52F45CCD"/>
    <w:rsid w:val="52F76A10"/>
    <w:rsid w:val="52FF4A4F"/>
    <w:rsid w:val="531C5EC7"/>
    <w:rsid w:val="53401A54"/>
    <w:rsid w:val="53465B65"/>
    <w:rsid w:val="53486019"/>
    <w:rsid w:val="536203AC"/>
    <w:rsid w:val="539C0FEE"/>
    <w:rsid w:val="54005A91"/>
    <w:rsid w:val="54100B80"/>
    <w:rsid w:val="541127AF"/>
    <w:rsid w:val="542F73C3"/>
    <w:rsid w:val="543547EF"/>
    <w:rsid w:val="54874EC4"/>
    <w:rsid w:val="54A55A10"/>
    <w:rsid w:val="54A8759B"/>
    <w:rsid w:val="54CB6F02"/>
    <w:rsid w:val="54CC5E63"/>
    <w:rsid w:val="54D05D83"/>
    <w:rsid w:val="54DB2AD1"/>
    <w:rsid w:val="551D59AF"/>
    <w:rsid w:val="551E6CEE"/>
    <w:rsid w:val="552C10A0"/>
    <w:rsid w:val="55774994"/>
    <w:rsid w:val="55945D94"/>
    <w:rsid w:val="55960311"/>
    <w:rsid w:val="55AD7F99"/>
    <w:rsid w:val="55B059B2"/>
    <w:rsid w:val="55E22755"/>
    <w:rsid w:val="56286BBA"/>
    <w:rsid w:val="563B3BA0"/>
    <w:rsid w:val="566D1835"/>
    <w:rsid w:val="568B6949"/>
    <w:rsid w:val="56927CD7"/>
    <w:rsid w:val="569752EE"/>
    <w:rsid w:val="56A9624D"/>
    <w:rsid w:val="56CC2801"/>
    <w:rsid w:val="56D252CE"/>
    <w:rsid w:val="572D7A00"/>
    <w:rsid w:val="574B60D8"/>
    <w:rsid w:val="57525C4F"/>
    <w:rsid w:val="57541431"/>
    <w:rsid w:val="57566CFC"/>
    <w:rsid w:val="575B5C43"/>
    <w:rsid w:val="576B58CE"/>
    <w:rsid w:val="578E252E"/>
    <w:rsid w:val="57BB5821"/>
    <w:rsid w:val="57CE11E3"/>
    <w:rsid w:val="581B20F8"/>
    <w:rsid w:val="582174D0"/>
    <w:rsid w:val="587A4EC7"/>
    <w:rsid w:val="58A9117D"/>
    <w:rsid w:val="58ED04EC"/>
    <w:rsid w:val="58FA5DED"/>
    <w:rsid w:val="590269DA"/>
    <w:rsid w:val="591D4504"/>
    <w:rsid w:val="5921146F"/>
    <w:rsid w:val="59372D3D"/>
    <w:rsid w:val="59401C6C"/>
    <w:rsid w:val="59957B52"/>
    <w:rsid w:val="59B375F7"/>
    <w:rsid w:val="59F97C30"/>
    <w:rsid w:val="59FB08E1"/>
    <w:rsid w:val="5A4424E7"/>
    <w:rsid w:val="5A6519F4"/>
    <w:rsid w:val="5A670EED"/>
    <w:rsid w:val="5A677F16"/>
    <w:rsid w:val="5AA7161B"/>
    <w:rsid w:val="5ABE74A5"/>
    <w:rsid w:val="5AC70F4B"/>
    <w:rsid w:val="5AF34ABD"/>
    <w:rsid w:val="5B13515F"/>
    <w:rsid w:val="5B3E6934"/>
    <w:rsid w:val="5B4B2442"/>
    <w:rsid w:val="5B647718"/>
    <w:rsid w:val="5B775315"/>
    <w:rsid w:val="5BC64F29"/>
    <w:rsid w:val="5BFE5E0F"/>
    <w:rsid w:val="5C0D1B30"/>
    <w:rsid w:val="5C2268F0"/>
    <w:rsid w:val="5C7659A5"/>
    <w:rsid w:val="5C7D31D8"/>
    <w:rsid w:val="5CDB057C"/>
    <w:rsid w:val="5CDC2AA8"/>
    <w:rsid w:val="5CE96783"/>
    <w:rsid w:val="5CF54822"/>
    <w:rsid w:val="5D594635"/>
    <w:rsid w:val="5D8C7CE9"/>
    <w:rsid w:val="5D8D5131"/>
    <w:rsid w:val="5DB43D9F"/>
    <w:rsid w:val="5DD35E0B"/>
    <w:rsid w:val="5E065D78"/>
    <w:rsid w:val="5E21062F"/>
    <w:rsid w:val="5E5335F6"/>
    <w:rsid w:val="5E9B13B4"/>
    <w:rsid w:val="5ECC6B94"/>
    <w:rsid w:val="5F0306C0"/>
    <w:rsid w:val="5F035084"/>
    <w:rsid w:val="5F3F6522"/>
    <w:rsid w:val="5F675708"/>
    <w:rsid w:val="5FB32A6C"/>
    <w:rsid w:val="5FEF112E"/>
    <w:rsid w:val="5FF3600D"/>
    <w:rsid w:val="600317E9"/>
    <w:rsid w:val="600733B6"/>
    <w:rsid w:val="600C65F7"/>
    <w:rsid w:val="600F7E05"/>
    <w:rsid w:val="60181214"/>
    <w:rsid w:val="60824919"/>
    <w:rsid w:val="609B428E"/>
    <w:rsid w:val="60D42025"/>
    <w:rsid w:val="610012BB"/>
    <w:rsid w:val="61117176"/>
    <w:rsid w:val="6116253A"/>
    <w:rsid w:val="61190304"/>
    <w:rsid w:val="61401B67"/>
    <w:rsid w:val="615838CB"/>
    <w:rsid w:val="6164625D"/>
    <w:rsid w:val="616A443C"/>
    <w:rsid w:val="619B53A7"/>
    <w:rsid w:val="619F774C"/>
    <w:rsid w:val="61AD3C17"/>
    <w:rsid w:val="61C6027E"/>
    <w:rsid w:val="61D24E8C"/>
    <w:rsid w:val="61D76F32"/>
    <w:rsid w:val="620F495A"/>
    <w:rsid w:val="621A5137"/>
    <w:rsid w:val="621E76E6"/>
    <w:rsid w:val="624C6FF2"/>
    <w:rsid w:val="62706034"/>
    <w:rsid w:val="628232F6"/>
    <w:rsid w:val="628250A4"/>
    <w:rsid w:val="62C16D24"/>
    <w:rsid w:val="62CA502A"/>
    <w:rsid w:val="62FA7330"/>
    <w:rsid w:val="630A38AB"/>
    <w:rsid w:val="631873CD"/>
    <w:rsid w:val="633D3C3B"/>
    <w:rsid w:val="633F22D2"/>
    <w:rsid w:val="63501A6A"/>
    <w:rsid w:val="635A7DCF"/>
    <w:rsid w:val="63741FC9"/>
    <w:rsid w:val="63831EB4"/>
    <w:rsid w:val="63BD659F"/>
    <w:rsid w:val="63C90D32"/>
    <w:rsid w:val="63D34AEE"/>
    <w:rsid w:val="63D467B7"/>
    <w:rsid w:val="63DA6451"/>
    <w:rsid w:val="63DD7B5A"/>
    <w:rsid w:val="63EB4B5E"/>
    <w:rsid w:val="64101EA0"/>
    <w:rsid w:val="6410335F"/>
    <w:rsid w:val="64917820"/>
    <w:rsid w:val="64B800F0"/>
    <w:rsid w:val="64B871F3"/>
    <w:rsid w:val="64C30C0B"/>
    <w:rsid w:val="64E66B52"/>
    <w:rsid w:val="64F76494"/>
    <w:rsid w:val="65020980"/>
    <w:rsid w:val="6511628B"/>
    <w:rsid w:val="65640326"/>
    <w:rsid w:val="65694C2E"/>
    <w:rsid w:val="658F5CDD"/>
    <w:rsid w:val="65F362B8"/>
    <w:rsid w:val="65FC6831"/>
    <w:rsid w:val="66012783"/>
    <w:rsid w:val="663E7534"/>
    <w:rsid w:val="66523EDD"/>
    <w:rsid w:val="665533E3"/>
    <w:rsid w:val="665F56FC"/>
    <w:rsid w:val="66684718"/>
    <w:rsid w:val="668F2B9E"/>
    <w:rsid w:val="66A001EE"/>
    <w:rsid w:val="66D032A4"/>
    <w:rsid w:val="66F84A87"/>
    <w:rsid w:val="67472418"/>
    <w:rsid w:val="677A62FF"/>
    <w:rsid w:val="678C0773"/>
    <w:rsid w:val="67B2516C"/>
    <w:rsid w:val="67BD092C"/>
    <w:rsid w:val="67D67F21"/>
    <w:rsid w:val="67DA7D95"/>
    <w:rsid w:val="67EB5499"/>
    <w:rsid w:val="67F500C6"/>
    <w:rsid w:val="67FC1489"/>
    <w:rsid w:val="680C4DB4"/>
    <w:rsid w:val="680D18B3"/>
    <w:rsid w:val="68151C1E"/>
    <w:rsid w:val="68273FF7"/>
    <w:rsid w:val="68295FC1"/>
    <w:rsid w:val="68C76C42"/>
    <w:rsid w:val="68CC627F"/>
    <w:rsid w:val="68CF7305"/>
    <w:rsid w:val="68F20AA9"/>
    <w:rsid w:val="691F4460"/>
    <w:rsid w:val="696123E0"/>
    <w:rsid w:val="69670B4F"/>
    <w:rsid w:val="69A00505"/>
    <w:rsid w:val="69EE1440"/>
    <w:rsid w:val="69F21687"/>
    <w:rsid w:val="69F72FE2"/>
    <w:rsid w:val="6A034B4F"/>
    <w:rsid w:val="6A0D7F1C"/>
    <w:rsid w:val="6A295A16"/>
    <w:rsid w:val="6A38073E"/>
    <w:rsid w:val="6A521800"/>
    <w:rsid w:val="6A537C4E"/>
    <w:rsid w:val="6A5C267E"/>
    <w:rsid w:val="6A672C87"/>
    <w:rsid w:val="6A9260A0"/>
    <w:rsid w:val="6AC3666E"/>
    <w:rsid w:val="6AF20B7A"/>
    <w:rsid w:val="6B0A3E88"/>
    <w:rsid w:val="6B117EB4"/>
    <w:rsid w:val="6B797260"/>
    <w:rsid w:val="6BAC3191"/>
    <w:rsid w:val="6C184383"/>
    <w:rsid w:val="6C20148A"/>
    <w:rsid w:val="6C571AC0"/>
    <w:rsid w:val="6C8112B5"/>
    <w:rsid w:val="6C96525A"/>
    <w:rsid w:val="6CA91F70"/>
    <w:rsid w:val="6CC70020"/>
    <w:rsid w:val="6CC94A75"/>
    <w:rsid w:val="6CCA4083"/>
    <w:rsid w:val="6CFC2E73"/>
    <w:rsid w:val="6D036287"/>
    <w:rsid w:val="6D3561B7"/>
    <w:rsid w:val="6D543AE1"/>
    <w:rsid w:val="6D5A6F18"/>
    <w:rsid w:val="6D6D36DC"/>
    <w:rsid w:val="6D711757"/>
    <w:rsid w:val="6D7D626E"/>
    <w:rsid w:val="6DA76903"/>
    <w:rsid w:val="6DD16EDF"/>
    <w:rsid w:val="6E027099"/>
    <w:rsid w:val="6E0341BE"/>
    <w:rsid w:val="6E076DA5"/>
    <w:rsid w:val="6E2642CF"/>
    <w:rsid w:val="6E2A25F5"/>
    <w:rsid w:val="6E3D27C7"/>
    <w:rsid w:val="6E4B0B7C"/>
    <w:rsid w:val="6E4B6C92"/>
    <w:rsid w:val="6E5061A7"/>
    <w:rsid w:val="6E5F098F"/>
    <w:rsid w:val="6EA45C7C"/>
    <w:rsid w:val="6ECE0386"/>
    <w:rsid w:val="6EEA46FD"/>
    <w:rsid w:val="6EED1AF7"/>
    <w:rsid w:val="6F252FA2"/>
    <w:rsid w:val="6F54601A"/>
    <w:rsid w:val="6F824C46"/>
    <w:rsid w:val="6F885777"/>
    <w:rsid w:val="6F911E87"/>
    <w:rsid w:val="6FB91182"/>
    <w:rsid w:val="6FBB73A9"/>
    <w:rsid w:val="6FC22F83"/>
    <w:rsid w:val="6FD6444B"/>
    <w:rsid w:val="701C781D"/>
    <w:rsid w:val="70241157"/>
    <w:rsid w:val="70271038"/>
    <w:rsid w:val="706E7E07"/>
    <w:rsid w:val="709D7EA5"/>
    <w:rsid w:val="70BB7448"/>
    <w:rsid w:val="70DF7B65"/>
    <w:rsid w:val="71136DEE"/>
    <w:rsid w:val="7113778C"/>
    <w:rsid w:val="71761C22"/>
    <w:rsid w:val="718C1A9B"/>
    <w:rsid w:val="719A7BC9"/>
    <w:rsid w:val="71AF006A"/>
    <w:rsid w:val="71C31DA1"/>
    <w:rsid w:val="71D97602"/>
    <w:rsid w:val="721970A7"/>
    <w:rsid w:val="724E6B61"/>
    <w:rsid w:val="728B1663"/>
    <w:rsid w:val="72AF1530"/>
    <w:rsid w:val="72B54589"/>
    <w:rsid w:val="72D51220"/>
    <w:rsid w:val="72F13B80"/>
    <w:rsid w:val="73013B4B"/>
    <w:rsid w:val="730B1A40"/>
    <w:rsid w:val="73121E6F"/>
    <w:rsid w:val="73173575"/>
    <w:rsid w:val="732C5C1E"/>
    <w:rsid w:val="73461136"/>
    <w:rsid w:val="73530396"/>
    <w:rsid w:val="735E6385"/>
    <w:rsid w:val="73883219"/>
    <w:rsid w:val="739351FC"/>
    <w:rsid w:val="73B274A0"/>
    <w:rsid w:val="73B47087"/>
    <w:rsid w:val="73B478E6"/>
    <w:rsid w:val="7412526A"/>
    <w:rsid w:val="74177EF7"/>
    <w:rsid w:val="746F1ED0"/>
    <w:rsid w:val="748A492B"/>
    <w:rsid w:val="74A07A06"/>
    <w:rsid w:val="74A92270"/>
    <w:rsid w:val="74AC2CD5"/>
    <w:rsid w:val="74E110D3"/>
    <w:rsid w:val="74F90F0C"/>
    <w:rsid w:val="750C5C2E"/>
    <w:rsid w:val="75182355"/>
    <w:rsid w:val="751C1388"/>
    <w:rsid w:val="758C285F"/>
    <w:rsid w:val="75953D9E"/>
    <w:rsid w:val="75E14953"/>
    <w:rsid w:val="75F95225"/>
    <w:rsid w:val="75FB1725"/>
    <w:rsid w:val="761A0D0A"/>
    <w:rsid w:val="76221799"/>
    <w:rsid w:val="76315056"/>
    <w:rsid w:val="766F0AF3"/>
    <w:rsid w:val="7693567A"/>
    <w:rsid w:val="76E25F46"/>
    <w:rsid w:val="76F372C3"/>
    <w:rsid w:val="76F62C17"/>
    <w:rsid w:val="77084C62"/>
    <w:rsid w:val="771A6916"/>
    <w:rsid w:val="771C0118"/>
    <w:rsid w:val="772164A5"/>
    <w:rsid w:val="773B26C2"/>
    <w:rsid w:val="7746449A"/>
    <w:rsid w:val="77687B79"/>
    <w:rsid w:val="77872B92"/>
    <w:rsid w:val="778D031B"/>
    <w:rsid w:val="782040E6"/>
    <w:rsid w:val="7826607A"/>
    <w:rsid w:val="782B18E2"/>
    <w:rsid w:val="783356A3"/>
    <w:rsid w:val="784B7055"/>
    <w:rsid w:val="78574485"/>
    <w:rsid w:val="788C05D2"/>
    <w:rsid w:val="78992B87"/>
    <w:rsid w:val="789D79AA"/>
    <w:rsid w:val="78B226C7"/>
    <w:rsid w:val="78B83224"/>
    <w:rsid w:val="7947274B"/>
    <w:rsid w:val="799B0A29"/>
    <w:rsid w:val="79A84B20"/>
    <w:rsid w:val="79A91848"/>
    <w:rsid w:val="79AC409A"/>
    <w:rsid w:val="7A192019"/>
    <w:rsid w:val="7A2B7977"/>
    <w:rsid w:val="7A5A767E"/>
    <w:rsid w:val="7A6D7F90"/>
    <w:rsid w:val="7B6825E1"/>
    <w:rsid w:val="7B857274"/>
    <w:rsid w:val="7BB120FE"/>
    <w:rsid w:val="7BDC717B"/>
    <w:rsid w:val="7C0526B8"/>
    <w:rsid w:val="7CAB0325"/>
    <w:rsid w:val="7CF17F7C"/>
    <w:rsid w:val="7D434AEA"/>
    <w:rsid w:val="7D5611AF"/>
    <w:rsid w:val="7D836231"/>
    <w:rsid w:val="7D99109C"/>
    <w:rsid w:val="7DE7402D"/>
    <w:rsid w:val="7DE92023"/>
    <w:rsid w:val="7E0E1A8A"/>
    <w:rsid w:val="7E200DC8"/>
    <w:rsid w:val="7E44676F"/>
    <w:rsid w:val="7E4A61D0"/>
    <w:rsid w:val="7E5020A2"/>
    <w:rsid w:val="7E5E6806"/>
    <w:rsid w:val="7E70004F"/>
    <w:rsid w:val="7E754DC3"/>
    <w:rsid w:val="7E9604AE"/>
    <w:rsid w:val="7EAF6391"/>
    <w:rsid w:val="7ECC64CE"/>
    <w:rsid w:val="7EE81E27"/>
    <w:rsid w:val="7EFE38AC"/>
    <w:rsid w:val="7F25708B"/>
    <w:rsid w:val="7F2A746E"/>
    <w:rsid w:val="7F2B5241"/>
    <w:rsid w:val="7F304106"/>
    <w:rsid w:val="7F44134D"/>
    <w:rsid w:val="7F743B6E"/>
    <w:rsid w:val="7F7D0C75"/>
    <w:rsid w:val="7F867606"/>
    <w:rsid w:val="7FBF17B5"/>
    <w:rsid w:val="7FCF4400"/>
    <w:rsid w:val="7FE00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5">
    <w:name w:val="Default Paragraph Font"/>
    <w:semiHidden/>
    <w:qFormat/>
    <w:uiPriority w:val="0"/>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5">
    <w:name w:val="Body Text"/>
    <w:basedOn w:val="1"/>
    <w:autoRedefine/>
    <w:qFormat/>
    <w:uiPriority w:val="1"/>
    <w:pPr>
      <w:widowControl w:val="0"/>
      <w:ind w:left="154" w:firstLine="0"/>
    </w:pPr>
    <w:rPr>
      <w:rFonts w:ascii="宋体" w:hAnsi="宋体" w:eastAsia="宋体"/>
      <w:sz w:val="24"/>
      <w:szCs w:val="24"/>
      <w:lang w:bidi="ar-SA"/>
    </w:rPr>
  </w:style>
  <w:style w:type="paragraph" w:styleId="6">
    <w:name w:val="Body Text Indent"/>
    <w:basedOn w:val="1"/>
    <w:autoRedefine/>
    <w:qFormat/>
    <w:uiPriority w:val="0"/>
    <w:pPr>
      <w:spacing w:after="120" w:afterLines="0" w:afterAutospacing="0"/>
      <w:ind w:left="420" w:leftChars="200"/>
    </w:pPr>
  </w:style>
  <w:style w:type="paragraph" w:styleId="7">
    <w:name w:val="toc 3"/>
    <w:basedOn w:val="1"/>
    <w:next w:val="1"/>
    <w:qFormat/>
    <w:uiPriority w:val="0"/>
    <w:pPr>
      <w:ind w:left="840" w:leftChars="400"/>
    </w:p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Body Text First Indent 2"/>
    <w:basedOn w:val="6"/>
    <w:link w:val="25"/>
    <w:autoRedefine/>
    <w:qFormat/>
    <w:uiPriority w:val="0"/>
    <w:pPr>
      <w:ind w:firstLine="420" w:firstLineChars="200"/>
    </w:pPr>
  </w:style>
  <w:style w:type="table" w:styleId="14">
    <w:name w:val="Table Grid"/>
    <w:basedOn w:val="1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Emphasis"/>
    <w:basedOn w:val="15"/>
    <w:qFormat/>
    <w:uiPriority w:val="0"/>
    <w:rPr>
      <w:i/>
    </w:rPr>
  </w:style>
  <w:style w:type="character" w:styleId="18">
    <w:name w:val="Hyperlink"/>
    <w:basedOn w:val="15"/>
    <w:autoRedefine/>
    <w:unhideWhenUsed/>
    <w:qFormat/>
    <w:uiPriority w:val="99"/>
    <w:rPr>
      <w:color w:val="0563C1"/>
      <w:u w:val="single"/>
    </w:rPr>
  </w:style>
  <w:style w:type="character" w:styleId="19">
    <w:name w:val="HTML Code"/>
    <w:basedOn w:val="15"/>
    <w:qFormat/>
    <w:uiPriority w:val="0"/>
    <w:rPr>
      <w:rFonts w:ascii="Courier New" w:hAnsi="Courier New"/>
      <w:sz w:val="20"/>
    </w:rPr>
  </w:style>
  <w:style w:type="paragraph" w:styleId="20">
    <w:name w:val="No Spacing"/>
    <w:autoRedefine/>
    <w:qFormat/>
    <w:uiPriority w:val="1"/>
    <w:rPr>
      <w:rFonts w:ascii="Calibri" w:hAnsi="Calibri" w:eastAsia="宋体" w:cs="Times New Roman"/>
      <w:sz w:val="22"/>
      <w:szCs w:val="22"/>
      <w:lang w:val="en-US" w:eastAsia="zh-CN" w:bidi="ar-SA"/>
    </w:rPr>
  </w:style>
  <w:style w:type="paragraph" w:styleId="21">
    <w:name w:val="List Paragraph"/>
    <w:basedOn w:val="1"/>
    <w:qFormat/>
    <w:uiPriority w:val="34"/>
    <w:pPr>
      <w:ind w:left="720"/>
      <w:contextualSpacing/>
    </w:p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character" w:customStyle="1" w:styleId="25">
    <w:name w:val="正文首行缩进 2 Char"/>
    <w:link w:val="12"/>
    <w:qFormat/>
    <w:uiPriority w:val="0"/>
  </w:style>
  <w:style w:type="character" w:customStyle="1" w:styleId="26">
    <w:name w:val="font31"/>
    <w:basedOn w:val="15"/>
    <w:qFormat/>
    <w:uiPriority w:val="0"/>
    <w:rPr>
      <w:rFonts w:hint="default" w:ascii="Times New Roman" w:hAnsi="Times New Roman" w:cs="Times New Roman"/>
      <w:color w:val="000000"/>
      <w:sz w:val="18"/>
      <w:szCs w:val="18"/>
      <w:u w:val="none"/>
    </w:rPr>
  </w:style>
  <w:style w:type="character" w:customStyle="1" w:styleId="27">
    <w:name w:val="font41"/>
    <w:basedOn w:val="15"/>
    <w:qFormat/>
    <w:uiPriority w:val="0"/>
    <w:rPr>
      <w:rFonts w:hint="eastAsia" w:ascii="宋体" w:hAnsi="宋体" w:eastAsia="宋体" w:cs="宋体"/>
      <w:color w:val="000000"/>
      <w:sz w:val="18"/>
      <w:szCs w:val="18"/>
      <w:u w: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bmp"/><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1.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2.jpeg"/><Relationship Id="rId59" Type="http://schemas.openxmlformats.org/officeDocument/2006/relationships/image" Target="media/image54.jpe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5" Type="http://schemas.microsoft.com/office/2011/relationships/people" Target="people.xml"/><Relationship Id="rId124" Type="http://schemas.openxmlformats.org/officeDocument/2006/relationships/fontTable" Target="fontTable.xml"/><Relationship Id="rId123" Type="http://schemas.openxmlformats.org/officeDocument/2006/relationships/numbering" Target="numbering.xml"/><Relationship Id="rId122" Type="http://schemas.openxmlformats.org/officeDocument/2006/relationships/customXml" Target="../customXml/item1.xml"/><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54</Pages>
  <Words>316</Words>
  <Characters>577</Characters>
  <Lines>0</Lines>
  <Paragraphs>0</Paragraphs>
  <TotalTime>0</TotalTime>
  <ScaleCrop>false</ScaleCrop>
  <LinksUpToDate>false</LinksUpToDate>
  <CharactersWithSpaces>665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2024-04-08T01:35:00Z</dcterms:created>
  <dc:creator>想念，亦以成淚</dc:creator>
  <cp:lastModifiedBy>LKY</cp:lastModifiedBy>
  <dcterms:modified xsi:type="dcterms:W3CDTF">2026-09-15T09:32:02Z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AFC89E79A8F743D7A3E216D9C487037D_13</vt:lpwstr>
  </property>
  <property fmtid="{D5CDD505-2E9C-101B-9397-08002B2CF9AE}" pid="4" name="KSOTemplateDocerSaveRecord">
    <vt:lpwstr>eyJoZGlkIjoiOTA3ZDc1YWY5ZmZkNGI3Y2Q2MGVhM2ZhZmZiMGMzN2EiLCJ1c2VySWQiOiIxMDg3OTg2MjM0In0=</vt:lpwstr>
  </property>
</Properties>
</file>