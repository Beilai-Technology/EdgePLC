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bmp" ContentType="image/bmp"/>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1A0A7E8">
      <w:pPr>
        <w:pStyle w:val="12"/>
        <w:rPr>
          <w:rFonts w:hint="default" w:ascii="Times New Roman" w:hAnsi="Times New Roman" w:eastAsia="宋体" w:cs="宋体"/>
          <w:b/>
          <w:bCs/>
          <w:iCs/>
          <w:color w:val="000000"/>
          <w:sz w:val="24"/>
          <w:szCs w:val="24"/>
          <w:lang w:val="en-US" w:eastAsia="zh-CN"/>
        </w:rPr>
        <w:sectPr>
          <w:headerReference r:id="rId3" w:type="default"/>
          <w:footerReference r:id="rId4" w:type="default"/>
          <w:pgSz w:w="11906" w:h="16838"/>
          <w:pgMar w:top="1440" w:right="1800" w:bottom="1440" w:left="1800" w:header="851" w:footer="992" w:gutter="0"/>
          <w:pgNumType w:fmt="decimal"/>
          <w:cols w:space="425" w:num="1"/>
          <w:docGrid w:type="lines" w:linePitch="312" w:charSpace="0"/>
        </w:sectPr>
      </w:pPr>
      <w:r>
        <w:rPr>
          <w:rFonts w:hint="eastAsia" w:ascii="Times New Roman" w:hAnsi="Times New Roman" w:cs="宋体"/>
        </w:rPr>
        <mc:AlternateContent>
          <mc:Choice Requires="wps">
            <w:drawing>
              <wp:anchor distT="45720" distB="45720" distL="114300" distR="114300" simplePos="0" relativeHeight="251664384" behindDoc="0" locked="0" layoutInCell="1" allowOverlap="1">
                <wp:simplePos x="0" y="0"/>
                <wp:positionH relativeFrom="page">
                  <wp:posOffset>866140</wp:posOffset>
                </wp:positionH>
                <wp:positionV relativeFrom="paragraph">
                  <wp:posOffset>2362200</wp:posOffset>
                </wp:positionV>
                <wp:extent cx="2949575" cy="3782060"/>
                <wp:effectExtent l="0" t="0" r="0" b="0"/>
                <wp:wrapSquare wrapText="bothSides"/>
                <wp:docPr id="9" name="文本框 9"/>
                <wp:cNvGraphicFramePr/>
                <a:graphic xmlns:a="http://schemas.openxmlformats.org/drawingml/2006/main">
                  <a:graphicData uri="http://schemas.microsoft.com/office/word/2010/wordprocessingShape">
                    <wps:wsp>
                      <wps:cNvSpPr txBox="1">
                        <a:spLocks noChangeArrowheads="1"/>
                      </wps:cNvSpPr>
                      <wps:spPr bwMode="auto">
                        <a:xfrm>
                          <a:off x="0" y="0"/>
                          <a:ext cx="2949575" cy="3782060"/>
                        </a:xfrm>
                        <a:prstGeom prst="rect">
                          <a:avLst/>
                        </a:prstGeom>
                        <a:noFill/>
                        <a:ln>
                          <a:noFill/>
                        </a:ln>
                        <a:effectLst/>
                      </wps:spPr>
                      <wps:txbx>
                        <w:txbxContent>
                          <w:p w14:paraId="09E9C5D0">
                            <w:pPr>
                              <w:jc w:val="center"/>
                              <w:rPr>
                                <w:rFonts w:hint="eastAsia" w:ascii="黑体" w:hAnsi="黑体" w:eastAsia="黑体"/>
                                <w:color w:val="FFFFFF"/>
                                <w:sz w:val="72"/>
                                <w:szCs w:val="72"/>
                                <w:lang w:eastAsia="zh-CN"/>
                              </w:rPr>
                            </w:pPr>
                            <w:r>
                              <w:rPr>
                                <w:rFonts w:hint="eastAsia" w:ascii="黑体" w:hAnsi="黑体" w:eastAsia="黑体"/>
                                <w:color w:val="FFFFFF"/>
                                <w:sz w:val="72"/>
                                <w:szCs w:val="72"/>
                                <w:lang w:eastAsia="zh-CN"/>
                              </w:rPr>
                              <w:drawing>
                                <wp:inline distT="0" distB="0" distL="114300" distR="114300">
                                  <wp:extent cx="2721610" cy="3639820"/>
                                  <wp:effectExtent l="0" t="0" r="2540" b="17780"/>
                                  <wp:docPr id="74" name="图片 74" descr="EdgePLC A款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图片 74" descr="EdgePLC A款 (2)"/>
                                          <pic:cNvPicPr>
                                            <a:picLocks noChangeAspect="1"/>
                                          </pic:cNvPicPr>
                                        </pic:nvPicPr>
                                        <pic:blipFill>
                                          <a:blip r:embed="rId6"/>
                                          <a:srcRect l="17279" t="12328" r="21918" b="6356"/>
                                          <a:stretch>
                                            <a:fillRect/>
                                          </a:stretch>
                                        </pic:blipFill>
                                        <pic:spPr>
                                          <a:xfrm>
                                            <a:off x="0" y="0"/>
                                            <a:ext cx="2721610" cy="3639820"/>
                                          </a:xfrm>
                                          <a:prstGeom prst="rect">
                                            <a:avLst/>
                                          </a:prstGeom>
                                        </pic:spPr>
                                      </pic:pic>
                                    </a:graphicData>
                                  </a:graphic>
                                </wp:inline>
                              </w:drawing>
                            </w:r>
                          </w:p>
                        </w:txbxContent>
                      </wps:txbx>
                      <wps:bodyPr rot="0" vert="horz" wrap="square" lIns="91440" tIns="45720" rIns="91440" bIns="45720" anchor="t" anchorCtr="0" upright="1">
                        <a:noAutofit/>
                      </wps:bodyPr>
                    </wps:wsp>
                  </a:graphicData>
                </a:graphic>
              </wp:anchor>
            </w:drawing>
          </mc:Choice>
          <mc:Fallback>
            <w:pict>
              <v:shape id="_x0000_s1026" o:spid="_x0000_s1026" o:spt="202" type="#_x0000_t202" style="position:absolute;left:0pt;margin-left:68.2pt;margin-top:186pt;height:297.8pt;width:232.25pt;mso-position-horizontal-relative:page;mso-wrap-distance-bottom:3.6pt;mso-wrap-distance-left:9pt;mso-wrap-distance-right:9pt;mso-wrap-distance-top:3.6pt;z-index:251664384;mso-width-relative:page;mso-height-relative:page;" filled="f" stroked="f" coordsize="21600,21600" o:gfxdata="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">
                <v:fill on="f" focussize="0,0"/>
                <v:stroke on="f"/>
                <v:imagedata o:title=""/>
                <o:lock v:ext="edit" aspectratio="f"/>
                <v:textbox>
                  <w:txbxContent>
                    <w:p w14:paraId="09E9C5D0">
                      <w:pPr>
                        <w:jc w:val="center"/>
                        <w:rPr>
                          <w:rFonts w:hint="eastAsia" w:ascii="黑体" w:hAnsi="黑体" w:eastAsia="黑体"/>
                          <w:color w:val="FFFFFF"/>
                          <w:sz w:val="72"/>
                          <w:szCs w:val="72"/>
                          <w:lang w:eastAsia="zh-CN"/>
                        </w:rPr>
                      </w:pPr>
                      <w:r>
                        <w:rPr>
                          <w:rFonts w:hint="eastAsia" w:ascii="黑体" w:hAnsi="黑体" w:eastAsia="黑体"/>
                          <w:color w:val="FFFFFF"/>
                          <w:sz w:val="72"/>
                          <w:szCs w:val="72"/>
                          <w:lang w:eastAsia="zh-CN"/>
                        </w:rPr>
                        <w:drawing>
                          <wp:inline distT="0" distB="0" distL="114300" distR="114300">
                            <wp:extent cx="2721610" cy="3639820"/>
                            <wp:effectExtent l="0" t="0" r="2540" b="17780"/>
                            <wp:docPr id="74" name="图片 74" descr="EdgePLC A款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图片 74" descr="EdgePLC A款 (2)"/>
                                    <pic:cNvPicPr>
                                      <a:picLocks noChangeAspect="1"/>
                                    </pic:cNvPicPr>
                                  </pic:nvPicPr>
                                  <pic:blipFill>
                                    <a:blip r:embed="rId6"/>
                                    <a:srcRect l="17279" t="12328" r="21918" b="6356"/>
                                    <a:stretch>
                                      <a:fillRect/>
                                    </a:stretch>
                                  </pic:blipFill>
                                  <pic:spPr>
                                    <a:xfrm>
                                      <a:off x="0" y="0"/>
                                      <a:ext cx="2721610" cy="3639820"/>
                                    </a:xfrm>
                                    <a:prstGeom prst="rect">
                                      <a:avLst/>
                                    </a:prstGeom>
                                  </pic:spPr>
                                </pic:pic>
                              </a:graphicData>
                            </a:graphic>
                          </wp:inline>
                        </w:drawing>
                      </w:r>
                    </w:p>
                  </w:txbxContent>
                </v:textbox>
                <w10:wrap type="square"/>
              </v:shape>
            </w:pict>
          </mc:Fallback>
        </mc:AlternateContent>
      </w:r>
      <w:r>
        <w:rPr>
          <w:rFonts w:ascii="Times New Roman" w:hAnsi="Times New Roman"/>
        </w:rPr>
        <mc:AlternateContent>
          <mc:Choice Requires="wps">
            <w:drawing>
              <wp:anchor distT="0" distB="0" distL="114300" distR="114300" simplePos="0" relativeHeight="251663360" behindDoc="0" locked="0" layoutInCell="1" allowOverlap="1">
                <wp:simplePos x="0" y="0"/>
                <wp:positionH relativeFrom="column">
                  <wp:posOffset>3608705</wp:posOffset>
                </wp:positionH>
                <wp:positionV relativeFrom="paragraph">
                  <wp:posOffset>6026150</wp:posOffset>
                </wp:positionV>
                <wp:extent cx="2866390" cy="2348230"/>
                <wp:effectExtent l="0" t="0" r="0" b="0"/>
                <wp:wrapNone/>
                <wp:docPr id="25" name="文本框 25"/>
                <wp:cNvGraphicFramePr/>
                <a:graphic xmlns:a="http://schemas.openxmlformats.org/drawingml/2006/main">
                  <a:graphicData uri="http://schemas.microsoft.com/office/word/2010/wordprocessingShape">
                    <wps:wsp>
                      <wps:cNvSpPr txBox="1">
                        <a:spLocks noChangeArrowheads="1"/>
                      </wps:cNvSpPr>
                      <wps:spPr bwMode="auto">
                        <a:xfrm>
                          <a:off x="0" y="0"/>
                          <a:ext cx="2866390" cy="2348230"/>
                        </a:xfrm>
                        <a:prstGeom prst="rect">
                          <a:avLst/>
                        </a:prstGeom>
                        <a:noFill/>
                        <a:ln>
                          <a:noFill/>
                        </a:ln>
                        <a:effectLst/>
                      </wps:spPr>
                      <wps:txbx>
                        <w:txbxContent>
                          <w:p w14:paraId="795D2C69">
                            <w:pPr>
                              <w:spacing w:line="720" w:lineRule="auto"/>
                              <w:ind w:left="0" w:leftChars="0" w:firstLine="0" w:firstLineChars="0"/>
                              <w:rPr>
                                <w:rFonts w:ascii="黑体" w:hAnsi="黑体" w:eastAsia="黑体"/>
                                <w:color w:val="FFFFFF"/>
                                <w:sz w:val="30"/>
                                <w:szCs w:val="30"/>
                              </w:rPr>
                            </w:pPr>
                            <w:r>
                              <w:rPr>
                                <w:rFonts w:hint="eastAsia" w:ascii="黑体" w:hAnsi="黑体" w:eastAsia="黑体"/>
                                <w:color w:val="FFFFFF"/>
                                <w:sz w:val="30"/>
                                <w:szCs w:val="30"/>
                              </w:rPr>
                              <w:t>版本：V1.</w:t>
                            </w:r>
                            <w:ins w:id="0" w:author="L" w:date="2026-08-07T17:02:12Z">
                              <w:r>
                                <w:rPr>
                                  <w:rFonts w:hint="eastAsia" w:ascii="黑体" w:hAnsi="黑体" w:eastAsia="黑体"/>
                                  <w:color w:val="FFFFFF"/>
                                  <w:sz w:val="30"/>
                                  <w:szCs w:val="30"/>
                                  <w:lang w:val="en-US" w:eastAsia="zh-CN"/>
                                </w:rPr>
                                <w:t>1</w:t>
                              </w:r>
                            </w:ins>
                            <w:r>
                              <w:rPr>
                                <w:rFonts w:ascii="黑体" w:hAnsi="黑体" w:eastAsia="黑体"/>
                                <w:color w:val="FFFFFF"/>
                                <w:sz w:val="30"/>
                                <w:szCs w:val="30"/>
                              </w:rPr>
                              <w:br w:type="textWrapping"/>
                            </w:r>
                            <w:r>
                              <w:rPr>
                                <w:rFonts w:hint="eastAsia" w:ascii="黑体" w:hAnsi="黑体" w:eastAsia="黑体"/>
                                <w:color w:val="FFFFFF"/>
                                <w:sz w:val="30"/>
                                <w:szCs w:val="30"/>
                              </w:rPr>
                              <w:t>日期：2</w:t>
                            </w:r>
                            <w:r>
                              <w:rPr>
                                <w:rFonts w:ascii="黑体" w:hAnsi="黑体" w:eastAsia="黑体"/>
                                <w:color w:val="FFFFFF"/>
                                <w:sz w:val="30"/>
                                <w:szCs w:val="30"/>
                              </w:rPr>
                              <w:t>02</w:t>
                            </w:r>
                            <w:r>
                              <w:rPr>
                                <w:rFonts w:hint="eastAsia" w:ascii="黑体" w:hAnsi="黑体" w:eastAsia="黑体"/>
                                <w:color w:val="FFFFFF"/>
                                <w:sz w:val="30"/>
                                <w:szCs w:val="30"/>
                                <w:lang w:val="en-US" w:eastAsia="zh-CN"/>
                              </w:rPr>
                              <w:t>6-0</w:t>
                            </w:r>
                            <w:ins w:id="1" w:author="LKY" w:date="2026-09-10T16:54:12Z">
                              <w:r>
                                <w:rPr>
                                  <w:rFonts w:hint="eastAsia" w:ascii="黑体" w:hAnsi="黑体" w:eastAsia="黑体"/>
                                  <w:color w:val="FFFFFF"/>
                                  <w:sz w:val="30"/>
                                  <w:szCs w:val="30"/>
                                  <w:lang w:val="en-US" w:eastAsia="zh-CN"/>
                                </w:rPr>
                                <w:t>9</w:t>
                              </w:r>
                            </w:ins>
                            <w:r>
                              <w:rPr>
                                <w:rFonts w:hint="eastAsia" w:ascii="黑体" w:hAnsi="黑体" w:eastAsia="黑体"/>
                                <w:color w:val="FFFFFF"/>
                                <w:sz w:val="30"/>
                                <w:szCs w:val="30"/>
                                <w:lang w:val="en-US" w:eastAsia="zh-CN"/>
                              </w:rPr>
                              <w:t>-</w:t>
                            </w:r>
                            <w:ins w:id="2" w:author="LKY" w:date="2026-09-10T16:54:09Z">
                              <w:r>
                                <w:rPr>
                                  <w:rFonts w:hint="eastAsia" w:ascii="黑体" w:hAnsi="黑体" w:eastAsia="黑体"/>
                                  <w:color w:val="FFFFFF"/>
                                  <w:sz w:val="30"/>
                                  <w:szCs w:val="30"/>
                                  <w:lang w:val="en-US" w:eastAsia="zh-CN"/>
                                </w:rPr>
                                <w:t>10</w:t>
                              </w:r>
                            </w:ins>
                            <w:r>
                              <w:rPr>
                                <w:rFonts w:ascii="黑体" w:hAnsi="黑体" w:eastAsia="黑体"/>
                                <w:color w:val="FFFFFF"/>
                                <w:sz w:val="30"/>
                                <w:szCs w:val="30"/>
                              </w:rPr>
                              <w:br w:type="textWrapping"/>
                            </w:r>
                            <w:r>
                              <w:rPr>
                                <w:rFonts w:hint="eastAsia" w:ascii="黑体" w:hAnsi="黑体" w:eastAsia="黑体"/>
                                <w:color w:val="FFFFFF"/>
                                <w:sz w:val="30"/>
                                <w:szCs w:val="30"/>
                              </w:rPr>
                              <w:t>版权：</w:t>
                            </w:r>
                            <w:r>
                              <w:rPr>
                                <w:rFonts w:hint="eastAsia" w:ascii="黑体" w:hAnsi="黑体" w:eastAsia="黑体"/>
                                <w:b/>
                                <w:color w:val="FFFFFF"/>
                                <w:sz w:val="30"/>
                                <w:szCs w:val="30"/>
                              </w:rPr>
                              <w:t>深圳市钡铼技术有限公司</w:t>
                            </w:r>
                            <w:r>
                              <w:rPr>
                                <w:rFonts w:ascii="黑体" w:hAnsi="黑体" w:eastAsia="黑体"/>
                                <w:b/>
                                <w:color w:val="FFFFFF"/>
                                <w:sz w:val="30"/>
                                <w:szCs w:val="30"/>
                              </w:rPr>
                              <w:br w:type="textWrapping"/>
                            </w:r>
                            <w:r>
                              <w:rPr>
                                <w:rFonts w:hint="eastAsia" w:ascii="黑体" w:hAnsi="黑体" w:eastAsia="黑体"/>
                                <w:color w:val="FFFFFF"/>
                                <w:sz w:val="30"/>
                                <w:szCs w:val="30"/>
                              </w:rPr>
                              <w:t>网址：</w:t>
                            </w:r>
                            <w:r>
                              <w:fldChar w:fldCharType="begin"/>
                            </w:r>
                            <w:r>
                              <w:instrText xml:space="preserve"> HYPERLINK "http://www.bliiot.cn" </w:instrText>
                            </w:r>
                            <w:r>
                              <w:fldChar w:fldCharType="separate"/>
                            </w:r>
                            <w:r>
                              <w:rPr>
                                <w:rStyle w:val="18"/>
                                <w:rFonts w:cs="Calibri"/>
                                <w:sz w:val="30"/>
                                <w:szCs w:val="30"/>
                              </w:rPr>
                              <w:t>www.bliiot.cn</w:t>
                            </w:r>
                            <w:r>
                              <w:rPr>
                                <w:rStyle w:val="18"/>
                                <w:rFonts w:cs="Calibri"/>
                                <w:sz w:val="30"/>
                                <w:szCs w:val="30"/>
                              </w:rPr>
                              <w:fldChar w:fldCharType="end"/>
                            </w:r>
                          </w:p>
                        </w:txbxContent>
                      </wps:txbx>
                      <wps:bodyPr rot="0" vert="horz" wrap="square" lIns="91440" tIns="45720" rIns="91440" bIns="45720" anchor="t" anchorCtr="0" upright="1">
                        <a:noAutofit/>
                      </wps:bodyPr>
                    </wps:wsp>
                  </a:graphicData>
                </a:graphic>
              </wp:anchor>
            </w:drawing>
          </mc:Choice>
          <mc:Fallback>
            <w:pict>
              <v:shape id="_x0000_s1026" o:spid="_x0000_s1026" o:spt="202" type="#_x0000_t202" style="position:absolute;left:0pt;margin-left:284.15pt;margin-top:474.5pt;height:184.9pt;width:225.7pt;z-index:251663360;mso-width-relative:page;mso-height-relative:page;" filled="f" stroked="f" coordsize="21600,21600" o:gfxdata="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">
                <v:fill on="f" focussize="0,0"/>
                <v:stroke on="f"/>
                <v:imagedata o:title=""/>
                <o:lock v:ext="edit" aspectratio="f"/>
                <v:textbox>
                  <w:txbxContent>
                    <w:p w14:paraId="795D2C69">
                      <w:pPr>
                        <w:spacing w:line="720" w:lineRule="auto"/>
                        <w:ind w:left="0" w:leftChars="0" w:firstLine="0" w:firstLineChars="0"/>
                        <w:rPr>
                          <w:rFonts w:ascii="黑体" w:hAnsi="黑体" w:eastAsia="黑体"/>
                          <w:color w:val="FFFFFF"/>
                          <w:sz w:val="30"/>
                          <w:szCs w:val="30"/>
                        </w:rPr>
                      </w:pPr>
                      <w:r>
                        <w:rPr>
                          <w:rFonts w:hint="eastAsia" w:ascii="黑体" w:hAnsi="黑体" w:eastAsia="黑体"/>
                          <w:color w:val="FFFFFF"/>
                          <w:sz w:val="30"/>
                          <w:szCs w:val="30"/>
                        </w:rPr>
                        <w:t>版本：V1.</w:t>
                      </w:r>
                      <w:ins w:id="3" w:author="L" w:date="2026-08-07T17:02:12Z">
                        <w:r>
                          <w:rPr>
                            <w:rFonts w:hint="eastAsia" w:ascii="黑体" w:hAnsi="黑体" w:eastAsia="黑体"/>
                            <w:color w:val="FFFFFF"/>
                            <w:sz w:val="30"/>
                            <w:szCs w:val="30"/>
                            <w:lang w:val="en-US" w:eastAsia="zh-CN"/>
                          </w:rPr>
                          <w:t>1</w:t>
                        </w:r>
                      </w:ins>
                      <w:r>
                        <w:rPr>
                          <w:rFonts w:ascii="黑体" w:hAnsi="黑体" w:eastAsia="黑体"/>
                          <w:color w:val="FFFFFF"/>
                          <w:sz w:val="30"/>
                          <w:szCs w:val="30"/>
                        </w:rPr>
                        <w:br w:type="textWrapping"/>
                      </w:r>
                      <w:r>
                        <w:rPr>
                          <w:rFonts w:hint="eastAsia" w:ascii="黑体" w:hAnsi="黑体" w:eastAsia="黑体"/>
                          <w:color w:val="FFFFFF"/>
                          <w:sz w:val="30"/>
                          <w:szCs w:val="30"/>
                        </w:rPr>
                        <w:t>日期：2</w:t>
                      </w:r>
                      <w:r>
                        <w:rPr>
                          <w:rFonts w:ascii="黑体" w:hAnsi="黑体" w:eastAsia="黑体"/>
                          <w:color w:val="FFFFFF"/>
                          <w:sz w:val="30"/>
                          <w:szCs w:val="30"/>
                        </w:rPr>
                        <w:t>02</w:t>
                      </w:r>
                      <w:r>
                        <w:rPr>
                          <w:rFonts w:hint="eastAsia" w:ascii="黑体" w:hAnsi="黑体" w:eastAsia="黑体"/>
                          <w:color w:val="FFFFFF"/>
                          <w:sz w:val="30"/>
                          <w:szCs w:val="30"/>
                          <w:lang w:val="en-US" w:eastAsia="zh-CN"/>
                        </w:rPr>
                        <w:t>6-0</w:t>
                      </w:r>
                      <w:ins w:id="4" w:author="LKY" w:date="2026-09-10T16:54:12Z">
                        <w:r>
                          <w:rPr>
                            <w:rFonts w:hint="eastAsia" w:ascii="黑体" w:hAnsi="黑体" w:eastAsia="黑体"/>
                            <w:color w:val="FFFFFF"/>
                            <w:sz w:val="30"/>
                            <w:szCs w:val="30"/>
                            <w:lang w:val="en-US" w:eastAsia="zh-CN"/>
                          </w:rPr>
                          <w:t>9</w:t>
                        </w:r>
                      </w:ins>
                      <w:r>
                        <w:rPr>
                          <w:rFonts w:hint="eastAsia" w:ascii="黑体" w:hAnsi="黑体" w:eastAsia="黑体"/>
                          <w:color w:val="FFFFFF"/>
                          <w:sz w:val="30"/>
                          <w:szCs w:val="30"/>
                          <w:lang w:val="en-US" w:eastAsia="zh-CN"/>
                        </w:rPr>
                        <w:t>-</w:t>
                      </w:r>
                      <w:ins w:id="5" w:author="LKY" w:date="2026-09-10T16:54:09Z">
                        <w:r>
                          <w:rPr>
                            <w:rFonts w:hint="eastAsia" w:ascii="黑体" w:hAnsi="黑体" w:eastAsia="黑体"/>
                            <w:color w:val="FFFFFF"/>
                            <w:sz w:val="30"/>
                            <w:szCs w:val="30"/>
                            <w:lang w:val="en-US" w:eastAsia="zh-CN"/>
                          </w:rPr>
                          <w:t>10</w:t>
                        </w:r>
                      </w:ins>
                      <w:r>
                        <w:rPr>
                          <w:rFonts w:ascii="黑体" w:hAnsi="黑体" w:eastAsia="黑体"/>
                          <w:color w:val="FFFFFF"/>
                          <w:sz w:val="30"/>
                          <w:szCs w:val="30"/>
                        </w:rPr>
                        <w:br w:type="textWrapping"/>
                      </w:r>
                      <w:r>
                        <w:rPr>
                          <w:rFonts w:hint="eastAsia" w:ascii="黑体" w:hAnsi="黑体" w:eastAsia="黑体"/>
                          <w:color w:val="FFFFFF"/>
                          <w:sz w:val="30"/>
                          <w:szCs w:val="30"/>
                        </w:rPr>
                        <w:t>版权：</w:t>
                      </w:r>
                      <w:r>
                        <w:rPr>
                          <w:rFonts w:hint="eastAsia" w:ascii="黑体" w:hAnsi="黑体" w:eastAsia="黑体"/>
                          <w:b/>
                          <w:color w:val="FFFFFF"/>
                          <w:sz w:val="30"/>
                          <w:szCs w:val="30"/>
                        </w:rPr>
                        <w:t>深圳市钡铼技术有限公司</w:t>
                      </w:r>
                      <w:r>
                        <w:rPr>
                          <w:rFonts w:ascii="黑体" w:hAnsi="黑体" w:eastAsia="黑体"/>
                          <w:b/>
                          <w:color w:val="FFFFFF"/>
                          <w:sz w:val="30"/>
                          <w:szCs w:val="30"/>
                        </w:rPr>
                        <w:br w:type="textWrapping"/>
                      </w:r>
                      <w:r>
                        <w:rPr>
                          <w:rFonts w:hint="eastAsia" w:ascii="黑体" w:hAnsi="黑体" w:eastAsia="黑体"/>
                          <w:color w:val="FFFFFF"/>
                          <w:sz w:val="30"/>
                          <w:szCs w:val="30"/>
                        </w:rPr>
                        <w:t>网址：</w:t>
                      </w:r>
                      <w:r>
                        <w:fldChar w:fldCharType="begin"/>
                      </w:r>
                      <w:r>
                        <w:instrText xml:space="preserve"> HYPERLINK "http://www.bliiot.cn" </w:instrText>
                      </w:r>
                      <w:r>
                        <w:fldChar w:fldCharType="separate"/>
                      </w:r>
                      <w:r>
                        <w:rPr>
                          <w:rStyle w:val="18"/>
                          <w:rFonts w:cs="Calibri"/>
                          <w:sz w:val="30"/>
                          <w:szCs w:val="30"/>
                        </w:rPr>
                        <w:t>www.bliiot.cn</w:t>
                      </w:r>
                      <w:r>
                        <w:rPr>
                          <w:rStyle w:val="18"/>
                          <w:rFonts w:cs="Calibri"/>
                          <w:sz w:val="30"/>
                          <w:szCs w:val="30"/>
                        </w:rPr>
                        <w:fldChar w:fldCharType="end"/>
                      </w:r>
                    </w:p>
                  </w:txbxContent>
                </v:textbox>
              </v:shape>
            </w:pict>
          </mc:Fallback>
        </mc:AlternateContent>
      </w:r>
      <w:r>
        <w:rPr>
          <w:rFonts w:hint="eastAsia" w:ascii="Times New Roman" w:hAnsi="Times New Roman" w:cs="宋体"/>
        </w:rPr>
        <mc:AlternateContent>
          <mc:Choice Requires="wps">
            <w:drawing>
              <wp:anchor distT="45720" distB="45720" distL="114300" distR="114300" simplePos="0" relativeHeight="251662336" behindDoc="0" locked="0" layoutInCell="1" allowOverlap="1">
                <wp:simplePos x="0" y="0"/>
                <wp:positionH relativeFrom="page">
                  <wp:posOffset>4687570</wp:posOffset>
                </wp:positionH>
                <wp:positionV relativeFrom="paragraph">
                  <wp:posOffset>4026535</wp:posOffset>
                </wp:positionV>
                <wp:extent cx="2866390" cy="1772285"/>
                <wp:effectExtent l="0" t="0" r="0" b="0"/>
                <wp:wrapSquare wrapText="bothSides"/>
                <wp:docPr id="24" name="文本框 24"/>
                <wp:cNvGraphicFramePr/>
                <a:graphic xmlns:a="http://schemas.openxmlformats.org/drawingml/2006/main">
                  <a:graphicData uri="http://schemas.microsoft.com/office/word/2010/wordprocessingShape">
                    <wps:wsp>
                      <wps:cNvSpPr txBox="1">
                        <a:spLocks noChangeArrowheads="1"/>
                      </wps:cNvSpPr>
                      <wps:spPr bwMode="auto">
                        <a:xfrm>
                          <a:off x="0" y="0"/>
                          <a:ext cx="2866390" cy="1277620"/>
                        </a:xfrm>
                        <a:prstGeom prst="rect">
                          <a:avLst/>
                        </a:prstGeom>
                        <a:noFill/>
                        <a:ln>
                          <a:noFill/>
                        </a:ln>
                        <a:effectLst/>
                      </wps:spPr>
                      <wps:txbx>
                        <w:txbxContent>
                          <w:p w14:paraId="32B4B2FF">
                            <w:pPr>
                              <w:jc w:val="center"/>
                              <w:rPr>
                                <w:rFonts w:hint="default" w:ascii="黑体" w:hAnsi="黑体" w:eastAsia="黑体"/>
                                <w:color w:val="FFFFFF"/>
                                <w:sz w:val="72"/>
                                <w:szCs w:val="72"/>
                                <w:lang w:val="en-US" w:eastAsia="zh-CN"/>
                              </w:rPr>
                            </w:pPr>
                            <w:r>
                              <w:rPr>
                                <w:rFonts w:hint="eastAsia" w:ascii="黑体" w:hAnsi="黑体" w:eastAsia="黑体"/>
                                <w:color w:val="FFFFFF"/>
                                <w:sz w:val="72"/>
                                <w:szCs w:val="72"/>
                                <w:lang w:val="en-US" w:eastAsia="zh-CN"/>
                              </w:rPr>
                              <w:t>EdgePLC BL245系列</w:t>
                            </w:r>
                          </w:p>
                          <w:p w14:paraId="21CD4F04">
                            <w:pPr>
                              <w:jc w:val="center"/>
                              <w:rPr>
                                <w:rFonts w:ascii="黑体" w:hAnsi="黑体" w:eastAsia="黑体"/>
                                <w:color w:val="FFFFFF"/>
                                <w:sz w:val="72"/>
                                <w:szCs w:val="72"/>
                              </w:rPr>
                            </w:pPr>
                            <w:r>
                              <w:rPr>
                                <w:rFonts w:hint="eastAsia" w:ascii="黑体" w:hAnsi="黑体" w:eastAsia="黑体"/>
                                <w:color w:val="FFFFFF"/>
                                <w:sz w:val="72"/>
                                <w:szCs w:val="72"/>
                              </w:rPr>
                              <w:t>说明书</w:t>
                            </w:r>
                          </w:p>
                        </w:txbxContent>
                      </wps:txbx>
                      <wps:bodyPr rot="0" vert="horz" wrap="square" lIns="91440" tIns="45720" rIns="91440" bIns="45720" anchor="t" anchorCtr="0" upright="1">
                        <a:spAutoFit/>
                      </wps:bodyPr>
                    </wps:wsp>
                  </a:graphicData>
                </a:graphic>
                <wp14:sizeRelH relativeFrom="page">
                  <wp14:pctWidth>0</wp14:pctWidth>
                </wp14:sizeRelH>
                <wp14:sizeRelV relativeFrom="margin">
                  <wp14:pctHeight>20000</wp14:pctHeight>
                </wp14:sizeRelV>
              </wp:anchor>
            </w:drawing>
          </mc:Choice>
          <mc:Fallback>
            <w:pict>
              <v:shape id="_x0000_s1026" o:spid="_x0000_s1026" o:spt="202" type="#_x0000_t202" style="position:absolute;left:0pt;margin-left:369.1pt;margin-top:317.05pt;height:139.55pt;width:225.7pt;mso-position-horizontal-relative:page;mso-wrap-distance-bottom:3.6pt;mso-wrap-distance-left:9pt;mso-wrap-distance-right:9pt;mso-wrap-distance-top:3.6pt;z-index:251662336;mso-width-relative:page;mso-height-relative:margin;mso-height-percent:200;" filled="f" stroked="f" coordsize="21600,21600" o:gfxdata="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">
                <v:fill on="f" focussize="0,0"/>
                <v:stroke on="f"/>
                <v:imagedata o:title=""/>
                <o:lock v:ext="edit" aspectratio="f"/>
                <v:textbox style="mso-fit-shape-to-text:t;">
                  <w:txbxContent>
                    <w:p w14:paraId="32B4B2FF">
                      <w:pPr>
                        <w:jc w:val="center"/>
                        <w:rPr>
                          <w:rFonts w:hint="default" w:ascii="黑体" w:hAnsi="黑体" w:eastAsia="黑体"/>
                          <w:color w:val="FFFFFF"/>
                          <w:sz w:val="72"/>
                          <w:szCs w:val="72"/>
                          <w:lang w:val="en-US" w:eastAsia="zh-CN"/>
                        </w:rPr>
                      </w:pPr>
                      <w:r>
                        <w:rPr>
                          <w:rFonts w:hint="eastAsia" w:ascii="黑体" w:hAnsi="黑体" w:eastAsia="黑体"/>
                          <w:color w:val="FFFFFF"/>
                          <w:sz w:val="72"/>
                          <w:szCs w:val="72"/>
                          <w:lang w:val="en-US" w:eastAsia="zh-CN"/>
                        </w:rPr>
                        <w:t>EdgePLC BL245系列</w:t>
                      </w:r>
                    </w:p>
                    <w:p w14:paraId="21CD4F04">
                      <w:pPr>
                        <w:jc w:val="center"/>
                        <w:rPr>
                          <w:rFonts w:ascii="黑体" w:hAnsi="黑体" w:eastAsia="黑体"/>
                          <w:color w:val="FFFFFF"/>
                          <w:sz w:val="72"/>
                          <w:szCs w:val="72"/>
                        </w:rPr>
                      </w:pPr>
                      <w:r>
                        <w:rPr>
                          <w:rFonts w:hint="eastAsia" w:ascii="黑体" w:hAnsi="黑体" w:eastAsia="黑体"/>
                          <w:color w:val="FFFFFF"/>
                          <w:sz w:val="72"/>
                          <w:szCs w:val="72"/>
                        </w:rPr>
                        <w:t>说明书</w:t>
                      </w:r>
                    </w:p>
                  </w:txbxContent>
                </v:textbox>
                <w10:wrap type="square"/>
              </v:shape>
            </w:pict>
          </mc:Fallback>
        </mc:AlternateContent>
      </w:r>
      <w:r>
        <w:rPr>
          <w:rFonts w:hint="eastAsia" w:ascii="Times New Roman" w:hAnsi="Times New Roman" w:cs="宋体"/>
        </w:rPr>
        <w:drawing>
          <wp:anchor distT="0" distB="0" distL="114300" distR="114300" simplePos="0" relativeHeight="251661312" behindDoc="0" locked="0" layoutInCell="1" allowOverlap="1">
            <wp:simplePos x="0" y="0"/>
            <wp:positionH relativeFrom="page">
              <wp:posOffset>4839335</wp:posOffset>
            </wp:positionH>
            <wp:positionV relativeFrom="paragraph">
              <wp:posOffset>2148840</wp:posOffset>
            </wp:positionV>
            <wp:extent cx="2456815" cy="1734185"/>
            <wp:effectExtent l="1905" t="0" r="17780" b="0"/>
            <wp:wrapNone/>
            <wp:docPr id="23" name="图片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65"/>
                    <pic:cNvPicPr>
                      <a:picLocks noChangeAspect="1"/>
                    </pic:cNvPicPr>
                  </pic:nvPicPr>
                  <pic:blipFill>
                    <a:blip r:embed="rId7">
                      <a:extLst>
                        <a:ext uri="{28A0092B-C50C-407E-A947-70E740481C1C}">
                          <a14:useLocalDpi xmlns:a14="http://schemas.microsoft.com/office/drawing/2010/main" val="0"/>
                        </a:ext>
                      </a:extLst>
                    </a:blip>
                    <a:stretch>
                      <a:fillRect/>
                    </a:stretch>
                  </pic:blipFill>
                  <pic:spPr>
                    <a:xfrm>
                      <a:off x="0" y="0"/>
                      <a:ext cx="2463079" cy="1738463"/>
                    </a:xfrm>
                    <a:prstGeom prst="rect">
                      <a:avLst/>
                    </a:prstGeom>
                    <a:noFill/>
                    <a:ln w="9525">
                      <a:noFill/>
                    </a:ln>
                    <a:effectLst>
                      <a:outerShdw blurRad="1270000" dist="50800" dir="5400000" algn="ctr" rotWithShape="0">
                        <a:srgbClr val="92D050">
                          <a:alpha val="0"/>
                        </a:srgbClr>
                      </a:outerShdw>
                      <a:reflection blurRad="1270000" stA="0" endPos="65000" dist="50800" dir="5400000" sy="-100000" algn="bl" rotWithShape="0"/>
                    </a:effectLst>
                  </pic:spPr>
                </pic:pic>
              </a:graphicData>
            </a:graphic>
          </wp:anchor>
        </w:drawing>
      </w:r>
      <w:r>
        <w:rPr>
          <w:rFonts w:ascii="Times New Roman" w:hAnsi="Times New Roman"/>
        </w:rPr>
        <mc:AlternateContent>
          <mc:Choice Requires="wps">
            <w:drawing>
              <wp:anchor distT="0" distB="0" distL="114300" distR="114300" simplePos="0" relativeHeight="251660288" behindDoc="0" locked="0" layoutInCell="0" allowOverlap="1">
                <wp:simplePos x="0" y="0"/>
                <wp:positionH relativeFrom="page">
                  <wp:posOffset>26035</wp:posOffset>
                </wp:positionH>
                <wp:positionV relativeFrom="page">
                  <wp:posOffset>1267460</wp:posOffset>
                </wp:positionV>
                <wp:extent cx="7557770" cy="1450975"/>
                <wp:effectExtent l="0" t="0" r="5080" b="15875"/>
                <wp:wrapNone/>
                <wp:docPr id="18" name="矩形 18"/>
                <wp:cNvGraphicFramePr/>
                <a:graphic xmlns:a="http://schemas.openxmlformats.org/drawingml/2006/main">
                  <a:graphicData uri="http://schemas.microsoft.com/office/word/2010/wordprocessingShape">
                    <wps:wsp>
                      <wps:cNvSpPr>
                        <a:spLocks noChangeArrowheads="1"/>
                      </wps:cNvSpPr>
                      <wps:spPr bwMode="auto">
                        <a:xfrm>
                          <a:off x="0" y="0"/>
                          <a:ext cx="7557770" cy="1450731"/>
                        </a:xfrm>
                        <a:prstGeom prst="rect">
                          <a:avLst/>
                        </a:prstGeom>
                        <a:solidFill>
                          <a:srgbClr val="4472C4"/>
                        </a:solidFill>
                        <a:ln w="19050">
                          <a:noFill/>
                          <a:miter lim="800000"/>
                        </a:ln>
                        <a:effectLst/>
                      </wps:spPr>
                      <wps:txbx>
                        <w:txbxContent>
                          <w:p w14:paraId="7DE33C2D">
                            <w:pPr>
                              <w:pStyle w:val="19"/>
                              <w:jc w:val="center"/>
                              <w:rPr>
                                <w:rFonts w:hint="default" w:ascii="黑体" w:hAnsi="黑体" w:eastAsia="黑体"/>
                                <w:color w:val="FFFFFF"/>
                                <w:sz w:val="72"/>
                                <w:szCs w:val="72"/>
                                <w:lang w:val="en-US" w:eastAsia="zh-CN"/>
                              </w:rPr>
                            </w:pPr>
                            <w:r>
                              <w:rPr>
                                <w:rFonts w:ascii="黑体" w:hAnsi="黑体" w:eastAsia="黑体"/>
                                <w:color w:val="FFFFFF"/>
                                <w:sz w:val="52"/>
                                <w:szCs w:val="52"/>
                              </w:rPr>
                              <w:t xml:space="preserve">  </w:t>
                            </w:r>
                            <w:r>
                              <w:rPr>
                                <w:rFonts w:hint="eastAsia" w:ascii="黑体" w:hAnsi="黑体" w:eastAsia="黑体"/>
                                <w:color w:val="FFFFFF"/>
                                <w:sz w:val="72"/>
                                <w:szCs w:val="72"/>
                                <w:lang w:val="en-US" w:eastAsia="zh-CN"/>
                              </w:rPr>
                              <w:t>EdgePLC BL245工业AI边缘</w:t>
                            </w:r>
                            <w:r>
                              <w:rPr>
                                <w:rFonts w:hint="eastAsia" w:ascii="黑体" w:hAnsi="黑体" w:eastAsia="黑体"/>
                                <w:color w:val="FFFFFF"/>
                                <w:sz w:val="72"/>
                                <w:szCs w:val="72"/>
                              </w:rPr>
                              <w:t>控制器</w:t>
                            </w:r>
                          </w:p>
                        </w:txbxContent>
                      </wps:txbx>
                      <wps:bodyPr rot="0" vert="horz" wrap="square" lIns="182880" tIns="45720" rIns="182880" bIns="45720" anchor="ctr" anchorCtr="0" upright="1">
                        <a:noAutofit/>
                      </wps:bodyPr>
                    </wps:wsp>
                  </a:graphicData>
                </a:graphic>
              </wp:anchor>
            </w:drawing>
          </mc:Choice>
          <mc:Fallback>
            <w:pict>
              <v:rect id="_x0000_s1026" o:spid="_x0000_s1026" o:spt="1" style="position:absolute;left:0pt;margin-left:2.05pt;margin-top:99.8pt;height:114.25pt;width:595.1pt;mso-position-horizontal-relative:page;mso-position-vertical-relative:page;z-index:251660288;v-text-anchor:middle;mso-width-relative:page;mso-height-relative:page;" fillcolor="#4472C4" filled="t" stroked="f" coordsize="21600,21600" o:allowincell="f" o:gfxdata="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">
                <v:fill on="t" focussize="0,0"/>
                <v:stroke on="f" weight="1.5pt" miterlimit="8" joinstyle="miter"/>
                <v:imagedata o:title=""/>
                <o:lock v:ext="edit" aspectratio="f"/>
                <v:textbox inset="5.08mm,1.27mm,5.08mm,1.27mm">
                  <w:txbxContent>
                    <w:p w14:paraId="7DE33C2D">
                      <w:pPr>
                        <w:pStyle w:val="19"/>
                        <w:jc w:val="center"/>
                        <w:rPr>
                          <w:rFonts w:hint="default" w:ascii="黑体" w:hAnsi="黑体" w:eastAsia="黑体"/>
                          <w:color w:val="FFFFFF"/>
                          <w:sz w:val="72"/>
                          <w:szCs w:val="72"/>
                          <w:lang w:val="en-US" w:eastAsia="zh-CN"/>
                        </w:rPr>
                      </w:pPr>
                      <w:r>
                        <w:rPr>
                          <w:rFonts w:ascii="黑体" w:hAnsi="黑体" w:eastAsia="黑体"/>
                          <w:color w:val="FFFFFF"/>
                          <w:sz w:val="52"/>
                          <w:szCs w:val="52"/>
                        </w:rPr>
                        <w:t xml:space="preserve">  </w:t>
                      </w:r>
                      <w:r>
                        <w:rPr>
                          <w:rFonts w:hint="eastAsia" w:ascii="黑体" w:hAnsi="黑体" w:eastAsia="黑体"/>
                          <w:color w:val="FFFFFF"/>
                          <w:sz w:val="72"/>
                          <w:szCs w:val="72"/>
                          <w:lang w:val="en-US" w:eastAsia="zh-CN"/>
                        </w:rPr>
                        <w:t>EdgePLC BL245工业AI边缘</w:t>
                      </w:r>
                      <w:r>
                        <w:rPr>
                          <w:rFonts w:hint="eastAsia" w:ascii="黑体" w:hAnsi="黑体" w:eastAsia="黑体"/>
                          <w:color w:val="FFFFFF"/>
                          <w:sz w:val="72"/>
                          <w:szCs w:val="72"/>
                        </w:rPr>
                        <w:t>控制器</w:t>
                      </w:r>
                    </w:p>
                  </w:txbxContent>
                </v:textbox>
              </v:rect>
            </w:pict>
          </mc:Fallback>
        </mc:AlternateContent>
      </w:r>
      <w:r>
        <w:rPr>
          <w:rFonts w:ascii="Times New Roman" w:hAnsi="Times New Roman"/>
        </w:rPr>
        <mc:AlternateContent>
          <mc:Choice Requires="wpg">
            <w:drawing>
              <wp:anchor distT="0" distB="0" distL="114300" distR="114300" simplePos="0" relativeHeight="251659264" behindDoc="0" locked="0" layoutInCell="1" allowOverlap="1">
                <wp:simplePos x="0" y="0"/>
                <wp:positionH relativeFrom="page">
                  <wp:posOffset>4530725</wp:posOffset>
                </wp:positionH>
                <wp:positionV relativeFrom="page">
                  <wp:posOffset>0</wp:posOffset>
                </wp:positionV>
                <wp:extent cx="4168775" cy="10691495"/>
                <wp:effectExtent l="0" t="0" r="3175" b="14605"/>
                <wp:wrapNone/>
                <wp:docPr id="17" name="组合 17"/>
                <wp:cNvGraphicFramePr/>
                <a:graphic xmlns:a="http://schemas.openxmlformats.org/drawingml/2006/main">
                  <a:graphicData uri="http://schemas.microsoft.com/office/word/2010/wordprocessingGroup">
                    <wpg:wgp>
                      <wpg:cNvGrpSpPr/>
                      <wpg:grpSpPr>
                        <a:xfrm>
                          <a:off x="0" y="0"/>
                          <a:ext cx="4168775" cy="10691495"/>
                          <a:chOff x="0" y="0"/>
                          <a:chExt cx="3113670" cy="10058400"/>
                        </a:xfrm>
                      </wpg:grpSpPr>
                      <wps:wsp>
                        <wps:cNvPr id="14" name="矩形 14" descr="Light vertical"/>
                        <wps:cNvSpPr/>
                        <wps:spPr>
                          <a:xfrm>
                            <a:off x="0" y="0"/>
                            <a:ext cx="138545" cy="10058400"/>
                          </a:xfrm>
                          <a:prstGeom prst="rect">
                            <a:avLst/>
                          </a:prstGeom>
                          <a:pattFill prst="dkVert">
                            <a:fgClr>
                              <a:srgbClr val="A9D18E">
                                <a:alpha val="79999"/>
                              </a:srgbClr>
                            </a:fgClr>
                            <a:bgClr>
                              <a:srgbClr val="FFFFFF">
                                <a:alpha val="79999"/>
                              </a:srgbClr>
                            </a:bgClr>
                          </a:pattFill>
                          <a:ln>
                            <a:noFill/>
                          </a:ln>
                        </wps:spPr>
                        <wps:bodyPr anchor="ctr" anchorCtr="0" upright="1"/>
                      </wps:wsp>
                      <wps:wsp>
                        <wps:cNvPr id="15" name="矩形 15"/>
                        <wps:cNvSpPr/>
                        <wps:spPr>
                          <a:xfrm>
                            <a:off x="124691" y="0"/>
                            <a:ext cx="2971800" cy="10058400"/>
                          </a:xfrm>
                          <a:prstGeom prst="rect">
                            <a:avLst/>
                          </a:prstGeom>
                          <a:solidFill>
                            <a:srgbClr val="92D050"/>
                          </a:solidFill>
                          <a:ln>
                            <a:noFill/>
                          </a:ln>
                        </wps:spPr>
                        <wps:bodyPr upright="1"/>
                      </wps:wsp>
                      <wps:wsp>
                        <wps:cNvPr id="16" name="矩形 16"/>
                        <wps:cNvSpPr/>
                        <wps:spPr>
                          <a:xfrm>
                            <a:off x="13854" y="0"/>
                            <a:ext cx="3099816" cy="2377440"/>
                          </a:xfrm>
                          <a:prstGeom prst="rect">
                            <a:avLst/>
                          </a:prstGeom>
                          <a:noFill/>
                          <a:ln>
                            <a:noFill/>
                          </a:ln>
                        </wps:spPr>
                        <wps:txbx>
                          <w:txbxContent>
                            <w:p w14:paraId="225FB2B9">
                              <w:pPr>
                                <w:pStyle w:val="19"/>
                                <w:rPr>
                                  <w:color w:val="FFFFFF"/>
                                  <w:sz w:val="96"/>
                                  <w:szCs w:val="96"/>
                                </w:rPr>
                              </w:pPr>
                            </w:p>
                          </w:txbxContent>
                        </wps:txbx>
                        <wps:bodyPr lIns="365760" tIns="182880" rIns="182880" bIns="182880" anchor="b" anchorCtr="0" upright="1"/>
                      </wps:wsp>
                    </wpg:wgp>
                  </a:graphicData>
                </a:graphic>
                <wp14:sizeRelH relativeFrom="page">
                  <wp14:pctWidth>0</wp14:pctWidth>
                </wp14:sizeRelH>
                <wp14:sizeRelV relativeFrom="page">
                  <wp14:pctHeight>100000</wp14:pctHeight>
                </wp14:sizeRelV>
              </wp:anchor>
            </w:drawing>
          </mc:Choice>
          <mc:Fallback>
            <w:pict>
              <v:group id="_x0000_s1026" o:spid="_x0000_s1026" o:spt="203" style="position:absolute;left:0pt;margin-left:356.75pt;margin-top:0pt;height:841.85pt;width:328.25pt;mso-position-horizontal-relative:page;mso-position-vertical-relative:page;z-index:251659264;mso-width-relative:page;mso-height-relative:page;mso-height-percent:1000;" coordsize="3113670,10058400" o:gfxdata="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">
                <o:lock v:ext="edit" aspectratio="f"/>
                <v:rect id="_x0000_s1026" o:spid="_x0000_s1026" o:spt="1" alt="Light vertical" style="position:absolute;left:0;top:0;height:10058400;width:138545;v-text-anchor:middle;" fillcolor="#A9D18E" filled="t" stroked="f" coordsize="21600,21600" o:gfxdata="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BXUQ72twAAANsAAAAP&#10;AAAAAAAAAAEAIAAAACIAAABkcnMvZG93bnJldi54bWxQSwECFAAUAAAACACHTuJAMy8FnjsAAAA5&#10;AAAAEAAAAAAAAAABACAAAAAGAQAAZHJzL3NoYXBleG1sLnhtbFBLBQYAAAAABgAGAFsBAACwAwAA&#10;AAA=&#10;">
                  <v:fill type="pattern" on="t" color2="#FFFFFF" opacity="52428f" o:opacity2="52428f" o:title="深色竖线" focussize="0,0" r:id="rId8"/>
                  <v:stroke on="f"/>
                  <v:imagedata o:title=""/>
                  <o:lock v:ext="edit" aspectratio="f"/>
                </v:rect>
                <v:rect id="_x0000_s1026" o:spid="_x0000_s1026" o:spt="1" style="position:absolute;left:124691;top:0;height:10058400;width:2971800;" fillcolor="#92D050" filled="t" stroked="f" coordsize="21600,21600" o:gfxdata="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PxV7FugAAANsA&#10;AAAPAAAAAAAAAAEAIAAAACIAAABkcnMvZG93bnJldi54bWxQSwECFAAUAAAACACHTuJAMy8FnjsA&#10;AAA5AAAAEAAAAAAAAAABACAAAAAJAQAAZHJzL3NoYXBleG1sLnhtbFBLBQYAAAAABgAGAFsBAACz&#10;AwAAAAA=&#10;">
                  <v:fill on="t" focussize="0,0"/>
                  <v:stroke on="f"/>
                  <v:imagedata o:title=""/>
                  <o:lock v:ext="edit" aspectratio="f"/>
                </v:rect>
                <v:rect id="_x0000_s1026" o:spid="_x0000_s1026" o:spt="1" style="position:absolute;left:13854;top:0;height:2377440;width:3099816;v-text-anchor:bottom;" filled="f" stroked="f" coordsize="21600,21600" o:gfxdata="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OX00D25AAAA2wAA&#10;AA8AAAAAAAAAAQAgAAAAIgAAAGRycy9kb3ducmV2LnhtbFBLAQIUABQAAAAIAIdO4kAzLwWeOwAA&#10;ADkAAAAQAAAAAAAAAAEAIAAAAAgBAABkcnMvc2hhcGV4bWwueG1sUEsFBgAAAAAGAAYAWwEAALID&#10;AAAAAA==&#10;">
                  <v:fill on="f" focussize="0,0"/>
                  <v:stroke on="f"/>
                  <v:imagedata o:title=""/>
                  <o:lock v:ext="edit" aspectratio="f"/>
                  <v:textbox inset="10.16mm,5.08mm,5.08mm,5.08mm">
                    <w:txbxContent>
                      <w:p w14:paraId="225FB2B9">
                        <w:pPr>
                          <w:pStyle w:val="19"/>
                          <w:rPr>
                            <w:color w:val="FFFFFF"/>
                            <w:sz w:val="96"/>
                            <w:szCs w:val="96"/>
                          </w:rPr>
                        </w:pPr>
                      </w:p>
                    </w:txbxContent>
                  </v:textbox>
                </v:rect>
              </v:group>
            </w:pict>
          </mc:Fallback>
        </mc:AlternateContent>
      </w:r>
    </w:p>
    <w:sdt>
      <w:sdtPr>
        <w:rPr>
          <w:rFonts w:ascii="宋体" w:hAnsi="宋体" w:eastAsia="宋体" w:cstheme="minorBidi"/>
          <w:b/>
          <w:bCs/>
          <w:kern w:val="2"/>
          <w:sz w:val="36"/>
          <w:szCs w:val="36"/>
          <w:lang w:val="en-US" w:eastAsia="zh-CN" w:bidi="ar-SA"/>
          <w:rPrChange w:id="6" w:author="L" w:date="2026-08-07T16:59:37Z">
            <w:rPr>
              <w:rFonts w:ascii="宋体" w:hAnsi="宋体" w:eastAsia="宋体" w:cstheme="minorBidi"/>
              <w:kern w:val="2"/>
              <w:sz w:val="21"/>
              <w:szCs w:val="24"/>
              <w:lang w:val="en-US" w:eastAsia="zh-CN" w:bidi="ar-SA"/>
            </w:rPr>
          </w:rPrChange>
        </w:rPr>
        <w:id w:val="147462066"/>
        <w15:color w:val="DBDBDB"/>
        <w:docPartObj>
          <w:docPartGallery w:val="Table of Contents"/>
          <w:docPartUnique/>
        </w:docPartObj>
      </w:sdtPr>
      <w:sdtEndPr>
        <w:rPr>
          <w:rFonts w:ascii="宋体" w:hAnsi="宋体" w:eastAsia="宋体" w:cstheme="minorBidi"/>
          <w:b/>
          <w:bCs/>
          <w:kern w:val="2"/>
          <w:sz w:val="36"/>
          <w:szCs w:val="36"/>
          <w:lang w:val="en-US" w:eastAsia="zh-CN" w:bidi="ar-SA"/>
          <w:rPrChange w:id="7" w:author="L" w:date="2026-08-07T16:59:37Z">
            <w:rPr>
              <w:rFonts w:ascii="宋体" w:hAnsi="宋体" w:eastAsia="宋体" w:cstheme="minorBidi"/>
              <w:kern w:val="2"/>
              <w:sz w:val="21"/>
              <w:szCs w:val="24"/>
              <w:lang w:val="en-US" w:eastAsia="zh-CN" w:bidi="ar-SA"/>
            </w:rPr>
          </w:rPrChange>
        </w:rPr>
      </w:sdtEndPr>
      <w:sdtContent>
        <w:p w14:paraId="2D972532">
          <w:pPr>
            <w:spacing w:before="0" w:beforeLines="0" w:after="0" w:afterLines="0" w:line="240" w:lineRule="auto"/>
            <w:ind w:left="0" w:leftChars="0" w:right="0" w:rightChars="0" w:firstLine="0" w:firstLineChars="0"/>
            <w:jc w:val="center"/>
            <w:rPr>
              <w:b/>
              <w:bCs/>
              <w:sz w:val="36"/>
              <w:szCs w:val="36"/>
              <w:rPrChange w:id="8" w:author="L" w:date="2026-08-07T16:59:37Z">
                <w:rPr/>
              </w:rPrChange>
            </w:rPr>
          </w:pPr>
          <w:bookmarkStart w:id="0" w:name="_Toc14040"/>
          <w:r>
            <w:rPr>
              <w:rFonts w:ascii="宋体" w:hAnsi="宋体" w:eastAsia="宋体"/>
              <w:b/>
              <w:bCs/>
              <w:sz w:val="36"/>
              <w:szCs w:val="36"/>
              <w:rPrChange w:id="10" w:author="L" w:date="2026-08-07T16:59:37Z">
                <w:rPr>
                  <w:rFonts w:ascii="宋体" w:hAnsi="宋体" w:eastAsia="宋体"/>
                  <w:sz w:val="21"/>
                </w:rPr>
              </w:rPrChange>
            </w:rPr>
            <w:t>目</w:t>
          </w:r>
          <w:ins w:id="11" w:author="L" w:date="2026-08-07T16:59:39Z">
            <w:r>
              <w:rPr>
                <w:rFonts w:hint="eastAsia" w:ascii="宋体" w:hAnsi="宋体" w:eastAsia="宋体"/>
                <w:b/>
                <w:bCs/>
                <w:sz w:val="36"/>
                <w:szCs w:val="36"/>
                <w:lang w:val="en-US" w:eastAsia="zh-CN"/>
              </w:rPr>
              <w:t xml:space="preserve">  </w:t>
            </w:r>
          </w:ins>
          <w:r>
            <w:rPr>
              <w:rFonts w:ascii="宋体" w:hAnsi="宋体" w:eastAsia="宋体"/>
              <w:b/>
              <w:bCs/>
              <w:sz w:val="36"/>
              <w:szCs w:val="36"/>
              <w:rPrChange w:id="12" w:author="L" w:date="2026-08-07T16:59:37Z">
                <w:rPr>
                  <w:rFonts w:ascii="宋体" w:hAnsi="宋体" w:eastAsia="宋体"/>
                  <w:sz w:val="21"/>
                </w:rPr>
              </w:rPrChange>
            </w:rPr>
            <w:t>录</w:t>
          </w:r>
        </w:p>
        <w:p w14:paraId="3D5488EA">
          <w:pPr>
            <w:pStyle w:val="10"/>
            <w:tabs>
              <w:tab w:val="right" w:leader="dot" w:pos="8306"/>
            </w:tabs>
            <w:rPr>
              <w:del w:id="13" w:author="LKY" w:date="2026-09-15T17:28:14Z"/>
            </w:rPr>
          </w:pPr>
          <w:r>
            <w:fldChar w:fldCharType="begin"/>
          </w:r>
          <w:r>
            <w:instrText xml:space="preserve">TOC \o "1-3" \h \u </w:instrText>
          </w:r>
          <w:r>
            <w:fldChar w:fldCharType="separate"/>
          </w:r>
          <w:del w:id="14" w:author="LKY" w:date="2026-09-15T17:28:14Z">
            <w:r>
              <w:rPr/>
              <w:fldChar w:fldCharType="begin"/>
            </w:r>
          </w:del>
          <w:del w:id="15" w:author="LKY" w:date="2026-09-15T17:28:14Z">
            <w:r>
              <w:rPr/>
              <w:delInstrText xml:space="preserve"> HYPERLINK \l _Toc21846 </w:delInstrText>
            </w:r>
          </w:del>
          <w:del w:id="16" w:author="LKY" w:date="2026-09-15T17:28:14Z">
            <w:r>
              <w:rPr/>
              <w:fldChar w:fldCharType="separate"/>
            </w:r>
          </w:del>
          <w:del w:id="17" w:author="LKY" w:date="2026-09-15T17:28:14Z">
            <w:r>
              <w:rPr>
                <w:rFonts w:hint="eastAsia" w:ascii="Times New Roman" w:hAnsi="Times New Roman" w:eastAsia="宋体" w:cs="宋体"/>
                <w:bCs/>
                <w:iCs/>
                <w:szCs w:val="24"/>
                <w:lang w:val="en-US" w:eastAsia="zh-CN"/>
              </w:rPr>
              <w:delText>前言</w:delText>
            </w:r>
          </w:del>
          <w:del w:id="18" w:author="LKY" w:date="2026-09-15T17:28:14Z">
            <w:r>
              <w:rPr/>
              <w:tab/>
            </w:r>
          </w:del>
          <w:del w:id="19" w:author="LKY" w:date="2026-09-15T17:28:14Z">
            <w:r>
              <w:rPr/>
              <w:fldChar w:fldCharType="begin"/>
            </w:r>
          </w:del>
          <w:del w:id="20" w:author="LKY" w:date="2026-09-15T17:28:14Z">
            <w:r>
              <w:rPr/>
              <w:delInstrText xml:space="preserve"> PAGEREF _Toc21846 \h </w:delInstrText>
            </w:r>
          </w:del>
          <w:del w:id="21" w:author="LKY" w:date="2026-09-15T17:28:14Z">
            <w:r>
              <w:rPr/>
              <w:fldChar w:fldCharType="separate"/>
            </w:r>
          </w:del>
          <w:del w:id="22" w:author="LKY" w:date="2026-09-15T17:28:14Z">
            <w:r>
              <w:rPr/>
              <w:delText>4</w:delText>
            </w:r>
          </w:del>
          <w:del w:id="23" w:author="LKY" w:date="2026-09-15T17:28:14Z">
            <w:r>
              <w:rPr/>
              <w:fldChar w:fldCharType="end"/>
            </w:r>
          </w:del>
          <w:del w:id="24" w:author="LKY" w:date="2026-09-15T17:28:14Z">
            <w:r>
              <w:rPr/>
              <w:fldChar w:fldCharType="end"/>
            </w:r>
          </w:del>
        </w:p>
        <w:p w14:paraId="524F5D19">
          <w:pPr>
            <w:pStyle w:val="10"/>
            <w:tabs>
              <w:tab w:val="right" w:leader="dot" w:pos="8306"/>
            </w:tabs>
            <w:rPr>
              <w:del w:id="25" w:author="LKY" w:date="2026-09-15T17:28:14Z"/>
            </w:rPr>
          </w:pPr>
          <w:del w:id="26" w:author="LKY" w:date="2026-09-15T17:28:14Z">
            <w:r>
              <w:rPr/>
              <w:fldChar w:fldCharType="begin"/>
            </w:r>
          </w:del>
          <w:del w:id="27" w:author="LKY" w:date="2026-09-15T17:28:14Z">
            <w:r>
              <w:rPr/>
              <w:delInstrText xml:space="preserve"> HYPERLINK \l _Toc9781 </w:delInstrText>
            </w:r>
          </w:del>
          <w:del w:id="28" w:author="LKY" w:date="2026-09-15T17:28:14Z">
            <w:r>
              <w:rPr/>
              <w:fldChar w:fldCharType="separate"/>
            </w:r>
          </w:del>
          <w:del w:id="29" w:author="LKY" w:date="2026-09-15T17:28:14Z">
            <w:r>
              <w:rPr>
                <w:rFonts w:hint="eastAsia" w:ascii="Times New Roman" w:hAnsi="Times New Roman" w:cstheme="minorEastAsia"/>
                <w:bCs/>
                <w:szCs w:val="44"/>
                <w:lang w:val="en-US" w:eastAsia="zh-CN"/>
              </w:rPr>
              <w:delText>1.产品简介</w:delText>
            </w:r>
          </w:del>
          <w:del w:id="30" w:author="LKY" w:date="2026-09-15T17:28:14Z">
            <w:r>
              <w:rPr/>
              <w:tab/>
            </w:r>
          </w:del>
          <w:del w:id="31" w:author="LKY" w:date="2026-09-15T17:28:14Z">
            <w:r>
              <w:rPr/>
              <w:fldChar w:fldCharType="begin"/>
            </w:r>
          </w:del>
          <w:del w:id="32" w:author="LKY" w:date="2026-09-15T17:28:14Z">
            <w:r>
              <w:rPr/>
              <w:delInstrText xml:space="preserve"> PAGEREF _Toc9781 \h </w:delInstrText>
            </w:r>
          </w:del>
          <w:del w:id="33" w:author="LKY" w:date="2026-09-15T17:28:14Z">
            <w:r>
              <w:rPr/>
              <w:fldChar w:fldCharType="separate"/>
            </w:r>
          </w:del>
          <w:del w:id="34" w:author="LKY" w:date="2026-09-15T17:28:14Z">
            <w:r>
              <w:rPr/>
              <w:delText>5</w:delText>
            </w:r>
          </w:del>
          <w:del w:id="35" w:author="LKY" w:date="2026-09-15T17:28:14Z">
            <w:r>
              <w:rPr/>
              <w:fldChar w:fldCharType="end"/>
            </w:r>
          </w:del>
          <w:del w:id="36" w:author="LKY" w:date="2026-09-15T17:28:14Z">
            <w:r>
              <w:rPr/>
              <w:fldChar w:fldCharType="end"/>
            </w:r>
          </w:del>
        </w:p>
        <w:p w14:paraId="2E1DC59B">
          <w:pPr>
            <w:pStyle w:val="11"/>
            <w:tabs>
              <w:tab w:val="right" w:leader="dot" w:pos="8306"/>
            </w:tabs>
            <w:rPr>
              <w:del w:id="37" w:author="LKY" w:date="2026-09-15T17:28:14Z"/>
            </w:rPr>
          </w:pPr>
          <w:del w:id="38" w:author="LKY" w:date="2026-09-15T17:28:14Z">
            <w:r>
              <w:rPr/>
              <w:fldChar w:fldCharType="begin"/>
            </w:r>
          </w:del>
          <w:del w:id="39" w:author="LKY" w:date="2026-09-15T17:28:14Z">
            <w:r>
              <w:rPr/>
              <w:delInstrText xml:space="preserve"> HYPERLINK \l _Toc26546 </w:delInstrText>
            </w:r>
          </w:del>
          <w:del w:id="40" w:author="LKY" w:date="2026-09-15T17:28:14Z">
            <w:r>
              <w:rPr/>
              <w:fldChar w:fldCharType="separate"/>
            </w:r>
          </w:del>
          <w:del w:id="41" w:author="LKY" w:date="2026-09-15T17:28:14Z">
            <w:r>
              <w:rPr>
                <w:rFonts w:hint="eastAsia" w:ascii="Times New Roman" w:hAnsi="Times New Roman" w:cstheme="minorEastAsia"/>
                <w:bCs/>
                <w:szCs w:val="32"/>
                <w:lang w:val="en-US" w:eastAsia="zh-CN"/>
              </w:rPr>
              <w:delText>1.1 概述</w:delText>
            </w:r>
          </w:del>
          <w:del w:id="42" w:author="LKY" w:date="2026-09-15T17:28:14Z">
            <w:r>
              <w:rPr/>
              <w:tab/>
            </w:r>
          </w:del>
          <w:del w:id="43" w:author="LKY" w:date="2026-09-15T17:28:14Z">
            <w:r>
              <w:rPr/>
              <w:fldChar w:fldCharType="begin"/>
            </w:r>
          </w:del>
          <w:del w:id="44" w:author="LKY" w:date="2026-09-15T17:28:14Z">
            <w:r>
              <w:rPr/>
              <w:delInstrText xml:space="preserve"> PAGEREF _Toc26546 \h </w:delInstrText>
            </w:r>
          </w:del>
          <w:del w:id="45" w:author="LKY" w:date="2026-09-15T17:28:14Z">
            <w:r>
              <w:rPr/>
              <w:fldChar w:fldCharType="separate"/>
            </w:r>
          </w:del>
          <w:del w:id="46" w:author="LKY" w:date="2026-09-15T17:28:14Z">
            <w:r>
              <w:rPr/>
              <w:delText>5</w:delText>
            </w:r>
          </w:del>
          <w:del w:id="47" w:author="LKY" w:date="2026-09-15T17:28:14Z">
            <w:r>
              <w:rPr/>
              <w:fldChar w:fldCharType="end"/>
            </w:r>
          </w:del>
          <w:del w:id="48" w:author="LKY" w:date="2026-09-15T17:28:14Z">
            <w:r>
              <w:rPr/>
              <w:fldChar w:fldCharType="end"/>
            </w:r>
          </w:del>
        </w:p>
        <w:p w14:paraId="4A903BE6">
          <w:pPr>
            <w:pStyle w:val="11"/>
            <w:tabs>
              <w:tab w:val="right" w:leader="dot" w:pos="8306"/>
            </w:tabs>
            <w:rPr>
              <w:del w:id="49" w:author="LKY" w:date="2026-09-15T17:28:14Z"/>
            </w:rPr>
          </w:pPr>
          <w:del w:id="50" w:author="LKY" w:date="2026-09-15T17:28:14Z">
            <w:r>
              <w:rPr/>
              <w:fldChar w:fldCharType="begin"/>
            </w:r>
          </w:del>
          <w:del w:id="51" w:author="LKY" w:date="2026-09-15T17:28:14Z">
            <w:r>
              <w:rPr/>
              <w:delInstrText xml:space="preserve"> HYPERLINK \l _Toc31071 </w:delInstrText>
            </w:r>
          </w:del>
          <w:del w:id="52" w:author="LKY" w:date="2026-09-15T17:28:14Z">
            <w:r>
              <w:rPr/>
              <w:fldChar w:fldCharType="separate"/>
            </w:r>
          </w:del>
          <w:del w:id="53" w:author="LKY" w:date="2026-09-15T17:28:14Z">
            <w:r>
              <w:rPr>
                <w:rFonts w:hint="eastAsia" w:ascii="Times New Roman" w:hAnsi="Times New Roman" w:eastAsia="宋体" w:cs="宋体"/>
                <w:bCs/>
                <w:iCs/>
                <w:kern w:val="2"/>
                <w:szCs w:val="32"/>
                <w:lang w:val="en-US" w:eastAsia="zh-CN" w:bidi="ar-SA"/>
              </w:rPr>
              <w:delText>1.2外形尺寸</w:delText>
            </w:r>
          </w:del>
          <w:del w:id="54" w:author="LKY" w:date="2026-09-15T17:28:14Z">
            <w:r>
              <w:rPr/>
              <w:tab/>
            </w:r>
          </w:del>
          <w:del w:id="55" w:author="LKY" w:date="2026-09-15T17:28:14Z">
            <w:r>
              <w:rPr/>
              <w:fldChar w:fldCharType="begin"/>
            </w:r>
          </w:del>
          <w:del w:id="56" w:author="LKY" w:date="2026-09-15T17:28:14Z">
            <w:r>
              <w:rPr/>
              <w:delInstrText xml:space="preserve"> PAGEREF _Toc31071 \h </w:delInstrText>
            </w:r>
          </w:del>
          <w:del w:id="57" w:author="LKY" w:date="2026-09-15T17:28:14Z">
            <w:r>
              <w:rPr/>
              <w:fldChar w:fldCharType="separate"/>
            </w:r>
          </w:del>
          <w:del w:id="58" w:author="LKY" w:date="2026-09-15T17:28:14Z">
            <w:r>
              <w:rPr/>
              <w:delText>5</w:delText>
            </w:r>
          </w:del>
          <w:del w:id="59" w:author="LKY" w:date="2026-09-15T17:28:14Z">
            <w:r>
              <w:rPr/>
              <w:fldChar w:fldCharType="end"/>
            </w:r>
          </w:del>
          <w:del w:id="60" w:author="LKY" w:date="2026-09-15T17:28:14Z">
            <w:r>
              <w:rPr/>
              <w:fldChar w:fldCharType="end"/>
            </w:r>
          </w:del>
        </w:p>
        <w:p w14:paraId="5EC84E57">
          <w:pPr>
            <w:pStyle w:val="11"/>
            <w:tabs>
              <w:tab w:val="right" w:leader="dot" w:pos="8306"/>
            </w:tabs>
            <w:rPr>
              <w:del w:id="61" w:author="LKY" w:date="2026-09-15T17:28:14Z"/>
            </w:rPr>
          </w:pPr>
          <w:del w:id="62" w:author="LKY" w:date="2026-09-15T17:28:14Z">
            <w:r>
              <w:rPr/>
              <w:fldChar w:fldCharType="begin"/>
            </w:r>
          </w:del>
          <w:del w:id="63" w:author="LKY" w:date="2026-09-15T17:28:14Z">
            <w:r>
              <w:rPr/>
              <w:delInstrText xml:space="preserve"> HYPERLINK \l _Toc10912 </w:delInstrText>
            </w:r>
          </w:del>
          <w:del w:id="64" w:author="LKY" w:date="2026-09-15T17:28:14Z">
            <w:r>
              <w:rPr/>
              <w:fldChar w:fldCharType="separate"/>
            </w:r>
          </w:del>
          <w:del w:id="65" w:author="LKY" w:date="2026-09-15T17:28:14Z">
            <w:r>
              <w:rPr>
                <w:rFonts w:hint="eastAsia" w:ascii="Times New Roman" w:hAnsi="Times New Roman" w:eastAsia="宋体" w:cs="宋体"/>
                <w:bCs/>
                <w:iCs/>
                <w:szCs w:val="32"/>
                <w:lang w:val="en-US" w:eastAsia="zh-CN"/>
              </w:rPr>
              <w:delText>1.3技术参数</w:delText>
            </w:r>
          </w:del>
          <w:del w:id="66" w:author="LKY" w:date="2026-09-15T17:28:14Z">
            <w:r>
              <w:rPr/>
              <w:tab/>
            </w:r>
          </w:del>
          <w:del w:id="67" w:author="LKY" w:date="2026-09-15T17:28:14Z">
            <w:r>
              <w:rPr/>
              <w:fldChar w:fldCharType="begin"/>
            </w:r>
          </w:del>
          <w:del w:id="68" w:author="LKY" w:date="2026-09-15T17:28:14Z">
            <w:r>
              <w:rPr/>
              <w:delInstrText xml:space="preserve"> PAGEREF _Toc10912 \h </w:delInstrText>
            </w:r>
          </w:del>
          <w:del w:id="69" w:author="LKY" w:date="2026-09-15T17:28:14Z">
            <w:r>
              <w:rPr/>
              <w:fldChar w:fldCharType="separate"/>
            </w:r>
          </w:del>
          <w:del w:id="70" w:author="LKY" w:date="2026-09-15T17:28:14Z">
            <w:r>
              <w:rPr/>
              <w:delText>6</w:delText>
            </w:r>
          </w:del>
          <w:del w:id="71" w:author="LKY" w:date="2026-09-15T17:28:14Z">
            <w:r>
              <w:rPr/>
              <w:fldChar w:fldCharType="end"/>
            </w:r>
          </w:del>
          <w:del w:id="72" w:author="LKY" w:date="2026-09-15T17:28:14Z">
            <w:r>
              <w:rPr/>
              <w:fldChar w:fldCharType="end"/>
            </w:r>
          </w:del>
        </w:p>
        <w:p w14:paraId="0514D169">
          <w:pPr>
            <w:pStyle w:val="11"/>
            <w:tabs>
              <w:tab w:val="right" w:leader="dot" w:pos="8306"/>
            </w:tabs>
            <w:rPr>
              <w:del w:id="73" w:author="LKY" w:date="2026-09-15T17:28:14Z"/>
            </w:rPr>
          </w:pPr>
          <w:del w:id="74" w:author="LKY" w:date="2026-09-15T17:28:14Z">
            <w:r>
              <w:rPr/>
              <w:fldChar w:fldCharType="begin"/>
            </w:r>
          </w:del>
          <w:del w:id="75" w:author="LKY" w:date="2026-09-15T17:28:14Z">
            <w:r>
              <w:rPr/>
              <w:delInstrText xml:space="preserve"> HYPERLINK \l _Toc27122 </w:delInstrText>
            </w:r>
          </w:del>
          <w:del w:id="76" w:author="LKY" w:date="2026-09-15T17:28:14Z">
            <w:r>
              <w:rPr/>
              <w:fldChar w:fldCharType="separate"/>
            </w:r>
          </w:del>
          <w:del w:id="77" w:author="LKY" w:date="2026-09-15T17:28:14Z">
            <w:r>
              <w:rPr>
                <w:rFonts w:hint="eastAsia" w:ascii="Times New Roman" w:hAnsi="Times New Roman" w:eastAsia="宋体" w:cs="宋体"/>
                <w:bCs/>
                <w:iCs/>
                <w:kern w:val="2"/>
                <w:szCs w:val="32"/>
                <w:lang w:val="en-US" w:eastAsia="zh-CN" w:bidi="ar-SA"/>
              </w:rPr>
              <w:delText>1.4设备选型</w:delText>
            </w:r>
          </w:del>
          <w:del w:id="78" w:author="LKY" w:date="2026-09-15T17:28:14Z">
            <w:r>
              <w:rPr/>
              <w:tab/>
            </w:r>
          </w:del>
          <w:del w:id="79" w:author="LKY" w:date="2026-09-15T17:28:14Z">
            <w:r>
              <w:rPr/>
              <w:fldChar w:fldCharType="begin"/>
            </w:r>
          </w:del>
          <w:del w:id="80" w:author="LKY" w:date="2026-09-15T17:28:14Z">
            <w:r>
              <w:rPr/>
              <w:delInstrText xml:space="preserve"> PAGEREF _Toc27122 \h </w:delInstrText>
            </w:r>
          </w:del>
          <w:del w:id="81" w:author="LKY" w:date="2026-09-15T17:28:14Z">
            <w:r>
              <w:rPr/>
              <w:fldChar w:fldCharType="separate"/>
            </w:r>
          </w:del>
          <w:del w:id="82" w:author="LKY" w:date="2026-09-15T17:28:14Z">
            <w:r>
              <w:rPr/>
              <w:delText>8</w:delText>
            </w:r>
          </w:del>
          <w:del w:id="83" w:author="LKY" w:date="2026-09-15T17:28:14Z">
            <w:r>
              <w:rPr/>
              <w:fldChar w:fldCharType="end"/>
            </w:r>
          </w:del>
          <w:del w:id="84" w:author="LKY" w:date="2026-09-15T17:28:14Z">
            <w:r>
              <w:rPr/>
              <w:fldChar w:fldCharType="end"/>
            </w:r>
          </w:del>
        </w:p>
        <w:p w14:paraId="08AC2A4E">
          <w:pPr>
            <w:pStyle w:val="7"/>
            <w:tabs>
              <w:tab w:val="right" w:leader="dot" w:pos="8306"/>
            </w:tabs>
            <w:rPr>
              <w:del w:id="85" w:author="LKY" w:date="2026-09-15T17:28:14Z"/>
            </w:rPr>
          </w:pPr>
          <w:del w:id="86" w:author="LKY" w:date="2026-09-15T17:28:14Z">
            <w:r>
              <w:rPr/>
              <w:fldChar w:fldCharType="begin"/>
            </w:r>
          </w:del>
          <w:del w:id="87" w:author="LKY" w:date="2026-09-15T17:28:14Z">
            <w:r>
              <w:rPr/>
              <w:delInstrText xml:space="preserve"> HYPERLINK \l _Toc24811 </w:delInstrText>
            </w:r>
          </w:del>
          <w:del w:id="88" w:author="LKY" w:date="2026-09-15T17:28:14Z">
            <w:r>
              <w:rPr/>
              <w:fldChar w:fldCharType="separate"/>
            </w:r>
          </w:del>
          <w:del w:id="89" w:author="LKY" w:date="2026-09-15T17:28:14Z">
            <w:r>
              <w:rPr>
                <w:rFonts w:hint="eastAsia" w:ascii="Times New Roman" w:hAnsi="Times New Roman" w:eastAsia="宋体" w:cs="宋体"/>
                <w:bCs/>
                <w:iCs/>
                <w:kern w:val="2"/>
                <w:szCs w:val="28"/>
                <w:lang w:val="en-US" w:eastAsia="zh-CN" w:bidi="ar-SA"/>
              </w:rPr>
              <w:delText>1.4.1主型号选型</w:delText>
            </w:r>
          </w:del>
          <w:del w:id="90" w:author="LKY" w:date="2026-09-15T17:28:14Z">
            <w:r>
              <w:rPr/>
              <w:tab/>
            </w:r>
          </w:del>
          <w:del w:id="91" w:author="LKY" w:date="2026-09-15T17:28:14Z">
            <w:r>
              <w:rPr/>
              <w:fldChar w:fldCharType="begin"/>
            </w:r>
          </w:del>
          <w:del w:id="92" w:author="LKY" w:date="2026-09-15T17:28:14Z">
            <w:r>
              <w:rPr/>
              <w:delInstrText xml:space="preserve"> PAGEREF _Toc24811 \h </w:delInstrText>
            </w:r>
          </w:del>
          <w:del w:id="93" w:author="LKY" w:date="2026-09-15T17:28:14Z">
            <w:r>
              <w:rPr/>
              <w:fldChar w:fldCharType="separate"/>
            </w:r>
          </w:del>
          <w:del w:id="94" w:author="LKY" w:date="2026-09-15T17:28:14Z">
            <w:r>
              <w:rPr/>
              <w:delText>8</w:delText>
            </w:r>
          </w:del>
          <w:del w:id="95" w:author="LKY" w:date="2026-09-15T17:28:14Z">
            <w:r>
              <w:rPr/>
              <w:fldChar w:fldCharType="end"/>
            </w:r>
          </w:del>
          <w:del w:id="96" w:author="LKY" w:date="2026-09-15T17:28:14Z">
            <w:r>
              <w:rPr/>
              <w:fldChar w:fldCharType="end"/>
            </w:r>
          </w:del>
        </w:p>
        <w:p w14:paraId="3E4EFE35">
          <w:pPr>
            <w:pStyle w:val="7"/>
            <w:tabs>
              <w:tab w:val="right" w:leader="dot" w:pos="8306"/>
            </w:tabs>
            <w:rPr>
              <w:del w:id="97" w:author="LKY" w:date="2026-09-15T17:28:14Z"/>
            </w:rPr>
          </w:pPr>
          <w:del w:id="98" w:author="LKY" w:date="2026-09-15T17:28:14Z">
            <w:r>
              <w:rPr/>
              <w:fldChar w:fldCharType="begin"/>
            </w:r>
          </w:del>
          <w:del w:id="99" w:author="LKY" w:date="2026-09-15T17:28:14Z">
            <w:r>
              <w:rPr/>
              <w:delInstrText xml:space="preserve"> HYPERLINK \l _Toc4772 </w:delInstrText>
            </w:r>
          </w:del>
          <w:del w:id="100" w:author="LKY" w:date="2026-09-15T17:28:14Z">
            <w:r>
              <w:rPr/>
              <w:fldChar w:fldCharType="separate"/>
            </w:r>
          </w:del>
          <w:del w:id="101" w:author="LKY" w:date="2026-09-15T17:28:14Z">
            <w:r>
              <w:rPr>
                <w:rFonts w:hint="eastAsia" w:ascii="Times New Roman" w:hAnsi="Times New Roman" w:eastAsia="宋体" w:cs="宋体"/>
                <w:bCs/>
                <w:iCs/>
                <w:kern w:val="2"/>
                <w:szCs w:val="28"/>
                <w:lang w:val="en-US" w:eastAsia="zh-CN" w:bidi="ar-SA"/>
              </w:rPr>
              <w:delText>1.4.2 SOM选型表</w:delText>
            </w:r>
          </w:del>
          <w:del w:id="102" w:author="LKY" w:date="2026-09-15T17:28:14Z">
            <w:r>
              <w:rPr/>
              <w:tab/>
            </w:r>
          </w:del>
          <w:del w:id="103" w:author="LKY" w:date="2026-09-15T17:28:14Z">
            <w:r>
              <w:rPr/>
              <w:fldChar w:fldCharType="begin"/>
            </w:r>
          </w:del>
          <w:del w:id="104" w:author="LKY" w:date="2026-09-15T17:28:14Z">
            <w:r>
              <w:rPr/>
              <w:delInstrText xml:space="preserve"> PAGEREF _Toc4772 \h </w:delInstrText>
            </w:r>
          </w:del>
          <w:del w:id="105" w:author="LKY" w:date="2026-09-15T17:28:14Z">
            <w:r>
              <w:rPr/>
              <w:fldChar w:fldCharType="separate"/>
            </w:r>
          </w:del>
          <w:del w:id="106" w:author="LKY" w:date="2026-09-15T17:28:14Z">
            <w:r>
              <w:rPr/>
              <w:delText>8</w:delText>
            </w:r>
          </w:del>
          <w:del w:id="107" w:author="LKY" w:date="2026-09-15T17:28:14Z">
            <w:r>
              <w:rPr/>
              <w:fldChar w:fldCharType="end"/>
            </w:r>
          </w:del>
          <w:del w:id="108" w:author="LKY" w:date="2026-09-15T17:28:14Z">
            <w:r>
              <w:rPr/>
              <w:fldChar w:fldCharType="end"/>
            </w:r>
          </w:del>
        </w:p>
        <w:p w14:paraId="26A45EE5">
          <w:pPr>
            <w:pStyle w:val="7"/>
            <w:tabs>
              <w:tab w:val="right" w:leader="dot" w:pos="8306"/>
            </w:tabs>
            <w:rPr>
              <w:del w:id="109" w:author="LKY" w:date="2026-09-15T17:28:14Z"/>
            </w:rPr>
          </w:pPr>
          <w:del w:id="110" w:author="LKY" w:date="2026-09-15T17:28:14Z">
            <w:r>
              <w:rPr/>
              <w:fldChar w:fldCharType="begin"/>
            </w:r>
          </w:del>
          <w:del w:id="111" w:author="LKY" w:date="2026-09-15T17:28:14Z">
            <w:r>
              <w:rPr/>
              <w:delInstrText xml:space="preserve"> HYPERLINK \l _Toc22845 </w:delInstrText>
            </w:r>
          </w:del>
          <w:del w:id="112" w:author="LKY" w:date="2026-09-15T17:28:14Z">
            <w:r>
              <w:rPr/>
              <w:fldChar w:fldCharType="separate"/>
            </w:r>
          </w:del>
          <w:del w:id="113" w:author="LKY" w:date="2026-09-15T17:28:14Z">
            <w:r>
              <w:rPr>
                <w:rFonts w:hint="eastAsia" w:ascii="Times New Roman" w:hAnsi="Times New Roman" w:eastAsia="宋体" w:cs="宋体"/>
                <w:bCs/>
                <w:iCs/>
                <w:kern w:val="2"/>
                <w:szCs w:val="28"/>
                <w:lang w:val="en-US" w:eastAsia="zh-CN" w:bidi="ar-SA"/>
              </w:rPr>
              <w:delText>1.4.3 X系列板选型</w:delText>
            </w:r>
          </w:del>
          <w:del w:id="114" w:author="LKY" w:date="2026-09-15T17:28:14Z">
            <w:r>
              <w:rPr/>
              <w:tab/>
            </w:r>
          </w:del>
          <w:del w:id="115" w:author="LKY" w:date="2026-09-15T17:28:14Z">
            <w:r>
              <w:rPr/>
              <w:fldChar w:fldCharType="begin"/>
            </w:r>
          </w:del>
          <w:del w:id="116" w:author="LKY" w:date="2026-09-15T17:28:14Z">
            <w:r>
              <w:rPr/>
              <w:delInstrText xml:space="preserve"> PAGEREF _Toc22845 \h </w:delInstrText>
            </w:r>
          </w:del>
          <w:del w:id="117" w:author="LKY" w:date="2026-09-15T17:28:14Z">
            <w:r>
              <w:rPr/>
              <w:fldChar w:fldCharType="separate"/>
            </w:r>
          </w:del>
          <w:del w:id="118" w:author="LKY" w:date="2026-09-15T17:28:14Z">
            <w:r>
              <w:rPr/>
              <w:delText>9</w:delText>
            </w:r>
          </w:del>
          <w:del w:id="119" w:author="LKY" w:date="2026-09-15T17:28:14Z">
            <w:r>
              <w:rPr/>
              <w:fldChar w:fldCharType="end"/>
            </w:r>
          </w:del>
          <w:del w:id="120" w:author="LKY" w:date="2026-09-15T17:28:14Z">
            <w:r>
              <w:rPr/>
              <w:fldChar w:fldCharType="end"/>
            </w:r>
          </w:del>
        </w:p>
        <w:p w14:paraId="2BEB8DFF">
          <w:pPr>
            <w:pStyle w:val="7"/>
            <w:tabs>
              <w:tab w:val="right" w:leader="dot" w:pos="8306"/>
            </w:tabs>
            <w:rPr>
              <w:del w:id="121" w:author="LKY" w:date="2026-09-15T17:28:14Z"/>
            </w:rPr>
          </w:pPr>
          <w:del w:id="122" w:author="LKY" w:date="2026-09-15T17:28:14Z">
            <w:r>
              <w:rPr/>
              <w:fldChar w:fldCharType="begin"/>
            </w:r>
          </w:del>
          <w:del w:id="123" w:author="LKY" w:date="2026-09-15T17:28:14Z">
            <w:r>
              <w:rPr/>
              <w:delInstrText xml:space="preserve"> HYPERLINK \l _Toc21271 </w:delInstrText>
            </w:r>
          </w:del>
          <w:del w:id="124" w:author="LKY" w:date="2026-09-15T17:28:14Z">
            <w:r>
              <w:rPr/>
              <w:fldChar w:fldCharType="separate"/>
            </w:r>
          </w:del>
          <w:del w:id="125" w:author="LKY" w:date="2026-09-15T17:28:14Z">
            <w:r>
              <w:rPr>
                <w:rFonts w:hint="eastAsia" w:ascii="Times New Roman" w:hAnsi="Times New Roman" w:eastAsia="宋体" w:cs="Times New Roman"/>
                <w:bCs/>
                <w:iCs/>
                <w:kern w:val="2"/>
                <w:szCs w:val="28"/>
                <w:lang w:val="en-US" w:eastAsia="zh-CN" w:bidi="ar-SA"/>
              </w:rPr>
              <w:delText>1.4.4 N系列IO板选型</w:delText>
            </w:r>
          </w:del>
          <w:del w:id="126" w:author="LKY" w:date="2026-09-15T17:28:14Z">
            <w:r>
              <w:rPr/>
              <w:tab/>
            </w:r>
          </w:del>
          <w:del w:id="127" w:author="LKY" w:date="2026-09-15T17:28:14Z">
            <w:r>
              <w:rPr/>
              <w:fldChar w:fldCharType="begin"/>
            </w:r>
          </w:del>
          <w:del w:id="128" w:author="LKY" w:date="2026-09-15T17:28:14Z">
            <w:r>
              <w:rPr/>
              <w:delInstrText xml:space="preserve"> PAGEREF _Toc21271 \h </w:delInstrText>
            </w:r>
          </w:del>
          <w:del w:id="129" w:author="LKY" w:date="2026-09-15T17:28:14Z">
            <w:r>
              <w:rPr/>
              <w:fldChar w:fldCharType="separate"/>
            </w:r>
          </w:del>
          <w:del w:id="130" w:author="LKY" w:date="2026-09-15T17:28:14Z">
            <w:r>
              <w:rPr/>
              <w:delText>9</w:delText>
            </w:r>
          </w:del>
          <w:del w:id="131" w:author="LKY" w:date="2026-09-15T17:28:14Z">
            <w:r>
              <w:rPr/>
              <w:fldChar w:fldCharType="end"/>
            </w:r>
          </w:del>
          <w:del w:id="132" w:author="LKY" w:date="2026-09-15T17:28:14Z">
            <w:r>
              <w:rPr/>
              <w:fldChar w:fldCharType="end"/>
            </w:r>
          </w:del>
        </w:p>
        <w:p w14:paraId="1D2CBD62">
          <w:pPr>
            <w:pStyle w:val="10"/>
            <w:tabs>
              <w:tab w:val="right" w:leader="dot" w:pos="8306"/>
            </w:tabs>
            <w:rPr>
              <w:del w:id="133" w:author="LKY" w:date="2026-09-15T17:28:14Z"/>
            </w:rPr>
          </w:pPr>
          <w:del w:id="134" w:author="LKY" w:date="2026-09-15T17:28:14Z">
            <w:r>
              <w:rPr/>
              <w:fldChar w:fldCharType="begin"/>
            </w:r>
          </w:del>
          <w:del w:id="135" w:author="LKY" w:date="2026-09-15T17:28:14Z">
            <w:r>
              <w:rPr/>
              <w:delInstrText xml:space="preserve"> HYPERLINK \l _Toc6600 </w:delInstrText>
            </w:r>
          </w:del>
          <w:del w:id="136" w:author="LKY" w:date="2026-09-15T17:28:14Z">
            <w:r>
              <w:rPr/>
              <w:fldChar w:fldCharType="separate"/>
            </w:r>
          </w:del>
          <w:del w:id="137" w:author="LKY" w:date="2026-09-15T17:28:14Z">
            <w:r>
              <w:rPr>
                <w:rFonts w:hint="eastAsia" w:ascii="Times New Roman" w:hAnsi="Times New Roman"/>
                <w:szCs w:val="44"/>
                <w:lang w:val="en-US" w:eastAsia="zh-CN"/>
              </w:rPr>
              <w:delText>2. 硬件说明</w:delText>
            </w:r>
          </w:del>
          <w:del w:id="138" w:author="LKY" w:date="2026-09-15T17:28:14Z">
            <w:r>
              <w:rPr/>
              <w:tab/>
            </w:r>
          </w:del>
          <w:del w:id="139" w:author="LKY" w:date="2026-09-15T17:28:14Z">
            <w:r>
              <w:rPr/>
              <w:fldChar w:fldCharType="begin"/>
            </w:r>
          </w:del>
          <w:del w:id="140" w:author="LKY" w:date="2026-09-15T17:28:14Z">
            <w:r>
              <w:rPr/>
              <w:delInstrText xml:space="preserve"> PAGEREF _Toc6600 \h </w:delInstrText>
            </w:r>
          </w:del>
          <w:del w:id="141" w:author="LKY" w:date="2026-09-15T17:28:14Z">
            <w:r>
              <w:rPr/>
              <w:fldChar w:fldCharType="separate"/>
            </w:r>
          </w:del>
          <w:del w:id="142" w:author="LKY" w:date="2026-09-15T17:28:14Z">
            <w:r>
              <w:rPr/>
              <w:delText>10</w:delText>
            </w:r>
          </w:del>
          <w:del w:id="143" w:author="LKY" w:date="2026-09-15T17:28:14Z">
            <w:r>
              <w:rPr/>
              <w:fldChar w:fldCharType="end"/>
            </w:r>
          </w:del>
          <w:del w:id="144" w:author="LKY" w:date="2026-09-15T17:28:14Z">
            <w:r>
              <w:rPr/>
              <w:fldChar w:fldCharType="end"/>
            </w:r>
          </w:del>
        </w:p>
        <w:p w14:paraId="4EF85612">
          <w:pPr>
            <w:pStyle w:val="11"/>
            <w:tabs>
              <w:tab w:val="right" w:leader="dot" w:pos="8306"/>
            </w:tabs>
            <w:rPr>
              <w:del w:id="145" w:author="LKY" w:date="2026-09-15T17:28:14Z"/>
            </w:rPr>
          </w:pPr>
          <w:del w:id="146" w:author="LKY" w:date="2026-09-15T17:28:14Z">
            <w:r>
              <w:rPr/>
              <w:fldChar w:fldCharType="begin"/>
            </w:r>
          </w:del>
          <w:del w:id="147" w:author="LKY" w:date="2026-09-15T17:28:14Z">
            <w:r>
              <w:rPr/>
              <w:delInstrText xml:space="preserve"> HYPERLINK \l _Toc4454 </w:delInstrText>
            </w:r>
          </w:del>
          <w:del w:id="148" w:author="LKY" w:date="2026-09-15T17:28:14Z">
            <w:r>
              <w:rPr/>
              <w:fldChar w:fldCharType="separate"/>
            </w:r>
          </w:del>
          <w:del w:id="149" w:author="LKY" w:date="2026-09-15T17:28:14Z">
            <w:r>
              <w:rPr>
                <w:rFonts w:hint="eastAsia" w:ascii="Times New Roman" w:hAnsi="Times New Roman" w:cs="宋体"/>
                <w:szCs w:val="32"/>
                <w:lang w:val="en-US" w:eastAsia="zh-CN" w:bidi="en-US"/>
              </w:rPr>
              <w:delText>2.1 N板介绍</w:delText>
            </w:r>
          </w:del>
          <w:del w:id="150" w:author="LKY" w:date="2026-09-15T17:28:14Z">
            <w:r>
              <w:rPr/>
              <w:tab/>
            </w:r>
          </w:del>
          <w:del w:id="151" w:author="LKY" w:date="2026-09-15T17:28:14Z">
            <w:r>
              <w:rPr/>
              <w:fldChar w:fldCharType="begin"/>
            </w:r>
          </w:del>
          <w:del w:id="152" w:author="LKY" w:date="2026-09-15T17:28:14Z">
            <w:r>
              <w:rPr/>
              <w:delInstrText xml:space="preserve"> PAGEREF _Toc4454 \h </w:delInstrText>
            </w:r>
          </w:del>
          <w:del w:id="153" w:author="LKY" w:date="2026-09-15T17:28:14Z">
            <w:r>
              <w:rPr/>
              <w:fldChar w:fldCharType="separate"/>
            </w:r>
          </w:del>
          <w:del w:id="154" w:author="LKY" w:date="2026-09-15T17:28:14Z">
            <w:r>
              <w:rPr/>
              <w:delText>10</w:delText>
            </w:r>
          </w:del>
          <w:del w:id="155" w:author="LKY" w:date="2026-09-15T17:28:14Z">
            <w:r>
              <w:rPr/>
              <w:fldChar w:fldCharType="end"/>
            </w:r>
          </w:del>
          <w:del w:id="156" w:author="LKY" w:date="2026-09-15T17:28:14Z">
            <w:r>
              <w:rPr/>
              <w:fldChar w:fldCharType="end"/>
            </w:r>
          </w:del>
        </w:p>
        <w:p w14:paraId="7E6489CD">
          <w:pPr>
            <w:pStyle w:val="11"/>
            <w:tabs>
              <w:tab w:val="right" w:leader="dot" w:pos="8306"/>
            </w:tabs>
            <w:rPr>
              <w:del w:id="157" w:author="LKY" w:date="2026-09-15T17:28:14Z"/>
            </w:rPr>
          </w:pPr>
          <w:del w:id="158" w:author="LKY" w:date="2026-09-15T17:28:14Z">
            <w:r>
              <w:rPr/>
              <w:fldChar w:fldCharType="begin"/>
            </w:r>
          </w:del>
          <w:del w:id="159" w:author="LKY" w:date="2026-09-15T17:28:14Z">
            <w:r>
              <w:rPr/>
              <w:delInstrText xml:space="preserve"> HYPERLINK \l _Toc20008 </w:delInstrText>
            </w:r>
          </w:del>
          <w:del w:id="160" w:author="LKY" w:date="2026-09-15T17:28:14Z">
            <w:r>
              <w:rPr/>
              <w:fldChar w:fldCharType="separate"/>
            </w:r>
          </w:del>
          <w:del w:id="161" w:author="LKY" w:date="2026-09-15T17:28:14Z">
            <w:r>
              <w:rPr>
                <w:rFonts w:hint="eastAsia" w:ascii="Times New Roman" w:hAnsi="Times New Roman" w:cs="宋体"/>
                <w:szCs w:val="32"/>
                <w:lang w:val="en-US" w:eastAsia="zh-CN" w:bidi="en-US"/>
              </w:rPr>
              <w:delText>2.2电源接口</w:delText>
            </w:r>
          </w:del>
          <w:del w:id="162" w:author="LKY" w:date="2026-09-15T17:28:14Z">
            <w:r>
              <w:rPr/>
              <w:tab/>
            </w:r>
          </w:del>
          <w:del w:id="163" w:author="LKY" w:date="2026-09-15T17:28:14Z">
            <w:r>
              <w:rPr/>
              <w:fldChar w:fldCharType="begin"/>
            </w:r>
          </w:del>
          <w:del w:id="164" w:author="LKY" w:date="2026-09-15T17:28:14Z">
            <w:r>
              <w:rPr/>
              <w:delInstrText xml:space="preserve"> PAGEREF _Toc20008 \h </w:delInstrText>
            </w:r>
          </w:del>
          <w:del w:id="165" w:author="LKY" w:date="2026-09-15T17:28:14Z">
            <w:r>
              <w:rPr/>
              <w:fldChar w:fldCharType="separate"/>
            </w:r>
          </w:del>
          <w:del w:id="166" w:author="LKY" w:date="2026-09-15T17:28:14Z">
            <w:r>
              <w:rPr/>
              <w:delText>11</w:delText>
            </w:r>
          </w:del>
          <w:del w:id="167" w:author="LKY" w:date="2026-09-15T17:28:14Z">
            <w:r>
              <w:rPr/>
              <w:fldChar w:fldCharType="end"/>
            </w:r>
          </w:del>
          <w:del w:id="168" w:author="LKY" w:date="2026-09-15T17:28:14Z">
            <w:r>
              <w:rPr/>
              <w:fldChar w:fldCharType="end"/>
            </w:r>
          </w:del>
        </w:p>
        <w:p w14:paraId="0FD22031">
          <w:pPr>
            <w:pStyle w:val="11"/>
            <w:tabs>
              <w:tab w:val="right" w:leader="dot" w:pos="8306"/>
            </w:tabs>
            <w:rPr>
              <w:del w:id="169" w:author="LKY" w:date="2026-09-15T17:28:14Z"/>
            </w:rPr>
          </w:pPr>
          <w:del w:id="170" w:author="LKY" w:date="2026-09-15T17:28:14Z">
            <w:r>
              <w:rPr/>
              <w:fldChar w:fldCharType="begin"/>
            </w:r>
          </w:del>
          <w:del w:id="171" w:author="LKY" w:date="2026-09-15T17:28:14Z">
            <w:r>
              <w:rPr/>
              <w:delInstrText xml:space="preserve"> HYPERLINK \l _Toc22786 </w:delInstrText>
            </w:r>
          </w:del>
          <w:del w:id="172" w:author="LKY" w:date="2026-09-15T17:28:14Z">
            <w:r>
              <w:rPr/>
              <w:fldChar w:fldCharType="separate"/>
            </w:r>
          </w:del>
          <w:del w:id="173" w:author="LKY" w:date="2026-09-15T17:28:14Z">
            <w:r>
              <w:rPr>
                <w:rFonts w:hint="eastAsia" w:ascii="Times New Roman" w:hAnsi="Times New Roman"/>
                <w:bCs/>
                <w:szCs w:val="32"/>
                <w:lang w:val="en-US" w:eastAsia="zh-CN"/>
              </w:rPr>
              <w:delText>2.3模块端口说明</w:delText>
            </w:r>
          </w:del>
          <w:del w:id="174" w:author="LKY" w:date="2026-09-15T17:28:14Z">
            <w:r>
              <w:rPr/>
              <w:tab/>
            </w:r>
          </w:del>
          <w:del w:id="175" w:author="LKY" w:date="2026-09-15T17:28:14Z">
            <w:r>
              <w:rPr/>
              <w:fldChar w:fldCharType="begin"/>
            </w:r>
          </w:del>
          <w:del w:id="176" w:author="LKY" w:date="2026-09-15T17:28:14Z">
            <w:r>
              <w:rPr/>
              <w:delInstrText xml:space="preserve"> PAGEREF _Toc22786 \h </w:delInstrText>
            </w:r>
          </w:del>
          <w:del w:id="177" w:author="LKY" w:date="2026-09-15T17:28:14Z">
            <w:r>
              <w:rPr/>
              <w:fldChar w:fldCharType="separate"/>
            </w:r>
          </w:del>
          <w:del w:id="178" w:author="LKY" w:date="2026-09-15T17:28:14Z">
            <w:r>
              <w:rPr/>
              <w:delText>11</w:delText>
            </w:r>
          </w:del>
          <w:del w:id="179" w:author="LKY" w:date="2026-09-15T17:28:14Z">
            <w:r>
              <w:rPr/>
              <w:fldChar w:fldCharType="end"/>
            </w:r>
          </w:del>
          <w:del w:id="180" w:author="LKY" w:date="2026-09-15T17:28:14Z">
            <w:r>
              <w:rPr/>
              <w:fldChar w:fldCharType="end"/>
            </w:r>
          </w:del>
        </w:p>
        <w:p w14:paraId="370B76A3">
          <w:pPr>
            <w:pStyle w:val="7"/>
            <w:tabs>
              <w:tab w:val="right" w:leader="dot" w:pos="8306"/>
            </w:tabs>
            <w:rPr>
              <w:del w:id="181" w:author="LKY" w:date="2026-09-15T17:28:14Z"/>
            </w:rPr>
          </w:pPr>
          <w:del w:id="182" w:author="LKY" w:date="2026-09-15T17:28:14Z">
            <w:r>
              <w:rPr/>
              <w:fldChar w:fldCharType="begin"/>
            </w:r>
          </w:del>
          <w:del w:id="183" w:author="LKY" w:date="2026-09-15T17:28:14Z">
            <w:r>
              <w:rPr/>
              <w:delInstrText xml:space="preserve"> HYPERLINK \l _Toc12608 </w:delInstrText>
            </w:r>
          </w:del>
          <w:del w:id="184" w:author="LKY" w:date="2026-09-15T17:28:14Z">
            <w:r>
              <w:rPr/>
              <w:fldChar w:fldCharType="separate"/>
            </w:r>
          </w:del>
          <w:del w:id="185" w:author="LKY" w:date="2026-09-15T17:28:14Z">
            <w:r>
              <w:rPr>
                <w:rFonts w:hint="eastAsia" w:ascii="Times New Roman" w:hAnsi="Times New Roman"/>
                <w:bCs/>
                <w:szCs w:val="28"/>
                <w:lang w:val="en-US" w:eastAsia="zh-CN"/>
              </w:rPr>
              <w:delText>2.3.1RS232/485模块</w:delText>
            </w:r>
          </w:del>
          <w:del w:id="186" w:author="LKY" w:date="2026-09-15T17:28:14Z">
            <w:r>
              <w:rPr/>
              <w:tab/>
            </w:r>
          </w:del>
          <w:del w:id="187" w:author="LKY" w:date="2026-09-15T17:28:14Z">
            <w:r>
              <w:rPr/>
              <w:fldChar w:fldCharType="begin"/>
            </w:r>
          </w:del>
          <w:del w:id="188" w:author="LKY" w:date="2026-09-15T17:28:14Z">
            <w:r>
              <w:rPr/>
              <w:delInstrText xml:space="preserve"> PAGEREF _Toc12608 \h </w:delInstrText>
            </w:r>
          </w:del>
          <w:del w:id="189" w:author="LKY" w:date="2026-09-15T17:28:14Z">
            <w:r>
              <w:rPr/>
              <w:fldChar w:fldCharType="separate"/>
            </w:r>
          </w:del>
          <w:del w:id="190" w:author="LKY" w:date="2026-09-15T17:28:14Z">
            <w:r>
              <w:rPr/>
              <w:delText>11</w:delText>
            </w:r>
          </w:del>
          <w:del w:id="191" w:author="LKY" w:date="2026-09-15T17:28:14Z">
            <w:r>
              <w:rPr/>
              <w:fldChar w:fldCharType="end"/>
            </w:r>
          </w:del>
          <w:del w:id="192" w:author="LKY" w:date="2026-09-15T17:28:14Z">
            <w:r>
              <w:rPr/>
              <w:fldChar w:fldCharType="end"/>
            </w:r>
          </w:del>
        </w:p>
        <w:p w14:paraId="1C045C34">
          <w:pPr>
            <w:pStyle w:val="7"/>
            <w:tabs>
              <w:tab w:val="right" w:leader="dot" w:pos="8306"/>
            </w:tabs>
            <w:rPr>
              <w:del w:id="193" w:author="LKY" w:date="2026-09-15T17:28:14Z"/>
            </w:rPr>
          </w:pPr>
          <w:del w:id="194" w:author="LKY" w:date="2026-09-15T17:28:14Z">
            <w:r>
              <w:rPr/>
              <w:fldChar w:fldCharType="begin"/>
            </w:r>
          </w:del>
          <w:del w:id="195" w:author="LKY" w:date="2026-09-15T17:28:14Z">
            <w:r>
              <w:rPr/>
              <w:delInstrText xml:space="preserve"> HYPERLINK \l _Toc18835 </w:delInstrText>
            </w:r>
          </w:del>
          <w:del w:id="196" w:author="LKY" w:date="2026-09-15T17:28:14Z">
            <w:r>
              <w:rPr/>
              <w:fldChar w:fldCharType="separate"/>
            </w:r>
          </w:del>
          <w:del w:id="197" w:author="LKY" w:date="2026-09-15T17:28:14Z">
            <w:r>
              <w:rPr>
                <w:rFonts w:hint="eastAsia" w:ascii="Times New Roman" w:hAnsi="Times New Roman"/>
                <w:bCs/>
                <w:szCs w:val="28"/>
                <w:lang w:val="en-US" w:eastAsia="zh-CN"/>
              </w:rPr>
              <w:delText>2.3.2 DI模块</w:delText>
            </w:r>
          </w:del>
          <w:del w:id="198" w:author="LKY" w:date="2026-09-15T17:28:14Z">
            <w:r>
              <w:rPr/>
              <w:tab/>
            </w:r>
          </w:del>
          <w:del w:id="199" w:author="LKY" w:date="2026-09-15T17:28:14Z">
            <w:r>
              <w:rPr/>
              <w:fldChar w:fldCharType="begin"/>
            </w:r>
          </w:del>
          <w:del w:id="200" w:author="LKY" w:date="2026-09-15T17:28:14Z">
            <w:r>
              <w:rPr/>
              <w:delInstrText xml:space="preserve"> PAGEREF _Toc18835 \h </w:delInstrText>
            </w:r>
          </w:del>
          <w:del w:id="201" w:author="LKY" w:date="2026-09-15T17:28:14Z">
            <w:r>
              <w:rPr/>
              <w:fldChar w:fldCharType="separate"/>
            </w:r>
          </w:del>
          <w:del w:id="202" w:author="LKY" w:date="2026-09-15T17:28:14Z">
            <w:r>
              <w:rPr/>
              <w:delText>12</w:delText>
            </w:r>
          </w:del>
          <w:del w:id="203" w:author="LKY" w:date="2026-09-15T17:28:14Z">
            <w:r>
              <w:rPr/>
              <w:fldChar w:fldCharType="end"/>
            </w:r>
          </w:del>
          <w:del w:id="204" w:author="LKY" w:date="2026-09-15T17:28:14Z">
            <w:r>
              <w:rPr/>
              <w:fldChar w:fldCharType="end"/>
            </w:r>
          </w:del>
        </w:p>
        <w:p w14:paraId="12CF8104">
          <w:pPr>
            <w:pStyle w:val="7"/>
            <w:tabs>
              <w:tab w:val="right" w:leader="dot" w:pos="8306"/>
            </w:tabs>
            <w:rPr>
              <w:del w:id="205" w:author="LKY" w:date="2026-09-15T17:28:14Z"/>
            </w:rPr>
          </w:pPr>
          <w:del w:id="206" w:author="LKY" w:date="2026-09-15T17:28:14Z">
            <w:r>
              <w:rPr/>
              <w:fldChar w:fldCharType="begin"/>
            </w:r>
          </w:del>
          <w:del w:id="207" w:author="LKY" w:date="2026-09-15T17:28:14Z">
            <w:r>
              <w:rPr/>
              <w:delInstrText xml:space="preserve"> HYPERLINK \l _Toc15143 </w:delInstrText>
            </w:r>
          </w:del>
          <w:del w:id="208" w:author="LKY" w:date="2026-09-15T17:28:14Z">
            <w:r>
              <w:rPr/>
              <w:fldChar w:fldCharType="separate"/>
            </w:r>
          </w:del>
          <w:del w:id="209" w:author="LKY" w:date="2026-09-15T17:28:14Z">
            <w:r>
              <w:rPr>
                <w:rFonts w:hint="eastAsia" w:ascii="Times New Roman" w:hAnsi="Times New Roman"/>
                <w:bCs/>
                <w:szCs w:val="28"/>
                <w:lang w:val="en-US" w:eastAsia="zh-CN"/>
              </w:rPr>
              <w:delText>2.3.3 DO模块</w:delText>
            </w:r>
          </w:del>
          <w:del w:id="210" w:author="LKY" w:date="2026-09-15T17:28:14Z">
            <w:r>
              <w:rPr/>
              <w:tab/>
            </w:r>
          </w:del>
          <w:del w:id="211" w:author="LKY" w:date="2026-09-15T17:28:14Z">
            <w:r>
              <w:rPr/>
              <w:fldChar w:fldCharType="begin"/>
            </w:r>
          </w:del>
          <w:del w:id="212" w:author="LKY" w:date="2026-09-15T17:28:14Z">
            <w:r>
              <w:rPr/>
              <w:delInstrText xml:space="preserve"> PAGEREF _Toc15143 \h </w:delInstrText>
            </w:r>
          </w:del>
          <w:del w:id="213" w:author="LKY" w:date="2026-09-15T17:28:14Z">
            <w:r>
              <w:rPr/>
              <w:fldChar w:fldCharType="separate"/>
            </w:r>
          </w:del>
          <w:del w:id="214" w:author="LKY" w:date="2026-09-15T17:28:14Z">
            <w:r>
              <w:rPr/>
              <w:delText>12</w:delText>
            </w:r>
          </w:del>
          <w:del w:id="215" w:author="LKY" w:date="2026-09-15T17:28:14Z">
            <w:r>
              <w:rPr/>
              <w:fldChar w:fldCharType="end"/>
            </w:r>
          </w:del>
          <w:del w:id="216" w:author="LKY" w:date="2026-09-15T17:28:14Z">
            <w:r>
              <w:rPr/>
              <w:fldChar w:fldCharType="end"/>
            </w:r>
          </w:del>
        </w:p>
        <w:p w14:paraId="611D8690">
          <w:pPr>
            <w:pStyle w:val="7"/>
            <w:tabs>
              <w:tab w:val="right" w:leader="dot" w:pos="8306"/>
            </w:tabs>
            <w:rPr>
              <w:del w:id="217" w:author="LKY" w:date="2026-09-15T17:28:14Z"/>
            </w:rPr>
          </w:pPr>
          <w:del w:id="218" w:author="LKY" w:date="2026-09-15T17:28:14Z">
            <w:r>
              <w:rPr/>
              <w:fldChar w:fldCharType="begin"/>
            </w:r>
          </w:del>
          <w:del w:id="219" w:author="LKY" w:date="2026-09-15T17:28:14Z">
            <w:r>
              <w:rPr/>
              <w:delInstrText xml:space="preserve"> HYPERLINK \l _Toc7603 </w:delInstrText>
            </w:r>
          </w:del>
          <w:del w:id="220" w:author="LKY" w:date="2026-09-15T17:28:14Z">
            <w:r>
              <w:rPr/>
              <w:fldChar w:fldCharType="separate"/>
            </w:r>
          </w:del>
          <w:del w:id="221" w:author="LKY" w:date="2026-09-15T17:28:14Z">
            <w:r>
              <w:rPr>
                <w:rFonts w:hint="eastAsia" w:ascii="Times New Roman" w:hAnsi="Times New Roman" w:cstheme="minorBidi"/>
                <w:bCs/>
                <w:kern w:val="2"/>
                <w:szCs w:val="28"/>
                <w:lang w:val="en-US" w:eastAsia="zh-CN" w:bidi="ar-SA"/>
              </w:rPr>
              <w:delText>2.3.4 AO模块</w:delText>
            </w:r>
          </w:del>
          <w:del w:id="222" w:author="LKY" w:date="2026-09-15T17:28:14Z">
            <w:r>
              <w:rPr/>
              <w:tab/>
            </w:r>
          </w:del>
          <w:del w:id="223" w:author="LKY" w:date="2026-09-15T17:28:14Z">
            <w:r>
              <w:rPr/>
              <w:fldChar w:fldCharType="begin"/>
            </w:r>
          </w:del>
          <w:del w:id="224" w:author="LKY" w:date="2026-09-15T17:28:14Z">
            <w:r>
              <w:rPr/>
              <w:delInstrText xml:space="preserve"> PAGEREF _Toc7603 \h </w:delInstrText>
            </w:r>
          </w:del>
          <w:del w:id="225" w:author="LKY" w:date="2026-09-15T17:28:14Z">
            <w:r>
              <w:rPr/>
              <w:fldChar w:fldCharType="separate"/>
            </w:r>
          </w:del>
          <w:del w:id="226" w:author="LKY" w:date="2026-09-15T17:28:14Z">
            <w:r>
              <w:rPr/>
              <w:delText>13</w:delText>
            </w:r>
          </w:del>
          <w:del w:id="227" w:author="LKY" w:date="2026-09-15T17:28:14Z">
            <w:r>
              <w:rPr/>
              <w:fldChar w:fldCharType="end"/>
            </w:r>
          </w:del>
          <w:del w:id="228" w:author="LKY" w:date="2026-09-15T17:28:14Z">
            <w:r>
              <w:rPr/>
              <w:fldChar w:fldCharType="end"/>
            </w:r>
          </w:del>
        </w:p>
        <w:p w14:paraId="72BC9882">
          <w:pPr>
            <w:pStyle w:val="7"/>
            <w:tabs>
              <w:tab w:val="right" w:leader="dot" w:pos="8306"/>
            </w:tabs>
            <w:rPr>
              <w:del w:id="229" w:author="LKY" w:date="2026-09-15T17:28:14Z"/>
            </w:rPr>
          </w:pPr>
          <w:del w:id="230" w:author="LKY" w:date="2026-09-15T17:28:14Z">
            <w:r>
              <w:rPr/>
              <w:fldChar w:fldCharType="begin"/>
            </w:r>
          </w:del>
          <w:del w:id="231" w:author="LKY" w:date="2026-09-15T17:28:14Z">
            <w:r>
              <w:rPr/>
              <w:delInstrText xml:space="preserve"> HYPERLINK \l _Toc23396 </w:delInstrText>
            </w:r>
          </w:del>
          <w:del w:id="232" w:author="LKY" w:date="2026-09-15T17:28:14Z">
            <w:r>
              <w:rPr/>
              <w:fldChar w:fldCharType="separate"/>
            </w:r>
          </w:del>
          <w:del w:id="233" w:author="LKY" w:date="2026-09-15T17:28:14Z">
            <w:r>
              <w:rPr>
                <w:rFonts w:hint="eastAsia" w:ascii="Times New Roman" w:hAnsi="Times New Roman" w:cstheme="minorBidi"/>
                <w:bCs/>
                <w:kern w:val="2"/>
                <w:szCs w:val="28"/>
                <w:lang w:val="en-US" w:eastAsia="zh-CN" w:bidi="ar-SA"/>
              </w:rPr>
              <w:delText>2.3.5 AI模块</w:delText>
            </w:r>
          </w:del>
          <w:del w:id="234" w:author="LKY" w:date="2026-09-15T17:28:14Z">
            <w:r>
              <w:rPr/>
              <w:tab/>
            </w:r>
          </w:del>
          <w:del w:id="235" w:author="LKY" w:date="2026-09-15T17:28:14Z">
            <w:r>
              <w:rPr/>
              <w:fldChar w:fldCharType="begin"/>
            </w:r>
          </w:del>
          <w:del w:id="236" w:author="LKY" w:date="2026-09-15T17:28:14Z">
            <w:r>
              <w:rPr/>
              <w:delInstrText xml:space="preserve"> PAGEREF _Toc23396 \h </w:delInstrText>
            </w:r>
          </w:del>
          <w:del w:id="237" w:author="LKY" w:date="2026-09-15T17:28:14Z">
            <w:r>
              <w:rPr/>
              <w:fldChar w:fldCharType="separate"/>
            </w:r>
          </w:del>
          <w:del w:id="238" w:author="LKY" w:date="2026-09-15T17:28:14Z">
            <w:r>
              <w:rPr/>
              <w:delText>13</w:delText>
            </w:r>
          </w:del>
          <w:del w:id="239" w:author="LKY" w:date="2026-09-15T17:28:14Z">
            <w:r>
              <w:rPr/>
              <w:fldChar w:fldCharType="end"/>
            </w:r>
          </w:del>
          <w:del w:id="240" w:author="LKY" w:date="2026-09-15T17:28:14Z">
            <w:r>
              <w:rPr/>
              <w:fldChar w:fldCharType="end"/>
            </w:r>
          </w:del>
        </w:p>
        <w:p w14:paraId="21B40F44">
          <w:pPr>
            <w:pStyle w:val="7"/>
            <w:tabs>
              <w:tab w:val="right" w:leader="dot" w:pos="8306"/>
            </w:tabs>
            <w:rPr>
              <w:del w:id="241" w:author="LKY" w:date="2026-09-15T17:28:14Z"/>
            </w:rPr>
          </w:pPr>
          <w:del w:id="242" w:author="LKY" w:date="2026-09-15T17:28:14Z">
            <w:r>
              <w:rPr/>
              <w:fldChar w:fldCharType="begin"/>
            </w:r>
          </w:del>
          <w:del w:id="243" w:author="LKY" w:date="2026-09-15T17:28:14Z">
            <w:r>
              <w:rPr/>
              <w:delInstrText xml:space="preserve"> HYPERLINK \l _Toc4292 </w:delInstrText>
            </w:r>
          </w:del>
          <w:del w:id="244" w:author="LKY" w:date="2026-09-15T17:28:14Z">
            <w:r>
              <w:rPr/>
              <w:fldChar w:fldCharType="separate"/>
            </w:r>
          </w:del>
          <w:del w:id="245" w:author="LKY" w:date="2026-09-15T17:28:14Z">
            <w:r>
              <w:rPr>
                <w:rFonts w:hint="eastAsia" w:ascii="Times New Roman" w:hAnsi="Times New Roman"/>
                <w:bCs/>
                <w:szCs w:val="28"/>
                <w:lang w:val="en-US" w:eastAsia="zh-CN"/>
              </w:rPr>
              <w:delText xml:space="preserve">2.3.6 </w:delText>
            </w:r>
          </w:del>
          <w:del w:id="246" w:author="LKY" w:date="2026-09-15T17:28:14Z">
            <w:r>
              <w:rPr>
                <w:rFonts w:hint="default" w:ascii="Times New Roman" w:hAnsi="Times New Roman"/>
                <w:bCs/>
                <w:szCs w:val="28"/>
                <w:lang w:val="en-US" w:eastAsia="zh-CN"/>
              </w:rPr>
              <w:delText>RTD</w:delText>
            </w:r>
          </w:del>
          <w:del w:id="247" w:author="LKY" w:date="2026-09-15T17:28:14Z">
            <w:r>
              <w:rPr>
                <w:rFonts w:hint="eastAsia" w:ascii="Times New Roman" w:hAnsi="Times New Roman"/>
                <w:bCs/>
                <w:szCs w:val="28"/>
                <w:lang w:val="en-US" w:eastAsia="zh-CN"/>
              </w:rPr>
              <w:delText>模块</w:delText>
            </w:r>
          </w:del>
          <w:del w:id="248" w:author="LKY" w:date="2026-09-15T17:28:14Z">
            <w:r>
              <w:rPr/>
              <w:tab/>
            </w:r>
          </w:del>
          <w:del w:id="249" w:author="LKY" w:date="2026-09-15T17:28:14Z">
            <w:r>
              <w:rPr/>
              <w:fldChar w:fldCharType="begin"/>
            </w:r>
          </w:del>
          <w:del w:id="250" w:author="LKY" w:date="2026-09-15T17:28:14Z">
            <w:r>
              <w:rPr/>
              <w:delInstrText xml:space="preserve"> PAGEREF _Toc4292 \h </w:delInstrText>
            </w:r>
          </w:del>
          <w:del w:id="251" w:author="LKY" w:date="2026-09-15T17:28:14Z">
            <w:r>
              <w:rPr/>
              <w:fldChar w:fldCharType="separate"/>
            </w:r>
          </w:del>
          <w:del w:id="252" w:author="LKY" w:date="2026-09-15T17:28:14Z">
            <w:r>
              <w:rPr/>
              <w:delText>14</w:delText>
            </w:r>
          </w:del>
          <w:del w:id="253" w:author="LKY" w:date="2026-09-15T17:28:14Z">
            <w:r>
              <w:rPr/>
              <w:fldChar w:fldCharType="end"/>
            </w:r>
          </w:del>
          <w:del w:id="254" w:author="LKY" w:date="2026-09-15T17:28:14Z">
            <w:r>
              <w:rPr/>
              <w:fldChar w:fldCharType="end"/>
            </w:r>
          </w:del>
        </w:p>
        <w:p w14:paraId="0C28E867">
          <w:pPr>
            <w:pStyle w:val="7"/>
            <w:tabs>
              <w:tab w:val="right" w:leader="dot" w:pos="8306"/>
            </w:tabs>
            <w:rPr>
              <w:del w:id="255" w:author="LKY" w:date="2026-09-15T17:28:14Z"/>
            </w:rPr>
          </w:pPr>
          <w:del w:id="256" w:author="LKY" w:date="2026-09-15T17:28:14Z">
            <w:r>
              <w:rPr/>
              <w:fldChar w:fldCharType="begin"/>
            </w:r>
          </w:del>
          <w:del w:id="257" w:author="LKY" w:date="2026-09-15T17:28:14Z">
            <w:r>
              <w:rPr/>
              <w:delInstrText xml:space="preserve"> HYPERLINK \l _Toc2558 </w:delInstrText>
            </w:r>
          </w:del>
          <w:del w:id="258" w:author="LKY" w:date="2026-09-15T17:28:14Z">
            <w:r>
              <w:rPr/>
              <w:fldChar w:fldCharType="separate"/>
            </w:r>
          </w:del>
          <w:del w:id="259" w:author="LKY" w:date="2026-09-15T17:28:14Z">
            <w:r>
              <w:rPr>
                <w:rFonts w:hint="default" w:ascii="Times New Roman" w:hAnsi="Times New Roman"/>
                <w:bCs/>
                <w:szCs w:val="28"/>
                <w:lang w:val="en-US" w:eastAsia="zh-CN"/>
              </w:rPr>
              <w:delText>2.</w:delText>
            </w:r>
          </w:del>
          <w:del w:id="260" w:author="LKY" w:date="2026-09-15T17:28:14Z">
            <w:r>
              <w:rPr>
                <w:rFonts w:hint="eastAsia" w:ascii="Times New Roman" w:hAnsi="Times New Roman"/>
                <w:bCs/>
                <w:szCs w:val="28"/>
                <w:lang w:val="en-US" w:eastAsia="zh-CN"/>
              </w:rPr>
              <w:delText>3</w:delText>
            </w:r>
          </w:del>
          <w:del w:id="261" w:author="LKY" w:date="2026-09-15T17:28:14Z">
            <w:r>
              <w:rPr>
                <w:rFonts w:hint="default" w:ascii="Times New Roman" w:hAnsi="Times New Roman"/>
                <w:bCs/>
                <w:szCs w:val="28"/>
                <w:lang w:val="en-US" w:eastAsia="zh-CN"/>
              </w:rPr>
              <w:delText>.7</w:delText>
            </w:r>
          </w:del>
          <w:del w:id="262" w:author="LKY" w:date="2026-09-15T17:28:14Z">
            <w:r>
              <w:rPr>
                <w:rFonts w:hint="eastAsia" w:ascii="Times New Roman" w:hAnsi="Times New Roman"/>
                <w:bCs/>
                <w:szCs w:val="28"/>
                <w:lang w:val="en-US" w:eastAsia="zh-CN"/>
              </w:rPr>
              <w:delText xml:space="preserve"> TC模块</w:delText>
            </w:r>
          </w:del>
          <w:del w:id="263" w:author="LKY" w:date="2026-09-15T17:28:14Z">
            <w:r>
              <w:rPr/>
              <w:tab/>
            </w:r>
          </w:del>
          <w:del w:id="264" w:author="LKY" w:date="2026-09-15T17:28:14Z">
            <w:r>
              <w:rPr/>
              <w:fldChar w:fldCharType="begin"/>
            </w:r>
          </w:del>
          <w:del w:id="265" w:author="LKY" w:date="2026-09-15T17:28:14Z">
            <w:r>
              <w:rPr/>
              <w:delInstrText xml:space="preserve"> PAGEREF _Toc2558 \h </w:delInstrText>
            </w:r>
          </w:del>
          <w:del w:id="266" w:author="LKY" w:date="2026-09-15T17:28:14Z">
            <w:r>
              <w:rPr/>
              <w:fldChar w:fldCharType="separate"/>
            </w:r>
          </w:del>
          <w:del w:id="267" w:author="LKY" w:date="2026-09-15T17:28:14Z">
            <w:r>
              <w:rPr/>
              <w:delText>14</w:delText>
            </w:r>
          </w:del>
          <w:del w:id="268" w:author="LKY" w:date="2026-09-15T17:28:14Z">
            <w:r>
              <w:rPr/>
              <w:fldChar w:fldCharType="end"/>
            </w:r>
          </w:del>
          <w:del w:id="269" w:author="LKY" w:date="2026-09-15T17:28:14Z">
            <w:r>
              <w:rPr/>
              <w:fldChar w:fldCharType="end"/>
            </w:r>
          </w:del>
        </w:p>
        <w:p w14:paraId="04A8C02E">
          <w:pPr>
            <w:pStyle w:val="7"/>
            <w:tabs>
              <w:tab w:val="right" w:leader="dot" w:pos="8306"/>
            </w:tabs>
            <w:rPr>
              <w:del w:id="270" w:author="LKY" w:date="2026-09-15T17:28:14Z"/>
            </w:rPr>
          </w:pPr>
          <w:del w:id="271" w:author="LKY" w:date="2026-09-15T17:28:14Z">
            <w:r>
              <w:rPr/>
              <w:fldChar w:fldCharType="begin"/>
            </w:r>
          </w:del>
          <w:del w:id="272" w:author="LKY" w:date="2026-09-15T17:28:14Z">
            <w:r>
              <w:rPr/>
              <w:delInstrText xml:space="preserve"> HYPERLINK \l _Toc25646 </w:delInstrText>
            </w:r>
          </w:del>
          <w:del w:id="273" w:author="LKY" w:date="2026-09-15T17:28:14Z">
            <w:r>
              <w:rPr/>
              <w:fldChar w:fldCharType="separate"/>
            </w:r>
          </w:del>
          <w:del w:id="274" w:author="LKY" w:date="2026-09-15T17:28:14Z">
            <w:r>
              <w:rPr>
                <w:rFonts w:hint="eastAsia" w:ascii="Times New Roman" w:hAnsi="Times New Roman"/>
                <w:bCs/>
                <w:szCs w:val="28"/>
                <w:lang w:val="en-US" w:eastAsia="zh-CN"/>
              </w:rPr>
              <w:delText>2.3.8 RS485使用</w:delText>
            </w:r>
          </w:del>
          <w:del w:id="275" w:author="LKY" w:date="2026-09-15T17:28:14Z">
            <w:r>
              <w:rPr/>
              <w:tab/>
            </w:r>
          </w:del>
          <w:del w:id="276" w:author="LKY" w:date="2026-09-15T17:28:14Z">
            <w:r>
              <w:rPr/>
              <w:fldChar w:fldCharType="begin"/>
            </w:r>
          </w:del>
          <w:del w:id="277" w:author="LKY" w:date="2026-09-15T17:28:14Z">
            <w:r>
              <w:rPr/>
              <w:delInstrText xml:space="preserve"> PAGEREF _Toc25646 \h </w:delInstrText>
            </w:r>
          </w:del>
          <w:del w:id="278" w:author="LKY" w:date="2026-09-15T17:28:14Z">
            <w:r>
              <w:rPr/>
              <w:fldChar w:fldCharType="separate"/>
            </w:r>
          </w:del>
          <w:del w:id="279" w:author="LKY" w:date="2026-09-15T17:28:14Z">
            <w:r>
              <w:rPr/>
              <w:delText>14</w:delText>
            </w:r>
          </w:del>
          <w:del w:id="280" w:author="LKY" w:date="2026-09-15T17:28:14Z">
            <w:r>
              <w:rPr/>
              <w:fldChar w:fldCharType="end"/>
            </w:r>
          </w:del>
          <w:del w:id="281" w:author="LKY" w:date="2026-09-15T17:28:14Z">
            <w:r>
              <w:rPr/>
              <w:fldChar w:fldCharType="end"/>
            </w:r>
          </w:del>
        </w:p>
        <w:p w14:paraId="311BDCC7">
          <w:pPr>
            <w:pStyle w:val="7"/>
            <w:tabs>
              <w:tab w:val="right" w:leader="dot" w:pos="8306"/>
            </w:tabs>
            <w:rPr>
              <w:del w:id="282" w:author="LKY" w:date="2026-09-15T17:28:14Z"/>
            </w:rPr>
          </w:pPr>
          <w:del w:id="283" w:author="LKY" w:date="2026-09-15T17:28:14Z">
            <w:r>
              <w:rPr/>
              <w:fldChar w:fldCharType="begin"/>
            </w:r>
          </w:del>
          <w:del w:id="284" w:author="LKY" w:date="2026-09-15T17:28:14Z">
            <w:r>
              <w:rPr/>
              <w:delInstrText xml:space="preserve"> HYPERLINK \l _Toc3638 </w:delInstrText>
            </w:r>
          </w:del>
          <w:del w:id="285" w:author="LKY" w:date="2026-09-15T17:28:14Z">
            <w:r>
              <w:rPr/>
              <w:fldChar w:fldCharType="separate"/>
            </w:r>
          </w:del>
          <w:del w:id="286" w:author="LKY" w:date="2026-09-15T17:28:14Z">
            <w:r>
              <w:rPr>
                <w:rFonts w:hint="eastAsia" w:ascii="Times New Roman" w:hAnsi="Times New Roman" w:cstheme="minorBidi"/>
                <w:bCs/>
                <w:kern w:val="2"/>
                <w:szCs w:val="28"/>
                <w:lang w:val="en-US" w:eastAsia="zh-CN" w:bidi="ar-SA"/>
              </w:rPr>
              <w:delText>2.3.9 N板端口使用</w:delText>
            </w:r>
          </w:del>
          <w:del w:id="287" w:author="LKY" w:date="2026-09-15T17:28:14Z">
            <w:r>
              <w:rPr/>
              <w:tab/>
            </w:r>
          </w:del>
          <w:del w:id="288" w:author="LKY" w:date="2026-09-15T17:28:14Z">
            <w:r>
              <w:rPr/>
              <w:fldChar w:fldCharType="begin"/>
            </w:r>
          </w:del>
          <w:del w:id="289" w:author="LKY" w:date="2026-09-15T17:28:14Z">
            <w:r>
              <w:rPr/>
              <w:delInstrText xml:space="preserve"> PAGEREF _Toc3638 \h </w:delInstrText>
            </w:r>
          </w:del>
          <w:del w:id="290" w:author="LKY" w:date="2026-09-15T17:28:14Z">
            <w:r>
              <w:rPr/>
              <w:fldChar w:fldCharType="separate"/>
            </w:r>
          </w:del>
          <w:del w:id="291" w:author="LKY" w:date="2026-09-15T17:28:14Z">
            <w:r>
              <w:rPr/>
              <w:delText>15</w:delText>
            </w:r>
          </w:del>
          <w:del w:id="292" w:author="LKY" w:date="2026-09-15T17:28:14Z">
            <w:r>
              <w:rPr/>
              <w:fldChar w:fldCharType="end"/>
            </w:r>
          </w:del>
          <w:del w:id="293" w:author="LKY" w:date="2026-09-15T17:28:14Z">
            <w:r>
              <w:rPr/>
              <w:fldChar w:fldCharType="end"/>
            </w:r>
          </w:del>
        </w:p>
        <w:p w14:paraId="07C1A7E8">
          <w:pPr>
            <w:pStyle w:val="11"/>
            <w:tabs>
              <w:tab w:val="right" w:leader="dot" w:pos="8306"/>
            </w:tabs>
            <w:rPr>
              <w:del w:id="294" w:author="LKY" w:date="2026-09-15T17:28:14Z"/>
            </w:rPr>
          </w:pPr>
          <w:del w:id="295" w:author="LKY" w:date="2026-09-15T17:28:14Z">
            <w:r>
              <w:rPr/>
              <w:fldChar w:fldCharType="begin"/>
            </w:r>
          </w:del>
          <w:del w:id="296" w:author="LKY" w:date="2026-09-15T17:28:14Z">
            <w:r>
              <w:rPr/>
              <w:delInstrText xml:space="preserve"> HYPERLINK \l _Toc1987 </w:delInstrText>
            </w:r>
          </w:del>
          <w:del w:id="297" w:author="LKY" w:date="2026-09-15T17:28:14Z">
            <w:r>
              <w:rPr/>
              <w:fldChar w:fldCharType="separate"/>
            </w:r>
          </w:del>
          <w:del w:id="298" w:author="LKY" w:date="2026-09-15T17:28:14Z">
            <w:r>
              <w:rPr>
                <w:rFonts w:hint="eastAsia" w:ascii="Times New Roman" w:hAnsi="Times New Roman" w:eastAsia="宋体" w:cs="宋体"/>
                <w:bCs/>
                <w:szCs w:val="32"/>
                <w:lang w:val="en-US" w:eastAsia="zh-CN"/>
              </w:rPr>
              <w:delText>2.4 LED</w:delText>
            </w:r>
          </w:del>
          <w:del w:id="299" w:author="LKY" w:date="2026-09-15T17:28:14Z">
            <w:r>
              <w:rPr/>
              <w:tab/>
            </w:r>
          </w:del>
          <w:del w:id="300" w:author="LKY" w:date="2026-09-15T17:28:14Z">
            <w:r>
              <w:rPr/>
              <w:fldChar w:fldCharType="begin"/>
            </w:r>
          </w:del>
          <w:del w:id="301" w:author="LKY" w:date="2026-09-15T17:28:14Z">
            <w:r>
              <w:rPr/>
              <w:delInstrText xml:space="preserve"> PAGEREF _Toc1987 \h </w:delInstrText>
            </w:r>
          </w:del>
          <w:del w:id="302" w:author="LKY" w:date="2026-09-15T17:28:14Z">
            <w:r>
              <w:rPr/>
              <w:fldChar w:fldCharType="separate"/>
            </w:r>
          </w:del>
          <w:del w:id="303" w:author="LKY" w:date="2026-09-15T17:28:14Z">
            <w:r>
              <w:rPr/>
              <w:delText>18</w:delText>
            </w:r>
          </w:del>
          <w:del w:id="304" w:author="LKY" w:date="2026-09-15T17:28:14Z">
            <w:r>
              <w:rPr/>
              <w:fldChar w:fldCharType="end"/>
            </w:r>
          </w:del>
          <w:del w:id="305" w:author="LKY" w:date="2026-09-15T17:28:14Z">
            <w:r>
              <w:rPr/>
              <w:fldChar w:fldCharType="end"/>
            </w:r>
          </w:del>
        </w:p>
        <w:p w14:paraId="1A01D84D">
          <w:pPr>
            <w:pStyle w:val="11"/>
            <w:tabs>
              <w:tab w:val="right" w:leader="dot" w:pos="8306"/>
            </w:tabs>
            <w:rPr>
              <w:del w:id="306" w:author="LKY" w:date="2026-09-15T17:28:14Z"/>
            </w:rPr>
          </w:pPr>
          <w:del w:id="307" w:author="LKY" w:date="2026-09-15T17:28:14Z">
            <w:r>
              <w:rPr/>
              <w:fldChar w:fldCharType="begin"/>
            </w:r>
          </w:del>
          <w:del w:id="308" w:author="LKY" w:date="2026-09-15T17:28:14Z">
            <w:r>
              <w:rPr/>
              <w:delInstrText xml:space="preserve"> HYPERLINK \l _Toc4066 </w:delInstrText>
            </w:r>
          </w:del>
          <w:del w:id="309" w:author="LKY" w:date="2026-09-15T17:28:14Z">
            <w:r>
              <w:rPr/>
              <w:fldChar w:fldCharType="separate"/>
            </w:r>
          </w:del>
          <w:del w:id="310" w:author="LKY" w:date="2026-09-15T17:28:14Z">
            <w:r>
              <w:rPr>
                <w:rFonts w:hint="eastAsia" w:ascii="Times New Roman" w:hAnsi="Times New Roman"/>
                <w:bCs/>
                <w:szCs w:val="32"/>
                <w:lang w:val="en-US" w:eastAsia="zh-CN"/>
              </w:rPr>
              <w:delText>2.6网络接口</w:delText>
            </w:r>
          </w:del>
          <w:del w:id="311" w:author="LKY" w:date="2026-09-15T17:28:14Z">
            <w:r>
              <w:rPr/>
              <w:tab/>
            </w:r>
          </w:del>
          <w:del w:id="312" w:author="LKY" w:date="2026-09-15T17:28:14Z">
            <w:r>
              <w:rPr/>
              <w:fldChar w:fldCharType="begin"/>
            </w:r>
          </w:del>
          <w:del w:id="313" w:author="LKY" w:date="2026-09-15T17:28:14Z">
            <w:r>
              <w:rPr/>
              <w:delInstrText xml:space="preserve"> PAGEREF _Toc4066 \h </w:delInstrText>
            </w:r>
          </w:del>
          <w:del w:id="314" w:author="LKY" w:date="2026-09-15T17:28:14Z">
            <w:r>
              <w:rPr/>
              <w:fldChar w:fldCharType="separate"/>
            </w:r>
          </w:del>
          <w:del w:id="315" w:author="LKY" w:date="2026-09-15T17:28:14Z">
            <w:r>
              <w:rPr/>
              <w:delText>19</w:delText>
            </w:r>
          </w:del>
          <w:del w:id="316" w:author="LKY" w:date="2026-09-15T17:28:14Z">
            <w:r>
              <w:rPr/>
              <w:fldChar w:fldCharType="end"/>
            </w:r>
          </w:del>
          <w:del w:id="317" w:author="LKY" w:date="2026-09-15T17:28:14Z">
            <w:r>
              <w:rPr/>
              <w:fldChar w:fldCharType="end"/>
            </w:r>
          </w:del>
        </w:p>
        <w:p w14:paraId="243B2E6D">
          <w:pPr>
            <w:pStyle w:val="11"/>
            <w:tabs>
              <w:tab w:val="right" w:leader="dot" w:pos="8306"/>
            </w:tabs>
            <w:rPr>
              <w:del w:id="318" w:author="LKY" w:date="2026-09-15T17:28:14Z"/>
            </w:rPr>
          </w:pPr>
          <w:del w:id="319" w:author="LKY" w:date="2026-09-15T17:28:14Z">
            <w:r>
              <w:rPr/>
              <w:fldChar w:fldCharType="begin"/>
            </w:r>
          </w:del>
          <w:del w:id="320" w:author="LKY" w:date="2026-09-15T17:28:14Z">
            <w:r>
              <w:rPr/>
              <w:delInstrText xml:space="preserve"> HYPERLINK \l _Toc17953 </w:delInstrText>
            </w:r>
          </w:del>
          <w:del w:id="321" w:author="LKY" w:date="2026-09-15T17:28:14Z">
            <w:r>
              <w:rPr/>
              <w:fldChar w:fldCharType="separate"/>
            </w:r>
          </w:del>
          <w:del w:id="322" w:author="LKY" w:date="2026-09-15T17:28:14Z">
            <w:r>
              <w:rPr>
                <w:rFonts w:hint="eastAsia" w:ascii="Times New Roman" w:hAnsi="Times New Roman" w:cs="宋体"/>
                <w:szCs w:val="32"/>
                <w:lang w:val="en-US" w:eastAsia="zh-CN" w:bidi="en-US"/>
              </w:rPr>
              <w:delText>2.7 USB接口</w:delText>
            </w:r>
          </w:del>
          <w:del w:id="323" w:author="LKY" w:date="2026-09-15T17:28:14Z">
            <w:r>
              <w:rPr/>
              <w:tab/>
            </w:r>
          </w:del>
          <w:del w:id="324" w:author="LKY" w:date="2026-09-15T17:28:14Z">
            <w:r>
              <w:rPr/>
              <w:fldChar w:fldCharType="begin"/>
            </w:r>
          </w:del>
          <w:del w:id="325" w:author="LKY" w:date="2026-09-15T17:28:14Z">
            <w:r>
              <w:rPr/>
              <w:delInstrText xml:space="preserve"> PAGEREF _Toc17953 \h </w:delInstrText>
            </w:r>
          </w:del>
          <w:del w:id="326" w:author="LKY" w:date="2026-09-15T17:28:14Z">
            <w:r>
              <w:rPr/>
              <w:fldChar w:fldCharType="separate"/>
            </w:r>
          </w:del>
          <w:del w:id="327" w:author="LKY" w:date="2026-09-15T17:28:14Z">
            <w:r>
              <w:rPr/>
              <w:delText>21</w:delText>
            </w:r>
          </w:del>
          <w:del w:id="328" w:author="LKY" w:date="2026-09-15T17:28:14Z">
            <w:r>
              <w:rPr/>
              <w:fldChar w:fldCharType="end"/>
            </w:r>
          </w:del>
          <w:del w:id="329" w:author="LKY" w:date="2026-09-15T17:28:14Z">
            <w:r>
              <w:rPr/>
              <w:fldChar w:fldCharType="end"/>
            </w:r>
          </w:del>
        </w:p>
        <w:p w14:paraId="6C9C8C59">
          <w:pPr>
            <w:pStyle w:val="11"/>
            <w:tabs>
              <w:tab w:val="right" w:leader="dot" w:pos="8306"/>
            </w:tabs>
            <w:rPr>
              <w:del w:id="330" w:author="LKY" w:date="2026-09-15T17:28:14Z"/>
            </w:rPr>
          </w:pPr>
          <w:del w:id="331" w:author="LKY" w:date="2026-09-15T17:28:14Z">
            <w:r>
              <w:rPr/>
              <w:fldChar w:fldCharType="begin"/>
            </w:r>
          </w:del>
          <w:del w:id="332" w:author="LKY" w:date="2026-09-15T17:28:14Z">
            <w:r>
              <w:rPr/>
              <w:delInstrText xml:space="preserve"> HYPERLINK \l _Toc28861 </w:delInstrText>
            </w:r>
          </w:del>
          <w:del w:id="333" w:author="LKY" w:date="2026-09-15T17:28:14Z">
            <w:r>
              <w:rPr/>
              <w:fldChar w:fldCharType="separate"/>
            </w:r>
          </w:del>
          <w:del w:id="334" w:author="LKY" w:date="2026-09-15T17:28:14Z">
            <w:r>
              <w:rPr>
                <w:rFonts w:hint="eastAsia" w:ascii="Times New Roman" w:hAnsi="Times New Roman" w:cs="宋体"/>
                <w:szCs w:val="32"/>
                <w:lang w:val="en-US" w:eastAsia="zh-CN" w:bidi="en-US"/>
              </w:rPr>
              <w:delText>2.8 HDMI接口</w:delText>
            </w:r>
          </w:del>
          <w:del w:id="335" w:author="LKY" w:date="2026-09-15T17:28:14Z">
            <w:r>
              <w:rPr/>
              <w:tab/>
            </w:r>
          </w:del>
          <w:del w:id="336" w:author="LKY" w:date="2026-09-15T17:28:14Z">
            <w:r>
              <w:rPr/>
              <w:fldChar w:fldCharType="begin"/>
            </w:r>
          </w:del>
          <w:del w:id="337" w:author="LKY" w:date="2026-09-15T17:28:14Z">
            <w:r>
              <w:rPr/>
              <w:delInstrText xml:space="preserve"> PAGEREF _Toc28861 \h </w:delInstrText>
            </w:r>
          </w:del>
          <w:del w:id="338" w:author="LKY" w:date="2026-09-15T17:28:14Z">
            <w:r>
              <w:rPr/>
              <w:fldChar w:fldCharType="separate"/>
            </w:r>
          </w:del>
          <w:del w:id="339" w:author="LKY" w:date="2026-09-15T17:28:14Z">
            <w:r>
              <w:rPr/>
              <w:delText>23</w:delText>
            </w:r>
          </w:del>
          <w:del w:id="340" w:author="LKY" w:date="2026-09-15T17:28:14Z">
            <w:r>
              <w:rPr/>
              <w:fldChar w:fldCharType="end"/>
            </w:r>
          </w:del>
          <w:del w:id="341" w:author="LKY" w:date="2026-09-15T17:28:14Z">
            <w:r>
              <w:rPr/>
              <w:fldChar w:fldCharType="end"/>
            </w:r>
          </w:del>
        </w:p>
        <w:p w14:paraId="65BF60FE">
          <w:pPr>
            <w:pStyle w:val="11"/>
            <w:tabs>
              <w:tab w:val="right" w:leader="dot" w:pos="8306"/>
            </w:tabs>
            <w:rPr>
              <w:del w:id="342" w:author="LKY" w:date="2026-09-15T17:28:14Z"/>
            </w:rPr>
          </w:pPr>
          <w:del w:id="343" w:author="LKY" w:date="2026-09-15T17:28:14Z">
            <w:r>
              <w:rPr/>
              <w:fldChar w:fldCharType="begin"/>
            </w:r>
          </w:del>
          <w:del w:id="344" w:author="LKY" w:date="2026-09-15T17:28:14Z">
            <w:r>
              <w:rPr/>
              <w:delInstrText xml:space="preserve"> HYPERLINK \l _Toc7499 </w:delInstrText>
            </w:r>
          </w:del>
          <w:del w:id="345" w:author="LKY" w:date="2026-09-15T17:28:14Z">
            <w:r>
              <w:rPr/>
              <w:fldChar w:fldCharType="separate"/>
            </w:r>
          </w:del>
          <w:del w:id="346" w:author="LKY" w:date="2026-09-15T17:28:14Z">
            <w:r>
              <w:rPr>
                <w:rFonts w:hint="eastAsia" w:ascii="Times New Roman" w:hAnsi="Times New Roman" w:cs="宋体"/>
                <w:kern w:val="2"/>
                <w:szCs w:val="32"/>
                <w:lang w:val="en-US" w:eastAsia="zh-CN" w:bidi="en-US"/>
              </w:rPr>
              <w:delText>2.9调试串口</w:delText>
            </w:r>
          </w:del>
          <w:del w:id="347" w:author="LKY" w:date="2026-09-15T17:28:14Z">
            <w:r>
              <w:rPr/>
              <w:tab/>
            </w:r>
          </w:del>
          <w:del w:id="348" w:author="LKY" w:date="2026-09-15T17:28:14Z">
            <w:r>
              <w:rPr/>
              <w:fldChar w:fldCharType="begin"/>
            </w:r>
          </w:del>
          <w:del w:id="349" w:author="LKY" w:date="2026-09-15T17:28:14Z">
            <w:r>
              <w:rPr/>
              <w:delInstrText xml:space="preserve"> PAGEREF _Toc7499 \h </w:delInstrText>
            </w:r>
          </w:del>
          <w:del w:id="350" w:author="LKY" w:date="2026-09-15T17:28:14Z">
            <w:r>
              <w:rPr/>
              <w:fldChar w:fldCharType="separate"/>
            </w:r>
          </w:del>
          <w:del w:id="351" w:author="LKY" w:date="2026-09-15T17:28:14Z">
            <w:r>
              <w:rPr/>
              <w:delText>24</w:delText>
            </w:r>
          </w:del>
          <w:del w:id="352" w:author="LKY" w:date="2026-09-15T17:28:14Z">
            <w:r>
              <w:rPr/>
              <w:fldChar w:fldCharType="end"/>
            </w:r>
          </w:del>
          <w:del w:id="353" w:author="LKY" w:date="2026-09-15T17:28:14Z">
            <w:r>
              <w:rPr/>
              <w:fldChar w:fldCharType="end"/>
            </w:r>
          </w:del>
        </w:p>
        <w:p w14:paraId="2EE4CC06">
          <w:pPr>
            <w:pStyle w:val="11"/>
            <w:tabs>
              <w:tab w:val="right" w:leader="dot" w:pos="8306"/>
            </w:tabs>
            <w:rPr>
              <w:del w:id="354" w:author="LKY" w:date="2026-09-15T17:28:14Z"/>
            </w:rPr>
          </w:pPr>
          <w:del w:id="355" w:author="LKY" w:date="2026-09-15T17:28:14Z">
            <w:r>
              <w:rPr/>
              <w:fldChar w:fldCharType="begin"/>
            </w:r>
          </w:del>
          <w:del w:id="356" w:author="LKY" w:date="2026-09-15T17:28:14Z">
            <w:r>
              <w:rPr/>
              <w:delInstrText xml:space="preserve"> HYPERLINK \l _Toc5424 </w:delInstrText>
            </w:r>
          </w:del>
          <w:del w:id="357" w:author="LKY" w:date="2026-09-15T17:28:14Z">
            <w:r>
              <w:rPr/>
              <w:fldChar w:fldCharType="separate"/>
            </w:r>
          </w:del>
          <w:del w:id="358" w:author="LKY" w:date="2026-09-15T17:28:14Z">
            <w:r>
              <w:rPr>
                <w:rFonts w:hint="eastAsia" w:ascii="Times New Roman" w:hAnsi="Times New Roman" w:cs="宋体"/>
                <w:kern w:val="2"/>
                <w:szCs w:val="32"/>
                <w:lang w:val="en-US" w:eastAsia="zh-CN" w:bidi="en-US"/>
              </w:rPr>
              <w:delText>2.10 SIM卡插槽</w:delText>
            </w:r>
          </w:del>
          <w:del w:id="359" w:author="LKY" w:date="2026-09-15T17:28:14Z">
            <w:r>
              <w:rPr/>
              <w:tab/>
            </w:r>
          </w:del>
          <w:del w:id="360" w:author="LKY" w:date="2026-09-15T17:28:14Z">
            <w:r>
              <w:rPr/>
              <w:fldChar w:fldCharType="begin"/>
            </w:r>
          </w:del>
          <w:del w:id="361" w:author="LKY" w:date="2026-09-15T17:28:14Z">
            <w:r>
              <w:rPr/>
              <w:delInstrText xml:space="preserve"> PAGEREF _Toc5424 \h </w:delInstrText>
            </w:r>
          </w:del>
          <w:del w:id="362" w:author="LKY" w:date="2026-09-15T17:28:14Z">
            <w:r>
              <w:rPr/>
              <w:fldChar w:fldCharType="separate"/>
            </w:r>
          </w:del>
          <w:del w:id="363" w:author="LKY" w:date="2026-09-15T17:28:14Z">
            <w:r>
              <w:rPr/>
              <w:delText>24</w:delText>
            </w:r>
          </w:del>
          <w:del w:id="364" w:author="LKY" w:date="2026-09-15T17:28:14Z">
            <w:r>
              <w:rPr/>
              <w:fldChar w:fldCharType="end"/>
            </w:r>
          </w:del>
          <w:del w:id="365" w:author="LKY" w:date="2026-09-15T17:28:14Z">
            <w:r>
              <w:rPr/>
              <w:fldChar w:fldCharType="end"/>
            </w:r>
          </w:del>
        </w:p>
        <w:p w14:paraId="449AF367">
          <w:pPr>
            <w:pStyle w:val="11"/>
            <w:tabs>
              <w:tab w:val="right" w:leader="dot" w:pos="8306"/>
            </w:tabs>
            <w:rPr>
              <w:del w:id="366" w:author="LKY" w:date="2026-09-15T17:28:14Z"/>
            </w:rPr>
          </w:pPr>
          <w:del w:id="367" w:author="LKY" w:date="2026-09-15T17:28:14Z">
            <w:r>
              <w:rPr/>
              <w:fldChar w:fldCharType="begin"/>
            </w:r>
          </w:del>
          <w:del w:id="368" w:author="LKY" w:date="2026-09-15T17:28:14Z">
            <w:r>
              <w:rPr/>
              <w:delInstrText xml:space="preserve"> HYPERLINK \l _Toc27847 </w:delInstrText>
            </w:r>
          </w:del>
          <w:del w:id="369" w:author="LKY" w:date="2026-09-15T17:28:14Z">
            <w:r>
              <w:rPr/>
              <w:fldChar w:fldCharType="separate"/>
            </w:r>
          </w:del>
          <w:del w:id="370" w:author="LKY" w:date="2026-09-15T17:28:14Z">
            <w:r>
              <w:rPr>
                <w:rFonts w:hint="eastAsia" w:ascii="Times New Roman" w:hAnsi="Times New Roman" w:cs="宋体"/>
                <w:kern w:val="2"/>
                <w:szCs w:val="32"/>
                <w:lang w:val="en-US" w:eastAsia="zh-CN" w:bidi="en-US"/>
              </w:rPr>
              <w:delText>2.11 SD卡插槽</w:delText>
            </w:r>
          </w:del>
          <w:del w:id="371" w:author="LKY" w:date="2026-09-15T17:28:14Z">
            <w:r>
              <w:rPr/>
              <w:tab/>
            </w:r>
          </w:del>
          <w:del w:id="372" w:author="LKY" w:date="2026-09-15T17:28:14Z">
            <w:r>
              <w:rPr/>
              <w:fldChar w:fldCharType="begin"/>
            </w:r>
          </w:del>
          <w:del w:id="373" w:author="LKY" w:date="2026-09-15T17:28:14Z">
            <w:r>
              <w:rPr/>
              <w:delInstrText xml:space="preserve"> PAGEREF _Toc27847 \h </w:delInstrText>
            </w:r>
          </w:del>
          <w:del w:id="374" w:author="LKY" w:date="2026-09-15T17:28:14Z">
            <w:r>
              <w:rPr/>
              <w:fldChar w:fldCharType="separate"/>
            </w:r>
          </w:del>
          <w:del w:id="375" w:author="LKY" w:date="2026-09-15T17:28:14Z">
            <w:r>
              <w:rPr/>
              <w:delText>24</w:delText>
            </w:r>
          </w:del>
          <w:del w:id="376" w:author="LKY" w:date="2026-09-15T17:28:14Z">
            <w:r>
              <w:rPr/>
              <w:fldChar w:fldCharType="end"/>
            </w:r>
          </w:del>
          <w:del w:id="377" w:author="LKY" w:date="2026-09-15T17:28:14Z">
            <w:r>
              <w:rPr/>
              <w:fldChar w:fldCharType="end"/>
            </w:r>
          </w:del>
        </w:p>
        <w:p w14:paraId="15A79ABE">
          <w:pPr>
            <w:pStyle w:val="11"/>
            <w:tabs>
              <w:tab w:val="right" w:leader="dot" w:pos="8306"/>
            </w:tabs>
            <w:rPr>
              <w:del w:id="378" w:author="LKY" w:date="2026-09-15T17:28:14Z"/>
            </w:rPr>
          </w:pPr>
          <w:del w:id="379" w:author="LKY" w:date="2026-09-15T17:28:14Z">
            <w:r>
              <w:rPr/>
              <w:fldChar w:fldCharType="begin"/>
            </w:r>
          </w:del>
          <w:del w:id="380" w:author="LKY" w:date="2026-09-15T17:28:14Z">
            <w:r>
              <w:rPr/>
              <w:delInstrText xml:space="preserve"> HYPERLINK \l _Toc16473 </w:delInstrText>
            </w:r>
          </w:del>
          <w:del w:id="381" w:author="LKY" w:date="2026-09-15T17:28:14Z">
            <w:r>
              <w:rPr/>
              <w:fldChar w:fldCharType="separate"/>
            </w:r>
          </w:del>
          <w:del w:id="382" w:author="LKY" w:date="2026-09-15T17:28:14Z">
            <w:r>
              <w:rPr>
                <w:rFonts w:hint="eastAsia" w:ascii="Times New Roman" w:hAnsi="Times New Roman" w:cs="宋体"/>
                <w:kern w:val="2"/>
                <w:szCs w:val="32"/>
                <w:lang w:val="en-US" w:eastAsia="zh-CN" w:bidi="en-US"/>
              </w:rPr>
              <w:delText>2.12重启按钮</w:delText>
            </w:r>
          </w:del>
          <w:del w:id="383" w:author="LKY" w:date="2026-09-15T17:28:14Z">
            <w:r>
              <w:rPr/>
              <w:tab/>
            </w:r>
          </w:del>
          <w:del w:id="384" w:author="LKY" w:date="2026-09-15T17:28:14Z">
            <w:r>
              <w:rPr/>
              <w:fldChar w:fldCharType="begin"/>
            </w:r>
          </w:del>
          <w:del w:id="385" w:author="LKY" w:date="2026-09-15T17:28:14Z">
            <w:r>
              <w:rPr/>
              <w:delInstrText xml:space="preserve"> PAGEREF _Toc16473 \h </w:delInstrText>
            </w:r>
          </w:del>
          <w:del w:id="386" w:author="LKY" w:date="2026-09-15T17:28:14Z">
            <w:r>
              <w:rPr/>
              <w:fldChar w:fldCharType="separate"/>
            </w:r>
          </w:del>
          <w:del w:id="387" w:author="LKY" w:date="2026-09-15T17:28:14Z">
            <w:r>
              <w:rPr/>
              <w:delText>26</w:delText>
            </w:r>
          </w:del>
          <w:del w:id="388" w:author="LKY" w:date="2026-09-15T17:28:14Z">
            <w:r>
              <w:rPr/>
              <w:fldChar w:fldCharType="end"/>
            </w:r>
          </w:del>
          <w:del w:id="389" w:author="LKY" w:date="2026-09-15T17:28:14Z">
            <w:r>
              <w:rPr/>
              <w:fldChar w:fldCharType="end"/>
            </w:r>
          </w:del>
        </w:p>
        <w:p w14:paraId="5D20909F">
          <w:pPr>
            <w:pStyle w:val="11"/>
            <w:tabs>
              <w:tab w:val="right" w:leader="dot" w:pos="8306"/>
            </w:tabs>
            <w:rPr>
              <w:del w:id="390" w:author="LKY" w:date="2026-09-15T17:28:14Z"/>
            </w:rPr>
          </w:pPr>
          <w:del w:id="391" w:author="LKY" w:date="2026-09-15T17:28:14Z">
            <w:r>
              <w:rPr/>
              <w:fldChar w:fldCharType="begin"/>
            </w:r>
          </w:del>
          <w:del w:id="392" w:author="LKY" w:date="2026-09-15T17:28:14Z">
            <w:r>
              <w:rPr/>
              <w:delInstrText xml:space="preserve"> HYPERLINK \l _Toc11790 </w:delInstrText>
            </w:r>
          </w:del>
          <w:del w:id="393" w:author="LKY" w:date="2026-09-15T17:28:14Z">
            <w:r>
              <w:rPr/>
              <w:fldChar w:fldCharType="separate"/>
            </w:r>
          </w:del>
          <w:del w:id="394" w:author="LKY" w:date="2026-09-15T17:28:14Z">
            <w:r>
              <w:rPr>
                <w:rFonts w:hint="eastAsia" w:ascii="Times New Roman" w:hAnsi="Times New Roman" w:cs="宋体"/>
                <w:kern w:val="2"/>
                <w:szCs w:val="32"/>
                <w:lang w:val="en-US" w:eastAsia="zh-CN" w:bidi="en-US"/>
              </w:rPr>
              <w:delText>2.13 PCIE接口</w:delText>
            </w:r>
          </w:del>
          <w:del w:id="395" w:author="LKY" w:date="2026-09-15T17:28:14Z">
            <w:r>
              <w:rPr/>
              <w:tab/>
            </w:r>
          </w:del>
          <w:del w:id="396" w:author="LKY" w:date="2026-09-15T17:28:14Z">
            <w:r>
              <w:rPr/>
              <w:fldChar w:fldCharType="begin"/>
            </w:r>
          </w:del>
          <w:del w:id="397" w:author="LKY" w:date="2026-09-15T17:28:14Z">
            <w:r>
              <w:rPr/>
              <w:delInstrText xml:space="preserve"> PAGEREF _Toc11790 \h </w:delInstrText>
            </w:r>
          </w:del>
          <w:del w:id="398" w:author="LKY" w:date="2026-09-15T17:28:14Z">
            <w:r>
              <w:rPr/>
              <w:fldChar w:fldCharType="separate"/>
            </w:r>
          </w:del>
          <w:del w:id="399" w:author="LKY" w:date="2026-09-15T17:28:14Z">
            <w:r>
              <w:rPr/>
              <w:delText>26</w:delText>
            </w:r>
          </w:del>
          <w:del w:id="400" w:author="LKY" w:date="2026-09-15T17:28:14Z">
            <w:r>
              <w:rPr/>
              <w:fldChar w:fldCharType="end"/>
            </w:r>
          </w:del>
          <w:del w:id="401" w:author="LKY" w:date="2026-09-15T17:28:14Z">
            <w:r>
              <w:rPr/>
              <w:fldChar w:fldCharType="end"/>
            </w:r>
          </w:del>
        </w:p>
        <w:p w14:paraId="61DB6A47">
          <w:pPr>
            <w:pStyle w:val="7"/>
            <w:tabs>
              <w:tab w:val="right" w:leader="dot" w:pos="8306"/>
            </w:tabs>
            <w:rPr>
              <w:del w:id="402" w:author="LKY" w:date="2026-09-15T17:28:14Z"/>
            </w:rPr>
          </w:pPr>
          <w:del w:id="403" w:author="LKY" w:date="2026-09-15T17:28:14Z">
            <w:r>
              <w:rPr/>
              <w:fldChar w:fldCharType="begin"/>
            </w:r>
          </w:del>
          <w:del w:id="404" w:author="LKY" w:date="2026-09-15T17:28:14Z">
            <w:r>
              <w:rPr/>
              <w:delInstrText xml:space="preserve"> HYPERLINK \l _Toc1375 </w:delInstrText>
            </w:r>
          </w:del>
          <w:del w:id="405" w:author="LKY" w:date="2026-09-15T17:28:14Z">
            <w:r>
              <w:rPr/>
              <w:fldChar w:fldCharType="separate"/>
            </w:r>
          </w:del>
          <w:del w:id="406" w:author="LKY" w:date="2026-09-15T17:28:14Z">
            <w:r>
              <w:rPr>
                <w:rFonts w:hint="eastAsia" w:ascii="Times New Roman" w:hAnsi="Times New Roman" w:eastAsia="宋体" w:cs="宋体"/>
                <w:bCs w:val="0"/>
                <w:szCs w:val="28"/>
                <w:lang w:val="en-US" w:eastAsia="zh-CN" w:bidi="en-US"/>
              </w:rPr>
              <w:delText>2.13.1 4G模块</w:delText>
            </w:r>
          </w:del>
          <w:del w:id="407" w:author="LKY" w:date="2026-09-15T17:28:14Z">
            <w:r>
              <w:rPr/>
              <w:tab/>
            </w:r>
          </w:del>
          <w:del w:id="408" w:author="LKY" w:date="2026-09-15T17:28:14Z">
            <w:r>
              <w:rPr/>
              <w:fldChar w:fldCharType="begin"/>
            </w:r>
          </w:del>
          <w:del w:id="409" w:author="LKY" w:date="2026-09-15T17:28:14Z">
            <w:r>
              <w:rPr/>
              <w:delInstrText xml:space="preserve"> PAGEREF _Toc1375 \h </w:delInstrText>
            </w:r>
          </w:del>
          <w:del w:id="410" w:author="LKY" w:date="2026-09-15T17:28:14Z">
            <w:r>
              <w:rPr/>
              <w:fldChar w:fldCharType="separate"/>
            </w:r>
          </w:del>
          <w:del w:id="411" w:author="LKY" w:date="2026-09-15T17:28:14Z">
            <w:r>
              <w:rPr/>
              <w:delText>26</w:delText>
            </w:r>
          </w:del>
          <w:del w:id="412" w:author="LKY" w:date="2026-09-15T17:28:14Z">
            <w:r>
              <w:rPr/>
              <w:fldChar w:fldCharType="end"/>
            </w:r>
          </w:del>
          <w:del w:id="413" w:author="LKY" w:date="2026-09-15T17:28:14Z">
            <w:r>
              <w:rPr/>
              <w:fldChar w:fldCharType="end"/>
            </w:r>
          </w:del>
        </w:p>
        <w:p w14:paraId="1060F6A2">
          <w:pPr>
            <w:pStyle w:val="7"/>
            <w:tabs>
              <w:tab w:val="right" w:leader="dot" w:pos="8306"/>
            </w:tabs>
            <w:rPr>
              <w:del w:id="414" w:author="LKY" w:date="2026-09-15T17:28:14Z"/>
            </w:rPr>
          </w:pPr>
          <w:del w:id="415" w:author="LKY" w:date="2026-09-15T17:28:14Z">
            <w:r>
              <w:rPr/>
              <w:fldChar w:fldCharType="begin"/>
            </w:r>
          </w:del>
          <w:del w:id="416" w:author="LKY" w:date="2026-09-15T17:28:14Z">
            <w:r>
              <w:rPr/>
              <w:delInstrText xml:space="preserve"> HYPERLINK \l _Toc20748 </w:delInstrText>
            </w:r>
          </w:del>
          <w:del w:id="417" w:author="LKY" w:date="2026-09-15T17:28:14Z">
            <w:r>
              <w:rPr/>
              <w:fldChar w:fldCharType="separate"/>
            </w:r>
          </w:del>
          <w:del w:id="418" w:author="LKY" w:date="2026-09-15T17:28:14Z">
            <w:r>
              <w:rPr>
                <w:rFonts w:hint="eastAsia" w:ascii="Times New Roman" w:hAnsi="Times New Roman" w:eastAsia="宋体" w:cs="宋体"/>
                <w:bCs w:val="0"/>
                <w:szCs w:val="28"/>
                <w:lang w:val="en-US" w:eastAsia="zh-CN" w:bidi="en-US"/>
              </w:rPr>
              <w:delText>2.13.2 Wi-Fi模块</w:delText>
            </w:r>
          </w:del>
          <w:del w:id="419" w:author="LKY" w:date="2026-09-15T17:28:14Z">
            <w:r>
              <w:rPr/>
              <w:tab/>
            </w:r>
          </w:del>
          <w:del w:id="420" w:author="LKY" w:date="2026-09-15T17:28:14Z">
            <w:r>
              <w:rPr/>
              <w:fldChar w:fldCharType="begin"/>
            </w:r>
          </w:del>
          <w:del w:id="421" w:author="LKY" w:date="2026-09-15T17:28:14Z">
            <w:r>
              <w:rPr/>
              <w:delInstrText xml:space="preserve"> PAGEREF _Toc20748 \h </w:delInstrText>
            </w:r>
          </w:del>
          <w:del w:id="422" w:author="LKY" w:date="2026-09-15T17:28:14Z">
            <w:r>
              <w:rPr/>
              <w:fldChar w:fldCharType="separate"/>
            </w:r>
          </w:del>
          <w:del w:id="423" w:author="LKY" w:date="2026-09-15T17:28:14Z">
            <w:r>
              <w:rPr/>
              <w:delText>29</w:delText>
            </w:r>
          </w:del>
          <w:del w:id="424" w:author="LKY" w:date="2026-09-15T17:28:14Z">
            <w:r>
              <w:rPr/>
              <w:fldChar w:fldCharType="end"/>
            </w:r>
          </w:del>
          <w:del w:id="425" w:author="LKY" w:date="2026-09-15T17:28:14Z">
            <w:r>
              <w:rPr/>
              <w:fldChar w:fldCharType="end"/>
            </w:r>
          </w:del>
        </w:p>
        <w:p w14:paraId="743C2D6E">
          <w:pPr>
            <w:pStyle w:val="11"/>
            <w:tabs>
              <w:tab w:val="right" w:leader="dot" w:pos="8306"/>
            </w:tabs>
            <w:rPr>
              <w:del w:id="426" w:author="LKY" w:date="2026-09-15T17:28:14Z"/>
            </w:rPr>
          </w:pPr>
          <w:del w:id="427" w:author="LKY" w:date="2026-09-15T17:28:14Z">
            <w:r>
              <w:rPr/>
              <w:fldChar w:fldCharType="begin"/>
            </w:r>
          </w:del>
          <w:del w:id="428" w:author="LKY" w:date="2026-09-15T17:28:14Z">
            <w:r>
              <w:rPr/>
              <w:delInstrText xml:space="preserve"> HYPERLINK \l _Toc8277 </w:delInstrText>
            </w:r>
          </w:del>
          <w:del w:id="429" w:author="LKY" w:date="2026-09-15T17:28:14Z">
            <w:r>
              <w:rPr/>
              <w:fldChar w:fldCharType="separate"/>
            </w:r>
          </w:del>
          <w:del w:id="430" w:author="LKY" w:date="2026-09-15T17:28:14Z">
            <w:r>
              <w:rPr>
                <w:rFonts w:hint="eastAsia" w:ascii="Times New Roman" w:hAnsi="Times New Roman" w:cs="宋体"/>
                <w:kern w:val="2"/>
                <w:szCs w:val="32"/>
                <w:lang w:val="en-US" w:eastAsia="zh-CN" w:bidi="en-US"/>
              </w:rPr>
              <w:delText>2.14 M.2接口</w:delText>
            </w:r>
          </w:del>
          <w:del w:id="431" w:author="LKY" w:date="2026-09-15T17:28:14Z">
            <w:r>
              <w:rPr/>
              <w:tab/>
            </w:r>
          </w:del>
          <w:del w:id="432" w:author="LKY" w:date="2026-09-15T17:28:14Z">
            <w:r>
              <w:rPr/>
              <w:fldChar w:fldCharType="begin"/>
            </w:r>
          </w:del>
          <w:del w:id="433" w:author="LKY" w:date="2026-09-15T17:28:14Z">
            <w:r>
              <w:rPr/>
              <w:delInstrText xml:space="preserve"> PAGEREF _Toc8277 \h </w:delInstrText>
            </w:r>
          </w:del>
          <w:del w:id="434" w:author="LKY" w:date="2026-09-15T17:28:14Z">
            <w:r>
              <w:rPr/>
              <w:fldChar w:fldCharType="separate"/>
            </w:r>
          </w:del>
          <w:del w:id="435" w:author="LKY" w:date="2026-09-15T17:28:14Z">
            <w:r>
              <w:rPr/>
              <w:delText>32</w:delText>
            </w:r>
          </w:del>
          <w:del w:id="436" w:author="LKY" w:date="2026-09-15T17:28:14Z">
            <w:r>
              <w:rPr/>
              <w:fldChar w:fldCharType="end"/>
            </w:r>
          </w:del>
          <w:del w:id="437" w:author="LKY" w:date="2026-09-15T17:28:14Z">
            <w:r>
              <w:rPr/>
              <w:fldChar w:fldCharType="end"/>
            </w:r>
          </w:del>
        </w:p>
        <w:p w14:paraId="6CB90884">
          <w:pPr>
            <w:pStyle w:val="7"/>
            <w:tabs>
              <w:tab w:val="right" w:leader="dot" w:pos="8306"/>
            </w:tabs>
            <w:rPr>
              <w:del w:id="438" w:author="LKY" w:date="2026-09-15T17:28:14Z"/>
            </w:rPr>
          </w:pPr>
          <w:del w:id="439" w:author="LKY" w:date="2026-09-15T17:28:14Z">
            <w:r>
              <w:rPr/>
              <w:fldChar w:fldCharType="begin"/>
            </w:r>
          </w:del>
          <w:del w:id="440" w:author="LKY" w:date="2026-09-15T17:28:14Z">
            <w:r>
              <w:rPr/>
              <w:delInstrText xml:space="preserve"> HYPERLINK \l _Toc26108 </w:delInstrText>
            </w:r>
          </w:del>
          <w:del w:id="441" w:author="LKY" w:date="2026-09-15T17:28:14Z">
            <w:r>
              <w:rPr/>
              <w:fldChar w:fldCharType="separate"/>
            </w:r>
          </w:del>
          <w:del w:id="442" w:author="LKY" w:date="2026-09-15T17:28:14Z">
            <w:r>
              <w:rPr>
                <w:rFonts w:hint="eastAsia" w:ascii="Times New Roman" w:hAnsi="Times New Roman" w:eastAsia="宋体" w:cs="宋体"/>
                <w:bCs w:val="0"/>
                <w:szCs w:val="28"/>
                <w:lang w:val="en-US" w:eastAsia="zh-CN" w:bidi="en-US"/>
              </w:rPr>
              <w:delText>2.14.1 SSD卡</w:delText>
            </w:r>
          </w:del>
          <w:del w:id="443" w:author="LKY" w:date="2026-09-15T17:28:14Z">
            <w:r>
              <w:rPr/>
              <w:tab/>
            </w:r>
          </w:del>
          <w:del w:id="444" w:author="LKY" w:date="2026-09-15T17:28:14Z">
            <w:r>
              <w:rPr/>
              <w:fldChar w:fldCharType="begin"/>
            </w:r>
          </w:del>
          <w:del w:id="445" w:author="LKY" w:date="2026-09-15T17:28:14Z">
            <w:r>
              <w:rPr/>
              <w:delInstrText xml:space="preserve"> PAGEREF _Toc26108 \h </w:delInstrText>
            </w:r>
          </w:del>
          <w:del w:id="446" w:author="LKY" w:date="2026-09-15T17:28:14Z">
            <w:r>
              <w:rPr/>
              <w:fldChar w:fldCharType="separate"/>
            </w:r>
          </w:del>
          <w:del w:id="447" w:author="LKY" w:date="2026-09-15T17:28:14Z">
            <w:r>
              <w:rPr/>
              <w:delText>32</w:delText>
            </w:r>
          </w:del>
          <w:del w:id="448" w:author="LKY" w:date="2026-09-15T17:28:14Z">
            <w:r>
              <w:rPr/>
              <w:fldChar w:fldCharType="end"/>
            </w:r>
          </w:del>
          <w:del w:id="449" w:author="LKY" w:date="2026-09-15T17:28:14Z">
            <w:r>
              <w:rPr/>
              <w:fldChar w:fldCharType="end"/>
            </w:r>
          </w:del>
        </w:p>
        <w:p w14:paraId="75E93806">
          <w:pPr>
            <w:pStyle w:val="11"/>
            <w:tabs>
              <w:tab w:val="right" w:leader="dot" w:pos="8306"/>
            </w:tabs>
            <w:rPr>
              <w:del w:id="450" w:author="LKY" w:date="2026-09-15T17:28:14Z"/>
            </w:rPr>
          </w:pPr>
          <w:del w:id="451" w:author="LKY" w:date="2026-09-15T17:28:14Z">
            <w:r>
              <w:rPr/>
              <w:fldChar w:fldCharType="begin"/>
            </w:r>
          </w:del>
          <w:del w:id="452" w:author="LKY" w:date="2026-09-15T17:28:14Z">
            <w:r>
              <w:rPr/>
              <w:delInstrText xml:space="preserve"> HYPERLINK \l _Toc23348 </w:delInstrText>
            </w:r>
          </w:del>
          <w:del w:id="453" w:author="LKY" w:date="2026-09-15T17:28:14Z">
            <w:r>
              <w:rPr/>
              <w:fldChar w:fldCharType="separate"/>
            </w:r>
          </w:del>
          <w:del w:id="454" w:author="LKY" w:date="2026-09-15T17:28:14Z">
            <w:r>
              <w:rPr>
                <w:rFonts w:hint="eastAsia" w:ascii="Times New Roman" w:hAnsi="Times New Roman" w:cs="宋体"/>
                <w:kern w:val="2"/>
                <w:szCs w:val="32"/>
                <w:lang w:val="en-US" w:eastAsia="zh-CN" w:bidi="en-US"/>
              </w:rPr>
              <w:delText>2.15硬件看门狗</w:delText>
            </w:r>
          </w:del>
          <w:del w:id="455" w:author="LKY" w:date="2026-09-15T17:28:14Z">
            <w:r>
              <w:rPr/>
              <w:tab/>
            </w:r>
          </w:del>
          <w:del w:id="456" w:author="LKY" w:date="2026-09-15T17:28:14Z">
            <w:r>
              <w:rPr/>
              <w:fldChar w:fldCharType="begin"/>
            </w:r>
          </w:del>
          <w:del w:id="457" w:author="LKY" w:date="2026-09-15T17:28:14Z">
            <w:r>
              <w:rPr/>
              <w:delInstrText xml:space="preserve"> PAGEREF _Toc23348 \h </w:delInstrText>
            </w:r>
          </w:del>
          <w:del w:id="458" w:author="LKY" w:date="2026-09-15T17:28:14Z">
            <w:r>
              <w:rPr/>
              <w:fldChar w:fldCharType="separate"/>
            </w:r>
          </w:del>
          <w:del w:id="459" w:author="LKY" w:date="2026-09-15T17:28:14Z">
            <w:r>
              <w:rPr/>
              <w:delText>33</w:delText>
            </w:r>
          </w:del>
          <w:del w:id="460" w:author="LKY" w:date="2026-09-15T17:28:14Z">
            <w:r>
              <w:rPr/>
              <w:fldChar w:fldCharType="end"/>
            </w:r>
          </w:del>
          <w:del w:id="461" w:author="LKY" w:date="2026-09-15T17:28:14Z">
            <w:r>
              <w:rPr/>
              <w:fldChar w:fldCharType="end"/>
            </w:r>
          </w:del>
        </w:p>
        <w:p w14:paraId="137B8982">
          <w:pPr>
            <w:pStyle w:val="11"/>
            <w:tabs>
              <w:tab w:val="right" w:leader="dot" w:pos="8306"/>
            </w:tabs>
            <w:rPr>
              <w:del w:id="462" w:author="LKY" w:date="2026-09-15T17:28:14Z"/>
            </w:rPr>
          </w:pPr>
          <w:del w:id="463" w:author="LKY" w:date="2026-09-15T17:28:14Z">
            <w:r>
              <w:rPr/>
              <w:fldChar w:fldCharType="begin"/>
            </w:r>
          </w:del>
          <w:del w:id="464" w:author="LKY" w:date="2026-09-15T17:28:14Z">
            <w:r>
              <w:rPr/>
              <w:delInstrText xml:space="preserve"> HYPERLINK \l _Toc18162 </w:delInstrText>
            </w:r>
          </w:del>
          <w:del w:id="465" w:author="LKY" w:date="2026-09-15T17:28:14Z">
            <w:r>
              <w:rPr/>
              <w:fldChar w:fldCharType="separate"/>
            </w:r>
          </w:del>
          <w:del w:id="466" w:author="LKY" w:date="2026-09-15T17:28:14Z">
            <w:r>
              <w:rPr>
                <w:rFonts w:hint="eastAsia" w:ascii="Times New Roman" w:hAnsi="Times New Roman" w:cs="宋体"/>
                <w:kern w:val="2"/>
                <w:szCs w:val="32"/>
                <w:lang w:val="en-US" w:eastAsia="zh-CN" w:bidi="en-US"/>
              </w:rPr>
              <w:delText>2.16外部RTC</w:delText>
            </w:r>
          </w:del>
          <w:del w:id="467" w:author="LKY" w:date="2026-09-15T17:28:14Z">
            <w:r>
              <w:rPr/>
              <w:tab/>
            </w:r>
          </w:del>
          <w:del w:id="468" w:author="LKY" w:date="2026-09-15T17:28:14Z">
            <w:r>
              <w:rPr/>
              <w:fldChar w:fldCharType="begin"/>
            </w:r>
          </w:del>
          <w:del w:id="469" w:author="LKY" w:date="2026-09-15T17:28:14Z">
            <w:r>
              <w:rPr/>
              <w:delInstrText xml:space="preserve"> PAGEREF _Toc18162 \h </w:delInstrText>
            </w:r>
          </w:del>
          <w:del w:id="470" w:author="LKY" w:date="2026-09-15T17:28:14Z">
            <w:r>
              <w:rPr/>
              <w:fldChar w:fldCharType="separate"/>
            </w:r>
          </w:del>
          <w:del w:id="471" w:author="LKY" w:date="2026-09-15T17:28:14Z">
            <w:r>
              <w:rPr/>
              <w:delText>33</w:delText>
            </w:r>
          </w:del>
          <w:del w:id="472" w:author="LKY" w:date="2026-09-15T17:28:14Z">
            <w:r>
              <w:rPr/>
              <w:fldChar w:fldCharType="end"/>
            </w:r>
          </w:del>
          <w:del w:id="473" w:author="LKY" w:date="2026-09-15T17:28:14Z">
            <w:r>
              <w:rPr/>
              <w:fldChar w:fldCharType="end"/>
            </w:r>
          </w:del>
        </w:p>
        <w:p w14:paraId="5E54551F">
          <w:pPr>
            <w:pStyle w:val="11"/>
            <w:tabs>
              <w:tab w:val="right" w:leader="dot" w:pos="8306"/>
            </w:tabs>
            <w:rPr>
              <w:del w:id="474" w:author="LKY" w:date="2026-09-15T17:28:14Z"/>
            </w:rPr>
          </w:pPr>
          <w:del w:id="475" w:author="LKY" w:date="2026-09-15T17:28:14Z">
            <w:r>
              <w:rPr/>
              <w:fldChar w:fldCharType="begin"/>
            </w:r>
          </w:del>
          <w:del w:id="476" w:author="LKY" w:date="2026-09-15T17:28:14Z">
            <w:r>
              <w:rPr/>
              <w:delInstrText xml:space="preserve"> HYPERLINK \l _Toc1979 </w:delInstrText>
            </w:r>
          </w:del>
          <w:del w:id="477" w:author="LKY" w:date="2026-09-15T17:28:14Z">
            <w:r>
              <w:rPr/>
              <w:fldChar w:fldCharType="separate"/>
            </w:r>
          </w:del>
          <w:del w:id="478" w:author="LKY" w:date="2026-09-15T17:28:14Z">
            <w:r>
              <w:rPr>
                <w:rFonts w:hint="eastAsia" w:ascii="Times New Roman" w:hAnsi="Times New Roman" w:cs="宋体"/>
                <w:kern w:val="2"/>
                <w:szCs w:val="32"/>
                <w:lang w:val="en-US" w:eastAsia="zh-CN" w:bidi="en-US"/>
              </w:rPr>
              <w:delText>2.17加密芯片</w:delText>
            </w:r>
          </w:del>
          <w:del w:id="479" w:author="LKY" w:date="2026-09-15T17:28:14Z">
            <w:r>
              <w:rPr/>
              <w:tab/>
            </w:r>
          </w:del>
          <w:del w:id="480" w:author="LKY" w:date="2026-09-15T17:28:14Z">
            <w:r>
              <w:rPr/>
              <w:fldChar w:fldCharType="begin"/>
            </w:r>
          </w:del>
          <w:del w:id="481" w:author="LKY" w:date="2026-09-15T17:28:14Z">
            <w:r>
              <w:rPr/>
              <w:delInstrText xml:space="preserve"> PAGEREF _Toc1979 \h </w:delInstrText>
            </w:r>
          </w:del>
          <w:del w:id="482" w:author="LKY" w:date="2026-09-15T17:28:14Z">
            <w:r>
              <w:rPr/>
              <w:fldChar w:fldCharType="separate"/>
            </w:r>
          </w:del>
          <w:del w:id="483" w:author="LKY" w:date="2026-09-15T17:28:14Z">
            <w:r>
              <w:rPr/>
              <w:delText>34</w:delText>
            </w:r>
          </w:del>
          <w:del w:id="484" w:author="LKY" w:date="2026-09-15T17:28:14Z">
            <w:r>
              <w:rPr/>
              <w:fldChar w:fldCharType="end"/>
            </w:r>
          </w:del>
          <w:del w:id="485" w:author="LKY" w:date="2026-09-15T17:28:14Z">
            <w:r>
              <w:rPr/>
              <w:fldChar w:fldCharType="end"/>
            </w:r>
          </w:del>
        </w:p>
        <w:p w14:paraId="0B072358">
          <w:pPr>
            <w:pStyle w:val="10"/>
            <w:tabs>
              <w:tab w:val="right" w:leader="dot" w:pos="8306"/>
            </w:tabs>
            <w:rPr>
              <w:del w:id="486" w:author="LKY" w:date="2026-09-15T17:28:14Z"/>
            </w:rPr>
          </w:pPr>
          <w:del w:id="487" w:author="LKY" w:date="2026-09-15T17:28:14Z">
            <w:r>
              <w:rPr/>
              <w:fldChar w:fldCharType="begin"/>
            </w:r>
          </w:del>
          <w:del w:id="488" w:author="LKY" w:date="2026-09-15T17:28:14Z">
            <w:r>
              <w:rPr/>
              <w:delInstrText xml:space="preserve"> HYPERLINK \l _Toc18115 </w:delInstrText>
            </w:r>
          </w:del>
          <w:del w:id="489" w:author="LKY" w:date="2026-09-15T17:28:14Z">
            <w:r>
              <w:rPr/>
              <w:fldChar w:fldCharType="separate"/>
            </w:r>
          </w:del>
          <w:del w:id="490" w:author="LKY" w:date="2026-09-15T17:28:14Z">
            <w:r>
              <w:rPr>
                <w:rFonts w:hint="eastAsia"/>
                <w:lang w:val="en-US" w:eastAsia="zh-CN"/>
              </w:rPr>
              <w:delText>3.设备登录</w:delText>
            </w:r>
          </w:del>
          <w:del w:id="491" w:author="LKY" w:date="2026-09-15T17:28:14Z">
            <w:r>
              <w:rPr/>
              <w:tab/>
            </w:r>
          </w:del>
          <w:del w:id="492" w:author="LKY" w:date="2026-09-15T17:28:14Z">
            <w:r>
              <w:rPr/>
              <w:fldChar w:fldCharType="begin"/>
            </w:r>
          </w:del>
          <w:del w:id="493" w:author="LKY" w:date="2026-09-15T17:28:14Z">
            <w:r>
              <w:rPr/>
              <w:delInstrText xml:space="preserve"> PAGEREF _Toc18115 \h </w:delInstrText>
            </w:r>
          </w:del>
          <w:del w:id="494" w:author="LKY" w:date="2026-09-15T17:28:14Z">
            <w:r>
              <w:rPr/>
              <w:fldChar w:fldCharType="separate"/>
            </w:r>
          </w:del>
          <w:del w:id="495" w:author="LKY" w:date="2026-09-15T17:28:14Z">
            <w:r>
              <w:rPr/>
              <w:delText>35</w:delText>
            </w:r>
          </w:del>
          <w:del w:id="496" w:author="LKY" w:date="2026-09-15T17:28:14Z">
            <w:r>
              <w:rPr/>
              <w:fldChar w:fldCharType="end"/>
            </w:r>
          </w:del>
          <w:del w:id="497" w:author="LKY" w:date="2026-09-15T17:28:14Z">
            <w:r>
              <w:rPr/>
              <w:fldChar w:fldCharType="end"/>
            </w:r>
          </w:del>
        </w:p>
        <w:p w14:paraId="57233D93">
          <w:pPr>
            <w:pStyle w:val="11"/>
            <w:tabs>
              <w:tab w:val="right" w:leader="dot" w:pos="8306"/>
            </w:tabs>
            <w:rPr>
              <w:del w:id="498" w:author="LKY" w:date="2026-09-15T17:28:14Z"/>
            </w:rPr>
          </w:pPr>
          <w:del w:id="499" w:author="LKY" w:date="2026-09-15T17:28:14Z">
            <w:r>
              <w:rPr/>
              <w:fldChar w:fldCharType="begin"/>
            </w:r>
          </w:del>
          <w:del w:id="500" w:author="LKY" w:date="2026-09-15T17:28:14Z">
            <w:r>
              <w:rPr/>
              <w:delInstrText xml:space="preserve"> HYPERLINK \l _Toc7476 </w:delInstrText>
            </w:r>
          </w:del>
          <w:del w:id="501" w:author="LKY" w:date="2026-09-15T17:28:14Z">
            <w:r>
              <w:rPr/>
              <w:fldChar w:fldCharType="separate"/>
            </w:r>
          </w:del>
          <w:del w:id="502" w:author="LKY" w:date="2026-09-15T17:28:14Z">
            <w:r>
              <w:rPr>
                <w:rFonts w:hint="eastAsia" w:ascii="Times New Roman" w:hAnsi="Times New Roman" w:eastAsia="宋体" w:cs="宋体"/>
                <w:bCs/>
                <w:iCs/>
                <w:szCs w:val="32"/>
                <w:lang w:val="en-US" w:eastAsia="zh-CN"/>
              </w:rPr>
              <w:delText>3.1 USB登录</w:delText>
            </w:r>
          </w:del>
          <w:del w:id="503" w:author="LKY" w:date="2026-09-15T17:28:14Z">
            <w:r>
              <w:rPr/>
              <w:tab/>
            </w:r>
          </w:del>
          <w:del w:id="504" w:author="LKY" w:date="2026-09-15T17:28:14Z">
            <w:r>
              <w:rPr/>
              <w:fldChar w:fldCharType="begin"/>
            </w:r>
          </w:del>
          <w:del w:id="505" w:author="LKY" w:date="2026-09-15T17:28:14Z">
            <w:r>
              <w:rPr/>
              <w:delInstrText xml:space="preserve"> PAGEREF _Toc7476 \h </w:delInstrText>
            </w:r>
          </w:del>
          <w:del w:id="506" w:author="LKY" w:date="2026-09-15T17:28:14Z">
            <w:r>
              <w:rPr/>
              <w:fldChar w:fldCharType="separate"/>
            </w:r>
          </w:del>
          <w:del w:id="507" w:author="LKY" w:date="2026-09-15T17:28:14Z">
            <w:r>
              <w:rPr/>
              <w:delText>35</w:delText>
            </w:r>
          </w:del>
          <w:del w:id="508" w:author="LKY" w:date="2026-09-15T17:28:14Z">
            <w:r>
              <w:rPr/>
              <w:fldChar w:fldCharType="end"/>
            </w:r>
          </w:del>
          <w:del w:id="509" w:author="LKY" w:date="2026-09-15T17:28:14Z">
            <w:r>
              <w:rPr/>
              <w:fldChar w:fldCharType="end"/>
            </w:r>
          </w:del>
        </w:p>
        <w:p w14:paraId="2DFC97F6">
          <w:pPr>
            <w:pStyle w:val="11"/>
            <w:tabs>
              <w:tab w:val="right" w:leader="dot" w:pos="8306"/>
            </w:tabs>
            <w:rPr>
              <w:del w:id="510" w:author="LKY" w:date="2026-09-15T17:28:14Z"/>
            </w:rPr>
          </w:pPr>
          <w:del w:id="511" w:author="LKY" w:date="2026-09-15T17:28:14Z">
            <w:r>
              <w:rPr/>
              <w:fldChar w:fldCharType="begin"/>
            </w:r>
          </w:del>
          <w:del w:id="512" w:author="LKY" w:date="2026-09-15T17:28:14Z">
            <w:r>
              <w:rPr/>
              <w:delInstrText xml:space="preserve"> HYPERLINK \l _Toc22579 </w:delInstrText>
            </w:r>
          </w:del>
          <w:del w:id="513" w:author="LKY" w:date="2026-09-15T17:28:14Z">
            <w:r>
              <w:rPr/>
              <w:fldChar w:fldCharType="separate"/>
            </w:r>
          </w:del>
          <w:del w:id="514" w:author="LKY" w:date="2026-09-15T17:28:14Z">
            <w:r>
              <w:rPr>
                <w:rFonts w:hint="eastAsia" w:ascii="Times New Roman" w:hAnsi="Times New Roman" w:eastAsia="宋体" w:cs="宋体"/>
                <w:bCs/>
                <w:iCs/>
                <w:szCs w:val="32"/>
                <w:lang w:val="en-US" w:eastAsia="zh-CN"/>
              </w:rPr>
              <w:delText>3.2 SSH2登录</w:delText>
            </w:r>
          </w:del>
          <w:del w:id="515" w:author="LKY" w:date="2026-09-15T17:28:14Z">
            <w:r>
              <w:rPr/>
              <w:tab/>
            </w:r>
          </w:del>
          <w:del w:id="516" w:author="LKY" w:date="2026-09-15T17:28:14Z">
            <w:r>
              <w:rPr/>
              <w:fldChar w:fldCharType="begin"/>
            </w:r>
          </w:del>
          <w:del w:id="517" w:author="LKY" w:date="2026-09-15T17:28:14Z">
            <w:r>
              <w:rPr/>
              <w:delInstrText xml:space="preserve"> PAGEREF _Toc22579 \h </w:delInstrText>
            </w:r>
          </w:del>
          <w:del w:id="518" w:author="LKY" w:date="2026-09-15T17:28:14Z">
            <w:r>
              <w:rPr/>
              <w:fldChar w:fldCharType="separate"/>
            </w:r>
          </w:del>
          <w:del w:id="519" w:author="LKY" w:date="2026-09-15T17:28:14Z">
            <w:r>
              <w:rPr/>
              <w:delText>36</w:delText>
            </w:r>
          </w:del>
          <w:del w:id="520" w:author="LKY" w:date="2026-09-15T17:28:14Z">
            <w:r>
              <w:rPr/>
              <w:fldChar w:fldCharType="end"/>
            </w:r>
          </w:del>
          <w:del w:id="521" w:author="LKY" w:date="2026-09-15T17:28:14Z">
            <w:r>
              <w:rPr/>
              <w:fldChar w:fldCharType="end"/>
            </w:r>
          </w:del>
        </w:p>
        <w:p w14:paraId="77B7CE9B">
          <w:pPr>
            <w:pStyle w:val="10"/>
            <w:tabs>
              <w:tab w:val="right" w:leader="dot" w:pos="8306"/>
            </w:tabs>
            <w:rPr>
              <w:del w:id="522" w:author="LKY" w:date="2026-09-15T17:28:14Z"/>
            </w:rPr>
          </w:pPr>
          <w:del w:id="523" w:author="LKY" w:date="2026-09-15T17:28:14Z">
            <w:r>
              <w:rPr/>
              <w:fldChar w:fldCharType="begin"/>
            </w:r>
          </w:del>
          <w:del w:id="524" w:author="LKY" w:date="2026-09-15T17:28:14Z">
            <w:r>
              <w:rPr/>
              <w:delInstrText xml:space="preserve"> HYPERLINK \l _Toc16748 </w:delInstrText>
            </w:r>
          </w:del>
          <w:del w:id="525" w:author="LKY" w:date="2026-09-15T17:28:14Z">
            <w:r>
              <w:rPr/>
              <w:fldChar w:fldCharType="separate"/>
            </w:r>
          </w:del>
          <w:del w:id="526" w:author="LKY" w:date="2026-09-15T17:28:14Z">
            <w:r>
              <w:rPr>
                <w:rFonts w:hint="eastAsia" w:ascii="Times New Roman" w:hAnsi="Times New Roman" w:eastAsia="黑体" w:cs="黑体"/>
                <w:bCs w:val="0"/>
                <w:szCs w:val="44"/>
                <w:lang w:val="en-US" w:eastAsia="zh-CN" w:bidi="en-US"/>
              </w:rPr>
              <w:delText>4.系统烧录</w:delText>
            </w:r>
          </w:del>
          <w:del w:id="527" w:author="LKY" w:date="2026-09-15T17:28:14Z">
            <w:r>
              <w:rPr/>
              <w:tab/>
            </w:r>
          </w:del>
          <w:del w:id="528" w:author="LKY" w:date="2026-09-15T17:28:14Z">
            <w:r>
              <w:rPr/>
              <w:fldChar w:fldCharType="begin"/>
            </w:r>
          </w:del>
          <w:del w:id="529" w:author="LKY" w:date="2026-09-15T17:28:14Z">
            <w:r>
              <w:rPr/>
              <w:delInstrText xml:space="preserve"> PAGEREF _Toc16748 \h </w:delInstrText>
            </w:r>
          </w:del>
          <w:del w:id="530" w:author="LKY" w:date="2026-09-15T17:28:14Z">
            <w:r>
              <w:rPr/>
              <w:fldChar w:fldCharType="separate"/>
            </w:r>
          </w:del>
          <w:del w:id="531" w:author="LKY" w:date="2026-09-15T17:28:14Z">
            <w:r>
              <w:rPr/>
              <w:delText>37</w:delText>
            </w:r>
          </w:del>
          <w:del w:id="532" w:author="LKY" w:date="2026-09-15T17:28:14Z">
            <w:r>
              <w:rPr/>
              <w:fldChar w:fldCharType="end"/>
            </w:r>
          </w:del>
          <w:del w:id="533" w:author="LKY" w:date="2026-09-15T17:28:14Z">
            <w:r>
              <w:rPr/>
              <w:fldChar w:fldCharType="end"/>
            </w:r>
          </w:del>
        </w:p>
        <w:p w14:paraId="542B9CE2">
          <w:pPr>
            <w:pStyle w:val="11"/>
            <w:tabs>
              <w:tab w:val="right" w:leader="dot" w:pos="8306"/>
            </w:tabs>
            <w:rPr>
              <w:del w:id="534" w:author="LKY" w:date="2026-09-15T17:28:14Z"/>
            </w:rPr>
          </w:pPr>
          <w:del w:id="535" w:author="LKY" w:date="2026-09-15T17:28:14Z">
            <w:r>
              <w:rPr/>
              <w:fldChar w:fldCharType="begin"/>
            </w:r>
          </w:del>
          <w:del w:id="536" w:author="LKY" w:date="2026-09-15T17:28:14Z">
            <w:r>
              <w:rPr/>
              <w:delInstrText xml:space="preserve"> HYPERLINK \l _Toc30610 </w:delInstrText>
            </w:r>
          </w:del>
          <w:del w:id="537" w:author="LKY" w:date="2026-09-15T17:28:14Z">
            <w:r>
              <w:rPr/>
              <w:fldChar w:fldCharType="separate"/>
            </w:r>
          </w:del>
          <w:del w:id="538" w:author="LKY" w:date="2026-09-15T17:28:14Z">
            <w:r>
              <w:rPr>
                <w:rFonts w:hint="eastAsia" w:ascii="Times New Roman" w:hAnsi="Times New Roman" w:eastAsia="宋体" w:cs="宋体"/>
                <w:bCs w:val="0"/>
                <w:szCs w:val="32"/>
                <w:lang w:val="en-US" w:eastAsia="zh-CN" w:bidi="en-US"/>
              </w:rPr>
              <w:delText>4.1 Micro SD卡启动</w:delText>
            </w:r>
          </w:del>
          <w:del w:id="539" w:author="LKY" w:date="2026-09-15T17:28:14Z">
            <w:r>
              <w:rPr/>
              <w:tab/>
            </w:r>
          </w:del>
          <w:del w:id="540" w:author="LKY" w:date="2026-09-15T17:28:14Z">
            <w:r>
              <w:rPr/>
              <w:fldChar w:fldCharType="begin"/>
            </w:r>
          </w:del>
          <w:del w:id="541" w:author="LKY" w:date="2026-09-15T17:28:14Z">
            <w:r>
              <w:rPr/>
              <w:delInstrText xml:space="preserve"> PAGEREF _Toc30610 \h </w:delInstrText>
            </w:r>
          </w:del>
          <w:del w:id="542" w:author="LKY" w:date="2026-09-15T17:28:14Z">
            <w:r>
              <w:rPr/>
              <w:fldChar w:fldCharType="separate"/>
            </w:r>
          </w:del>
          <w:del w:id="543" w:author="LKY" w:date="2026-09-15T17:28:14Z">
            <w:r>
              <w:rPr/>
              <w:delText>37</w:delText>
            </w:r>
          </w:del>
          <w:del w:id="544" w:author="LKY" w:date="2026-09-15T17:28:14Z">
            <w:r>
              <w:rPr/>
              <w:fldChar w:fldCharType="end"/>
            </w:r>
          </w:del>
          <w:del w:id="545" w:author="LKY" w:date="2026-09-15T17:28:14Z">
            <w:r>
              <w:rPr/>
              <w:fldChar w:fldCharType="end"/>
            </w:r>
          </w:del>
        </w:p>
        <w:p w14:paraId="3CB9C6C5">
          <w:pPr>
            <w:pStyle w:val="7"/>
            <w:tabs>
              <w:tab w:val="right" w:leader="dot" w:pos="8306"/>
            </w:tabs>
            <w:rPr>
              <w:del w:id="546" w:author="LKY" w:date="2026-09-15T17:28:14Z"/>
            </w:rPr>
          </w:pPr>
          <w:del w:id="547" w:author="LKY" w:date="2026-09-15T17:28:14Z">
            <w:r>
              <w:rPr/>
              <w:fldChar w:fldCharType="begin"/>
            </w:r>
          </w:del>
          <w:del w:id="548" w:author="LKY" w:date="2026-09-15T17:28:14Z">
            <w:r>
              <w:rPr/>
              <w:delInstrText xml:space="preserve"> HYPERLINK \l _Toc32351 </w:delInstrText>
            </w:r>
          </w:del>
          <w:del w:id="549" w:author="LKY" w:date="2026-09-15T17:28:14Z">
            <w:r>
              <w:rPr/>
              <w:fldChar w:fldCharType="separate"/>
            </w:r>
          </w:del>
          <w:del w:id="550" w:author="LKY" w:date="2026-09-15T17:28:14Z">
            <w:r>
              <w:rPr>
                <w:rFonts w:hint="eastAsia" w:ascii="Times New Roman" w:hAnsi="Times New Roman" w:eastAsia="宋体" w:cs="宋体"/>
                <w:bCs w:val="0"/>
                <w:szCs w:val="28"/>
                <w:lang w:val="en-US" w:eastAsia="zh-CN" w:bidi="en-US"/>
              </w:rPr>
              <w:delText>4.1.1启动卡制作</w:delText>
            </w:r>
          </w:del>
          <w:del w:id="551" w:author="LKY" w:date="2026-09-15T17:28:14Z">
            <w:r>
              <w:rPr/>
              <w:tab/>
            </w:r>
          </w:del>
          <w:del w:id="552" w:author="LKY" w:date="2026-09-15T17:28:14Z">
            <w:r>
              <w:rPr/>
              <w:fldChar w:fldCharType="begin"/>
            </w:r>
          </w:del>
          <w:del w:id="553" w:author="LKY" w:date="2026-09-15T17:28:14Z">
            <w:r>
              <w:rPr/>
              <w:delInstrText xml:space="preserve"> PAGEREF _Toc32351 \h </w:delInstrText>
            </w:r>
          </w:del>
          <w:del w:id="554" w:author="LKY" w:date="2026-09-15T17:28:14Z">
            <w:r>
              <w:rPr/>
              <w:fldChar w:fldCharType="separate"/>
            </w:r>
          </w:del>
          <w:del w:id="555" w:author="LKY" w:date="2026-09-15T17:28:14Z">
            <w:r>
              <w:rPr/>
              <w:delText>37</w:delText>
            </w:r>
          </w:del>
          <w:del w:id="556" w:author="LKY" w:date="2026-09-15T17:28:14Z">
            <w:r>
              <w:rPr/>
              <w:fldChar w:fldCharType="end"/>
            </w:r>
          </w:del>
          <w:del w:id="557" w:author="LKY" w:date="2026-09-15T17:28:14Z">
            <w:r>
              <w:rPr/>
              <w:fldChar w:fldCharType="end"/>
            </w:r>
          </w:del>
        </w:p>
        <w:p w14:paraId="6A068D4D">
          <w:pPr>
            <w:pStyle w:val="7"/>
            <w:tabs>
              <w:tab w:val="right" w:leader="dot" w:pos="8306"/>
            </w:tabs>
            <w:rPr>
              <w:del w:id="558" w:author="LKY" w:date="2026-09-15T17:28:14Z"/>
            </w:rPr>
          </w:pPr>
          <w:del w:id="559" w:author="LKY" w:date="2026-09-15T17:28:14Z">
            <w:r>
              <w:rPr/>
              <w:fldChar w:fldCharType="begin"/>
            </w:r>
          </w:del>
          <w:del w:id="560" w:author="LKY" w:date="2026-09-15T17:28:14Z">
            <w:r>
              <w:rPr/>
              <w:delInstrText xml:space="preserve"> HYPERLINK \l _Toc12840 </w:delInstrText>
            </w:r>
          </w:del>
          <w:del w:id="561" w:author="LKY" w:date="2026-09-15T17:28:14Z">
            <w:r>
              <w:rPr/>
              <w:fldChar w:fldCharType="separate"/>
            </w:r>
          </w:del>
          <w:del w:id="562" w:author="LKY" w:date="2026-09-15T17:28:14Z">
            <w:r>
              <w:rPr>
                <w:rFonts w:hint="eastAsia" w:ascii="Times New Roman" w:hAnsi="Times New Roman"/>
                <w:bCs/>
                <w:szCs w:val="28"/>
                <w:lang w:val="en-US" w:eastAsia="zh-CN"/>
              </w:rPr>
              <w:delText>4.1.2从启动卡启动</w:delText>
            </w:r>
          </w:del>
          <w:del w:id="563" w:author="LKY" w:date="2026-09-15T17:28:14Z">
            <w:r>
              <w:rPr/>
              <w:tab/>
            </w:r>
          </w:del>
          <w:del w:id="564" w:author="LKY" w:date="2026-09-15T17:28:14Z">
            <w:r>
              <w:rPr/>
              <w:fldChar w:fldCharType="begin"/>
            </w:r>
          </w:del>
          <w:del w:id="565" w:author="LKY" w:date="2026-09-15T17:28:14Z">
            <w:r>
              <w:rPr/>
              <w:delInstrText xml:space="preserve"> PAGEREF _Toc12840 \h </w:delInstrText>
            </w:r>
          </w:del>
          <w:del w:id="566" w:author="LKY" w:date="2026-09-15T17:28:14Z">
            <w:r>
              <w:rPr/>
              <w:fldChar w:fldCharType="separate"/>
            </w:r>
          </w:del>
          <w:del w:id="567" w:author="LKY" w:date="2026-09-15T17:28:14Z">
            <w:r>
              <w:rPr/>
              <w:delText>40</w:delText>
            </w:r>
          </w:del>
          <w:del w:id="568" w:author="LKY" w:date="2026-09-15T17:28:14Z">
            <w:r>
              <w:rPr/>
              <w:fldChar w:fldCharType="end"/>
            </w:r>
          </w:del>
          <w:del w:id="569" w:author="LKY" w:date="2026-09-15T17:28:14Z">
            <w:r>
              <w:rPr/>
              <w:fldChar w:fldCharType="end"/>
            </w:r>
          </w:del>
        </w:p>
        <w:p w14:paraId="7EE07C58">
          <w:pPr>
            <w:pStyle w:val="11"/>
            <w:tabs>
              <w:tab w:val="right" w:leader="dot" w:pos="8306"/>
            </w:tabs>
            <w:rPr>
              <w:del w:id="570" w:author="LKY" w:date="2026-09-15T17:28:14Z"/>
            </w:rPr>
          </w:pPr>
          <w:del w:id="571" w:author="LKY" w:date="2026-09-15T17:28:14Z">
            <w:r>
              <w:rPr/>
              <w:fldChar w:fldCharType="begin"/>
            </w:r>
          </w:del>
          <w:del w:id="572" w:author="LKY" w:date="2026-09-15T17:28:14Z">
            <w:r>
              <w:rPr/>
              <w:delInstrText xml:space="preserve"> HYPERLINK \l _Toc12911 </w:delInstrText>
            </w:r>
          </w:del>
          <w:del w:id="573" w:author="LKY" w:date="2026-09-15T17:28:14Z">
            <w:r>
              <w:rPr/>
              <w:fldChar w:fldCharType="separate"/>
            </w:r>
          </w:del>
          <w:del w:id="574" w:author="LKY" w:date="2026-09-15T17:28:14Z">
            <w:r>
              <w:rPr>
                <w:rFonts w:hint="eastAsia" w:ascii="Times New Roman" w:hAnsi="Times New Roman" w:eastAsia="宋体" w:cs="宋体"/>
                <w:bCs w:val="0"/>
                <w:szCs w:val="32"/>
                <w:lang w:val="en-US" w:eastAsia="zh-CN" w:bidi="en-US"/>
              </w:rPr>
              <w:delText>4.2 EMMC启动</w:delText>
            </w:r>
          </w:del>
          <w:del w:id="575" w:author="LKY" w:date="2026-09-15T17:28:14Z">
            <w:r>
              <w:rPr/>
              <w:tab/>
            </w:r>
          </w:del>
          <w:del w:id="576" w:author="LKY" w:date="2026-09-15T17:28:14Z">
            <w:r>
              <w:rPr/>
              <w:fldChar w:fldCharType="begin"/>
            </w:r>
          </w:del>
          <w:del w:id="577" w:author="LKY" w:date="2026-09-15T17:28:14Z">
            <w:r>
              <w:rPr/>
              <w:delInstrText xml:space="preserve"> PAGEREF _Toc12911 \h </w:delInstrText>
            </w:r>
          </w:del>
          <w:del w:id="578" w:author="LKY" w:date="2026-09-15T17:28:14Z">
            <w:r>
              <w:rPr/>
              <w:fldChar w:fldCharType="separate"/>
            </w:r>
          </w:del>
          <w:del w:id="579" w:author="LKY" w:date="2026-09-15T17:28:14Z">
            <w:r>
              <w:rPr/>
              <w:delText>41</w:delText>
            </w:r>
          </w:del>
          <w:del w:id="580" w:author="LKY" w:date="2026-09-15T17:28:14Z">
            <w:r>
              <w:rPr/>
              <w:fldChar w:fldCharType="end"/>
            </w:r>
          </w:del>
          <w:del w:id="581" w:author="LKY" w:date="2026-09-15T17:28:14Z">
            <w:r>
              <w:rPr/>
              <w:fldChar w:fldCharType="end"/>
            </w:r>
          </w:del>
        </w:p>
        <w:p w14:paraId="57D851F3">
          <w:pPr>
            <w:pStyle w:val="7"/>
            <w:tabs>
              <w:tab w:val="right" w:leader="dot" w:pos="8306"/>
            </w:tabs>
            <w:rPr>
              <w:del w:id="582" w:author="LKY" w:date="2026-09-15T17:28:14Z"/>
            </w:rPr>
          </w:pPr>
          <w:del w:id="583" w:author="LKY" w:date="2026-09-15T17:28:14Z">
            <w:r>
              <w:rPr/>
              <w:fldChar w:fldCharType="begin"/>
            </w:r>
          </w:del>
          <w:del w:id="584" w:author="LKY" w:date="2026-09-15T17:28:14Z">
            <w:r>
              <w:rPr/>
              <w:delInstrText xml:space="preserve"> HYPERLINK \l _Toc16931 </w:delInstrText>
            </w:r>
          </w:del>
          <w:del w:id="585" w:author="LKY" w:date="2026-09-15T17:28:14Z">
            <w:r>
              <w:rPr/>
              <w:fldChar w:fldCharType="separate"/>
            </w:r>
          </w:del>
          <w:del w:id="586" w:author="LKY" w:date="2026-09-15T17:28:14Z">
            <w:r>
              <w:rPr>
                <w:rFonts w:hint="eastAsia" w:ascii="Times New Roman" w:hAnsi="Times New Roman" w:eastAsia="宋体" w:cs="宋体"/>
                <w:bCs w:val="0"/>
                <w:szCs w:val="28"/>
                <w:lang w:val="en-US" w:eastAsia="zh-CN" w:bidi="en-US"/>
              </w:rPr>
              <w:delText>4.2.1烧录卡制作</w:delText>
            </w:r>
          </w:del>
          <w:del w:id="587" w:author="LKY" w:date="2026-09-15T17:28:14Z">
            <w:r>
              <w:rPr/>
              <w:tab/>
            </w:r>
          </w:del>
          <w:del w:id="588" w:author="LKY" w:date="2026-09-15T17:28:14Z">
            <w:r>
              <w:rPr/>
              <w:fldChar w:fldCharType="begin"/>
            </w:r>
          </w:del>
          <w:del w:id="589" w:author="LKY" w:date="2026-09-15T17:28:14Z">
            <w:r>
              <w:rPr/>
              <w:delInstrText xml:space="preserve"> PAGEREF _Toc16931 \h </w:delInstrText>
            </w:r>
          </w:del>
          <w:del w:id="590" w:author="LKY" w:date="2026-09-15T17:28:14Z">
            <w:r>
              <w:rPr/>
              <w:fldChar w:fldCharType="separate"/>
            </w:r>
          </w:del>
          <w:del w:id="591" w:author="LKY" w:date="2026-09-15T17:28:14Z">
            <w:r>
              <w:rPr/>
              <w:delText>41</w:delText>
            </w:r>
          </w:del>
          <w:del w:id="592" w:author="LKY" w:date="2026-09-15T17:28:14Z">
            <w:r>
              <w:rPr/>
              <w:fldChar w:fldCharType="end"/>
            </w:r>
          </w:del>
          <w:del w:id="593" w:author="LKY" w:date="2026-09-15T17:28:14Z">
            <w:r>
              <w:rPr/>
              <w:fldChar w:fldCharType="end"/>
            </w:r>
          </w:del>
        </w:p>
        <w:p w14:paraId="1EC4AEBD">
          <w:pPr>
            <w:pStyle w:val="7"/>
            <w:tabs>
              <w:tab w:val="right" w:leader="dot" w:pos="8306"/>
            </w:tabs>
            <w:rPr>
              <w:del w:id="594" w:author="LKY" w:date="2026-09-15T17:28:14Z"/>
            </w:rPr>
          </w:pPr>
          <w:del w:id="595" w:author="LKY" w:date="2026-09-15T17:28:14Z">
            <w:r>
              <w:rPr/>
              <w:fldChar w:fldCharType="begin"/>
            </w:r>
          </w:del>
          <w:del w:id="596" w:author="LKY" w:date="2026-09-15T17:28:14Z">
            <w:r>
              <w:rPr/>
              <w:delInstrText xml:space="preserve"> HYPERLINK \l _Toc30491 </w:delInstrText>
            </w:r>
          </w:del>
          <w:del w:id="597" w:author="LKY" w:date="2026-09-15T17:28:14Z">
            <w:r>
              <w:rPr/>
              <w:fldChar w:fldCharType="separate"/>
            </w:r>
          </w:del>
          <w:del w:id="598" w:author="LKY" w:date="2026-09-15T17:28:14Z">
            <w:r>
              <w:rPr>
                <w:rFonts w:hint="eastAsia" w:ascii="Times New Roman" w:hAnsi="Times New Roman"/>
                <w:bCs/>
                <w:szCs w:val="28"/>
                <w:lang w:val="en-US" w:eastAsia="zh-CN"/>
              </w:rPr>
              <w:delText>4.2.2系统烧录</w:delText>
            </w:r>
          </w:del>
          <w:del w:id="599" w:author="LKY" w:date="2026-09-15T17:28:14Z">
            <w:r>
              <w:rPr/>
              <w:tab/>
            </w:r>
          </w:del>
          <w:del w:id="600" w:author="LKY" w:date="2026-09-15T17:28:14Z">
            <w:r>
              <w:rPr/>
              <w:fldChar w:fldCharType="begin"/>
            </w:r>
          </w:del>
          <w:del w:id="601" w:author="LKY" w:date="2026-09-15T17:28:14Z">
            <w:r>
              <w:rPr/>
              <w:delInstrText xml:space="preserve"> PAGEREF _Toc30491 \h </w:delInstrText>
            </w:r>
          </w:del>
          <w:del w:id="602" w:author="LKY" w:date="2026-09-15T17:28:14Z">
            <w:r>
              <w:rPr/>
              <w:fldChar w:fldCharType="separate"/>
            </w:r>
          </w:del>
          <w:del w:id="603" w:author="LKY" w:date="2026-09-15T17:28:14Z">
            <w:r>
              <w:rPr/>
              <w:delText>44</w:delText>
            </w:r>
          </w:del>
          <w:del w:id="604" w:author="LKY" w:date="2026-09-15T17:28:14Z">
            <w:r>
              <w:rPr/>
              <w:fldChar w:fldCharType="end"/>
            </w:r>
          </w:del>
          <w:del w:id="605" w:author="LKY" w:date="2026-09-15T17:28:14Z">
            <w:r>
              <w:rPr/>
              <w:fldChar w:fldCharType="end"/>
            </w:r>
          </w:del>
        </w:p>
        <w:p w14:paraId="687C43E5">
          <w:pPr>
            <w:pStyle w:val="10"/>
            <w:tabs>
              <w:tab w:val="right" w:leader="dot" w:pos="8306"/>
            </w:tabs>
            <w:rPr>
              <w:del w:id="606" w:author="LKY" w:date="2026-09-15T17:28:14Z"/>
            </w:rPr>
          </w:pPr>
          <w:del w:id="607" w:author="LKY" w:date="2026-09-15T17:28:14Z">
            <w:r>
              <w:rPr/>
              <w:fldChar w:fldCharType="begin"/>
            </w:r>
          </w:del>
          <w:del w:id="608" w:author="LKY" w:date="2026-09-15T17:28:14Z">
            <w:r>
              <w:rPr/>
              <w:delInstrText xml:space="preserve"> HYPERLINK \l _Toc10985 </w:delInstrText>
            </w:r>
          </w:del>
          <w:del w:id="609" w:author="LKY" w:date="2026-09-15T17:28:14Z">
            <w:r>
              <w:rPr/>
              <w:fldChar w:fldCharType="separate"/>
            </w:r>
          </w:del>
          <w:del w:id="610" w:author="LKY" w:date="2026-09-15T17:28:14Z">
            <w:r>
              <w:rPr>
                <w:rFonts w:hint="eastAsia" w:ascii="Times New Roman" w:hAnsi="Times New Roman"/>
                <w:lang w:val="en-US" w:eastAsia="zh-CN"/>
              </w:rPr>
              <w:delText>5.导轨安装</w:delText>
            </w:r>
          </w:del>
          <w:del w:id="611" w:author="LKY" w:date="2026-09-15T17:28:14Z">
            <w:r>
              <w:rPr/>
              <w:tab/>
            </w:r>
          </w:del>
          <w:del w:id="612" w:author="LKY" w:date="2026-09-15T17:28:14Z">
            <w:r>
              <w:rPr/>
              <w:fldChar w:fldCharType="begin"/>
            </w:r>
          </w:del>
          <w:del w:id="613" w:author="LKY" w:date="2026-09-15T17:28:14Z">
            <w:r>
              <w:rPr/>
              <w:delInstrText xml:space="preserve"> PAGEREF _Toc10985 \h </w:delInstrText>
            </w:r>
          </w:del>
          <w:del w:id="614" w:author="LKY" w:date="2026-09-15T17:28:14Z">
            <w:r>
              <w:rPr/>
              <w:fldChar w:fldCharType="separate"/>
            </w:r>
          </w:del>
          <w:del w:id="615" w:author="LKY" w:date="2026-09-15T17:28:14Z">
            <w:r>
              <w:rPr/>
              <w:delText>46</w:delText>
            </w:r>
          </w:del>
          <w:del w:id="616" w:author="LKY" w:date="2026-09-15T17:28:14Z">
            <w:r>
              <w:rPr/>
              <w:fldChar w:fldCharType="end"/>
            </w:r>
          </w:del>
          <w:del w:id="617" w:author="LKY" w:date="2026-09-15T17:28:14Z">
            <w:r>
              <w:rPr/>
              <w:fldChar w:fldCharType="end"/>
            </w:r>
          </w:del>
        </w:p>
        <w:p w14:paraId="70E18120">
          <w:pPr>
            <w:pStyle w:val="10"/>
            <w:tabs>
              <w:tab w:val="right" w:leader="dot" w:pos="8306"/>
            </w:tabs>
            <w:rPr>
              <w:del w:id="618" w:author="LKY" w:date="2026-09-15T17:28:14Z"/>
            </w:rPr>
          </w:pPr>
          <w:del w:id="619" w:author="LKY" w:date="2026-09-15T17:28:14Z">
            <w:r>
              <w:rPr/>
              <w:fldChar w:fldCharType="begin"/>
            </w:r>
          </w:del>
          <w:del w:id="620" w:author="LKY" w:date="2026-09-15T17:28:14Z">
            <w:r>
              <w:rPr/>
              <w:delInstrText xml:space="preserve"> HYPERLINK \l _Toc23178 </w:delInstrText>
            </w:r>
          </w:del>
          <w:del w:id="621" w:author="LKY" w:date="2026-09-15T17:28:14Z">
            <w:r>
              <w:rPr/>
              <w:fldChar w:fldCharType="separate"/>
            </w:r>
          </w:del>
          <w:del w:id="622" w:author="LKY" w:date="2026-09-15T17:28:14Z">
            <w:r>
              <w:rPr>
                <w:rFonts w:hint="eastAsia" w:ascii="Times New Roman" w:hAnsi="Times New Roman"/>
                <w:lang w:val="en-US" w:eastAsia="zh-CN"/>
              </w:rPr>
              <w:delText>6.软件支持</w:delText>
            </w:r>
          </w:del>
          <w:del w:id="623" w:author="LKY" w:date="2026-09-15T17:28:14Z">
            <w:r>
              <w:rPr/>
              <w:tab/>
            </w:r>
          </w:del>
          <w:del w:id="624" w:author="LKY" w:date="2026-09-15T17:28:14Z">
            <w:r>
              <w:rPr/>
              <w:fldChar w:fldCharType="begin"/>
            </w:r>
          </w:del>
          <w:del w:id="625" w:author="LKY" w:date="2026-09-15T17:28:14Z">
            <w:r>
              <w:rPr/>
              <w:delInstrText xml:space="preserve"> PAGEREF _Toc23178 \h </w:delInstrText>
            </w:r>
          </w:del>
          <w:del w:id="626" w:author="LKY" w:date="2026-09-15T17:28:14Z">
            <w:r>
              <w:rPr/>
              <w:fldChar w:fldCharType="separate"/>
            </w:r>
          </w:del>
          <w:del w:id="627" w:author="LKY" w:date="2026-09-15T17:28:14Z">
            <w:r>
              <w:rPr/>
              <w:delText>47</w:delText>
            </w:r>
          </w:del>
          <w:del w:id="628" w:author="LKY" w:date="2026-09-15T17:28:14Z">
            <w:r>
              <w:rPr/>
              <w:fldChar w:fldCharType="end"/>
            </w:r>
          </w:del>
          <w:del w:id="629" w:author="LKY" w:date="2026-09-15T17:28:14Z">
            <w:r>
              <w:rPr/>
              <w:fldChar w:fldCharType="end"/>
            </w:r>
          </w:del>
        </w:p>
        <w:p w14:paraId="4A5213B7">
          <w:pPr>
            <w:pStyle w:val="10"/>
            <w:tabs>
              <w:tab w:val="right" w:leader="dot" w:pos="8306"/>
            </w:tabs>
            <w:rPr>
              <w:del w:id="630" w:author="LKY" w:date="2026-09-15T17:28:14Z"/>
            </w:rPr>
          </w:pPr>
          <w:del w:id="631" w:author="LKY" w:date="2026-09-15T17:28:14Z">
            <w:r>
              <w:rPr/>
              <w:fldChar w:fldCharType="begin"/>
            </w:r>
          </w:del>
          <w:del w:id="632" w:author="LKY" w:date="2026-09-15T17:28:14Z">
            <w:r>
              <w:rPr/>
              <w:delInstrText xml:space="preserve"> HYPERLINK \l _Toc24824 </w:delInstrText>
            </w:r>
          </w:del>
          <w:del w:id="633" w:author="LKY" w:date="2026-09-15T17:28:14Z">
            <w:r>
              <w:rPr/>
              <w:fldChar w:fldCharType="separate"/>
            </w:r>
          </w:del>
          <w:del w:id="634" w:author="LKY" w:date="2026-09-15T17:28:14Z">
            <w:r>
              <w:rPr>
                <w:rFonts w:hint="eastAsia" w:ascii="Times New Roman" w:hAnsi="Times New Roman"/>
                <w:lang w:val="en-US" w:eastAsia="zh-CN"/>
              </w:rPr>
              <w:delText>7.</w:delText>
            </w:r>
          </w:del>
          <w:del w:id="635" w:author="LKY" w:date="2026-09-15T17:28:14Z">
            <w:r>
              <w:rPr>
                <w:rFonts w:hint="eastAsia" w:ascii="Times New Roman" w:hAnsi="Times New Roman"/>
              </w:rPr>
              <w:delText>电磁兼容性</w:delText>
            </w:r>
          </w:del>
          <w:del w:id="636" w:author="LKY" w:date="2026-09-15T17:28:14Z">
            <w:r>
              <w:rPr/>
              <w:tab/>
            </w:r>
          </w:del>
          <w:del w:id="637" w:author="LKY" w:date="2026-09-15T17:28:14Z">
            <w:r>
              <w:rPr/>
              <w:fldChar w:fldCharType="begin"/>
            </w:r>
          </w:del>
          <w:del w:id="638" w:author="LKY" w:date="2026-09-15T17:28:14Z">
            <w:r>
              <w:rPr/>
              <w:delInstrText xml:space="preserve"> PAGEREF _Toc24824 \h </w:delInstrText>
            </w:r>
          </w:del>
          <w:del w:id="639" w:author="LKY" w:date="2026-09-15T17:28:14Z">
            <w:r>
              <w:rPr/>
              <w:fldChar w:fldCharType="separate"/>
            </w:r>
          </w:del>
          <w:del w:id="640" w:author="LKY" w:date="2026-09-15T17:28:14Z">
            <w:r>
              <w:rPr/>
              <w:delText>47</w:delText>
            </w:r>
          </w:del>
          <w:del w:id="641" w:author="LKY" w:date="2026-09-15T17:28:14Z">
            <w:r>
              <w:rPr/>
              <w:fldChar w:fldCharType="end"/>
            </w:r>
          </w:del>
          <w:del w:id="642" w:author="LKY" w:date="2026-09-15T17:28:14Z">
            <w:r>
              <w:rPr/>
              <w:fldChar w:fldCharType="end"/>
            </w:r>
          </w:del>
        </w:p>
        <w:p w14:paraId="0F974219">
          <w:pPr>
            <w:pStyle w:val="10"/>
            <w:tabs>
              <w:tab w:val="right" w:leader="dot" w:pos="8306"/>
            </w:tabs>
            <w:rPr>
              <w:del w:id="643" w:author="LKY" w:date="2026-09-15T17:28:14Z"/>
            </w:rPr>
          </w:pPr>
          <w:del w:id="644" w:author="LKY" w:date="2026-09-15T17:28:14Z">
            <w:r>
              <w:rPr/>
              <w:fldChar w:fldCharType="begin"/>
            </w:r>
          </w:del>
          <w:del w:id="645" w:author="LKY" w:date="2026-09-15T17:28:14Z">
            <w:r>
              <w:rPr/>
              <w:delInstrText xml:space="preserve"> HYPERLINK \l _Toc27247 </w:delInstrText>
            </w:r>
          </w:del>
          <w:del w:id="646" w:author="LKY" w:date="2026-09-15T17:28:14Z">
            <w:r>
              <w:rPr/>
              <w:fldChar w:fldCharType="separate"/>
            </w:r>
          </w:del>
          <w:del w:id="647" w:author="LKY" w:date="2026-09-15T17:28:14Z">
            <w:r>
              <w:rPr>
                <w:rFonts w:hint="eastAsia" w:ascii="Times New Roman" w:hAnsi="Times New Roman"/>
                <w:lang w:val="en-US" w:eastAsia="zh-CN"/>
              </w:rPr>
              <w:delText>8.保修条款</w:delText>
            </w:r>
          </w:del>
          <w:del w:id="648" w:author="LKY" w:date="2026-09-15T17:28:14Z">
            <w:r>
              <w:rPr/>
              <w:tab/>
            </w:r>
          </w:del>
          <w:del w:id="649" w:author="LKY" w:date="2026-09-15T17:28:14Z">
            <w:r>
              <w:rPr/>
              <w:fldChar w:fldCharType="begin"/>
            </w:r>
          </w:del>
          <w:del w:id="650" w:author="LKY" w:date="2026-09-15T17:28:14Z">
            <w:r>
              <w:rPr/>
              <w:delInstrText xml:space="preserve"> PAGEREF _Toc27247 \h </w:delInstrText>
            </w:r>
          </w:del>
          <w:del w:id="651" w:author="LKY" w:date="2026-09-15T17:28:14Z">
            <w:r>
              <w:rPr/>
              <w:fldChar w:fldCharType="separate"/>
            </w:r>
          </w:del>
          <w:del w:id="652" w:author="LKY" w:date="2026-09-15T17:28:14Z">
            <w:r>
              <w:rPr/>
              <w:delText>48</w:delText>
            </w:r>
          </w:del>
          <w:del w:id="653" w:author="LKY" w:date="2026-09-15T17:28:14Z">
            <w:r>
              <w:rPr/>
              <w:fldChar w:fldCharType="end"/>
            </w:r>
          </w:del>
          <w:del w:id="654" w:author="LKY" w:date="2026-09-15T17:28:14Z">
            <w:r>
              <w:rPr/>
              <w:fldChar w:fldCharType="end"/>
            </w:r>
          </w:del>
        </w:p>
        <w:p w14:paraId="20C37AB0">
          <w:pPr>
            <w:pStyle w:val="10"/>
            <w:tabs>
              <w:tab w:val="right" w:leader="dot" w:pos="8306"/>
            </w:tabs>
            <w:rPr>
              <w:del w:id="655" w:author="LKY" w:date="2026-09-15T17:28:14Z"/>
            </w:rPr>
          </w:pPr>
          <w:del w:id="656" w:author="LKY" w:date="2026-09-15T17:28:14Z">
            <w:r>
              <w:rPr/>
              <w:fldChar w:fldCharType="begin"/>
            </w:r>
          </w:del>
          <w:del w:id="657" w:author="LKY" w:date="2026-09-15T17:28:14Z">
            <w:r>
              <w:rPr/>
              <w:delInstrText xml:space="preserve"> HYPERLINK \l _Toc8630 </w:delInstrText>
            </w:r>
          </w:del>
          <w:del w:id="658" w:author="LKY" w:date="2026-09-15T17:28:14Z">
            <w:r>
              <w:rPr/>
              <w:fldChar w:fldCharType="separate"/>
            </w:r>
          </w:del>
          <w:del w:id="659" w:author="LKY" w:date="2026-09-15T17:28:14Z">
            <w:r>
              <w:rPr>
                <w:rFonts w:hint="eastAsia"/>
                <w:lang w:val="en-US" w:eastAsia="zh-CN"/>
              </w:rPr>
              <w:delText>9.技术支持</w:delText>
            </w:r>
          </w:del>
          <w:del w:id="660" w:author="LKY" w:date="2026-09-15T17:28:14Z">
            <w:r>
              <w:rPr/>
              <w:tab/>
            </w:r>
          </w:del>
          <w:del w:id="661" w:author="LKY" w:date="2026-09-15T17:28:14Z">
            <w:r>
              <w:rPr/>
              <w:fldChar w:fldCharType="begin"/>
            </w:r>
          </w:del>
          <w:del w:id="662" w:author="LKY" w:date="2026-09-15T17:28:14Z">
            <w:r>
              <w:rPr/>
              <w:delInstrText xml:space="preserve"> PAGEREF _Toc8630 \h </w:delInstrText>
            </w:r>
          </w:del>
          <w:del w:id="663" w:author="LKY" w:date="2026-09-15T17:28:14Z">
            <w:r>
              <w:rPr/>
              <w:fldChar w:fldCharType="separate"/>
            </w:r>
          </w:del>
          <w:del w:id="664" w:author="LKY" w:date="2026-09-15T17:28:14Z">
            <w:r>
              <w:rPr/>
              <w:delText>48</w:delText>
            </w:r>
          </w:del>
          <w:del w:id="665" w:author="LKY" w:date="2026-09-15T17:28:14Z">
            <w:r>
              <w:rPr/>
              <w:fldChar w:fldCharType="end"/>
            </w:r>
          </w:del>
          <w:del w:id="666" w:author="LKY" w:date="2026-09-15T17:28:14Z">
            <w:r>
              <w:rPr/>
              <w:fldChar w:fldCharType="end"/>
            </w:r>
          </w:del>
        </w:p>
        <w:p w14:paraId="2C7AF6EF">
          <w:pPr>
            <w:pStyle w:val="10"/>
            <w:tabs>
              <w:tab w:val="right" w:leader="dot" w:pos="8306"/>
            </w:tabs>
            <w:rPr>
              <w:del w:id="667" w:author="LKY" w:date="2026-09-15T17:28:14Z"/>
            </w:rPr>
          </w:pPr>
          <w:del w:id="668" w:author="LKY" w:date="2026-09-15T17:28:14Z">
            <w:r>
              <w:rPr/>
              <w:fldChar w:fldCharType="begin"/>
            </w:r>
          </w:del>
          <w:del w:id="669" w:author="LKY" w:date="2026-09-15T17:28:14Z">
            <w:r>
              <w:rPr/>
              <w:delInstrText xml:space="preserve"> HYPERLINK \l _Toc17167 </w:delInstrText>
            </w:r>
          </w:del>
          <w:del w:id="670" w:author="LKY" w:date="2026-09-15T17:28:14Z">
            <w:r>
              <w:rPr/>
              <w:fldChar w:fldCharType="separate"/>
            </w:r>
          </w:del>
          <w:del w:id="671" w:author="LKY" w:date="2026-09-15T17:28:14Z">
            <w:r>
              <w:rPr>
                <w:rFonts w:hint="eastAsia"/>
                <w:lang w:val="en-US" w:eastAsia="zh-CN"/>
              </w:rPr>
              <w:delText>附录1.GPIO端口</w:delText>
            </w:r>
          </w:del>
          <w:del w:id="672" w:author="LKY" w:date="2026-09-15T17:28:14Z">
            <w:r>
              <w:rPr/>
              <w:tab/>
            </w:r>
          </w:del>
          <w:del w:id="673" w:author="LKY" w:date="2026-09-15T17:28:14Z">
            <w:r>
              <w:rPr/>
              <w:fldChar w:fldCharType="begin"/>
            </w:r>
          </w:del>
          <w:del w:id="674" w:author="LKY" w:date="2026-09-15T17:28:14Z">
            <w:r>
              <w:rPr/>
              <w:delInstrText xml:space="preserve"> PAGEREF _Toc17167 \h </w:delInstrText>
            </w:r>
          </w:del>
          <w:del w:id="675" w:author="LKY" w:date="2026-09-15T17:28:14Z">
            <w:r>
              <w:rPr/>
              <w:fldChar w:fldCharType="separate"/>
            </w:r>
          </w:del>
          <w:del w:id="676" w:author="LKY" w:date="2026-09-15T17:28:14Z">
            <w:r>
              <w:rPr/>
              <w:delText>49</w:delText>
            </w:r>
          </w:del>
          <w:del w:id="677" w:author="LKY" w:date="2026-09-15T17:28:14Z">
            <w:r>
              <w:rPr/>
              <w:fldChar w:fldCharType="end"/>
            </w:r>
          </w:del>
          <w:del w:id="678" w:author="LKY" w:date="2026-09-15T17:28:14Z">
            <w:r>
              <w:rPr/>
              <w:fldChar w:fldCharType="end"/>
            </w:r>
          </w:del>
        </w:p>
        <w:p w14:paraId="62C760C3">
          <w:pPr>
            <w:pStyle w:val="10"/>
            <w:tabs>
              <w:tab w:val="right" w:leader="dot" w:pos="8306"/>
            </w:tabs>
            <w:rPr>
              <w:ins w:id="679" w:author="L" w:date="2026-08-07T16:59:29Z"/>
              <w:del w:id="680" w:author="LKY" w:date="2026-09-15T17:28:14Z"/>
            </w:rPr>
          </w:pPr>
          <w:ins w:id="681" w:author="L" w:date="2026-08-07T16:59:29Z">
            <w:del w:id="682" w:author="LKY" w:date="2026-09-15T17:28:14Z">
              <w:r>
                <w:rPr/>
                <w:fldChar w:fldCharType="begin"/>
              </w:r>
            </w:del>
          </w:ins>
          <w:ins w:id="683" w:author="L" w:date="2026-08-07T16:59:29Z">
            <w:del w:id="684" w:author="LKY" w:date="2026-09-15T17:28:14Z">
              <w:r>
                <w:rPr/>
                <w:delInstrText xml:space="preserve"> HYPERLINK \l _Toc32348 </w:delInstrText>
              </w:r>
            </w:del>
          </w:ins>
          <w:ins w:id="685" w:author="L" w:date="2026-08-07T16:59:29Z">
            <w:del w:id="686" w:author="LKY" w:date="2026-09-15T17:28:14Z">
              <w:r>
                <w:rPr/>
                <w:fldChar w:fldCharType="separate"/>
              </w:r>
            </w:del>
          </w:ins>
          <w:ins w:id="687" w:author="L" w:date="2026-08-07T16:59:29Z">
            <w:del w:id="688" w:author="LKY" w:date="2026-09-15T17:28:14Z">
              <w:r>
                <w:rPr>
                  <w:rFonts w:hint="eastAsia" w:ascii="Times New Roman" w:hAnsi="Times New Roman" w:eastAsia="宋体" w:cs="宋体"/>
                  <w:bCs/>
                  <w:iCs/>
                  <w:szCs w:val="24"/>
                  <w:lang w:val="en-US" w:eastAsia="zh-CN"/>
                </w:rPr>
                <w:delText>前言</w:delText>
              </w:r>
            </w:del>
          </w:ins>
          <w:ins w:id="689" w:author="L" w:date="2026-08-07T16:59:29Z">
            <w:del w:id="690" w:author="LKY" w:date="2026-09-15T17:28:14Z">
              <w:r>
                <w:rPr/>
                <w:tab/>
              </w:r>
            </w:del>
          </w:ins>
          <w:ins w:id="691" w:author="L" w:date="2026-08-07T16:59:29Z">
            <w:del w:id="692" w:author="LKY" w:date="2026-09-15T17:28:14Z">
              <w:r>
                <w:rPr/>
                <w:fldChar w:fldCharType="begin"/>
              </w:r>
            </w:del>
          </w:ins>
          <w:ins w:id="693" w:author="L" w:date="2026-08-07T16:59:29Z">
            <w:del w:id="694" w:author="LKY" w:date="2026-09-15T17:28:14Z">
              <w:r>
                <w:rPr/>
                <w:delInstrText xml:space="preserve"> PAGEREF _Toc32348 \h </w:delInstrText>
              </w:r>
            </w:del>
          </w:ins>
          <w:ins w:id="695" w:author="L" w:date="2026-08-07T16:59:29Z">
            <w:del w:id="696" w:author="LKY" w:date="2026-09-15T17:28:14Z">
              <w:r>
                <w:rPr/>
                <w:fldChar w:fldCharType="separate"/>
              </w:r>
            </w:del>
          </w:ins>
          <w:ins w:id="697" w:author="L" w:date="2026-08-07T16:59:30Z">
            <w:del w:id="698" w:author="LKY" w:date="2026-09-15T17:28:14Z">
              <w:r>
                <w:rPr/>
                <w:delText>4</w:delText>
              </w:r>
            </w:del>
          </w:ins>
          <w:ins w:id="699" w:author="L" w:date="2026-08-07T16:59:29Z">
            <w:del w:id="700" w:author="LKY" w:date="2026-09-15T17:28:14Z">
              <w:r>
                <w:rPr/>
                <w:fldChar w:fldCharType="end"/>
              </w:r>
            </w:del>
          </w:ins>
          <w:ins w:id="701" w:author="L" w:date="2026-08-07T16:59:29Z">
            <w:del w:id="702" w:author="LKY" w:date="2026-09-15T17:28:14Z">
              <w:r>
                <w:rPr/>
                <w:fldChar w:fldCharType="end"/>
              </w:r>
            </w:del>
          </w:ins>
        </w:p>
        <w:p w14:paraId="1D9B5DBD">
          <w:pPr>
            <w:pStyle w:val="10"/>
            <w:tabs>
              <w:tab w:val="right" w:leader="dot" w:pos="8306"/>
            </w:tabs>
            <w:rPr>
              <w:ins w:id="703" w:author="L" w:date="2026-08-07T16:59:29Z"/>
              <w:del w:id="704" w:author="LKY" w:date="2026-09-15T17:28:14Z"/>
            </w:rPr>
          </w:pPr>
          <w:ins w:id="705" w:author="L" w:date="2026-08-07T16:59:29Z">
            <w:del w:id="706" w:author="LKY" w:date="2026-09-15T17:28:14Z">
              <w:r>
                <w:rPr/>
                <w:fldChar w:fldCharType="begin"/>
              </w:r>
            </w:del>
          </w:ins>
          <w:ins w:id="707" w:author="L" w:date="2026-08-07T16:59:29Z">
            <w:del w:id="708" w:author="LKY" w:date="2026-09-15T17:28:14Z">
              <w:r>
                <w:rPr/>
                <w:delInstrText xml:space="preserve"> HYPERLINK \l _Toc13158 </w:delInstrText>
              </w:r>
            </w:del>
          </w:ins>
          <w:ins w:id="709" w:author="L" w:date="2026-08-07T16:59:29Z">
            <w:del w:id="710" w:author="LKY" w:date="2026-09-15T17:28:14Z">
              <w:r>
                <w:rPr/>
                <w:fldChar w:fldCharType="separate"/>
              </w:r>
            </w:del>
          </w:ins>
          <w:ins w:id="711" w:author="L" w:date="2026-08-07T16:59:29Z">
            <w:del w:id="712" w:author="LKY" w:date="2026-09-15T17:28:14Z">
              <w:r>
                <w:rPr>
                  <w:rFonts w:hint="eastAsia" w:ascii="Times New Roman" w:hAnsi="Times New Roman" w:cstheme="minorEastAsia"/>
                  <w:bCs/>
                  <w:szCs w:val="44"/>
                  <w:lang w:val="en-US" w:eastAsia="zh-CN"/>
                </w:rPr>
                <w:delText>1.产品简介</w:delText>
              </w:r>
            </w:del>
          </w:ins>
          <w:ins w:id="713" w:author="L" w:date="2026-08-07T16:59:29Z">
            <w:del w:id="714" w:author="LKY" w:date="2026-09-15T17:28:14Z">
              <w:r>
                <w:rPr/>
                <w:tab/>
              </w:r>
            </w:del>
          </w:ins>
          <w:ins w:id="715" w:author="L" w:date="2026-08-07T16:59:29Z">
            <w:del w:id="716" w:author="LKY" w:date="2026-09-15T17:28:14Z">
              <w:r>
                <w:rPr/>
                <w:fldChar w:fldCharType="begin"/>
              </w:r>
            </w:del>
          </w:ins>
          <w:ins w:id="717" w:author="L" w:date="2026-08-07T16:59:29Z">
            <w:del w:id="718" w:author="LKY" w:date="2026-09-15T17:28:14Z">
              <w:r>
                <w:rPr/>
                <w:delInstrText xml:space="preserve"> PAGEREF _Toc13158 \h </w:delInstrText>
              </w:r>
            </w:del>
          </w:ins>
          <w:ins w:id="719" w:author="L" w:date="2026-08-07T16:59:29Z">
            <w:del w:id="720" w:author="LKY" w:date="2026-09-15T17:28:14Z">
              <w:r>
                <w:rPr/>
                <w:fldChar w:fldCharType="separate"/>
              </w:r>
            </w:del>
          </w:ins>
          <w:ins w:id="721" w:author="L" w:date="2026-08-07T16:59:30Z">
            <w:del w:id="722" w:author="LKY" w:date="2026-09-15T17:28:14Z">
              <w:r>
                <w:rPr/>
                <w:delText>5</w:delText>
              </w:r>
            </w:del>
          </w:ins>
          <w:ins w:id="723" w:author="L" w:date="2026-08-07T16:59:29Z">
            <w:del w:id="724" w:author="LKY" w:date="2026-09-15T17:28:14Z">
              <w:r>
                <w:rPr/>
                <w:fldChar w:fldCharType="end"/>
              </w:r>
            </w:del>
          </w:ins>
          <w:ins w:id="725" w:author="L" w:date="2026-08-07T16:59:29Z">
            <w:del w:id="726" w:author="LKY" w:date="2026-09-15T17:28:14Z">
              <w:r>
                <w:rPr/>
                <w:fldChar w:fldCharType="end"/>
              </w:r>
            </w:del>
          </w:ins>
        </w:p>
        <w:p w14:paraId="0A8021F0">
          <w:pPr>
            <w:pStyle w:val="11"/>
            <w:tabs>
              <w:tab w:val="right" w:leader="dot" w:pos="8306"/>
            </w:tabs>
            <w:rPr>
              <w:ins w:id="727" w:author="L" w:date="2026-08-07T16:59:29Z"/>
              <w:del w:id="728" w:author="LKY" w:date="2026-09-15T17:28:14Z"/>
            </w:rPr>
          </w:pPr>
          <w:ins w:id="729" w:author="L" w:date="2026-08-07T16:59:29Z">
            <w:del w:id="730" w:author="LKY" w:date="2026-09-15T17:28:14Z">
              <w:r>
                <w:rPr/>
                <w:fldChar w:fldCharType="begin"/>
              </w:r>
            </w:del>
          </w:ins>
          <w:ins w:id="731" w:author="L" w:date="2026-08-07T16:59:29Z">
            <w:del w:id="732" w:author="LKY" w:date="2026-09-15T17:28:14Z">
              <w:r>
                <w:rPr/>
                <w:delInstrText xml:space="preserve"> HYPERLINK \l _Toc18125 </w:delInstrText>
              </w:r>
            </w:del>
          </w:ins>
          <w:ins w:id="733" w:author="L" w:date="2026-08-07T16:59:29Z">
            <w:del w:id="734" w:author="LKY" w:date="2026-09-15T17:28:14Z">
              <w:r>
                <w:rPr/>
                <w:fldChar w:fldCharType="separate"/>
              </w:r>
            </w:del>
          </w:ins>
          <w:ins w:id="735" w:author="L" w:date="2026-08-07T16:59:29Z">
            <w:del w:id="736" w:author="LKY" w:date="2026-09-15T17:28:14Z">
              <w:r>
                <w:rPr>
                  <w:rFonts w:hint="eastAsia" w:ascii="Times New Roman" w:hAnsi="Times New Roman" w:cstheme="minorEastAsia"/>
                  <w:bCs/>
                  <w:szCs w:val="32"/>
                  <w:lang w:val="en-US" w:eastAsia="zh-CN"/>
                </w:rPr>
                <w:delText>1.1 概述</w:delText>
              </w:r>
            </w:del>
          </w:ins>
          <w:ins w:id="737" w:author="L" w:date="2026-08-07T16:59:29Z">
            <w:del w:id="738" w:author="LKY" w:date="2026-09-15T17:28:14Z">
              <w:r>
                <w:rPr/>
                <w:tab/>
              </w:r>
            </w:del>
          </w:ins>
          <w:ins w:id="739" w:author="L" w:date="2026-08-07T16:59:29Z">
            <w:del w:id="740" w:author="LKY" w:date="2026-09-15T17:28:14Z">
              <w:r>
                <w:rPr/>
                <w:fldChar w:fldCharType="begin"/>
              </w:r>
            </w:del>
          </w:ins>
          <w:ins w:id="741" w:author="L" w:date="2026-08-07T16:59:29Z">
            <w:del w:id="742" w:author="LKY" w:date="2026-09-15T17:28:14Z">
              <w:r>
                <w:rPr/>
                <w:delInstrText xml:space="preserve"> PAGEREF _Toc18125 \h </w:delInstrText>
              </w:r>
            </w:del>
          </w:ins>
          <w:ins w:id="743" w:author="L" w:date="2026-08-07T16:59:29Z">
            <w:del w:id="744" w:author="LKY" w:date="2026-09-15T17:28:14Z">
              <w:r>
                <w:rPr/>
                <w:fldChar w:fldCharType="separate"/>
              </w:r>
            </w:del>
          </w:ins>
          <w:ins w:id="745" w:author="L" w:date="2026-08-07T16:59:30Z">
            <w:del w:id="746" w:author="LKY" w:date="2026-09-15T17:28:14Z">
              <w:r>
                <w:rPr/>
                <w:delText>5</w:delText>
              </w:r>
            </w:del>
          </w:ins>
          <w:ins w:id="747" w:author="L" w:date="2026-08-07T16:59:29Z">
            <w:del w:id="748" w:author="LKY" w:date="2026-09-15T17:28:14Z">
              <w:r>
                <w:rPr/>
                <w:fldChar w:fldCharType="end"/>
              </w:r>
            </w:del>
          </w:ins>
          <w:ins w:id="749" w:author="L" w:date="2026-08-07T16:59:29Z">
            <w:del w:id="750" w:author="LKY" w:date="2026-09-15T17:28:14Z">
              <w:r>
                <w:rPr/>
                <w:fldChar w:fldCharType="end"/>
              </w:r>
            </w:del>
          </w:ins>
        </w:p>
        <w:p w14:paraId="6BE5DB9A">
          <w:pPr>
            <w:pStyle w:val="11"/>
            <w:tabs>
              <w:tab w:val="right" w:leader="dot" w:pos="8306"/>
            </w:tabs>
            <w:rPr>
              <w:ins w:id="751" w:author="L" w:date="2026-08-07T16:59:29Z"/>
              <w:del w:id="752" w:author="LKY" w:date="2026-09-15T17:28:14Z"/>
            </w:rPr>
          </w:pPr>
          <w:ins w:id="753" w:author="L" w:date="2026-08-07T16:59:29Z">
            <w:del w:id="754" w:author="LKY" w:date="2026-09-15T17:28:14Z">
              <w:r>
                <w:rPr/>
                <w:fldChar w:fldCharType="begin"/>
              </w:r>
            </w:del>
          </w:ins>
          <w:ins w:id="755" w:author="L" w:date="2026-08-07T16:59:29Z">
            <w:del w:id="756" w:author="LKY" w:date="2026-09-15T17:28:14Z">
              <w:r>
                <w:rPr/>
                <w:delInstrText xml:space="preserve"> HYPERLINK \l _Toc10680 </w:delInstrText>
              </w:r>
            </w:del>
          </w:ins>
          <w:ins w:id="757" w:author="L" w:date="2026-08-07T16:59:29Z">
            <w:del w:id="758" w:author="LKY" w:date="2026-09-15T17:28:14Z">
              <w:r>
                <w:rPr/>
                <w:fldChar w:fldCharType="separate"/>
              </w:r>
            </w:del>
          </w:ins>
          <w:ins w:id="759" w:author="L" w:date="2026-08-07T16:59:29Z">
            <w:del w:id="760" w:author="LKY" w:date="2026-09-15T17:28:14Z">
              <w:r>
                <w:rPr>
                  <w:rFonts w:hint="eastAsia" w:ascii="Times New Roman" w:hAnsi="Times New Roman" w:eastAsia="宋体" w:cs="宋体"/>
                  <w:bCs/>
                  <w:iCs/>
                  <w:kern w:val="2"/>
                  <w:szCs w:val="32"/>
                  <w:lang w:val="en-US" w:eastAsia="zh-CN" w:bidi="ar-SA"/>
                </w:rPr>
                <w:delText>1.2外形尺寸</w:delText>
              </w:r>
            </w:del>
          </w:ins>
          <w:ins w:id="761" w:author="L" w:date="2026-08-07T16:59:29Z">
            <w:del w:id="762" w:author="LKY" w:date="2026-09-15T17:28:14Z">
              <w:r>
                <w:rPr/>
                <w:tab/>
              </w:r>
            </w:del>
          </w:ins>
          <w:ins w:id="763" w:author="L" w:date="2026-08-07T16:59:29Z">
            <w:del w:id="764" w:author="LKY" w:date="2026-09-15T17:28:14Z">
              <w:r>
                <w:rPr/>
                <w:fldChar w:fldCharType="begin"/>
              </w:r>
            </w:del>
          </w:ins>
          <w:ins w:id="765" w:author="L" w:date="2026-08-07T16:59:29Z">
            <w:del w:id="766" w:author="LKY" w:date="2026-09-15T17:28:14Z">
              <w:r>
                <w:rPr/>
                <w:delInstrText xml:space="preserve"> PAGEREF _Toc10680 \h </w:delInstrText>
              </w:r>
            </w:del>
          </w:ins>
          <w:ins w:id="767" w:author="L" w:date="2026-08-07T16:59:29Z">
            <w:del w:id="768" w:author="LKY" w:date="2026-09-15T17:28:14Z">
              <w:r>
                <w:rPr/>
                <w:fldChar w:fldCharType="separate"/>
              </w:r>
            </w:del>
          </w:ins>
          <w:ins w:id="769" w:author="L" w:date="2026-08-07T16:59:30Z">
            <w:del w:id="770" w:author="LKY" w:date="2026-09-15T17:28:14Z">
              <w:r>
                <w:rPr/>
                <w:delText>5</w:delText>
              </w:r>
            </w:del>
          </w:ins>
          <w:ins w:id="771" w:author="L" w:date="2026-08-07T16:59:29Z">
            <w:del w:id="772" w:author="LKY" w:date="2026-09-15T17:28:14Z">
              <w:r>
                <w:rPr/>
                <w:fldChar w:fldCharType="end"/>
              </w:r>
            </w:del>
          </w:ins>
          <w:ins w:id="773" w:author="L" w:date="2026-08-07T16:59:29Z">
            <w:del w:id="774" w:author="LKY" w:date="2026-09-15T17:28:14Z">
              <w:r>
                <w:rPr/>
                <w:fldChar w:fldCharType="end"/>
              </w:r>
            </w:del>
          </w:ins>
        </w:p>
        <w:p w14:paraId="1D7AB2A9">
          <w:pPr>
            <w:pStyle w:val="11"/>
            <w:tabs>
              <w:tab w:val="right" w:leader="dot" w:pos="8306"/>
            </w:tabs>
            <w:rPr>
              <w:ins w:id="775" w:author="L" w:date="2026-08-07T16:59:29Z"/>
              <w:del w:id="776" w:author="LKY" w:date="2026-09-15T17:28:14Z"/>
            </w:rPr>
          </w:pPr>
          <w:ins w:id="777" w:author="L" w:date="2026-08-07T16:59:29Z">
            <w:del w:id="778" w:author="LKY" w:date="2026-09-15T17:28:14Z">
              <w:r>
                <w:rPr/>
                <w:fldChar w:fldCharType="begin"/>
              </w:r>
            </w:del>
          </w:ins>
          <w:ins w:id="779" w:author="L" w:date="2026-08-07T16:59:29Z">
            <w:del w:id="780" w:author="LKY" w:date="2026-09-15T17:28:14Z">
              <w:r>
                <w:rPr/>
                <w:delInstrText xml:space="preserve"> HYPERLINK \l _Toc19336 </w:delInstrText>
              </w:r>
            </w:del>
          </w:ins>
          <w:ins w:id="781" w:author="L" w:date="2026-08-07T16:59:29Z">
            <w:del w:id="782" w:author="LKY" w:date="2026-09-15T17:28:14Z">
              <w:r>
                <w:rPr/>
                <w:fldChar w:fldCharType="separate"/>
              </w:r>
            </w:del>
          </w:ins>
          <w:ins w:id="783" w:author="L" w:date="2026-08-07T16:59:29Z">
            <w:del w:id="784" w:author="LKY" w:date="2026-09-15T17:28:14Z">
              <w:r>
                <w:rPr>
                  <w:rFonts w:hint="eastAsia" w:ascii="Times New Roman" w:hAnsi="Times New Roman" w:eastAsia="宋体" w:cs="宋体"/>
                  <w:bCs/>
                  <w:iCs/>
                  <w:szCs w:val="32"/>
                  <w:lang w:val="en-US" w:eastAsia="zh-CN"/>
                </w:rPr>
                <w:delText>1.3技术参数</w:delText>
              </w:r>
            </w:del>
          </w:ins>
          <w:ins w:id="785" w:author="L" w:date="2026-08-07T16:59:29Z">
            <w:del w:id="786" w:author="LKY" w:date="2026-09-15T17:28:14Z">
              <w:r>
                <w:rPr/>
                <w:tab/>
              </w:r>
            </w:del>
          </w:ins>
          <w:ins w:id="787" w:author="L" w:date="2026-08-07T16:59:29Z">
            <w:del w:id="788" w:author="LKY" w:date="2026-09-15T17:28:14Z">
              <w:r>
                <w:rPr/>
                <w:fldChar w:fldCharType="begin"/>
              </w:r>
            </w:del>
          </w:ins>
          <w:ins w:id="789" w:author="L" w:date="2026-08-07T16:59:29Z">
            <w:del w:id="790" w:author="LKY" w:date="2026-09-15T17:28:14Z">
              <w:r>
                <w:rPr/>
                <w:delInstrText xml:space="preserve"> PAGEREF _Toc19336 \h </w:delInstrText>
              </w:r>
            </w:del>
          </w:ins>
          <w:ins w:id="791" w:author="L" w:date="2026-08-07T16:59:29Z">
            <w:del w:id="792" w:author="LKY" w:date="2026-09-15T17:28:14Z">
              <w:r>
                <w:rPr/>
                <w:fldChar w:fldCharType="separate"/>
              </w:r>
            </w:del>
          </w:ins>
          <w:ins w:id="793" w:author="L" w:date="2026-08-07T16:59:30Z">
            <w:del w:id="794" w:author="LKY" w:date="2026-09-15T17:28:14Z">
              <w:r>
                <w:rPr/>
                <w:delText>6</w:delText>
              </w:r>
            </w:del>
          </w:ins>
          <w:ins w:id="795" w:author="L" w:date="2026-08-07T16:59:29Z">
            <w:del w:id="796" w:author="LKY" w:date="2026-09-15T17:28:14Z">
              <w:r>
                <w:rPr/>
                <w:fldChar w:fldCharType="end"/>
              </w:r>
            </w:del>
          </w:ins>
          <w:ins w:id="797" w:author="L" w:date="2026-08-07T16:59:29Z">
            <w:del w:id="798" w:author="LKY" w:date="2026-09-15T17:28:14Z">
              <w:r>
                <w:rPr/>
                <w:fldChar w:fldCharType="end"/>
              </w:r>
            </w:del>
          </w:ins>
        </w:p>
        <w:p w14:paraId="4EBCDF09">
          <w:pPr>
            <w:pStyle w:val="11"/>
            <w:tabs>
              <w:tab w:val="right" w:leader="dot" w:pos="8306"/>
            </w:tabs>
            <w:rPr>
              <w:ins w:id="799" w:author="L" w:date="2026-08-07T16:59:29Z"/>
              <w:del w:id="800" w:author="LKY" w:date="2026-09-15T17:28:14Z"/>
            </w:rPr>
          </w:pPr>
          <w:ins w:id="801" w:author="L" w:date="2026-08-07T16:59:29Z">
            <w:del w:id="802" w:author="LKY" w:date="2026-09-15T17:28:14Z">
              <w:r>
                <w:rPr/>
                <w:fldChar w:fldCharType="begin"/>
              </w:r>
            </w:del>
          </w:ins>
          <w:ins w:id="803" w:author="L" w:date="2026-08-07T16:59:29Z">
            <w:del w:id="804" w:author="LKY" w:date="2026-09-15T17:28:14Z">
              <w:r>
                <w:rPr/>
                <w:delInstrText xml:space="preserve"> HYPERLINK \l _Toc24725 </w:delInstrText>
              </w:r>
            </w:del>
          </w:ins>
          <w:ins w:id="805" w:author="L" w:date="2026-08-07T16:59:29Z">
            <w:del w:id="806" w:author="LKY" w:date="2026-09-15T17:28:14Z">
              <w:r>
                <w:rPr/>
                <w:fldChar w:fldCharType="separate"/>
              </w:r>
            </w:del>
          </w:ins>
          <w:ins w:id="807" w:author="L" w:date="2026-08-07T16:59:29Z">
            <w:del w:id="808" w:author="LKY" w:date="2026-09-15T17:28:14Z">
              <w:r>
                <w:rPr>
                  <w:rFonts w:hint="eastAsia" w:ascii="Times New Roman" w:hAnsi="Times New Roman" w:eastAsia="宋体" w:cs="宋体"/>
                  <w:bCs/>
                  <w:iCs/>
                  <w:kern w:val="2"/>
                  <w:szCs w:val="32"/>
                  <w:lang w:val="en-US" w:eastAsia="zh-CN" w:bidi="ar-SA"/>
                </w:rPr>
                <w:delText>1.4设备选型</w:delText>
              </w:r>
            </w:del>
          </w:ins>
          <w:ins w:id="809" w:author="L" w:date="2026-08-07T16:59:29Z">
            <w:del w:id="810" w:author="LKY" w:date="2026-09-15T17:28:14Z">
              <w:r>
                <w:rPr/>
                <w:tab/>
              </w:r>
            </w:del>
          </w:ins>
          <w:ins w:id="811" w:author="L" w:date="2026-08-07T16:59:29Z">
            <w:del w:id="812" w:author="LKY" w:date="2026-09-15T17:28:14Z">
              <w:r>
                <w:rPr/>
                <w:fldChar w:fldCharType="begin"/>
              </w:r>
            </w:del>
          </w:ins>
          <w:ins w:id="813" w:author="L" w:date="2026-08-07T16:59:29Z">
            <w:del w:id="814" w:author="LKY" w:date="2026-09-15T17:28:14Z">
              <w:r>
                <w:rPr/>
                <w:delInstrText xml:space="preserve"> PAGEREF _Toc24725 \h </w:delInstrText>
              </w:r>
            </w:del>
          </w:ins>
          <w:ins w:id="815" w:author="L" w:date="2026-08-07T16:59:29Z">
            <w:del w:id="816" w:author="LKY" w:date="2026-09-15T17:28:14Z">
              <w:r>
                <w:rPr/>
                <w:fldChar w:fldCharType="separate"/>
              </w:r>
            </w:del>
          </w:ins>
          <w:ins w:id="817" w:author="L" w:date="2026-08-07T16:59:30Z">
            <w:del w:id="818" w:author="LKY" w:date="2026-09-15T17:28:14Z">
              <w:r>
                <w:rPr/>
                <w:delText>8</w:delText>
              </w:r>
            </w:del>
          </w:ins>
          <w:ins w:id="819" w:author="L" w:date="2026-08-07T16:59:29Z">
            <w:del w:id="820" w:author="LKY" w:date="2026-09-15T17:28:14Z">
              <w:r>
                <w:rPr/>
                <w:fldChar w:fldCharType="end"/>
              </w:r>
            </w:del>
          </w:ins>
          <w:ins w:id="821" w:author="L" w:date="2026-08-07T16:59:29Z">
            <w:del w:id="822" w:author="LKY" w:date="2026-09-15T17:28:14Z">
              <w:r>
                <w:rPr/>
                <w:fldChar w:fldCharType="end"/>
              </w:r>
            </w:del>
          </w:ins>
        </w:p>
        <w:p w14:paraId="45FB32EB">
          <w:pPr>
            <w:pStyle w:val="7"/>
            <w:tabs>
              <w:tab w:val="right" w:leader="dot" w:pos="8306"/>
            </w:tabs>
            <w:rPr>
              <w:ins w:id="823" w:author="L" w:date="2026-08-07T16:59:29Z"/>
              <w:del w:id="824" w:author="LKY" w:date="2026-09-15T17:28:14Z"/>
            </w:rPr>
          </w:pPr>
          <w:ins w:id="825" w:author="L" w:date="2026-08-07T16:59:29Z">
            <w:del w:id="826" w:author="LKY" w:date="2026-09-15T17:28:14Z">
              <w:r>
                <w:rPr/>
                <w:fldChar w:fldCharType="begin"/>
              </w:r>
            </w:del>
          </w:ins>
          <w:ins w:id="827" w:author="L" w:date="2026-08-07T16:59:29Z">
            <w:del w:id="828" w:author="LKY" w:date="2026-09-15T17:28:14Z">
              <w:r>
                <w:rPr/>
                <w:delInstrText xml:space="preserve"> HYPERLINK \l _Toc25443 </w:delInstrText>
              </w:r>
            </w:del>
          </w:ins>
          <w:ins w:id="829" w:author="L" w:date="2026-08-07T16:59:29Z">
            <w:del w:id="830" w:author="LKY" w:date="2026-09-15T17:28:14Z">
              <w:r>
                <w:rPr/>
                <w:fldChar w:fldCharType="separate"/>
              </w:r>
            </w:del>
          </w:ins>
          <w:ins w:id="831" w:author="L" w:date="2026-08-07T16:59:29Z">
            <w:del w:id="832" w:author="LKY" w:date="2026-09-15T17:28:14Z">
              <w:r>
                <w:rPr>
                  <w:rFonts w:hint="eastAsia" w:ascii="Times New Roman" w:hAnsi="Times New Roman" w:eastAsia="宋体" w:cs="宋体"/>
                  <w:bCs/>
                  <w:iCs/>
                  <w:kern w:val="2"/>
                  <w:szCs w:val="28"/>
                  <w:lang w:val="en-US" w:eastAsia="zh-CN" w:bidi="ar-SA"/>
                </w:rPr>
                <w:delText>1.4.1主型号选型</w:delText>
              </w:r>
            </w:del>
          </w:ins>
          <w:ins w:id="833" w:author="L" w:date="2026-08-07T16:59:29Z">
            <w:del w:id="834" w:author="LKY" w:date="2026-09-15T17:28:14Z">
              <w:r>
                <w:rPr/>
                <w:tab/>
              </w:r>
            </w:del>
          </w:ins>
          <w:ins w:id="835" w:author="L" w:date="2026-08-07T16:59:29Z">
            <w:del w:id="836" w:author="LKY" w:date="2026-09-15T17:28:14Z">
              <w:r>
                <w:rPr/>
                <w:fldChar w:fldCharType="begin"/>
              </w:r>
            </w:del>
          </w:ins>
          <w:ins w:id="837" w:author="L" w:date="2026-08-07T16:59:29Z">
            <w:del w:id="838" w:author="LKY" w:date="2026-09-15T17:28:14Z">
              <w:r>
                <w:rPr/>
                <w:delInstrText xml:space="preserve"> PAGEREF _Toc25443 \h </w:delInstrText>
              </w:r>
            </w:del>
          </w:ins>
          <w:ins w:id="839" w:author="L" w:date="2026-08-07T16:59:29Z">
            <w:del w:id="840" w:author="LKY" w:date="2026-09-15T17:28:14Z">
              <w:r>
                <w:rPr/>
                <w:fldChar w:fldCharType="separate"/>
              </w:r>
            </w:del>
          </w:ins>
          <w:ins w:id="841" w:author="L" w:date="2026-08-07T16:59:30Z">
            <w:del w:id="842" w:author="LKY" w:date="2026-09-15T17:28:14Z">
              <w:r>
                <w:rPr/>
                <w:delText>8</w:delText>
              </w:r>
            </w:del>
          </w:ins>
          <w:ins w:id="843" w:author="L" w:date="2026-08-07T16:59:29Z">
            <w:del w:id="844" w:author="LKY" w:date="2026-09-15T17:28:14Z">
              <w:r>
                <w:rPr/>
                <w:fldChar w:fldCharType="end"/>
              </w:r>
            </w:del>
          </w:ins>
          <w:ins w:id="845" w:author="L" w:date="2026-08-07T16:59:29Z">
            <w:del w:id="846" w:author="LKY" w:date="2026-09-15T17:28:14Z">
              <w:r>
                <w:rPr/>
                <w:fldChar w:fldCharType="end"/>
              </w:r>
            </w:del>
          </w:ins>
        </w:p>
        <w:p w14:paraId="0F0D0C57">
          <w:pPr>
            <w:pStyle w:val="7"/>
            <w:tabs>
              <w:tab w:val="right" w:leader="dot" w:pos="8306"/>
            </w:tabs>
            <w:rPr>
              <w:ins w:id="847" w:author="L" w:date="2026-08-07T16:59:29Z"/>
              <w:del w:id="848" w:author="LKY" w:date="2026-09-15T17:28:14Z"/>
            </w:rPr>
          </w:pPr>
          <w:ins w:id="849" w:author="L" w:date="2026-08-07T16:59:29Z">
            <w:del w:id="850" w:author="LKY" w:date="2026-09-15T17:28:14Z">
              <w:r>
                <w:rPr/>
                <w:fldChar w:fldCharType="begin"/>
              </w:r>
            </w:del>
          </w:ins>
          <w:ins w:id="851" w:author="L" w:date="2026-08-07T16:59:29Z">
            <w:del w:id="852" w:author="LKY" w:date="2026-09-15T17:28:14Z">
              <w:r>
                <w:rPr/>
                <w:delInstrText xml:space="preserve"> HYPERLINK \l _Toc16581 </w:delInstrText>
              </w:r>
            </w:del>
          </w:ins>
          <w:ins w:id="853" w:author="L" w:date="2026-08-07T16:59:29Z">
            <w:del w:id="854" w:author="LKY" w:date="2026-09-15T17:28:14Z">
              <w:r>
                <w:rPr/>
                <w:fldChar w:fldCharType="separate"/>
              </w:r>
            </w:del>
          </w:ins>
          <w:ins w:id="855" w:author="L" w:date="2026-08-07T16:59:29Z">
            <w:del w:id="856" w:author="LKY" w:date="2026-09-15T17:28:14Z">
              <w:r>
                <w:rPr>
                  <w:rFonts w:hint="eastAsia" w:ascii="Times New Roman" w:hAnsi="Times New Roman" w:eastAsia="宋体" w:cs="宋体"/>
                  <w:bCs/>
                  <w:iCs/>
                  <w:kern w:val="2"/>
                  <w:szCs w:val="28"/>
                  <w:lang w:val="en-US" w:eastAsia="zh-CN" w:bidi="ar-SA"/>
                </w:rPr>
                <w:delText>1.4.2 SOM选型表</w:delText>
              </w:r>
            </w:del>
          </w:ins>
          <w:ins w:id="857" w:author="L" w:date="2026-08-07T16:59:29Z">
            <w:del w:id="858" w:author="LKY" w:date="2026-09-15T17:28:14Z">
              <w:r>
                <w:rPr/>
                <w:tab/>
              </w:r>
            </w:del>
          </w:ins>
          <w:ins w:id="859" w:author="L" w:date="2026-08-07T16:59:29Z">
            <w:del w:id="860" w:author="LKY" w:date="2026-09-15T17:28:14Z">
              <w:r>
                <w:rPr/>
                <w:fldChar w:fldCharType="begin"/>
              </w:r>
            </w:del>
          </w:ins>
          <w:ins w:id="861" w:author="L" w:date="2026-08-07T16:59:29Z">
            <w:del w:id="862" w:author="LKY" w:date="2026-09-15T17:28:14Z">
              <w:r>
                <w:rPr/>
                <w:delInstrText xml:space="preserve"> PAGEREF _Toc16581 \h </w:delInstrText>
              </w:r>
            </w:del>
          </w:ins>
          <w:ins w:id="863" w:author="L" w:date="2026-08-07T16:59:29Z">
            <w:del w:id="864" w:author="LKY" w:date="2026-09-15T17:28:14Z">
              <w:r>
                <w:rPr/>
                <w:fldChar w:fldCharType="separate"/>
              </w:r>
            </w:del>
          </w:ins>
          <w:ins w:id="865" w:author="L" w:date="2026-08-07T16:59:30Z">
            <w:del w:id="866" w:author="LKY" w:date="2026-09-15T17:28:14Z">
              <w:r>
                <w:rPr/>
                <w:delText>8</w:delText>
              </w:r>
            </w:del>
          </w:ins>
          <w:ins w:id="867" w:author="L" w:date="2026-08-07T16:59:29Z">
            <w:del w:id="868" w:author="LKY" w:date="2026-09-15T17:28:14Z">
              <w:r>
                <w:rPr/>
                <w:fldChar w:fldCharType="end"/>
              </w:r>
            </w:del>
          </w:ins>
          <w:ins w:id="869" w:author="L" w:date="2026-08-07T16:59:29Z">
            <w:del w:id="870" w:author="LKY" w:date="2026-09-15T17:28:14Z">
              <w:r>
                <w:rPr/>
                <w:fldChar w:fldCharType="end"/>
              </w:r>
            </w:del>
          </w:ins>
        </w:p>
        <w:p w14:paraId="492120E5">
          <w:pPr>
            <w:pStyle w:val="7"/>
            <w:tabs>
              <w:tab w:val="right" w:leader="dot" w:pos="8306"/>
            </w:tabs>
            <w:rPr>
              <w:ins w:id="871" w:author="L" w:date="2026-08-07T16:59:29Z"/>
              <w:del w:id="872" w:author="LKY" w:date="2026-09-15T17:28:14Z"/>
            </w:rPr>
          </w:pPr>
          <w:ins w:id="873" w:author="L" w:date="2026-08-07T16:59:29Z">
            <w:del w:id="874" w:author="LKY" w:date="2026-09-15T17:28:14Z">
              <w:r>
                <w:rPr/>
                <w:fldChar w:fldCharType="begin"/>
              </w:r>
            </w:del>
          </w:ins>
          <w:ins w:id="875" w:author="L" w:date="2026-08-07T16:59:29Z">
            <w:del w:id="876" w:author="LKY" w:date="2026-09-15T17:28:14Z">
              <w:r>
                <w:rPr/>
                <w:delInstrText xml:space="preserve"> HYPERLINK \l _Toc13360 </w:delInstrText>
              </w:r>
            </w:del>
          </w:ins>
          <w:ins w:id="877" w:author="L" w:date="2026-08-07T16:59:29Z">
            <w:del w:id="878" w:author="LKY" w:date="2026-09-15T17:28:14Z">
              <w:r>
                <w:rPr/>
                <w:fldChar w:fldCharType="separate"/>
              </w:r>
            </w:del>
          </w:ins>
          <w:ins w:id="879" w:author="L" w:date="2026-08-07T16:59:29Z">
            <w:del w:id="880" w:author="LKY" w:date="2026-09-15T17:28:14Z">
              <w:r>
                <w:rPr>
                  <w:rFonts w:hint="eastAsia" w:ascii="Times New Roman" w:hAnsi="Times New Roman" w:eastAsia="宋体" w:cs="宋体"/>
                  <w:bCs/>
                  <w:iCs/>
                  <w:kern w:val="2"/>
                  <w:szCs w:val="28"/>
                  <w:lang w:val="en-US" w:eastAsia="zh-CN" w:bidi="ar-SA"/>
                </w:rPr>
                <w:delText>1.4.3 X系列板选型</w:delText>
              </w:r>
            </w:del>
          </w:ins>
          <w:ins w:id="881" w:author="L" w:date="2026-08-07T16:59:29Z">
            <w:del w:id="882" w:author="LKY" w:date="2026-09-15T17:28:14Z">
              <w:r>
                <w:rPr/>
                <w:tab/>
              </w:r>
            </w:del>
          </w:ins>
          <w:ins w:id="883" w:author="L" w:date="2026-08-07T16:59:29Z">
            <w:del w:id="884" w:author="LKY" w:date="2026-09-15T17:28:14Z">
              <w:r>
                <w:rPr/>
                <w:fldChar w:fldCharType="begin"/>
              </w:r>
            </w:del>
          </w:ins>
          <w:ins w:id="885" w:author="L" w:date="2026-08-07T16:59:29Z">
            <w:del w:id="886" w:author="LKY" w:date="2026-09-15T17:28:14Z">
              <w:r>
                <w:rPr/>
                <w:delInstrText xml:space="preserve"> PAGEREF _Toc13360 \h </w:delInstrText>
              </w:r>
            </w:del>
          </w:ins>
          <w:ins w:id="887" w:author="L" w:date="2026-08-07T16:59:29Z">
            <w:del w:id="888" w:author="LKY" w:date="2026-09-15T17:28:14Z">
              <w:r>
                <w:rPr/>
                <w:fldChar w:fldCharType="separate"/>
              </w:r>
            </w:del>
          </w:ins>
          <w:ins w:id="889" w:author="L" w:date="2026-08-07T16:59:30Z">
            <w:del w:id="890" w:author="LKY" w:date="2026-09-15T17:28:14Z">
              <w:r>
                <w:rPr/>
                <w:delText>9</w:delText>
              </w:r>
            </w:del>
          </w:ins>
          <w:ins w:id="891" w:author="L" w:date="2026-08-07T16:59:29Z">
            <w:del w:id="892" w:author="LKY" w:date="2026-09-15T17:28:14Z">
              <w:r>
                <w:rPr/>
                <w:fldChar w:fldCharType="end"/>
              </w:r>
            </w:del>
          </w:ins>
          <w:ins w:id="893" w:author="L" w:date="2026-08-07T16:59:29Z">
            <w:del w:id="894" w:author="LKY" w:date="2026-09-15T17:28:14Z">
              <w:r>
                <w:rPr/>
                <w:fldChar w:fldCharType="end"/>
              </w:r>
            </w:del>
          </w:ins>
        </w:p>
        <w:p w14:paraId="0F595436">
          <w:pPr>
            <w:pStyle w:val="7"/>
            <w:tabs>
              <w:tab w:val="right" w:leader="dot" w:pos="8306"/>
            </w:tabs>
            <w:rPr>
              <w:ins w:id="895" w:author="L" w:date="2026-08-07T16:59:29Z"/>
              <w:del w:id="896" w:author="LKY" w:date="2026-09-15T17:28:14Z"/>
            </w:rPr>
          </w:pPr>
          <w:ins w:id="897" w:author="L" w:date="2026-08-07T16:59:29Z">
            <w:del w:id="898" w:author="LKY" w:date="2026-09-15T17:28:14Z">
              <w:r>
                <w:rPr/>
                <w:fldChar w:fldCharType="begin"/>
              </w:r>
            </w:del>
          </w:ins>
          <w:ins w:id="899" w:author="L" w:date="2026-08-07T16:59:29Z">
            <w:del w:id="900" w:author="LKY" w:date="2026-09-15T17:28:14Z">
              <w:r>
                <w:rPr/>
                <w:delInstrText xml:space="preserve"> HYPERLINK \l _Toc16492 </w:delInstrText>
              </w:r>
            </w:del>
          </w:ins>
          <w:ins w:id="901" w:author="L" w:date="2026-08-07T16:59:29Z">
            <w:del w:id="902" w:author="LKY" w:date="2026-09-15T17:28:14Z">
              <w:r>
                <w:rPr/>
                <w:fldChar w:fldCharType="separate"/>
              </w:r>
            </w:del>
          </w:ins>
          <w:ins w:id="903" w:author="L" w:date="2026-08-07T16:59:29Z">
            <w:del w:id="904" w:author="LKY" w:date="2026-09-15T17:28:14Z">
              <w:r>
                <w:rPr>
                  <w:rFonts w:hint="eastAsia" w:ascii="Times New Roman" w:hAnsi="Times New Roman" w:eastAsia="宋体" w:cs="Times New Roman"/>
                  <w:bCs/>
                  <w:iCs/>
                  <w:kern w:val="2"/>
                  <w:szCs w:val="28"/>
                  <w:lang w:val="en-US" w:eastAsia="zh-CN" w:bidi="ar-SA"/>
                </w:rPr>
                <w:delText>1.4.4 N系列IO板选型</w:delText>
              </w:r>
            </w:del>
          </w:ins>
          <w:ins w:id="905" w:author="L" w:date="2026-08-07T16:59:29Z">
            <w:del w:id="906" w:author="LKY" w:date="2026-09-15T17:28:14Z">
              <w:r>
                <w:rPr/>
                <w:tab/>
              </w:r>
            </w:del>
          </w:ins>
          <w:ins w:id="907" w:author="L" w:date="2026-08-07T16:59:29Z">
            <w:del w:id="908" w:author="LKY" w:date="2026-09-15T17:28:14Z">
              <w:r>
                <w:rPr/>
                <w:fldChar w:fldCharType="begin"/>
              </w:r>
            </w:del>
          </w:ins>
          <w:ins w:id="909" w:author="L" w:date="2026-08-07T16:59:29Z">
            <w:del w:id="910" w:author="LKY" w:date="2026-09-15T17:28:14Z">
              <w:r>
                <w:rPr/>
                <w:delInstrText xml:space="preserve"> PAGEREF _Toc16492 \h </w:delInstrText>
              </w:r>
            </w:del>
          </w:ins>
          <w:ins w:id="911" w:author="L" w:date="2026-08-07T16:59:29Z">
            <w:del w:id="912" w:author="LKY" w:date="2026-09-15T17:28:14Z">
              <w:r>
                <w:rPr/>
                <w:fldChar w:fldCharType="separate"/>
              </w:r>
            </w:del>
          </w:ins>
          <w:ins w:id="913" w:author="L" w:date="2026-08-07T16:59:30Z">
            <w:del w:id="914" w:author="LKY" w:date="2026-09-15T17:28:14Z">
              <w:r>
                <w:rPr/>
                <w:delText>9</w:delText>
              </w:r>
            </w:del>
          </w:ins>
          <w:ins w:id="915" w:author="L" w:date="2026-08-07T16:59:29Z">
            <w:del w:id="916" w:author="LKY" w:date="2026-09-15T17:28:14Z">
              <w:r>
                <w:rPr/>
                <w:fldChar w:fldCharType="end"/>
              </w:r>
            </w:del>
          </w:ins>
          <w:ins w:id="917" w:author="L" w:date="2026-08-07T16:59:29Z">
            <w:del w:id="918" w:author="LKY" w:date="2026-09-15T17:28:14Z">
              <w:r>
                <w:rPr/>
                <w:fldChar w:fldCharType="end"/>
              </w:r>
            </w:del>
          </w:ins>
        </w:p>
        <w:p w14:paraId="30675B04">
          <w:pPr>
            <w:pStyle w:val="10"/>
            <w:tabs>
              <w:tab w:val="right" w:leader="dot" w:pos="8306"/>
            </w:tabs>
            <w:rPr>
              <w:ins w:id="919" w:author="L" w:date="2026-08-07T16:59:29Z"/>
              <w:del w:id="920" w:author="LKY" w:date="2026-09-15T17:28:14Z"/>
            </w:rPr>
          </w:pPr>
          <w:ins w:id="921" w:author="L" w:date="2026-08-07T16:59:29Z">
            <w:del w:id="922" w:author="LKY" w:date="2026-09-15T17:28:14Z">
              <w:r>
                <w:rPr/>
                <w:fldChar w:fldCharType="begin"/>
              </w:r>
            </w:del>
          </w:ins>
          <w:ins w:id="923" w:author="L" w:date="2026-08-07T16:59:29Z">
            <w:del w:id="924" w:author="LKY" w:date="2026-09-15T17:28:14Z">
              <w:r>
                <w:rPr/>
                <w:delInstrText xml:space="preserve"> HYPERLINK \l _Toc3245 </w:delInstrText>
              </w:r>
            </w:del>
          </w:ins>
          <w:ins w:id="925" w:author="L" w:date="2026-08-07T16:59:29Z">
            <w:del w:id="926" w:author="LKY" w:date="2026-09-15T17:28:14Z">
              <w:r>
                <w:rPr/>
                <w:fldChar w:fldCharType="separate"/>
              </w:r>
            </w:del>
          </w:ins>
          <w:ins w:id="927" w:author="L" w:date="2026-08-07T16:59:29Z">
            <w:del w:id="928" w:author="LKY" w:date="2026-09-15T17:28:14Z">
              <w:r>
                <w:rPr>
                  <w:rFonts w:hint="eastAsia" w:ascii="Times New Roman" w:hAnsi="Times New Roman"/>
                  <w:szCs w:val="44"/>
                  <w:lang w:val="en-US" w:eastAsia="zh-CN"/>
                </w:rPr>
                <w:delText>2. 硬件说明</w:delText>
              </w:r>
            </w:del>
          </w:ins>
          <w:ins w:id="929" w:author="L" w:date="2026-08-07T16:59:29Z">
            <w:del w:id="930" w:author="LKY" w:date="2026-09-15T17:28:14Z">
              <w:r>
                <w:rPr/>
                <w:tab/>
              </w:r>
            </w:del>
          </w:ins>
          <w:ins w:id="931" w:author="L" w:date="2026-08-07T16:59:29Z">
            <w:del w:id="932" w:author="LKY" w:date="2026-09-15T17:28:14Z">
              <w:r>
                <w:rPr/>
                <w:fldChar w:fldCharType="begin"/>
              </w:r>
            </w:del>
          </w:ins>
          <w:ins w:id="933" w:author="L" w:date="2026-08-07T16:59:29Z">
            <w:del w:id="934" w:author="LKY" w:date="2026-09-15T17:28:14Z">
              <w:r>
                <w:rPr/>
                <w:delInstrText xml:space="preserve"> PAGEREF _Toc3245 \h </w:delInstrText>
              </w:r>
            </w:del>
          </w:ins>
          <w:ins w:id="935" w:author="L" w:date="2026-08-07T16:59:29Z">
            <w:del w:id="936" w:author="LKY" w:date="2026-09-15T17:28:14Z">
              <w:r>
                <w:rPr/>
                <w:fldChar w:fldCharType="separate"/>
              </w:r>
            </w:del>
          </w:ins>
          <w:ins w:id="937" w:author="L" w:date="2026-08-07T16:59:30Z">
            <w:del w:id="938" w:author="LKY" w:date="2026-09-15T17:28:14Z">
              <w:r>
                <w:rPr/>
                <w:delText>10</w:delText>
              </w:r>
            </w:del>
          </w:ins>
          <w:ins w:id="939" w:author="L" w:date="2026-08-07T16:59:29Z">
            <w:del w:id="940" w:author="LKY" w:date="2026-09-15T17:28:14Z">
              <w:r>
                <w:rPr/>
                <w:fldChar w:fldCharType="end"/>
              </w:r>
            </w:del>
          </w:ins>
          <w:ins w:id="941" w:author="L" w:date="2026-08-07T16:59:29Z">
            <w:del w:id="942" w:author="LKY" w:date="2026-09-15T17:28:14Z">
              <w:r>
                <w:rPr/>
                <w:fldChar w:fldCharType="end"/>
              </w:r>
            </w:del>
          </w:ins>
        </w:p>
        <w:p w14:paraId="3B00DE54">
          <w:pPr>
            <w:pStyle w:val="11"/>
            <w:tabs>
              <w:tab w:val="right" w:leader="dot" w:pos="8306"/>
            </w:tabs>
            <w:rPr>
              <w:ins w:id="943" w:author="L" w:date="2026-08-07T16:59:29Z"/>
              <w:del w:id="944" w:author="LKY" w:date="2026-09-15T17:28:14Z"/>
            </w:rPr>
          </w:pPr>
          <w:ins w:id="945" w:author="L" w:date="2026-08-07T16:59:29Z">
            <w:del w:id="946" w:author="LKY" w:date="2026-09-15T17:28:14Z">
              <w:r>
                <w:rPr/>
                <w:fldChar w:fldCharType="begin"/>
              </w:r>
            </w:del>
          </w:ins>
          <w:ins w:id="947" w:author="L" w:date="2026-08-07T16:59:29Z">
            <w:del w:id="948" w:author="LKY" w:date="2026-09-15T17:28:14Z">
              <w:r>
                <w:rPr/>
                <w:delInstrText xml:space="preserve"> HYPERLINK \l _Toc10172 </w:delInstrText>
              </w:r>
            </w:del>
          </w:ins>
          <w:ins w:id="949" w:author="L" w:date="2026-08-07T16:59:29Z">
            <w:del w:id="950" w:author="LKY" w:date="2026-09-15T17:28:14Z">
              <w:r>
                <w:rPr/>
                <w:fldChar w:fldCharType="separate"/>
              </w:r>
            </w:del>
          </w:ins>
          <w:ins w:id="951" w:author="L" w:date="2026-08-07T16:59:29Z">
            <w:del w:id="952" w:author="LKY" w:date="2026-09-15T17:28:14Z">
              <w:r>
                <w:rPr>
                  <w:rFonts w:hint="eastAsia" w:ascii="Times New Roman" w:hAnsi="Times New Roman" w:cs="宋体"/>
                  <w:szCs w:val="32"/>
                  <w:lang w:val="en-US" w:eastAsia="zh-CN" w:bidi="en-US"/>
                </w:rPr>
                <w:delText>2.1 N板介绍</w:delText>
              </w:r>
            </w:del>
          </w:ins>
          <w:ins w:id="953" w:author="L" w:date="2026-08-07T16:59:29Z">
            <w:del w:id="954" w:author="LKY" w:date="2026-09-15T17:28:14Z">
              <w:r>
                <w:rPr/>
                <w:tab/>
              </w:r>
            </w:del>
          </w:ins>
          <w:ins w:id="955" w:author="L" w:date="2026-08-07T16:59:29Z">
            <w:del w:id="956" w:author="LKY" w:date="2026-09-15T17:28:14Z">
              <w:r>
                <w:rPr/>
                <w:fldChar w:fldCharType="begin"/>
              </w:r>
            </w:del>
          </w:ins>
          <w:ins w:id="957" w:author="L" w:date="2026-08-07T16:59:29Z">
            <w:del w:id="958" w:author="LKY" w:date="2026-09-15T17:28:14Z">
              <w:r>
                <w:rPr/>
                <w:delInstrText xml:space="preserve"> PAGEREF _Toc10172 \h </w:delInstrText>
              </w:r>
            </w:del>
          </w:ins>
          <w:ins w:id="959" w:author="L" w:date="2026-08-07T16:59:29Z">
            <w:del w:id="960" w:author="LKY" w:date="2026-09-15T17:28:14Z">
              <w:r>
                <w:rPr/>
                <w:fldChar w:fldCharType="separate"/>
              </w:r>
            </w:del>
          </w:ins>
          <w:ins w:id="961" w:author="L" w:date="2026-08-07T16:59:30Z">
            <w:del w:id="962" w:author="LKY" w:date="2026-09-15T17:28:14Z">
              <w:r>
                <w:rPr/>
                <w:delText>10</w:delText>
              </w:r>
            </w:del>
          </w:ins>
          <w:ins w:id="963" w:author="L" w:date="2026-08-07T16:59:29Z">
            <w:del w:id="964" w:author="LKY" w:date="2026-09-15T17:28:14Z">
              <w:r>
                <w:rPr/>
                <w:fldChar w:fldCharType="end"/>
              </w:r>
            </w:del>
          </w:ins>
          <w:ins w:id="965" w:author="L" w:date="2026-08-07T16:59:29Z">
            <w:del w:id="966" w:author="LKY" w:date="2026-09-15T17:28:14Z">
              <w:r>
                <w:rPr/>
                <w:fldChar w:fldCharType="end"/>
              </w:r>
            </w:del>
          </w:ins>
        </w:p>
        <w:p w14:paraId="10585116">
          <w:pPr>
            <w:pStyle w:val="11"/>
            <w:tabs>
              <w:tab w:val="right" w:leader="dot" w:pos="8306"/>
            </w:tabs>
            <w:rPr>
              <w:ins w:id="967" w:author="L" w:date="2026-08-07T16:59:29Z"/>
              <w:del w:id="968" w:author="LKY" w:date="2026-09-15T17:28:14Z"/>
            </w:rPr>
          </w:pPr>
          <w:ins w:id="969" w:author="L" w:date="2026-08-07T16:59:29Z">
            <w:del w:id="970" w:author="LKY" w:date="2026-09-15T17:28:14Z">
              <w:r>
                <w:rPr/>
                <w:fldChar w:fldCharType="begin"/>
              </w:r>
            </w:del>
          </w:ins>
          <w:ins w:id="971" w:author="L" w:date="2026-08-07T16:59:29Z">
            <w:del w:id="972" w:author="LKY" w:date="2026-09-15T17:28:14Z">
              <w:r>
                <w:rPr/>
                <w:delInstrText xml:space="preserve"> HYPERLINK \l _Toc7948 </w:delInstrText>
              </w:r>
            </w:del>
          </w:ins>
          <w:ins w:id="973" w:author="L" w:date="2026-08-07T16:59:29Z">
            <w:del w:id="974" w:author="LKY" w:date="2026-09-15T17:28:14Z">
              <w:r>
                <w:rPr/>
                <w:fldChar w:fldCharType="separate"/>
              </w:r>
            </w:del>
          </w:ins>
          <w:ins w:id="975" w:author="L" w:date="2026-08-07T16:59:29Z">
            <w:del w:id="976" w:author="LKY" w:date="2026-09-15T17:28:14Z">
              <w:r>
                <w:rPr>
                  <w:rFonts w:hint="eastAsia" w:ascii="Times New Roman" w:hAnsi="Times New Roman" w:cs="宋体"/>
                  <w:szCs w:val="32"/>
                  <w:lang w:val="en-US" w:eastAsia="zh-CN" w:bidi="en-US"/>
                </w:rPr>
                <w:delText>2.2电源接口</w:delText>
              </w:r>
            </w:del>
          </w:ins>
          <w:ins w:id="977" w:author="L" w:date="2026-08-07T16:59:29Z">
            <w:del w:id="978" w:author="LKY" w:date="2026-09-15T17:28:14Z">
              <w:r>
                <w:rPr/>
                <w:tab/>
              </w:r>
            </w:del>
          </w:ins>
          <w:ins w:id="979" w:author="L" w:date="2026-08-07T16:59:29Z">
            <w:del w:id="980" w:author="LKY" w:date="2026-09-15T17:28:14Z">
              <w:r>
                <w:rPr/>
                <w:fldChar w:fldCharType="begin"/>
              </w:r>
            </w:del>
          </w:ins>
          <w:ins w:id="981" w:author="L" w:date="2026-08-07T16:59:29Z">
            <w:del w:id="982" w:author="LKY" w:date="2026-09-15T17:28:14Z">
              <w:r>
                <w:rPr/>
                <w:delInstrText xml:space="preserve"> PAGEREF _Toc7948 \h </w:delInstrText>
              </w:r>
            </w:del>
          </w:ins>
          <w:ins w:id="983" w:author="L" w:date="2026-08-07T16:59:29Z">
            <w:del w:id="984" w:author="LKY" w:date="2026-09-15T17:28:14Z">
              <w:r>
                <w:rPr/>
                <w:fldChar w:fldCharType="separate"/>
              </w:r>
            </w:del>
          </w:ins>
          <w:ins w:id="985" w:author="L" w:date="2026-08-07T16:59:30Z">
            <w:del w:id="986" w:author="LKY" w:date="2026-09-15T17:28:14Z">
              <w:r>
                <w:rPr/>
                <w:delText>11</w:delText>
              </w:r>
            </w:del>
          </w:ins>
          <w:ins w:id="987" w:author="L" w:date="2026-08-07T16:59:29Z">
            <w:del w:id="988" w:author="LKY" w:date="2026-09-15T17:28:14Z">
              <w:r>
                <w:rPr/>
                <w:fldChar w:fldCharType="end"/>
              </w:r>
            </w:del>
          </w:ins>
          <w:ins w:id="989" w:author="L" w:date="2026-08-07T16:59:29Z">
            <w:del w:id="990" w:author="LKY" w:date="2026-09-15T17:28:14Z">
              <w:r>
                <w:rPr/>
                <w:fldChar w:fldCharType="end"/>
              </w:r>
            </w:del>
          </w:ins>
        </w:p>
        <w:p w14:paraId="631102DD">
          <w:pPr>
            <w:pStyle w:val="11"/>
            <w:tabs>
              <w:tab w:val="right" w:leader="dot" w:pos="8306"/>
            </w:tabs>
            <w:rPr>
              <w:ins w:id="991" w:author="L" w:date="2026-08-07T16:59:29Z"/>
              <w:del w:id="992" w:author="LKY" w:date="2026-09-15T17:28:14Z"/>
            </w:rPr>
          </w:pPr>
          <w:ins w:id="993" w:author="L" w:date="2026-08-07T16:59:29Z">
            <w:del w:id="994" w:author="LKY" w:date="2026-09-15T17:28:14Z">
              <w:r>
                <w:rPr/>
                <w:fldChar w:fldCharType="begin"/>
              </w:r>
            </w:del>
          </w:ins>
          <w:ins w:id="995" w:author="L" w:date="2026-08-07T16:59:29Z">
            <w:del w:id="996" w:author="LKY" w:date="2026-09-15T17:28:14Z">
              <w:r>
                <w:rPr/>
                <w:delInstrText xml:space="preserve"> HYPERLINK \l _Toc18389 </w:delInstrText>
              </w:r>
            </w:del>
          </w:ins>
          <w:ins w:id="997" w:author="L" w:date="2026-08-07T16:59:29Z">
            <w:del w:id="998" w:author="LKY" w:date="2026-09-15T17:28:14Z">
              <w:r>
                <w:rPr/>
                <w:fldChar w:fldCharType="separate"/>
              </w:r>
            </w:del>
          </w:ins>
          <w:ins w:id="999" w:author="L" w:date="2026-08-07T16:59:29Z">
            <w:del w:id="1000" w:author="LKY" w:date="2026-09-15T17:28:14Z">
              <w:r>
                <w:rPr>
                  <w:rFonts w:hint="eastAsia" w:ascii="Times New Roman" w:hAnsi="Times New Roman"/>
                  <w:bCs/>
                  <w:szCs w:val="32"/>
                  <w:lang w:val="en-US" w:eastAsia="zh-CN"/>
                </w:rPr>
                <w:delText>2.3模块端口说明</w:delText>
              </w:r>
            </w:del>
          </w:ins>
          <w:ins w:id="1001" w:author="L" w:date="2026-08-07T16:59:29Z">
            <w:del w:id="1002" w:author="LKY" w:date="2026-09-15T17:28:14Z">
              <w:r>
                <w:rPr/>
                <w:tab/>
              </w:r>
            </w:del>
          </w:ins>
          <w:ins w:id="1003" w:author="L" w:date="2026-08-07T16:59:29Z">
            <w:del w:id="1004" w:author="LKY" w:date="2026-09-15T17:28:14Z">
              <w:r>
                <w:rPr/>
                <w:fldChar w:fldCharType="begin"/>
              </w:r>
            </w:del>
          </w:ins>
          <w:ins w:id="1005" w:author="L" w:date="2026-08-07T16:59:29Z">
            <w:del w:id="1006" w:author="LKY" w:date="2026-09-15T17:28:14Z">
              <w:r>
                <w:rPr/>
                <w:delInstrText xml:space="preserve"> PAGEREF _Toc18389 \h </w:delInstrText>
              </w:r>
            </w:del>
          </w:ins>
          <w:ins w:id="1007" w:author="L" w:date="2026-08-07T16:59:29Z">
            <w:del w:id="1008" w:author="LKY" w:date="2026-09-15T17:28:14Z">
              <w:r>
                <w:rPr/>
                <w:fldChar w:fldCharType="separate"/>
              </w:r>
            </w:del>
          </w:ins>
          <w:ins w:id="1009" w:author="L" w:date="2026-08-07T16:59:30Z">
            <w:del w:id="1010" w:author="LKY" w:date="2026-09-15T17:28:14Z">
              <w:r>
                <w:rPr/>
                <w:delText>11</w:delText>
              </w:r>
            </w:del>
          </w:ins>
          <w:ins w:id="1011" w:author="L" w:date="2026-08-07T16:59:29Z">
            <w:del w:id="1012" w:author="LKY" w:date="2026-09-15T17:28:14Z">
              <w:r>
                <w:rPr/>
                <w:fldChar w:fldCharType="end"/>
              </w:r>
            </w:del>
          </w:ins>
          <w:ins w:id="1013" w:author="L" w:date="2026-08-07T16:59:29Z">
            <w:del w:id="1014" w:author="LKY" w:date="2026-09-15T17:28:14Z">
              <w:r>
                <w:rPr/>
                <w:fldChar w:fldCharType="end"/>
              </w:r>
            </w:del>
          </w:ins>
        </w:p>
        <w:p w14:paraId="200AE4CB">
          <w:pPr>
            <w:pStyle w:val="7"/>
            <w:tabs>
              <w:tab w:val="right" w:leader="dot" w:pos="8306"/>
            </w:tabs>
            <w:rPr>
              <w:ins w:id="1015" w:author="L" w:date="2026-08-07T16:59:29Z"/>
              <w:del w:id="1016" w:author="LKY" w:date="2026-09-15T17:28:14Z"/>
            </w:rPr>
          </w:pPr>
          <w:ins w:id="1017" w:author="L" w:date="2026-08-07T16:59:29Z">
            <w:del w:id="1018" w:author="LKY" w:date="2026-09-15T17:28:14Z">
              <w:r>
                <w:rPr/>
                <w:fldChar w:fldCharType="begin"/>
              </w:r>
            </w:del>
          </w:ins>
          <w:ins w:id="1019" w:author="L" w:date="2026-08-07T16:59:29Z">
            <w:del w:id="1020" w:author="LKY" w:date="2026-09-15T17:28:14Z">
              <w:r>
                <w:rPr/>
                <w:delInstrText xml:space="preserve"> HYPERLINK \l _Toc10426 </w:delInstrText>
              </w:r>
            </w:del>
          </w:ins>
          <w:ins w:id="1021" w:author="L" w:date="2026-08-07T16:59:29Z">
            <w:del w:id="1022" w:author="LKY" w:date="2026-09-15T17:28:14Z">
              <w:r>
                <w:rPr/>
                <w:fldChar w:fldCharType="separate"/>
              </w:r>
            </w:del>
          </w:ins>
          <w:ins w:id="1023" w:author="L" w:date="2026-08-07T16:59:29Z">
            <w:del w:id="1024" w:author="LKY" w:date="2026-09-15T17:28:14Z">
              <w:r>
                <w:rPr>
                  <w:rFonts w:hint="eastAsia" w:ascii="Times New Roman" w:hAnsi="Times New Roman"/>
                  <w:bCs/>
                  <w:szCs w:val="28"/>
                  <w:lang w:val="en-US" w:eastAsia="zh-CN"/>
                </w:rPr>
                <w:delText>2.3.1RS232/485模块</w:delText>
              </w:r>
            </w:del>
          </w:ins>
          <w:ins w:id="1025" w:author="L" w:date="2026-08-07T16:59:29Z">
            <w:del w:id="1026" w:author="LKY" w:date="2026-09-15T17:28:14Z">
              <w:r>
                <w:rPr/>
                <w:tab/>
              </w:r>
            </w:del>
          </w:ins>
          <w:ins w:id="1027" w:author="L" w:date="2026-08-07T16:59:29Z">
            <w:del w:id="1028" w:author="LKY" w:date="2026-09-15T17:28:14Z">
              <w:r>
                <w:rPr/>
                <w:fldChar w:fldCharType="begin"/>
              </w:r>
            </w:del>
          </w:ins>
          <w:ins w:id="1029" w:author="L" w:date="2026-08-07T16:59:29Z">
            <w:del w:id="1030" w:author="LKY" w:date="2026-09-15T17:28:14Z">
              <w:r>
                <w:rPr/>
                <w:delInstrText xml:space="preserve"> PAGEREF _Toc10426 \h </w:delInstrText>
              </w:r>
            </w:del>
          </w:ins>
          <w:ins w:id="1031" w:author="L" w:date="2026-08-07T16:59:29Z">
            <w:del w:id="1032" w:author="LKY" w:date="2026-09-15T17:28:14Z">
              <w:r>
                <w:rPr/>
                <w:fldChar w:fldCharType="separate"/>
              </w:r>
            </w:del>
          </w:ins>
          <w:ins w:id="1033" w:author="L" w:date="2026-08-07T16:59:30Z">
            <w:del w:id="1034" w:author="LKY" w:date="2026-09-15T17:28:14Z">
              <w:r>
                <w:rPr/>
                <w:delText>11</w:delText>
              </w:r>
            </w:del>
          </w:ins>
          <w:ins w:id="1035" w:author="L" w:date="2026-08-07T16:59:29Z">
            <w:del w:id="1036" w:author="LKY" w:date="2026-09-15T17:28:14Z">
              <w:r>
                <w:rPr/>
                <w:fldChar w:fldCharType="end"/>
              </w:r>
            </w:del>
          </w:ins>
          <w:ins w:id="1037" w:author="L" w:date="2026-08-07T16:59:29Z">
            <w:del w:id="1038" w:author="LKY" w:date="2026-09-15T17:28:14Z">
              <w:r>
                <w:rPr/>
                <w:fldChar w:fldCharType="end"/>
              </w:r>
            </w:del>
          </w:ins>
        </w:p>
        <w:p w14:paraId="0D9B1BD3">
          <w:pPr>
            <w:pStyle w:val="7"/>
            <w:tabs>
              <w:tab w:val="right" w:leader="dot" w:pos="8306"/>
            </w:tabs>
            <w:rPr>
              <w:ins w:id="1039" w:author="L" w:date="2026-08-07T16:59:29Z"/>
              <w:del w:id="1040" w:author="LKY" w:date="2026-09-15T17:28:14Z"/>
            </w:rPr>
          </w:pPr>
          <w:ins w:id="1041" w:author="L" w:date="2026-08-07T16:59:29Z">
            <w:del w:id="1042" w:author="LKY" w:date="2026-09-15T17:28:14Z">
              <w:r>
                <w:rPr/>
                <w:fldChar w:fldCharType="begin"/>
              </w:r>
            </w:del>
          </w:ins>
          <w:ins w:id="1043" w:author="L" w:date="2026-08-07T16:59:29Z">
            <w:del w:id="1044" w:author="LKY" w:date="2026-09-15T17:28:14Z">
              <w:r>
                <w:rPr/>
                <w:delInstrText xml:space="preserve"> HYPERLINK \l _Toc7679 </w:delInstrText>
              </w:r>
            </w:del>
          </w:ins>
          <w:ins w:id="1045" w:author="L" w:date="2026-08-07T16:59:29Z">
            <w:del w:id="1046" w:author="LKY" w:date="2026-09-15T17:28:14Z">
              <w:r>
                <w:rPr/>
                <w:fldChar w:fldCharType="separate"/>
              </w:r>
            </w:del>
          </w:ins>
          <w:ins w:id="1047" w:author="L" w:date="2026-08-07T16:59:29Z">
            <w:del w:id="1048" w:author="LKY" w:date="2026-09-15T17:28:14Z">
              <w:r>
                <w:rPr>
                  <w:rFonts w:hint="eastAsia" w:ascii="Times New Roman" w:hAnsi="Times New Roman"/>
                  <w:bCs/>
                  <w:szCs w:val="28"/>
                  <w:lang w:val="en-US" w:eastAsia="zh-CN"/>
                </w:rPr>
                <w:delText>2.3.2 DI模块</w:delText>
              </w:r>
            </w:del>
          </w:ins>
          <w:ins w:id="1049" w:author="L" w:date="2026-08-07T16:59:29Z">
            <w:del w:id="1050" w:author="LKY" w:date="2026-09-15T17:28:14Z">
              <w:r>
                <w:rPr/>
                <w:tab/>
              </w:r>
            </w:del>
          </w:ins>
          <w:ins w:id="1051" w:author="L" w:date="2026-08-07T16:59:29Z">
            <w:del w:id="1052" w:author="LKY" w:date="2026-09-15T17:28:14Z">
              <w:r>
                <w:rPr/>
                <w:fldChar w:fldCharType="begin"/>
              </w:r>
            </w:del>
          </w:ins>
          <w:ins w:id="1053" w:author="L" w:date="2026-08-07T16:59:29Z">
            <w:del w:id="1054" w:author="LKY" w:date="2026-09-15T17:28:14Z">
              <w:r>
                <w:rPr/>
                <w:delInstrText xml:space="preserve"> PAGEREF _Toc7679 \h </w:delInstrText>
              </w:r>
            </w:del>
          </w:ins>
          <w:ins w:id="1055" w:author="L" w:date="2026-08-07T16:59:29Z">
            <w:del w:id="1056" w:author="LKY" w:date="2026-09-15T17:28:14Z">
              <w:r>
                <w:rPr/>
                <w:fldChar w:fldCharType="separate"/>
              </w:r>
            </w:del>
          </w:ins>
          <w:ins w:id="1057" w:author="L" w:date="2026-08-07T16:59:30Z">
            <w:del w:id="1058" w:author="LKY" w:date="2026-09-15T17:28:14Z">
              <w:r>
                <w:rPr/>
                <w:delText>12</w:delText>
              </w:r>
            </w:del>
          </w:ins>
          <w:ins w:id="1059" w:author="L" w:date="2026-08-07T16:59:29Z">
            <w:del w:id="1060" w:author="LKY" w:date="2026-09-15T17:28:14Z">
              <w:r>
                <w:rPr/>
                <w:fldChar w:fldCharType="end"/>
              </w:r>
            </w:del>
          </w:ins>
          <w:ins w:id="1061" w:author="L" w:date="2026-08-07T16:59:29Z">
            <w:del w:id="1062" w:author="LKY" w:date="2026-09-15T17:28:14Z">
              <w:r>
                <w:rPr/>
                <w:fldChar w:fldCharType="end"/>
              </w:r>
            </w:del>
          </w:ins>
        </w:p>
        <w:p w14:paraId="48D172A8">
          <w:pPr>
            <w:pStyle w:val="7"/>
            <w:tabs>
              <w:tab w:val="right" w:leader="dot" w:pos="8306"/>
            </w:tabs>
            <w:rPr>
              <w:ins w:id="1063" w:author="L" w:date="2026-08-07T16:59:29Z"/>
              <w:del w:id="1064" w:author="LKY" w:date="2026-09-15T17:28:14Z"/>
            </w:rPr>
          </w:pPr>
          <w:ins w:id="1065" w:author="L" w:date="2026-08-07T16:59:29Z">
            <w:del w:id="1066" w:author="LKY" w:date="2026-09-15T17:28:14Z">
              <w:r>
                <w:rPr/>
                <w:fldChar w:fldCharType="begin"/>
              </w:r>
            </w:del>
          </w:ins>
          <w:ins w:id="1067" w:author="L" w:date="2026-08-07T16:59:29Z">
            <w:del w:id="1068" w:author="LKY" w:date="2026-09-15T17:28:14Z">
              <w:r>
                <w:rPr/>
                <w:delInstrText xml:space="preserve"> HYPERLINK \l _Toc14661 </w:delInstrText>
              </w:r>
            </w:del>
          </w:ins>
          <w:ins w:id="1069" w:author="L" w:date="2026-08-07T16:59:29Z">
            <w:del w:id="1070" w:author="LKY" w:date="2026-09-15T17:28:14Z">
              <w:r>
                <w:rPr/>
                <w:fldChar w:fldCharType="separate"/>
              </w:r>
            </w:del>
          </w:ins>
          <w:ins w:id="1071" w:author="L" w:date="2026-08-07T16:59:29Z">
            <w:del w:id="1072" w:author="LKY" w:date="2026-09-15T17:28:14Z">
              <w:r>
                <w:rPr>
                  <w:rFonts w:hint="eastAsia" w:ascii="Times New Roman" w:hAnsi="Times New Roman"/>
                  <w:bCs/>
                  <w:szCs w:val="28"/>
                  <w:lang w:val="en-US" w:eastAsia="zh-CN"/>
                </w:rPr>
                <w:delText>2.3.3 DO模块</w:delText>
              </w:r>
            </w:del>
          </w:ins>
          <w:ins w:id="1073" w:author="L" w:date="2026-08-07T16:59:29Z">
            <w:del w:id="1074" w:author="LKY" w:date="2026-09-15T17:28:14Z">
              <w:r>
                <w:rPr/>
                <w:tab/>
              </w:r>
            </w:del>
          </w:ins>
          <w:ins w:id="1075" w:author="L" w:date="2026-08-07T16:59:29Z">
            <w:del w:id="1076" w:author="LKY" w:date="2026-09-15T17:28:14Z">
              <w:r>
                <w:rPr/>
                <w:fldChar w:fldCharType="begin"/>
              </w:r>
            </w:del>
          </w:ins>
          <w:ins w:id="1077" w:author="L" w:date="2026-08-07T16:59:29Z">
            <w:del w:id="1078" w:author="LKY" w:date="2026-09-15T17:28:14Z">
              <w:r>
                <w:rPr/>
                <w:delInstrText xml:space="preserve"> PAGEREF _Toc14661 \h </w:delInstrText>
              </w:r>
            </w:del>
          </w:ins>
          <w:ins w:id="1079" w:author="L" w:date="2026-08-07T16:59:29Z">
            <w:del w:id="1080" w:author="LKY" w:date="2026-09-15T17:28:14Z">
              <w:r>
                <w:rPr/>
                <w:fldChar w:fldCharType="separate"/>
              </w:r>
            </w:del>
          </w:ins>
          <w:ins w:id="1081" w:author="L" w:date="2026-08-07T16:59:30Z">
            <w:del w:id="1082" w:author="LKY" w:date="2026-09-15T17:28:14Z">
              <w:r>
                <w:rPr/>
                <w:delText>12</w:delText>
              </w:r>
            </w:del>
          </w:ins>
          <w:ins w:id="1083" w:author="L" w:date="2026-08-07T16:59:29Z">
            <w:del w:id="1084" w:author="LKY" w:date="2026-09-15T17:28:14Z">
              <w:r>
                <w:rPr/>
                <w:fldChar w:fldCharType="end"/>
              </w:r>
            </w:del>
          </w:ins>
          <w:ins w:id="1085" w:author="L" w:date="2026-08-07T16:59:29Z">
            <w:del w:id="1086" w:author="LKY" w:date="2026-09-15T17:28:14Z">
              <w:r>
                <w:rPr/>
                <w:fldChar w:fldCharType="end"/>
              </w:r>
            </w:del>
          </w:ins>
        </w:p>
        <w:p w14:paraId="750BED3F">
          <w:pPr>
            <w:pStyle w:val="7"/>
            <w:tabs>
              <w:tab w:val="right" w:leader="dot" w:pos="8306"/>
            </w:tabs>
            <w:rPr>
              <w:ins w:id="1087" w:author="L" w:date="2026-08-07T16:59:29Z"/>
              <w:del w:id="1088" w:author="LKY" w:date="2026-09-15T17:28:14Z"/>
            </w:rPr>
          </w:pPr>
          <w:ins w:id="1089" w:author="L" w:date="2026-08-07T16:59:29Z">
            <w:del w:id="1090" w:author="LKY" w:date="2026-09-15T17:28:14Z">
              <w:r>
                <w:rPr/>
                <w:fldChar w:fldCharType="begin"/>
              </w:r>
            </w:del>
          </w:ins>
          <w:ins w:id="1091" w:author="L" w:date="2026-08-07T16:59:29Z">
            <w:del w:id="1092" w:author="LKY" w:date="2026-09-15T17:28:14Z">
              <w:r>
                <w:rPr/>
                <w:delInstrText xml:space="preserve"> HYPERLINK \l _Toc28007 </w:delInstrText>
              </w:r>
            </w:del>
          </w:ins>
          <w:ins w:id="1093" w:author="L" w:date="2026-08-07T16:59:29Z">
            <w:del w:id="1094" w:author="LKY" w:date="2026-09-15T17:28:14Z">
              <w:r>
                <w:rPr/>
                <w:fldChar w:fldCharType="separate"/>
              </w:r>
            </w:del>
          </w:ins>
          <w:ins w:id="1095" w:author="L" w:date="2026-08-07T16:59:29Z">
            <w:del w:id="1096" w:author="LKY" w:date="2026-09-15T17:28:14Z">
              <w:r>
                <w:rPr>
                  <w:rFonts w:hint="eastAsia" w:ascii="Times New Roman" w:hAnsi="Times New Roman" w:cstheme="minorBidi"/>
                  <w:bCs/>
                  <w:kern w:val="2"/>
                  <w:szCs w:val="28"/>
                  <w:lang w:val="en-US" w:eastAsia="zh-CN" w:bidi="ar-SA"/>
                </w:rPr>
                <w:delText>2.3.4 AO模块</w:delText>
              </w:r>
            </w:del>
          </w:ins>
          <w:ins w:id="1097" w:author="L" w:date="2026-08-07T16:59:29Z">
            <w:del w:id="1098" w:author="LKY" w:date="2026-09-15T17:28:14Z">
              <w:r>
                <w:rPr/>
                <w:tab/>
              </w:r>
            </w:del>
          </w:ins>
          <w:ins w:id="1099" w:author="L" w:date="2026-08-07T16:59:29Z">
            <w:del w:id="1100" w:author="LKY" w:date="2026-09-15T17:28:14Z">
              <w:r>
                <w:rPr/>
                <w:fldChar w:fldCharType="begin"/>
              </w:r>
            </w:del>
          </w:ins>
          <w:ins w:id="1101" w:author="L" w:date="2026-08-07T16:59:29Z">
            <w:del w:id="1102" w:author="LKY" w:date="2026-09-15T17:28:14Z">
              <w:r>
                <w:rPr/>
                <w:delInstrText xml:space="preserve"> PAGEREF _Toc28007 \h </w:delInstrText>
              </w:r>
            </w:del>
          </w:ins>
          <w:ins w:id="1103" w:author="L" w:date="2026-08-07T16:59:29Z">
            <w:del w:id="1104" w:author="LKY" w:date="2026-09-15T17:28:14Z">
              <w:r>
                <w:rPr/>
                <w:fldChar w:fldCharType="separate"/>
              </w:r>
            </w:del>
          </w:ins>
          <w:ins w:id="1105" w:author="L" w:date="2026-08-07T16:59:30Z">
            <w:del w:id="1106" w:author="LKY" w:date="2026-09-15T17:28:14Z">
              <w:r>
                <w:rPr/>
                <w:delText>13</w:delText>
              </w:r>
            </w:del>
          </w:ins>
          <w:ins w:id="1107" w:author="L" w:date="2026-08-07T16:59:29Z">
            <w:del w:id="1108" w:author="LKY" w:date="2026-09-15T17:28:14Z">
              <w:r>
                <w:rPr/>
                <w:fldChar w:fldCharType="end"/>
              </w:r>
            </w:del>
          </w:ins>
          <w:ins w:id="1109" w:author="L" w:date="2026-08-07T16:59:29Z">
            <w:del w:id="1110" w:author="LKY" w:date="2026-09-15T17:28:14Z">
              <w:r>
                <w:rPr/>
                <w:fldChar w:fldCharType="end"/>
              </w:r>
            </w:del>
          </w:ins>
        </w:p>
        <w:p w14:paraId="120FCAD0">
          <w:pPr>
            <w:pStyle w:val="7"/>
            <w:tabs>
              <w:tab w:val="right" w:leader="dot" w:pos="8306"/>
            </w:tabs>
            <w:rPr>
              <w:ins w:id="1111" w:author="L" w:date="2026-08-07T16:59:29Z"/>
              <w:del w:id="1112" w:author="LKY" w:date="2026-09-15T17:28:14Z"/>
            </w:rPr>
          </w:pPr>
          <w:ins w:id="1113" w:author="L" w:date="2026-08-07T16:59:29Z">
            <w:del w:id="1114" w:author="LKY" w:date="2026-09-15T17:28:14Z">
              <w:r>
                <w:rPr/>
                <w:fldChar w:fldCharType="begin"/>
              </w:r>
            </w:del>
          </w:ins>
          <w:ins w:id="1115" w:author="L" w:date="2026-08-07T16:59:29Z">
            <w:del w:id="1116" w:author="LKY" w:date="2026-09-15T17:28:14Z">
              <w:r>
                <w:rPr/>
                <w:delInstrText xml:space="preserve"> HYPERLINK \l _Toc6548 </w:delInstrText>
              </w:r>
            </w:del>
          </w:ins>
          <w:ins w:id="1117" w:author="L" w:date="2026-08-07T16:59:29Z">
            <w:del w:id="1118" w:author="LKY" w:date="2026-09-15T17:28:14Z">
              <w:r>
                <w:rPr/>
                <w:fldChar w:fldCharType="separate"/>
              </w:r>
            </w:del>
          </w:ins>
          <w:ins w:id="1119" w:author="L" w:date="2026-08-07T16:59:29Z">
            <w:del w:id="1120" w:author="LKY" w:date="2026-09-15T17:28:14Z">
              <w:r>
                <w:rPr>
                  <w:rFonts w:hint="eastAsia" w:ascii="Times New Roman" w:hAnsi="Times New Roman" w:cstheme="minorBidi"/>
                  <w:bCs/>
                  <w:kern w:val="2"/>
                  <w:szCs w:val="28"/>
                  <w:lang w:val="en-US" w:eastAsia="zh-CN" w:bidi="ar-SA"/>
                </w:rPr>
                <w:delText>2.3.5 AI模块</w:delText>
              </w:r>
            </w:del>
          </w:ins>
          <w:ins w:id="1121" w:author="L" w:date="2026-08-07T16:59:29Z">
            <w:del w:id="1122" w:author="LKY" w:date="2026-09-15T17:28:14Z">
              <w:r>
                <w:rPr/>
                <w:tab/>
              </w:r>
            </w:del>
          </w:ins>
          <w:ins w:id="1123" w:author="L" w:date="2026-08-07T16:59:29Z">
            <w:del w:id="1124" w:author="LKY" w:date="2026-09-15T17:28:14Z">
              <w:r>
                <w:rPr/>
                <w:fldChar w:fldCharType="begin"/>
              </w:r>
            </w:del>
          </w:ins>
          <w:ins w:id="1125" w:author="L" w:date="2026-08-07T16:59:29Z">
            <w:del w:id="1126" w:author="LKY" w:date="2026-09-15T17:28:14Z">
              <w:r>
                <w:rPr/>
                <w:delInstrText xml:space="preserve"> PAGEREF _Toc6548 \h </w:delInstrText>
              </w:r>
            </w:del>
          </w:ins>
          <w:ins w:id="1127" w:author="L" w:date="2026-08-07T16:59:29Z">
            <w:del w:id="1128" w:author="LKY" w:date="2026-09-15T17:28:14Z">
              <w:r>
                <w:rPr/>
                <w:fldChar w:fldCharType="separate"/>
              </w:r>
            </w:del>
          </w:ins>
          <w:ins w:id="1129" w:author="L" w:date="2026-08-07T16:59:30Z">
            <w:del w:id="1130" w:author="LKY" w:date="2026-09-15T17:28:14Z">
              <w:r>
                <w:rPr/>
                <w:delText>13</w:delText>
              </w:r>
            </w:del>
          </w:ins>
          <w:ins w:id="1131" w:author="L" w:date="2026-08-07T16:59:29Z">
            <w:del w:id="1132" w:author="LKY" w:date="2026-09-15T17:28:14Z">
              <w:r>
                <w:rPr/>
                <w:fldChar w:fldCharType="end"/>
              </w:r>
            </w:del>
          </w:ins>
          <w:ins w:id="1133" w:author="L" w:date="2026-08-07T16:59:29Z">
            <w:del w:id="1134" w:author="LKY" w:date="2026-09-15T17:28:14Z">
              <w:r>
                <w:rPr/>
                <w:fldChar w:fldCharType="end"/>
              </w:r>
            </w:del>
          </w:ins>
        </w:p>
        <w:p w14:paraId="3AE30E16">
          <w:pPr>
            <w:pStyle w:val="7"/>
            <w:tabs>
              <w:tab w:val="right" w:leader="dot" w:pos="8306"/>
            </w:tabs>
            <w:rPr>
              <w:ins w:id="1135" w:author="L" w:date="2026-08-07T16:59:29Z"/>
              <w:del w:id="1136" w:author="LKY" w:date="2026-09-15T17:28:14Z"/>
            </w:rPr>
          </w:pPr>
          <w:ins w:id="1137" w:author="L" w:date="2026-08-07T16:59:29Z">
            <w:del w:id="1138" w:author="LKY" w:date="2026-09-15T17:28:14Z">
              <w:r>
                <w:rPr/>
                <w:fldChar w:fldCharType="begin"/>
              </w:r>
            </w:del>
          </w:ins>
          <w:ins w:id="1139" w:author="L" w:date="2026-08-07T16:59:29Z">
            <w:del w:id="1140" w:author="LKY" w:date="2026-09-15T17:28:14Z">
              <w:r>
                <w:rPr/>
                <w:delInstrText xml:space="preserve"> HYPERLINK \l _Toc27647 </w:delInstrText>
              </w:r>
            </w:del>
          </w:ins>
          <w:ins w:id="1141" w:author="L" w:date="2026-08-07T16:59:29Z">
            <w:del w:id="1142" w:author="LKY" w:date="2026-09-15T17:28:14Z">
              <w:r>
                <w:rPr/>
                <w:fldChar w:fldCharType="separate"/>
              </w:r>
            </w:del>
          </w:ins>
          <w:ins w:id="1143" w:author="L" w:date="2026-08-07T16:59:29Z">
            <w:del w:id="1144" w:author="LKY" w:date="2026-09-15T17:28:14Z">
              <w:r>
                <w:rPr>
                  <w:rFonts w:hint="eastAsia" w:ascii="Times New Roman" w:hAnsi="Times New Roman"/>
                  <w:bCs/>
                  <w:szCs w:val="28"/>
                  <w:lang w:val="en-US" w:eastAsia="zh-CN"/>
                </w:rPr>
                <w:delText xml:space="preserve">2.3.6 </w:delText>
              </w:r>
            </w:del>
          </w:ins>
          <w:ins w:id="1145" w:author="L" w:date="2026-08-07T16:59:29Z">
            <w:del w:id="1146" w:author="LKY" w:date="2026-09-15T17:28:14Z">
              <w:r>
                <w:rPr>
                  <w:rFonts w:hint="default" w:ascii="Times New Roman" w:hAnsi="Times New Roman"/>
                  <w:bCs/>
                  <w:szCs w:val="28"/>
                  <w:lang w:val="en-US" w:eastAsia="zh-CN"/>
                </w:rPr>
                <w:delText>RTD</w:delText>
              </w:r>
            </w:del>
          </w:ins>
          <w:ins w:id="1147" w:author="L" w:date="2026-08-07T16:59:29Z">
            <w:del w:id="1148" w:author="LKY" w:date="2026-09-15T17:28:14Z">
              <w:r>
                <w:rPr>
                  <w:rFonts w:hint="eastAsia" w:ascii="Times New Roman" w:hAnsi="Times New Roman"/>
                  <w:bCs/>
                  <w:szCs w:val="28"/>
                  <w:lang w:val="en-US" w:eastAsia="zh-CN"/>
                </w:rPr>
                <w:delText>模块</w:delText>
              </w:r>
            </w:del>
          </w:ins>
          <w:ins w:id="1149" w:author="L" w:date="2026-08-07T16:59:29Z">
            <w:del w:id="1150" w:author="LKY" w:date="2026-09-15T17:28:14Z">
              <w:r>
                <w:rPr/>
                <w:tab/>
              </w:r>
            </w:del>
          </w:ins>
          <w:ins w:id="1151" w:author="L" w:date="2026-08-07T16:59:29Z">
            <w:del w:id="1152" w:author="LKY" w:date="2026-09-15T17:28:14Z">
              <w:r>
                <w:rPr/>
                <w:fldChar w:fldCharType="begin"/>
              </w:r>
            </w:del>
          </w:ins>
          <w:ins w:id="1153" w:author="L" w:date="2026-08-07T16:59:29Z">
            <w:del w:id="1154" w:author="LKY" w:date="2026-09-15T17:28:14Z">
              <w:r>
                <w:rPr/>
                <w:delInstrText xml:space="preserve"> PAGEREF _Toc27647 \h </w:delInstrText>
              </w:r>
            </w:del>
          </w:ins>
          <w:ins w:id="1155" w:author="L" w:date="2026-08-07T16:59:29Z">
            <w:del w:id="1156" w:author="LKY" w:date="2026-09-15T17:28:14Z">
              <w:r>
                <w:rPr/>
                <w:fldChar w:fldCharType="separate"/>
              </w:r>
            </w:del>
          </w:ins>
          <w:ins w:id="1157" w:author="L" w:date="2026-08-07T16:59:30Z">
            <w:del w:id="1158" w:author="LKY" w:date="2026-09-15T17:28:14Z">
              <w:r>
                <w:rPr/>
                <w:delText>14</w:delText>
              </w:r>
            </w:del>
          </w:ins>
          <w:ins w:id="1159" w:author="L" w:date="2026-08-07T16:59:29Z">
            <w:del w:id="1160" w:author="LKY" w:date="2026-09-15T17:28:14Z">
              <w:r>
                <w:rPr/>
                <w:fldChar w:fldCharType="end"/>
              </w:r>
            </w:del>
          </w:ins>
          <w:ins w:id="1161" w:author="L" w:date="2026-08-07T16:59:29Z">
            <w:del w:id="1162" w:author="LKY" w:date="2026-09-15T17:28:14Z">
              <w:r>
                <w:rPr/>
                <w:fldChar w:fldCharType="end"/>
              </w:r>
            </w:del>
          </w:ins>
        </w:p>
        <w:p w14:paraId="6AA0D12F">
          <w:pPr>
            <w:pStyle w:val="7"/>
            <w:tabs>
              <w:tab w:val="right" w:leader="dot" w:pos="8306"/>
            </w:tabs>
            <w:rPr>
              <w:ins w:id="1163" w:author="L" w:date="2026-08-07T16:59:29Z"/>
              <w:del w:id="1164" w:author="LKY" w:date="2026-09-15T17:28:14Z"/>
            </w:rPr>
          </w:pPr>
          <w:ins w:id="1165" w:author="L" w:date="2026-08-07T16:59:29Z">
            <w:del w:id="1166" w:author="LKY" w:date="2026-09-15T17:28:14Z">
              <w:r>
                <w:rPr/>
                <w:fldChar w:fldCharType="begin"/>
              </w:r>
            </w:del>
          </w:ins>
          <w:ins w:id="1167" w:author="L" w:date="2026-08-07T16:59:29Z">
            <w:del w:id="1168" w:author="LKY" w:date="2026-09-15T17:28:14Z">
              <w:r>
                <w:rPr/>
                <w:delInstrText xml:space="preserve"> HYPERLINK \l _Toc7638 </w:delInstrText>
              </w:r>
            </w:del>
          </w:ins>
          <w:ins w:id="1169" w:author="L" w:date="2026-08-07T16:59:29Z">
            <w:del w:id="1170" w:author="LKY" w:date="2026-09-15T17:28:14Z">
              <w:r>
                <w:rPr/>
                <w:fldChar w:fldCharType="separate"/>
              </w:r>
            </w:del>
          </w:ins>
          <w:ins w:id="1171" w:author="L" w:date="2026-08-07T16:59:29Z">
            <w:del w:id="1172" w:author="LKY" w:date="2026-09-15T17:28:14Z">
              <w:r>
                <w:rPr>
                  <w:rFonts w:hint="default" w:ascii="Times New Roman" w:hAnsi="Times New Roman"/>
                  <w:bCs/>
                  <w:szCs w:val="28"/>
                  <w:lang w:val="en-US" w:eastAsia="zh-CN"/>
                </w:rPr>
                <w:delText>2.</w:delText>
              </w:r>
            </w:del>
          </w:ins>
          <w:ins w:id="1173" w:author="L" w:date="2026-08-07T16:59:29Z">
            <w:del w:id="1174" w:author="LKY" w:date="2026-09-15T17:28:14Z">
              <w:r>
                <w:rPr>
                  <w:rFonts w:hint="eastAsia" w:ascii="Times New Roman" w:hAnsi="Times New Roman"/>
                  <w:bCs/>
                  <w:szCs w:val="28"/>
                  <w:lang w:val="en-US" w:eastAsia="zh-CN"/>
                </w:rPr>
                <w:delText>3</w:delText>
              </w:r>
            </w:del>
          </w:ins>
          <w:ins w:id="1175" w:author="L" w:date="2026-08-07T16:59:29Z">
            <w:del w:id="1176" w:author="LKY" w:date="2026-09-15T17:28:14Z">
              <w:r>
                <w:rPr>
                  <w:rFonts w:hint="default" w:ascii="Times New Roman" w:hAnsi="Times New Roman"/>
                  <w:bCs/>
                  <w:szCs w:val="28"/>
                  <w:lang w:val="en-US" w:eastAsia="zh-CN"/>
                </w:rPr>
                <w:delText>.7</w:delText>
              </w:r>
            </w:del>
          </w:ins>
          <w:ins w:id="1177" w:author="L" w:date="2026-08-07T16:59:29Z">
            <w:del w:id="1178" w:author="LKY" w:date="2026-09-15T17:28:14Z">
              <w:r>
                <w:rPr>
                  <w:rFonts w:hint="eastAsia" w:ascii="Times New Roman" w:hAnsi="Times New Roman"/>
                  <w:bCs/>
                  <w:szCs w:val="28"/>
                  <w:lang w:val="en-US" w:eastAsia="zh-CN"/>
                </w:rPr>
                <w:delText xml:space="preserve"> TC模块</w:delText>
              </w:r>
            </w:del>
          </w:ins>
          <w:ins w:id="1179" w:author="L" w:date="2026-08-07T16:59:29Z">
            <w:del w:id="1180" w:author="LKY" w:date="2026-09-15T17:28:14Z">
              <w:r>
                <w:rPr/>
                <w:tab/>
              </w:r>
            </w:del>
          </w:ins>
          <w:ins w:id="1181" w:author="L" w:date="2026-08-07T16:59:29Z">
            <w:del w:id="1182" w:author="LKY" w:date="2026-09-15T17:28:14Z">
              <w:r>
                <w:rPr/>
                <w:fldChar w:fldCharType="begin"/>
              </w:r>
            </w:del>
          </w:ins>
          <w:ins w:id="1183" w:author="L" w:date="2026-08-07T16:59:29Z">
            <w:del w:id="1184" w:author="LKY" w:date="2026-09-15T17:28:14Z">
              <w:r>
                <w:rPr/>
                <w:delInstrText xml:space="preserve"> PAGEREF _Toc7638 \h </w:delInstrText>
              </w:r>
            </w:del>
          </w:ins>
          <w:ins w:id="1185" w:author="L" w:date="2026-08-07T16:59:29Z">
            <w:del w:id="1186" w:author="LKY" w:date="2026-09-15T17:28:14Z">
              <w:r>
                <w:rPr/>
                <w:fldChar w:fldCharType="separate"/>
              </w:r>
            </w:del>
          </w:ins>
          <w:ins w:id="1187" w:author="L" w:date="2026-08-07T16:59:30Z">
            <w:del w:id="1188" w:author="LKY" w:date="2026-09-15T17:28:14Z">
              <w:r>
                <w:rPr/>
                <w:delText>14</w:delText>
              </w:r>
            </w:del>
          </w:ins>
          <w:ins w:id="1189" w:author="L" w:date="2026-08-07T16:59:29Z">
            <w:del w:id="1190" w:author="LKY" w:date="2026-09-15T17:28:14Z">
              <w:r>
                <w:rPr/>
                <w:fldChar w:fldCharType="end"/>
              </w:r>
            </w:del>
          </w:ins>
          <w:ins w:id="1191" w:author="L" w:date="2026-08-07T16:59:29Z">
            <w:del w:id="1192" w:author="LKY" w:date="2026-09-15T17:28:14Z">
              <w:r>
                <w:rPr/>
                <w:fldChar w:fldCharType="end"/>
              </w:r>
            </w:del>
          </w:ins>
        </w:p>
        <w:p w14:paraId="05D0152D">
          <w:pPr>
            <w:pStyle w:val="7"/>
            <w:tabs>
              <w:tab w:val="right" w:leader="dot" w:pos="8306"/>
            </w:tabs>
            <w:rPr>
              <w:ins w:id="1193" w:author="L" w:date="2026-08-07T16:59:29Z"/>
              <w:del w:id="1194" w:author="LKY" w:date="2026-09-15T17:28:14Z"/>
            </w:rPr>
          </w:pPr>
          <w:ins w:id="1195" w:author="L" w:date="2026-08-07T16:59:29Z">
            <w:del w:id="1196" w:author="LKY" w:date="2026-09-15T17:28:14Z">
              <w:r>
                <w:rPr/>
                <w:fldChar w:fldCharType="begin"/>
              </w:r>
            </w:del>
          </w:ins>
          <w:ins w:id="1197" w:author="L" w:date="2026-08-07T16:59:29Z">
            <w:del w:id="1198" w:author="LKY" w:date="2026-09-15T17:28:14Z">
              <w:r>
                <w:rPr/>
                <w:delInstrText xml:space="preserve"> HYPERLINK \l _Toc17210 </w:delInstrText>
              </w:r>
            </w:del>
          </w:ins>
          <w:ins w:id="1199" w:author="L" w:date="2026-08-07T16:59:29Z">
            <w:del w:id="1200" w:author="LKY" w:date="2026-09-15T17:28:14Z">
              <w:r>
                <w:rPr/>
                <w:fldChar w:fldCharType="separate"/>
              </w:r>
            </w:del>
          </w:ins>
          <w:ins w:id="1201" w:author="L" w:date="2026-08-07T16:59:29Z">
            <w:del w:id="1202" w:author="LKY" w:date="2026-09-15T17:28:14Z">
              <w:r>
                <w:rPr>
                  <w:rFonts w:hint="eastAsia" w:ascii="Times New Roman" w:hAnsi="Times New Roman"/>
                  <w:bCs/>
                  <w:szCs w:val="28"/>
                  <w:lang w:val="en-US" w:eastAsia="zh-CN"/>
                </w:rPr>
                <w:delText>2.3.8 RS485使用</w:delText>
              </w:r>
            </w:del>
          </w:ins>
          <w:ins w:id="1203" w:author="L" w:date="2026-08-07T16:59:29Z">
            <w:del w:id="1204" w:author="LKY" w:date="2026-09-15T17:28:14Z">
              <w:r>
                <w:rPr/>
                <w:tab/>
              </w:r>
            </w:del>
          </w:ins>
          <w:ins w:id="1205" w:author="L" w:date="2026-08-07T16:59:29Z">
            <w:del w:id="1206" w:author="LKY" w:date="2026-09-15T17:28:14Z">
              <w:r>
                <w:rPr/>
                <w:fldChar w:fldCharType="begin"/>
              </w:r>
            </w:del>
          </w:ins>
          <w:ins w:id="1207" w:author="L" w:date="2026-08-07T16:59:29Z">
            <w:del w:id="1208" w:author="LKY" w:date="2026-09-15T17:28:14Z">
              <w:r>
                <w:rPr/>
                <w:delInstrText xml:space="preserve"> PAGEREF _Toc17210 \h </w:delInstrText>
              </w:r>
            </w:del>
          </w:ins>
          <w:ins w:id="1209" w:author="L" w:date="2026-08-07T16:59:29Z">
            <w:del w:id="1210" w:author="LKY" w:date="2026-09-15T17:28:14Z">
              <w:r>
                <w:rPr/>
                <w:fldChar w:fldCharType="separate"/>
              </w:r>
            </w:del>
          </w:ins>
          <w:ins w:id="1211" w:author="L" w:date="2026-08-07T16:59:30Z">
            <w:del w:id="1212" w:author="LKY" w:date="2026-09-15T17:28:14Z">
              <w:r>
                <w:rPr/>
                <w:delText>14</w:delText>
              </w:r>
            </w:del>
          </w:ins>
          <w:ins w:id="1213" w:author="L" w:date="2026-08-07T16:59:29Z">
            <w:del w:id="1214" w:author="LKY" w:date="2026-09-15T17:28:14Z">
              <w:r>
                <w:rPr/>
                <w:fldChar w:fldCharType="end"/>
              </w:r>
            </w:del>
          </w:ins>
          <w:ins w:id="1215" w:author="L" w:date="2026-08-07T16:59:29Z">
            <w:del w:id="1216" w:author="LKY" w:date="2026-09-15T17:28:14Z">
              <w:r>
                <w:rPr/>
                <w:fldChar w:fldCharType="end"/>
              </w:r>
            </w:del>
          </w:ins>
        </w:p>
        <w:p w14:paraId="6762F459">
          <w:pPr>
            <w:pStyle w:val="7"/>
            <w:tabs>
              <w:tab w:val="right" w:leader="dot" w:pos="8306"/>
            </w:tabs>
            <w:rPr>
              <w:ins w:id="1217" w:author="L" w:date="2026-08-07T16:59:29Z"/>
              <w:del w:id="1218" w:author="LKY" w:date="2026-09-15T17:28:14Z"/>
            </w:rPr>
          </w:pPr>
          <w:ins w:id="1219" w:author="L" w:date="2026-08-07T16:59:29Z">
            <w:del w:id="1220" w:author="LKY" w:date="2026-09-15T17:28:14Z">
              <w:r>
                <w:rPr/>
                <w:fldChar w:fldCharType="begin"/>
              </w:r>
            </w:del>
          </w:ins>
          <w:ins w:id="1221" w:author="L" w:date="2026-08-07T16:59:29Z">
            <w:del w:id="1222" w:author="LKY" w:date="2026-09-15T17:28:14Z">
              <w:r>
                <w:rPr/>
                <w:delInstrText xml:space="preserve"> HYPERLINK \l _Toc16325 </w:delInstrText>
              </w:r>
            </w:del>
          </w:ins>
          <w:ins w:id="1223" w:author="L" w:date="2026-08-07T16:59:29Z">
            <w:del w:id="1224" w:author="LKY" w:date="2026-09-15T17:28:14Z">
              <w:r>
                <w:rPr/>
                <w:fldChar w:fldCharType="separate"/>
              </w:r>
            </w:del>
          </w:ins>
          <w:ins w:id="1225" w:author="L" w:date="2026-08-07T16:59:29Z">
            <w:del w:id="1226" w:author="LKY" w:date="2026-09-15T17:28:14Z">
              <w:r>
                <w:rPr>
                  <w:rFonts w:hint="eastAsia" w:ascii="Times New Roman" w:hAnsi="Times New Roman" w:cstheme="minorBidi"/>
                  <w:bCs/>
                  <w:kern w:val="2"/>
                  <w:szCs w:val="28"/>
                  <w:lang w:val="en-US" w:eastAsia="zh-CN" w:bidi="ar-SA"/>
                </w:rPr>
                <w:delText>2.3.9 N板端口使用</w:delText>
              </w:r>
            </w:del>
          </w:ins>
          <w:ins w:id="1227" w:author="L" w:date="2026-08-07T16:59:29Z">
            <w:del w:id="1228" w:author="LKY" w:date="2026-09-15T17:28:14Z">
              <w:r>
                <w:rPr/>
                <w:tab/>
              </w:r>
            </w:del>
          </w:ins>
          <w:ins w:id="1229" w:author="L" w:date="2026-08-07T16:59:29Z">
            <w:del w:id="1230" w:author="LKY" w:date="2026-09-15T17:28:14Z">
              <w:r>
                <w:rPr/>
                <w:fldChar w:fldCharType="begin"/>
              </w:r>
            </w:del>
          </w:ins>
          <w:ins w:id="1231" w:author="L" w:date="2026-08-07T16:59:29Z">
            <w:del w:id="1232" w:author="LKY" w:date="2026-09-15T17:28:14Z">
              <w:r>
                <w:rPr/>
                <w:delInstrText xml:space="preserve"> PAGEREF _Toc16325 \h </w:delInstrText>
              </w:r>
            </w:del>
          </w:ins>
          <w:ins w:id="1233" w:author="L" w:date="2026-08-07T16:59:29Z">
            <w:del w:id="1234" w:author="LKY" w:date="2026-09-15T17:28:14Z">
              <w:r>
                <w:rPr/>
                <w:fldChar w:fldCharType="separate"/>
              </w:r>
            </w:del>
          </w:ins>
          <w:ins w:id="1235" w:author="L" w:date="2026-08-07T16:59:30Z">
            <w:del w:id="1236" w:author="LKY" w:date="2026-09-15T17:28:14Z">
              <w:r>
                <w:rPr/>
                <w:delText>15</w:delText>
              </w:r>
            </w:del>
          </w:ins>
          <w:ins w:id="1237" w:author="L" w:date="2026-08-07T16:59:29Z">
            <w:del w:id="1238" w:author="LKY" w:date="2026-09-15T17:28:14Z">
              <w:r>
                <w:rPr/>
                <w:fldChar w:fldCharType="end"/>
              </w:r>
            </w:del>
          </w:ins>
          <w:ins w:id="1239" w:author="L" w:date="2026-08-07T16:59:29Z">
            <w:del w:id="1240" w:author="LKY" w:date="2026-09-15T17:28:14Z">
              <w:r>
                <w:rPr/>
                <w:fldChar w:fldCharType="end"/>
              </w:r>
            </w:del>
          </w:ins>
        </w:p>
        <w:p w14:paraId="0F6EFE89">
          <w:pPr>
            <w:pStyle w:val="11"/>
            <w:tabs>
              <w:tab w:val="right" w:leader="dot" w:pos="8306"/>
            </w:tabs>
            <w:rPr>
              <w:ins w:id="1241" w:author="L" w:date="2026-08-07T16:59:29Z"/>
              <w:del w:id="1242" w:author="LKY" w:date="2026-09-15T17:28:14Z"/>
            </w:rPr>
          </w:pPr>
          <w:ins w:id="1243" w:author="L" w:date="2026-08-07T16:59:29Z">
            <w:del w:id="1244" w:author="LKY" w:date="2026-09-15T17:28:14Z">
              <w:r>
                <w:rPr/>
                <w:fldChar w:fldCharType="begin"/>
              </w:r>
            </w:del>
          </w:ins>
          <w:ins w:id="1245" w:author="L" w:date="2026-08-07T16:59:29Z">
            <w:del w:id="1246" w:author="LKY" w:date="2026-09-15T17:28:14Z">
              <w:r>
                <w:rPr/>
                <w:delInstrText xml:space="preserve"> HYPERLINK \l _Toc27568 </w:delInstrText>
              </w:r>
            </w:del>
          </w:ins>
          <w:ins w:id="1247" w:author="L" w:date="2026-08-07T16:59:29Z">
            <w:del w:id="1248" w:author="LKY" w:date="2026-09-15T17:28:14Z">
              <w:r>
                <w:rPr/>
                <w:fldChar w:fldCharType="separate"/>
              </w:r>
            </w:del>
          </w:ins>
          <w:ins w:id="1249" w:author="L" w:date="2026-08-07T16:59:29Z">
            <w:del w:id="1250" w:author="LKY" w:date="2026-09-15T17:28:14Z">
              <w:r>
                <w:rPr>
                  <w:rFonts w:hint="eastAsia" w:ascii="Times New Roman" w:hAnsi="Times New Roman" w:eastAsia="宋体" w:cs="宋体"/>
                  <w:bCs/>
                  <w:szCs w:val="32"/>
                  <w:lang w:val="en-US" w:eastAsia="zh-CN"/>
                </w:rPr>
                <w:delText>2.4 LED</w:delText>
              </w:r>
            </w:del>
          </w:ins>
          <w:ins w:id="1251" w:author="L" w:date="2026-08-07T16:59:29Z">
            <w:del w:id="1252" w:author="LKY" w:date="2026-09-15T17:28:14Z">
              <w:r>
                <w:rPr/>
                <w:tab/>
              </w:r>
            </w:del>
          </w:ins>
          <w:ins w:id="1253" w:author="L" w:date="2026-08-07T16:59:29Z">
            <w:del w:id="1254" w:author="LKY" w:date="2026-09-15T17:28:14Z">
              <w:r>
                <w:rPr/>
                <w:fldChar w:fldCharType="begin"/>
              </w:r>
            </w:del>
          </w:ins>
          <w:ins w:id="1255" w:author="L" w:date="2026-08-07T16:59:29Z">
            <w:del w:id="1256" w:author="LKY" w:date="2026-09-15T17:28:14Z">
              <w:r>
                <w:rPr/>
                <w:delInstrText xml:space="preserve"> PAGEREF _Toc27568 \h </w:delInstrText>
              </w:r>
            </w:del>
          </w:ins>
          <w:ins w:id="1257" w:author="L" w:date="2026-08-07T16:59:29Z">
            <w:del w:id="1258" w:author="LKY" w:date="2026-09-15T17:28:14Z">
              <w:r>
                <w:rPr/>
                <w:fldChar w:fldCharType="separate"/>
              </w:r>
            </w:del>
          </w:ins>
          <w:ins w:id="1259" w:author="L" w:date="2026-08-07T16:59:30Z">
            <w:del w:id="1260" w:author="LKY" w:date="2026-09-15T17:28:14Z">
              <w:r>
                <w:rPr/>
                <w:delText>22</w:delText>
              </w:r>
            </w:del>
          </w:ins>
          <w:ins w:id="1261" w:author="L" w:date="2026-08-07T16:59:29Z">
            <w:del w:id="1262" w:author="LKY" w:date="2026-09-15T17:28:14Z">
              <w:r>
                <w:rPr/>
                <w:fldChar w:fldCharType="end"/>
              </w:r>
            </w:del>
          </w:ins>
          <w:ins w:id="1263" w:author="L" w:date="2026-08-07T16:59:29Z">
            <w:del w:id="1264" w:author="LKY" w:date="2026-09-15T17:28:14Z">
              <w:r>
                <w:rPr/>
                <w:fldChar w:fldCharType="end"/>
              </w:r>
            </w:del>
          </w:ins>
        </w:p>
        <w:p w14:paraId="089E622B">
          <w:pPr>
            <w:pStyle w:val="11"/>
            <w:tabs>
              <w:tab w:val="right" w:leader="dot" w:pos="8306"/>
            </w:tabs>
            <w:rPr>
              <w:ins w:id="1265" w:author="L" w:date="2026-08-07T16:59:29Z"/>
              <w:del w:id="1266" w:author="LKY" w:date="2026-09-15T17:28:14Z"/>
            </w:rPr>
          </w:pPr>
          <w:ins w:id="1267" w:author="L" w:date="2026-08-07T16:59:29Z">
            <w:del w:id="1268" w:author="LKY" w:date="2026-09-15T17:28:14Z">
              <w:r>
                <w:rPr/>
                <w:fldChar w:fldCharType="begin"/>
              </w:r>
            </w:del>
          </w:ins>
          <w:ins w:id="1269" w:author="L" w:date="2026-08-07T16:59:29Z">
            <w:del w:id="1270" w:author="LKY" w:date="2026-09-15T17:28:14Z">
              <w:r>
                <w:rPr/>
                <w:delInstrText xml:space="preserve"> HYPERLINK \l _Toc3128 </w:delInstrText>
              </w:r>
            </w:del>
          </w:ins>
          <w:ins w:id="1271" w:author="L" w:date="2026-08-07T16:59:29Z">
            <w:del w:id="1272" w:author="LKY" w:date="2026-09-15T17:28:14Z">
              <w:r>
                <w:rPr/>
                <w:fldChar w:fldCharType="separate"/>
              </w:r>
            </w:del>
          </w:ins>
          <w:ins w:id="1273" w:author="L" w:date="2026-08-07T16:59:29Z">
            <w:del w:id="1274" w:author="LKY" w:date="2026-09-15T17:28:14Z">
              <w:r>
                <w:rPr>
                  <w:rFonts w:hint="eastAsia" w:ascii="Times New Roman" w:hAnsi="Times New Roman"/>
                  <w:bCs/>
                  <w:szCs w:val="32"/>
                  <w:lang w:val="en-US" w:eastAsia="zh-CN"/>
                </w:rPr>
                <w:delText>2.5网络接口</w:delText>
              </w:r>
            </w:del>
          </w:ins>
          <w:ins w:id="1275" w:author="L" w:date="2026-08-07T16:59:29Z">
            <w:del w:id="1276" w:author="LKY" w:date="2026-09-15T17:28:14Z">
              <w:r>
                <w:rPr/>
                <w:tab/>
              </w:r>
            </w:del>
          </w:ins>
          <w:ins w:id="1277" w:author="L" w:date="2026-08-07T16:59:29Z">
            <w:del w:id="1278" w:author="LKY" w:date="2026-09-15T17:28:14Z">
              <w:r>
                <w:rPr/>
                <w:fldChar w:fldCharType="begin"/>
              </w:r>
            </w:del>
          </w:ins>
          <w:ins w:id="1279" w:author="L" w:date="2026-08-07T16:59:29Z">
            <w:del w:id="1280" w:author="LKY" w:date="2026-09-15T17:28:14Z">
              <w:r>
                <w:rPr/>
                <w:delInstrText xml:space="preserve"> PAGEREF _Toc3128 \h </w:delInstrText>
              </w:r>
            </w:del>
          </w:ins>
          <w:ins w:id="1281" w:author="L" w:date="2026-08-07T16:59:29Z">
            <w:del w:id="1282" w:author="LKY" w:date="2026-09-15T17:28:14Z">
              <w:r>
                <w:rPr/>
                <w:fldChar w:fldCharType="separate"/>
              </w:r>
            </w:del>
          </w:ins>
          <w:ins w:id="1283" w:author="L" w:date="2026-08-07T16:59:30Z">
            <w:del w:id="1284" w:author="LKY" w:date="2026-09-15T17:28:14Z">
              <w:r>
                <w:rPr/>
                <w:delText>23</w:delText>
              </w:r>
            </w:del>
          </w:ins>
          <w:ins w:id="1285" w:author="L" w:date="2026-08-07T16:59:29Z">
            <w:del w:id="1286" w:author="LKY" w:date="2026-09-15T17:28:14Z">
              <w:r>
                <w:rPr/>
                <w:fldChar w:fldCharType="end"/>
              </w:r>
            </w:del>
          </w:ins>
          <w:ins w:id="1287" w:author="L" w:date="2026-08-07T16:59:29Z">
            <w:del w:id="1288" w:author="LKY" w:date="2026-09-15T17:28:14Z">
              <w:r>
                <w:rPr/>
                <w:fldChar w:fldCharType="end"/>
              </w:r>
            </w:del>
          </w:ins>
        </w:p>
        <w:p w14:paraId="7CFE8C50">
          <w:pPr>
            <w:pStyle w:val="11"/>
            <w:tabs>
              <w:tab w:val="right" w:leader="dot" w:pos="8306"/>
            </w:tabs>
            <w:rPr>
              <w:ins w:id="1289" w:author="L" w:date="2026-08-07T16:59:29Z"/>
              <w:del w:id="1290" w:author="LKY" w:date="2026-09-15T17:28:14Z"/>
            </w:rPr>
          </w:pPr>
          <w:ins w:id="1291" w:author="L" w:date="2026-08-07T16:59:29Z">
            <w:del w:id="1292" w:author="LKY" w:date="2026-09-15T17:28:14Z">
              <w:r>
                <w:rPr/>
                <w:fldChar w:fldCharType="begin"/>
              </w:r>
            </w:del>
          </w:ins>
          <w:ins w:id="1293" w:author="L" w:date="2026-08-07T16:59:29Z">
            <w:del w:id="1294" w:author="LKY" w:date="2026-09-15T17:28:14Z">
              <w:r>
                <w:rPr/>
                <w:delInstrText xml:space="preserve"> HYPERLINK \l _Toc25337 </w:delInstrText>
              </w:r>
            </w:del>
          </w:ins>
          <w:ins w:id="1295" w:author="L" w:date="2026-08-07T16:59:29Z">
            <w:del w:id="1296" w:author="LKY" w:date="2026-09-15T17:28:14Z">
              <w:r>
                <w:rPr/>
                <w:fldChar w:fldCharType="separate"/>
              </w:r>
            </w:del>
          </w:ins>
          <w:ins w:id="1297" w:author="L" w:date="2026-08-07T16:59:29Z">
            <w:del w:id="1298" w:author="LKY" w:date="2026-09-15T17:28:14Z">
              <w:r>
                <w:rPr>
                  <w:rFonts w:hint="eastAsia" w:ascii="Times New Roman" w:hAnsi="Times New Roman" w:cs="宋体"/>
                  <w:szCs w:val="32"/>
                  <w:lang w:val="en-US" w:eastAsia="zh-CN" w:bidi="en-US"/>
                </w:rPr>
                <w:delText>2.6 USB接口</w:delText>
              </w:r>
            </w:del>
          </w:ins>
          <w:ins w:id="1299" w:author="L" w:date="2026-08-07T16:59:29Z">
            <w:del w:id="1300" w:author="LKY" w:date="2026-09-15T17:28:14Z">
              <w:r>
                <w:rPr/>
                <w:tab/>
              </w:r>
            </w:del>
          </w:ins>
          <w:ins w:id="1301" w:author="L" w:date="2026-08-07T16:59:29Z">
            <w:del w:id="1302" w:author="LKY" w:date="2026-09-15T17:28:14Z">
              <w:r>
                <w:rPr/>
                <w:fldChar w:fldCharType="begin"/>
              </w:r>
            </w:del>
          </w:ins>
          <w:ins w:id="1303" w:author="L" w:date="2026-08-07T16:59:29Z">
            <w:del w:id="1304" w:author="LKY" w:date="2026-09-15T17:28:14Z">
              <w:r>
                <w:rPr/>
                <w:delInstrText xml:space="preserve"> PAGEREF _Toc25337 \h </w:delInstrText>
              </w:r>
            </w:del>
          </w:ins>
          <w:ins w:id="1305" w:author="L" w:date="2026-08-07T16:59:29Z">
            <w:del w:id="1306" w:author="LKY" w:date="2026-09-15T17:28:14Z">
              <w:r>
                <w:rPr/>
                <w:fldChar w:fldCharType="separate"/>
              </w:r>
            </w:del>
          </w:ins>
          <w:ins w:id="1307" w:author="L" w:date="2026-08-07T16:59:30Z">
            <w:del w:id="1308" w:author="LKY" w:date="2026-09-15T17:28:14Z">
              <w:r>
                <w:rPr/>
                <w:delText>24</w:delText>
              </w:r>
            </w:del>
          </w:ins>
          <w:ins w:id="1309" w:author="L" w:date="2026-08-07T16:59:29Z">
            <w:del w:id="1310" w:author="LKY" w:date="2026-09-15T17:28:14Z">
              <w:r>
                <w:rPr/>
                <w:fldChar w:fldCharType="end"/>
              </w:r>
            </w:del>
          </w:ins>
          <w:ins w:id="1311" w:author="L" w:date="2026-08-07T16:59:29Z">
            <w:del w:id="1312" w:author="LKY" w:date="2026-09-15T17:28:14Z">
              <w:r>
                <w:rPr/>
                <w:fldChar w:fldCharType="end"/>
              </w:r>
            </w:del>
          </w:ins>
        </w:p>
        <w:p w14:paraId="121CC7FE">
          <w:pPr>
            <w:pStyle w:val="11"/>
            <w:tabs>
              <w:tab w:val="right" w:leader="dot" w:pos="8306"/>
            </w:tabs>
            <w:rPr>
              <w:ins w:id="1313" w:author="L" w:date="2026-08-07T16:59:29Z"/>
              <w:del w:id="1314" w:author="LKY" w:date="2026-09-15T17:28:14Z"/>
            </w:rPr>
          </w:pPr>
          <w:ins w:id="1315" w:author="L" w:date="2026-08-07T16:59:29Z">
            <w:del w:id="1316" w:author="LKY" w:date="2026-09-15T17:28:14Z">
              <w:r>
                <w:rPr/>
                <w:fldChar w:fldCharType="begin"/>
              </w:r>
            </w:del>
          </w:ins>
          <w:ins w:id="1317" w:author="L" w:date="2026-08-07T16:59:29Z">
            <w:del w:id="1318" w:author="LKY" w:date="2026-09-15T17:28:14Z">
              <w:r>
                <w:rPr/>
                <w:delInstrText xml:space="preserve"> HYPERLINK \l _Toc1562 </w:delInstrText>
              </w:r>
            </w:del>
          </w:ins>
          <w:ins w:id="1319" w:author="L" w:date="2026-08-07T16:59:29Z">
            <w:del w:id="1320" w:author="LKY" w:date="2026-09-15T17:28:14Z">
              <w:r>
                <w:rPr/>
                <w:fldChar w:fldCharType="separate"/>
              </w:r>
            </w:del>
          </w:ins>
          <w:ins w:id="1321" w:author="L" w:date="2026-08-07T16:59:29Z">
            <w:del w:id="1322" w:author="LKY" w:date="2026-09-15T17:28:14Z">
              <w:r>
                <w:rPr>
                  <w:rFonts w:hint="eastAsia" w:ascii="Times New Roman" w:hAnsi="Times New Roman" w:cs="宋体"/>
                  <w:szCs w:val="32"/>
                  <w:lang w:val="en-US" w:eastAsia="zh-CN" w:bidi="en-US"/>
                </w:rPr>
                <w:delText>2.7 HDMI接口</w:delText>
              </w:r>
            </w:del>
          </w:ins>
          <w:ins w:id="1323" w:author="L" w:date="2026-08-07T16:59:29Z">
            <w:del w:id="1324" w:author="LKY" w:date="2026-09-15T17:28:14Z">
              <w:r>
                <w:rPr/>
                <w:tab/>
              </w:r>
            </w:del>
          </w:ins>
          <w:ins w:id="1325" w:author="L" w:date="2026-08-07T16:59:29Z">
            <w:del w:id="1326" w:author="LKY" w:date="2026-09-15T17:28:14Z">
              <w:r>
                <w:rPr/>
                <w:fldChar w:fldCharType="begin"/>
              </w:r>
            </w:del>
          </w:ins>
          <w:ins w:id="1327" w:author="L" w:date="2026-08-07T16:59:29Z">
            <w:del w:id="1328" w:author="LKY" w:date="2026-09-15T17:28:14Z">
              <w:r>
                <w:rPr/>
                <w:delInstrText xml:space="preserve"> PAGEREF _Toc1562 \h </w:delInstrText>
              </w:r>
            </w:del>
          </w:ins>
          <w:ins w:id="1329" w:author="L" w:date="2026-08-07T16:59:29Z">
            <w:del w:id="1330" w:author="LKY" w:date="2026-09-15T17:28:14Z">
              <w:r>
                <w:rPr/>
                <w:fldChar w:fldCharType="separate"/>
              </w:r>
            </w:del>
          </w:ins>
          <w:ins w:id="1331" w:author="L" w:date="2026-08-07T16:59:30Z">
            <w:del w:id="1332" w:author="LKY" w:date="2026-09-15T17:28:14Z">
              <w:r>
                <w:rPr/>
                <w:delText>26</w:delText>
              </w:r>
            </w:del>
          </w:ins>
          <w:ins w:id="1333" w:author="L" w:date="2026-08-07T16:59:29Z">
            <w:del w:id="1334" w:author="LKY" w:date="2026-09-15T17:28:14Z">
              <w:r>
                <w:rPr/>
                <w:fldChar w:fldCharType="end"/>
              </w:r>
            </w:del>
          </w:ins>
          <w:ins w:id="1335" w:author="L" w:date="2026-08-07T16:59:29Z">
            <w:del w:id="1336" w:author="LKY" w:date="2026-09-15T17:28:14Z">
              <w:r>
                <w:rPr/>
                <w:fldChar w:fldCharType="end"/>
              </w:r>
            </w:del>
          </w:ins>
        </w:p>
        <w:p w14:paraId="5C0FA956">
          <w:pPr>
            <w:pStyle w:val="11"/>
            <w:tabs>
              <w:tab w:val="right" w:leader="dot" w:pos="8306"/>
            </w:tabs>
            <w:rPr>
              <w:ins w:id="1337" w:author="L" w:date="2026-08-07T16:59:29Z"/>
              <w:del w:id="1338" w:author="LKY" w:date="2026-09-15T17:28:14Z"/>
            </w:rPr>
          </w:pPr>
          <w:ins w:id="1339" w:author="L" w:date="2026-08-07T16:59:29Z">
            <w:del w:id="1340" w:author="LKY" w:date="2026-09-15T17:28:14Z">
              <w:r>
                <w:rPr/>
                <w:fldChar w:fldCharType="begin"/>
              </w:r>
            </w:del>
          </w:ins>
          <w:ins w:id="1341" w:author="L" w:date="2026-08-07T16:59:29Z">
            <w:del w:id="1342" w:author="LKY" w:date="2026-09-15T17:28:14Z">
              <w:r>
                <w:rPr/>
                <w:delInstrText xml:space="preserve"> HYPERLINK \l _Toc30010 </w:delInstrText>
              </w:r>
            </w:del>
          </w:ins>
          <w:ins w:id="1343" w:author="L" w:date="2026-08-07T16:59:29Z">
            <w:del w:id="1344" w:author="LKY" w:date="2026-09-15T17:28:14Z">
              <w:r>
                <w:rPr/>
                <w:fldChar w:fldCharType="separate"/>
              </w:r>
            </w:del>
          </w:ins>
          <w:ins w:id="1345" w:author="L" w:date="2026-08-07T16:59:29Z">
            <w:del w:id="1346" w:author="LKY" w:date="2026-09-15T17:28:14Z">
              <w:r>
                <w:rPr>
                  <w:rFonts w:hint="eastAsia" w:ascii="Times New Roman" w:hAnsi="Times New Roman" w:cs="宋体"/>
                  <w:kern w:val="2"/>
                  <w:szCs w:val="32"/>
                  <w:lang w:val="en-US" w:eastAsia="zh-CN" w:bidi="en-US"/>
                </w:rPr>
                <w:delText>2.8调试串口</w:delText>
              </w:r>
            </w:del>
          </w:ins>
          <w:ins w:id="1347" w:author="L" w:date="2026-08-07T16:59:29Z">
            <w:del w:id="1348" w:author="LKY" w:date="2026-09-15T17:28:14Z">
              <w:r>
                <w:rPr/>
                <w:tab/>
              </w:r>
            </w:del>
          </w:ins>
          <w:ins w:id="1349" w:author="L" w:date="2026-08-07T16:59:29Z">
            <w:del w:id="1350" w:author="LKY" w:date="2026-09-15T17:28:14Z">
              <w:r>
                <w:rPr/>
                <w:fldChar w:fldCharType="begin"/>
              </w:r>
            </w:del>
          </w:ins>
          <w:ins w:id="1351" w:author="L" w:date="2026-08-07T16:59:29Z">
            <w:del w:id="1352" w:author="LKY" w:date="2026-09-15T17:28:14Z">
              <w:r>
                <w:rPr/>
                <w:delInstrText xml:space="preserve"> PAGEREF _Toc30010 \h </w:delInstrText>
              </w:r>
            </w:del>
          </w:ins>
          <w:ins w:id="1353" w:author="L" w:date="2026-08-07T16:59:29Z">
            <w:del w:id="1354" w:author="LKY" w:date="2026-09-15T17:28:14Z">
              <w:r>
                <w:rPr/>
                <w:fldChar w:fldCharType="separate"/>
              </w:r>
            </w:del>
          </w:ins>
          <w:ins w:id="1355" w:author="L" w:date="2026-08-07T16:59:30Z">
            <w:del w:id="1356" w:author="LKY" w:date="2026-09-15T17:28:14Z">
              <w:r>
                <w:rPr/>
                <w:delText>27</w:delText>
              </w:r>
            </w:del>
          </w:ins>
          <w:ins w:id="1357" w:author="L" w:date="2026-08-07T16:59:29Z">
            <w:del w:id="1358" w:author="LKY" w:date="2026-09-15T17:28:14Z">
              <w:r>
                <w:rPr/>
                <w:fldChar w:fldCharType="end"/>
              </w:r>
            </w:del>
          </w:ins>
          <w:ins w:id="1359" w:author="L" w:date="2026-08-07T16:59:29Z">
            <w:del w:id="1360" w:author="LKY" w:date="2026-09-15T17:28:14Z">
              <w:r>
                <w:rPr/>
                <w:fldChar w:fldCharType="end"/>
              </w:r>
            </w:del>
          </w:ins>
        </w:p>
        <w:p w14:paraId="77FEED97">
          <w:pPr>
            <w:pStyle w:val="11"/>
            <w:tabs>
              <w:tab w:val="right" w:leader="dot" w:pos="8306"/>
            </w:tabs>
            <w:rPr>
              <w:ins w:id="1361" w:author="L" w:date="2026-08-07T16:59:29Z"/>
              <w:del w:id="1362" w:author="LKY" w:date="2026-09-15T17:28:14Z"/>
            </w:rPr>
          </w:pPr>
          <w:ins w:id="1363" w:author="L" w:date="2026-08-07T16:59:29Z">
            <w:del w:id="1364" w:author="LKY" w:date="2026-09-15T17:28:14Z">
              <w:r>
                <w:rPr/>
                <w:fldChar w:fldCharType="begin"/>
              </w:r>
            </w:del>
          </w:ins>
          <w:ins w:id="1365" w:author="L" w:date="2026-08-07T16:59:29Z">
            <w:del w:id="1366" w:author="LKY" w:date="2026-09-15T17:28:14Z">
              <w:r>
                <w:rPr/>
                <w:delInstrText xml:space="preserve"> HYPERLINK \l _Toc29246 </w:delInstrText>
              </w:r>
            </w:del>
          </w:ins>
          <w:ins w:id="1367" w:author="L" w:date="2026-08-07T16:59:29Z">
            <w:del w:id="1368" w:author="LKY" w:date="2026-09-15T17:28:14Z">
              <w:r>
                <w:rPr/>
                <w:fldChar w:fldCharType="separate"/>
              </w:r>
            </w:del>
          </w:ins>
          <w:ins w:id="1369" w:author="L" w:date="2026-08-07T16:59:29Z">
            <w:del w:id="1370" w:author="LKY" w:date="2026-09-15T17:28:14Z">
              <w:r>
                <w:rPr>
                  <w:rFonts w:hint="eastAsia" w:ascii="Times New Roman" w:hAnsi="Times New Roman" w:cs="宋体"/>
                  <w:kern w:val="2"/>
                  <w:szCs w:val="32"/>
                  <w:lang w:val="en-US" w:eastAsia="zh-CN" w:bidi="en-US"/>
                </w:rPr>
                <w:delText>2.9 SIM卡插槽</w:delText>
              </w:r>
            </w:del>
          </w:ins>
          <w:ins w:id="1371" w:author="L" w:date="2026-08-07T16:59:29Z">
            <w:del w:id="1372" w:author="LKY" w:date="2026-09-15T17:28:14Z">
              <w:r>
                <w:rPr/>
                <w:tab/>
              </w:r>
            </w:del>
          </w:ins>
          <w:ins w:id="1373" w:author="L" w:date="2026-08-07T16:59:29Z">
            <w:del w:id="1374" w:author="LKY" w:date="2026-09-15T17:28:14Z">
              <w:r>
                <w:rPr/>
                <w:fldChar w:fldCharType="begin"/>
              </w:r>
            </w:del>
          </w:ins>
          <w:ins w:id="1375" w:author="L" w:date="2026-08-07T16:59:29Z">
            <w:del w:id="1376" w:author="LKY" w:date="2026-09-15T17:28:14Z">
              <w:r>
                <w:rPr/>
                <w:delInstrText xml:space="preserve"> PAGEREF _Toc29246 \h </w:delInstrText>
              </w:r>
            </w:del>
          </w:ins>
          <w:ins w:id="1377" w:author="L" w:date="2026-08-07T16:59:29Z">
            <w:del w:id="1378" w:author="LKY" w:date="2026-09-15T17:28:14Z">
              <w:r>
                <w:rPr/>
                <w:fldChar w:fldCharType="separate"/>
              </w:r>
            </w:del>
          </w:ins>
          <w:ins w:id="1379" w:author="L" w:date="2026-08-07T16:59:30Z">
            <w:del w:id="1380" w:author="LKY" w:date="2026-09-15T17:28:14Z">
              <w:r>
                <w:rPr/>
                <w:delText>27</w:delText>
              </w:r>
            </w:del>
          </w:ins>
          <w:ins w:id="1381" w:author="L" w:date="2026-08-07T16:59:29Z">
            <w:del w:id="1382" w:author="LKY" w:date="2026-09-15T17:28:14Z">
              <w:r>
                <w:rPr/>
                <w:fldChar w:fldCharType="end"/>
              </w:r>
            </w:del>
          </w:ins>
          <w:ins w:id="1383" w:author="L" w:date="2026-08-07T16:59:29Z">
            <w:del w:id="1384" w:author="LKY" w:date="2026-09-15T17:28:14Z">
              <w:r>
                <w:rPr/>
                <w:fldChar w:fldCharType="end"/>
              </w:r>
            </w:del>
          </w:ins>
        </w:p>
        <w:p w14:paraId="3153A739">
          <w:pPr>
            <w:pStyle w:val="11"/>
            <w:tabs>
              <w:tab w:val="right" w:leader="dot" w:pos="8306"/>
            </w:tabs>
            <w:rPr>
              <w:ins w:id="1385" w:author="L" w:date="2026-08-07T16:59:29Z"/>
              <w:del w:id="1386" w:author="LKY" w:date="2026-09-15T17:28:14Z"/>
            </w:rPr>
          </w:pPr>
          <w:ins w:id="1387" w:author="L" w:date="2026-08-07T16:59:29Z">
            <w:del w:id="1388" w:author="LKY" w:date="2026-09-15T17:28:14Z">
              <w:r>
                <w:rPr/>
                <w:fldChar w:fldCharType="begin"/>
              </w:r>
            </w:del>
          </w:ins>
          <w:ins w:id="1389" w:author="L" w:date="2026-08-07T16:59:29Z">
            <w:del w:id="1390" w:author="LKY" w:date="2026-09-15T17:28:14Z">
              <w:r>
                <w:rPr/>
                <w:delInstrText xml:space="preserve"> HYPERLINK \l _Toc24632 </w:delInstrText>
              </w:r>
            </w:del>
          </w:ins>
          <w:ins w:id="1391" w:author="L" w:date="2026-08-07T16:59:29Z">
            <w:del w:id="1392" w:author="LKY" w:date="2026-09-15T17:28:14Z">
              <w:r>
                <w:rPr/>
                <w:fldChar w:fldCharType="separate"/>
              </w:r>
            </w:del>
          </w:ins>
          <w:ins w:id="1393" w:author="L" w:date="2026-08-07T16:59:29Z">
            <w:del w:id="1394" w:author="LKY" w:date="2026-09-15T17:28:14Z">
              <w:r>
                <w:rPr>
                  <w:rFonts w:hint="eastAsia" w:ascii="Times New Roman" w:hAnsi="Times New Roman" w:cs="宋体"/>
                  <w:kern w:val="2"/>
                  <w:szCs w:val="32"/>
                  <w:lang w:val="en-US" w:eastAsia="zh-CN" w:bidi="en-US"/>
                </w:rPr>
                <w:delText>2.10 SD卡插槽</w:delText>
              </w:r>
            </w:del>
          </w:ins>
          <w:ins w:id="1395" w:author="L" w:date="2026-08-07T16:59:29Z">
            <w:del w:id="1396" w:author="LKY" w:date="2026-09-15T17:28:14Z">
              <w:r>
                <w:rPr/>
                <w:tab/>
              </w:r>
            </w:del>
          </w:ins>
          <w:ins w:id="1397" w:author="L" w:date="2026-08-07T16:59:29Z">
            <w:del w:id="1398" w:author="LKY" w:date="2026-09-15T17:28:14Z">
              <w:r>
                <w:rPr/>
                <w:fldChar w:fldCharType="begin"/>
              </w:r>
            </w:del>
          </w:ins>
          <w:ins w:id="1399" w:author="L" w:date="2026-08-07T16:59:29Z">
            <w:del w:id="1400" w:author="LKY" w:date="2026-09-15T17:28:14Z">
              <w:r>
                <w:rPr/>
                <w:delInstrText xml:space="preserve"> PAGEREF _Toc24632 \h </w:delInstrText>
              </w:r>
            </w:del>
          </w:ins>
          <w:ins w:id="1401" w:author="L" w:date="2026-08-07T16:59:29Z">
            <w:del w:id="1402" w:author="LKY" w:date="2026-09-15T17:28:14Z">
              <w:r>
                <w:rPr/>
                <w:fldChar w:fldCharType="separate"/>
              </w:r>
            </w:del>
          </w:ins>
          <w:ins w:id="1403" w:author="L" w:date="2026-08-07T16:59:30Z">
            <w:del w:id="1404" w:author="LKY" w:date="2026-09-15T17:28:14Z">
              <w:r>
                <w:rPr/>
                <w:delText>27</w:delText>
              </w:r>
            </w:del>
          </w:ins>
          <w:ins w:id="1405" w:author="L" w:date="2026-08-07T16:59:29Z">
            <w:del w:id="1406" w:author="LKY" w:date="2026-09-15T17:28:14Z">
              <w:r>
                <w:rPr/>
                <w:fldChar w:fldCharType="end"/>
              </w:r>
            </w:del>
          </w:ins>
          <w:ins w:id="1407" w:author="L" w:date="2026-08-07T16:59:29Z">
            <w:del w:id="1408" w:author="LKY" w:date="2026-09-15T17:28:14Z">
              <w:r>
                <w:rPr/>
                <w:fldChar w:fldCharType="end"/>
              </w:r>
            </w:del>
          </w:ins>
        </w:p>
        <w:p w14:paraId="227BA6F2">
          <w:pPr>
            <w:pStyle w:val="11"/>
            <w:tabs>
              <w:tab w:val="right" w:leader="dot" w:pos="8306"/>
            </w:tabs>
            <w:rPr>
              <w:ins w:id="1409" w:author="L" w:date="2026-08-07T16:59:29Z"/>
              <w:del w:id="1410" w:author="LKY" w:date="2026-09-15T17:28:14Z"/>
            </w:rPr>
          </w:pPr>
          <w:ins w:id="1411" w:author="L" w:date="2026-08-07T16:59:29Z">
            <w:del w:id="1412" w:author="LKY" w:date="2026-09-15T17:28:14Z">
              <w:r>
                <w:rPr/>
                <w:fldChar w:fldCharType="begin"/>
              </w:r>
            </w:del>
          </w:ins>
          <w:ins w:id="1413" w:author="L" w:date="2026-08-07T16:59:29Z">
            <w:del w:id="1414" w:author="LKY" w:date="2026-09-15T17:28:14Z">
              <w:r>
                <w:rPr/>
                <w:delInstrText xml:space="preserve"> HYPERLINK \l _Toc23207 </w:delInstrText>
              </w:r>
            </w:del>
          </w:ins>
          <w:ins w:id="1415" w:author="L" w:date="2026-08-07T16:59:29Z">
            <w:del w:id="1416" w:author="LKY" w:date="2026-09-15T17:28:14Z">
              <w:r>
                <w:rPr/>
                <w:fldChar w:fldCharType="separate"/>
              </w:r>
            </w:del>
          </w:ins>
          <w:ins w:id="1417" w:author="L" w:date="2026-08-07T16:59:29Z">
            <w:del w:id="1418" w:author="LKY" w:date="2026-09-15T17:28:14Z">
              <w:r>
                <w:rPr>
                  <w:rFonts w:hint="eastAsia" w:ascii="Times New Roman" w:hAnsi="Times New Roman" w:cs="宋体"/>
                  <w:kern w:val="2"/>
                  <w:szCs w:val="32"/>
                  <w:lang w:val="en-US" w:eastAsia="zh-CN" w:bidi="en-US"/>
                </w:rPr>
                <w:delText>2.11重启按钮</w:delText>
              </w:r>
            </w:del>
          </w:ins>
          <w:ins w:id="1419" w:author="L" w:date="2026-08-07T16:59:29Z">
            <w:del w:id="1420" w:author="LKY" w:date="2026-09-15T17:28:14Z">
              <w:r>
                <w:rPr/>
                <w:tab/>
              </w:r>
            </w:del>
          </w:ins>
          <w:ins w:id="1421" w:author="L" w:date="2026-08-07T16:59:29Z">
            <w:del w:id="1422" w:author="LKY" w:date="2026-09-15T17:28:14Z">
              <w:r>
                <w:rPr/>
                <w:fldChar w:fldCharType="begin"/>
              </w:r>
            </w:del>
          </w:ins>
          <w:ins w:id="1423" w:author="L" w:date="2026-08-07T16:59:29Z">
            <w:del w:id="1424" w:author="LKY" w:date="2026-09-15T17:28:14Z">
              <w:r>
                <w:rPr/>
                <w:delInstrText xml:space="preserve"> PAGEREF _Toc23207 \h </w:delInstrText>
              </w:r>
            </w:del>
          </w:ins>
          <w:ins w:id="1425" w:author="L" w:date="2026-08-07T16:59:29Z">
            <w:del w:id="1426" w:author="LKY" w:date="2026-09-15T17:28:14Z">
              <w:r>
                <w:rPr/>
                <w:fldChar w:fldCharType="separate"/>
              </w:r>
            </w:del>
          </w:ins>
          <w:ins w:id="1427" w:author="L" w:date="2026-08-07T16:59:30Z">
            <w:del w:id="1428" w:author="LKY" w:date="2026-09-15T17:28:14Z">
              <w:r>
                <w:rPr/>
                <w:delText>29</w:delText>
              </w:r>
            </w:del>
          </w:ins>
          <w:ins w:id="1429" w:author="L" w:date="2026-08-07T16:59:29Z">
            <w:del w:id="1430" w:author="LKY" w:date="2026-09-15T17:28:14Z">
              <w:r>
                <w:rPr/>
                <w:fldChar w:fldCharType="end"/>
              </w:r>
            </w:del>
          </w:ins>
          <w:ins w:id="1431" w:author="L" w:date="2026-08-07T16:59:29Z">
            <w:del w:id="1432" w:author="LKY" w:date="2026-09-15T17:28:14Z">
              <w:r>
                <w:rPr/>
                <w:fldChar w:fldCharType="end"/>
              </w:r>
            </w:del>
          </w:ins>
        </w:p>
        <w:p w14:paraId="75257C43">
          <w:pPr>
            <w:pStyle w:val="11"/>
            <w:tabs>
              <w:tab w:val="right" w:leader="dot" w:pos="8306"/>
            </w:tabs>
            <w:rPr>
              <w:ins w:id="1433" w:author="L" w:date="2026-08-07T16:59:29Z"/>
              <w:del w:id="1434" w:author="LKY" w:date="2026-09-15T17:28:14Z"/>
            </w:rPr>
          </w:pPr>
          <w:ins w:id="1435" w:author="L" w:date="2026-08-07T16:59:29Z">
            <w:del w:id="1436" w:author="LKY" w:date="2026-09-15T17:28:14Z">
              <w:r>
                <w:rPr/>
                <w:fldChar w:fldCharType="begin"/>
              </w:r>
            </w:del>
          </w:ins>
          <w:ins w:id="1437" w:author="L" w:date="2026-08-07T16:59:29Z">
            <w:del w:id="1438" w:author="LKY" w:date="2026-09-15T17:28:14Z">
              <w:r>
                <w:rPr/>
                <w:delInstrText xml:space="preserve"> HYPERLINK \l _Toc1010 </w:delInstrText>
              </w:r>
            </w:del>
          </w:ins>
          <w:ins w:id="1439" w:author="L" w:date="2026-08-07T16:59:29Z">
            <w:del w:id="1440" w:author="LKY" w:date="2026-09-15T17:28:14Z">
              <w:r>
                <w:rPr/>
                <w:fldChar w:fldCharType="separate"/>
              </w:r>
            </w:del>
          </w:ins>
          <w:ins w:id="1441" w:author="L" w:date="2026-08-07T16:59:29Z">
            <w:del w:id="1442" w:author="LKY" w:date="2026-09-15T17:28:14Z">
              <w:r>
                <w:rPr>
                  <w:rFonts w:hint="eastAsia" w:ascii="Times New Roman" w:hAnsi="Times New Roman" w:cs="宋体"/>
                  <w:kern w:val="2"/>
                  <w:szCs w:val="32"/>
                  <w:lang w:val="en-US" w:eastAsia="zh-CN" w:bidi="en-US"/>
                </w:rPr>
                <w:delText>2.12 PCIE接口</w:delText>
              </w:r>
            </w:del>
          </w:ins>
          <w:ins w:id="1443" w:author="L" w:date="2026-08-07T16:59:29Z">
            <w:del w:id="1444" w:author="LKY" w:date="2026-09-15T17:28:14Z">
              <w:r>
                <w:rPr/>
                <w:tab/>
              </w:r>
            </w:del>
          </w:ins>
          <w:ins w:id="1445" w:author="L" w:date="2026-08-07T16:59:29Z">
            <w:del w:id="1446" w:author="LKY" w:date="2026-09-15T17:28:14Z">
              <w:r>
                <w:rPr/>
                <w:fldChar w:fldCharType="begin"/>
              </w:r>
            </w:del>
          </w:ins>
          <w:ins w:id="1447" w:author="L" w:date="2026-08-07T16:59:29Z">
            <w:del w:id="1448" w:author="LKY" w:date="2026-09-15T17:28:14Z">
              <w:r>
                <w:rPr/>
                <w:delInstrText xml:space="preserve"> PAGEREF _Toc1010 \h </w:delInstrText>
              </w:r>
            </w:del>
          </w:ins>
          <w:ins w:id="1449" w:author="L" w:date="2026-08-07T16:59:29Z">
            <w:del w:id="1450" w:author="LKY" w:date="2026-09-15T17:28:14Z">
              <w:r>
                <w:rPr/>
                <w:fldChar w:fldCharType="separate"/>
              </w:r>
            </w:del>
          </w:ins>
          <w:ins w:id="1451" w:author="L" w:date="2026-08-07T16:59:30Z">
            <w:del w:id="1452" w:author="LKY" w:date="2026-09-15T17:28:14Z">
              <w:r>
                <w:rPr/>
                <w:delText>29</w:delText>
              </w:r>
            </w:del>
          </w:ins>
          <w:ins w:id="1453" w:author="L" w:date="2026-08-07T16:59:29Z">
            <w:del w:id="1454" w:author="LKY" w:date="2026-09-15T17:28:14Z">
              <w:r>
                <w:rPr/>
                <w:fldChar w:fldCharType="end"/>
              </w:r>
            </w:del>
          </w:ins>
          <w:ins w:id="1455" w:author="L" w:date="2026-08-07T16:59:29Z">
            <w:del w:id="1456" w:author="LKY" w:date="2026-09-15T17:28:14Z">
              <w:r>
                <w:rPr/>
                <w:fldChar w:fldCharType="end"/>
              </w:r>
            </w:del>
          </w:ins>
        </w:p>
        <w:p w14:paraId="38955655">
          <w:pPr>
            <w:pStyle w:val="7"/>
            <w:tabs>
              <w:tab w:val="right" w:leader="dot" w:pos="8306"/>
            </w:tabs>
            <w:rPr>
              <w:ins w:id="1457" w:author="L" w:date="2026-08-07T16:59:29Z"/>
              <w:del w:id="1458" w:author="LKY" w:date="2026-09-15T17:28:14Z"/>
            </w:rPr>
          </w:pPr>
          <w:ins w:id="1459" w:author="L" w:date="2026-08-07T16:59:29Z">
            <w:del w:id="1460" w:author="LKY" w:date="2026-09-15T17:28:14Z">
              <w:r>
                <w:rPr/>
                <w:fldChar w:fldCharType="begin"/>
              </w:r>
            </w:del>
          </w:ins>
          <w:ins w:id="1461" w:author="L" w:date="2026-08-07T16:59:29Z">
            <w:del w:id="1462" w:author="LKY" w:date="2026-09-15T17:28:14Z">
              <w:r>
                <w:rPr/>
                <w:delInstrText xml:space="preserve"> HYPERLINK \l _Toc19774 </w:delInstrText>
              </w:r>
            </w:del>
          </w:ins>
          <w:ins w:id="1463" w:author="L" w:date="2026-08-07T16:59:29Z">
            <w:del w:id="1464" w:author="LKY" w:date="2026-09-15T17:28:14Z">
              <w:r>
                <w:rPr/>
                <w:fldChar w:fldCharType="separate"/>
              </w:r>
            </w:del>
          </w:ins>
          <w:ins w:id="1465" w:author="L" w:date="2026-08-07T16:59:29Z">
            <w:del w:id="1466" w:author="LKY" w:date="2026-09-15T17:28:14Z">
              <w:r>
                <w:rPr>
                  <w:rFonts w:hint="eastAsia" w:ascii="Times New Roman" w:hAnsi="Times New Roman" w:eastAsia="宋体" w:cs="宋体"/>
                  <w:bCs w:val="0"/>
                  <w:szCs w:val="28"/>
                  <w:lang w:val="en-US" w:eastAsia="zh-CN" w:bidi="en-US"/>
                </w:rPr>
                <w:delText>2.12.1 4G模块</w:delText>
              </w:r>
            </w:del>
          </w:ins>
          <w:ins w:id="1467" w:author="L" w:date="2026-08-07T16:59:29Z">
            <w:del w:id="1468" w:author="LKY" w:date="2026-09-15T17:28:14Z">
              <w:r>
                <w:rPr/>
                <w:tab/>
              </w:r>
            </w:del>
          </w:ins>
          <w:ins w:id="1469" w:author="L" w:date="2026-08-07T16:59:29Z">
            <w:del w:id="1470" w:author="LKY" w:date="2026-09-15T17:28:14Z">
              <w:r>
                <w:rPr/>
                <w:fldChar w:fldCharType="begin"/>
              </w:r>
            </w:del>
          </w:ins>
          <w:ins w:id="1471" w:author="L" w:date="2026-08-07T16:59:29Z">
            <w:del w:id="1472" w:author="LKY" w:date="2026-09-15T17:28:14Z">
              <w:r>
                <w:rPr/>
                <w:delInstrText xml:space="preserve"> PAGEREF _Toc19774 \h </w:delInstrText>
              </w:r>
            </w:del>
          </w:ins>
          <w:ins w:id="1473" w:author="L" w:date="2026-08-07T16:59:29Z">
            <w:del w:id="1474" w:author="LKY" w:date="2026-09-15T17:28:14Z">
              <w:r>
                <w:rPr/>
                <w:fldChar w:fldCharType="separate"/>
              </w:r>
            </w:del>
          </w:ins>
          <w:ins w:id="1475" w:author="L" w:date="2026-08-07T16:59:30Z">
            <w:del w:id="1476" w:author="LKY" w:date="2026-09-15T17:28:14Z">
              <w:r>
                <w:rPr/>
                <w:delText>29</w:delText>
              </w:r>
            </w:del>
          </w:ins>
          <w:ins w:id="1477" w:author="L" w:date="2026-08-07T16:59:29Z">
            <w:del w:id="1478" w:author="LKY" w:date="2026-09-15T17:28:14Z">
              <w:r>
                <w:rPr/>
                <w:fldChar w:fldCharType="end"/>
              </w:r>
            </w:del>
          </w:ins>
          <w:ins w:id="1479" w:author="L" w:date="2026-08-07T16:59:29Z">
            <w:del w:id="1480" w:author="LKY" w:date="2026-09-15T17:28:14Z">
              <w:r>
                <w:rPr/>
                <w:fldChar w:fldCharType="end"/>
              </w:r>
            </w:del>
          </w:ins>
        </w:p>
        <w:p w14:paraId="58049290">
          <w:pPr>
            <w:pStyle w:val="7"/>
            <w:tabs>
              <w:tab w:val="right" w:leader="dot" w:pos="8306"/>
            </w:tabs>
            <w:rPr>
              <w:ins w:id="1481" w:author="L" w:date="2026-08-07T16:59:30Z"/>
              <w:del w:id="1482" w:author="LKY" w:date="2026-09-15T17:28:14Z"/>
            </w:rPr>
          </w:pPr>
          <w:ins w:id="1483" w:author="L" w:date="2026-08-07T16:59:29Z">
            <w:del w:id="1484" w:author="LKY" w:date="2026-09-15T17:28:14Z">
              <w:r>
                <w:rPr/>
                <w:fldChar w:fldCharType="begin"/>
              </w:r>
            </w:del>
          </w:ins>
          <w:ins w:id="1485" w:author="L" w:date="2026-08-07T16:59:29Z">
            <w:del w:id="1486" w:author="LKY" w:date="2026-09-15T17:28:14Z">
              <w:r>
                <w:rPr/>
                <w:delInstrText xml:space="preserve"> HYPERLINK \l _Toc13576 </w:delInstrText>
              </w:r>
            </w:del>
          </w:ins>
          <w:ins w:id="1487" w:author="L" w:date="2026-08-07T16:59:29Z">
            <w:del w:id="1488" w:author="LKY" w:date="2026-09-15T17:28:14Z">
              <w:r>
                <w:rPr/>
                <w:fldChar w:fldCharType="separate"/>
              </w:r>
            </w:del>
          </w:ins>
          <w:ins w:id="1489" w:author="L" w:date="2026-08-07T16:59:30Z">
            <w:del w:id="1490" w:author="LKY" w:date="2026-09-15T17:28:14Z">
              <w:r>
                <w:rPr>
                  <w:rFonts w:hint="eastAsia" w:ascii="Times New Roman" w:hAnsi="Times New Roman" w:eastAsia="宋体" w:cs="宋体"/>
                  <w:bCs w:val="0"/>
                  <w:szCs w:val="28"/>
                  <w:lang w:val="en-US" w:eastAsia="zh-CN" w:bidi="en-US"/>
                </w:rPr>
                <w:delText>2.12.2 Wi-Fi模块</w:delText>
              </w:r>
            </w:del>
          </w:ins>
          <w:ins w:id="1491" w:author="L" w:date="2026-08-07T16:59:30Z">
            <w:del w:id="1492" w:author="LKY" w:date="2026-09-15T17:28:14Z">
              <w:r>
                <w:rPr/>
                <w:tab/>
              </w:r>
            </w:del>
          </w:ins>
          <w:ins w:id="1493" w:author="L" w:date="2026-08-07T16:59:30Z">
            <w:del w:id="1494" w:author="LKY" w:date="2026-09-15T17:28:14Z">
              <w:r>
                <w:rPr/>
                <w:fldChar w:fldCharType="begin"/>
              </w:r>
            </w:del>
          </w:ins>
          <w:ins w:id="1495" w:author="L" w:date="2026-08-07T16:59:30Z">
            <w:del w:id="1496" w:author="LKY" w:date="2026-09-15T17:28:14Z">
              <w:r>
                <w:rPr/>
                <w:delInstrText xml:space="preserve"> PAGEREF _Toc13576 \h </w:delInstrText>
              </w:r>
            </w:del>
          </w:ins>
          <w:ins w:id="1497" w:author="L" w:date="2026-08-07T16:59:30Z">
            <w:del w:id="1498" w:author="LKY" w:date="2026-09-15T17:28:14Z">
              <w:r>
                <w:rPr/>
                <w:fldChar w:fldCharType="separate"/>
              </w:r>
            </w:del>
          </w:ins>
          <w:ins w:id="1499" w:author="L" w:date="2026-08-07T16:59:30Z">
            <w:del w:id="1500" w:author="LKY" w:date="2026-09-15T17:28:14Z">
              <w:r>
                <w:rPr/>
                <w:delText>32</w:delText>
              </w:r>
            </w:del>
          </w:ins>
          <w:ins w:id="1501" w:author="L" w:date="2026-08-07T16:59:30Z">
            <w:del w:id="1502" w:author="LKY" w:date="2026-09-15T17:28:14Z">
              <w:r>
                <w:rPr/>
                <w:fldChar w:fldCharType="end"/>
              </w:r>
            </w:del>
          </w:ins>
          <w:ins w:id="1503" w:author="L" w:date="2026-08-07T16:59:29Z">
            <w:del w:id="1504" w:author="LKY" w:date="2026-09-15T17:28:14Z">
              <w:r>
                <w:rPr/>
                <w:fldChar w:fldCharType="end"/>
              </w:r>
            </w:del>
          </w:ins>
        </w:p>
        <w:p w14:paraId="2E87D9E2">
          <w:pPr>
            <w:pStyle w:val="11"/>
            <w:tabs>
              <w:tab w:val="right" w:leader="dot" w:pos="8306"/>
            </w:tabs>
            <w:rPr>
              <w:ins w:id="1505" w:author="L" w:date="2026-08-07T16:59:30Z"/>
              <w:del w:id="1506" w:author="LKY" w:date="2026-09-15T17:28:14Z"/>
            </w:rPr>
          </w:pPr>
          <w:ins w:id="1507" w:author="L" w:date="2026-08-07T16:59:30Z">
            <w:del w:id="1508" w:author="LKY" w:date="2026-09-15T17:28:14Z">
              <w:r>
                <w:rPr/>
                <w:fldChar w:fldCharType="begin"/>
              </w:r>
            </w:del>
          </w:ins>
          <w:ins w:id="1509" w:author="L" w:date="2026-08-07T16:59:30Z">
            <w:del w:id="1510" w:author="LKY" w:date="2026-09-15T17:28:14Z">
              <w:r>
                <w:rPr/>
                <w:delInstrText xml:space="preserve"> HYPERLINK \l _Toc14603 </w:delInstrText>
              </w:r>
            </w:del>
          </w:ins>
          <w:ins w:id="1511" w:author="L" w:date="2026-08-07T16:59:30Z">
            <w:del w:id="1512" w:author="LKY" w:date="2026-09-15T17:28:14Z">
              <w:r>
                <w:rPr/>
                <w:fldChar w:fldCharType="separate"/>
              </w:r>
            </w:del>
          </w:ins>
          <w:ins w:id="1513" w:author="L" w:date="2026-08-07T16:59:30Z">
            <w:del w:id="1514" w:author="LKY" w:date="2026-09-15T17:28:14Z">
              <w:r>
                <w:rPr>
                  <w:rFonts w:hint="eastAsia" w:ascii="Times New Roman" w:hAnsi="Times New Roman" w:cs="宋体"/>
                  <w:kern w:val="2"/>
                  <w:szCs w:val="32"/>
                  <w:lang w:val="en-US" w:eastAsia="zh-CN" w:bidi="en-US"/>
                </w:rPr>
                <w:delText>2.13 M.2接口</w:delText>
              </w:r>
            </w:del>
          </w:ins>
          <w:ins w:id="1515" w:author="L" w:date="2026-08-07T16:59:30Z">
            <w:del w:id="1516" w:author="LKY" w:date="2026-09-15T17:28:14Z">
              <w:r>
                <w:rPr/>
                <w:tab/>
              </w:r>
            </w:del>
          </w:ins>
          <w:ins w:id="1517" w:author="L" w:date="2026-08-07T16:59:30Z">
            <w:del w:id="1518" w:author="LKY" w:date="2026-09-15T17:28:14Z">
              <w:r>
                <w:rPr/>
                <w:fldChar w:fldCharType="begin"/>
              </w:r>
            </w:del>
          </w:ins>
          <w:ins w:id="1519" w:author="L" w:date="2026-08-07T16:59:30Z">
            <w:del w:id="1520" w:author="LKY" w:date="2026-09-15T17:28:14Z">
              <w:r>
                <w:rPr/>
                <w:delInstrText xml:space="preserve"> PAGEREF _Toc14603 \h </w:delInstrText>
              </w:r>
            </w:del>
          </w:ins>
          <w:ins w:id="1521" w:author="L" w:date="2026-08-07T16:59:30Z">
            <w:del w:id="1522" w:author="LKY" w:date="2026-09-15T17:28:14Z">
              <w:r>
                <w:rPr/>
                <w:fldChar w:fldCharType="separate"/>
              </w:r>
            </w:del>
          </w:ins>
          <w:ins w:id="1523" w:author="L" w:date="2026-08-07T16:59:30Z">
            <w:del w:id="1524" w:author="LKY" w:date="2026-09-15T17:28:14Z">
              <w:r>
                <w:rPr/>
                <w:delText>35</w:delText>
              </w:r>
            </w:del>
          </w:ins>
          <w:ins w:id="1525" w:author="L" w:date="2026-08-07T16:59:30Z">
            <w:del w:id="1526" w:author="LKY" w:date="2026-09-15T17:28:14Z">
              <w:r>
                <w:rPr/>
                <w:fldChar w:fldCharType="end"/>
              </w:r>
            </w:del>
          </w:ins>
          <w:ins w:id="1527" w:author="L" w:date="2026-08-07T16:59:30Z">
            <w:del w:id="1528" w:author="LKY" w:date="2026-09-15T17:28:14Z">
              <w:r>
                <w:rPr/>
                <w:fldChar w:fldCharType="end"/>
              </w:r>
            </w:del>
          </w:ins>
        </w:p>
        <w:p w14:paraId="132B32AC">
          <w:pPr>
            <w:pStyle w:val="7"/>
            <w:tabs>
              <w:tab w:val="right" w:leader="dot" w:pos="8306"/>
            </w:tabs>
            <w:rPr>
              <w:ins w:id="1529" w:author="L" w:date="2026-08-07T16:59:30Z"/>
              <w:del w:id="1530" w:author="LKY" w:date="2026-09-15T17:28:14Z"/>
            </w:rPr>
          </w:pPr>
          <w:ins w:id="1531" w:author="L" w:date="2026-08-07T16:59:30Z">
            <w:del w:id="1532" w:author="LKY" w:date="2026-09-15T17:28:14Z">
              <w:r>
                <w:rPr/>
                <w:fldChar w:fldCharType="begin"/>
              </w:r>
            </w:del>
          </w:ins>
          <w:ins w:id="1533" w:author="L" w:date="2026-08-07T16:59:30Z">
            <w:del w:id="1534" w:author="LKY" w:date="2026-09-15T17:28:14Z">
              <w:r>
                <w:rPr/>
                <w:delInstrText xml:space="preserve"> HYPERLINK \l _Toc10120 </w:delInstrText>
              </w:r>
            </w:del>
          </w:ins>
          <w:ins w:id="1535" w:author="L" w:date="2026-08-07T16:59:30Z">
            <w:del w:id="1536" w:author="LKY" w:date="2026-09-15T17:28:14Z">
              <w:r>
                <w:rPr/>
                <w:fldChar w:fldCharType="separate"/>
              </w:r>
            </w:del>
          </w:ins>
          <w:ins w:id="1537" w:author="L" w:date="2026-08-07T16:59:30Z">
            <w:del w:id="1538" w:author="LKY" w:date="2026-09-15T17:28:14Z">
              <w:r>
                <w:rPr>
                  <w:rFonts w:hint="eastAsia" w:ascii="Times New Roman" w:hAnsi="Times New Roman" w:eastAsia="宋体" w:cs="宋体"/>
                  <w:bCs w:val="0"/>
                  <w:szCs w:val="28"/>
                  <w:lang w:val="en-US" w:eastAsia="zh-CN" w:bidi="en-US"/>
                </w:rPr>
                <w:delText>2.13.1 SSD卡</w:delText>
              </w:r>
            </w:del>
          </w:ins>
          <w:ins w:id="1539" w:author="L" w:date="2026-08-07T16:59:30Z">
            <w:del w:id="1540" w:author="LKY" w:date="2026-09-15T17:28:14Z">
              <w:r>
                <w:rPr/>
                <w:tab/>
              </w:r>
            </w:del>
          </w:ins>
          <w:ins w:id="1541" w:author="L" w:date="2026-08-07T16:59:30Z">
            <w:del w:id="1542" w:author="LKY" w:date="2026-09-15T17:28:14Z">
              <w:r>
                <w:rPr/>
                <w:fldChar w:fldCharType="begin"/>
              </w:r>
            </w:del>
          </w:ins>
          <w:ins w:id="1543" w:author="L" w:date="2026-08-07T16:59:30Z">
            <w:del w:id="1544" w:author="LKY" w:date="2026-09-15T17:28:14Z">
              <w:r>
                <w:rPr/>
                <w:delInstrText xml:space="preserve"> PAGEREF _Toc10120 \h </w:delInstrText>
              </w:r>
            </w:del>
          </w:ins>
          <w:ins w:id="1545" w:author="L" w:date="2026-08-07T16:59:30Z">
            <w:del w:id="1546" w:author="LKY" w:date="2026-09-15T17:28:14Z">
              <w:r>
                <w:rPr/>
                <w:fldChar w:fldCharType="separate"/>
              </w:r>
            </w:del>
          </w:ins>
          <w:ins w:id="1547" w:author="L" w:date="2026-08-07T16:59:30Z">
            <w:del w:id="1548" w:author="LKY" w:date="2026-09-15T17:28:14Z">
              <w:r>
                <w:rPr/>
                <w:delText>35</w:delText>
              </w:r>
            </w:del>
          </w:ins>
          <w:ins w:id="1549" w:author="L" w:date="2026-08-07T16:59:30Z">
            <w:del w:id="1550" w:author="LKY" w:date="2026-09-15T17:28:14Z">
              <w:r>
                <w:rPr/>
                <w:fldChar w:fldCharType="end"/>
              </w:r>
            </w:del>
          </w:ins>
          <w:ins w:id="1551" w:author="L" w:date="2026-08-07T16:59:30Z">
            <w:del w:id="1552" w:author="LKY" w:date="2026-09-15T17:28:14Z">
              <w:r>
                <w:rPr/>
                <w:fldChar w:fldCharType="end"/>
              </w:r>
            </w:del>
          </w:ins>
        </w:p>
        <w:p w14:paraId="45B77A1F">
          <w:pPr>
            <w:pStyle w:val="11"/>
            <w:tabs>
              <w:tab w:val="right" w:leader="dot" w:pos="8306"/>
            </w:tabs>
            <w:rPr>
              <w:ins w:id="1553" w:author="L" w:date="2026-08-07T16:59:30Z"/>
              <w:del w:id="1554" w:author="LKY" w:date="2026-09-15T17:28:14Z"/>
            </w:rPr>
          </w:pPr>
          <w:ins w:id="1555" w:author="L" w:date="2026-08-07T16:59:30Z">
            <w:del w:id="1556" w:author="LKY" w:date="2026-09-15T17:28:14Z">
              <w:r>
                <w:rPr/>
                <w:fldChar w:fldCharType="begin"/>
              </w:r>
            </w:del>
          </w:ins>
          <w:ins w:id="1557" w:author="L" w:date="2026-08-07T16:59:30Z">
            <w:del w:id="1558" w:author="LKY" w:date="2026-09-15T17:28:14Z">
              <w:r>
                <w:rPr/>
                <w:delInstrText xml:space="preserve"> HYPERLINK \l _Toc9841 </w:delInstrText>
              </w:r>
            </w:del>
          </w:ins>
          <w:ins w:id="1559" w:author="L" w:date="2026-08-07T16:59:30Z">
            <w:del w:id="1560" w:author="LKY" w:date="2026-09-15T17:28:14Z">
              <w:r>
                <w:rPr/>
                <w:fldChar w:fldCharType="separate"/>
              </w:r>
            </w:del>
          </w:ins>
          <w:ins w:id="1561" w:author="L" w:date="2026-08-07T16:59:30Z">
            <w:del w:id="1562" w:author="LKY" w:date="2026-09-15T17:28:14Z">
              <w:r>
                <w:rPr>
                  <w:rFonts w:hint="eastAsia" w:ascii="Times New Roman" w:hAnsi="Times New Roman" w:cs="宋体"/>
                  <w:kern w:val="2"/>
                  <w:szCs w:val="32"/>
                  <w:lang w:val="en-US" w:eastAsia="zh-CN" w:bidi="en-US"/>
                </w:rPr>
                <w:delText>2.14硬件看门狗</w:delText>
              </w:r>
            </w:del>
          </w:ins>
          <w:ins w:id="1563" w:author="L" w:date="2026-08-07T16:59:30Z">
            <w:del w:id="1564" w:author="LKY" w:date="2026-09-15T17:28:14Z">
              <w:r>
                <w:rPr/>
                <w:tab/>
              </w:r>
            </w:del>
          </w:ins>
          <w:ins w:id="1565" w:author="L" w:date="2026-08-07T16:59:30Z">
            <w:del w:id="1566" w:author="LKY" w:date="2026-09-15T17:28:14Z">
              <w:r>
                <w:rPr/>
                <w:fldChar w:fldCharType="begin"/>
              </w:r>
            </w:del>
          </w:ins>
          <w:ins w:id="1567" w:author="L" w:date="2026-08-07T16:59:30Z">
            <w:del w:id="1568" w:author="LKY" w:date="2026-09-15T17:28:14Z">
              <w:r>
                <w:rPr/>
                <w:delInstrText xml:space="preserve"> PAGEREF _Toc9841 \h </w:delInstrText>
              </w:r>
            </w:del>
          </w:ins>
          <w:ins w:id="1569" w:author="L" w:date="2026-08-07T16:59:30Z">
            <w:del w:id="1570" w:author="LKY" w:date="2026-09-15T17:28:14Z">
              <w:r>
                <w:rPr/>
                <w:fldChar w:fldCharType="separate"/>
              </w:r>
            </w:del>
          </w:ins>
          <w:ins w:id="1571" w:author="L" w:date="2026-08-07T16:59:30Z">
            <w:del w:id="1572" w:author="LKY" w:date="2026-09-15T17:28:14Z">
              <w:r>
                <w:rPr/>
                <w:delText>36</w:delText>
              </w:r>
            </w:del>
          </w:ins>
          <w:ins w:id="1573" w:author="L" w:date="2026-08-07T16:59:30Z">
            <w:del w:id="1574" w:author="LKY" w:date="2026-09-15T17:28:14Z">
              <w:r>
                <w:rPr/>
                <w:fldChar w:fldCharType="end"/>
              </w:r>
            </w:del>
          </w:ins>
          <w:ins w:id="1575" w:author="L" w:date="2026-08-07T16:59:30Z">
            <w:del w:id="1576" w:author="LKY" w:date="2026-09-15T17:28:14Z">
              <w:r>
                <w:rPr/>
                <w:fldChar w:fldCharType="end"/>
              </w:r>
            </w:del>
          </w:ins>
        </w:p>
        <w:p w14:paraId="0C27C52F">
          <w:pPr>
            <w:pStyle w:val="11"/>
            <w:tabs>
              <w:tab w:val="right" w:leader="dot" w:pos="8306"/>
            </w:tabs>
            <w:rPr>
              <w:ins w:id="1577" w:author="L" w:date="2026-08-07T16:59:30Z"/>
              <w:del w:id="1578" w:author="LKY" w:date="2026-09-15T17:28:14Z"/>
            </w:rPr>
          </w:pPr>
          <w:ins w:id="1579" w:author="L" w:date="2026-08-07T16:59:30Z">
            <w:del w:id="1580" w:author="LKY" w:date="2026-09-15T17:28:14Z">
              <w:r>
                <w:rPr/>
                <w:fldChar w:fldCharType="begin"/>
              </w:r>
            </w:del>
          </w:ins>
          <w:ins w:id="1581" w:author="L" w:date="2026-08-07T16:59:30Z">
            <w:del w:id="1582" w:author="LKY" w:date="2026-09-15T17:28:14Z">
              <w:r>
                <w:rPr/>
                <w:delInstrText xml:space="preserve"> HYPERLINK \l _Toc23753 </w:delInstrText>
              </w:r>
            </w:del>
          </w:ins>
          <w:ins w:id="1583" w:author="L" w:date="2026-08-07T16:59:30Z">
            <w:del w:id="1584" w:author="LKY" w:date="2026-09-15T17:28:14Z">
              <w:r>
                <w:rPr/>
                <w:fldChar w:fldCharType="separate"/>
              </w:r>
            </w:del>
          </w:ins>
          <w:ins w:id="1585" w:author="L" w:date="2026-08-07T16:59:30Z">
            <w:del w:id="1586" w:author="LKY" w:date="2026-09-15T17:28:14Z">
              <w:r>
                <w:rPr>
                  <w:rFonts w:hint="eastAsia" w:ascii="Times New Roman" w:hAnsi="Times New Roman" w:cs="宋体"/>
                  <w:kern w:val="2"/>
                  <w:szCs w:val="32"/>
                  <w:lang w:val="en-US" w:eastAsia="zh-CN" w:bidi="en-US"/>
                </w:rPr>
                <w:delText>2.15外部RTC</w:delText>
              </w:r>
            </w:del>
          </w:ins>
          <w:ins w:id="1587" w:author="L" w:date="2026-08-07T16:59:30Z">
            <w:del w:id="1588" w:author="LKY" w:date="2026-09-15T17:28:14Z">
              <w:r>
                <w:rPr/>
                <w:tab/>
              </w:r>
            </w:del>
          </w:ins>
          <w:ins w:id="1589" w:author="L" w:date="2026-08-07T16:59:30Z">
            <w:del w:id="1590" w:author="LKY" w:date="2026-09-15T17:28:14Z">
              <w:r>
                <w:rPr/>
                <w:fldChar w:fldCharType="begin"/>
              </w:r>
            </w:del>
          </w:ins>
          <w:ins w:id="1591" w:author="L" w:date="2026-08-07T16:59:30Z">
            <w:del w:id="1592" w:author="LKY" w:date="2026-09-15T17:28:14Z">
              <w:r>
                <w:rPr/>
                <w:delInstrText xml:space="preserve"> PAGEREF _Toc23753 \h </w:delInstrText>
              </w:r>
            </w:del>
          </w:ins>
          <w:ins w:id="1593" w:author="L" w:date="2026-08-07T16:59:30Z">
            <w:del w:id="1594" w:author="LKY" w:date="2026-09-15T17:28:14Z">
              <w:r>
                <w:rPr/>
                <w:fldChar w:fldCharType="separate"/>
              </w:r>
            </w:del>
          </w:ins>
          <w:ins w:id="1595" w:author="L" w:date="2026-08-07T16:59:30Z">
            <w:del w:id="1596" w:author="LKY" w:date="2026-09-15T17:28:14Z">
              <w:r>
                <w:rPr/>
                <w:delText>37</w:delText>
              </w:r>
            </w:del>
          </w:ins>
          <w:ins w:id="1597" w:author="L" w:date="2026-08-07T16:59:30Z">
            <w:del w:id="1598" w:author="LKY" w:date="2026-09-15T17:28:14Z">
              <w:r>
                <w:rPr/>
                <w:fldChar w:fldCharType="end"/>
              </w:r>
            </w:del>
          </w:ins>
          <w:ins w:id="1599" w:author="L" w:date="2026-08-07T16:59:30Z">
            <w:del w:id="1600" w:author="LKY" w:date="2026-09-15T17:28:14Z">
              <w:r>
                <w:rPr/>
                <w:fldChar w:fldCharType="end"/>
              </w:r>
            </w:del>
          </w:ins>
        </w:p>
        <w:p w14:paraId="6385A43F">
          <w:pPr>
            <w:pStyle w:val="11"/>
            <w:tabs>
              <w:tab w:val="right" w:leader="dot" w:pos="8306"/>
            </w:tabs>
            <w:rPr>
              <w:ins w:id="1601" w:author="L" w:date="2026-08-07T16:59:30Z"/>
              <w:del w:id="1602" w:author="LKY" w:date="2026-09-15T17:28:14Z"/>
            </w:rPr>
          </w:pPr>
          <w:ins w:id="1603" w:author="L" w:date="2026-08-07T16:59:30Z">
            <w:del w:id="1604" w:author="LKY" w:date="2026-09-15T17:28:14Z">
              <w:r>
                <w:rPr/>
                <w:fldChar w:fldCharType="begin"/>
              </w:r>
            </w:del>
          </w:ins>
          <w:ins w:id="1605" w:author="L" w:date="2026-08-07T16:59:30Z">
            <w:del w:id="1606" w:author="LKY" w:date="2026-09-15T17:28:14Z">
              <w:r>
                <w:rPr/>
                <w:delInstrText xml:space="preserve"> HYPERLINK \l _Toc10742 </w:delInstrText>
              </w:r>
            </w:del>
          </w:ins>
          <w:ins w:id="1607" w:author="L" w:date="2026-08-07T16:59:30Z">
            <w:del w:id="1608" w:author="LKY" w:date="2026-09-15T17:28:14Z">
              <w:r>
                <w:rPr/>
                <w:fldChar w:fldCharType="separate"/>
              </w:r>
            </w:del>
          </w:ins>
          <w:ins w:id="1609" w:author="L" w:date="2026-08-07T16:59:30Z">
            <w:del w:id="1610" w:author="LKY" w:date="2026-09-15T17:28:14Z">
              <w:r>
                <w:rPr>
                  <w:rFonts w:hint="eastAsia" w:ascii="Times New Roman" w:hAnsi="Times New Roman" w:cs="宋体"/>
                  <w:kern w:val="2"/>
                  <w:szCs w:val="32"/>
                  <w:lang w:val="en-US" w:eastAsia="zh-CN" w:bidi="en-US"/>
                </w:rPr>
                <w:delText>2.16加密芯片</w:delText>
              </w:r>
            </w:del>
          </w:ins>
          <w:ins w:id="1611" w:author="L" w:date="2026-08-07T16:59:30Z">
            <w:del w:id="1612" w:author="LKY" w:date="2026-09-15T17:28:14Z">
              <w:r>
                <w:rPr/>
                <w:tab/>
              </w:r>
            </w:del>
          </w:ins>
          <w:ins w:id="1613" w:author="L" w:date="2026-08-07T16:59:30Z">
            <w:del w:id="1614" w:author="LKY" w:date="2026-09-15T17:28:14Z">
              <w:r>
                <w:rPr/>
                <w:fldChar w:fldCharType="begin"/>
              </w:r>
            </w:del>
          </w:ins>
          <w:ins w:id="1615" w:author="L" w:date="2026-08-07T16:59:30Z">
            <w:del w:id="1616" w:author="LKY" w:date="2026-09-15T17:28:14Z">
              <w:r>
                <w:rPr/>
                <w:delInstrText xml:space="preserve"> PAGEREF _Toc10742 \h </w:delInstrText>
              </w:r>
            </w:del>
          </w:ins>
          <w:ins w:id="1617" w:author="L" w:date="2026-08-07T16:59:30Z">
            <w:del w:id="1618" w:author="LKY" w:date="2026-09-15T17:28:14Z">
              <w:r>
                <w:rPr/>
                <w:fldChar w:fldCharType="separate"/>
              </w:r>
            </w:del>
          </w:ins>
          <w:ins w:id="1619" w:author="L" w:date="2026-08-07T16:59:30Z">
            <w:del w:id="1620" w:author="LKY" w:date="2026-09-15T17:28:14Z">
              <w:r>
                <w:rPr/>
                <w:delText>37</w:delText>
              </w:r>
            </w:del>
          </w:ins>
          <w:ins w:id="1621" w:author="L" w:date="2026-08-07T16:59:30Z">
            <w:del w:id="1622" w:author="LKY" w:date="2026-09-15T17:28:14Z">
              <w:r>
                <w:rPr/>
                <w:fldChar w:fldCharType="end"/>
              </w:r>
            </w:del>
          </w:ins>
          <w:ins w:id="1623" w:author="L" w:date="2026-08-07T16:59:30Z">
            <w:del w:id="1624" w:author="LKY" w:date="2026-09-15T17:28:14Z">
              <w:r>
                <w:rPr/>
                <w:fldChar w:fldCharType="end"/>
              </w:r>
            </w:del>
          </w:ins>
        </w:p>
        <w:p w14:paraId="7BA9E552">
          <w:pPr>
            <w:pStyle w:val="10"/>
            <w:tabs>
              <w:tab w:val="right" w:leader="dot" w:pos="8306"/>
            </w:tabs>
            <w:rPr>
              <w:ins w:id="1625" w:author="L" w:date="2026-08-07T16:59:30Z"/>
              <w:del w:id="1626" w:author="LKY" w:date="2026-09-15T17:28:14Z"/>
            </w:rPr>
          </w:pPr>
          <w:ins w:id="1627" w:author="L" w:date="2026-08-07T16:59:30Z">
            <w:del w:id="1628" w:author="LKY" w:date="2026-09-15T17:28:14Z">
              <w:r>
                <w:rPr/>
                <w:fldChar w:fldCharType="begin"/>
              </w:r>
            </w:del>
          </w:ins>
          <w:ins w:id="1629" w:author="L" w:date="2026-08-07T16:59:30Z">
            <w:del w:id="1630" w:author="LKY" w:date="2026-09-15T17:28:14Z">
              <w:r>
                <w:rPr/>
                <w:delInstrText xml:space="preserve"> HYPERLINK \l _Toc5505 </w:delInstrText>
              </w:r>
            </w:del>
          </w:ins>
          <w:ins w:id="1631" w:author="L" w:date="2026-08-07T16:59:30Z">
            <w:del w:id="1632" w:author="LKY" w:date="2026-09-15T17:28:14Z">
              <w:r>
                <w:rPr/>
                <w:fldChar w:fldCharType="separate"/>
              </w:r>
            </w:del>
          </w:ins>
          <w:ins w:id="1633" w:author="L" w:date="2026-08-07T16:59:30Z">
            <w:del w:id="1634" w:author="LKY" w:date="2026-09-15T17:28:14Z">
              <w:r>
                <w:rPr>
                  <w:rFonts w:hint="eastAsia"/>
                  <w:lang w:val="en-US" w:eastAsia="zh-CN"/>
                </w:rPr>
                <w:delText>3.设备登录</w:delText>
              </w:r>
            </w:del>
          </w:ins>
          <w:ins w:id="1635" w:author="L" w:date="2026-08-07T16:59:30Z">
            <w:del w:id="1636" w:author="LKY" w:date="2026-09-15T17:28:14Z">
              <w:r>
                <w:rPr/>
                <w:tab/>
              </w:r>
            </w:del>
          </w:ins>
          <w:ins w:id="1637" w:author="L" w:date="2026-08-07T16:59:30Z">
            <w:del w:id="1638" w:author="LKY" w:date="2026-09-15T17:28:14Z">
              <w:r>
                <w:rPr/>
                <w:fldChar w:fldCharType="begin"/>
              </w:r>
            </w:del>
          </w:ins>
          <w:ins w:id="1639" w:author="L" w:date="2026-08-07T16:59:30Z">
            <w:del w:id="1640" w:author="LKY" w:date="2026-09-15T17:28:14Z">
              <w:r>
                <w:rPr/>
                <w:delInstrText xml:space="preserve"> PAGEREF _Toc5505 \h </w:delInstrText>
              </w:r>
            </w:del>
          </w:ins>
          <w:ins w:id="1641" w:author="L" w:date="2026-08-07T16:59:30Z">
            <w:del w:id="1642" w:author="LKY" w:date="2026-09-15T17:28:14Z">
              <w:r>
                <w:rPr/>
                <w:fldChar w:fldCharType="separate"/>
              </w:r>
            </w:del>
          </w:ins>
          <w:ins w:id="1643" w:author="L" w:date="2026-08-07T16:59:30Z">
            <w:del w:id="1644" w:author="LKY" w:date="2026-09-15T17:28:14Z">
              <w:r>
                <w:rPr/>
                <w:delText>38</w:delText>
              </w:r>
            </w:del>
          </w:ins>
          <w:ins w:id="1645" w:author="L" w:date="2026-08-07T16:59:30Z">
            <w:del w:id="1646" w:author="LKY" w:date="2026-09-15T17:28:14Z">
              <w:r>
                <w:rPr/>
                <w:fldChar w:fldCharType="end"/>
              </w:r>
            </w:del>
          </w:ins>
          <w:ins w:id="1647" w:author="L" w:date="2026-08-07T16:59:30Z">
            <w:del w:id="1648" w:author="LKY" w:date="2026-09-15T17:28:14Z">
              <w:r>
                <w:rPr/>
                <w:fldChar w:fldCharType="end"/>
              </w:r>
            </w:del>
          </w:ins>
        </w:p>
        <w:p w14:paraId="097FBF5D">
          <w:pPr>
            <w:pStyle w:val="11"/>
            <w:tabs>
              <w:tab w:val="right" w:leader="dot" w:pos="8306"/>
            </w:tabs>
            <w:rPr>
              <w:ins w:id="1649" w:author="L" w:date="2026-08-07T16:59:30Z"/>
              <w:del w:id="1650" w:author="LKY" w:date="2026-09-15T17:28:14Z"/>
            </w:rPr>
          </w:pPr>
          <w:ins w:id="1651" w:author="L" w:date="2026-08-07T16:59:30Z">
            <w:del w:id="1652" w:author="LKY" w:date="2026-09-15T17:28:14Z">
              <w:r>
                <w:rPr/>
                <w:fldChar w:fldCharType="begin"/>
              </w:r>
            </w:del>
          </w:ins>
          <w:ins w:id="1653" w:author="L" w:date="2026-08-07T16:59:30Z">
            <w:del w:id="1654" w:author="LKY" w:date="2026-09-15T17:28:14Z">
              <w:r>
                <w:rPr/>
                <w:delInstrText xml:space="preserve"> HYPERLINK \l _Toc11932 </w:delInstrText>
              </w:r>
            </w:del>
          </w:ins>
          <w:ins w:id="1655" w:author="L" w:date="2026-08-07T16:59:30Z">
            <w:del w:id="1656" w:author="LKY" w:date="2026-09-15T17:28:14Z">
              <w:r>
                <w:rPr/>
                <w:fldChar w:fldCharType="separate"/>
              </w:r>
            </w:del>
          </w:ins>
          <w:ins w:id="1657" w:author="L" w:date="2026-08-07T16:59:30Z">
            <w:del w:id="1658" w:author="LKY" w:date="2026-09-15T17:28:14Z">
              <w:r>
                <w:rPr>
                  <w:rFonts w:hint="eastAsia" w:ascii="Times New Roman" w:hAnsi="Times New Roman" w:eastAsia="宋体" w:cs="宋体"/>
                  <w:bCs/>
                  <w:iCs/>
                  <w:szCs w:val="32"/>
                  <w:lang w:val="en-US" w:eastAsia="zh-CN"/>
                </w:rPr>
                <w:delText>3.1 USB登录</w:delText>
              </w:r>
            </w:del>
          </w:ins>
          <w:ins w:id="1659" w:author="L" w:date="2026-08-07T16:59:30Z">
            <w:del w:id="1660" w:author="LKY" w:date="2026-09-15T17:28:14Z">
              <w:r>
                <w:rPr/>
                <w:tab/>
              </w:r>
            </w:del>
          </w:ins>
          <w:ins w:id="1661" w:author="L" w:date="2026-08-07T16:59:30Z">
            <w:del w:id="1662" w:author="LKY" w:date="2026-09-15T17:28:14Z">
              <w:r>
                <w:rPr/>
                <w:fldChar w:fldCharType="begin"/>
              </w:r>
            </w:del>
          </w:ins>
          <w:ins w:id="1663" w:author="L" w:date="2026-08-07T16:59:30Z">
            <w:del w:id="1664" w:author="LKY" w:date="2026-09-15T17:28:14Z">
              <w:r>
                <w:rPr/>
                <w:delInstrText xml:space="preserve"> PAGEREF _Toc11932 \h </w:delInstrText>
              </w:r>
            </w:del>
          </w:ins>
          <w:ins w:id="1665" w:author="L" w:date="2026-08-07T16:59:30Z">
            <w:del w:id="1666" w:author="LKY" w:date="2026-09-15T17:28:14Z">
              <w:r>
                <w:rPr/>
                <w:fldChar w:fldCharType="separate"/>
              </w:r>
            </w:del>
          </w:ins>
          <w:ins w:id="1667" w:author="L" w:date="2026-08-07T16:59:30Z">
            <w:del w:id="1668" w:author="LKY" w:date="2026-09-15T17:28:14Z">
              <w:r>
                <w:rPr/>
                <w:delText>38</w:delText>
              </w:r>
            </w:del>
          </w:ins>
          <w:ins w:id="1669" w:author="L" w:date="2026-08-07T16:59:30Z">
            <w:del w:id="1670" w:author="LKY" w:date="2026-09-15T17:28:14Z">
              <w:r>
                <w:rPr/>
                <w:fldChar w:fldCharType="end"/>
              </w:r>
            </w:del>
          </w:ins>
          <w:ins w:id="1671" w:author="L" w:date="2026-08-07T16:59:30Z">
            <w:del w:id="1672" w:author="LKY" w:date="2026-09-15T17:28:14Z">
              <w:r>
                <w:rPr/>
                <w:fldChar w:fldCharType="end"/>
              </w:r>
            </w:del>
          </w:ins>
        </w:p>
        <w:p w14:paraId="474CCD9B">
          <w:pPr>
            <w:pStyle w:val="11"/>
            <w:tabs>
              <w:tab w:val="right" w:leader="dot" w:pos="8306"/>
            </w:tabs>
            <w:rPr>
              <w:ins w:id="1673" w:author="L" w:date="2026-08-07T16:59:30Z"/>
              <w:del w:id="1674" w:author="LKY" w:date="2026-09-15T17:28:14Z"/>
            </w:rPr>
          </w:pPr>
          <w:ins w:id="1675" w:author="L" w:date="2026-08-07T16:59:30Z">
            <w:del w:id="1676" w:author="LKY" w:date="2026-09-15T17:28:14Z">
              <w:r>
                <w:rPr/>
                <w:fldChar w:fldCharType="begin"/>
              </w:r>
            </w:del>
          </w:ins>
          <w:ins w:id="1677" w:author="L" w:date="2026-08-07T16:59:30Z">
            <w:del w:id="1678" w:author="LKY" w:date="2026-09-15T17:28:14Z">
              <w:r>
                <w:rPr/>
                <w:delInstrText xml:space="preserve"> HYPERLINK \l _Toc4416 </w:delInstrText>
              </w:r>
            </w:del>
          </w:ins>
          <w:ins w:id="1679" w:author="L" w:date="2026-08-07T16:59:30Z">
            <w:del w:id="1680" w:author="LKY" w:date="2026-09-15T17:28:14Z">
              <w:r>
                <w:rPr/>
                <w:fldChar w:fldCharType="separate"/>
              </w:r>
            </w:del>
          </w:ins>
          <w:ins w:id="1681" w:author="L" w:date="2026-08-07T16:59:30Z">
            <w:del w:id="1682" w:author="LKY" w:date="2026-09-15T17:28:14Z">
              <w:r>
                <w:rPr>
                  <w:rFonts w:hint="eastAsia" w:ascii="Times New Roman" w:hAnsi="Times New Roman" w:eastAsia="宋体" w:cs="宋体"/>
                  <w:bCs/>
                  <w:iCs/>
                  <w:szCs w:val="32"/>
                  <w:lang w:val="en-US" w:eastAsia="zh-CN"/>
                </w:rPr>
                <w:delText>3.2 SSH2登录</w:delText>
              </w:r>
            </w:del>
          </w:ins>
          <w:ins w:id="1683" w:author="L" w:date="2026-08-07T16:59:30Z">
            <w:del w:id="1684" w:author="LKY" w:date="2026-09-15T17:28:14Z">
              <w:r>
                <w:rPr/>
                <w:tab/>
              </w:r>
            </w:del>
          </w:ins>
          <w:ins w:id="1685" w:author="L" w:date="2026-08-07T16:59:30Z">
            <w:del w:id="1686" w:author="LKY" w:date="2026-09-15T17:28:14Z">
              <w:r>
                <w:rPr/>
                <w:fldChar w:fldCharType="begin"/>
              </w:r>
            </w:del>
          </w:ins>
          <w:ins w:id="1687" w:author="L" w:date="2026-08-07T16:59:30Z">
            <w:del w:id="1688" w:author="LKY" w:date="2026-09-15T17:28:14Z">
              <w:r>
                <w:rPr/>
                <w:delInstrText xml:space="preserve"> PAGEREF _Toc4416 \h </w:delInstrText>
              </w:r>
            </w:del>
          </w:ins>
          <w:ins w:id="1689" w:author="L" w:date="2026-08-07T16:59:30Z">
            <w:del w:id="1690" w:author="LKY" w:date="2026-09-15T17:28:14Z">
              <w:r>
                <w:rPr/>
                <w:fldChar w:fldCharType="separate"/>
              </w:r>
            </w:del>
          </w:ins>
          <w:ins w:id="1691" w:author="L" w:date="2026-08-07T16:59:30Z">
            <w:del w:id="1692" w:author="LKY" w:date="2026-09-15T17:28:14Z">
              <w:r>
                <w:rPr/>
                <w:delText>39</w:delText>
              </w:r>
            </w:del>
          </w:ins>
          <w:ins w:id="1693" w:author="L" w:date="2026-08-07T16:59:30Z">
            <w:del w:id="1694" w:author="LKY" w:date="2026-09-15T17:28:14Z">
              <w:r>
                <w:rPr/>
                <w:fldChar w:fldCharType="end"/>
              </w:r>
            </w:del>
          </w:ins>
          <w:ins w:id="1695" w:author="L" w:date="2026-08-07T16:59:30Z">
            <w:del w:id="1696" w:author="LKY" w:date="2026-09-15T17:28:14Z">
              <w:r>
                <w:rPr/>
                <w:fldChar w:fldCharType="end"/>
              </w:r>
            </w:del>
          </w:ins>
        </w:p>
        <w:p w14:paraId="5D70AEA7">
          <w:pPr>
            <w:pStyle w:val="10"/>
            <w:tabs>
              <w:tab w:val="right" w:leader="dot" w:pos="8306"/>
            </w:tabs>
            <w:rPr>
              <w:ins w:id="1697" w:author="L" w:date="2026-08-07T16:59:30Z"/>
              <w:del w:id="1698" w:author="LKY" w:date="2026-09-15T17:28:14Z"/>
            </w:rPr>
          </w:pPr>
          <w:ins w:id="1699" w:author="L" w:date="2026-08-07T16:59:30Z">
            <w:del w:id="1700" w:author="LKY" w:date="2026-09-15T17:28:14Z">
              <w:r>
                <w:rPr/>
                <w:fldChar w:fldCharType="begin"/>
              </w:r>
            </w:del>
          </w:ins>
          <w:ins w:id="1701" w:author="L" w:date="2026-08-07T16:59:30Z">
            <w:del w:id="1702" w:author="LKY" w:date="2026-09-15T17:28:14Z">
              <w:r>
                <w:rPr/>
                <w:delInstrText xml:space="preserve"> HYPERLINK \l _Toc23528 </w:delInstrText>
              </w:r>
            </w:del>
          </w:ins>
          <w:ins w:id="1703" w:author="L" w:date="2026-08-07T16:59:30Z">
            <w:del w:id="1704" w:author="LKY" w:date="2026-09-15T17:28:14Z">
              <w:r>
                <w:rPr/>
                <w:fldChar w:fldCharType="separate"/>
              </w:r>
            </w:del>
          </w:ins>
          <w:ins w:id="1705" w:author="L" w:date="2026-08-07T16:59:30Z">
            <w:del w:id="1706" w:author="LKY" w:date="2026-09-15T17:28:14Z">
              <w:r>
                <w:rPr>
                  <w:rFonts w:hint="eastAsia" w:ascii="Times New Roman" w:hAnsi="Times New Roman" w:eastAsia="黑体" w:cs="黑体"/>
                  <w:bCs w:val="0"/>
                  <w:szCs w:val="44"/>
                  <w:lang w:val="en-US" w:eastAsia="zh-CN" w:bidi="en-US"/>
                </w:rPr>
                <w:delText>4.系统烧录</w:delText>
              </w:r>
            </w:del>
          </w:ins>
          <w:ins w:id="1707" w:author="L" w:date="2026-08-07T16:59:30Z">
            <w:del w:id="1708" w:author="LKY" w:date="2026-09-15T17:28:14Z">
              <w:r>
                <w:rPr/>
                <w:tab/>
              </w:r>
            </w:del>
          </w:ins>
          <w:ins w:id="1709" w:author="L" w:date="2026-08-07T16:59:30Z">
            <w:del w:id="1710" w:author="LKY" w:date="2026-09-15T17:28:14Z">
              <w:r>
                <w:rPr/>
                <w:fldChar w:fldCharType="begin"/>
              </w:r>
            </w:del>
          </w:ins>
          <w:ins w:id="1711" w:author="L" w:date="2026-08-07T16:59:30Z">
            <w:del w:id="1712" w:author="LKY" w:date="2026-09-15T17:28:14Z">
              <w:r>
                <w:rPr/>
                <w:delInstrText xml:space="preserve"> PAGEREF _Toc23528 \h </w:delInstrText>
              </w:r>
            </w:del>
          </w:ins>
          <w:ins w:id="1713" w:author="L" w:date="2026-08-07T16:59:30Z">
            <w:del w:id="1714" w:author="LKY" w:date="2026-09-15T17:28:14Z">
              <w:r>
                <w:rPr/>
                <w:fldChar w:fldCharType="separate"/>
              </w:r>
            </w:del>
          </w:ins>
          <w:ins w:id="1715" w:author="L" w:date="2026-08-07T16:59:30Z">
            <w:del w:id="1716" w:author="LKY" w:date="2026-09-15T17:28:14Z">
              <w:r>
                <w:rPr/>
                <w:delText>40</w:delText>
              </w:r>
            </w:del>
          </w:ins>
          <w:ins w:id="1717" w:author="L" w:date="2026-08-07T16:59:30Z">
            <w:del w:id="1718" w:author="LKY" w:date="2026-09-15T17:28:14Z">
              <w:r>
                <w:rPr/>
                <w:fldChar w:fldCharType="end"/>
              </w:r>
            </w:del>
          </w:ins>
          <w:ins w:id="1719" w:author="L" w:date="2026-08-07T16:59:30Z">
            <w:del w:id="1720" w:author="LKY" w:date="2026-09-15T17:28:14Z">
              <w:r>
                <w:rPr/>
                <w:fldChar w:fldCharType="end"/>
              </w:r>
            </w:del>
          </w:ins>
        </w:p>
        <w:p w14:paraId="48711411">
          <w:pPr>
            <w:pStyle w:val="11"/>
            <w:tabs>
              <w:tab w:val="right" w:leader="dot" w:pos="8306"/>
            </w:tabs>
            <w:rPr>
              <w:ins w:id="1721" w:author="L" w:date="2026-08-07T16:59:30Z"/>
              <w:del w:id="1722" w:author="LKY" w:date="2026-09-15T17:28:14Z"/>
            </w:rPr>
          </w:pPr>
          <w:ins w:id="1723" w:author="L" w:date="2026-08-07T16:59:30Z">
            <w:del w:id="1724" w:author="LKY" w:date="2026-09-15T17:28:14Z">
              <w:r>
                <w:rPr/>
                <w:fldChar w:fldCharType="begin"/>
              </w:r>
            </w:del>
          </w:ins>
          <w:ins w:id="1725" w:author="L" w:date="2026-08-07T16:59:30Z">
            <w:del w:id="1726" w:author="LKY" w:date="2026-09-15T17:28:14Z">
              <w:r>
                <w:rPr/>
                <w:delInstrText xml:space="preserve"> HYPERLINK \l _Toc28392 </w:delInstrText>
              </w:r>
            </w:del>
          </w:ins>
          <w:ins w:id="1727" w:author="L" w:date="2026-08-07T16:59:30Z">
            <w:del w:id="1728" w:author="LKY" w:date="2026-09-15T17:28:14Z">
              <w:r>
                <w:rPr/>
                <w:fldChar w:fldCharType="separate"/>
              </w:r>
            </w:del>
          </w:ins>
          <w:ins w:id="1729" w:author="L" w:date="2026-08-07T16:59:30Z">
            <w:del w:id="1730" w:author="LKY" w:date="2026-09-15T17:28:14Z">
              <w:r>
                <w:rPr>
                  <w:rFonts w:hint="eastAsia" w:ascii="Times New Roman" w:hAnsi="Times New Roman" w:eastAsia="宋体" w:cs="宋体"/>
                  <w:bCs w:val="0"/>
                  <w:szCs w:val="32"/>
                  <w:lang w:val="en-US" w:eastAsia="zh-CN" w:bidi="en-US"/>
                </w:rPr>
                <w:delText>4.1 Micro SD卡启动</w:delText>
              </w:r>
            </w:del>
          </w:ins>
          <w:ins w:id="1731" w:author="L" w:date="2026-08-07T16:59:30Z">
            <w:del w:id="1732" w:author="LKY" w:date="2026-09-15T17:28:14Z">
              <w:r>
                <w:rPr/>
                <w:tab/>
              </w:r>
            </w:del>
          </w:ins>
          <w:ins w:id="1733" w:author="L" w:date="2026-08-07T16:59:30Z">
            <w:del w:id="1734" w:author="LKY" w:date="2026-09-15T17:28:14Z">
              <w:r>
                <w:rPr/>
                <w:fldChar w:fldCharType="begin"/>
              </w:r>
            </w:del>
          </w:ins>
          <w:ins w:id="1735" w:author="L" w:date="2026-08-07T16:59:30Z">
            <w:del w:id="1736" w:author="LKY" w:date="2026-09-15T17:28:14Z">
              <w:r>
                <w:rPr/>
                <w:delInstrText xml:space="preserve"> PAGEREF _Toc28392 \h </w:delInstrText>
              </w:r>
            </w:del>
          </w:ins>
          <w:ins w:id="1737" w:author="L" w:date="2026-08-07T16:59:30Z">
            <w:del w:id="1738" w:author="LKY" w:date="2026-09-15T17:28:14Z">
              <w:r>
                <w:rPr/>
                <w:fldChar w:fldCharType="separate"/>
              </w:r>
            </w:del>
          </w:ins>
          <w:ins w:id="1739" w:author="L" w:date="2026-08-07T16:59:30Z">
            <w:del w:id="1740" w:author="LKY" w:date="2026-09-15T17:28:14Z">
              <w:r>
                <w:rPr/>
                <w:delText>40</w:delText>
              </w:r>
            </w:del>
          </w:ins>
          <w:ins w:id="1741" w:author="L" w:date="2026-08-07T16:59:30Z">
            <w:del w:id="1742" w:author="LKY" w:date="2026-09-15T17:28:14Z">
              <w:r>
                <w:rPr/>
                <w:fldChar w:fldCharType="end"/>
              </w:r>
            </w:del>
          </w:ins>
          <w:ins w:id="1743" w:author="L" w:date="2026-08-07T16:59:30Z">
            <w:del w:id="1744" w:author="LKY" w:date="2026-09-15T17:28:14Z">
              <w:r>
                <w:rPr/>
                <w:fldChar w:fldCharType="end"/>
              </w:r>
            </w:del>
          </w:ins>
        </w:p>
        <w:p w14:paraId="5016B354">
          <w:pPr>
            <w:pStyle w:val="7"/>
            <w:tabs>
              <w:tab w:val="right" w:leader="dot" w:pos="8306"/>
            </w:tabs>
            <w:rPr>
              <w:ins w:id="1745" w:author="L" w:date="2026-08-07T16:59:30Z"/>
              <w:del w:id="1746" w:author="LKY" w:date="2026-09-15T17:28:14Z"/>
            </w:rPr>
          </w:pPr>
          <w:ins w:id="1747" w:author="L" w:date="2026-08-07T16:59:30Z">
            <w:del w:id="1748" w:author="LKY" w:date="2026-09-15T17:28:14Z">
              <w:r>
                <w:rPr/>
                <w:fldChar w:fldCharType="begin"/>
              </w:r>
            </w:del>
          </w:ins>
          <w:ins w:id="1749" w:author="L" w:date="2026-08-07T16:59:30Z">
            <w:del w:id="1750" w:author="LKY" w:date="2026-09-15T17:28:14Z">
              <w:r>
                <w:rPr/>
                <w:delInstrText xml:space="preserve"> HYPERLINK \l _Toc15600 </w:delInstrText>
              </w:r>
            </w:del>
          </w:ins>
          <w:ins w:id="1751" w:author="L" w:date="2026-08-07T16:59:30Z">
            <w:del w:id="1752" w:author="LKY" w:date="2026-09-15T17:28:14Z">
              <w:r>
                <w:rPr/>
                <w:fldChar w:fldCharType="separate"/>
              </w:r>
            </w:del>
          </w:ins>
          <w:ins w:id="1753" w:author="L" w:date="2026-08-07T16:59:30Z">
            <w:del w:id="1754" w:author="LKY" w:date="2026-09-15T17:28:14Z">
              <w:r>
                <w:rPr>
                  <w:rFonts w:hint="eastAsia" w:ascii="Times New Roman" w:hAnsi="Times New Roman" w:eastAsia="宋体" w:cs="宋体"/>
                  <w:bCs w:val="0"/>
                  <w:szCs w:val="28"/>
                  <w:lang w:val="en-US" w:eastAsia="zh-CN" w:bidi="en-US"/>
                </w:rPr>
                <w:delText>4.1.1启动卡制作</w:delText>
              </w:r>
            </w:del>
          </w:ins>
          <w:ins w:id="1755" w:author="L" w:date="2026-08-07T16:59:30Z">
            <w:del w:id="1756" w:author="LKY" w:date="2026-09-15T17:28:14Z">
              <w:r>
                <w:rPr/>
                <w:tab/>
              </w:r>
            </w:del>
          </w:ins>
          <w:ins w:id="1757" w:author="L" w:date="2026-08-07T16:59:30Z">
            <w:del w:id="1758" w:author="LKY" w:date="2026-09-15T17:28:14Z">
              <w:r>
                <w:rPr/>
                <w:fldChar w:fldCharType="begin"/>
              </w:r>
            </w:del>
          </w:ins>
          <w:ins w:id="1759" w:author="L" w:date="2026-08-07T16:59:30Z">
            <w:del w:id="1760" w:author="LKY" w:date="2026-09-15T17:28:14Z">
              <w:r>
                <w:rPr/>
                <w:delInstrText xml:space="preserve"> PAGEREF _Toc15600 \h </w:delInstrText>
              </w:r>
            </w:del>
          </w:ins>
          <w:ins w:id="1761" w:author="L" w:date="2026-08-07T16:59:30Z">
            <w:del w:id="1762" w:author="LKY" w:date="2026-09-15T17:28:14Z">
              <w:r>
                <w:rPr/>
                <w:fldChar w:fldCharType="separate"/>
              </w:r>
            </w:del>
          </w:ins>
          <w:ins w:id="1763" w:author="L" w:date="2026-08-07T16:59:30Z">
            <w:del w:id="1764" w:author="LKY" w:date="2026-09-15T17:28:14Z">
              <w:r>
                <w:rPr/>
                <w:delText>40</w:delText>
              </w:r>
            </w:del>
          </w:ins>
          <w:ins w:id="1765" w:author="L" w:date="2026-08-07T16:59:30Z">
            <w:del w:id="1766" w:author="LKY" w:date="2026-09-15T17:28:14Z">
              <w:r>
                <w:rPr/>
                <w:fldChar w:fldCharType="end"/>
              </w:r>
            </w:del>
          </w:ins>
          <w:ins w:id="1767" w:author="L" w:date="2026-08-07T16:59:30Z">
            <w:del w:id="1768" w:author="LKY" w:date="2026-09-15T17:28:14Z">
              <w:r>
                <w:rPr/>
                <w:fldChar w:fldCharType="end"/>
              </w:r>
            </w:del>
          </w:ins>
        </w:p>
        <w:p w14:paraId="7F53E043">
          <w:pPr>
            <w:pStyle w:val="7"/>
            <w:tabs>
              <w:tab w:val="right" w:leader="dot" w:pos="8306"/>
            </w:tabs>
            <w:rPr>
              <w:ins w:id="1769" w:author="L" w:date="2026-08-07T16:59:30Z"/>
              <w:del w:id="1770" w:author="LKY" w:date="2026-09-15T17:28:14Z"/>
            </w:rPr>
          </w:pPr>
          <w:ins w:id="1771" w:author="L" w:date="2026-08-07T16:59:30Z">
            <w:del w:id="1772" w:author="LKY" w:date="2026-09-15T17:28:14Z">
              <w:r>
                <w:rPr/>
                <w:fldChar w:fldCharType="begin"/>
              </w:r>
            </w:del>
          </w:ins>
          <w:ins w:id="1773" w:author="L" w:date="2026-08-07T16:59:30Z">
            <w:del w:id="1774" w:author="LKY" w:date="2026-09-15T17:28:14Z">
              <w:r>
                <w:rPr/>
                <w:delInstrText xml:space="preserve"> HYPERLINK \l _Toc24042 </w:delInstrText>
              </w:r>
            </w:del>
          </w:ins>
          <w:ins w:id="1775" w:author="L" w:date="2026-08-07T16:59:30Z">
            <w:del w:id="1776" w:author="LKY" w:date="2026-09-15T17:28:14Z">
              <w:r>
                <w:rPr/>
                <w:fldChar w:fldCharType="separate"/>
              </w:r>
            </w:del>
          </w:ins>
          <w:ins w:id="1777" w:author="L" w:date="2026-08-07T16:59:30Z">
            <w:del w:id="1778" w:author="LKY" w:date="2026-09-15T17:28:14Z">
              <w:r>
                <w:rPr>
                  <w:rFonts w:hint="eastAsia" w:ascii="Times New Roman" w:hAnsi="Times New Roman"/>
                  <w:bCs/>
                  <w:szCs w:val="28"/>
                  <w:lang w:val="en-US" w:eastAsia="zh-CN"/>
                </w:rPr>
                <w:delText>4.1.2从启动卡启动</w:delText>
              </w:r>
            </w:del>
          </w:ins>
          <w:ins w:id="1779" w:author="L" w:date="2026-08-07T16:59:30Z">
            <w:del w:id="1780" w:author="LKY" w:date="2026-09-15T17:28:14Z">
              <w:r>
                <w:rPr/>
                <w:tab/>
              </w:r>
            </w:del>
          </w:ins>
          <w:ins w:id="1781" w:author="L" w:date="2026-08-07T16:59:30Z">
            <w:del w:id="1782" w:author="LKY" w:date="2026-09-15T17:28:14Z">
              <w:r>
                <w:rPr/>
                <w:fldChar w:fldCharType="begin"/>
              </w:r>
            </w:del>
          </w:ins>
          <w:ins w:id="1783" w:author="L" w:date="2026-08-07T16:59:30Z">
            <w:del w:id="1784" w:author="LKY" w:date="2026-09-15T17:28:14Z">
              <w:r>
                <w:rPr/>
                <w:delInstrText xml:space="preserve"> PAGEREF _Toc24042 \h </w:delInstrText>
              </w:r>
            </w:del>
          </w:ins>
          <w:ins w:id="1785" w:author="L" w:date="2026-08-07T16:59:30Z">
            <w:del w:id="1786" w:author="LKY" w:date="2026-09-15T17:28:14Z">
              <w:r>
                <w:rPr/>
                <w:fldChar w:fldCharType="separate"/>
              </w:r>
            </w:del>
          </w:ins>
          <w:ins w:id="1787" w:author="L" w:date="2026-08-07T16:59:30Z">
            <w:del w:id="1788" w:author="LKY" w:date="2026-09-15T17:28:14Z">
              <w:r>
                <w:rPr/>
                <w:delText>44</w:delText>
              </w:r>
            </w:del>
          </w:ins>
          <w:ins w:id="1789" w:author="L" w:date="2026-08-07T16:59:30Z">
            <w:del w:id="1790" w:author="LKY" w:date="2026-09-15T17:28:14Z">
              <w:r>
                <w:rPr/>
                <w:fldChar w:fldCharType="end"/>
              </w:r>
            </w:del>
          </w:ins>
          <w:ins w:id="1791" w:author="L" w:date="2026-08-07T16:59:30Z">
            <w:del w:id="1792" w:author="LKY" w:date="2026-09-15T17:28:14Z">
              <w:r>
                <w:rPr/>
                <w:fldChar w:fldCharType="end"/>
              </w:r>
            </w:del>
          </w:ins>
        </w:p>
        <w:p w14:paraId="7D91D606">
          <w:pPr>
            <w:pStyle w:val="11"/>
            <w:tabs>
              <w:tab w:val="right" w:leader="dot" w:pos="8306"/>
            </w:tabs>
            <w:rPr>
              <w:ins w:id="1793" w:author="L" w:date="2026-08-07T16:59:30Z"/>
              <w:del w:id="1794" w:author="LKY" w:date="2026-09-15T17:28:14Z"/>
            </w:rPr>
          </w:pPr>
          <w:ins w:id="1795" w:author="L" w:date="2026-08-07T16:59:30Z">
            <w:del w:id="1796" w:author="LKY" w:date="2026-09-15T17:28:14Z">
              <w:r>
                <w:rPr/>
                <w:fldChar w:fldCharType="begin"/>
              </w:r>
            </w:del>
          </w:ins>
          <w:ins w:id="1797" w:author="L" w:date="2026-08-07T16:59:30Z">
            <w:del w:id="1798" w:author="LKY" w:date="2026-09-15T17:28:14Z">
              <w:r>
                <w:rPr/>
                <w:delInstrText xml:space="preserve"> HYPERLINK \l _Toc14651 </w:delInstrText>
              </w:r>
            </w:del>
          </w:ins>
          <w:ins w:id="1799" w:author="L" w:date="2026-08-07T16:59:30Z">
            <w:del w:id="1800" w:author="LKY" w:date="2026-09-15T17:28:14Z">
              <w:r>
                <w:rPr/>
                <w:fldChar w:fldCharType="separate"/>
              </w:r>
            </w:del>
          </w:ins>
          <w:ins w:id="1801" w:author="L" w:date="2026-08-07T16:59:30Z">
            <w:del w:id="1802" w:author="LKY" w:date="2026-09-15T17:28:14Z">
              <w:r>
                <w:rPr>
                  <w:rFonts w:hint="eastAsia" w:ascii="Times New Roman" w:hAnsi="Times New Roman" w:eastAsia="宋体" w:cs="宋体"/>
                  <w:bCs w:val="0"/>
                  <w:szCs w:val="32"/>
                  <w:lang w:val="en-US" w:eastAsia="zh-CN" w:bidi="en-US"/>
                </w:rPr>
                <w:delText>4.2 EMMC启动</w:delText>
              </w:r>
            </w:del>
          </w:ins>
          <w:ins w:id="1803" w:author="L" w:date="2026-08-07T16:59:30Z">
            <w:del w:id="1804" w:author="LKY" w:date="2026-09-15T17:28:14Z">
              <w:r>
                <w:rPr/>
                <w:tab/>
              </w:r>
            </w:del>
          </w:ins>
          <w:ins w:id="1805" w:author="L" w:date="2026-08-07T16:59:30Z">
            <w:del w:id="1806" w:author="LKY" w:date="2026-09-15T17:28:14Z">
              <w:r>
                <w:rPr/>
                <w:fldChar w:fldCharType="begin"/>
              </w:r>
            </w:del>
          </w:ins>
          <w:ins w:id="1807" w:author="L" w:date="2026-08-07T16:59:30Z">
            <w:del w:id="1808" w:author="LKY" w:date="2026-09-15T17:28:14Z">
              <w:r>
                <w:rPr/>
                <w:delInstrText xml:space="preserve"> PAGEREF _Toc14651 \h </w:delInstrText>
              </w:r>
            </w:del>
          </w:ins>
          <w:ins w:id="1809" w:author="L" w:date="2026-08-07T16:59:30Z">
            <w:del w:id="1810" w:author="LKY" w:date="2026-09-15T17:28:14Z">
              <w:r>
                <w:rPr/>
                <w:fldChar w:fldCharType="separate"/>
              </w:r>
            </w:del>
          </w:ins>
          <w:ins w:id="1811" w:author="L" w:date="2026-08-07T16:59:30Z">
            <w:del w:id="1812" w:author="LKY" w:date="2026-09-15T17:28:14Z">
              <w:r>
                <w:rPr/>
                <w:delText>45</w:delText>
              </w:r>
            </w:del>
          </w:ins>
          <w:ins w:id="1813" w:author="L" w:date="2026-08-07T16:59:30Z">
            <w:del w:id="1814" w:author="LKY" w:date="2026-09-15T17:28:14Z">
              <w:r>
                <w:rPr/>
                <w:fldChar w:fldCharType="end"/>
              </w:r>
            </w:del>
          </w:ins>
          <w:ins w:id="1815" w:author="L" w:date="2026-08-07T16:59:30Z">
            <w:del w:id="1816" w:author="LKY" w:date="2026-09-15T17:28:14Z">
              <w:r>
                <w:rPr/>
                <w:fldChar w:fldCharType="end"/>
              </w:r>
            </w:del>
          </w:ins>
        </w:p>
        <w:p w14:paraId="57A7AB76">
          <w:pPr>
            <w:pStyle w:val="7"/>
            <w:tabs>
              <w:tab w:val="right" w:leader="dot" w:pos="8306"/>
            </w:tabs>
            <w:rPr>
              <w:ins w:id="1817" w:author="L" w:date="2026-08-07T16:59:30Z"/>
              <w:del w:id="1818" w:author="LKY" w:date="2026-09-15T17:28:14Z"/>
            </w:rPr>
          </w:pPr>
          <w:ins w:id="1819" w:author="L" w:date="2026-08-07T16:59:30Z">
            <w:del w:id="1820" w:author="LKY" w:date="2026-09-15T17:28:14Z">
              <w:r>
                <w:rPr/>
                <w:fldChar w:fldCharType="begin"/>
              </w:r>
            </w:del>
          </w:ins>
          <w:ins w:id="1821" w:author="L" w:date="2026-08-07T16:59:30Z">
            <w:del w:id="1822" w:author="LKY" w:date="2026-09-15T17:28:14Z">
              <w:r>
                <w:rPr/>
                <w:delInstrText xml:space="preserve"> HYPERLINK \l _Toc3649 </w:delInstrText>
              </w:r>
            </w:del>
          </w:ins>
          <w:ins w:id="1823" w:author="L" w:date="2026-08-07T16:59:30Z">
            <w:del w:id="1824" w:author="LKY" w:date="2026-09-15T17:28:14Z">
              <w:r>
                <w:rPr/>
                <w:fldChar w:fldCharType="separate"/>
              </w:r>
            </w:del>
          </w:ins>
          <w:ins w:id="1825" w:author="L" w:date="2026-08-07T16:59:30Z">
            <w:del w:id="1826" w:author="LKY" w:date="2026-09-15T17:28:14Z">
              <w:r>
                <w:rPr>
                  <w:rFonts w:hint="eastAsia" w:ascii="Times New Roman" w:hAnsi="Times New Roman" w:eastAsia="宋体" w:cs="宋体"/>
                  <w:bCs w:val="0"/>
                  <w:szCs w:val="28"/>
                  <w:lang w:val="en-US" w:eastAsia="zh-CN" w:bidi="en-US"/>
                </w:rPr>
                <w:delText>4.2.1烧录卡制作</w:delText>
              </w:r>
            </w:del>
          </w:ins>
          <w:ins w:id="1827" w:author="L" w:date="2026-08-07T16:59:30Z">
            <w:del w:id="1828" w:author="LKY" w:date="2026-09-15T17:28:14Z">
              <w:r>
                <w:rPr/>
                <w:tab/>
              </w:r>
            </w:del>
          </w:ins>
          <w:ins w:id="1829" w:author="L" w:date="2026-08-07T16:59:30Z">
            <w:del w:id="1830" w:author="LKY" w:date="2026-09-15T17:28:14Z">
              <w:r>
                <w:rPr/>
                <w:fldChar w:fldCharType="begin"/>
              </w:r>
            </w:del>
          </w:ins>
          <w:ins w:id="1831" w:author="L" w:date="2026-08-07T16:59:30Z">
            <w:del w:id="1832" w:author="LKY" w:date="2026-09-15T17:28:14Z">
              <w:r>
                <w:rPr/>
                <w:delInstrText xml:space="preserve"> PAGEREF _Toc3649 \h </w:delInstrText>
              </w:r>
            </w:del>
          </w:ins>
          <w:ins w:id="1833" w:author="L" w:date="2026-08-07T16:59:30Z">
            <w:del w:id="1834" w:author="LKY" w:date="2026-09-15T17:28:14Z">
              <w:r>
                <w:rPr/>
                <w:fldChar w:fldCharType="separate"/>
              </w:r>
            </w:del>
          </w:ins>
          <w:ins w:id="1835" w:author="L" w:date="2026-08-07T16:59:30Z">
            <w:del w:id="1836" w:author="LKY" w:date="2026-09-15T17:28:14Z">
              <w:r>
                <w:rPr/>
                <w:delText>45</w:delText>
              </w:r>
            </w:del>
          </w:ins>
          <w:ins w:id="1837" w:author="L" w:date="2026-08-07T16:59:30Z">
            <w:del w:id="1838" w:author="LKY" w:date="2026-09-15T17:28:14Z">
              <w:r>
                <w:rPr/>
                <w:fldChar w:fldCharType="end"/>
              </w:r>
            </w:del>
          </w:ins>
          <w:ins w:id="1839" w:author="L" w:date="2026-08-07T16:59:30Z">
            <w:del w:id="1840" w:author="LKY" w:date="2026-09-15T17:28:14Z">
              <w:r>
                <w:rPr/>
                <w:fldChar w:fldCharType="end"/>
              </w:r>
            </w:del>
          </w:ins>
        </w:p>
        <w:p w14:paraId="2E1F58D8">
          <w:pPr>
            <w:pStyle w:val="7"/>
            <w:tabs>
              <w:tab w:val="right" w:leader="dot" w:pos="8306"/>
            </w:tabs>
            <w:rPr>
              <w:ins w:id="1841" w:author="L" w:date="2026-08-07T16:59:30Z"/>
              <w:del w:id="1842" w:author="LKY" w:date="2026-09-15T17:28:14Z"/>
            </w:rPr>
          </w:pPr>
          <w:ins w:id="1843" w:author="L" w:date="2026-08-07T16:59:30Z">
            <w:del w:id="1844" w:author="LKY" w:date="2026-09-15T17:28:14Z">
              <w:r>
                <w:rPr/>
                <w:fldChar w:fldCharType="begin"/>
              </w:r>
            </w:del>
          </w:ins>
          <w:ins w:id="1845" w:author="L" w:date="2026-08-07T16:59:30Z">
            <w:del w:id="1846" w:author="LKY" w:date="2026-09-15T17:28:14Z">
              <w:r>
                <w:rPr/>
                <w:delInstrText xml:space="preserve"> HYPERLINK \l _Toc13615 </w:delInstrText>
              </w:r>
            </w:del>
          </w:ins>
          <w:ins w:id="1847" w:author="L" w:date="2026-08-07T16:59:30Z">
            <w:del w:id="1848" w:author="LKY" w:date="2026-09-15T17:28:14Z">
              <w:r>
                <w:rPr/>
                <w:fldChar w:fldCharType="separate"/>
              </w:r>
            </w:del>
          </w:ins>
          <w:ins w:id="1849" w:author="L" w:date="2026-08-07T16:59:30Z">
            <w:del w:id="1850" w:author="LKY" w:date="2026-09-15T17:28:14Z">
              <w:r>
                <w:rPr>
                  <w:rFonts w:hint="eastAsia" w:ascii="Times New Roman" w:hAnsi="Times New Roman"/>
                  <w:bCs/>
                  <w:szCs w:val="28"/>
                  <w:lang w:val="en-US" w:eastAsia="zh-CN"/>
                </w:rPr>
                <w:delText>4.2.2系统烧录</w:delText>
              </w:r>
            </w:del>
          </w:ins>
          <w:ins w:id="1851" w:author="L" w:date="2026-08-07T16:59:30Z">
            <w:del w:id="1852" w:author="LKY" w:date="2026-09-15T17:28:14Z">
              <w:r>
                <w:rPr/>
                <w:tab/>
              </w:r>
            </w:del>
          </w:ins>
          <w:ins w:id="1853" w:author="L" w:date="2026-08-07T16:59:30Z">
            <w:del w:id="1854" w:author="LKY" w:date="2026-09-15T17:28:14Z">
              <w:r>
                <w:rPr/>
                <w:fldChar w:fldCharType="begin"/>
              </w:r>
            </w:del>
          </w:ins>
          <w:ins w:id="1855" w:author="L" w:date="2026-08-07T16:59:30Z">
            <w:del w:id="1856" w:author="LKY" w:date="2026-09-15T17:28:14Z">
              <w:r>
                <w:rPr/>
                <w:delInstrText xml:space="preserve"> PAGEREF _Toc13615 \h </w:delInstrText>
              </w:r>
            </w:del>
          </w:ins>
          <w:ins w:id="1857" w:author="L" w:date="2026-08-07T16:59:30Z">
            <w:del w:id="1858" w:author="LKY" w:date="2026-09-15T17:28:14Z">
              <w:r>
                <w:rPr/>
                <w:fldChar w:fldCharType="separate"/>
              </w:r>
            </w:del>
          </w:ins>
          <w:ins w:id="1859" w:author="L" w:date="2026-08-07T16:59:30Z">
            <w:del w:id="1860" w:author="LKY" w:date="2026-09-15T17:28:14Z">
              <w:r>
                <w:rPr/>
                <w:delText>48</w:delText>
              </w:r>
            </w:del>
          </w:ins>
          <w:ins w:id="1861" w:author="L" w:date="2026-08-07T16:59:30Z">
            <w:del w:id="1862" w:author="LKY" w:date="2026-09-15T17:28:14Z">
              <w:r>
                <w:rPr/>
                <w:fldChar w:fldCharType="end"/>
              </w:r>
            </w:del>
          </w:ins>
          <w:ins w:id="1863" w:author="L" w:date="2026-08-07T16:59:30Z">
            <w:del w:id="1864" w:author="LKY" w:date="2026-09-15T17:28:14Z">
              <w:r>
                <w:rPr/>
                <w:fldChar w:fldCharType="end"/>
              </w:r>
            </w:del>
          </w:ins>
        </w:p>
        <w:p w14:paraId="7B8AE78E">
          <w:pPr>
            <w:pStyle w:val="10"/>
            <w:tabs>
              <w:tab w:val="right" w:leader="dot" w:pos="8306"/>
            </w:tabs>
            <w:rPr>
              <w:ins w:id="1865" w:author="L" w:date="2026-08-07T16:59:30Z"/>
              <w:del w:id="1866" w:author="LKY" w:date="2026-09-15T17:28:14Z"/>
            </w:rPr>
          </w:pPr>
          <w:ins w:id="1867" w:author="L" w:date="2026-08-07T16:59:30Z">
            <w:del w:id="1868" w:author="LKY" w:date="2026-09-15T17:28:14Z">
              <w:r>
                <w:rPr/>
                <w:fldChar w:fldCharType="begin"/>
              </w:r>
            </w:del>
          </w:ins>
          <w:ins w:id="1869" w:author="L" w:date="2026-08-07T16:59:30Z">
            <w:del w:id="1870" w:author="LKY" w:date="2026-09-15T17:28:14Z">
              <w:r>
                <w:rPr/>
                <w:delInstrText xml:space="preserve"> HYPERLINK \l _Toc32143 </w:delInstrText>
              </w:r>
            </w:del>
          </w:ins>
          <w:ins w:id="1871" w:author="L" w:date="2026-08-07T16:59:30Z">
            <w:del w:id="1872" w:author="LKY" w:date="2026-09-15T17:28:14Z">
              <w:r>
                <w:rPr/>
                <w:fldChar w:fldCharType="separate"/>
              </w:r>
            </w:del>
          </w:ins>
          <w:ins w:id="1873" w:author="L" w:date="2026-08-07T16:59:30Z">
            <w:del w:id="1874" w:author="LKY" w:date="2026-09-15T17:28:14Z">
              <w:r>
                <w:rPr>
                  <w:rFonts w:hint="eastAsia" w:ascii="Times New Roman" w:hAnsi="Times New Roman"/>
                  <w:lang w:val="en-US" w:eastAsia="zh-CN"/>
                </w:rPr>
                <w:delText>5.导轨安装</w:delText>
              </w:r>
            </w:del>
          </w:ins>
          <w:ins w:id="1875" w:author="L" w:date="2026-08-07T16:59:30Z">
            <w:del w:id="1876" w:author="LKY" w:date="2026-09-15T17:28:14Z">
              <w:r>
                <w:rPr/>
                <w:tab/>
              </w:r>
            </w:del>
          </w:ins>
          <w:ins w:id="1877" w:author="L" w:date="2026-08-07T16:59:30Z">
            <w:del w:id="1878" w:author="LKY" w:date="2026-09-15T17:28:14Z">
              <w:r>
                <w:rPr/>
                <w:fldChar w:fldCharType="begin"/>
              </w:r>
            </w:del>
          </w:ins>
          <w:ins w:id="1879" w:author="L" w:date="2026-08-07T16:59:30Z">
            <w:del w:id="1880" w:author="LKY" w:date="2026-09-15T17:28:14Z">
              <w:r>
                <w:rPr/>
                <w:delInstrText xml:space="preserve"> PAGEREF _Toc32143 \h </w:delInstrText>
              </w:r>
            </w:del>
          </w:ins>
          <w:ins w:id="1881" w:author="L" w:date="2026-08-07T16:59:30Z">
            <w:del w:id="1882" w:author="LKY" w:date="2026-09-15T17:28:14Z">
              <w:r>
                <w:rPr/>
                <w:fldChar w:fldCharType="separate"/>
              </w:r>
            </w:del>
          </w:ins>
          <w:ins w:id="1883" w:author="L" w:date="2026-08-07T16:59:30Z">
            <w:del w:id="1884" w:author="LKY" w:date="2026-09-15T17:28:14Z">
              <w:r>
                <w:rPr/>
                <w:delText>50</w:delText>
              </w:r>
            </w:del>
          </w:ins>
          <w:ins w:id="1885" w:author="L" w:date="2026-08-07T16:59:30Z">
            <w:del w:id="1886" w:author="LKY" w:date="2026-09-15T17:28:14Z">
              <w:r>
                <w:rPr/>
                <w:fldChar w:fldCharType="end"/>
              </w:r>
            </w:del>
          </w:ins>
          <w:ins w:id="1887" w:author="L" w:date="2026-08-07T16:59:30Z">
            <w:del w:id="1888" w:author="LKY" w:date="2026-09-15T17:28:14Z">
              <w:r>
                <w:rPr/>
                <w:fldChar w:fldCharType="end"/>
              </w:r>
            </w:del>
          </w:ins>
        </w:p>
        <w:p w14:paraId="33BE0181">
          <w:pPr>
            <w:pStyle w:val="10"/>
            <w:tabs>
              <w:tab w:val="right" w:leader="dot" w:pos="8306"/>
            </w:tabs>
            <w:rPr>
              <w:ins w:id="1889" w:author="L" w:date="2026-08-07T16:59:30Z"/>
              <w:del w:id="1890" w:author="LKY" w:date="2026-09-15T17:28:14Z"/>
            </w:rPr>
          </w:pPr>
          <w:ins w:id="1891" w:author="L" w:date="2026-08-07T16:59:30Z">
            <w:del w:id="1892" w:author="LKY" w:date="2026-09-15T17:28:14Z">
              <w:r>
                <w:rPr/>
                <w:fldChar w:fldCharType="begin"/>
              </w:r>
            </w:del>
          </w:ins>
          <w:ins w:id="1893" w:author="L" w:date="2026-08-07T16:59:30Z">
            <w:del w:id="1894" w:author="LKY" w:date="2026-09-15T17:28:14Z">
              <w:r>
                <w:rPr/>
                <w:delInstrText xml:space="preserve"> HYPERLINK \l _Toc8035 </w:delInstrText>
              </w:r>
            </w:del>
          </w:ins>
          <w:ins w:id="1895" w:author="L" w:date="2026-08-07T16:59:30Z">
            <w:del w:id="1896" w:author="LKY" w:date="2026-09-15T17:28:14Z">
              <w:r>
                <w:rPr/>
                <w:fldChar w:fldCharType="separate"/>
              </w:r>
            </w:del>
          </w:ins>
          <w:ins w:id="1897" w:author="L" w:date="2026-08-07T16:59:30Z">
            <w:del w:id="1898" w:author="LKY" w:date="2026-09-15T17:28:14Z">
              <w:r>
                <w:rPr>
                  <w:rFonts w:hint="eastAsia" w:ascii="Times New Roman" w:hAnsi="Times New Roman"/>
                  <w:lang w:val="en-US" w:eastAsia="zh-CN"/>
                </w:rPr>
                <w:delText>6.软件支持</w:delText>
              </w:r>
            </w:del>
          </w:ins>
          <w:ins w:id="1899" w:author="L" w:date="2026-08-07T16:59:30Z">
            <w:del w:id="1900" w:author="LKY" w:date="2026-09-15T17:28:14Z">
              <w:r>
                <w:rPr/>
                <w:tab/>
              </w:r>
            </w:del>
          </w:ins>
          <w:ins w:id="1901" w:author="L" w:date="2026-08-07T16:59:30Z">
            <w:del w:id="1902" w:author="LKY" w:date="2026-09-15T17:28:14Z">
              <w:r>
                <w:rPr/>
                <w:fldChar w:fldCharType="begin"/>
              </w:r>
            </w:del>
          </w:ins>
          <w:ins w:id="1903" w:author="L" w:date="2026-08-07T16:59:30Z">
            <w:del w:id="1904" w:author="LKY" w:date="2026-09-15T17:28:14Z">
              <w:r>
                <w:rPr/>
                <w:delInstrText xml:space="preserve"> PAGEREF _Toc8035 \h </w:delInstrText>
              </w:r>
            </w:del>
          </w:ins>
          <w:ins w:id="1905" w:author="L" w:date="2026-08-07T16:59:30Z">
            <w:del w:id="1906" w:author="LKY" w:date="2026-09-15T17:28:14Z">
              <w:r>
                <w:rPr/>
                <w:fldChar w:fldCharType="separate"/>
              </w:r>
            </w:del>
          </w:ins>
          <w:ins w:id="1907" w:author="L" w:date="2026-08-07T16:59:30Z">
            <w:del w:id="1908" w:author="LKY" w:date="2026-09-15T17:28:14Z">
              <w:r>
                <w:rPr/>
                <w:delText>51</w:delText>
              </w:r>
            </w:del>
          </w:ins>
          <w:ins w:id="1909" w:author="L" w:date="2026-08-07T16:59:30Z">
            <w:del w:id="1910" w:author="LKY" w:date="2026-09-15T17:28:14Z">
              <w:r>
                <w:rPr/>
                <w:fldChar w:fldCharType="end"/>
              </w:r>
            </w:del>
          </w:ins>
          <w:ins w:id="1911" w:author="L" w:date="2026-08-07T16:59:30Z">
            <w:del w:id="1912" w:author="LKY" w:date="2026-09-15T17:28:14Z">
              <w:r>
                <w:rPr/>
                <w:fldChar w:fldCharType="end"/>
              </w:r>
            </w:del>
          </w:ins>
        </w:p>
        <w:p w14:paraId="3CC06E28">
          <w:pPr>
            <w:pStyle w:val="10"/>
            <w:tabs>
              <w:tab w:val="right" w:leader="dot" w:pos="8306"/>
            </w:tabs>
            <w:rPr>
              <w:ins w:id="1913" w:author="L" w:date="2026-08-07T16:59:30Z"/>
              <w:del w:id="1914" w:author="LKY" w:date="2026-09-15T17:28:14Z"/>
            </w:rPr>
          </w:pPr>
          <w:ins w:id="1915" w:author="L" w:date="2026-08-07T16:59:30Z">
            <w:del w:id="1916" w:author="LKY" w:date="2026-09-15T17:28:14Z">
              <w:r>
                <w:rPr/>
                <w:fldChar w:fldCharType="begin"/>
              </w:r>
            </w:del>
          </w:ins>
          <w:ins w:id="1917" w:author="L" w:date="2026-08-07T16:59:30Z">
            <w:del w:id="1918" w:author="LKY" w:date="2026-09-15T17:28:14Z">
              <w:r>
                <w:rPr/>
                <w:delInstrText xml:space="preserve"> HYPERLINK \l _Toc29119 </w:delInstrText>
              </w:r>
            </w:del>
          </w:ins>
          <w:ins w:id="1919" w:author="L" w:date="2026-08-07T16:59:30Z">
            <w:del w:id="1920" w:author="LKY" w:date="2026-09-15T17:28:14Z">
              <w:r>
                <w:rPr/>
                <w:fldChar w:fldCharType="separate"/>
              </w:r>
            </w:del>
          </w:ins>
          <w:ins w:id="1921" w:author="L" w:date="2026-08-07T16:59:30Z">
            <w:del w:id="1922" w:author="LKY" w:date="2026-09-15T17:28:14Z">
              <w:r>
                <w:rPr>
                  <w:rFonts w:hint="eastAsia" w:ascii="Times New Roman" w:hAnsi="Times New Roman"/>
                  <w:lang w:val="en-US" w:eastAsia="zh-CN"/>
                </w:rPr>
                <w:delText>7.</w:delText>
              </w:r>
            </w:del>
          </w:ins>
          <w:ins w:id="1923" w:author="L" w:date="2026-08-07T16:59:30Z">
            <w:del w:id="1924" w:author="LKY" w:date="2026-09-15T17:28:14Z">
              <w:r>
                <w:rPr>
                  <w:rFonts w:hint="eastAsia" w:ascii="Times New Roman" w:hAnsi="Times New Roman"/>
                </w:rPr>
                <w:delText>电磁兼容性</w:delText>
              </w:r>
            </w:del>
          </w:ins>
          <w:ins w:id="1925" w:author="L" w:date="2026-08-07T16:59:30Z">
            <w:del w:id="1926" w:author="LKY" w:date="2026-09-15T17:28:14Z">
              <w:r>
                <w:rPr/>
                <w:tab/>
              </w:r>
            </w:del>
          </w:ins>
          <w:ins w:id="1927" w:author="L" w:date="2026-08-07T16:59:30Z">
            <w:del w:id="1928" w:author="LKY" w:date="2026-09-15T17:28:14Z">
              <w:r>
                <w:rPr/>
                <w:fldChar w:fldCharType="begin"/>
              </w:r>
            </w:del>
          </w:ins>
          <w:ins w:id="1929" w:author="L" w:date="2026-08-07T16:59:30Z">
            <w:del w:id="1930" w:author="LKY" w:date="2026-09-15T17:28:14Z">
              <w:r>
                <w:rPr/>
                <w:delInstrText xml:space="preserve"> PAGEREF _Toc29119 \h </w:delInstrText>
              </w:r>
            </w:del>
          </w:ins>
          <w:ins w:id="1931" w:author="L" w:date="2026-08-07T16:59:30Z">
            <w:del w:id="1932" w:author="LKY" w:date="2026-09-15T17:28:14Z">
              <w:r>
                <w:rPr/>
                <w:fldChar w:fldCharType="separate"/>
              </w:r>
            </w:del>
          </w:ins>
          <w:ins w:id="1933" w:author="L" w:date="2026-08-07T16:59:30Z">
            <w:del w:id="1934" w:author="LKY" w:date="2026-09-15T17:28:14Z">
              <w:r>
                <w:rPr/>
                <w:delText>51</w:delText>
              </w:r>
            </w:del>
          </w:ins>
          <w:ins w:id="1935" w:author="L" w:date="2026-08-07T16:59:30Z">
            <w:del w:id="1936" w:author="LKY" w:date="2026-09-15T17:28:14Z">
              <w:r>
                <w:rPr/>
                <w:fldChar w:fldCharType="end"/>
              </w:r>
            </w:del>
          </w:ins>
          <w:ins w:id="1937" w:author="L" w:date="2026-08-07T16:59:30Z">
            <w:del w:id="1938" w:author="LKY" w:date="2026-09-15T17:28:14Z">
              <w:r>
                <w:rPr/>
                <w:fldChar w:fldCharType="end"/>
              </w:r>
            </w:del>
          </w:ins>
        </w:p>
        <w:p w14:paraId="21B19964">
          <w:pPr>
            <w:pStyle w:val="10"/>
            <w:tabs>
              <w:tab w:val="right" w:leader="dot" w:pos="8306"/>
            </w:tabs>
            <w:rPr>
              <w:ins w:id="1939" w:author="L" w:date="2026-08-07T16:59:30Z"/>
              <w:del w:id="1940" w:author="LKY" w:date="2026-09-15T17:28:14Z"/>
            </w:rPr>
          </w:pPr>
          <w:ins w:id="1941" w:author="L" w:date="2026-08-07T16:59:30Z">
            <w:del w:id="1942" w:author="LKY" w:date="2026-09-15T17:28:14Z">
              <w:r>
                <w:rPr/>
                <w:fldChar w:fldCharType="begin"/>
              </w:r>
            </w:del>
          </w:ins>
          <w:ins w:id="1943" w:author="L" w:date="2026-08-07T16:59:30Z">
            <w:del w:id="1944" w:author="LKY" w:date="2026-09-15T17:28:14Z">
              <w:r>
                <w:rPr/>
                <w:delInstrText xml:space="preserve"> HYPERLINK \l _Toc6417 </w:delInstrText>
              </w:r>
            </w:del>
          </w:ins>
          <w:ins w:id="1945" w:author="L" w:date="2026-08-07T16:59:30Z">
            <w:del w:id="1946" w:author="LKY" w:date="2026-09-15T17:28:14Z">
              <w:r>
                <w:rPr/>
                <w:fldChar w:fldCharType="separate"/>
              </w:r>
            </w:del>
          </w:ins>
          <w:ins w:id="1947" w:author="L" w:date="2026-08-07T16:59:30Z">
            <w:del w:id="1948" w:author="LKY" w:date="2026-09-15T17:28:14Z">
              <w:r>
                <w:rPr>
                  <w:rFonts w:hint="eastAsia" w:ascii="Times New Roman" w:hAnsi="Times New Roman"/>
                  <w:lang w:val="en-US" w:eastAsia="zh-CN"/>
                </w:rPr>
                <w:delText>8.保修条款</w:delText>
              </w:r>
            </w:del>
          </w:ins>
          <w:ins w:id="1949" w:author="L" w:date="2026-08-07T16:59:30Z">
            <w:del w:id="1950" w:author="LKY" w:date="2026-09-15T17:28:14Z">
              <w:r>
                <w:rPr/>
                <w:tab/>
              </w:r>
            </w:del>
          </w:ins>
          <w:ins w:id="1951" w:author="L" w:date="2026-08-07T16:59:30Z">
            <w:del w:id="1952" w:author="LKY" w:date="2026-09-15T17:28:14Z">
              <w:r>
                <w:rPr/>
                <w:fldChar w:fldCharType="begin"/>
              </w:r>
            </w:del>
          </w:ins>
          <w:ins w:id="1953" w:author="L" w:date="2026-08-07T16:59:30Z">
            <w:del w:id="1954" w:author="LKY" w:date="2026-09-15T17:28:14Z">
              <w:r>
                <w:rPr/>
                <w:delInstrText xml:space="preserve"> PAGEREF _Toc6417 \h </w:delInstrText>
              </w:r>
            </w:del>
          </w:ins>
          <w:ins w:id="1955" w:author="L" w:date="2026-08-07T16:59:30Z">
            <w:del w:id="1956" w:author="LKY" w:date="2026-09-15T17:28:14Z">
              <w:r>
                <w:rPr/>
                <w:fldChar w:fldCharType="separate"/>
              </w:r>
            </w:del>
          </w:ins>
          <w:ins w:id="1957" w:author="L" w:date="2026-08-07T16:59:30Z">
            <w:del w:id="1958" w:author="LKY" w:date="2026-09-15T17:28:14Z">
              <w:r>
                <w:rPr/>
                <w:delText>52</w:delText>
              </w:r>
            </w:del>
          </w:ins>
          <w:ins w:id="1959" w:author="L" w:date="2026-08-07T16:59:30Z">
            <w:del w:id="1960" w:author="LKY" w:date="2026-09-15T17:28:14Z">
              <w:r>
                <w:rPr/>
                <w:fldChar w:fldCharType="end"/>
              </w:r>
            </w:del>
          </w:ins>
          <w:ins w:id="1961" w:author="L" w:date="2026-08-07T16:59:30Z">
            <w:del w:id="1962" w:author="LKY" w:date="2026-09-15T17:28:14Z">
              <w:r>
                <w:rPr/>
                <w:fldChar w:fldCharType="end"/>
              </w:r>
            </w:del>
          </w:ins>
        </w:p>
        <w:p w14:paraId="6EAA1423">
          <w:pPr>
            <w:pStyle w:val="10"/>
            <w:tabs>
              <w:tab w:val="right" w:leader="dot" w:pos="8306"/>
            </w:tabs>
            <w:rPr>
              <w:ins w:id="1963" w:author="L" w:date="2026-08-07T16:59:30Z"/>
              <w:del w:id="1964" w:author="LKY" w:date="2026-09-15T17:28:14Z"/>
            </w:rPr>
          </w:pPr>
          <w:ins w:id="1965" w:author="L" w:date="2026-08-07T16:59:30Z">
            <w:del w:id="1966" w:author="LKY" w:date="2026-09-15T17:28:14Z">
              <w:r>
                <w:rPr/>
                <w:fldChar w:fldCharType="begin"/>
              </w:r>
            </w:del>
          </w:ins>
          <w:ins w:id="1967" w:author="L" w:date="2026-08-07T16:59:30Z">
            <w:del w:id="1968" w:author="LKY" w:date="2026-09-15T17:28:14Z">
              <w:r>
                <w:rPr/>
                <w:delInstrText xml:space="preserve"> HYPERLINK \l _Toc13849 </w:delInstrText>
              </w:r>
            </w:del>
          </w:ins>
          <w:ins w:id="1969" w:author="L" w:date="2026-08-07T16:59:30Z">
            <w:del w:id="1970" w:author="LKY" w:date="2026-09-15T17:28:14Z">
              <w:r>
                <w:rPr/>
                <w:fldChar w:fldCharType="separate"/>
              </w:r>
            </w:del>
          </w:ins>
          <w:ins w:id="1971" w:author="L" w:date="2026-08-07T16:59:30Z">
            <w:del w:id="1972" w:author="LKY" w:date="2026-09-15T17:28:14Z">
              <w:r>
                <w:rPr>
                  <w:rFonts w:hint="eastAsia"/>
                  <w:lang w:val="en-US" w:eastAsia="zh-CN"/>
                </w:rPr>
                <w:delText>9.技术支持</w:delText>
              </w:r>
            </w:del>
          </w:ins>
          <w:ins w:id="1973" w:author="L" w:date="2026-08-07T16:59:30Z">
            <w:del w:id="1974" w:author="LKY" w:date="2026-09-15T17:28:14Z">
              <w:r>
                <w:rPr/>
                <w:tab/>
              </w:r>
            </w:del>
          </w:ins>
          <w:ins w:id="1975" w:author="L" w:date="2026-08-07T16:59:30Z">
            <w:del w:id="1976" w:author="LKY" w:date="2026-09-15T17:28:14Z">
              <w:r>
                <w:rPr/>
                <w:fldChar w:fldCharType="begin"/>
              </w:r>
            </w:del>
          </w:ins>
          <w:ins w:id="1977" w:author="L" w:date="2026-08-07T16:59:30Z">
            <w:del w:id="1978" w:author="LKY" w:date="2026-09-15T17:28:14Z">
              <w:r>
                <w:rPr/>
                <w:delInstrText xml:space="preserve"> PAGEREF _Toc13849 \h </w:delInstrText>
              </w:r>
            </w:del>
          </w:ins>
          <w:ins w:id="1979" w:author="L" w:date="2026-08-07T16:59:30Z">
            <w:del w:id="1980" w:author="LKY" w:date="2026-09-15T17:28:14Z">
              <w:r>
                <w:rPr/>
                <w:fldChar w:fldCharType="separate"/>
              </w:r>
            </w:del>
          </w:ins>
          <w:ins w:id="1981" w:author="L" w:date="2026-08-07T16:59:30Z">
            <w:del w:id="1982" w:author="LKY" w:date="2026-09-15T17:28:14Z">
              <w:r>
                <w:rPr/>
                <w:delText>52</w:delText>
              </w:r>
            </w:del>
          </w:ins>
          <w:ins w:id="1983" w:author="L" w:date="2026-08-07T16:59:30Z">
            <w:del w:id="1984" w:author="LKY" w:date="2026-09-15T17:28:14Z">
              <w:r>
                <w:rPr/>
                <w:fldChar w:fldCharType="end"/>
              </w:r>
            </w:del>
          </w:ins>
          <w:ins w:id="1985" w:author="L" w:date="2026-08-07T16:59:30Z">
            <w:del w:id="1986" w:author="LKY" w:date="2026-09-15T17:28:14Z">
              <w:r>
                <w:rPr/>
                <w:fldChar w:fldCharType="end"/>
              </w:r>
            </w:del>
          </w:ins>
        </w:p>
        <w:p w14:paraId="73192356">
          <w:pPr>
            <w:pStyle w:val="10"/>
            <w:tabs>
              <w:tab w:val="right" w:leader="dot" w:pos="8306"/>
            </w:tabs>
            <w:rPr>
              <w:ins w:id="1987" w:author="L" w:date="2026-08-07T16:59:30Z"/>
              <w:del w:id="1988" w:author="LKY" w:date="2026-09-15T17:28:14Z"/>
            </w:rPr>
          </w:pPr>
          <w:ins w:id="1989" w:author="L" w:date="2026-08-07T16:59:30Z">
            <w:del w:id="1990" w:author="LKY" w:date="2026-09-15T17:28:14Z">
              <w:r>
                <w:rPr/>
                <w:fldChar w:fldCharType="begin"/>
              </w:r>
            </w:del>
          </w:ins>
          <w:ins w:id="1991" w:author="L" w:date="2026-08-07T16:59:30Z">
            <w:del w:id="1992" w:author="LKY" w:date="2026-09-15T17:28:14Z">
              <w:r>
                <w:rPr/>
                <w:delInstrText xml:space="preserve"> HYPERLINK \l _Toc7029 </w:delInstrText>
              </w:r>
            </w:del>
          </w:ins>
          <w:ins w:id="1993" w:author="L" w:date="2026-08-07T16:59:30Z">
            <w:del w:id="1994" w:author="LKY" w:date="2026-09-15T17:28:14Z">
              <w:r>
                <w:rPr/>
                <w:fldChar w:fldCharType="separate"/>
              </w:r>
            </w:del>
          </w:ins>
          <w:ins w:id="1995" w:author="L" w:date="2026-08-07T16:59:30Z">
            <w:del w:id="1996" w:author="LKY" w:date="2026-09-15T17:28:14Z">
              <w:r>
                <w:rPr>
                  <w:rFonts w:hint="eastAsia"/>
                  <w:lang w:val="en-US" w:eastAsia="zh-CN"/>
                </w:rPr>
                <w:delText>附录1.GPIO端口</w:delText>
              </w:r>
            </w:del>
          </w:ins>
          <w:ins w:id="1997" w:author="L" w:date="2026-08-07T16:59:30Z">
            <w:del w:id="1998" w:author="LKY" w:date="2026-09-15T17:28:14Z">
              <w:r>
                <w:rPr/>
                <w:tab/>
              </w:r>
            </w:del>
          </w:ins>
          <w:ins w:id="1999" w:author="L" w:date="2026-08-07T16:59:30Z">
            <w:del w:id="2000" w:author="LKY" w:date="2026-09-15T17:28:14Z">
              <w:r>
                <w:rPr/>
                <w:fldChar w:fldCharType="begin"/>
              </w:r>
            </w:del>
          </w:ins>
          <w:ins w:id="2001" w:author="L" w:date="2026-08-07T16:59:30Z">
            <w:del w:id="2002" w:author="LKY" w:date="2026-09-15T17:28:14Z">
              <w:r>
                <w:rPr/>
                <w:delInstrText xml:space="preserve"> PAGEREF _Toc7029 \h </w:delInstrText>
              </w:r>
            </w:del>
          </w:ins>
          <w:ins w:id="2003" w:author="L" w:date="2026-08-07T16:59:30Z">
            <w:del w:id="2004" w:author="LKY" w:date="2026-09-15T17:28:14Z">
              <w:r>
                <w:rPr/>
                <w:fldChar w:fldCharType="separate"/>
              </w:r>
            </w:del>
          </w:ins>
          <w:ins w:id="2005" w:author="L" w:date="2026-08-07T16:59:30Z">
            <w:del w:id="2006" w:author="LKY" w:date="2026-09-15T17:28:14Z">
              <w:r>
                <w:rPr/>
                <w:delText>53</w:delText>
              </w:r>
            </w:del>
          </w:ins>
          <w:ins w:id="2007" w:author="L" w:date="2026-08-07T16:59:30Z">
            <w:del w:id="2008" w:author="LKY" w:date="2026-09-15T17:28:14Z">
              <w:r>
                <w:rPr/>
                <w:fldChar w:fldCharType="end"/>
              </w:r>
            </w:del>
          </w:ins>
          <w:ins w:id="2009" w:author="L" w:date="2026-08-07T16:59:30Z">
            <w:del w:id="2010" w:author="LKY" w:date="2026-09-15T17:28:14Z">
              <w:r>
                <w:rPr/>
                <w:fldChar w:fldCharType="end"/>
              </w:r>
            </w:del>
          </w:ins>
        </w:p>
        <w:p w14:paraId="5D00EF1E">
          <w:pPr>
            <w:pStyle w:val="10"/>
            <w:tabs>
              <w:tab w:val="right" w:leader="dot" w:pos="8306"/>
            </w:tabs>
            <w:rPr>
              <w:ins w:id="2011" w:author="LKY" w:date="2026-09-15T17:28:15Z"/>
            </w:rPr>
          </w:pPr>
          <w:ins w:id="2012" w:author="LKY" w:date="2026-09-15T17:28:15Z">
            <w:r>
              <w:rPr/>
              <w:fldChar w:fldCharType="begin"/>
            </w:r>
          </w:ins>
          <w:ins w:id="2013" w:author="LKY" w:date="2026-09-15T17:28:15Z">
            <w:r>
              <w:rPr/>
              <w:instrText xml:space="preserve"> HYPERLINK \l _Toc31694 </w:instrText>
            </w:r>
          </w:ins>
          <w:ins w:id="2014" w:author="LKY" w:date="2026-09-15T17:28:15Z">
            <w:r>
              <w:rPr/>
              <w:fldChar w:fldCharType="separate"/>
            </w:r>
          </w:ins>
          <w:ins w:id="2015" w:author="LKY" w:date="2026-09-15T17:28:15Z">
            <w:r>
              <w:rPr>
                <w:rFonts w:hint="eastAsia" w:ascii="Times New Roman" w:hAnsi="Times New Roman" w:eastAsia="宋体" w:cs="宋体"/>
                <w:bCs/>
                <w:iCs/>
                <w:szCs w:val="24"/>
                <w:lang w:val="en-US" w:eastAsia="zh-CN"/>
              </w:rPr>
              <w:t>前</w:t>
            </w:r>
            <w:bookmarkStart w:id="237" w:name="_GoBack"/>
            <w:r>
              <w:rPr>
                <w:rFonts w:hint="eastAsia" w:ascii="Times New Roman" w:hAnsi="Times New Roman" w:eastAsia="宋体" w:cs="宋体"/>
                <w:bCs/>
                <w:iCs/>
                <w:szCs w:val="24"/>
                <w:lang w:val="en-US" w:eastAsia="zh-CN"/>
              </w:rPr>
              <w:t>言</w:t>
            </w:r>
            <w:bookmarkEnd w:id="237"/>
          </w:ins>
          <w:ins w:id="2016" w:author="LKY" w:date="2026-09-15T17:28:15Z">
            <w:r>
              <w:rPr/>
              <w:tab/>
            </w:r>
          </w:ins>
          <w:ins w:id="2017" w:author="LKY" w:date="2026-09-15T17:28:15Z">
            <w:r>
              <w:rPr/>
              <w:fldChar w:fldCharType="begin"/>
            </w:r>
          </w:ins>
          <w:ins w:id="2018" w:author="LKY" w:date="2026-09-15T17:28:15Z">
            <w:r>
              <w:rPr/>
              <w:instrText xml:space="preserve"> PAGEREF _Toc31694 \h </w:instrText>
            </w:r>
          </w:ins>
          <w:ins w:id="2019" w:author="LKY" w:date="2026-09-15T17:28:15Z">
            <w:r>
              <w:rPr/>
              <w:fldChar w:fldCharType="separate"/>
            </w:r>
          </w:ins>
          <w:ins w:id="2020" w:author="LKY" w:date="2026-09-15T17:28:15Z">
            <w:r>
              <w:rPr/>
              <w:t>4</w:t>
            </w:r>
          </w:ins>
          <w:ins w:id="2021" w:author="LKY" w:date="2026-09-15T17:28:15Z">
            <w:r>
              <w:rPr/>
              <w:fldChar w:fldCharType="end"/>
            </w:r>
          </w:ins>
          <w:ins w:id="2022" w:author="LKY" w:date="2026-09-15T17:28:15Z">
            <w:r>
              <w:rPr/>
              <w:fldChar w:fldCharType="end"/>
            </w:r>
          </w:ins>
        </w:p>
        <w:p w14:paraId="65893428">
          <w:pPr>
            <w:pStyle w:val="10"/>
            <w:tabs>
              <w:tab w:val="right" w:leader="dot" w:pos="8306"/>
            </w:tabs>
            <w:rPr>
              <w:ins w:id="2023" w:author="LKY" w:date="2026-09-15T17:28:15Z"/>
            </w:rPr>
          </w:pPr>
          <w:ins w:id="2024" w:author="LKY" w:date="2026-09-15T17:28:15Z">
            <w:r>
              <w:rPr/>
              <w:fldChar w:fldCharType="begin"/>
            </w:r>
          </w:ins>
          <w:ins w:id="2025" w:author="LKY" w:date="2026-09-15T17:28:15Z">
            <w:r>
              <w:rPr/>
              <w:instrText xml:space="preserve"> HYPERLINK \l _Toc22092 </w:instrText>
            </w:r>
          </w:ins>
          <w:ins w:id="2026" w:author="LKY" w:date="2026-09-15T17:28:15Z">
            <w:r>
              <w:rPr/>
              <w:fldChar w:fldCharType="separate"/>
            </w:r>
          </w:ins>
          <w:ins w:id="2027" w:author="LKY" w:date="2026-09-15T17:28:15Z">
            <w:r>
              <w:rPr>
                <w:rFonts w:hint="eastAsia" w:ascii="Times New Roman" w:hAnsi="Times New Roman" w:cstheme="minorEastAsia"/>
                <w:bCs/>
                <w:szCs w:val="44"/>
                <w:lang w:val="en-US" w:eastAsia="zh-CN"/>
              </w:rPr>
              <w:t>1.产品简介</w:t>
            </w:r>
          </w:ins>
          <w:ins w:id="2028" w:author="LKY" w:date="2026-09-15T17:28:15Z">
            <w:r>
              <w:rPr/>
              <w:tab/>
            </w:r>
          </w:ins>
          <w:ins w:id="2029" w:author="LKY" w:date="2026-09-15T17:28:15Z">
            <w:r>
              <w:rPr/>
              <w:fldChar w:fldCharType="begin"/>
            </w:r>
          </w:ins>
          <w:ins w:id="2030" w:author="LKY" w:date="2026-09-15T17:28:15Z">
            <w:r>
              <w:rPr/>
              <w:instrText xml:space="preserve"> PAGEREF _Toc22092 \h </w:instrText>
            </w:r>
          </w:ins>
          <w:ins w:id="2031" w:author="LKY" w:date="2026-09-15T17:28:15Z">
            <w:r>
              <w:rPr/>
              <w:fldChar w:fldCharType="separate"/>
            </w:r>
          </w:ins>
          <w:ins w:id="2032" w:author="LKY" w:date="2026-09-15T17:28:15Z">
            <w:r>
              <w:rPr/>
              <w:t>5</w:t>
            </w:r>
          </w:ins>
          <w:ins w:id="2033" w:author="LKY" w:date="2026-09-15T17:28:15Z">
            <w:r>
              <w:rPr/>
              <w:fldChar w:fldCharType="end"/>
            </w:r>
          </w:ins>
          <w:ins w:id="2034" w:author="LKY" w:date="2026-09-15T17:28:15Z">
            <w:r>
              <w:rPr/>
              <w:fldChar w:fldCharType="end"/>
            </w:r>
          </w:ins>
        </w:p>
        <w:p w14:paraId="78034CDB">
          <w:pPr>
            <w:pStyle w:val="11"/>
            <w:tabs>
              <w:tab w:val="right" w:leader="dot" w:pos="8306"/>
            </w:tabs>
            <w:rPr>
              <w:ins w:id="2035" w:author="LKY" w:date="2026-09-15T17:28:15Z"/>
            </w:rPr>
          </w:pPr>
          <w:ins w:id="2036" w:author="LKY" w:date="2026-09-15T17:28:15Z">
            <w:r>
              <w:rPr/>
              <w:fldChar w:fldCharType="begin"/>
            </w:r>
          </w:ins>
          <w:ins w:id="2037" w:author="LKY" w:date="2026-09-15T17:28:15Z">
            <w:r>
              <w:rPr/>
              <w:instrText xml:space="preserve"> HYPERLINK \l _Toc15852 </w:instrText>
            </w:r>
          </w:ins>
          <w:ins w:id="2038" w:author="LKY" w:date="2026-09-15T17:28:15Z">
            <w:r>
              <w:rPr/>
              <w:fldChar w:fldCharType="separate"/>
            </w:r>
          </w:ins>
          <w:ins w:id="2039" w:author="LKY" w:date="2026-09-15T17:28:15Z">
            <w:r>
              <w:rPr>
                <w:rFonts w:hint="eastAsia" w:ascii="Times New Roman" w:hAnsi="Times New Roman" w:cstheme="minorEastAsia"/>
                <w:bCs/>
                <w:szCs w:val="32"/>
                <w:lang w:val="en-US" w:eastAsia="zh-CN"/>
              </w:rPr>
              <w:t>1.1 概述</w:t>
            </w:r>
          </w:ins>
          <w:ins w:id="2040" w:author="LKY" w:date="2026-09-15T17:28:15Z">
            <w:r>
              <w:rPr/>
              <w:tab/>
            </w:r>
          </w:ins>
          <w:ins w:id="2041" w:author="LKY" w:date="2026-09-15T17:28:15Z">
            <w:r>
              <w:rPr/>
              <w:fldChar w:fldCharType="begin"/>
            </w:r>
          </w:ins>
          <w:ins w:id="2042" w:author="LKY" w:date="2026-09-15T17:28:15Z">
            <w:r>
              <w:rPr/>
              <w:instrText xml:space="preserve"> PAGEREF _Toc15852 \h </w:instrText>
            </w:r>
          </w:ins>
          <w:ins w:id="2043" w:author="LKY" w:date="2026-09-15T17:28:15Z">
            <w:r>
              <w:rPr/>
              <w:fldChar w:fldCharType="separate"/>
            </w:r>
          </w:ins>
          <w:ins w:id="2044" w:author="LKY" w:date="2026-09-15T17:28:15Z">
            <w:r>
              <w:rPr/>
              <w:t>5</w:t>
            </w:r>
          </w:ins>
          <w:ins w:id="2045" w:author="LKY" w:date="2026-09-15T17:28:15Z">
            <w:r>
              <w:rPr/>
              <w:fldChar w:fldCharType="end"/>
            </w:r>
          </w:ins>
          <w:ins w:id="2046" w:author="LKY" w:date="2026-09-15T17:28:15Z">
            <w:r>
              <w:rPr/>
              <w:fldChar w:fldCharType="end"/>
            </w:r>
          </w:ins>
        </w:p>
        <w:p w14:paraId="20C857EB">
          <w:pPr>
            <w:pStyle w:val="11"/>
            <w:tabs>
              <w:tab w:val="right" w:leader="dot" w:pos="8306"/>
            </w:tabs>
            <w:rPr>
              <w:ins w:id="2047" w:author="LKY" w:date="2026-09-15T17:28:15Z"/>
            </w:rPr>
          </w:pPr>
          <w:ins w:id="2048" w:author="LKY" w:date="2026-09-15T17:28:15Z">
            <w:r>
              <w:rPr/>
              <w:fldChar w:fldCharType="begin"/>
            </w:r>
          </w:ins>
          <w:ins w:id="2049" w:author="LKY" w:date="2026-09-15T17:28:15Z">
            <w:r>
              <w:rPr/>
              <w:instrText xml:space="preserve"> HYPERLINK \l _Toc20531 </w:instrText>
            </w:r>
          </w:ins>
          <w:ins w:id="2050" w:author="LKY" w:date="2026-09-15T17:28:15Z">
            <w:r>
              <w:rPr/>
              <w:fldChar w:fldCharType="separate"/>
            </w:r>
          </w:ins>
          <w:ins w:id="2051" w:author="LKY" w:date="2026-09-15T17:28:15Z">
            <w:r>
              <w:rPr>
                <w:rFonts w:hint="eastAsia" w:ascii="Times New Roman" w:hAnsi="Times New Roman" w:eastAsia="宋体" w:cs="宋体"/>
                <w:bCs/>
                <w:iCs/>
                <w:kern w:val="2"/>
                <w:szCs w:val="32"/>
                <w:lang w:val="en-US" w:eastAsia="zh-CN" w:bidi="ar-SA"/>
              </w:rPr>
              <w:t>1.2外形尺寸</w:t>
            </w:r>
          </w:ins>
          <w:ins w:id="2052" w:author="LKY" w:date="2026-09-15T17:28:15Z">
            <w:r>
              <w:rPr/>
              <w:tab/>
            </w:r>
          </w:ins>
          <w:ins w:id="2053" w:author="LKY" w:date="2026-09-15T17:28:15Z">
            <w:r>
              <w:rPr/>
              <w:fldChar w:fldCharType="begin"/>
            </w:r>
          </w:ins>
          <w:ins w:id="2054" w:author="LKY" w:date="2026-09-15T17:28:15Z">
            <w:r>
              <w:rPr/>
              <w:instrText xml:space="preserve"> PAGEREF _Toc20531 \h </w:instrText>
            </w:r>
          </w:ins>
          <w:ins w:id="2055" w:author="LKY" w:date="2026-09-15T17:28:15Z">
            <w:r>
              <w:rPr/>
              <w:fldChar w:fldCharType="separate"/>
            </w:r>
          </w:ins>
          <w:ins w:id="2056" w:author="LKY" w:date="2026-09-15T17:28:15Z">
            <w:r>
              <w:rPr/>
              <w:t>5</w:t>
            </w:r>
          </w:ins>
          <w:ins w:id="2057" w:author="LKY" w:date="2026-09-15T17:28:15Z">
            <w:r>
              <w:rPr/>
              <w:fldChar w:fldCharType="end"/>
            </w:r>
          </w:ins>
          <w:ins w:id="2058" w:author="LKY" w:date="2026-09-15T17:28:15Z">
            <w:r>
              <w:rPr/>
              <w:fldChar w:fldCharType="end"/>
            </w:r>
          </w:ins>
        </w:p>
        <w:p w14:paraId="263EFE02">
          <w:pPr>
            <w:pStyle w:val="11"/>
            <w:tabs>
              <w:tab w:val="right" w:leader="dot" w:pos="8306"/>
            </w:tabs>
            <w:rPr>
              <w:ins w:id="2059" w:author="LKY" w:date="2026-09-15T17:28:15Z"/>
            </w:rPr>
          </w:pPr>
          <w:ins w:id="2060" w:author="LKY" w:date="2026-09-15T17:28:15Z">
            <w:r>
              <w:rPr/>
              <w:fldChar w:fldCharType="begin"/>
            </w:r>
          </w:ins>
          <w:ins w:id="2061" w:author="LKY" w:date="2026-09-15T17:28:15Z">
            <w:r>
              <w:rPr/>
              <w:instrText xml:space="preserve"> HYPERLINK \l _Toc29340 </w:instrText>
            </w:r>
          </w:ins>
          <w:ins w:id="2062" w:author="LKY" w:date="2026-09-15T17:28:15Z">
            <w:r>
              <w:rPr/>
              <w:fldChar w:fldCharType="separate"/>
            </w:r>
          </w:ins>
          <w:ins w:id="2063" w:author="LKY" w:date="2026-09-15T17:28:15Z">
            <w:r>
              <w:rPr>
                <w:rFonts w:hint="eastAsia" w:ascii="Times New Roman" w:hAnsi="Times New Roman" w:eastAsia="宋体" w:cs="宋体"/>
                <w:bCs/>
                <w:iCs/>
                <w:szCs w:val="32"/>
                <w:lang w:val="en-US" w:eastAsia="zh-CN"/>
              </w:rPr>
              <w:t>1.3技术参数</w:t>
            </w:r>
          </w:ins>
          <w:ins w:id="2064" w:author="LKY" w:date="2026-09-15T17:28:15Z">
            <w:r>
              <w:rPr/>
              <w:tab/>
            </w:r>
          </w:ins>
          <w:ins w:id="2065" w:author="LKY" w:date="2026-09-15T17:28:15Z">
            <w:r>
              <w:rPr/>
              <w:fldChar w:fldCharType="begin"/>
            </w:r>
          </w:ins>
          <w:ins w:id="2066" w:author="LKY" w:date="2026-09-15T17:28:15Z">
            <w:r>
              <w:rPr/>
              <w:instrText xml:space="preserve"> PAGEREF _Toc29340 \h </w:instrText>
            </w:r>
          </w:ins>
          <w:ins w:id="2067" w:author="LKY" w:date="2026-09-15T17:28:15Z">
            <w:r>
              <w:rPr/>
              <w:fldChar w:fldCharType="separate"/>
            </w:r>
          </w:ins>
          <w:ins w:id="2068" w:author="LKY" w:date="2026-09-15T17:28:15Z">
            <w:r>
              <w:rPr/>
              <w:t>6</w:t>
            </w:r>
          </w:ins>
          <w:ins w:id="2069" w:author="LKY" w:date="2026-09-15T17:28:15Z">
            <w:r>
              <w:rPr/>
              <w:fldChar w:fldCharType="end"/>
            </w:r>
          </w:ins>
          <w:ins w:id="2070" w:author="LKY" w:date="2026-09-15T17:28:15Z">
            <w:r>
              <w:rPr/>
              <w:fldChar w:fldCharType="end"/>
            </w:r>
          </w:ins>
        </w:p>
        <w:p w14:paraId="47F469F9">
          <w:pPr>
            <w:pStyle w:val="11"/>
            <w:tabs>
              <w:tab w:val="right" w:leader="dot" w:pos="8306"/>
            </w:tabs>
            <w:rPr>
              <w:ins w:id="2071" w:author="LKY" w:date="2026-09-15T17:28:15Z"/>
            </w:rPr>
          </w:pPr>
          <w:ins w:id="2072" w:author="LKY" w:date="2026-09-15T17:28:15Z">
            <w:r>
              <w:rPr/>
              <w:fldChar w:fldCharType="begin"/>
            </w:r>
          </w:ins>
          <w:ins w:id="2073" w:author="LKY" w:date="2026-09-15T17:28:15Z">
            <w:r>
              <w:rPr/>
              <w:instrText xml:space="preserve"> HYPERLINK \l _Toc8593 </w:instrText>
            </w:r>
          </w:ins>
          <w:ins w:id="2074" w:author="LKY" w:date="2026-09-15T17:28:15Z">
            <w:r>
              <w:rPr/>
              <w:fldChar w:fldCharType="separate"/>
            </w:r>
          </w:ins>
          <w:ins w:id="2075" w:author="LKY" w:date="2026-09-15T17:28:15Z">
            <w:r>
              <w:rPr>
                <w:rFonts w:hint="eastAsia" w:ascii="Times New Roman" w:hAnsi="Times New Roman" w:eastAsia="宋体" w:cs="宋体"/>
                <w:bCs/>
                <w:iCs/>
                <w:kern w:val="2"/>
                <w:szCs w:val="32"/>
                <w:lang w:val="en-US" w:eastAsia="zh-CN" w:bidi="ar-SA"/>
              </w:rPr>
              <w:t>1.4设备选型</w:t>
            </w:r>
          </w:ins>
          <w:ins w:id="2076" w:author="LKY" w:date="2026-09-15T17:28:15Z">
            <w:r>
              <w:rPr/>
              <w:tab/>
            </w:r>
          </w:ins>
          <w:ins w:id="2077" w:author="LKY" w:date="2026-09-15T17:28:15Z">
            <w:r>
              <w:rPr/>
              <w:fldChar w:fldCharType="begin"/>
            </w:r>
          </w:ins>
          <w:ins w:id="2078" w:author="LKY" w:date="2026-09-15T17:28:15Z">
            <w:r>
              <w:rPr/>
              <w:instrText xml:space="preserve"> PAGEREF _Toc8593 \h </w:instrText>
            </w:r>
          </w:ins>
          <w:ins w:id="2079" w:author="LKY" w:date="2026-09-15T17:28:15Z">
            <w:r>
              <w:rPr/>
              <w:fldChar w:fldCharType="separate"/>
            </w:r>
          </w:ins>
          <w:ins w:id="2080" w:author="LKY" w:date="2026-09-15T17:28:15Z">
            <w:r>
              <w:rPr/>
              <w:t>8</w:t>
            </w:r>
          </w:ins>
          <w:ins w:id="2081" w:author="LKY" w:date="2026-09-15T17:28:15Z">
            <w:r>
              <w:rPr/>
              <w:fldChar w:fldCharType="end"/>
            </w:r>
          </w:ins>
          <w:ins w:id="2082" w:author="LKY" w:date="2026-09-15T17:28:15Z">
            <w:r>
              <w:rPr/>
              <w:fldChar w:fldCharType="end"/>
            </w:r>
          </w:ins>
        </w:p>
        <w:p w14:paraId="57E07F7E">
          <w:pPr>
            <w:pStyle w:val="7"/>
            <w:tabs>
              <w:tab w:val="right" w:leader="dot" w:pos="8306"/>
            </w:tabs>
            <w:rPr>
              <w:ins w:id="2083" w:author="LKY" w:date="2026-09-15T17:28:15Z"/>
            </w:rPr>
          </w:pPr>
          <w:ins w:id="2084" w:author="LKY" w:date="2026-09-15T17:28:15Z">
            <w:r>
              <w:rPr/>
              <w:fldChar w:fldCharType="begin"/>
            </w:r>
          </w:ins>
          <w:ins w:id="2085" w:author="LKY" w:date="2026-09-15T17:28:15Z">
            <w:r>
              <w:rPr/>
              <w:instrText xml:space="preserve"> HYPERLINK \l _Toc11345 </w:instrText>
            </w:r>
          </w:ins>
          <w:ins w:id="2086" w:author="LKY" w:date="2026-09-15T17:28:15Z">
            <w:r>
              <w:rPr/>
              <w:fldChar w:fldCharType="separate"/>
            </w:r>
          </w:ins>
          <w:ins w:id="2087" w:author="LKY" w:date="2026-09-15T17:28:15Z">
            <w:r>
              <w:rPr>
                <w:rFonts w:hint="eastAsia" w:ascii="Times New Roman" w:hAnsi="Times New Roman" w:eastAsia="宋体" w:cs="宋体"/>
                <w:bCs/>
                <w:iCs/>
                <w:kern w:val="2"/>
                <w:szCs w:val="28"/>
                <w:lang w:val="en-US" w:eastAsia="zh-CN" w:bidi="ar-SA"/>
              </w:rPr>
              <w:t>1.4.1主型号选型</w:t>
            </w:r>
          </w:ins>
          <w:ins w:id="2088" w:author="LKY" w:date="2026-09-15T17:28:15Z">
            <w:r>
              <w:rPr/>
              <w:tab/>
            </w:r>
          </w:ins>
          <w:ins w:id="2089" w:author="LKY" w:date="2026-09-15T17:28:15Z">
            <w:r>
              <w:rPr/>
              <w:fldChar w:fldCharType="begin"/>
            </w:r>
          </w:ins>
          <w:ins w:id="2090" w:author="LKY" w:date="2026-09-15T17:28:15Z">
            <w:r>
              <w:rPr/>
              <w:instrText xml:space="preserve"> PAGEREF _Toc11345 \h </w:instrText>
            </w:r>
          </w:ins>
          <w:ins w:id="2091" w:author="LKY" w:date="2026-09-15T17:28:15Z">
            <w:r>
              <w:rPr/>
              <w:fldChar w:fldCharType="separate"/>
            </w:r>
          </w:ins>
          <w:ins w:id="2092" w:author="LKY" w:date="2026-09-15T17:28:15Z">
            <w:r>
              <w:rPr/>
              <w:t>8</w:t>
            </w:r>
          </w:ins>
          <w:ins w:id="2093" w:author="LKY" w:date="2026-09-15T17:28:15Z">
            <w:r>
              <w:rPr/>
              <w:fldChar w:fldCharType="end"/>
            </w:r>
          </w:ins>
          <w:ins w:id="2094" w:author="LKY" w:date="2026-09-15T17:28:15Z">
            <w:r>
              <w:rPr/>
              <w:fldChar w:fldCharType="end"/>
            </w:r>
          </w:ins>
        </w:p>
        <w:p w14:paraId="26C6BD44">
          <w:pPr>
            <w:pStyle w:val="7"/>
            <w:tabs>
              <w:tab w:val="right" w:leader="dot" w:pos="8306"/>
            </w:tabs>
            <w:rPr>
              <w:ins w:id="2095" w:author="LKY" w:date="2026-09-15T17:28:15Z"/>
            </w:rPr>
          </w:pPr>
          <w:ins w:id="2096" w:author="LKY" w:date="2026-09-15T17:28:15Z">
            <w:r>
              <w:rPr/>
              <w:fldChar w:fldCharType="begin"/>
            </w:r>
          </w:ins>
          <w:ins w:id="2097" w:author="LKY" w:date="2026-09-15T17:28:15Z">
            <w:r>
              <w:rPr/>
              <w:instrText xml:space="preserve"> HYPERLINK \l _Toc30377 </w:instrText>
            </w:r>
          </w:ins>
          <w:ins w:id="2098" w:author="LKY" w:date="2026-09-15T17:28:15Z">
            <w:r>
              <w:rPr/>
              <w:fldChar w:fldCharType="separate"/>
            </w:r>
          </w:ins>
          <w:ins w:id="2099" w:author="LKY" w:date="2026-09-15T17:28:15Z">
            <w:r>
              <w:rPr>
                <w:rFonts w:hint="eastAsia" w:ascii="Times New Roman" w:hAnsi="Times New Roman" w:eastAsia="宋体" w:cs="宋体"/>
                <w:bCs/>
                <w:iCs/>
                <w:kern w:val="2"/>
                <w:szCs w:val="28"/>
                <w:lang w:val="en-US" w:eastAsia="zh-CN" w:bidi="ar-SA"/>
              </w:rPr>
              <w:t>1.4.2 SOM选型表</w:t>
            </w:r>
          </w:ins>
          <w:ins w:id="2100" w:author="LKY" w:date="2026-09-15T17:28:15Z">
            <w:r>
              <w:rPr/>
              <w:tab/>
            </w:r>
          </w:ins>
          <w:ins w:id="2101" w:author="LKY" w:date="2026-09-15T17:28:15Z">
            <w:r>
              <w:rPr/>
              <w:fldChar w:fldCharType="begin"/>
            </w:r>
          </w:ins>
          <w:ins w:id="2102" w:author="LKY" w:date="2026-09-15T17:28:15Z">
            <w:r>
              <w:rPr/>
              <w:instrText xml:space="preserve"> PAGEREF _Toc30377 \h </w:instrText>
            </w:r>
          </w:ins>
          <w:ins w:id="2103" w:author="LKY" w:date="2026-09-15T17:28:15Z">
            <w:r>
              <w:rPr/>
              <w:fldChar w:fldCharType="separate"/>
            </w:r>
          </w:ins>
          <w:ins w:id="2104" w:author="LKY" w:date="2026-09-15T17:28:15Z">
            <w:r>
              <w:rPr/>
              <w:t>8</w:t>
            </w:r>
          </w:ins>
          <w:ins w:id="2105" w:author="LKY" w:date="2026-09-15T17:28:15Z">
            <w:r>
              <w:rPr/>
              <w:fldChar w:fldCharType="end"/>
            </w:r>
          </w:ins>
          <w:ins w:id="2106" w:author="LKY" w:date="2026-09-15T17:28:15Z">
            <w:r>
              <w:rPr/>
              <w:fldChar w:fldCharType="end"/>
            </w:r>
          </w:ins>
        </w:p>
        <w:p w14:paraId="7CBF55C8">
          <w:pPr>
            <w:pStyle w:val="7"/>
            <w:tabs>
              <w:tab w:val="right" w:leader="dot" w:pos="8306"/>
            </w:tabs>
            <w:rPr>
              <w:ins w:id="2107" w:author="LKY" w:date="2026-09-15T17:28:15Z"/>
            </w:rPr>
          </w:pPr>
          <w:ins w:id="2108" w:author="LKY" w:date="2026-09-15T17:28:15Z">
            <w:r>
              <w:rPr/>
              <w:fldChar w:fldCharType="begin"/>
            </w:r>
          </w:ins>
          <w:ins w:id="2109" w:author="LKY" w:date="2026-09-15T17:28:15Z">
            <w:r>
              <w:rPr/>
              <w:instrText xml:space="preserve"> HYPERLINK \l _Toc906 </w:instrText>
            </w:r>
          </w:ins>
          <w:ins w:id="2110" w:author="LKY" w:date="2026-09-15T17:28:15Z">
            <w:r>
              <w:rPr/>
              <w:fldChar w:fldCharType="separate"/>
            </w:r>
          </w:ins>
          <w:ins w:id="2111" w:author="LKY" w:date="2026-09-15T17:28:15Z">
            <w:r>
              <w:rPr>
                <w:rFonts w:hint="eastAsia" w:ascii="Times New Roman" w:hAnsi="Times New Roman" w:eastAsia="宋体" w:cs="宋体"/>
                <w:bCs/>
                <w:iCs/>
                <w:kern w:val="2"/>
                <w:szCs w:val="28"/>
                <w:lang w:val="en-US" w:eastAsia="zh-CN" w:bidi="ar-SA"/>
              </w:rPr>
              <w:t>1.4.3 X系列板选型</w:t>
            </w:r>
          </w:ins>
          <w:ins w:id="2112" w:author="LKY" w:date="2026-09-15T17:28:15Z">
            <w:r>
              <w:rPr/>
              <w:tab/>
            </w:r>
          </w:ins>
          <w:ins w:id="2113" w:author="LKY" w:date="2026-09-15T17:28:15Z">
            <w:r>
              <w:rPr/>
              <w:fldChar w:fldCharType="begin"/>
            </w:r>
          </w:ins>
          <w:ins w:id="2114" w:author="LKY" w:date="2026-09-15T17:28:15Z">
            <w:r>
              <w:rPr/>
              <w:instrText xml:space="preserve"> PAGEREF _Toc906 \h </w:instrText>
            </w:r>
          </w:ins>
          <w:ins w:id="2115" w:author="LKY" w:date="2026-09-15T17:28:15Z">
            <w:r>
              <w:rPr/>
              <w:fldChar w:fldCharType="separate"/>
            </w:r>
          </w:ins>
          <w:ins w:id="2116" w:author="LKY" w:date="2026-09-15T17:28:15Z">
            <w:r>
              <w:rPr/>
              <w:t>9</w:t>
            </w:r>
          </w:ins>
          <w:ins w:id="2117" w:author="LKY" w:date="2026-09-15T17:28:15Z">
            <w:r>
              <w:rPr/>
              <w:fldChar w:fldCharType="end"/>
            </w:r>
          </w:ins>
          <w:ins w:id="2118" w:author="LKY" w:date="2026-09-15T17:28:15Z">
            <w:r>
              <w:rPr/>
              <w:fldChar w:fldCharType="end"/>
            </w:r>
          </w:ins>
        </w:p>
        <w:p w14:paraId="5E088939">
          <w:pPr>
            <w:pStyle w:val="7"/>
            <w:tabs>
              <w:tab w:val="right" w:leader="dot" w:pos="8306"/>
            </w:tabs>
            <w:rPr>
              <w:ins w:id="2119" w:author="LKY" w:date="2026-09-15T17:28:15Z"/>
            </w:rPr>
          </w:pPr>
          <w:ins w:id="2120" w:author="LKY" w:date="2026-09-15T17:28:15Z">
            <w:r>
              <w:rPr/>
              <w:fldChar w:fldCharType="begin"/>
            </w:r>
          </w:ins>
          <w:ins w:id="2121" w:author="LKY" w:date="2026-09-15T17:28:15Z">
            <w:r>
              <w:rPr/>
              <w:instrText xml:space="preserve"> HYPERLINK \l _Toc22041 </w:instrText>
            </w:r>
          </w:ins>
          <w:ins w:id="2122" w:author="LKY" w:date="2026-09-15T17:28:15Z">
            <w:r>
              <w:rPr/>
              <w:fldChar w:fldCharType="separate"/>
            </w:r>
          </w:ins>
          <w:ins w:id="2123" w:author="LKY" w:date="2026-09-15T17:28:15Z">
            <w:r>
              <w:rPr>
                <w:rFonts w:hint="eastAsia" w:ascii="Times New Roman" w:hAnsi="Times New Roman" w:eastAsia="宋体" w:cs="Times New Roman"/>
                <w:bCs/>
                <w:iCs/>
                <w:kern w:val="2"/>
                <w:szCs w:val="28"/>
                <w:lang w:val="en-US" w:eastAsia="zh-CN" w:bidi="ar-SA"/>
              </w:rPr>
              <w:t>1.4.4 N系列IO板选型</w:t>
            </w:r>
          </w:ins>
          <w:ins w:id="2124" w:author="LKY" w:date="2026-09-15T17:28:15Z">
            <w:r>
              <w:rPr/>
              <w:tab/>
            </w:r>
          </w:ins>
          <w:ins w:id="2125" w:author="LKY" w:date="2026-09-15T17:28:15Z">
            <w:r>
              <w:rPr/>
              <w:fldChar w:fldCharType="begin"/>
            </w:r>
          </w:ins>
          <w:ins w:id="2126" w:author="LKY" w:date="2026-09-15T17:28:15Z">
            <w:r>
              <w:rPr/>
              <w:instrText xml:space="preserve"> PAGEREF _Toc22041 \h </w:instrText>
            </w:r>
          </w:ins>
          <w:ins w:id="2127" w:author="LKY" w:date="2026-09-15T17:28:15Z">
            <w:r>
              <w:rPr/>
              <w:fldChar w:fldCharType="separate"/>
            </w:r>
          </w:ins>
          <w:ins w:id="2128" w:author="LKY" w:date="2026-09-15T17:28:15Z">
            <w:r>
              <w:rPr/>
              <w:t>9</w:t>
            </w:r>
          </w:ins>
          <w:ins w:id="2129" w:author="LKY" w:date="2026-09-15T17:28:15Z">
            <w:r>
              <w:rPr/>
              <w:fldChar w:fldCharType="end"/>
            </w:r>
          </w:ins>
          <w:ins w:id="2130" w:author="LKY" w:date="2026-09-15T17:28:15Z">
            <w:r>
              <w:rPr/>
              <w:fldChar w:fldCharType="end"/>
            </w:r>
          </w:ins>
        </w:p>
        <w:p w14:paraId="3573F201">
          <w:pPr>
            <w:pStyle w:val="10"/>
            <w:tabs>
              <w:tab w:val="right" w:leader="dot" w:pos="8306"/>
            </w:tabs>
            <w:rPr>
              <w:ins w:id="2131" w:author="LKY" w:date="2026-09-15T17:28:15Z"/>
            </w:rPr>
          </w:pPr>
          <w:ins w:id="2132" w:author="LKY" w:date="2026-09-15T17:28:15Z">
            <w:r>
              <w:rPr/>
              <w:fldChar w:fldCharType="begin"/>
            </w:r>
          </w:ins>
          <w:ins w:id="2133" w:author="LKY" w:date="2026-09-15T17:28:15Z">
            <w:r>
              <w:rPr/>
              <w:instrText xml:space="preserve"> HYPERLINK \l _Toc31755 </w:instrText>
            </w:r>
          </w:ins>
          <w:ins w:id="2134" w:author="LKY" w:date="2026-09-15T17:28:15Z">
            <w:r>
              <w:rPr/>
              <w:fldChar w:fldCharType="separate"/>
            </w:r>
          </w:ins>
          <w:ins w:id="2135" w:author="LKY" w:date="2026-09-15T17:28:15Z">
            <w:r>
              <w:rPr>
                <w:rFonts w:hint="eastAsia" w:ascii="Times New Roman" w:hAnsi="Times New Roman"/>
                <w:szCs w:val="44"/>
                <w:lang w:val="en-US" w:eastAsia="zh-CN"/>
              </w:rPr>
              <w:t>2. 硬件说明</w:t>
            </w:r>
          </w:ins>
          <w:ins w:id="2136" w:author="LKY" w:date="2026-09-15T17:28:15Z">
            <w:r>
              <w:rPr/>
              <w:tab/>
            </w:r>
          </w:ins>
          <w:ins w:id="2137" w:author="LKY" w:date="2026-09-15T17:28:15Z">
            <w:r>
              <w:rPr/>
              <w:fldChar w:fldCharType="begin"/>
            </w:r>
          </w:ins>
          <w:ins w:id="2138" w:author="LKY" w:date="2026-09-15T17:28:15Z">
            <w:r>
              <w:rPr/>
              <w:instrText xml:space="preserve"> PAGEREF _Toc31755 \h </w:instrText>
            </w:r>
          </w:ins>
          <w:ins w:id="2139" w:author="LKY" w:date="2026-09-15T17:28:15Z">
            <w:r>
              <w:rPr/>
              <w:fldChar w:fldCharType="separate"/>
            </w:r>
          </w:ins>
          <w:ins w:id="2140" w:author="LKY" w:date="2026-09-15T17:28:15Z">
            <w:r>
              <w:rPr/>
              <w:t>10</w:t>
            </w:r>
          </w:ins>
          <w:ins w:id="2141" w:author="LKY" w:date="2026-09-15T17:28:15Z">
            <w:r>
              <w:rPr/>
              <w:fldChar w:fldCharType="end"/>
            </w:r>
          </w:ins>
          <w:ins w:id="2142" w:author="LKY" w:date="2026-09-15T17:28:15Z">
            <w:r>
              <w:rPr/>
              <w:fldChar w:fldCharType="end"/>
            </w:r>
          </w:ins>
        </w:p>
        <w:p w14:paraId="2AF83E0A">
          <w:pPr>
            <w:pStyle w:val="11"/>
            <w:tabs>
              <w:tab w:val="right" w:leader="dot" w:pos="8306"/>
            </w:tabs>
            <w:rPr>
              <w:ins w:id="2143" w:author="LKY" w:date="2026-09-15T17:28:15Z"/>
            </w:rPr>
          </w:pPr>
          <w:ins w:id="2144" w:author="LKY" w:date="2026-09-15T17:28:15Z">
            <w:r>
              <w:rPr/>
              <w:fldChar w:fldCharType="begin"/>
            </w:r>
          </w:ins>
          <w:ins w:id="2145" w:author="LKY" w:date="2026-09-15T17:28:15Z">
            <w:r>
              <w:rPr/>
              <w:instrText xml:space="preserve"> HYPERLINK \l _Toc21961 </w:instrText>
            </w:r>
          </w:ins>
          <w:ins w:id="2146" w:author="LKY" w:date="2026-09-15T17:28:15Z">
            <w:r>
              <w:rPr/>
              <w:fldChar w:fldCharType="separate"/>
            </w:r>
          </w:ins>
          <w:ins w:id="2147" w:author="LKY" w:date="2026-09-15T17:28:15Z">
            <w:r>
              <w:rPr>
                <w:rFonts w:hint="eastAsia" w:ascii="Times New Roman" w:hAnsi="Times New Roman" w:cs="宋体"/>
                <w:szCs w:val="32"/>
                <w:lang w:val="en-US" w:eastAsia="zh-CN" w:bidi="en-US"/>
              </w:rPr>
              <w:t>2.1 N板介绍</w:t>
            </w:r>
          </w:ins>
          <w:ins w:id="2148" w:author="LKY" w:date="2026-09-15T17:28:15Z">
            <w:r>
              <w:rPr/>
              <w:tab/>
            </w:r>
          </w:ins>
          <w:ins w:id="2149" w:author="LKY" w:date="2026-09-15T17:28:15Z">
            <w:r>
              <w:rPr/>
              <w:fldChar w:fldCharType="begin"/>
            </w:r>
          </w:ins>
          <w:ins w:id="2150" w:author="LKY" w:date="2026-09-15T17:28:15Z">
            <w:r>
              <w:rPr/>
              <w:instrText xml:space="preserve"> PAGEREF _Toc21961 \h </w:instrText>
            </w:r>
          </w:ins>
          <w:ins w:id="2151" w:author="LKY" w:date="2026-09-15T17:28:15Z">
            <w:r>
              <w:rPr/>
              <w:fldChar w:fldCharType="separate"/>
            </w:r>
          </w:ins>
          <w:ins w:id="2152" w:author="LKY" w:date="2026-09-15T17:28:15Z">
            <w:r>
              <w:rPr/>
              <w:t>10</w:t>
            </w:r>
          </w:ins>
          <w:ins w:id="2153" w:author="LKY" w:date="2026-09-15T17:28:15Z">
            <w:r>
              <w:rPr/>
              <w:fldChar w:fldCharType="end"/>
            </w:r>
          </w:ins>
          <w:ins w:id="2154" w:author="LKY" w:date="2026-09-15T17:28:15Z">
            <w:r>
              <w:rPr/>
              <w:fldChar w:fldCharType="end"/>
            </w:r>
          </w:ins>
        </w:p>
        <w:p w14:paraId="73A2A788">
          <w:pPr>
            <w:pStyle w:val="11"/>
            <w:tabs>
              <w:tab w:val="right" w:leader="dot" w:pos="8306"/>
            </w:tabs>
            <w:rPr>
              <w:ins w:id="2155" w:author="LKY" w:date="2026-09-15T17:28:15Z"/>
            </w:rPr>
          </w:pPr>
          <w:ins w:id="2156" w:author="LKY" w:date="2026-09-15T17:28:15Z">
            <w:r>
              <w:rPr/>
              <w:fldChar w:fldCharType="begin"/>
            </w:r>
          </w:ins>
          <w:ins w:id="2157" w:author="LKY" w:date="2026-09-15T17:28:15Z">
            <w:r>
              <w:rPr/>
              <w:instrText xml:space="preserve"> HYPERLINK \l _Toc14463 </w:instrText>
            </w:r>
          </w:ins>
          <w:ins w:id="2158" w:author="LKY" w:date="2026-09-15T17:28:15Z">
            <w:r>
              <w:rPr/>
              <w:fldChar w:fldCharType="separate"/>
            </w:r>
          </w:ins>
          <w:ins w:id="2159" w:author="LKY" w:date="2026-09-15T17:28:15Z">
            <w:r>
              <w:rPr>
                <w:rFonts w:hint="eastAsia" w:ascii="Times New Roman" w:hAnsi="Times New Roman" w:cs="宋体"/>
                <w:szCs w:val="32"/>
                <w:lang w:val="en-US" w:eastAsia="zh-CN" w:bidi="en-US"/>
              </w:rPr>
              <w:t>2.2电源接口</w:t>
            </w:r>
          </w:ins>
          <w:ins w:id="2160" w:author="LKY" w:date="2026-09-15T17:28:15Z">
            <w:r>
              <w:rPr/>
              <w:tab/>
            </w:r>
          </w:ins>
          <w:ins w:id="2161" w:author="LKY" w:date="2026-09-15T17:28:15Z">
            <w:r>
              <w:rPr/>
              <w:fldChar w:fldCharType="begin"/>
            </w:r>
          </w:ins>
          <w:ins w:id="2162" w:author="LKY" w:date="2026-09-15T17:28:15Z">
            <w:r>
              <w:rPr/>
              <w:instrText xml:space="preserve"> PAGEREF _Toc14463 \h </w:instrText>
            </w:r>
          </w:ins>
          <w:ins w:id="2163" w:author="LKY" w:date="2026-09-15T17:28:15Z">
            <w:r>
              <w:rPr/>
              <w:fldChar w:fldCharType="separate"/>
            </w:r>
          </w:ins>
          <w:ins w:id="2164" w:author="LKY" w:date="2026-09-15T17:28:15Z">
            <w:r>
              <w:rPr/>
              <w:t>11</w:t>
            </w:r>
          </w:ins>
          <w:ins w:id="2165" w:author="LKY" w:date="2026-09-15T17:28:15Z">
            <w:r>
              <w:rPr/>
              <w:fldChar w:fldCharType="end"/>
            </w:r>
          </w:ins>
          <w:ins w:id="2166" w:author="LKY" w:date="2026-09-15T17:28:15Z">
            <w:r>
              <w:rPr/>
              <w:fldChar w:fldCharType="end"/>
            </w:r>
          </w:ins>
        </w:p>
        <w:p w14:paraId="550E8971">
          <w:pPr>
            <w:pStyle w:val="11"/>
            <w:tabs>
              <w:tab w:val="right" w:leader="dot" w:pos="8306"/>
            </w:tabs>
            <w:rPr>
              <w:ins w:id="2167" w:author="LKY" w:date="2026-09-15T17:28:15Z"/>
            </w:rPr>
          </w:pPr>
          <w:ins w:id="2168" w:author="LKY" w:date="2026-09-15T17:28:15Z">
            <w:r>
              <w:rPr/>
              <w:fldChar w:fldCharType="begin"/>
            </w:r>
          </w:ins>
          <w:ins w:id="2169" w:author="LKY" w:date="2026-09-15T17:28:15Z">
            <w:r>
              <w:rPr/>
              <w:instrText xml:space="preserve"> HYPERLINK \l _Toc2170 </w:instrText>
            </w:r>
          </w:ins>
          <w:ins w:id="2170" w:author="LKY" w:date="2026-09-15T17:28:15Z">
            <w:r>
              <w:rPr/>
              <w:fldChar w:fldCharType="separate"/>
            </w:r>
          </w:ins>
          <w:ins w:id="2171" w:author="LKY" w:date="2026-09-15T17:28:15Z">
            <w:r>
              <w:rPr>
                <w:rFonts w:hint="eastAsia" w:ascii="Times New Roman" w:hAnsi="Times New Roman"/>
                <w:bCs/>
                <w:szCs w:val="32"/>
                <w:lang w:val="en-US" w:eastAsia="zh-CN"/>
              </w:rPr>
              <w:t>2.3模块端口说明</w:t>
            </w:r>
          </w:ins>
          <w:ins w:id="2172" w:author="LKY" w:date="2026-09-15T17:28:15Z">
            <w:r>
              <w:rPr/>
              <w:tab/>
            </w:r>
          </w:ins>
          <w:ins w:id="2173" w:author="LKY" w:date="2026-09-15T17:28:15Z">
            <w:r>
              <w:rPr/>
              <w:fldChar w:fldCharType="begin"/>
            </w:r>
          </w:ins>
          <w:ins w:id="2174" w:author="LKY" w:date="2026-09-15T17:28:15Z">
            <w:r>
              <w:rPr/>
              <w:instrText xml:space="preserve"> PAGEREF _Toc2170 \h </w:instrText>
            </w:r>
          </w:ins>
          <w:ins w:id="2175" w:author="LKY" w:date="2026-09-15T17:28:15Z">
            <w:r>
              <w:rPr/>
              <w:fldChar w:fldCharType="separate"/>
            </w:r>
          </w:ins>
          <w:ins w:id="2176" w:author="LKY" w:date="2026-09-15T17:28:15Z">
            <w:r>
              <w:rPr/>
              <w:t>11</w:t>
            </w:r>
          </w:ins>
          <w:ins w:id="2177" w:author="LKY" w:date="2026-09-15T17:28:15Z">
            <w:r>
              <w:rPr/>
              <w:fldChar w:fldCharType="end"/>
            </w:r>
          </w:ins>
          <w:ins w:id="2178" w:author="LKY" w:date="2026-09-15T17:28:15Z">
            <w:r>
              <w:rPr/>
              <w:fldChar w:fldCharType="end"/>
            </w:r>
          </w:ins>
        </w:p>
        <w:p w14:paraId="10F0830E">
          <w:pPr>
            <w:pStyle w:val="7"/>
            <w:tabs>
              <w:tab w:val="right" w:leader="dot" w:pos="8306"/>
            </w:tabs>
            <w:rPr>
              <w:ins w:id="2179" w:author="LKY" w:date="2026-09-15T17:28:15Z"/>
            </w:rPr>
          </w:pPr>
          <w:ins w:id="2180" w:author="LKY" w:date="2026-09-15T17:28:15Z">
            <w:r>
              <w:rPr/>
              <w:fldChar w:fldCharType="begin"/>
            </w:r>
          </w:ins>
          <w:ins w:id="2181" w:author="LKY" w:date="2026-09-15T17:28:15Z">
            <w:r>
              <w:rPr/>
              <w:instrText xml:space="preserve"> HYPERLINK \l _Toc6245 </w:instrText>
            </w:r>
          </w:ins>
          <w:ins w:id="2182" w:author="LKY" w:date="2026-09-15T17:28:15Z">
            <w:r>
              <w:rPr/>
              <w:fldChar w:fldCharType="separate"/>
            </w:r>
          </w:ins>
          <w:ins w:id="2183" w:author="LKY" w:date="2026-09-15T17:28:15Z">
            <w:r>
              <w:rPr>
                <w:rFonts w:hint="eastAsia" w:ascii="Times New Roman" w:hAnsi="Times New Roman"/>
                <w:bCs/>
                <w:szCs w:val="28"/>
                <w:lang w:val="en-US" w:eastAsia="zh-CN"/>
              </w:rPr>
              <w:t>2.3.1 RS232/485模块</w:t>
            </w:r>
          </w:ins>
          <w:ins w:id="2184" w:author="LKY" w:date="2026-09-15T17:28:15Z">
            <w:r>
              <w:rPr/>
              <w:tab/>
            </w:r>
          </w:ins>
          <w:ins w:id="2185" w:author="LKY" w:date="2026-09-15T17:28:15Z">
            <w:r>
              <w:rPr/>
              <w:fldChar w:fldCharType="begin"/>
            </w:r>
          </w:ins>
          <w:ins w:id="2186" w:author="LKY" w:date="2026-09-15T17:28:15Z">
            <w:r>
              <w:rPr/>
              <w:instrText xml:space="preserve"> PAGEREF _Toc6245 \h </w:instrText>
            </w:r>
          </w:ins>
          <w:ins w:id="2187" w:author="LKY" w:date="2026-09-15T17:28:15Z">
            <w:r>
              <w:rPr/>
              <w:fldChar w:fldCharType="separate"/>
            </w:r>
          </w:ins>
          <w:ins w:id="2188" w:author="LKY" w:date="2026-09-15T17:28:15Z">
            <w:r>
              <w:rPr/>
              <w:t>12</w:t>
            </w:r>
          </w:ins>
          <w:ins w:id="2189" w:author="LKY" w:date="2026-09-15T17:28:15Z">
            <w:r>
              <w:rPr/>
              <w:fldChar w:fldCharType="end"/>
            </w:r>
          </w:ins>
          <w:ins w:id="2190" w:author="LKY" w:date="2026-09-15T17:28:15Z">
            <w:r>
              <w:rPr/>
              <w:fldChar w:fldCharType="end"/>
            </w:r>
          </w:ins>
        </w:p>
        <w:p w14:paraId="4BC1E778">
          <w:pPr>
            <w:pStyle w:val="7"/>
            <w:tabs>
              <w:tab w:val="right" w:leader="dot" w:pos="8306"/>
            </w:tabs>
            <w:rPr>
              <w:ins w:id="2191" w:author="LKY" w:date="2026-09-15T17:28:15Z"/>
            </w:rPr>
          </w:pPr>
          <w:ins w:id="2192" w:author="LKY" w:date="2026-09-15T17:28:15Z">
            <w:r>
              <w:rPr/>
              <w:fldChar w:fldCharType="begin"/>
            </w:r>
          </w:ins>
          <w:ins w:id="2193" w:author="LKY" w:date="2026-09-15T17:28:15Z">
            <w:r>
              <w:rPr/>
              <w:instrText xml:space="preserve"> HYPERLINK \l _Toc28802 </w:instrText>
            </w:r>
          </w:ins>
          <w:ins w:id="2194" w:author="LKY" w:date="2026-09-15T17:28:15Z">
            <w:r>
              <w:rPr/>
              <w:fldChar w:fldCharType="separate"/>
            </w:r>
          </w:ins>
          <w:ins w:id="2195" w:author="LKY" w:date="2026-09-15T17:28:15Z">
            <w:r>
              <w:rPr>
                <w:rFonts w:hint="eastAsia" w:ascii="Times New Roman" w:hAnsi="Times New Roman"/>
                <w:bCs/>
                <w:szCs w:val="28"/>
                <w:lang w:val="en-US" w:eastAsia="zh-CN"/>
              </w:rPr>
              <w:t>2.3.2 DI模块</w:t>
            </w:r>
          </w:ins>
          <w:ins w:id="2196" w:author="LKY" w:date="2026-09-15T17:28:15Z">
            <w:r>
              <w:rPr/>
              <w:tab/>
            </w:r>
          </w:ins>
          <w:ins w:id="2197" w:author="LKY" w:date="2026-09-15T17:28:15Z">
            <w:r>
              <w:rPr/>
              <w:fldChar w:fldCharType="begin"/>
            </w:r>
          </w:ins>
          <w:ins w:id="2198" w:author="LKY" w:date="2026-09-15T17:28:15Z">
            <w:r>
              <w:rPr/>
              <w:instrText xml:space="preserve"> PAGEREF _Toc28802 \h </w:instrText>
            </w:r>
          </w:ins>
          <w:ins w:id="2199" w:author="LKY" w:date="2026-09-15T17:28:15Z">
            <w:r>
              <w:rPr/>
              <w:fldChar w:fldCharType="separate"/>
            </w:r>
          </w:ins>
          <w:ins w:id="2200" w:author="LKY" w:date="2026-09-15T17:28:15Z">
            <w:r>
              <w:rPr/>
              <w:t>12</w:t>
            </w:r>
          </w:ins>
          <w:ins w:id="2201" w:author="LKY" w:date="2026-09-15T17:28:15Z">
            <w:r>
              <w:rPr/>
              <w:fldChar w:fldCharType="end"/>
            </w:r>
          </w:ins>
          <w:ins w:id="2202" w:author="LKY" w:date="2026-09-15T17:28:15Z">
            <w:r>
              <w:rPr/>
              <w:fldChar w:fldCharType="end"/>
            </w:r>
          </w:ins>
        </w:p>
        <w:p w14:paraId="2B809C2B">
          <w:pPr>
            <w:pStyle w:val="7"/>
            <w:tabs>
              <w:tab w:val="right" w:leader="dot" w:pos="8306"/>
            </w:tabs>
            <w:rPr>
              <w:ins w:id="2203" w:author="LKY" w:date="2026-09-15T17:28:15Z"/>
            </w:rPr>
          </w:pPr>
          <w:ins w:id="2204" w:author="LKY" w:date="2026-09-15T17:28:15Z">
            <w:r>
              <w:rPr/>
              <w:fldChar w:fldCharType="begin"/>
            </w:r>
          </w:ins>
          <w:ins w:id="2205" w:author="LKY" w:date="2026-09-15T17:28:15Z">
            <w:r>
              <w:rPr/>
              <w:instrText xml:space="preserve"> HYPERLINK \l _Toc31295 </w:instrText>
            </w:r>
          </w:ins>
          <w:ins w:id="2206" w:author="LKY" w:date="2026-09-15T17:28:15Z">
            <w:r>
              <w:rPr/>
              <w:fldChar w:fldCharType="separate"/>
            </w:r>
          </w:ins>
          <w:ins w:id="2207" w:author="LKY" w:date="2026-09-15T17:28:15Z">
            <w:r>
              <w:rPr>
                <w:rFonts w:hint="eastAsia" w:ascii="Times New Roman" w:hAnsi="Times New Roman"/>
                <w:bCs/>
                <w:szCs w:val="28"/>
                <w:lang w:val="en-US" w:eastAsia="zh-CN"/>
              </w:rPr>
              <w:t>2.3.3 DO模块</w:t>
            </w:r>
          </w:ins>
          <w:ins w:id="2208" w:author="LKY" w:date="2026-09-15T17:28:15Z">
            <w:r>
              <w:rPr/>
              <w:tab/>
            </w:r>
          </w:ins>
          <w:ins w:id="2209" w:author="LKY" w:date="2026-09-15T17:28:15Z">
            <w:r>
              <w:rPr/>
              <w:fldChar w:fldCharType="begin"/>
            </w:r>
          </w:ins>
          <w:ins w:id="2210" w:author="LKY" w:date="2026-09-15T17:28:15Z">
            <w:r>
              <w:rPr/>
              <w:instrText xml:space="preserve"> PAGEREF _Toc31295 \h </w:instrText>
            </w:r>
          </w:ins>
          <w:ins w:id="2211" w:author="LKY" w:date="2026-09-15T17:28:15Z">
            <w:r>
              <w:rPr/>
              <w:fldChar w:fldCharType="separate"/>
            </w:r>
          </w:ins>
          <w:ins w:id="2212" w:author="LKY" w:date="2026-09-15T17:28:15Z">
            <w:r>
              <w:rPr/>
              <w:t>12</w:t>
            </w:r>
          </w:ins>
          <w:ins w:id="2213" w:author="LKY" w:date="2026-09-15T17:28:15Z">
            <w:r>
              <w:rPr/>
              <w:fldChar w:fldCharType="end"/>
            </w:r>
          </w:ins>
          <w:ins w:id="2214" w:author="LKY" w:date="2026-09-15T17:28:15Z">
            <w:r>
              <w:rPr/>
              <w:fldChar w:fldCharType="end"/>
            </w:r>
          </w:ins>
        </w:p>
        <w:p w14:paraId="6C45741B">
          <w:pPr>
            <w:pStyle w:val="7"/>
            <w:tabs>
              <w:tab w:val="right" w:leader="dot" w:pos="8306"/>
            </w:tabs>
            <w:rPr>
              <w:ins w:id="2215" w:author="LKY" w:date="2026-09-15T17:28:15Z"/>
            </w:rPr>
          </w:pPr>
          <w:ins w:id="2216" w:author="LKY" w:date="2026-09-15T17:28:15Z">
            <w:r>
              <w:rPr/>
              <w:fldChar w:fldCharType="begin"/>
            </w:r>
          </w:ins>
          <w:ins w:id="2217" w:author="LKY" w:date="2026-09-15T17:28:15Z">
            <w:r>
              <w:rPr/>
              <w:instrText xml:space="preserve"> HYPERLINK \l _Toc27069 </w:instrText>
            </w:r>
          </w:ins>
          <w:ins w:id="2218" w:author="LKY" w:date="2026-09-15T17:28:15Z">
            <w:r>
              <w:rPr/>
              <w:fldChar w:fldCharType="separate"/>
            </w:r>
          </w:ins>
          <w:ins w:id="2219" w:author="LKY" w:date="2026-09-15T17:28:15Z">
            <w:r>
              <w:rPr>
                <w:rFonts w:hint="eastAsia" w:ascii="Times New Roman" w:hAnsi="Times New Roman" w:cstheme="minorBidi"/>
                <w:bCs/>
                <w:kern w:val="2"/>
                <w:szCs w:val="28"/>
                <w:lang w:val="en-US" w:eastAsia="zh-CN" w:bidi="ar-SA"/>
              </w:rPr>
              <w:t>2.3.4 AO模块</w:t>
            </w:r>
          </w:ins>
          <w:ins w:id="2220" w:author="LKY" w:date="2026-09-15T17:28:15Z">
            <w:r>
              <w:rPr/>
              <w:tab/>
            </w:r>
          </w:ins>
          <w:ins w:id="2221" w:author="LKY" w:date="2026-09-15T17:28:15Z">
            <w:r>
              <w:rPr/>
              <w:fldChar w:fldCharType="begin"/>
            </w:r>
          </w:ins>
          <w:ins w:id="2222" w:author="LKY" w:date="2026-09-15T17:28:15Z">
            <w:r>
              <w:rPr/>
              <w:instrText xml:space="preserve"> PAGEREF _Toc27069 \h </w:instrText>
            </w:r>
          </w:ins>
          <w:ins w:id="2223" w:author="LKY" w:date="2026-09-15T17:28:15Z">
            <w:r>
              <w:rPr/>
              <w:fldChar w:fldCharType="separate"/>
            </w:r>
          </w:ins>
          <w:ins w:id="2224" w:author="LKY" w:date="2026-09-15T17:28:15Z">
            <w:r>
              <w:rPr/>
              <w:t>13</w:t>
            </w:r>
          </w:ins>
          <w:ins w:id="2225" w:author="LKY" w:date="2026-09-15T17:28:15Z">
            <w:r>
              <w:rPr/>
              <w:fldChar w:fldCharType="end"/>
            </w:r>
          </w:ins>
          <w:ins w:id="2226" w:author="LKY" w:date="2026-09-15T17:28:15Z">
            <w:r>
              <w:rPr/>
              <w:fldChar w:fldCharType="end"/>
            </w:r>
          </w:ins>
        </w:p>
        <w:p w14:paraId="50EF6B40">
          <w:pPr>
            <w:pStyle w:val="7"/>
            <w:tabs>
              <w:tab w:val="right" w:leader="dot" w:pos="8306"/>
            </w:tabs>
            <w:rPr>
              <w:ins w:id="2227" w:author="LKY" w:date="2026-09-15T17:28:15Z"/>
            </w:rPr>
          </w:pPr>
          <w:ins w:id="2228" w:author="LKY" w:date="2026-09-15T17:28:15Z">
            <w:r>
              <w:rPr/>
              <w:fldChar w:fldCharType="begin"/>
            </w:r>
          </w:ins>
          <w:ins w:id="2229" w:author="LKY" w:date="2026-09-15T17:28:15Z">
            <w:r>
              <w:rPr/>
              <w:instrText xml:space="preserve"> HYPERLINK \l _Toc27734 </w:instrText>
            </w:r>
          </w:ins>
          <w:ins w:id="2230" w:author="LKY" w:date="2026-09-15T17:28:15Z">
            <w:r>
              <w:rPr/>
              <w:fldChar w:fldCharType="separate"/>
            </w:r>
          </w:ins>
          <w:ins w:id="2231" w:author="LKY" w:date="2026-09-15T17:28:15Z">
            <w:r>
              <w:rPr>
                <w:rFonts w:hint="eastAsia" w:ascii="Times New Roman" w:hAnsi="Times New Roman" w:cstheme="minorBidi"/>
                <w:bCs/>
                <w:kern w:val="2"/>
                <w:szCs w:val="28"/>
                <w:lang w:val="en-US" w:eastAsia="zh-CN" w:bidi="ar-SA"/>
              </w:rPr>
              <w:t>2.3.5 AI模块</w:t>
            </w:r>
          </w:ins>
          <w:ins w:id="2232" w:author="LKY" w:date="2026-09-15T17:28:15Z">
            <w:r>
              <w:rPr/>
              <w:tab/>
            </w:r>
          </w:ins>
          <w:ins w:id="2233" w:author="LKY" w:date="2026-09-15T17:28:15Z">
            <w:r>
              <w:rPr/>
              <w:fldChar w:fldCharType="begin"/>
            </w:r>
          </w:ins>
          <w:ins w:id="2234" w:author="LKY" w:date="2026-09-15T17:28:15Z">
            <w:r>
              <w:rPr/>
              <w:instrText xml:space="preserve"> PAGEREF _Toc27734 \h </w:instrText>
            </w:r>
          </w:ins>
          <w:ins w:id="2235" w:author="LKY" w:date="2026-09-15T17:28:15Z">
            <w:r>
              <w:rPr/>
              <w:fldChar w:fldCharType="separate"/>
            </w:r>
          </w:ins>
          <w:ins w:id="2236" w:author="LKY" w:date="2026-09-15T17:28:15Z">
            <w:r>
              <w:rPr/>
              <w:t>14</w:t>
            </w:r>
          </w:ins>
          <w:ins w:id="2237" w:author="LKY" w:date="2026-09-15T17:28:15Z">
            <w:r>
              <w:rPr/>
              <w:fldChar w:fldCharType="end"/>
            </w:r>
          </w:ins>
          <w:ins w:id="2238" w:author="LKY" w:date="2026-09-15T17:28:15Z">
            <w:r>
              <w:rPr/>
              <w:fldChar w:fldCharType="end"/>
            </w:r>
          </w:ins>
        </w:p>
        <w:p w14:paraId="0ACFCEEA">
          <w:pPr>
            <w:pStyle w:val="7"/>
            <w:tabs>
              <w:tab w:val="right" w:leader="dot" w:pos="8306"/>
            </w:tabs>
            <w:rPr>
              <w:ins w:id="2239" w:author="LKY" w:date="2026-09-15T17:28:15Z"/>
            </w:rPr>
          </w:pPr>
          <w:ins w:id="2240" w:author="LKY" w:date="2026-09-15T17:28:15Z">
            <w:r>
              <w:rPr/>
              <w:fldChar w:fldCharType="begin"/>
            </w:r>
          </w:ins>
          <w:ins w:id="2241" w:author="LKY" w:date="2026-09-15T17:28:15Z">
            <w:r>
              <w:rPr/>
              <w:instrText xml:space="preserve"> HYPERLINK \l _Toc19390 </w:instrText>
            </w:r>
          </w:ins>
          <w:ins w:id="2242" w:author="LKY" w:date="2026-09-15T17:28:15Z">
            <w:r>
              <w:rPr/>
              <w:fldChar w:fldCharType="separate"/>
            </w:r>
          </w:ins>
          <w:ins w:id="2243" w:author="LKY" w:date="2026-09-15T17:28:15Z">
            <w:r>
              <w:rPr>
                <w:rFonts w:hint="eastAsia" w:ascii="Times New Roman" w:hAnsi="Times New Roman"/>
                <w:bCs/>
                <w:szCs w:val="28"/>
                <w:lang w:val="en-US" w:eastAsia="zh-CN"/>
              </w:rPr>
              <w:t xml:space="preserve">2.3.6 </w:t>
            </w:r>
          </w:ins>
          <w:ins w:id="2244" w:author="LKY" w:date="2026-09-15T17:28:15Z">
            <w:r>
              <w:rPr>
                <w:rFonts w:hint="default" w:ascii="Times New Roman" w:hAnsi="Times New Roman"/>
                <w:bCs/>
                <w:szCs w:val="28"/>
                <w:lang w:val="en-US" w:eastAsia="zh-CN"/>
              </w:rPr>
              <w:t>RTD</w:t>
            </w:r>
          </w:ins>
          <w:ins w:id="2245" w:author="LKY" w:date="2026-09-15T17:28:15Z">
            <w:r>
              <w:rPr>
                <w:rFonts w:hint="eastAsia" w:ascii="Times New Roman" w:hAnsi="Times New Roman"/>
                <w:bCs/>
                <w:szCs w:val="28"/>
                <w:lang w:val="en-US" w:eastAsia="zh-CN"/>
              </w:rPr>
              <w:t>模块</w:t>
            </w:r>
          </w:ins>
          <w:ins w:id="2246" w:author="LKY" w:date="2026-09-15T17:28:15Z">
            <w:r>
              <w:rPr/>
              <w:tab/>
            </w:r>
          </w:ins>
          <w:ins w:id="2247" w:author="LKY" w:date="2026-09-15T17:28:15Z">
            <w:r>
              <w:rPr/>
              <w:fldChar w:fldCharType="begin"/>
            </w:r>
          </w:ins>
          <w:ins w:id="2248" w:author="LKY" w:date="2026-09-15T17:28:15Z">
            <w:r>
              <w:rPr/>
              <w:instrText xml:space="preserve"> PAGEREF _Toc19390 \h </w:instrText>
            </w:r>
          </w:ins>
          <w:ins w:id="2249" w:author="LKY" w:date="2026-09-15T17:28:15Z">
            <w:r>
              <w:rPr/>
              <w:fldChar w:fldCharType="separate"/>
            </w:r>
          </w:ins>
          <w:ins w:id="2250" w:author="LKY" w:date="2026-09-15T17:28:15Z">
            <w:r>
              <w:rPr/>
              <w:t>14</w:t>
            </w:r>
          </w:ins>
          <w:ins w:id="2251" w:author="LKY" w:date="2026-09-15T17:28:15Z">
            <w:r>
              <w:rPr/>
              <w:fldChar w:fldCharType="end"/>
            </w:r>
          </w:ins>
          <w:ins w:id="2252" w:author="LKY" w:date="2026-09-15T17:28:15Z">
            <w:r>
              <w:rPr/>
              <w:fldChar w:fldCharType="end"/>
            </w:r>
          </w:ins>
        </w:p>
        <w:p w14:paraId="22D3E161">
          <w:pPr>
            <w:pStyle w:val="7"/>
            <w:tabs>
              <w:tab w:val="right" w:leader="dot" w:pos="8306"/>
            </w:tabs>
            <w:rPr>
              <w:ins w:id="2253" w:author="LKY" w:date="2026-09-15T17:28:15Z"/>
            </w:rPr>
          </w:pPr>
          <w:ins w:id="2254" w:author="LKY" w:date="2026-09-15T17:28:15Z">
            <w:r>
              <w:rPr/>
              <w:fldChar w:fldCharType="begin"/>
            </w:r>
          </w:ins>
          <w:ins w:id="2255" w:author="LKY" w:date="2026-09-15T17:28:15Z">
            <w:r>
              <w:rPr/>
              <w:instrText xml:space="preserve"> HYPERLINK \l _Toc10393 </w:instrText>
            </w:r>
          </w:ins>
          <w:ins w:id="2256" w:author="LKY" w:date="2026-09-15T17:28:15Z">
            <w:r>
              <w:rPr/>
              <w:fldChar w:fldCharType="separate"/>
            </w:r>
          </w:ins>
          <w:ins w:id="2257" w:author="LKY" w:date="2026-09-15T17:28:15Z">
            <w:r>
              <w:rPr>
                <w:rFonts w:hint="default" w:ascii="Times New Roman" w:hAnsi="Times New Roman"/>
                <w:bCs/>
                <w:szCs w:val="28"/>
                <w:lang w:val="en-US" w:eastAsia="zh-CN"/>
              </w:rPr>
              <w:t>2.</w:t>
            </w:r>
          </w:ins>
          <w:ins w:id="2258" w:author="LKY" w:date="2026-09-15T17:28:15Z">
            <w:r>
              <w:rPr>
                <w:rFonts w:hint="eastAsia" w:ascii="Times New Roman" w:hAnsi="Times New Roman"/>
                <w:bCs/>
                <w:szCs w:val="28"/>
                <w:lang w:val="en-US" w:eastAsia="zh-CN"/>
              </w:rPr>
              <w:t>3</w:t>
            </w:r>
          </w:ins>
          <w:ins w:id="2259" w:author="LKY" w:date="2026-09-15T17:28:15Z">
            <w:r>
              <w:rPr>
                <w:rFonts w:hint="default" w:ascii="Times New Roman" w:hAnsi="Times New Roman"/>
                <w:bCs/>
                <w:szCs w:val="28"/>
                <w:lang w:val="en-US" w:eastAsia="zh-CN"/>
              </w:rPr>
              <w:t>.7</w:t>
            </w:r>
          </w:ins>
          <w:ins w:id="2260" w:author="LKY" w:date="2026-09-15T17:28:15Z">
            <w:r>
              <w:rPr>
                <w:rFonts w:hint="eastAsia" w:ascii="Times New Roman" w:hAnsi="Times New Roman"/>
                <w:bCs/>
                <w:szCs w:val="28"/>
                <w:lang w:val="en-US" w:eastAsia="zh-CN"/>
              </w:rPr>
              <w:t xml:space="preserve"> TC模块</w:t>
            </w:r>
          </w:ins>
          <w:ins w:id="2261" w:author="LKY" w:date="2026-09-15T17:28:15Z">
            <w:r>
              <w:rPr/>
              <w:tab/>
            </w:r>
          </w:ins>
          <w:ins w:id="2262" w:author="LKY" w:date="2026-09-15T17:28:15Z">
            <w:r>
              <w:rPr/>
              <w:fldChar w:fldCharType="begin"/>
            </w:r>
          </w:ins>
          <w:ins w:id="2263" w:author="LKY" w:date="2026-09-15T17:28:15Z">
            <w:r>
              <w:rPr/>
              <w:instrText xml:space="preserve"> PAGEREF _Toc10393 \h </w:instrText>
            </w:r>
          </w:ins>
          <w:ins w:id="2264" w:author="LKY" w:date="2026-09-15T17:28:15Z">
            <w:r>
              <w:rPr/>
              <w:fldChar w:fldCharType="separate"/>
            </w:r>
          </w:ins>
          <w:ins w:id="2265" w:author="LKY" w:date="2026-09-15T17:28:15Z">
            <w:r>
              <w:rPr/>
              <w:t>14</w:t>
            </w:r>
          </w:ins>
          <w:ins w:id="2266" w:author="LKY" w:date="2026-09-15T17:28:15Z">
            <w:r>
              <w:rPr/>
              <w:fldChar w:fldCharType="end"/>
            </w:r>
          </w:ins>
          <w:ins w:id="2267" w:author="LKY" w:date="2026-09-15T17:28:15Z">
            <w:r>
              <w:rPr/>
              <w:fldChar w:fldCharType="end"/>
            </w:r>
          </w:ins>
        </w:p>
        <w:p w14:paraId="56D1EBBE">
          <w:pPr>
            <w:pStyle w:val="7"/>
            <w:tabs>
              <w:tab w:val="right" w:leader="dot" w:pos="8306"/>
            </w:tabs>
            <w:rPr>
              <w:ins w:id="2268" w:author="LKY" w:date="2026-09-15T17:28:15Z"/>
            </w:rPr>
          </w:pPr>
          <w:ins w:id="2269" w:author="LKY" w:date="2026-09-15T17:28:15Z">
            <w:r>
              <w:rPr/>
              <w:fldChar w:fldCharType="begin"/>
            </w:r>
          </w:ins>
          <w:ins w:id="2270" w:author="LKY" w:date="2026-09-15T17:28:15Z">
            <w:r>
              <w:rPr/>
              <w:instrText xml:space="preserve"> HYPERLINK \l _Toc20159 </w:instrText>
            </w:r>
          </w:ins>
          <w:ins w:id="2271" w:author="LKY" w:date="2026-09-15T17:28:15Z">
            <w:r>
              <w:rPr/>
              <w:fldChar w:fldCharType="separate"/>
            </w:r>
          </w:ins>
          <w:ins w:id="2272" w:author="LKY" w:date="2026-09-15T17:28:15Z">
            <w:r>
              <w:rPr>
                <w:rFonts w:hint="default" w:ascii="Times New Roman" w:hAnsi="Times New Roman"/>
                <w:bCs/>
                <w:szCs w:val="28"/>
                <w:lang w:val="en-US" w:eastAsia="zh-CN"/>
              </w:rPr>
              <w:t>2.</w:t>
            </w:r>
          </w:ins>
          <w:ins w:id="2273" w:author="LKY" w:date="2026-09-15T17:28:15Z">
            <w:r>
              <w:rPr>
                <w:rFonts w:hint="eastAsia" w:ascii="Times New Roman" w:hAnsi="Times New Roman"/>
                <w:bCs/>
                <w:szCs w:val="28"/>
                <w:lang w:val="en-US" w:eastAsia="zh-CN"/>
              </w:rPr>
              <w:t>3</w:t>
            </w:r>
          </w:ins>
          <w:ins w:id="2274" w:author="LKY" w:date="2026-09-15T17:28:15Z">
            <w:r>
              <w:rPr>
                <w:rFonts w:hint="default" w:ascii="Times New Roman" w:hAnsi="Times New Roman"/>
                <w:bCs/>
                <w:szCs w:val="28"/>
                <w:lang w:val="en-US" w:eastAsia="zh-CN"/>
              </w:rPr>
              <w:t>.</w:t>
            </w:r>
          </w:ins>
          <w:ins w:id="2275" w:author="LKY" w:date="2026-09-15T17:28:15Z">
            <w:r>
              <w:rPr>
                <w:rFonts w:hint="eastAsia" w:ascii="Times New Roman" w:hAnsi="Times New Roman"/>
                <w:bCs/>
                <w:szCs w:val="28"/>
                <w:lang w:val="en-US" w:eastAsia="zh-CN"/>
              </w:rPr>
              <w:t xml:space="preserve">8 </w:t>
            </w:r>
          </w:ins>
          <w:ins w:id="2276" w:author="LKY" w:date="2026-09-15T17:28:15Z">
            <w:r>
              <w:rPr>
                <w:rFonts w:hint="default" w:ascii="Times New Roman" w:hAnsi="Times New Roman" w:cs="Times New Roman"/>
                <w:szCs w:val="28"/>
                <w:lang w:val="en-US" w:eastAsia="zh-CN"/>
              </w:rPr>
              <w:t>NTC</w:t>
            </w:r>
          </w:ins>
          <w:ins w:id="2277" w:author="LKY" w:date="2026-09-15T17:28:15Z">
            <w:r>
              <w:rPr>
                <w:rFonts w:hint="eastAsia"/>
                <w:szCs w:val="28"/>
                <w:lang w:val="en-US" w:eastAsia="zh-CN"/>
              </w:rPr>
              <w:t>模块</w:t>
            </w:r>
          </w:ins>
          <w:ins w:id="2278" w:author="LKY" w:date="2026-09-15T17:28:15Z">
            <w:r>
              <w:rPr/>
              <w:tab/>
            </w:r>
          </w:ins>
          <w:ins w:id="2279" w:author="LKY" w:date="2026-09-15T17:28:15Z">
            <w:r>
              <w:rPr/>
              <w:fldChar w:fldCharType="begin"/>
            </w:r>
          </w:ins>
          <w:ins w:id="2280" w:author="LKY" w:date="2026-09-15T17:28:15Z">
            <w:r>
              <w:rPr/>
              <w:instrText xml:space="preserve"> PAGEREF _Toc20159 \h </w:instrText>
            </w:r>
          </w:ins>
          <w:ins w:id="2281" w:author="LKY" w:date="2026-09-15T17:28:15Z">
            <w:r>
              <w:rPr/>
              <w:fldChar w:fldCharType="separate"/>
            </w:r>
          </w:ins>
          <w:ins w:id="2282" w:author="LKY" w:date="2026-09-15T17:28:15Z">
            <w:r>
              <w:rPr/>
              <w:t>15</w:t>
            </w:r>
          </w:ins>
          <w:ins w:id="2283" w:author="LKY" w:date="2026-09-15T17:28:15Z">
            <w:r>
              <w:rPr/>
              <w:fldChar w:fldCharType="end"/>
            </w:r>
          </w:ins>
          <w:ins w:id="2284" w:author="LKY" w:date="2026-09-15T17:28:15Z">
            <w:r>
              <w:rPr/>
              <w:fldChar w:fldCharType="end"/>
            </w:r>
          </w:ins>
        </w:p>
        <w:p w14:paraId="782FF2BD">
          <w:pPr>
            <w:pStyle w:val="7"/>
            <w:tabs>
              <w:tab w:val="right" w:leader="dot" w:pos="8306"/>
            </w:tabs>
            <w:rPr>
              <w:ins w:id="2285" w:author="LKY" w:date="2026-09-15T17:28:15Z"/>
            </w:rPr>
          </w:pPr>
          <w:ins w:id="2286" w:author="LKY" w:date="2026-09-15T17:28:15Z">
            <w:r>
              <w:rPr/>
              <w:fldChar w:fldCharType="begin"/>
            </w:r>
          </w:ins>
          <w:ins w:id="2287" w:author="LKY" w:date="2026-09-15T17:28:15Z">
            <w:r>
              <w:rPr/>
              <w:instrText xml:space="preserve"> HYPERLINK \l _Toc23638 </w:instrText>
            </w:r>
          </w:ins>
          <w:ins w:id="2288" w:author="LKY" w:date="2026-09-15T17:28:15Z">
            <w:r>
              <w:rPr/>
              <w:fldChar w:fldCharType="separate"/>
            </w:r>
          </w:ins>
          <w:ins w:id="2289" w:author="LKY" w:date="2026-09-15T17:28:15Z">
            <w:r>
              <w:rPr>
                <w:rFonts w:hint="eastAsia" w:ascii="Times New Roman" w:hAnsi="Times New Roman"/>
                <w:bCs/>
                <w:szCs w:val="28"/>
                <w:lang w:val="en-US" w:eastAsia="zh-CN"/>
              </w:rPr>
              <w:t>2.3.9 RS485使用</w:t>
            </w:r>
          </w:ins>
          <w:ins w:id="2290" w:author="LKY" w:date="2026-09-15T17:28:15Z">
            <w:r>
              <w:rPr/>
              <w:tab/>
            </w:r>
          </w:ins>
          <w:ins w:id="2291" w:author="LKY" w:date="2026-09-15T17:28:15Z">
            <w:r>
              <w:rPr/>
              <w:fldChar w:fldCharType="begin"/>
            </w:r>
          </w:ins>
          <w:ins w:id="2292" w:author="LKY" w:date="2026-09-15T17:28:15Z">
            <w:r>
              <w:rPr/>
              <w:instrText xml:space="preserve"> PAGEREF _Toc23638 \h </w:instrText>
            </w:r>
          </w:ins>
          <w:ins w:id="2293" w:author="LKY" w:date="2026-09-15T17:28:15Z">
            <w:r>
              <w:rPr/>
              <w:fldChar w:fldCharType="separate"/>
            </w:r>
          </w:ins>
          <w:ins w:id="2294" w:author="LKY" w:date="2026-09-15T17:28:15Z">
            <w:r>
              <w:rPr/>
              <w:t>15</w:t>
            </w:r>
          </w:ins>
          <w:ins w:id="2295" w:author="LKY" w:date="2026-09-15T17:28:15Z">
            <w:r>
              <w:rPr/>
              <w:fldChar w:fldCharType="end"/>
            </w:r>
          </w:ins>
          <w:ins w:id="2296" w:author="LKY" w:date="2026-09-15T17:28:15Z">
            <w:r>
              <w:rPr/>
              <w:fldChar w:fldCharType="end"/>
            </w:r>
          </w:ins>
        </w:p>
        <w:p w14:paraId="5773A00E">
          <w:pPr>
            <w:pStyle w:val="7"/>
            <w:tabs>
              <w:tab w:val="right" w:leader="dot" w:pos="8306"/>
            </w:tabs>
            <w:rPr>
              <w:ins w:id="2297" w:author="LKY" w:date="2026-09-15T17:28:15Z"/>
            </w:rPr>
          </w:pPr>
          <w:ins w:id="2298" w:author="LKY" w:date="2026-09-15T17:28:15Z">
            <w:r>
              <w:rPr/>
              <w:fldChar w:fldCharType="begin"/>
            </w:r>
          </w:ins>
          <w:ins w:id="2299" w:author="LKY" w:date="2026-09-15T17:28:15Z">
            <w:r>
              <w:rPr/>
              <w:instrText xml:space="preserve"> HYPERLINK \l _Toc20711 </w:instrText>
            </w:r>
          </w:ins>
          <w:ins w:id="2300" w:author="LKY" w:date="2026-09-15T17:28:15Z">
            <w:r>
              <w:rPr/>
              <w:fldChar w:fldCharType="separate"/>
            </w:r>
          </w:ins>
          <w:ins w:id="2301" w:author="LKY" w:date="2026-09-15T17:28:15Z">
            <w:r>
              <w:rPr>
                <w:rFonts w:hint="eastAsia" w:ascii="Times New Roman" w:hAnsi="Times New Roman" w:cstheme="minorBidi"/>
                <w:bCs/>
                <w:kern w:val="2"/>
                <w:szCs w:val="28"/>
                <w:lang w:val="en-US" w:eastAsia="zh-CN" w:bidi="ar-SA"/>
              </w:rPr>
              <w:t>2.3.10 N板端口使用</w:t>
            </w:r>
          </w:ins>
          <w:ins w:id="2302" w:author="LKY" w:date="2026-09-15T17:28:15Z">
            <w:r>
              <w:rPr/>
              <w:tab/>
            </w:r>
          </w:ins>
          <w:ins w:id="2303" w:author="LKY" w:date="2026-09-15T17:28:15Z">
            <w:r>
              <w:rPr/>
              <w:fldChar w:fldCharType="begin"/>
            </w:r>
          </w:ins>
          <w:ins w:id="2304" w:author="LKY" w:date="2026-09-15T17:28:15Z">
            <w:r>
              <w:rPr/>
              <w:instrText xml:space="preserve"> PAGEREF _Toc20711 \h </w:instrText>
            </w:r>
          </w:ins>
          <w:ins w:id="2305" w:author="LKY" w:date="2026-09-15T17:28:15Z">
            <w:r>
              <w:rPr/>
              <w:fldChar w:fldCharType="separate"/>
            </w:r>
          </w:ins>
          <w:ins w:id="2306" w:author="LKY" w:date="2026-09-15T17:28:15Z">
            <w:r>
              <w:rPr/>
              <w:t>15</w:t>
            </w:r>
          </w:ins>
          <w:ins w:id="2307" w:author="LKY" w:date="2026-09-15T17:28:15Z">
            <w:r>
              <w:rPr/>
              <w:fldChar w:fldCharType="end"/>
            </w:r>
          </w:ins>
          <w:ins w:id="2308" w:author="LKY" w:date="2026-09-15T17:28:15Z">
            <w:r>
              <w:rPr/>
              <w:fldChar w:fldCharType="end"/>
            </w:r>
          </w:ins>
        </w:p>
        <w:p w14:paraId="00BEA23F">
          <w:pPr>
            <w:pStyle w:val="11"/>
            <w:tabs>
              <w:tab w:val="right" w:leader="dot" w:pos="8306"/>
            </w:tabs>
            <w:rPr>
              <w:ins w:id="2309" w:author="LKY" w:date="2026-09-15T17:28:15Z"/>
            </w:rPr>
          </w:pPr>
          <w:ins w:id="2310" w:author="LKY" w:date="2026-09-15T17:28:15Z">
            <w:r>
              <w:rPr/>
              <w:fldChar w:fldCharType="begin"/>
            </w:r>
          </w:ins>
          <w:ins w:id="2311" w:author="LKY" w:date="2026-09-15T17:28:15Z">
            <w:r>
              <w:rPr/>
              <w:instrText xml:space="preserve"> HYPERLINK \l _Toc739 </w:instrText>
            </w:r>
          </w:ins>
          <w:ins w:id="2312" w:author="LKY" w:date="2026-09-15T17:28:15Z">
            <w:r>
              <w:rPr/>
              <w:fldChar w:fldCharType="separate"/>
            </w:r>
          </w:ins>
          <w:ins w:id="2313" w:author="LKY" w:date="2026-09-15T17:28:15Z">
            <w:r>
              <w:rPr>
                <w:rFonts w:hint="eastAsia" w:ascii="Times New Roman" w:hAnsi="Times New Roman" w:eastAsia="宋体" w:cs="宋体"/>
                <w:bCs/>
                <w:szCs w:val="32"/>
                <w:lang w:val="en-US" w:eastAsia="zh-CN"/>
              </w:rPr>
              <w:t>2.4 LED</w:t>
            </w:r>
          </w:ins>
          <w:ins w:id="2314" w:author="LKY" w:date="2026-09-15T17:28:15Z">
            <w:r>
              <w:rPr/>
              <w:tab/>
            </w:r>
          </w:ins>
          <w:ins w:id="2315" w:author="LKY" w:date="2026-09-15T17:28:15Z">
            <w:r>
              <w:rPr/>
              <w:fldChar w:fldCharType="begin"/>
            </w:r>
          </w:ins>
          <w:ins w:id="2316" w:author="LKY" w:date="2026-09-15T17:28:15Z">
            <w:r>
              <w:rPr/>
              <w:instrText xml:space="preserve"> PAGEREF _Toc739 \h </w:instrText>
            </w:r>
          </w:ins>
          <w:ins w:id="2317" w:author="LKY" w:date="2026-09-15T17:28:15Z">
            <w:r>
              <w:rPr/>
              <w:fldChar w:fldCharType="separate"/>
            </w:r>
          </w:ins>
          <w:ins w:id="2318" w:author="LKY" w:date="2026-09-15T17:28:15Z">
            <w:r>
              <w:rPr/>
              <w:t>24</w:t>
            </w:r>
          </w:ins>
          <w:ins w:id="2319" w:author="LKY" w:date="2026-09-15T17:28:15Z">
            <w:r>
              <w:rPr/>
              <w:fldChar w:fldCharType="end"/>
            </w:r>
          </w:ins>
          <w:ins w:id="2320" w:author="LKY" w:date="2026-09-15T17:28:15Z">
            <w:r>
              <w:rPr/>
              <w:fldChar w:fldCharType="end"/>
            </w:r>
          </w:ins>
        </w:p>
        <w:p w14:paraId="4086824F">
          <w:pPr>
            <w:pStyle w:val="11"/>
            <w:tabs>
              <w:tab w:val="right" w:leader="dot" w:pos="8306"/>
            </w:tabs>
            <w:rPr>
              <w:ins w:id="2321" w:author="LKY" w:date="2026-09-15T17:28:15Z"/>
            </w:rPr>
          </w:pPr>
          <w:ins w:id="2322" w:author="LKY" w:date="2026-09-15T17:28:15Z">
            <w:r>
              <w:rPr/>
              <w:fldChar w:fldCharType="begin"/>
            </w:r>
          </w:ins>
          <w:ins w:id="2323" w:author="LKY" w:date="2026-09-15T17:28:15Z">
            <w:r>
              <w:rPr/>
              <w:instrText xml:space="preserve"> HYPERLINK \l _Toc18136 </w:instrText>
            </w:r>
          </w:ins>
          <w:ins w:id="2324" w:author="LKY" w:date="2026-09-15T17:28:15Z">
            <w:r>
              <w:rPr/>
              <w:fldChar w:fldCharType="separate"/>
            </w:r>
          </w:ins>
          <w:ins w:id="2325" w:author="LKY" w:date="2026-09-15T17:28:15Z">
            <w:r>
              <w:rPr>
                <w:rFonts w:hint="eastAsia" w:ascii="Times New Roman" w:hAnsi="Times New Roman"/>
                <w:bCs/>
                <w:szCs w:val="32"/>
                <w:lang w:val="en-US" w:eastAsia="zh-CN"/>
              </w:rPr>
              <w:t>2.5网络接口</w:t>
            </w:r>
          </w:ins>
          <w:ins w:id="2326" w:author="LKY" w:date="2026-09-15T17:28:15Z">
            <w:r>
              <w:rPr/>
              <w:tab/>
            </w:r>
          </w:ins>
          <w:ins w:id="2327" w:author="LKY" w:date="2026-09-15T17:28:15Z">
            <w:r>
              <w:rPr/>
              <w:fldChar w:fldCharType="begin"/>
            </w:r>
          </w:ins>
          <w:ins w:id="2328" w:author="LKY" w:date="2026-09-15T17:28:15Z">
            <w:r>
              <w:rPr/>
              <w:instrText xml:space="preserve"> PAGEREF _Toc18136 \h </w:instrText>
            </w:r>
          </w:ins>
          <w:ins w:id="2329" w:author="LKY" w:date="2026-09-15T17:28:15Z">
            <w:r>
              <w:rPr/>
              <w:fldChar w:fldCharType="separate"/>
            </w:r>
          </w:ins>
          <w:ins w:id="2330" w:author="LKY" w:date="2026-09-15T17:28:15Z">
            <w:r>
              <w:rPr/>
              <w:t>24</w:t>
            </w:r>
          </w:ins>
          <w:ins w:id="2331" w:author="LKY" w:date="2026-09-15T17:28:15Z">
            <w:r>
              <w:rPr/>
              <w:fldChar w:fldCharType="end"/>
            </w:r>
          </w:ins>
          <w:ins w:id="2332" w:author="LKY" w:date="2026-09-15T17:28:15Z">
            <w:r>
              <w:rPr/>
              <w:fldChar w:fldCharType="end"/>
            </w:r>
          </w:ins>
        </w:p>
        <w:p w14:paraId="21B715C4">
          <w:pPr>
            <w:pStyle w:val="11"/>
            <w:tabs>
              <w:tab w:val="right" w:leader="dot" w:pos="8306"/>
            </w:tabs>
            <w:rPr>
              <w:ins w:id="2333" w:author="LKY" w:date="2026-09-15T17:28:15Z"/>
            </w:rPr>
          </w:pPr>
          <w:ins w:id="2334" w:author="LKY" w:date="2026-09-15T17:28:15Z">
            <w:r>
              <w:rPr/>
              <w:fldChar w:fldCharType="begin"/>
            </w:r>
          </w:ins>
          <w:ins w:id="2335" w:author="LKY" w:date="2026-09-15T17:28:15Z">
            <w:r>
              <w:rPr/>
              <w:instrText xml:space="preserve"> HYPERLINK \l _Toc4721 </w:instrText>
            </w:r>
          </w:ins>
          <w:ins w:id="2336" w:author="LKY" w:date="2026-09-15T17:28:15Z">
            <w:r>
              <w:rPr/>
              <w:fldChar w:fldCharType="separate"/>
            </w:r>
          </w:ins>
          <w:ins w:id="2337" w:author="LKY" w:date="2026-09-15T17:28:15Z">
            <w:r>
              <w:rPr>
                <w:rFonts w:hint="eastAsia" w:ascii="Times New Roman" w:hAnsi="Times New Roman" w:cs="宋体"/>
                <w:szCs w:val="32"/>
                <w:lang w:val="en-US" w:eastAsia="zh-CN" w:bidi="en-US"/>
              </w:rPr>
              <w:t>2.6 USB接口</w:t>
            </w:r>
          </w:ins>
          <w:ins w:id="2338" w:author="LKY" w:date="2026-09-15T17:28:15Z">
            <w:r>
              <w:rPr/>
              <w:tab/>
            </w:r>
          </w:ins>
          <w:ins w:id="2339" w:author="LKY" w:date="2026-09-15T17:28:15Z">
            <w:r>
              <w:rPr/>
              <w:fldChar w:fldCharType="begin"/>
            </w:r>
          </w:ins>
          <w:ins w:id="2340" w:author="LKY" w:date="2026-09-15T17:28:15Z">
            <w:r>
              <w:rPr/>
              <w:instrText xml:space="preserve"> PAGEREF _Toc4721 \h </w:instrText>
            </w:r>
          </w:ins>
          <w:ins w:id="2341" w:author="LKY" w:date="2026-09-15T17:28:15Z">
            <w:r>
              <w:rPr/>
              <w:fldChar w:fldCharType="separate"/>
            </w:r>
          </w:ins>
          <w:ins w:id="2342" w:author="LKY" w:date="2026-09-15T17:28:15Z">
            <w:r>
              <w:rPr/>
              <w:t>26</w:t>
            </w:r>
          </w:ins>
          <w:ins w:id="2343" w:author="LKY" w:date="2026-09-15T17:28:15Z">
            <w:r>
              <w:rPr/>
              <w:fldChar w:fldCharType="end"/>
            </w:r>
          </w:ins>
          <w:ins w:id="2344" w:author="LKY" w:date="2026-09-15T17:28:15Z">
            <w:r>
              <w:rPr/>
              <w:fldChar w:fldCharType="end"/>
            </w:r>
          </w:ins>
        </w:p>
        <w:p w14:paraId="10B7E5D6">
          <w:pPr>
            <w:pStyle w:val="11"/>
            <w:tabs>
              <w:tab w:val="right" w:leader="dot" w:pos="8306"/>
            </w:tabs>
            <w:rPr>
              <w:ins w:id="2345" w:author="LKY" w:date="2026-09-15T17:28:15Z"/>
            </w:rPr>
          </w:pPr>
          <w:ins w:id="2346" w:author="LKY" w:date="2026-09-15T17:28:15Z">
            <w:r>
              <w:rPr/>
              <w:fldChar w:fldCharType="begin"/>
            </w:r>
          </w:ins>
          <w:ins w:id="2347" w:author="LKY" w:date="2026-09-15T17:28:15Z">
            <w:r>
              <w:rPr/>
              <w:instrText xml:space="preserve"> HYPERLINK \l _Toc14762 </w:instrText>
            </w:r>
          </w:ins>
          <w:ins w:id="2348" w:author="LKY" w:date="2026-09-15T17:28:15Z">
            <w:r>
              <w:rPr/>
              <w:fldChar w:fldCharType="separate"/>
            </w:r>
          </w:ins>
          <w:ins w:id="2349" w:author="LKY" w:date="2026-09-15T17:28:15Z">
            <w:r>
              <w:rPr>
                <w:rFonts w:hint="eastAsia" w:ascii="Times New Roman" w:hAnsi="Times New Roman" w:cs="宋体"/>
                <w:szCs w:val="32"/>
                <w:lang w:val="en-US" w:eastAsia="zh-CN" w:bidi="en-US"/>
              </w:rPr>
              <w:t>2.7 HDMI接口</w:t>
            </w:r>
          </w:ins>
          <w:ins w:id="2350" w:author="LKY" w:date="2026-09-15T17:28:15Z">
            <w:r>
              <w:rPr/>
              <w:tab/>
            </w:r>
          </w:ins>
          <w:ins w:id="2351" w:author="LKY" w:date="2026-09-15T17:28:15Z">
            <w:r>
              <w:rPr/>
              <w:fldChar w:fldCharType="begin"/>
            </w:r>
          </w:ins>
          <w:ins w:id="2352" w:author="LKY" w:date="2026-09-15T17:28:15Z">
            <w:r>
              <w:rPr/>
              <w:instrText xml:space="preserve"> PAGEREF _Toc14762 \h </w:instrText>
            </w:r>
          </w:ins>
          <w:ins w:id="2353" w:author="LKY" w:date="2026-09-15T17:28:15Z">
            <w:r>
              <w:rPr/>
              <w:fldChar w:fldCharType="separate"/>
            </w:r>
          </w:ins>
          <w:ins w:id="2354" w:author="LKY" w:date="2026-09-15T17:28:15Z">
            <w:r>
              <w:rPr/>
              <w:t>28</w:t>
            </w:r>
          </w:ins>
          <w:ins w:id="2355" w:author="LKY" w:date="2026-09-15T17:28:15Z">
            <w:r>
              <w:rPr/>
              <w:fldChar w:fldCharType="end"/>
            </w:r>
          </w:ins>
          <w:ins w:id="2356" w:author="LKY" w:date="2026-09-15T17:28:15Z">
            <w:r>
              <w:rPr/>
              <w:fldChar w:fldCharType="end"/>
            </w:r>
          </w:ins>
        </w:p>
        <w:p w14:paraId="26A8DB73">
          <w:pPr>
            <w:pStyle w:val="11"/>
            <w:tabs>
              <w:tab w:val="right" w:leader="dot" w:pos="8306"/>
            </w:tabs>
            <w:rPr>
              <w:ins w:id="2357" w:author="LKY" w:date="2026-09-15T17:28:15Z"/>
            </w:rPr>
          </w:pPr>
          <w:ins w:id="2358" w:author="LKY" w:date="2026-09-15T17:28:15Z">
            <w:r>
              <w:rPr/>
              <w:fldChar w:fldCharType="begin"/>
            </w:r>
          </w:ins>
          <w:ins w:id="2359" w:author="LKY" w:date="2026-09-15T17:28:15Z">
            <w:r>
              <w:rPr/>
              <w:instrText xml:space="preserve"> HYPERLINK \l _Toc29859 </w:instrText>
            </w:r>
          </w:ins>
          <w:ins w:id="2360" w:author="LKY" w:date="2026-09-15T17:28:15Z">
            <w:r>
              <w:rPr/>
              <w:fldChar w:fldCharType="separate"/>
            </w:r>
          </w:ins>
          <w:ins w:id="2361" w:author="LKY" w:date="2026-09-15T17:28:15Z">
            <w:r>
              <w:rPr>
                <w:rFonts w:hint="eastAsia" w:ascii="Times New Roman" w:hAnsi="Times New Roman" w:cs="宋体"/>
                <w:kern w:val="2"/>
                <w:szCs w:val="32"/>
                <w:lang w:val="en-US" w:eastAsia="zh-CN" w:bidi="en-US"/>
              </w:rPr>
              <w:t>2.8调试串口</w:t>
            </w:r>
          </w:ins>
          <w:ins w:id="2362" w:author="LKY" w:date="2026-09-15T17:28:15Z">
            <w:r>
              <w:rPr/>
              <w:tab/>
            </w:r>
          </w:ins>
          <w:ins w:id="2363" w:author="LKY" w:date="2026-09-15T17:28:15Z">
            <w:r>
              <w:rPr/>
              <w:fldChar w:fldCharType="begin"/>
            </w:r>
          </w:ins>
          <w:ins w:id="2364" w:author="LKY" w:date="2026-09-15T17:28:15Z">
            <w:r>
              <w:rPr/>
              <w:instrText xml:space="preserve"> PAGEREF _Toc29859 \h </w:instrText>
            </w:r>
          </w:ins>
          <w:ins w:id="2365" w:author="LKY" w:date="2026-09-15T17:28:15Z">
            <w:r>
              <w:rPr/>
              <w:fldChar w:fldCharType="separate"/>
            </w:r>
          </w:ins>
          <w:ins w:id="2366" w:author="LKY" w:date="2026-09-15T17:28:15Z">
            <w:r>
              <w:rPr/>
              <w:t>29</w:t>
            </w:r>
          </w:ins>
          <w:ins w:id="2367" w:author="LKY" w:date="2026-09-15T17:28:15Z">
            <w:r>
              <w:rPr/>
              <w:fldChar w:fldCharType="end"/>
            </w:r>
          </w:ins>
          <w:ins w:id="2368" w:author="LKY" w:date="2026-09-15T17:28:15Z">
            <w:r>
              <w:rPr/>
              <w:fldChar w:fldCharType="end"/>
            </w:r>
          </w:ins>
        </w:p>
        <w:p w14:paraId="35930677">
          <w:pPr>
            <w:pStyle w:val="11"/>
            <w:tabs>
              <w:tab w:val="right" w:leader="dot" w:pos="8306"/>
            </w:tabs>
            <w:rPr>
              <w:ins w:id="2369" w:author="LKY" w:date="2026-09-15T17:28:15Z"/>
            </w:rPr>
          </w:pPr>
          <w:ins w:id="2370" w:author="LKY" w:date="2026-09-15T17:28:15Z">
            <w:r>
              <w:rPr/>
              <w:fldChar w:fldCharType="begin"/>
            </w:r>
          </w:ins>
          <w:ins w:id="2371" w:author="LKY" w:date="2026-09-15T17:28:15Z">
            <w:r>
              <w:rPr/>
              <w:instrText xml:space="preserve"> HYPERLINK \l _Toc1467 </w:instrText>
            </w:r>
          </w:ins>
          <w:ins w:id="2372" w:author="LKY" w:date="2026-09-15T17:28:15Z">
            <w:r>
              <w:rPr/>
              <w:fldChar w:fldCharType="separate"/>
            </w:r>
          </w:ins>
          <w:ins w:id="2373" w:author="LKY" w:date="2026-09-15T17:28:15Z">
            <w:r>
              <w:rPr>
                <w:rFonts w:hint="eastAsia" w:ascii="Times New Roman" w:hAnsi="Times New Roman" w:cs="宋体"/>
                <w:kern w:val="2"/>
                <w:szCs w:val="32"/>
                <w:lang w:val="en-US" w:eastAsia="zh-CN" w:bidi="en-US"/>
              </w:rPr>
              <w:t>2.9 SIM卡插槽</w:t>
            </w:r>
          </w:ins>
          <w:ins w:id="2374" w:author="LKY" w:date="2026-09-15T17:28:15Z">
            <w:r>
              <w:rPr/>
              <w:tab/>
            </w:r>
          </w:ins>
          <w:ins w:id="2375" w:author="LKY" w:date="2026-09-15T17:28:15Z">
            <w:r>
              <w:rPr/>
              <w:fldChar w:fldCharType="begin"/>
            </w:r>
          </w:ins>
          <w:ins w:id="2376" w:author="LKY" w:date="2026-09-15T17:28:15Z">
            <w:r>
              <w:rPr/>
              <w:instrText xml:space="preserve"> PAGEREF _Toc1467 \h </w:instrText>
            </w:r>
          </w:ins>
          <w:ins w:id="2377" w:author="LKY" w:date="2026-09-15T17:28:15Z">
            <w:r>
              <w:rPr/>
              <w:fldChar w:fldCharType="separate"/>
            </w:r>
          </w:ins>
          <w:ins w:id="2378" w:author="LKY" w:date="2026-09-15T17:28:15Z">
            <w:r>
              <w:rPr/>
              <w:t>29</w:t>
            </w:r>
          </w:ins>
          <w:ins w:id="2379" w:author="LKY" w:date="2026-09-15T17:28:15Z">
            <w:r>
              <w:rPr/>
              <w:fldChar w:fldCharType="end"/>
            </w:r>
          </w:ins>
          <w:ins w:id="2380" w:author="LKY" w:date="2026-09-15T17:28:15Z">
            <w:r>
              <w:rPr/>
              <w:fldChar w:fldCharType="end"/>
            </w:r>
          </w:ins>
        </w:p>
        <w:p w14:paraId="31F2BE7B">
          <w:pPr>
            <w:pStyle w:val="11"/>
            <w:tabs>
              <w:tab w:val="right" w:leader="dot" w:pos="8306"/>
            </w:tabs>
            <w:rPr>
              <w:ins w:id="2381" w:author="LKY" w:date="2026-09-15T17:28:15Z"/>
            </w:rPr>
          </w:pPr>
          <w:ins w:id="2382" w:author="LKY" w:date="2026-09-15T17:28:15Z">
            <w:r>
              <w:rPr/>
              <w:fldChar w:fldCharType="begin"/>
            </w:r>
          </w:ins>
          <w:ins w:id="2383" w:author="LKY" w:date="2026-09-15T17:28:15Z">
            <w:r>
              <w:rPr/>
              <w:instrText xml:space="preserve"> HYPERLINK \l _Toc20634 </w:instrText>
            </w:r>
          </w:ins>
          <w:ins w:id="2384" w:author="LKY" w:date="2026-09-15T17:28:15Z">
            <w:r>
              <w:rPr/>
              <w:fldChar w:fldCharType="separate"/>
            </w:r>
          </w:ins>
          <w:ins w:id="2385" w:author="LKY" w:date="2026-09-15T17:28:15Z">
            <w:r>
              <w:rPr>
                <w:rFonts w:hint="eastAsia" w:ascii="Times New Roman" w:hAnsi="Times New Roman" w:cs="宋体"/>
                <w:kern w:val="2"/>
                <w:szCs w:val="32"/>
                <w:lang w:val="en-US" w:eastAsia="zh-CN" w:bidi="en-US"/>
              </w:rPr>
              <w:t>2.10 SD卡插槽</w:t>
            </w:r>
          </w:ins>
          <w:ins w:id="2386" w:author="LKY" w:date="2026-09-15T17:28:15Z">
            <w:r>
              <w:rPr/>
              <w:tab/>
            </w:r>
          </w:ins>
          <w:ins w:id="2387" w:author="LKY" w:date="2026-09-15T17:28:15Z">
            <w:r>
              <w:rPr/>
              <w:fldChar w:fldCharType="begin"/>
            </w:r>
          </w:ins>
          <w:ins w:id="2388" w:author="LKY" w:date="2026-09-15T17:28:15Z">
            <w:r>
              <w:rPr/>
              <w:instrText xml:space="preserve"> PAGEREF _Toc20634 \h </w:instrText>
            </w:r>
          </w:ins>
          <w:ins w:id="2389" w:author="LKY" w:date="2026-09-15T17:28:15Z">
            <w:r>
              <w:rPr/>
              <w:fldChar w:fldCharType="separate"/>
            </w:r>
          </w:ins>
          <w:ins w:id="2390" w:author="LKY" w:date="2026-09-15T17:28:15Z">
            <w:r>
              <w:rPr/>
              <w:t>29</w:t>
            </w:r>
          </w:ins>
          <w:ins w:id="2391" w:author="LKY" w:date="2026-09-15T17:28:15Z">
            <w:r>
              <w:rPr/>
              <w:fldChar w:fldCharType="end"/>
            </w:r>
          </w:ins>
          <w:ins w:id="2392" w:author="LKY" w:date="2026-09-15T17:28:15Z">
            <w:r>
              <w:rPr/>
              <w:fldChar w:fldCharType="end"/>
            </w:r>
          </w:ins>
        </w:p>
        <w:p w14:paraId="46FAE779">
          <w:pPr>
            <w:pStyle w:val="11"/>
            <w:tabs>
              <w:tab w:val="right" w:leader="dot" w:pos="8306"/>
            </w:tabs>
            <w:rPr>
              <w:ins w:id="2393" w:author="LKY" w:date="2026-09-15T17:28:15Z"/>
            </w:rPr>
          </w:pPr>
          <w:ins w:id="2394" w:author="LKY" w:date="2026-09-15T17:28:15Z">
            <w:r>
              <w:rPr/>
              <w:fldChar w:fldCharType="begin"/>
            </w:r>
          </w:ins>
          <w:ins w:id="2395" w:author="LKY" w:date="2026-09-15T17:28:15Z">
            <w:r>
              <w:rPr/>
              <w:instrText xml:space="preserve"> HYPERLINK \l _Toc26875 </w:instrText>
            </w:r>
          </w:ins>
          <w:ins w:id="2396" w:author="LKY" w:date="2026-09-15T17:28:15Z">
            <w:r>
              <w:rPr/>
              <w:fldChar w:fldCharType="separate"/>
            </w:r>
          </w:ins>
          <w:ins w:id="2397" w:author="LKY" w:date="2026-09-15T17:28:15Z">
            <w:r>
              <w:rPr>
                <w:rFonts w:hint="eastAsia" w:ascii="Times New Roman" w:hAnsi="Times New Roman" w:cs="宋体"/>
                <w:kern w:val="2"/>
                <w:szCs w:val="32"/>
                <w:lang w:val="en-US" w:eastAsia="zh-CN" w:bidi="en-US"/>
              </w:rPr>
              <w:t>2.11重启按钮</w:t>
            </w:r>
          </w:ins>
          <w:ins w:id="2398" w:author="LKY" w:date="2026-09-15T17:28:15Z">
            <w:r>
              <w:rPr/>
              <w:tab/>
            </w:r>
          </w:ins>
          <w:ins w:id="2399" w:author="LKY" w:date="2026-09-15T17:28:15Z">
            <w:r>
              <w:rPr/>
              <w:fldChar w:fldCharType="begin"/>
            </w:r>
          </w:ins>
          <w:ins w:id="2400" w:author="LKY" w:date="2026-09-15T17:28:15Z">
            <w:r>
              <w:rPr/>
              <w:instrText xml:space="preserve"> PAGEREF _Toc26875 \h </w:instrText>
            </w:r>
          </w:ins>
          <w:ins w:id="2401" w:author="LKY" w:date="2026-09-15T17:28:15Z">
            <w:r>
              <w:rPr/>
              <w:fldChar w:fldCharType="separate"/>
            </w:r>
          </w:ins>
          <w:ins w:id="2402" w:author="LKY" w:date="2026-09-15T17:28:15Z">
            <w:r>
              <w:rPr/>
              <w:t>31</w:t>
            </w:r>
          </w:ins>
          <w:ins w:id="2403" w:author="LKY" w:date="2026-09-15T17:28:15Z">
            <w:r>
              <w:rPr/>
              <w:fldChar w:fldCharType="end"/>
            </w:r>
          </w:ins>
          <w:ins w:id="2404" w:author="LKY" w:date="2026-09-15T17:28:15Z">
            <w:r>
              <w:rPr/>
              <w:fldChar w:fldCharType="end"/>
            </w:r>
          </w:ins>
        </w:p>
        <w:p w14:paraId="019469B4">
          <w:pPr>
            <w:pStyle w:val="11"/>
            <w:tabs>
              <w:tab w:val="right" w:leader="dot" w:pos="8306"/>
            </w:tabs>
            <w:rPr>
              <w:ins w:id="2405" w:author="LKY" w:date="2026-09-15T17:28:15Z"/>
            </w:rPr>
          </w:pPr>
          <w:ins w:id="2406" w:author="LKY" w:date="2026-09-15T17:28:15Z">
            <w:r>
              <w:rPr/>
              <w:fldChar w:fldCharType="begin"/>
            </w:r>
          </w:ins>
          <w:ins w:id="2407" w:author="LKY" w:date="2026-09-15T17:28:15Z">
            <w:r>
              <w:rPr/>
              <w:instrText xml:space="preserve"> HYPERLINK \l _Toc6799 </w:instrText>
            </w:r>
          </w:ins>
          <w:ins w:id="2408" w:author="LKY" w:date="2026-09-15T17:28:15Z">
            <w:r>
              <w:rPr/>
              <w:fldChar w:fldCharType="separate"/>
            </w:r>
          </w:ins>
          <w:ins w:id="2409" w:author="LKY" w:date="2026-09-15T17:28:15Z">
            <w:r>
              <w:rPr>
                <w:rFonts w:hint="eastAsia" w:ascii="Times New Roman" w:hAnsi="Times New Roman" w:cs="宋体"/>
                <w:kern w:val="2"/>
                <w:szCs w:val="32"/>
                <w:lang w:val="en-US" w:eastAsia="zh-CN" w:bidi="en-US"/>
              </w:rPr>
              <w:t>2.12 PCIE接口</w:t>
            </w:r>
          </w:ins>
          <w:ins w:id="2410" w:author="LKY" w:date="2026-09-15T17:28:15Z">
            <w:r>
              <w:rPr/>
              <w:tab/>
            </w:r>
          </w:ins>
          <w:ins w:id="2411" w:author="LKY" w:date="2026-09-15T17:28:15Z">
            <w:r>
              <w:rPr/>
              <w:fldChar w:fldCharType="begin"/>
            </w:r>
          </w:ins>
          <w:ins w:id="2412" w:author="LKY" w:date="2026-09-15T17:28:15Z">
            <w:r>
              <w:rPr/>
              <w:instrText xml:space="preserve"> PAGEREF _Toc6799 \h </w:instrText>
            </w:r>
          </w:ins>
          <w:ins w:id="2413" w:author="LKY" w:date="2026-09-15T17:28:15Z">
            <w:r>
              <w:rPr/>
              <w:fldChar w:fldCharType="separate"/>
            </w:r>
          </w:ins>
          <w:ins w:id="2414" w:author="LKY" w:date="2026-09-15T17:28:15Z">
            <w:r>
              <w:rPr/>
              <w:t>31</w:t>
            </w:r>
          </w:ins>
          <w:ins w:id="2415" w:author="LKY" w:date="2026-09-15T17:28:15Z">
            <w:r>
              <w:rPr/>
              <w:fldChar w:fldCharType="end"/>
            </w:r>
          </w:ins>
          <w:ins w:id="2416" w:author="LKY" w:date="2026-09-15T17:28:15Z">
            <w:r>
              <w:rPr/>
              <w:fldChar w:fldCharType="end"/>
            </w:r>
          </w:ins>
        </w:p>
        <w:p w14:paraId="68B1D3A7">
          <w:pPr>
            <w:pStyle w:val="7"/>
            <w:tabs>
              <w:tab w:val="right" w:leader="dot" w:pos="8306"/>
            </w:tabs>
            <w:rPr>
              <w:ins w:id="2417" w:author="LKY" w:date="2026-09-15T17:28:15Z"/>
            </w:rPr>
          </w:pPr>
          <w:ins w:id="2418" w:author="LKY" w:date="2026-09-15T17:28:15Z">
            <w:r>
              <w:rPr/>
              <w:fldChar w:fldCharType="begin"/>
            </w:r>
          </w:ins>
          <w:ins w:id="2419" w:author="LKY" w:date="2026-09-15T17:28:15Z">
            <w:r>
              <w:rPr/>
              <w:instrText xml:space="preserve"> HYPERLINK \l _Toc9373 </w:instrText>
            </w:r>
          </w:ins>
          <w:ins w:id="2420" w:author="LKY" w:date="2026-09-15T17:28:15Z">
            <w:r>
              <w:rPr/>
              <w:fldChar w:fldCharType="separate"/>
            </w:r>
          </w:ins>
          <w:ins w:id="2421" w:author="LKY" w:date="2026-09-15T17:28:15Z">
            <w:r>
              <w:rPr>
                <w:rFonts w:hint="eastAsia" w:ascii="Times New Roman" w:hAnsi="Times New Roman" w:eastAsia="宋体" w:cs="宋体"/>
                <w:bCs w:val="0"/>
                <w:szCs w:val="28"/>
                <w:lang w:val="en-US" w:eastAsia="zh-CN" w:bidi="en-US"/>
              </w:rPr>
              <w:t>2.12.1 4G模块</w:t>
            </w:r>
          </w:ins>
          <w:ins w:id="2422" w:author="LKY" w:date="2026-09-15T17:28:15Z">
            <w:r>
              <w:rPr/>
              <w:tab/>
            </w:r>
          </w:ins>
          <w:ins w:id="2423" w:author="LKY" w:date="2026-09-15T17:28:15Z">
            <w:r>
              <w:rPr/>
              <w:fldChar w:fldCharType="begin"/>
            </w:r>
          </w:ins>
          <w:ins w:id="2424" w:author="LKY" w:date="2026-09-15T17:28:15Z">
            <w:r>
              <w:rPr/>
              <w:instrText xml:space="preserve"> PAGEREF _Toc9373 \h </w:instrText>
            </w:r>
          </w:ins>
          <w:ins w:id="2425" w:author="LKY" w:date="2026-09-15T17:28:15Z">
            <w:r>
              <w:rPr/>
              <w:fldChar w:fldCharType="separate"/>
            </w:r>
          </w:ins>
          <w:ins w:id="2426" w:author="LKY" w:date="2026-09-15T17:28:15Z">
            <w:r>
              <w:rPr/>
              <w:t>31</w:t>
            </w:r>
          </w:ins>
          <w:ins w:id="2427" w:author="LKY" w:date="2026-09-15T17:28:15Z">
            <w:r>
              <w:rPr/>
              <w:fldChar w:fldCharType="end"/>
            </w:r>
          </w:ins>
          <w:ins w:id="2428" w:author="LKY" w:date="2026-09-15T17:28:15Z">
            <w:r>
              <w:rPr/>
              <w:fldChar w:fldCharType="end"/>
            </w:r>
          </w:ins>
        </w:p>
        <w:p w14:paraId="27D484EC">
          <w:pPr>
            <w:pStyle w:val="7"/>
            <w:tabs>
              <w:tab w:val="right" w:leader="dot" w:pos="8306"/>
            </w:tabs>
            <w:rPr>
              <w:ins w:id="2429" w:author="LKY" w:date="2026-09-15T17:28:15Z"/>
            </w:rPr>
          </w:pPr>
          <w:ins w:id="2430" w:author="LKY" w:date="2026-09-15T17:28:15Z">
            <w:r>
              <w:rPr/>
              <w:fldChar w:fldCharType="begin"/>
            </w:r>
          </w:ins>
          <w:ins w:id="2431" w:author="LKY" w:date="2026-09-15T17:28:15Z">
            <w:r>
              <w:rPr/>
              <w:instrText xml:space="preserve"> HYPERLINK \l _Toc15681 </w:instrText>
            </w:r>
          </w:ins>
          <w:ins w:id="2432" w:author="LKY" w:date="2026-09-15T17:28:15Z">
            <w:r>
              <w:rPr/>
              <w:fldChar w:fldCharType="separate"/>
            </w:r>
          </w:ins>
          <w:ins w:id="2433" w:author="LKY" w:date="2026-09-15T17:28:15Z">
            <w:r>
              <w:rPr>
                <w:rFonts w:hint="eastAsia" w:ascii="Times New Roman" w:hAnsi="Times New Roman" w:eastAsia="宋体" w:cs="宋体"/>
                <w:bCs w:val="0"/>
                <w:szCs w:val="28"/>
                <w:lang w:val="en-US" w:eastAsia="zh-CN" w:bidi="en-US"/>
              </w:rPr>
              <w:t>2.12.2 Wi-Fi模块</w:t>
            </w:r>
          </w:ins>
          <w:ins w:id="2434" w:author="LKY" w:date="2026-09-15T17:28:15Z">
            <w:r>
              <w:rPr/>
              <w:tab/>
            </w:r>
          </w:ins>
          <w:ins w:id="2435" w:author="LKY" w:date="2026-09-15T17:28:15Z">
            <w:r>
              <w:rPr/>
              <w:fldChar w:fldCharType="begin"/>
            </w:r>
          </w:ins>
          <w:ins w:id="2436" w:author="LKY" w:date="2026-09-15T17:28:15Z">
            <w:r>
              <w:rPr/>
              <w:instrText xml:space="preserve"> PAGEREF _Toc15681 \h </w:instrText>
            </w:r>
          </w:ins>
          <w:ins w:id="2437" w:author="LKY" w:date="2026-09-15T17:28:15Z">
            <w:r>
              <w:rPr/>
              <w:fldChar w:fldCharType="separate"/>
            </w:r>
          </w:ins>
          <w:ins w:id="2438" w:author="LKY" w:date="2026-09-15T17:28:15Z">
            <w:r>
              <w:rPr/>
              <w:t>34</w:t>
            </w:r>
          </w:ins>
          <w:ins w:id="2439" w:author="LKY" w:date="2026-09-15T17:28:15Z">
            <w:r>
              <w:rPr/>
              <w:fldChar w:fldCharType="end"/>
            </w:r>
          </w:ins>
          <w:ins w:id="2440" w:author="LKY" w:date="2026-09-15T17:28:15Z">
            <w:r>
              <w:rPr/>
              <w:fldChar w:fldCharType="end"/>
            </w:r>
          </w:ins>
        </w:p>
        <w:p w14:paraId="16FE8408">
          <w:pPr>
            <w:pStyle w:val="11"/>
            <w:tabs>
              <w:tab w:val="right" w:leader="dot" w:pos="8306"/>
            </w:tabs>
            <w:rPr>
              <w:ins w:id="2441" w:author="LKY" w:date="2026-09-15T17:28:15Z"/>
            </w:rPr>
          </w:pPr>
          <w:ins w:id="2442" w:author="LKY" w:date="2026-09-15T17:28:15Z">
            <w:r>
              <w:rPr/>
              <w:fldChar w:fldCharType="begin"/>
            </w:r>
          </w:ins>
          <w:ins w:id="2443" w:author="LKY" w:date="2026-09-15T17:28:15Z">
            <w:r>
              <w:rPr/>
              <w:instrText xml:space="preserve"> HYPERLINK \l _Toc21849 </w:instrText>
            </w:r>
          </w:ins>
          <w:ins w:id="2444" w:author="LKY" w:date="2026-09-15T17:28:15Z">
            <w:r>
              <w:rPr/>
              <w:fldChar w:fldCharType="separate"/>
            </w:r>
          </w:ins>
          <w:ins w:id="2445" w:author="LKY" w:date="2026-09-15T17:28:15Z">
            <w:r>
              <w:rPr>
                <w:rFonts w:hint="eastAsia" w:ascii="Times New Roman" w:hAnsi="Times New Roman" w:cs="宋体"/>
                <w:kern w:val="2"/>
                <w:szCs w:val="32"/>
                <w:lang w:val="en-US" w:eastAsia="zh-CN" w:bidi="en-US"/>
              </w:rPr>
              <w:t>2.13 M.2接口</w:t>
            </w:r>
          </w:ins>
          <w:ins w:id="2446" w:author="LKY" w:date="2026-09-15T17:28:15Z">
            <w:r>
              <w:rPr/>
              <w:tab/>
            </w:r>
          </w:ins>
          <w:ins w:id="2447" w:author="LKY" w:date="2026-09-15T17:28:15Z">
            <w:r>
              <w:rPr/>
              <w:fldChar w:fldCharType="begin"/>
            </w:r>
          </w:ins>
          <w:ins w:id="2448" w:author="LKY" w:date="2026-09-15T17:28:15Z">
            <w:r>
              <w:rPr/>
              <w:instrText xml:space="preserve"> PAGEREF _Toc21849 \h </w:instrText>
            </w:r>
          </w:ins>
          <w:ins w:id="2449" w:author="LKY" w:date="2026-09-15T17:28:15Z">
            <w:r>
              <w:rPr/>
              <w:fldChar w:fldCharType="separate"/>
            </w:r>
          </w:ins>
          <w:ins w:id="2450" w:author="LKY" w:date="2026-09-15T17:28:15Z">
            <w:r>
              <w:rPr/>
              <w:t>37</w:t>
            </w:r>
          </w:ins>
          <w:ins w:id="2451" w:author="LKY" w:date="2026-09-15T17:28:15Z">
            <w:r>
              <w:rPr/>
              <w:fldChar w:fldCharType="end"/>
            </w:r>
          </w:ins>
          <w:ins w:id="2452" w:author="LKY" w:date="2026-09-15T17:28:15Z">
            <w:r>
              <w:rPr/>
              <w:fldChar w:fldCharType="end"/>
            </w:r>
          </w:ins>
        </w:p>
        <w:p w14:paraId="3EEBEE79">
          <w:pPr>
            <w:pStyle w:val="7"/>
            <w:tabs>
              <w:tab w:val="right" w:leader="dot" w:pos="8306"/>
            </w:tabs>
            <w:rPr>
              <w:ins w:id="2453" w:author="LKY" w:date="2026-09-15T17:28:15Z"/>
            </w:rPr>
          </w:pPr>
          <w:ins w:id="2454" w:author="LKY" w:date="2026-09-15T17:28:15Z">
            <w:r>
              <w:rPr/>
              <w:fldChar w:fldCharType="begin"/>
            </w:r>
          </w:ins>
          <w:ins w:id="2455" w:author="LKY" w:date="2026-09-15T17:28:15Z">
            <w:r>
              <w:rPr/>
              <w:instrText xml:space="preserve"> HYPERLINK \l _Toc5048 </w:instrText>
            </w:r>
          </w:ins>
          <w:ins w:id="2456" w:author="LKY" w:date="2026-09-15T17:28:15Z">
            <w:r>
              <w:rPr/>
              <w:fldChar w:fldCharType="separate"/>
            </w:r>
          </w:ins>
          <w:ins w:id="2457" w:author="LKY" w:date="2026-09-15T17:28:15Z">
            <w:r>
              <w:rPr>
                <w:rFonts w:hint="eastAsia" w:ascii="Times New Roman" w:hAnsi="Times New Roman" w:eastAsia="宋体" w:cs="宋体"/>
                <w:bCs w:val="0"/>
                <w:szCs w:val="28"/>
                <w:lang w:val="en-US" w:eastAsia="zh-CN" w:bidi="en-US"/>
              </w:rPr>
              <w:t>2.13.1 SSD卡</w:t>
            </w:r>
          </w:ins>
          <w:ins w:id="2458" w:author="LKY" w:date="2026-09-15T17:28:15Z">
            <w:r>
              <w:rPr/>
              <w:tab/>
            </w:r>
          </w:ins>
          <w:ins w:id="2459" w:author="LKY" w:date="2026-09-15T17:28:15Z">
            <w:r>
              <w:rPr/>
              <w:fldChar w:fldCharType="begin"/>
            </w:r>
          </w:ins>
          <w:ins w:id="2460" w:author="LKY" w:date="2026-09-15T17:28:15Z">
            <w:r>
              <w:rPr/>
              <w:instrText xml:space="preserve"> PAGEREF _Toc5048 \h </w:instrText>
            </w:r>
          </w:ins>
          <w:ins w:id="2461" w:author="LKY" w:date="2026-09-15T17:28:15Z">
            <w:r>
              <w:rPr/>
              <w:fldChar w:fldCharType="separate"/>
            </w:r>
          </w:ins>
          <w:ins w:id="2462" w:author="LKY" w:date="2026-09-15T17:28:15Z">
            <w:r>
              <w:rPr/>
              <w:t>37</w:t>
            </w:r>
          </w:ins>
          <w:ins w:id="2463" w:author="LKY" w:date="2026-09-15T17:28:15Z">
            <w:r>
              <w:rPr/>
              <w:fldChar w:fldCharType="end"/>
            </w:r>
          </w:ins>
          <w:ins w:id="2464" w:author="LKY" w:date="2026-09-15T17:28:15Z">
            <w:r>
              <w:rPr/>
              <w:fldChar w:fldCharType="end"/>
            </w:r>
          </w:ins>
        </w:p>
        <w:p w14:paraId="57997F3D">
          <w:pPr>
            <w:pStyle w:val="11"/>
            <w:tabs>
              <w:tab w:val="right" w:leader="dot" w:pos="8306"/>
            </w:tabs>
            <w:rPr>
              <w:ins w:id="2465" w:author="LKY" w:date="2026-09-15T17:28:15Z"/>
            </w:rPr>
          </w:pPr>
          <w:ins w:id="2466" w:author="LKY" w:date="2026-09-15T17:28:15Z">
            <w:r>
              <w:rPr/>
              <w:fldChar w:fldCharType="begin"/>
            </w:r>
          </w:ins>
          <w:ins w:id="2467" w:author="LKY" w:date="2026-09-15T17:28:15Z">
            <w:r>
              <w:rPr/>
              <w:instrText xml:space="preserve"> HYPERLINK \l _Toc32410 </w:instrText>
            </w:r>
          </w:ins>
          <w:ins w:id="2468" w:author="LKY" w:date="2026-09-15T17:28:15Z">
            <w:r>
              <w:rPr/>
              <w:fldChar w:fldCharType="separate"/>
            </w:r>
          </w:ins>
          <w:ins w:id="2469" w:author="LKY" w:date="2026-09-15T17:28:15Z">
            <w:r>
              <w:rPr>
                <w:rFonts w:hint="eastAsia" w:ascii="Times New Roman" w:hAnsi="Times New Roman" w:cs="宋体"/>
                <w:kern w:val="2"/>
                <w:szCs w:val="32"/>
                <w:lang w:val="en-US" w:eastAsia="zh-CN" w:bidi="en-US"/>
              </w:rPr>
              <w:t>2.14硬件看门狗</w:t>
            </w:r>
          </w:ins>
          <w:ins w:id="2470" w:author="LKY" w:date="2026-09-15T17:28:15Z">
            <w:r>
              <w:rPr/>
              <w:tab/>
            </w:r>
          </w:ins>
          <w:ins w:id="2471" w:author="LKY" w:date="2026-09-15T17:28:15Z">
            <w:r>
              <w:rPr/>
              <w:fldChar w:fldCharType="begin"/>
            </w:r>
          </w:ins>
          <w:ins w:id="2472" w:author="LKY" w:date="2026-09-15T17:28:15Z">
            <w:r>
              <w:rPr/>
              <w:instrText xml:space="preserve"> PAGEREF _Toc32410 \h </w:instrText>
            </w:r>
          </w:ins>
          <w:ins w:id="2473" w:author="LKY" w:date="2026-09-15T17:28:15Z">
            <w:r>
              <w:rPr/>
              <w:fldChar w:fldCharType="separate"/>
            </w:r>
          </w:ins>
          <w:ins w:id="2474" w:author="LKY" w:date="2026-09-15T17:28:15Z">
            <w:r>
              <w:rPr/>
              <w:t>38</w:t>
            </w:r>
          </w:ins>
          <w:ins w:id="2475" w:author="LKY" w:date="2026-09-15T17:28:15Z">
            <w:r>
              <w:rPr/>
              <w:fldChar w:fldCharType="end"/>
            </w:r>
          </w:ins>
          <w:ins w:id="2476" w:author="LKY" w:date="2026-09-15T17:28:15Z">
            <w:r>
              <w:rPr/>
              <w:fldChar w:fldCharType="end"/>
            </w:r>
          </w:ins>
        </w:p>
        <w:p w14:paraId="29EE2051">
          <w:pPr>
            <w:pStyle w:val="11"/>
            <w:tabs>
              <w:tab w:val="right" w:leader="dot" w:pos="8306"/>
            </w:tabs>
            <w:rPr>
              <w:ins w:id="2477" w:author="LKY" w:date="2026-09-15T17:28:15Z"/>
            </w:rPr>
          </w:pPr>
          <w:ins w:id="2478" w:author="LKY" w:date="2026-09-15T17:28:15Z">
            <w:r>
              <w:rPr/>
              <w:fldChar w:fldCharType="begin"/>
            </w:r>
          </w:ins>
          <w:ins w:id="2479" w:author="LKY" w:date="2026-09-15T17:28:15Z">
            <w:r>
              <w:rPr/>
              <w:instrText xml:space="preserve"> HYPERLINK \l _Toc24104 </w:instrText>
            </w:r>
          </w:ins>
          <w:ins w:id="2480" w:author="LKY" w:date="2026-09-15T17:28:15Z">
            <w:r>
              <w:rPr/>
              <w:fldChar w:fldCharType="separate"/>
            </w:r>
          </w:ins>
          <w:ins w:id="2481" w:author="LKY" w:date="2026-09-15T17:28:15Z">
            <w:r>
              <w:rPr>
                <w:rFonts w:hint="eastAsia" w:ascii="Times New Roman" w:hAnsi="Times New Roman" w:cs="宋体"/>
                <w:kern w:val="2"/>
                <w:szCs w:val="32"/>
                <w:lang w:val="en-US" w:eastAsia="zh-CN" w:bidi="en-US"/>
              </w:rPr>
              <w:t>2.15外部RTC</w:t>
            </w:r>
          </w:ins>
          <w:ins w:id="2482" w:author="LKY" w:date="2026-09-15T17:28:15Z">
            <w:r>
              <w:rPr/>
              <w:tab/>
            </w:r>
          </w:ins>
          <w:ins w:id="2483" w:author="LKY" w:date="2026-09-15T17:28:15Z">
            <w:r>
              <w:rPr/>
              <w:fldChar w:fldCharType="begin"/>
            </w:r>
          </w:ins>
          <w:ins w:id="2484" w:author="LKY" w:date="2026-09-15T17:28:15Z">
            <w:r>
              <w:rPr/>
              <w:instrText xml:space="preserve"> PAGEREF _Toc24104 \h </w:instrText>
            </w:r>
          </w:ins>
          <w:ins w:id="2485" w:author="LKY" w:date="2026-09-15T17:28:15Z">
            <w:r>
              <w:rPr/>
              <w:fldChar w:fldCharType="separate"/>
            </w:r>
          </w:ins>
          <w:ins w:id="2486" w:author="LKY" w:date="2026-09-15T17:28:15Z">
            <w:r>
              <w:rPr/>
              <w:t>38</w:t>
            </w:r>
          </w:ins>
          <w:ins w:id="2487" w:author="LKY" w:date="2026-09-15T17:28:15Z">
            <w:r>
              <w:rPr/>
              <w:fldChar w:fldCharType="end"/>
            </w:r>
          </w:ins>
          <w:ins w:id="2488" w:author="LKY" w:date="2026-09-15T17:28:15Z">
            <w:r>
              <w:rPr/>
              <w:fldChar w:fldCharType="end"/>
            </w:r>
          </w:ins>
        </w:p>
        <w:p w14:paraId="13021390">
          <w:pPr>
            <w:pStyle w:val="11"/>
            <w:tabs>
              <w:tab w:val="right" w:leader="dot" w:pos="8306"/>
            </w:tabs>
            <w:rPr>
              <w:ins w:id="2489" w:author="LKY" w:date="2026-09-15T17:28:15Z"/>
            </w:rPr>
          </w:pPr>
          <w:ins w:id="2490" w:author="LKY" w:date="2026-09-15T17:28:15Z">
            <w:r>
              <w:rPr/>
              <w:fldChar w:fldCharType="begin"/>
            </w:r>
          </w:ins>
          <w:ins w:id="2491" w:author="LKY" w:date="2026-09-15T17:28:15Z">
            <w:r>
              <w:rPr/>
              <w:instrText xml:space="preserve"> HYPERLINK \l _Toc26707 </w:instrText>
            </w:r>
          </w:ins>
          <w:ins w:id="2492" w:author="LKY" w:date="2026-09-15T17:28:15Z">
            <w:r>
              <w:rPr/>
              <w:fldChar w:fldCharType="separate"/>
            </w:r>
          </w:ins>
          <w:ins w:id="2493" w:author="LKY" w:date="2026-09-15T17:28:15Z">
            <w:r>
              <w:rPr>
                <w:rFonts w:hint="eastAsia" w:ascii="Times New Roman" w:hAnsi="Times New Roman" w:cs="宋体"/>
                <w:kern w:val="2"/>
                <w:szCs w:val="32"/>
                <w:lang w:val="en-US" w:eastAsia="zh-CN" w:bidi="en-US"/>
              </w:rPr>
              <w:t>2.16加密芯片</w:t>
            </w:r>
          </w:ins>
          <w:ins w:id="2494" w:author="LKY" w:date="2026-09-15T17:28:15Z">
            <w:r>
              <w:rPr/>
              <w:tab/>
            </w:r>
          </w:ins>
          <w:ins w:id="2495" w:author="LKY" w:date="2026-09-15T17:28:15Z">
            <w:r>
              <w:rPr/>
              <w:fldChar w:fldCharType="begin"/>
            </w:r>
          </w:ins>
          <w:ins w:id="2496" w:author="LKY" w:date="2026-09-15T17:28:15Z">
            <w:r>
              <w:rPr/>
              <w:instrText xml:space="preserve"> PAGEREF _Toc26707 \h </w:instrText>
            </w:r>
          </w:ins>
          <w:ins w:id="2497" w:author="LKY" w:date="2026-09-15T17:28:15Z">
            <w:r>
              <w:rPr/>
              <w:fldChar w:fldCharType="separate"/>
            </w:r>
          </w:ins>
          <w:ins w:id="2498" w:author="LKY" w:date="2026-09-15T17:28:15Z">
            <w:r>
              <w:rPr/>
              <w:t>39</w:t>
            </w:r>
          </w:ins>
          <w:ins w:id="2499" w:author="LKY" w:date="2026-09-15T17:28:15Z">
            <w:r>
              <w:rPr/>
              <w:fldChar w:fldCharType="end"/>
            </w:r>
          </w:ins>
          <w:ins w:id="2500" w:author="LKY" w:date="2026-09-15T17:28:15Z">
            <w:r>
              <w:rPr/>
              <w:fldChar w:fldCharType="end"/>
            </w:r>
          </w:ins>
        </w:p>
        <w:p w14:paraId="210671DD">
          <w:pPr>
            <w:pStyle w:val="10"/>
            <w:tabs>
              <w:tab w:val="right" w:leader="dot" w:pos="8306"/>
            </w:tabs>
            <w:rPr>
              <w:ins w:id="2501" w:author="LKY" w:date="2026-09-15T17:28:15Z"/>
            </w:rPr>
          </w:pPr>
          <w:ins w:id="2502" w:author="LKY" w:date="2026-09-15T17:28:15Z">
            <w:r>
              <w:rPr/>
              <w:fldChar w:fldCharType="begin"/>
            </w:r>
          </w:ins>
          <w:ins w:id="2503" w:author="LKY" w:date="2026-09-15T17:28:15Z">
            <w:r>
              <w:rPr/>
              <w:instrText xml:space="preserve"> HYPERLINK \l _Toc29442 </w:instrText>
            </w:r>
          </w:ins>
          <w:ins w:id="2504" w:author="LKY" w:date="2026-09-15T17:28:15Z">
            <w:r>
              <w:rPr/>
              <w:fldChar w:fldCharType="separate"/>
            </w:r>
          </w:ins>
          <w:ins w:id="2505" w:author="LKY" w:date="2026-09-15T17:28:15Z">
            <w:r>
              <w:rPr>
                <w:rFonts w:hint="eastAsia"/>
                <w:lang w:val="en-US" w:eastAsia="zh-CN"/>
              </w:rPr>
              <w:t>3.设备登录</w:t>
            </w:r>
          </w:ins>
          <w:ins w:id="2506" w:author="LKY" w:date="2026-09-15T17:28:15Z">
            <w:r>
              <w:rPr/>
              <w:tab/>
            </w:r>
          </w:ins>
          <w:ins w:id="2507" w:author="LKY" w:date="2026-09-15T17:28:15Z">
            <w:r>
              <w:rPr/>
              <w:fldChar w:fldCharType="begin"/>
            </w:r>
          </w:ins>
          <w:ins w:id="2508" w:author="LKY" w:date="2026-09-15T17:28:15Z">
            <w:r>
              <w:rPr/>
              <w:instrText xml:space="preserve"> PAGEREF _Toc29442 \h </w:instrText>
            </w:r>
          </w:ins>
          <w:ins w:id="2509" w:author="LKY" w:date="2026-09-15T17:28:15Z">
            <w:r>
              <w:rPr/>
              <w:fldChar w:fldCharType="separate"/>
            </w:r>
          </w:ins>
          <w:ins w:id="2510" w:author="LKY" w:date="2026-09-15T17:28:15Z">
            <w:r>
              <w:rPr/>
              <w:t>40</w:t>
            </w:r>
          </w:ins>
          <w:ins w:id="2511" w:author="LKY" w:date="2026-09-15T17:28:15Z">
            <w:r>
              <w:rPr/>
              <w:fldChar w:fldCharType="end"/>
            </w:r>
          </w:ins>
          <w:ins w:id="2512" w:author="LKY" w:date="2026-09-15T17:28:15Z">
            <w:r>
              <w:rPr/>
              <w:fldChar w:fldCharType="end"/>
            </w:r>
          </w:ins>
        </w:p>
        <w:p w14:paraId="024B870D">
          <w:pPr>
            <w:pStyle w:val="11"/>
            <w:tabs>
              <w:tab w:val="right" w:leader="dot" w:pos="8306"/>
            </w:tabs>
            <w:rPr>
              <w:ins w:id="2513" w:author="LKY" w:date="2026-09-15T17:28:15Z"/>
            </w:rPr>
          </w:pPr>
          <w:ins w:id="2514" w:author="LKY" w:date="2026-09-15T17:28:15Z">
            <w:r>
              <w:rPr/>
              <w:fldChar w:fldCharType="begin"/>
            </w:r>
          </w:ins>
          <w:ins w:id="2515" w:author="LKY" w:date="2026-09-15T17:28:15Z">
            <w:r>
              <w:rPr/>
              <w:instrText xml:space="preserve"> HYPERLINK \l _Toc11348 </w:instrText>
            </w:r>
          </w:ins>
          <w:ins w:id="2516" w:author="LKY" w:date="2026-09-15T17:28:15Z">
            <w:r>
              <w:rPr/>
              <w:fldChar w:fldCharType="separate"/>
            </w:r>
          </w:ins>
          <w:ins w:id="2517" w:author="LKY" w:date="2026-09-15T17:28:15Z">
            <w:r>
              <w:rPr>
                <w:rFonts w:hint="eastAsia" w:ascii="Times New Roman" w:hAnsi="Times New Roman" w:eastAsia="宋体" w:cs="宋体"/>
                <w:bCs/>
                <w:iCs/>
                <w:szCs w:val="32"/>
                <w:lang w:val="en-US" w:eastAsia="zh-CN"/>
              </w:rPr>
              <w:t>3.1 USB登录</w:t>
            </w:r>
          </w:ins>
          <w:ins w:id="2518" w:author="LKY" w:date="2026-09-15T17:28:15Z">
            <w:r>
              <w:rPr/>
              <w:tab/>
            </w:r>
          </w:ins>
          <w:ins w:id="2519" w:author="LKY" w:date="2026-09-15T17:28:15Z">
            <w:r>
              <w:rPr/>
              <w:fldChar w:fldCharType="begin"/>
            </w:r>
          </w:ins>
          <w:ins w:id="2520" w:author="LKY" w:date="2026-09-15T17:28:15Z">
            <w:r>
              <w:rPr/>
              <w:instrText xml:space="preserve"> PAGEREF _Toc11348 \h </w:instrText>
            </w:r>
          </w:ins>
          <w:ins w:id="2521" w:author="LKY" w:date="2026-09-15T17:28:15Z">
            <w:r>
              <w:rPr/>
              <w:fldChar w:fldCharType="separate"/>
            </w:r>
          </w:ins>
          <w:ins w:id="2522" w:author="LKY" w:date="2026-09-15T17:28:15Z">
            <w:r>
              <w:rPr/>
              <w:t>40</w:t>
            </w:r>
          </w:ins>
          <w:ins w:id="2523" w:author="LKY" w:date="2026-09-15T17:28:15Z">
            <w:r>
              <w:rPr/>
              <w:fldChar w:fldCharType="end"/>
            </w:r>
          </w:ins>
          <w:ins w:id="2524" w:author="LKY" w:date="2026-09-15T17:28:15Z">
            <w:r>
              <w:rPr/>
              <w:fldChar w:fldCharType="end"/>
            </w:r>
          </w:ins>
        </w:p>
        <w:p w14:paraId="7247E6F9">
          <w:pPr>
            <w:pStyle w:val="11"/>
            <w:tabs>
              <w:tab w:val="right" w:leader="dot" w:pos="8306"/>
            </w:tabs>
            <w:rPr>
              <w:ins w:id="2525" w:author="LKY" w:date="2026-09-15T17:28:15Z"/>
            </w:rPr>
          </w:pPr>
          <w:ins w:id="2526" w:author="LKY" w:date="2026-09-15T17:28:15Z">
            <w:r>
              <w:rPr/>
              <w:fldChar w:fldCharType="begin"/>
            </w:r>
          </w:ins>
          <w:ins w:id="2527" w:author="LKY" w:date="2026-09-15T17:28:15Z">
            <w:r>
              <w:rPr/>
              <w:instrText xml:space="preserve"> HYPERLINK \l _Toc13682 </w:instrText>
            </w:r>
          </w:ins>
          <w:ins w:id="2528" w:author="LKY" w:date="2026-09-15T17:28:15Z">
            <w:r>
              <w:rPr/>
              <w:fldChar w:fldCharType="separate"/>
            </w:r>
          </w:ins>
          <w:ins w:id="2529" w:author="LKY" w:date="2026-09-15T17:28:15Z">
            <w:r>
              <w:rPr>
                <w:rFonts w:hint="eastAsia" w:ascii="Times New Roman" w:hAnsi="Times New Roman" w:eastAsia="宋体" w:cs="宋体"/>
                <w:bCs/>
                <w:iCs/>
                <w:szCs w:val="32"/>
                <w:lang w:val="en-US" w:eastAsia="zh-CN"/>
              </w:rPr>
              <w:t>3.2 SSH2登录</w:t>
            </w:r>
          </w:ins>
          <w:ins w:id="2530" w:author="LKY" w:date="2026-09-15T17:28:15Z">
            <w:r>
              <w:rPr/>
              <w:tab/>
            </w:r>
          </w:ins>
          <w:ins w:id="2531" w:author="LKY" w:date="2026-09-15T17:28:15Z">
            <w:r>
              <w:rPr/>
              <w:fldChar w:fldCharType="begin"/>
            </w:r>
          </w:ins>
          <w:ins w:id="2532" w:author="LKY" w:date="2026-09-15T17:28:15Z">
            <w:r>
              <w:rPr/>
              <w:instrText xml:space="preserve"> PAGEREF _Toc13682 \h </w:instrText>
            </w:r>
          </w:ins>
          <w:ins w:id="2533" w:author="LKY" w:date="2026-09-15T17:28:15Z">
            <w:r>
              <w:rPr/>
              <w:fldChar w:fldCharType="separate"/>
            </w:r>
          </w:ins>
          <w:ins w:id="2534" w:author="LKY" w:date="2026-09-15T17:28:15Z">
            <w:r>
              <w:rPr/>
              <w:t>41</w:t>
            </w:r>
          </w:ins>
          <w:ins w:id="2535" w:author="LKY" w:date="2026-09-15T17:28:15Z">
            <w:r>
              <w:rPr/>
              <w:fldChar w:fldCharType="end"/>
            </w:r>
          </w:ins>
          <w:ins w:id="2536" w:author="LKY" w:date="2026-09-15T17:28:15Z">
            <w:r>
              <w:rPr/>
              <w:fldChar w:fldCharType="end"/>
            </w:r>
          </w:ins>
        </w:p>
        <w:p w14:paraId="231DD257">
          <w:pPr>
            <w:pStyle w:val="10"/>
            <w:tabs>
              <w:tab w:val="right" w:leader="dot" w:pos="8306"/>
            </w:tabs>
            <w:rPr>
              <w:ins w:id="2537" w:author="LKY" w:date="2026-09-15T17:28:15Z"/>
            </w:rPr>
          </w:pPr>
          <w:ins w:id="2538" w:author="LKY" w:date="2026-09-15T17:28:15Z">
            <w:r>
              <w:rPr/>
              <w:fldChar w:fldCharType="begin"/>
            </w:r>
          </w:ins>
          <w:ins w:id="2539" w:author="LKY" w:date="2026-09-15T17:28:15Z">
            <w:r>
              <w:rPr/>
              <w:instrText xml:space="preserve"> HYPERLINK \l _Toc30539 </w:instrText>
            </w:r>
          </w:ins>
          <w:ins w:id="2540" w:author="LKY" w:date="2026-09-15T17:28:15Z">
            <w:r>
              <w:rPr/>
              <w:fldChar w:fldCharType="separate"/>
            </w:r>
          </w:ins>
          <w:ins w:id="2541" w:author="LKY" w:date="2026-09-15T17:28:15Z">
            <w:r>
              <w:rPr>
                <w:rFonts w:hint="eastAsia" w:ascii="Times New Roman" w:hAnsi="Times New Roman" w:eastAsia="黑体" w:cs="黑体"/>
                <w:bCs w:val="0"/>
                <w:szCs w:val="44"/>
                <w:lang w:val="en-US" w:eastAsia="zh-CN" w:bidi="en-US"/>
              </w:rPr>
              <w:t>4.系统烧录</w:t>
            </w:r>
          </w:ins>
          <w:ins w:id="2542" w:author="LKY" w:date="2026-09-15T17:28:15Z">
            <w:r>
              <w:rPr/>
              <w:tab/>
            </w:r>
          </w:ins>
          <w:ins w:id="2543" w:author="LKY" w:date="2026-09-15T17:28:15Z">
            <w:r>
              <w:rPr/>
              <w:fldChar w:fldCharType="begin"/>
            </w:r>
          </w:ins>
          <w:ins w:id="2544" w:author="LKY" w:date="2026-09-15T17:28:15Z">
            <w:r>
              <w:rPr/>
              <w:instrText xml:space="preserve"> PAGEREF _Toc30539 \h </w:instrText>
            </w:r>
          </w:ins>
          <w:ins w:id="2545" w:author="LKY" w:date="2026-09-15T17:28:15Z">
            <w:r>
              <w:rPr/>
              <w:fldChar w:fldCharType="separate"/>
            </w:r>
          </w:ins>
          <w:ins w:id="2546" w:author="LKY" w:date="2026-09-15T17:28:15Z">
            <w:r>
              <w:rPr/>
              <w:t>42</w:t>
            </w:r>
          </w:ins>
          <w:ins w:id="2547" w:author="LKY" w:date="2026-09-15T17:28:15Z">
            <w:r>
              <w:rPr/>
              <w:fldChar w:fldCharType="end"/>
            </w:r>
          </w:ins>
          <w:ins w:id="2548" w:author="LKY" w:date="2026-09-15T17:28:15Z">
            <w:r>
              <w:rPr/>
              <w:fldChar w:fldCharType="end"/>
            </w:r>
          </w:ins>
        </w:p>
        <w:p w14:paraId="7C99AF01">
          <w:pPr>
            <w:pStyle w:val="11"/>
            <w:tabs>
              <w:tab w:val="right" w:leader="dot" w:pos="8306"/>
            </w:tabs>
            <w:rPr>
              <w:ins w:id="2549" w:author="LKY" w:date="2026-09-15T17:28:15Z"/>
            </w:rPr>
          </w:pPr>
          <w:ins w:id="2550" w:author="LKY" w:date="2026-09-15T17:28:15Z">
            <w:r>
              <w:rPr/>
              <w:fldChar w:fldCharType="begin"/>
            </w:r>
          </w:ins>
          <w:ins w:id="2551" w:author="LKY" w:date="2026-09-15T17:28:15Z">
            <w:r>
              <w:rPr/>
              <w:instrText xml:space="preserve"> HYPERLINK \l _Toc25815 </w:instrText>
            </w:r>
          </w:ins>
          <w:ins w:id="2552" w:author="LKY" w:date="2026-09-15T17:28:15Z">
            <w:r>
              <w:rPr/>
              <w:fldChar w:fldCharType="separate"/>
            </w:r>
          </w:ins>
          <w:ins w:id="2553" w:author="LKY" w:date="2026-09-15T17:28:15Z">
            <w:r>
              <w:rPr>
                <w:rFonts w:hint="eastAsia" w:ascii="Times New Roman" w:hAnsi="Times New Roman" w:eastAsia="宋体" w:cs="宋体"/>
                <w:bCs w:val="0"/>
                <w:szCs w:val="32"/>
                <w:lang w:val="en-US" w:eastAsia="zh-CN" w:bidi="en-US"/>
              </w:rPr>
              <w:t>4.1 Micro SD卡启动</w:t>
            </w:r>
          </w:ins>
          <w:ins w:id="2554" w:author="LKY" w:date="2026-09-15T17:28:15Z">
            <w:r>
              <w:rPr/>
              <w:tab/>
            </w:r>
          </w:ins>
          <w:ins w:id="2555" w:author="LKY" w:date="2026-09-15T17:28:15Z">
            <w:r>
              <w:rPr/>
              <w:fldChar w:fldCharType="begin"/>
            </w:r>
          </w:ins>
          <w:ins w:id="2556" w:author="LKY" w:date="2026-09-15T17:28:15Z">
            <w:r>
              <w:rPr/>
              <w:instrText xml:space="preserve"> PAGEREF _Toc25815 \h </w:instrText>
            </w:r>
          </w:ins>
          <w:ins w:id="2557" w:author="LKY" w:date="2026-09-15T17:28:15Z">
            <w:r>
              <w:rPr/>
              <w:fldChar w:fldCharType="separate"/>
            </w:r>
          </w:ins>
          <w:ins w:id="2558" w:author="LKY" w:date="2026-09-15T17:28:15Z">
            <w:r>
              <w:rPr/>
              <w:t>42</w:t>
            </w:r>
          </w:ins>
          <w:ins w:id="2559" w:author="LKY" w:date="2026-09-15T17:28:15Z">
            <w:r>
              <w:rPr/>
              <w:fldChar w:fldCharType="end"/>
            </w:r>
          </w:ins>
          <w:ins w:id="2560" w:author="LKY" w:date="2026-09-15T17:28:15Z">
            <w:r>
              <w:rPr/>
              <w:fldChar w:fldCharType="end"/>
            </w:r>
          </w:ins>
        </w:p>
        <w:p w14:paraId="3D4CA8A0">
          <w:pPr>
            <w:pStyle w:val="7"/>
            <w:tabs>
              <w:tab w:val="right" w:leader="dot" w:pos="8306"/>
            </w:tabs>
            <w:rPr>
              <w:ins w:id="2561" w:author="LKY" w:date="2026-09-15T17:28:15Z"/>
            </w:rPr>
          </w:pPr>
          <w:ins w:id="2562" w:author="LKY" w:date="2026-09-15T17:28:15Z">
            <w:r>
              <w:rPr/>
              <w:fldChar w:fldCharType="begin"/>
            </w:r>
          </w:ins>
          <w:ins w:id="2563" w:author="LKY" w:date="2026-09-15T17:28:15Z">
            <w:r>
              <w:rPr/>
              <w:instrText xml:space="preserve"> HYPERLINK \l _Toc25309 </w:instrText>
            </w:r>
          </w:ins>
          <w:ins w:id="2564" w:author="LKY" w:date="2026-09-15T17:28:15Z">
            <w:r>
              <w:rPr/>
              <w:fldChar w:fldCharType="separate"/>
            </w:r>
          </w:ins>
          <w:ins w:id="2565" w:author="LKY" w:date="2026-09-15T17:28:15Z">
            <w:r>
              <w:rPr>
                <w:rFonts w:hint="eastAsia" w:ascii="Times New Roman" w:hAnsi="Times New Roman" w:eastAsia="宋体" w:cs="宋体"/>
                <w:bCs w:val="0"/>
                <w:szCs w:val="28"/>
                <w:lang w:val="en-US" w:eastAsia="zh-CN" w:bidi="en-US"/>
              </w:rPr>
              <w:t>4.1.1启动卡制作</w:t>
            </w:r>
          </w:ins>
          <w:ins w:id="2566" w:author="LKY" w:date="2026-09-15T17:28:15Z">
            <w:r>
              <w:rPr/>
              <w:tab/>
            </w:r>
          </w:ins>
          <w:ins w:id="2567" w:author="LKY" w:date="2026-09-15T17:28:15Z">
            <w:r>
              <w:rPr/>
              <w:fldChar w:fldCharType="begin"/>
            </w:r>
          </w:ins>
          <w:ins w:id="2568" w:author="LKY" w:date="2026-09-15T17:28:15Z">
            <w:r>
              <w:rPr/>
              <w:instrText xml:space="preserve"> PAGEREF _Toc25309 \h </w:instrText>
            </w:r>
          </w:ins>
          <w:ins w:id="2569" w:author="LKY" w:date="2026-09-15T17:28:15Z">
            <w:r>
              <w:rPr/>
              <w:fldChar w:fldCharType="separate"/>
            </w:r>
          </w:ins>
          <w:ins w:id="2570" w:author="LKY" w:date="2026-09-15T17:28:15Z">
            <w:r>
              <w:rPr/>
              <w:t>42</w:t>
            </w:r>
          </w:ins>
          <w:ins w:id="2571" w:author="LKY" w:date="2026-09-15T17:28:15Z">
            <w:r>
              <w:rPr/>
              <w:fldChar w:fldCharType="end"/>
            </w:r>
          </w:ins>
          <w:ins w:id="2572" w:author="LKY" w:date="2026-09-15T17:28:15Z">
            <w:r>
              <w:rPr/>
              <w:fldChar w:fldCharType="end"/>
            </w:r>
          </w:ins>
        </w:p>
        <w:p w14:paraId="33DE4DF9">
          <w:pPr>
            <w:pStyle w:val="7"/>
            <w:tabs>
              <w:tab w:val="right" w:leader="dot" w:pos="8306"/>
            </w:tabs>
            <w:rPr>
              <w:ins w:id="2573" w:author="LKY" w:date="2026-09-15T17:28:15Z"/>
            </w:rPr>
          </w:pPr>
          <w:ins w:id="2574" w:author="LKY" w:date="2026-09-15T17:28:15Z">
            <w:r>
              <w:rPr/>
              <w:fldChar w:fldCharType="begin"/>
            </w:r>
          </w:ins>
          <w:ins w:id="2575" w:author="LKY" w:date="2026-09-15T17:28:15Z">
            <w:r>
              <w:rPr/>
              <w:instrText xml:space="preserve"> HYPERLINK \l _Toc13565 </w:instrText>
            </w:r>
          </w:ins>
          <w:ins w:id="2576" w:author="LKY" w:date="2026-09-15T17:28:15Z">
            <w:r>
              <w:rPr/>
              <w:fldChar w:fldCharType="separate"/>
            </w:r>
          </w:ins>
          <w:ins w:id="2577" w:author="LKY" w:date="2026-09-15T17:28:15Z">
            <w:r>
              <w:rPr>
                <w:rFonts w:hint="eastAsia" w:ascii="Times New Roman" w:hAnsi="Times New Roman"/>
                <w:bCs/>
                <w:szCs w:val="28"/>
                <w:lang w:val="en-US" w:eastAsia="zh-CN"/>
              </w:rPr>
              <w:t>4.1.2从启动卡启动</w:t>
            </w:r>
          </w:ins>
          <w:ins w:id="2578" w:author="LKY" w:date="2026-09-15T17:28:15Z">
            <w:r>
              <w:rPr/>
              <w:tab/>
            </w:r>
          </w:ins>
          <w:ins w:id="2579" w:author="LKY" w:date="2026-09-15T17:28:15Z">
            <w:r>
              <w:rPr/>
              <w:fldChar w:fldCharType="begin"/>
            </w:r>
          </w:ins>
          <w:ins w:id="2580" w:author="LKY" w:date="2026-09-15T17:28:15Z">
            <w:r>
              <w:rPr/>
              <w:instrText xml:space="preserve"> PAGEREF _Toc13565 \h </w:instrText>
            </w:r>
          </w:ins>
          <w:ins w:id="2581" w:author="LKY" w:date="2026-09-15T17:28:15Z">
            <w:r>
              <w:rPr/>
              <w:fldChar w:fldCharType="separate"/>
            </w:r>
          </w:ins>
          <w:ins w:id="2582" w:author="LKY" w:date="2026-09-15T17:28:15Z">
            <w:r>
              <w:rPr/>
              <w:t>46</w:t>
            </w:r>
          </w:ins>
          <w:ins w:id="2583" w:author="LKY" w:date="2026-09-15T17:28:15Z">
            <w:r>
              <w:rPr/>
              <w:fldChar w:fldCharType="end"/>
            </w:r>
          </w:ins>
          <w:ins w:id="2584" w:author="LKY" w:date="2026-09-15T17:28:15Z">
            <w:r>
              <w:rPr/>
              <w:fldChar w:fldCharType="end"/>
            </w:r>
          </w:ins>
        </w:p>
        <w:p w14:paraId="3213243D">
          <w:pPr>
            <w:pStyle w:val="11"/>
            <w:tabs>
              <w:tab w:val="right" w:leader="dot" w:pos="8306"/>
            </w:tabs>
            <w:rPr>
              <w:ins w:id="2585" w:author="LKY" w:date="2026-09-15T17:28:15Z"/>
            </w:rPr>
          </w:pPr>
          <w:ins w:id="2586" w:author="LKY" w:date="2026-09-15T17:28:15Z">
            <w:r>
              <w:rPr/>
              <w:fldChar w:fldCharType="begin"/>
            </w:r>
          </w:ins>
          <w:ins w:id="2587" w:author="LKY" w:date="2026-09-15T17:28:15Z">
            <w:r>
              <w:rPr/>
              <w:instrText xml:space="preserve"> HYPERLINK \l _Toc14714 </w:instrText>
            </w:r>
          </w:ins>
          <w:ins w:id="2588" w:author="LKY" w:date="2026-09-15T17:28:15Z">
            <w:r>
              <w:rPr/>
              <w:fldChar w:fldCharType="separate"/>
            </w:r>
          </w:ins>
          <w:ins w:id="2589" w:author="LKY" w:date="2026-09-15T17:28:15Z">
            <w:r>
              <w:rPr>
                <w:rFonts w:hint="eastAsia" w:ascii="Times New Roman" w:hAnsi="Times New Roman" w:eastAsia="宋体" w:cs="宋体"/>
                <w:bCs w:val="0"/>
                <w:szCs w:val="32"/>
                <w:lang w:val="en-US" w:eastAsia="zh-CN" w:bidi="en-US"/>
              </w:rPr>
              <w:t>4.2 EMMC启动</w:t>
            </w:r>
          </w:ins>
          <w:ins w:id="2590" w:author="LKY" w:date="2026-09-15T17:28:15Z">
            <w:r>
              <w:rPr/>
              <w:tab/>
            </w:r>
          </w:ins>
          <w:ins w:id="2591" w:author="LKY" w:date="2026-09-15T17:28:15Z">
            <w:r>
              <w:rPr/>
              <w:fldChar w:fldCharType="begin"/>
            </w:r>
          </w:ins>
          <w:ins w:id="2592" w:author="LKY" w:date="2026-09-15T17:28:15Z">
            <w:r>
              <w:rPr/>
              <w:instrText xml:space="preserve"> PAGEREF _Toc14714 \h </w:instrText>
            </w:r>
          </w:ins>
          <w:ins w:id="2593" w:author="LKY" w:date="2026-09-15T17:28:15Z">
            <w:r>
              <w:rPr/>
              <w:fldChar w:fldCharType="separate"/>
            </w:r>
          </w:ins>
          <w:ins w:id="2594" w:author="LKY" w:date="2026-09-15T17:28:15Z">
            <w:r>
              <w:rPr/>
              <w:t>46</w:t>
            </w:r>
          </w:ins>
          <w:ins w:id="2595" w:author="LKY" w:date="2026-09-15T17:28:15Z">
            <w:r>
              <w:rPr/>
              <w:fldChar w:fldCharType="end"/>
            </w:r>
          </w:ins>
          <w:ins w:id="2596" w:author="LKY" w:date="2026-09-15T17:28:15Z">
            <w:r>
              <w:rPr/>
              <w:fldChar w:fldCharType="end"/>
            </w:r>
          </w:ins>
        </w:p>
        <w:p w14:paraId="4F706BFB">
          <w:pPr>
            <w:pStyle w:val="7"/>
            <w:tabs>
              <w:tab w:val="right" w:leader="dot" w:pos="8306"/>
            </w:tabs>
            <w:rPr>
              <w:ins w:id="2597" w:author="LKY" w:date="2026-09-15T17:28:15Z"/>
            </w:rPr>
          </w:pPr>
          <w:ins w:id="2598" w:author="LKY" w:date="2026-09-15T17:28:15Z">
            <w:r>
              <w:rPr/>
              <w:fldChar w:fldCharType="begin"/>
            </w:r>
          </w:ins>
          <w:ins w:id="2599" w:author="LKY" w:date="2026-09-15T17:28:15Z">
            <w:r>
              <w:rPr/>
              <w:instrText xml:space="preserve"> HYPERLINK \l _Toc23836 </w:instrText>
            </w:r>
          </w:ins>
          <w:ins w:id="2600" w:author="LKY" w:date="2026-09-15T17:28:15Z">
            <w:r>
              <w:rPr/>
              <w:fldChar w:fldCharType="separate"/>
            </w:r>
          </w:ins>
          <w:ins w:id="2601" w:author="LKY" w:date="2026-09-15T17:28:15Z">
            <w:r>
              <w:rPr>
                <w:rFonts w:hint="eastAsia" w:ascii="Times New Roman" w:hAnsi="Times New Roman" w:eastAsia="宋体" w:cs="宋体"/>
                <w:bCs w:val="0"/>
                <w:szCs w:val="28"/>
                <w:lang w:val="en-US" w:eastAsia="zh-CN" w:bidi="en-US"/>
              </w:rPr>
              <w:t>4.2.1烧录卡制作</w:t>
            </w:r>
          </w:ins>
          <w:ins w:id="2602" w:author="LKY" w:date="2026-09-15T17:28:15Z">
            <w:r>
              <w:rPr/>
              <w:tab/>
            </w:r>
          </w:ins>
          <w:ins w:id="2603" w:author="LKY" w:date="2026-09-15T17:28:15Z">
            <w:r>
              <w:rPr/>
              <w:fldChar w:fldCharType="begin"/>
            </w:r>
          </w:ins>
          <w:ins w:id="2604" w:author="LKY" w:date="2026-09-15T17:28:15Z">
            <w:r>
              <w:rPr/>
              <w:instrText xml:space="preserve"> PAGEREF _Toc23836 \h </w:instrText>
            </w:r>
          </w:ins>
          <w:ins w:id="2605" w:author="LKY" w:date="2026-09-15T17:28:15Z">
            <w:r>
              <w:rPr/>
              <w:fldChar w:fldCharType="separate"/>
            </w:r>
          </w:ins>
          <w:ins w:id="2606" w:author="LKY" w:date="2026-09-15T17:28:15Z">
            <w:r>
              <w:rPr/>
              <w:t>46</w:t>
            </w:r>
          </w:ins>
          <w:ins w:id="2607" w:author="LKY" w:date="2026-09-15T17:28:15Z">
            <w:r>
              <w:rPr/>
              <w:fldChar w:fldCharType="end"/>
            </w:r>
          </w:ins>
          <w:ins w:id="2608" w:author="LKY" w:date="2026-09-15T17:28:15Z">
            <w:r>
              <w:rPr/>
              <w:fldChar w:fldCharType="end"/>
            </w:r>
          </w:ins>
        </w:p>
        <w:p w14:paraId="5D4398F1">
          <w:pPr>
            <w:pStyle w:val="7"/>
            <w:tabs>
              <w:tab w:val="right" w:leader="dot" w:pos="8306"/>
            </w:tabs>
            <w:rPr>
              <w:ins w:id="2609" w:author="LKY" w:date="2026-09-15T17:28:15Z"/>
            </w:rPr>
          </w:pPr>
          <w:ins w:id="2610" w:author="LKY" w:date="2026-09-15T17:28:15Z">
            <w:r>
              <w:rPr/>
              <w:fldChar w:fldCharType="begin"/>
            </w:r>
          </w:ins>
          <w:ins w:id="2611" w:author="LKY" w:date="2026-09-15T17:28:15Z">
            <w:r>
              <w:rPr/>
              <w:instrText xml:space="preserve"> HYPERLINK \l _Toc14807 </w:instrText>
            </w:r>
          </w:ins>
          <w:ins w:id="2612" w:author="LKY" w:date="2026-09-15T17:28:15Z">
            <w:r>
              <w:rPr/>
              <w:fldChar w:fldCharType="separate"/>
            </w:r>
          </w:ins>
          <w:ins w:id="2613" w:author="LKY" w:date="2026-09-15T17:28:15Z">
            <w:r>
              <w:rPr>
                <w:rFonts w:hint="eastAsia" w:ascii="Times New Roman" w:hAnsi="Times New Roman"/>
                <w:bCs/>
                <w:szCs w:val="28"/>
                <w:lang w:val="en-US" w:eastAsia="zh-CN"/>
              </w:rPr>
              <w:t>4.2.2系统烧录</w:t>
            </w:r>
          </w:ins>
          <w:ins w:id="2614" w:author="LKY" w:date="2026-09-15T17:28:15Z">
            <w:r>
              <w:rPr/>
              <w:tab/>
            </w:r>
          </w:ins>
          <w:ins w:id="2615" w:author="LKY" w:date="2026-09-15T17:28:15Z">
            <w:r>
              <w:rPr/>
              <w:fldChar w:fldCharType="begin"/>
            </w:r>
          </w:ins>
          <w:ins w:id="2616" w:author="LKY" w:date="2026-09-15T17:28:15Z">
            <w:r>
              <w:rPr/>
              <w:instrText xml:space="preserve"> PAGEREF _Toc14807 \h </w:instrText>
            </w:r>
          </w:ins>
          <w:ins w:id="2617" w:author="LKY" w:date="2026-09-15T17:28:15Z">
            <w:r>
              <w:rPr/>
              <w:fldChar w:fldCharType="separate"/>
            </w:r>
          </w:ins>
          <w:ins w:id="2618" w:author="LKY" w:date="2026-09-15T17:28:15Z">
            <w:r>
              <w:rPr/>
              <w:t>50</w:t>
            </w:r>
          </w:ins>
          <w:ins w:id="2619" w:author="LKY" w:date="2026-09-15T17:28:15Z">
            <w:r>
              <w:rPr/>
              <w:fldChar w:fldCharType="end"/>
            </w:r>
          </w:ins>
          <w:ins w:id="2620" w:author="LKY" w:date="2026-09-15T17:28:15Z">
            <w:r>
              <w:rPr/>
              <w:fldChar w:fldCharType="end"/>
            </w:r>
          </w:ins>
        </w:p>
        <w:p w14:paraId="69F3C1C7">
          <w:pPr>
            <w:pStyle w:val="10"/>
            <w:tabs>
              <w:tab w:val="right" w:leader="dot" w:pos="8306"/>
            </w:tabs>
            <w:rPr>
              <w:ins w:id="2621" w:author="LKY" w:date="2026-09-15T17:28:15Z"/>
            </w:rPr>
          </w:pPr>
          <w:ins w:id="2622" w:author="LKY" w:date="2026-09-15T17:28:15Z">
            <w:r>
              <w:rPr/>
              <w:fldChar w:fldCharType="begin"/>
            </w:r>
          </w:ins>
          <w:ins w:id="2623" w:author="LKY" w:date="2026-09-15T17:28:15Z">
            <w:r>
              <w:rPr/>
              <w:instrText xml:space="preserve"> HYPERLINK \l _Toc31729 </w:instrText>
            </w:r>
          </w:ins>
          <w:ins w:id="2624" w:author="LKY" w:date="2026-09-15T17:28:15Z">
            <w:r>
              <w:rPr/>
              <w:fldChar w:fldCharType="separate"/>
            </w:r>
          </w:ins>
          <w:ins w:id="2625" w:author="LKY" w:date="2026-09-15T17:28:15Z">
            <w:r>
              <w:rPr>
                <w:rFonts w:hint="eastAsia" w:ascii="Times New Roman" w:hAnsi="Times New Roman"/>
                <w:lang w:val="en-US" w:eastAsia="zh-CN"/>
              </w:rPr>
              <w:t>5.导轨安装</w:t>
            </w:r>
          </w:ins>
          <w:ins w:id="2626" w:author="LKY" w:date="2026-09-15T17:28:15Z">
            <w:r>
              <w:rPr/>
              <w:tab/>
            </w:r>
          </w:ins>
          <w:ins w:id="2627" w:author="LKY" w:date="2026-09-15T17:28:15Z">
            <w:r>
              <w:rPr/>
              <w:fldChar w:fldCharType="begin"/>
            </w:r>
          </w:ins>
          <w:ins w:id="2628" w:author="LKY" w:date="2026-09-15T17:28:15Z">
            <w:r>
              <w:rPr/>
              <w:instrText xml:space="preserve"> PAGEREF _Toc31729 \h </w:instrText>
            </w:r>
          </w:ins>
          <w:ins w:id="2629" w:author="LKY" w:date="2026-09-15T17:28:15Z">
            <w:r>
              <w:rPr/>
              <w:fldChar w:fldCharType="separate"/>
            </w:r>
          </w:ins>
          <w:ins w:id="2630" w:author="LKY" w:date="2026-09-15T17:28:15Z">
            <w:r>
              <w:rPr/>
              <w:t>51</w:t>
            </w:r>
          </w:ins>
          <w:ins w:id="2631" w:author="LKY" w:date="2026-09-15T17:28:15Z">
            <w:r>
              <w:rPr/>
              <w:fldChar w:fldCharType="end"/>
            </w:r>
          </w:ins>
          <w:ins w:id="2632" w:author="LKY" w:date="2026-09-15T17:28:15Z">
            <w:r>
              <w:rPr/>
              <w:fldChar w:fldCharType="end"/>
            </w:r>
          </w:ins>
        </w:p>
        <w:p w14:paraId="267CF3E9">
          <w:pPr>
            <w:pStyle w:val="10"/>
            <w:tabs>
              <w:tab w:val="right" w:leader="dot" w:pos="8306"/>
            </w:tabs>
            <w:rPr>
              <w:ins w:id="2633" w:author="LKY" w:date="2026-09-15T17:28:15Z"/>
            </w:rPr>
          </w:pPr>
          <w:ins w:id="2634" w:author="LKY" w:date="2026-09-15T17:28:15Z">
            <w:r>
              <w:rPr/>
              <w:fldChar w:fldCharType="begin"/>
            </w:r>
          </w:ins>
          <w:ins w:id="2635" w:author="LKY" w:date="2026-09-15T17:28:15Z">
            <w:r>
              <w:rPr/>
              <w:instrText xml:space="preserve"> HYPERLINK \l _Toc24372 </w:instrText>
            </w:r>
          </w:ins>
          <w:ins w:id="2636" w:author="LKY" w:date="2026-09-15T17:28:15Z">
            <w:r>
              <w:rPr/>
              <w:fldChar w:fldCharType="separate"/>
            </w:r>
          </w:ins>
          <w:ins w:id="2637" w:author="LKY" w:date="2026-09-15T17:28:15Z">
            <w:r>
              <w:rPr>
                <w:rFonts w:hint="eastAsia" w:ascii="Times New Roman" w:hAnsi="Times New Roman"/>
                <w:lang w:val="en-US" w:eastAsia="zh-CN"/>
              </w:rPr>
              <w:t>6.软件支持</w:t>
            </w:r>
          </w:ins>
          <w:ins w:id="2638" w:author="LKY" w:date="2026-09-15T17:28:15Z">
            <w:r>
              <w:rPr/>
              <w:tab/>
            </w:r>
          </w:ins>
          <w:ins w:id="2639" w:author="LKY" w:date="2026-09-15T17:28:15Z">
            <w:r>
              <w:rPr/>
              <w:fldChar w:fldCharType="begin"/>
            </w:r>
          </w:ins>
          <w:ins w:id="2640" w:author="LKY" w:date="2026-09-15T17:28:15Z">
            <w:r>
              <w:rPr/>
              <w:instrText xml:space="preserve"> PAGEREF _Toc24372 \h </w:instrText>
            </w:r>
          </w:ins>
          <w:ins w:id="2641" w:author="LKY" w:date="2026-09-15T17:28:15Z">
            <w:r>
              <w:rPr/>
              <w:fldChar w:fldCharType="separate"/>
            </w:r>
          </w:ins>
          <w:ins w:id="2642" w:author="LKY" w:date="2026-09-15T17:28:15Z">
            <w:r>
              <w:rPr/>
              <w:t>52</w:t>
            </w:r>
          </w:ins>
          <w:ins w:id="2643" w:author="LKY" w:date="2026-09-15T17:28:15Z">
            <w:r>
              <w:rPr/>
              <w:fldChar w:fldCharType="end"/>
            </w:r>
          </w:ins>
          <w:ins w:id="2644" w:author="LKY" w:date="2026-09-15T17:28:15Z">
            <w:r>
              <w:rPr/>
              <w:fldChar w:fldCharType="end"/>
            </w:r>
          </w:ins>
        </w:p>
        <w:p w14:paraId="42D3DA78">
          <w:pPr>
            <w:pStyle w:val="10"/>
            <w:tabs>
              <w:tab w:val="right" w:leader="dot" w:pos="8306"/>
            </w:tabs>
            <w:rPr>
              <w:ins w:id="2645" w:author="LKY" w:date="2026-09-15T17:28:15Z"/>
            </w:rPr>
          </w:pPr>
          <w:ins w:id="2646" w:author="LKY" w:date="2026-09-15T17:28:15Z">
            <w:r>
              <w:rPr/>
              <w:fldChar w:fldCharType="begin"/>
            </w:r>
          </w:ins>
          <w:ins w:id="2647" w:author="LKY" w:date="2026-09-15T17:28:15Z">
            <w:r>
              <w:rPr/>
              <w:instrText xml:space="preserve"> HYPERLINK \l _Toc24932 </w:instrText>
            </w:r>
          </w:ins>
          <w:ins w:id="2648" w:author="LKY" w:date="2026-09-15T17:28:15Z">
            <w:r>
              <w:rPr/>
              <w:fldChar w:fldCharType="separate"/>
            </w:r>
          </w:ins>
          <w:ins w:id="2649" w:author="LKY" w:date="2026-09-15T17:28:15Z">
            <w:r>
              <w:rPr>
                <w:rFonts w:hint="eastAsia" w:ascii="Times New Roman" w:hAnsi="Times New Roman"/>
                <w:lang w:val="en-US" w:eastAsia="zh-CN"/>
              </w:rPr>
              <w:t>7.</w:t>
            </w:r>
          </w:ins>
          <w:ins w:id="2650" w:author="LKY" w:date="2026-09-15T17:28:15Z">
            <w:r>
              <w:rPr>
                <w:rFonts w:hint="eastAsia" w:ascii="Times New Roman" w:hAnsi="Times New Roman"/>
              </w:rPr>
              <w:t>电磁兼容性</w:t>
            </w:r>
          </w:ins>
          <w:ins w:id="2651" w:author="LKY" w:date="2026-09-15T17:28:15Z">
            <w:r>
              <w:rPr/>
              <w:tab/>
            </w:r>
          </w:ins>
          <w:ins w:id="2652" w:author="LKY" w:date="2026-09-15T17:28:15Z">
            <w:r>
              <w:rPr/>
              <w:fldChar w:fldCharType="begin"/>
            </w:r>
          </w:ins>
          <w:ins w:id="2653" w:author="LKY" w:date="2026-09-15T17:28:15Z">
            <w:r>
              <w:rPr/>
              <w:instrText xml:space="preserve"> PAGEREF _Toc24932 \h </w:instrText>
            </w:r>
          </w:ins>
          <w:ins w:id="2654" w:author="LKY" w:date="2026-09-15T17:28:15Z">
            <w:r>
              <w:rPr/>
              <w:fldChar w:fldCharType="separate"/>
            </w:r>
          </w:ins>
          <w:ins w:id="2655" w:author="LKY" w:date="2026-09-15T17:28:15Z">
            <w:r>
              <w:rPr/>
              <w:t>53</w:t>
            </w:r>
          </w:ins>
          <w:ins w:id="2656" w:author="LKY" w:date="2026-09-15T17:28:15Z">
            <w:r>
              <w:rPr/>
              <w:fldChar w:fldCharType="end"/>
            </w:r>
          </w:ins>
          <w:ins w:id="2657" w:author="LKY" w:date="2026-09-15T17:28:15Z">
            <w:r>
              <w:rPr/>
              <w:fldChar w:fldCharType="end"/>
            </w:r>
          </w:ins>
        </w:p>
        <w:p w14:paraId="0190DB1F">
          <w:pPr>
            <w:pStyle w:val="10"/>
            <w:tabs>
              <w:tab w:val="right" w:leader="dot" w:pos="8306"/>
            </w:tabs>
            <w:rPr>
              <w:ins w:id="2658" w:author="LKY" w:date="2026-09-15T17:28:15Z"/>
            </w:rPr>
          </w:pPr>
          <w:ins w:id="2659" w:author="LKY" w:date="2026-09-15T17:28:15Z">
            <w:r>
              <w:rPr/>
              <w:fldChar w:fldCharType="begin"/>
            </w:r>
          </w:ins>
          <w:ins w:id="2660" w:author="LKY" w:date="2026-09-15T17:28:15Z">
            <w:r>
              <w:rPr/>
              <w:instrText xml:space="preserve"> HYPERLINK \l _Toc7385 </w:instrText>
            </w:r>
          </w:ins>
          <w:ins w:id="2661" w:author="LKY" w:date="2026-09-15T17:28:15Z">
            <w:r>
              <w:rPr/>
              <w:fldChar w:fldCharType="separate"/>
            </w:r>
          </w:ins>
          <w:ins w:id="2662" w:author="LKY" w:date="2026-09-15T17:28:15Z">
            <w:r>
              <w:rPr>
                <w:rFonts w:hint="eastAsia" w:ascii="Times New Roman" w:hAnsi="Times New Roman"/>
                <w:lang w:val="en-US" w:eastAsia="zh-CN"/>
              </w:rPr>
              <w:t>8.保修条款</w:t>
            </w:r>
          </w:ins>
          <w:ins w:id="2663" w:author="LKY" w:date="2026-09-15T17:28:15Z">
            <w:r>
              <w:rPr/>
              <w:tab/>
            </w:r>
          </w:ins>
          <w:ins w:id="2664" w:author="LKY" w:date="2026-09-15T17:28:15Z">
            <w:r>
              <w:rPr/>
              <w:fldChar w:fldCharType="begin"/>
            </w:r>
          </w:ins>
          <w:ins w:id="2665" w:author="LKY" w:date="2026-09-15T17:28:15Z">
            <w:r>
              <w:rPr/>
              <w:instrText xml:space="preserve"> PAGEREF _Toc7385 \h </w:instrText>
            </w:r>
          </w:ins>
          <w:ins w:id="2666" w:author="LKY" w:date="2026-09-15T17:28:15Z">
            <w:r>
              <w:rPr/>
              <w:fldChar w:fldCharType="separate"/>
            </w:r>
          </w:ins>
          <w:ins w:id="2667" w:author="LKY" w:date="2026-09-15T17:28:15Z">
            <w:r>
              <w:rPr/>
              <w:t>54</w:t>
            </w:r>
          </w:ins>
          <w:ins w:id="2668" w:author="LKY" w:date="2026-09-15T17:28:15Z">
            <w:r>
              <w:rPr/>
              <w:fldChar w:fldCharType="end"/>
            </w:r>
          </w:ins>
          <w:ins w:id="2669" w:author="LKY" w:date="2026-09-15T17:28:15Z">
            <w:r>
              <w:rPr/>
              <w:fldChar w:fldCharType="end"/>
            </w:r>
          </w:ins>
        </w:p>
        <w:p w14:paraId="41439A7B">
          <w:pPr>
            <w:pStyle w:val="10"/>
            <w:tabs>
              <w:tab w:val="right" w:leader="dot" w:pos="8306"/>
            </w:tabs>
            <w:rPr>
              <w:ins w:id="2670" w:author="LKY" w:date="2026-09-15T17:28:15Z"/>
            </w:rPr>
          </w:pPr>
          <w:ins w:id="2671" w:author="LKY" w:date="2026-09-15T17:28:15Z">
            <w:r>
              <w:rPr/>
              <w:fldChar w:fldCharType="begin"/>
            </w:r>
          </w:ins>
          <w:ins w:id="2672" w:author="LKY" w:date="2026-09-15T17:28:15Z">
            <w:r>
              <w:rPr/>
              <w:instrText xml:space="preserve"> HYPERLINK \l _Toc4761 </w:instrText>
            </w:r>
          </w:ins>
          <w:ins w:id="2673" w:author="LKY" w:date="2026-09-15T17:28:15Z">
            <w:r>
              <w:rPr/>
              <w:fldChar w:fldCharType="separate"/>
            </w:r>
          </w:ins>
          <w:ins w:id="2674" w:author="LKY" w:date="2026-09-15T17:28:15Z">
            <w:r>
              <w:rPr>
                <w:rFonts w:hint="eastAsia"/>
                <w:lang w:val="en-US" w:eastAsia="zh-CN"/>
              </w:rPr>
              <w:t>9.技术支持</w:t>
            </w:r>
          </w:ins>
          <w:ins w:id="2675" w:author="LKY" w:date="2026-09-15T17:28:15Z">
            <w:r>
              <w:rPr/>
              <w:tab/>
            </w:r>
          </w:ins>
          <w:ins w:id="2676" w:author="LKY" w:date="2026-09-15T17:28:15Z">
            <w:r>
              <w:rPr/>
              <w:fldChar w:fldCharType="begin"/>
            </w:r>
          </w:ins>
          <w:ins w:id="2677" w:author="LKY" w:date="2026-09-15T17:28:15Z">
            <w:r>
              <w:rPr/>
              <w:instrText xml:space="preserve"> PAGEREF _Toc4761 \h </w:instrText>
            </w:r>
          </w:ins>
          <w:ins w:id="2678" w:author="LKY" w:date="2026-09-15T17:28:15Z">
            <w:r>
              <w:rPr/>
              <w:fldChar w:fldCharType="separate"/>
            </w:r>
          </w:ins>
          <w:ins w:id="2679" w:author="LKY" w:date="2026-09-15T17:28:15Z">
            <w:r>
              <w:rPr/>
              <w:t>54</w:t>
            </w:r>
          </w:ins>
          <w:ins w:id="2680" w:author="LKY" w:date="2026-09-15T17:28:15Z">
            <w:r>
              <w:rPr/>
              <w:fldChar w:fldCharType="end"/>
            </w:r>
          </w:ins>
          <w:ins w:id="2681" w:author="LKY" w:date="2026-09-15T17:28:15Z">
            <w:r>
              <w:rPr/>
              <w:fldChar w:fldCharType="end"/>
            </w:r>
          </w:ins>
        </w:p>
        <w:p w14:paraId="51FD83D8">
          <w:r>
            <w:fldChar w:fldCharType="end"/>
          </w:r>
        </w:p>
      </w:sdtContent>
    </w:sdt>
    <w:p w14:paraId="13D9F8A4">
      <w:pPr>
        <w:rPr>
          <w:rFonts w:hint="eastAsia" w:ascii="Times New Roman" w:hAnsi="Times New Roman" w:eastAsia="宋体" w:cs="宋体"/>
          <w:b/>
          <w:bCs/>
          <w:iCs/>
          <w:color w:val="000000"/>
          <w:sz w:val="24"/>
          <w:szCs w:val="24"/>
          <w:lang w:val="en-US" w:eastAsia="zh-CN"/>
        </w:rPr>
      </w:pPr>
      <w:r>
        <w:rPr>
          <w:rFonts w:hint="eastAsia" w:ascii="Times New Roman" w:hAnsi="Times New Roman" w:eastAsia="宋体" w:cs="宋体"/>
          <w:b/>
          <w:bCs/>
          <w:iCs/>
          <w:color w:val="000000"/>
          <w:sz w:val="24"/>
          <w:szCs w:val="24"/>
          <w:lang w:val="en-US" w:eastAsia="zh-CN"/>
        </w:rPr>
        <w:br w:type="page"/>
      </w:r>
    </w:p>
    <w:p w14:paraId="5ABFEB88">
      <w:pPr>
        <w:widowControl w:val="0"/>
        <w:spacing w:line="276" w:lineRule="auto"/>
        <w:ind w:firstLine="482" w:firstLineChars="200"/>
        <w:jc w:val="both"/>
        <w:outlineLvl w:val="0"/>
        <w:rPr>
          <w:rFonts w:hint="default" w:ascii="Times New Roman" w:hAnsi="Times New Roman" w:eastAsia="宋体" w:cs="宋体"/>
          <w:b/>
          <w:bCs/>
          <w:iCs/>
          <w:color w:val="000000"/>
          <w:sz w:val="24"/>
          <w:szCs w:val="24"/>
          <w:lang w:val="en-US" w:eastAsia="zh-CN"/>
        </w:rPr>
      </w:pPr>
      <w:bookmarkStart w:id="1" w:name="_Toc32348"/>
      <w:bookmarkStart w:id="2" w:name="_Toc21846"/>
      <w:bookmarkStart w:id="3" w:name="_Toc7027"/>
      <w:bookmarkStart w:id="4" w:name="_Toc31694"/>
      <w:r>
        <w:rPr>
          <w:rFonts w:hint="eastAsia" w:ascii="Times New Roman" w:hAnsi="Times New Roman" w:eastAsia="宋体" w:cs="宋体"/>
          <w:b/>
          <w:bCs/>
          <w:iCs/>
          <w:color w:val="000000"/>
          <w:sz w:val="24"/>
          <w:szCs w:val="24"/>
          <w:lang w:val="en-US" w:eastAsia="zh-CN"/>
        </w:rPr>
        <w:t>前言</w:t>
      </w:r>
      <w:bookmarkEnd w:id="0"/>
      <w:bookmarkEnd w:id="1"/>
      <w:bookmarkEnd w:id="2"/>
      <w:bookmarkEnd w:id="3"/>
      <w:bookmarkEnd w:id="4"/>
    </w:p>
    <w:p w14:paraId="190CD7B9">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eastAsia="zh-CN"/>
        </w:rPr>
      </w:pPr>
      <w:r>
        <w:rPr>
          <w:rFonts w:hint="eastAsia"/>
          <w:lang w:eastAsia="zh-CN"/>
        </w:rPr>
        <w:t>感谢您使用深圳市钡铼技术有限公司的</w:t>
      </w:r>
      <w:r>
        <w:rPr>
          <w:rFonts w:hint="eastAsia"/>
          <w:lang w:val="en-US" w:eastAsia="zh-CN"/>
        </w:rPr>
        <w:t>BL245系列</w:t>
      </w:r>
      <w:r>
        <w:rPr>
          <w:rFonts w:hint="eastAsia"/>
          <w:lang w:eastAsia="zh-CN"/>
        </w:rPr>
        <w:t>，阅读本产品说明书能让您快速掌握本产品的功能和使用方法。</w:t>
      </w:r>
    </w:p>
    <w:p w14:paraId="40D5CCCD">
      <w:pPr>
        <w:rPr>
          <w:rFonts w:ascii="Times New Roman" w:hAnsi="Times New Roman"/>
        </w:rPr>
      </w:pPr>
    </w:p>
    <w:p w14:paraId="51A67B62">
      <w:pPr>
        <w:pStyle w:val="5"/>
        <w:ind w:left="420" w:leftChars="200"/>
        <w:rPr>
          <w:rFonts w:hint="eastAsia" w:ascii="Times New Roman" w:hAnsi="Times New Roman" w:eastAsia="宋体" w:cs="宋体"/>
          <w:b/>
          <w:iCs/>
          <w:color w:val="000000"/>
          <w:lang w:eastAsia="zh-CN"/>
        </w:rPr>
      </w:pPr>
      <w:r>
        <w:rPr>
          <w:rFonts w:hint="eastAsia" w:ascii="Times New Roman" w:hAnsi="Times New Roman" w:eastAsia="宋体" w:cs="宋体"/>
          <w:b/>
          <w:iCs/>
          <w:color w:val="000000"/>
          <w:lang w:eastAsia="zh-CN"/>
        </w:rPr>
        <w:t>版权声明</w:t>
      </w:r>
    </w:p>
    <w:p w14:paraId="48D529DE">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eastAsia="zh-CN"/>
        </w:rPr>
      </w:pPr>
      <w:r>
        <w:rPr>
          <w:rFonts w:hint="eastAsia"/>
          <w:lang w:eastAsia="zh-CN"/>
        </w:rPr>
        <w:t>本说明书之所有权由深圳市钡铼技术有限公司所有。未经本公司之书面许可，任何单位和个人无权以任何形式复制、传播和转载本手册之任何部分，否则一切后果由违者自负。</w:t>
      </w:r>
    </w:p>
    <w:p w14:paraId="0CEFA4A5">
      <w:pPr>
        <w:pStyle w:val="12"/>
        <w:rPr>
          <w:rFonts w:ascii="Times New Roman" w:hAnsi="Times New Roman"/>
        </w:rPr>
      </w:pPr>
    </w:p>
    <w:p w14:paraId="7238D4D2">
      <w:pPr>
        <w:pStyle w:val="5"/>
        <w:ind w:left="420" w:leftChars="200"/>
        <w:rPr>
          <w:rFonts w:hint="eastAsia" w:ascii="Times New Roman" w:hAnsi="Times New Roman" w:eastAsia="宋体" w:cs="宋体"/>
          <w:b/>
          <w:iCs/>
          <w:color w:val="000000"/>
          <w:lang w:eastAsia="zh-CN"/>
        </w:rPr>
      </w:pPr>
      <w:r>
        <w:rPr>
          <w:rFonts w:hint="eastAsia" w:ascii="Times New Roman" w:hAnsi="Times New Roman" w:eastAsia="宋体" w:cs="宋体"/>
          <w:b/>
          <w:iCs/>
          <w:color w:val="000000"/>
          <w:lang w:eastAsia="zh-CN"/>
        </w:rPr>
        <w:t>免责声明</w:t>
      </w:r>
    </w:p>
    <w:p w14:paraId="59138FA8">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eastAsia="zh-CN"/>
        </w:rPr>
      </w:pPr>
      <w:r>
        <w:rPr>
          <w:rFonts w:hint="eastAsia"/>
          <w:lang w:eastAsia="zh-CN"/>
        </w:rPr>
        <w:t>由于运营商升级网络造成设备无法继续使用的，本公司不能提供免费的升级服务。由于特殊原因造成运营商网络服务中断时，本机将无法正常工作，本公司不承担由此带来的后果。</w:t>
      </w:r>
    </w:p>
    <w:p w14:paraId="699E6AFA">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eastAsia="zh-CN"/>
        </w:rPr>
      </w:pPr>
      <w:r>
        <w:rPr>
          <w:rFonts w:hint="eastAsia"/>
          <w:lang w:eastAsia="zh-CN"/>
        </w:rPr>
        <w:t>本产品主要用于基于GPRS/网络的数据传输应用，请按照说明书提供的参数和技术规格使用，同时请注意无线电产品特别是GPRS产品使用时应该关注的注意事项，本公司不承担由于不正常使用或不恰当使用本产品造成的财产或人身伤害。</w:t>
      </w:r>
    </w:p>
    <w:p w14:paraId="0000DC63">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eastAsia="zh-CN"/>
        </w:rPr>
      </w:pPr>
      <w:r>
        <w:rPr>
          <w:rFonts w:hint="eastAsia"/>
          <w:lang w:eastAsia="zh-CN"/>
        </w:rPr>
        <w:t>本产品包含开源软件或第三方组件。因开源软件的缺陷、漏洞、兼容性问题、停止维护或协议变更等原因导致的系统故障、数据丢失或安全问题，本公司概不负责。用户需自行承担使用开源组件的相关风险。</w:t>
      </w:r>
    </w:p>
    <w:p w14:paraId="21049D9A">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eastAsia="zh-CN"/>
        </w:rPr>
      </w:pPr>
    </w:p>
    <w:p w14:paraId="6BE7BB9A">
      <w:pPr>
        <w:pStyle w:val="12"/>
        <w:ind w:left="0" w:leftChars="0" w:firstLine="482" w:firstLineChars="200"/>
        <w:rPr>
          <w:rFonts w:hint="eastAsia" w:ascii="Times New Roman" w:hAnsi="Times New Roman"/>
          <w:b/>
          <w:bCs/>
          <w:sz w:val="24"/>
          <w:szCs w:val="24"/>
          <w:lang w:eastAsia="zh-CN"/>
        </w:rPr>
      </w:pPr>
      <w:r>
        <w:rPr>
          <w:rFonts w:hint="eastAsia" w:ascii="Times New Roman" w:hAnsi="Times New Roman"/>
          <w:b/>
          <w:bCs/>
          <w:sz w:val="24"/>
          <w:szCs w:val="24"/>
          <w:lang w:eastAsia="zh-CN"/>
        </w:rPr>
        <w:t>修订记录</w:t>
      </w:r>
    </w:p>
    <w:tbl>
      <w:tblPr>
        <w:tblStyle w:val="13"/>
        <w:tblW w:w="829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062"/>
        <w:gridCol w:w="1409"/>
        <w:gridCol w:w="1469"/>
        <w:gridCol w:w="2318"/>
        <w:gridCol w:w="1032"/>
      </w:tblGrid>
      <w:tr w14:paraId="4D55B2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62" w:type="dxa"/>
            <w:shd w:val="clear" w:color="auto" w:fill="D8D8D8" w:themeFill="background1" w:themeFillShade="D9"/>
          </w:tcPr>
          <w:p w14:paraId="5CE00EE1">
            <w:pPr>
              <w:jc w:val="center"/>
              <w:rPr>
                <w:rFonts w:cs="Times New Roman"/>
                <w:b/>
                <w:bCs/>
              </w:rPr>
            </w:pPr>
            <w:r>
              <w:rPr>
                <w:rFonts w:cs="Times New Roman"/>
                <w:b/>
                <w:bCs/>
              </w:rPr>
              <w:t>更新日期</w:t>
            </w:r>
          </w:p>
        </w:tc>
        <w:tc>
          <w:tcPr>
            <w:tcW w:w="1409" w:type="dxa"/>
            <w:shd w:val="clear" w:color="auto" w:fill="D8D8D8" w:themeFill="background1" w:themeFillShade="D9"/>
          </w:tcPr>
          <w:p w14:paraId="1BBADC68">
            <w:pPr>
              <w:jc w:val="center"/>
              <w:rPr>
                <w:rFonts w:cs="Times New Roman"/>
                <w:b/>
                <w:bCs/>
              </w:rPr>
            </w:pPr>
            <w:r>
              <w:rPr>
                <w:rFonts w:cs="Times New Roman"/>
                <w:b/>
                <w:bCs/>
              </w:rPr>
              <w:t>文档版本</w:t>
            </w:r>
          </w:p>
        </w:tc>
        <w:tc>
          <w:tcPr>
            <w:tcW w:w="1469" w:type="dxa"/>
            <w:shd w:val="clear" w:color="auto" w:fill="D8D8D8" w:themeFill="background1" w:themeFillShade="D9"/>
          </w:tcPr>
          <w:p w14:paraId="6D93A1F5">
            <w:pPr>
              <w:jc w:val="center"/>
              <w:rPr>
                <w:rFonts w:cs="Times New Roman"/>
                <w:b/>
                <w:bCs/>
              </w:rPr>
            </w:pPr>
            <w:r>
              <w:rPr>
                <w:rFonts w:cs="Times New Roman"/>
                <w:b/>
                <w:bCs/>
              </w:rPr>
              <w:t>说明</w:t>
            </w:r>
          </w:p>
        </w:tc>
        <w:tc>
          <w:tcPr>
            <w:tcW w:w="2318" w:type="dxa"/>
            <w:shd w:val="clear" w:color="auto" w:fill="D8D8D8" w:themeFill="background1" w:themeFillShade="D9"/>
          </w:tcPr>
          <w:p w14:paraId="6181F1D9">
            <w:pPr>
              <w:jc w:val="center"/>
              <w:rPr>
                <w:rFonts w:hint="default" w:cs="Times New Roman" w:eastAsiaTheme="minorEastAsia"/>
                <w:b/>
                <w:bCs/>
                <w:lang w:val="en-US" w:eastAsia="zh-CN"/>
              </w:rPr>
            </w:pPr>
            <w:r>
              <w:rPr>
                <w:rFonts w:hint="eastAsia" w:cs="Times New Roman"/>
                <w:b/>
                <w:bCs/>
                <w:lang w:val="en-US" w:eastAsia="zh-CN"/>
              </w:rPr>
              <w:t>修订内容</w:t>
            </w:r>
          </w:p>
        </w:tc>
        <w:tc>
          <w:tcPr>
            <w:tcW w:w="1032" w:type="dxa"/>
            <w:shd w:val="clear" w:color="auto" w:fill="D8D8D8" w:themeFill="background1" w:themeFillShade="D9"/>
          </w:tcPr>
          <w:p w14:paraId="23F1CEFD">
            <w:pPr>
              <w:jc w:val="center"/>
              <w:rPr>
                <w:rFonts w:cs="Times New Roman"/>
                <w:b/>
                <w:bCs/>
              </w:rPr>
            </w:pPr>
            <w:r>
              <w:rPr>
                <w:rFonts w:cs="Times New Roman"/>
                <w:b/>
                <w:bCs/>
              </w:rPr>
              <w:t>作者</w:t>
            </w:r>
          </w:p>
        </w:tc>
      </w:tr>
      <w:tr w14:paraId="78B0CF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0" w:hRule="atLeast"/>
          <w:jc w:val="center"/>
        </w:trPr>
        <w:tc>
          <w:tcPr>
            <w:tcW w:w="2062" w:type="dxa"/>
            <w:vAlign w:val="center"/>
          </w:tcPr>
          <w:p w14:paraId="73F78930">
            <w:pPr>
              <w:jc w:val="center"/>
              <w:rPr>
                <w:rFonts w:hint="default" w:cs="Times New Roman" w:eastAsiaTheme="minorEastAsia"/>
                <w:lang w:val="en-US" w:eastAsia="zh-CN"/>
              </w:rPr>
            </w:pPr>
            <w:r>
              <w:rPr>
                <w:rFonts w:hint="eastAsia" w:cs="Times New Roman"/>
                <w:lang w:val="en-US" w:eastAsia="zh-CN"/>
              </w:rPr>
              <w:t>2026.4.24</w:t>
            </w:r>
          </w:p>
        </w:tc>
        <w:tc>
          <w:tcPr>
            <w:tcW w:w="1409" w:type="dxa"/>
            <w:vAlign w:val="center"/>
          </w:tcPr>
          <w:p w14:paraId="1CAA9475">
            <w:pPr>
              <w:jc w:val="center"/>
              <w:rPr>
                <w:rFonts w:hint="default" w:cs="Times New Roman" w:eastAsiaTheme="minorEastAsia"/>
                <w:lang w:val="en-US" w:eastAsia="zh-CN"/>
              </w:rPr>
            </w:pPr>
            <w:r>
              <w:rPr>
                <w:rFonts w:hint="eastAsia" w:cs="Times New Roman"/>
                <w:lang w:val="en-US" w:eastAsia="zh-CN"/>
              </w:rPr>
              <w:t>Ver.1.0</w:t>
            </w:r>
          </w:p>
        </w:tc>
        <w:tc>
          <w:tcPr>
            <w:tcW w:w="1469" w:type="dxa"/>
            <w:vAlign w:val="center"/>
          </w:tcPr>
          <w:p w14:paraId="26025726">
            <w:pPr>
              <w:jc w:val="center"/>
              <w:rPr>
                <w:rFonts w:cs="Times New Roman"/>
              </w:rPr>
            </w:pPr>
            <w:r>
              <w:rPr>
                <w:rFonts w:hint="eastAsia" w:cs="Times New Roman"/>
                <w:lang w:val="en-US" w:eastAsia="zh-CN"/>
              </w:rPr>
              <w:t>首次发布</w:t>
            </w:r>
          </w:p>
        </w:tc>
        <w:tc>
          <w:tcPr>
            <w:tcW w:w="2318" w:type="dxa"/>
            <w:vAlign w:val="center"/>
          </w:tcPr>
          <w:p w14:paraId="71715006">
            <w:pPr>
              <w:jc w:val="center"/>
              <w:rPr>
                <w:rFonts w:hint="default" w:cs="Times New Roman" w:eastAsiaTheme="minorEastAsia"/>
                <w:lang w:val="en-US" w:eastAsia="zh-CN"/>
              </w:rPr>
            </w:pPr>
          </w:p>
        </w:tc>
        <w:tc>
          <w:tcPr>
            <w:tcW w:w="1032" w:type="dxa"/>
            <w:vAlign w:val="center"/>
          </w:tcPr>
          <w:p w14:paraId="7B78BDAF">
            <w:pPr>
              <w:jc w:val="center"/>
              <w:rPr>
                <w:rFonts w:hint="default" w:cs="Times New Roman" w:eastAsiaTheme="minorEastAsia"/>
                <w:lang w:val="en-US" w:eastAsia="zh-CN"/>
              </w:rPr>
            </w:pPr>
            <w:r>
              <w:rPr>
                <w:rFonts w:hint="eastAsia" w:cs="Times New Roman"/>
                <w:lang w:val="en-US" w:eastAsia="zh-CN"/>
              </w:rPr>
              <w:t>ZJX</w:t>
            </w:r>
          </w:p>
        </w:tc>
      </w:tr>
      <w:tr w14:paraId="08F506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0" w:hRule="atLeast"/>
          <w:jc w:val="center"/>
          <w:ins w:id="2684" w:author="L" w:date="2026-07-31T16:13:27Z"/>
        </w:trPr>
        <w:tc>
          <w:tcPr>
            <w:tcW w:w="2062" w:type="dxa"/>
            <w:vAlign w:val="center"/>
          </w:tcPr>
          <w:p w14:paraId="24973EAD">
            <w:pPr>
              <w:jc w:val="center"/>
              <w:rPr>
                <w:ins w:id="2685" w:author="L" w:date="2026-07-31T16:13:27Z"/>
                <w:rFonts w:hint="default" w:cs="Times New Roman"/>
                <w:lang w:val="en-US" w:eastAsia="zh-CN"/>
              </w:rPr>
            </w:pPr>
            <w:ins w:id="2686" w:author="L" w:date="2026-07-31T16:13:27Z">
              <w:r>
                <w:rPr>
                  <w:rFonts w:hint="eastAsia" w:cs="Times New Roman"/>
                  <w:lang w:val="en-US" w:eastAsia="zh-CN"/>
                </w:rPr>
                <w:t>2026.7.31</w:t>
              </w:r>
            </w:ins>
          </w:p>
        </w:tc>
        <w:tc>
          <w:tcPr>
            <w:tcW w:w="1409" w:type="dxa"/>
            <w:vAlign w:val="center"/>
          </w:tcPr>
          <w:p w14:paraId="7D13F919">
            <w:pPr>
              <w:jc w:val="center"/>
              <w:rPr>
                <w:ins w:id="2687" w:author="L" w:date="2026-07-31T16:13:27Z"/>
                <w:rFonts w:hint="default" w:cs="Times New Roman"/>
                <w:lang w:val="en-US" w:eastAsia="zh-CN"/>
              </w:rPr>
            </w:pPr>
            <w:ins w:id="2688" w:author="L" w:date="2026-07-31T16:13:27Z">
              <w:r>
                <w:rPr>
                  <w:rFonts w:hint="eastAsia" w:cs="Times New Roman"/>
                  <w:lang w:val="en-US" w:eastAsia="zh-CN"/>
                </w:rPr>
                <w:t>Ver.1.1</w:t>
              </w:r>
            </w:ins>
          </w:p>
        </w:tc>
        <w:tc>
          <w:tcPr>
            <w:tcW w:w="1469" w:type="dxa"/>
            <w:vAlign w:val="center"/>
          </w:tcPr>
          <w:p w14:paraId="7DB16681">
            <w:pPr>
              <w:jc w:val="center"/>
              <w:rPr>
                <w:ins w:id="2689" w:author="L" w:date="2026-07-31T16:13:27Z"/>
                <w:rFonts w:hint="default" w:cs="Times New Roman"/>
                <w:lang w:val="en-US" w:eastAsia="zh-CN"/>
              </w:rPr>
            </w:pPr>
            <w:ins w:id="2690" w:author="L" w:date="2026-07-31T16:13:27Z">
              <w:r>
                <w:rPr>
                  <w:rFonts w:hint="eastAsia" w:cs="Times New Roman"/>
                  <w:lang w:val="en-US" w:eastAsia="zh-CN"/>
                </w:rPr>
                <w:t>部分更新</w:t>
              </w:r>
            </w:ins>
          </w:p>
        </w:tc>
        <w:tc>
          <w:tcPr>
            <w:tcW w:w="2318" w:type="dxa"/>
            <w:vAlign w:val="center"/>
          </w:tcPr>
          <w:p w14:paraId="4CC47ABF">
            <w:pPr>
              <w:jc w:val="center"/>
              <w:rPr>
                <w:ins w:id="2691" w:author="L" w:date="2026-07-31T16:13:27Z"/>
                <w:rFonts w:hint="default" w:cs="Times New Roman" w:eastAsiaTheme="minorEastAsia"/>
                <w:lang w:val="en-US" w:eastAsia="zh-CN"/>
              </w:rPr>
            </w:pPr>
            <w:ins w:id="2692" w:author="L" w:date="2026-08-26T11:41:37Z">
              <w:r>
                <w:rPr>
                  <w:rFonts w:hint="eastAsia" w:cs="Times New Roman"/>
                  <w:lang w:val="en-US" w:eastAsia="zh-CN"/>
                </w:rPr>
                <w:t>完善RTD、NTC N板使用说明，增加量程模式修改，优化软件支持</w:t>
              </w:r>
            </w:ins>
          </w:p>
        </w:tc>
        <w:tc>
          <w:tcPr>
            <w:tcW w:w="1032" w:type="dxa"/>
            <w:vAlign w:val="center"/>
          </w:tcPr>
          <w:p w14:paraId="056561DD">
            <w:pPr>
              <w:jc w:val="center"/>
              <w:rPr>
                <w:ins w:id="2693" w:author="L" w:date="2026-07-31T16:13:27Z"/>
                <w:rFonts w:hint="default" w:cs="Times New Roman"/>
                <w:lang w:val="en-US" w:eastAsia="zh-CN"/>
              </w:rPr>
            </w:pPr>
            <w:ins w:id="2694" w:author="L" w:date="2026-07-31T16:13:27Z">
              <w:r>
                <w:rPr>
                  <w:rFonts w:hint="eastAsia" w:cs="Times New Roman"/>
                  <w:lang w:val="en-US" w:eastAsia="zh-CN"/>
                </w:rPr>
                <w:t>ZJX</w:t>
              </w:r>
            </w:ins>
          </w:p>
        </w:tc>
      </w:tr>
    </w:tbl>
    <w:p w14:paraId="4FC63814">
      <w:pPr>
        <w:rPr>
          <w:ins w:id="2695" w:author="L" w:date="2026-07-31T16:13:27Z"/>
          <w:rFonts w:hint="eastAsia" w:ascii="Times New Roman" w:hAnsi="Times New Roman" w:eastAsia="宋体" w:cs="宋体"/>
          <w:iCs/>
          <w:color w:val="000000"/>
          <w:lang w:eastAsia="zh-CN"/>
        </w:rPr>
      </w:pPr>
    </w:p>
    <w:p w14:paraId="1AF57A61">
      <w:pPr>
        <w:pStyle w:val="12"/>
        <w:ind w:left="0" w:leftChars="0" w:firstLine="420" w:firstLineChars="0"/>
        <w:rPr>
          <w:ins w:id="2696" w:author="L" w:date="2026-07-31T16:13:27Z"/>
          <w:rFonts w:hint="eastAsia" w:ascii="Times New Roman" w:hAnsi="Times New Roman" w:eastAsia="宋体" w:cs="宋体"/>
          <w:iCs/>
          <w:color w:val="000000"/>
          <w:lang w:eastAsia="zh-CN"/>
        </w:rPr>
      </w:pPr>
    </w:p>
    <w:p w14:paraId="3873BE19">
      <w:pPr>
        <w:rPr>
          <w:rFonts w:hint="eastAsia" w:ascii="Times New Roman" w:hAnsi="Times New Roman" w:eastAsia="宋体" w:cs="宋体"/>
          <w:iCs/>
          <w:color w:val="000000"/>
          <w:lang w:eastAsia="zh-CN"/>
        </w:rPr>
      </w:pPr>
    </w:p>
    <w:p w14:paraId="6F053934">
      <w:pPr>
        <w:pStyle w:val="12"/>
        <w:ind w:left="0" w:leftChars="0" w:firstLine="420" w:firstLineChars="0"/>
        <w:rPr>
          <w:rFonts w:hint="eastAsia" w:ascii="Times New Roman" w:hAnsi="Times New Roman" w:eastAsia="宋体" w:cs="宋体"/>
          <w:iCs/>
          <w:color w:val="000000"/>
          <w:lang w:eastAsia="zh-CN"/>
        </w:rPr>
      </w:pPr>
    </w:p>
    <w:p w14:paraId="1C4C6B98">
      <w:pPr>
        <w:pStyle w:val="12"/>
        <w:ind w:left="0" w:leftChars="0" w:firstLine="420" w:firstLineChars="0"/>
        <w:rPr>
          <w:rFonts w:hint="eastAsia" w:ascii="Times New Roman" w:hAnsi="Times New Roman" w:eastAsia="宋体" w:cs="宋体"/>
          <w:iCs/>
          <w:color w:val="000000"/>
          <w:lang w:eastAsia="zh-CN"/>
        </w:rPr>
      </w:pPr>
    </w:p>
    <w:p w14:paraId="12A2D84D">
      <w:pPr>
        <w:pStyle w:val="12"/>
        <w:ind w:left="0" w:leftChars="0" w:firstLine="420" w:firstLineChars="0"/>
        <w:rPr>
          <w:rFonts w:hint="eastAsia" w:ascii="Times New Roman" w:hAnsi="Times New Roman" w:eastAsia="宋体" w:cs="宋体"/>
          <w:iCs/>
          <w:color w:val="000000"/>
          <w:lang w:eastAsia="zh-CN"/>
        </w:rPr>
      </w:pPr>
    </w:p>
    <w:p w14:paraId="12116654">
      <w:pPr>
        <w:pStyle w:val="12"/>
        <w:ind w:left="0" w:leftChars="0" w:firstLine="420" w:firstLineChars="0"/>
        <w:rPr>
          <w:rFonts w:hint="eastAsia" w:ascii="Times New Roman" w:hAnsi="Times New Roman" w:eastAsia="宋体" w:cs="宋体"/>
          <w:iCs/>
          <w:color w:val="000000"/>
          <w:lang w:eastAsia="zh-CN"/>
        </w:rPr>
      </w:pPr>
    </w:p>
    <w:p w14:paraId="0005A656">
      <w:pPr>
        <w:pStyle w:val="12"/>
        <w:ind w:left="0" w:leftChars="0" w:firstLine="420" w:firstLineChars="0"/>
        <w:rPr>
          <w:rFonts w:hint="eastAsia" w:ascii="Times New Roman" w:hAnsi="Times New Roman" w:eastAsia="宋体" w:cs="宋体"/>
          <w:iCs/>
          <w:color w:val="000000"/>
          <w:lang w:eastAsia="zh-CN"/>
        </w:rPr>
      </w:pPr>
    </w:p>
    <w:p w14:paraId="198E3507">
      <w:pPr>
        <w:pStyle w:val="12"/>
        <w:ind w:left="0" w:leftChars="0" w:firstLine="420" w:firstLineChars="0"/>
        <w:rPr>
          <w:rFonts w:hint="eastAsia" w:ascii="Times New Roman" w:hAnsi="Times New Roman" w:eastAsia="宋体" w:cs="宋体"/>
          <w:iCs/>
          <w:color w:val="000000"/>
          <w:lang w:eastAsia="zh-CN"/>
        </w:rPr>
      </w:pPr>
    </w:p>
    <w:p w14:paraId="1F826602">
      <w:pPr>
        <w:pStyle w:val="12"/>
        <w:ind w:left="0" w:leftChars="0" w:firstLine="420" w:firstLineChars="0"/>
        <w:rPr>
          <w:rFonts w:hint="eastAsia" w:ascii="Times New Roman" w:hAnsi="Times New Roman" w:eastAsia="宋体" w:cs="宋体"/>
          <w:iCs/>
          <w:color w:val="000000"/>
          <w:lang w:eastAsia="zh-CN"/>
        </w:rPr>
      </w:pPr>
    </w:p>
    <w:p w14:paraId="45FBD024">
      <w:pPr>
        <w:pStyle w:val="12"/>
        <w:ind w:left="0" w:leftChars="0" w:firstLine="420" w:firstLineChars="0"/>
        <w:rPr>
          <w:rFonts w:hint="eastAsia" w:ascii="Times New Roman" w:hAnsi="Times New Roman" w:eastAsia="宋体" w:cs="宋体"/>
          <w:iCs/>
          <w:color w:val="000000"/>
          <w:lang w:eastAsia="zh-CN"/>
        </w:rPr>
      </w:pPr>
    </w:p>
    <w:p w14:paraId="19CA931A">
      <w:pPr>
        <w:pStyle w:val="12"/>
        <w:ind w:left="0" w:leftChars="0" w:firstLine="420" w:firstLineChars="0"/>
        <w:rPr>
          <w:rFonts w:hint="eastAsia" w:ascii="Times New Roman" w:hAnsi="Times New Roman" w:eastAsia="宋体" w:cs="宋体"/>
          <w:iCs/>
          <w:color w:val="000000"/>
          <w:lang w:eastAsia="zh-CN"/>
        </w:rPr>
      </w:pPr>
    </w:p>
    <w:p w14:paraId="7EB3FBC6">
      <w:pPr>
        <w:pStyle w:val="12"/>
        <w:ind w:left="0" w:leftChars="0" w:firstLine="420" w:firstLineChars="0"/>
        <w:rPr>
          <w:rFonts w:hint="eastAsia" w:ascii="Times New Roman" w:hAnsi="Times New Roman" w:eastAsia="宋体" w:cs="宋体"/>
          <w:iCs/>
          <w:color w:val="000000"/>
          <w:lang w:eastAsia="zh-CN"/>
        </w:rPr>
      </w:pPr>
    </w:p>
    <w:p w14:paraId="0BE69B8B">
      <w:pPr>
        <w:pStyle w:val="12"/>
        <w:ind w:left="0" w:leftChars="0" w:firstLine="0" w:firstLineChars="0"/>
        <w:outlineLvl w:val="0"/>
        <w:rPr>
          <w:rFonts w:hint="default" w:ascii="Times New Roman" w:hAnsi="Times New Roman" w:cstheme="minorEastAsia"/>
          <w:b/>
          <w:bCs/>
          <w:sz w:val="44"/>
          <w:szCs w:val="44"/>
          <w:lang w:val="en-US" w:eastAsia="zh-CN"/>
        </w:rPr>
      </w:pPr>
      <w:bookmarkStart w:id="5" w:name="_Toc22865"/>
      <w:bookmarkStart w:id="6" w:name="_Toc9781"/>
      <w:bookmarkStart w:id="7" w:name="_Toc13158"/>
      <w:bookmarkStart w:id="8" w:name="_Toc22092"/>
      <w:r>
        <w:rPr>
          <w:rFonts w:hint="eastAsia" w:ascii="Times New Roman" w:hAnsi="Times New Roman" w:cstheme="minorEastAsia"/>
          <w:b/>
          <w:bCs/>
          <w:sz w:val="44"/>
          <w:szCs w:val="44"/>
          <w:lang w:val="en-US" w:eastAsia="zh-CN"/>
        </w:rPr>
        <w:t>1.产品简介</w:t>
      </w:r>
      <w:bookmarkEnd w:id="5"/>
      <w:bookmarkEnd w:id="6"/>
      <w:bookmarkEnd w:id="7"/>
      <w:bookmarkEnd w:id="8"/>
    </w:p>
    <w:p w14:paraId="12A3110A">
      <w:pPr>
        <w:pStyle w:val="12"/>
        <w:ind w:left="0" w:leftChars="0" w:firstLine="0" w:firstLineChars="0"/>
        <w:outlineLvl w:val="1"/>
        <w:rPr>
          <w:rFonts w:hint="default" w:ascii="Times New Roman" w:hAnsi="Times New Roman" w:cstheme="minorEastAsia"/>
          <w:b/>
          <w:bCs/>
          <w:sz w:val="32"/>
          <w:szCs w:val="32"/>
          <w:lang w:val="en-US" w:eastAsia="zh-CN"/>
        </w:rPr>
      </w:pPr>
      <w:bookmarkStart w:id="9" w:name="_Toc22293"/>
      <w:bookmarkStart w:id="10" w:name="_Toc26546"/>
      <w:bookmarkStart w:id="11" w:name="_Toc18125"/>
      <w:bookmarkStart w:id="12" w:name="_Toc15852"/>
      <w:r>
        <w:rPr>
          <w:rFonts w:hint="eastAsia" w:ascii="Times New Roman" w:hAnsi="Times New Roman" w:cstheme="minorEastAsia"/>
          <w:b/>
          <w:bCs/>
          <w:sz w:val="32"/>
          <w:szCs w:val="32"/>
          <w:lang w:val="en-US" w:eastAsia="zh-CN"/>
        </w:rPr>
        <w:t>1.1 概述</w:t>
      </w:r>
      <w:bookmarkEnd w:id="9"/>
      <w:bookmarkEnd w:id="10"/>
      <w:bookmarkEnd w:id="11"/>
      <w:bookmarkEnd w:id="12"/>
    </w:p>
    <w:p w14:paraId="2E84AAB1">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eastAsia" w:ascii="Times New Roman" w:hAnsi="Times New Roman" w:eastAsiaTheme="minorEastAsia" w:cstheme="minorBidi"/>
          <w:kern w:val="2"/>
          <w:sz w:val="24"/>
          <w:szCs w:val="24"/>
          <w:lang w:val="en-US" w:eastAsia="zh-CN" w:bidi="ar-SA"/>
        </w:rPr>
      </w:pPr>
      <w:r>
        <w:rPr>
          <w:rFonts w:hint="eastAsia" w:ascii="Times New Roman" w:hAnsi="Times New Roman" w:eastAsiaTheme="minorEastAsia" w:cstheme="minorBidi"/>
          <w:kern w:val="2"/>
          <w:sz w:val="24"/>
          <w:szCs w:val="24"/>
          <w:lang w:val="en-US" w:eastAsia="zh-CN" w:bidi="ar-SA"/>
        </w:rPr>
        <w:t>在工业自动化向“AI边缘计算+实时控制”深度融合的转型背景下，传统PLC面临智能计算的瓶颈，而通用工业计算机又难以满足高实时性控制的需求。EdgePLC BL245系列工业AI边缘控制器应运而生，旨在打破IT与OT的融合壁垒，提供真正意义上的“边缘AI控算一体”解决方案。</w:t>
      </w:r>
    </w:p>
    <w:p w14:paraId="32951421">
      <w:pPr>
        <w:keepNext w:val="0"/>
        <w:keepLines w:val="0"/>
        <w:pageBreakBefore w:val="0"/>
        <w:widowControl w:val="0"/>
        <w:kinsoku/>
        <w:wordWrap/>
        <w:overflowPunct/>
        <w:topLinePunct w:val="0"/>
        <w:autoSpaceDE/>
        <w:autoSpaceDN/>
        <w:bidi w:val="0"/>
        <w:adjustRightInd/>
        <w:snapToGrid/>
        <w:spacing w:line="360" w:lineRule="auto"/>
        <w:ind w:leftChars="0" w:firstLine="480" w:firstLineChars="200"/>
        <w:jc w:val="both"/>
        <w:textAlignment w:val="auto"/>
        <w:rPr>
          <w:rFonts w:hint="eastAsia" w:ascii="Times New Roman" w:hAnsi="Times New Roman" w:eastAsiaTheme="minorEastAsia" w:cstheme="minorBidi"/>
          <w:kern w:val="2"/>
          <w:sz w:val="24"/>
          <w:szCs w:val="24"/>
          <w:lang w:val="en-US" w:eastAsia="zh-CN" w:bidi="ar-SA"/>
        </w:rPr>
      </w:pPr>
      <w:r>
        <w:rPr>
          <w:rFonts w:hint="eastAsia" w:ascii="Times New Roman" w:hAnsi="Times New Roman" w:eastAsiaTheme="minorEastAsia" w:cstheme="minorBidi"/>
          <w:kern w:val="2"/>
          <w:sz w:val="24"/>
          <w:szCs w:val="24"/>
          <w:lang w:val="en-US" w:eastAsia="zh-CN" w:bidi="ar-SA"/>
        </w:rPr>
        <w:t>BL245系列采用“高性能ARM处理器 + 分布式I/O扩展”的架构，以瑞芯微RK3588J/RK3588为核心，集成6TOPS算力的专用NPU，支持四核Cortex-A76 + 四核Cortex-A55 + 三核Cortex-M0的异构计算，在保障毫秒级实时控制的同时，具备强大的本地AI推理与数据处理能力。</w:t>
      </w:r>
    </w:p>
    <w:p w14:paraId="1C3208F0">
      <w:pPr>
        <w:keepNext w:val="0"/>
        <w:keepLines w:val="0"/>
        <w:pageBreakBefore w:val="0"/>
        <w:widowControl w:val="0"/>
        <w:kinsoku/>
        <w:wordWrap/>
        <w:overflowPunct/>
        <w:topLinePunct w:val="0"/>
        <w:autoSpaceDE/>
        <w:autoSpaceDN/>
        <w:bidi w:val="0"/>
        <w:adjustRightInd/>
        <w:snapToGrid/>
        <w:spacing w:line="360" w:lineRule="auto"/>
        <w:ind w:leftChars="0" w:firstLine="480" w:firstLineChars="200"/>
        <w:jc w:val="both"/>
        <w:textAlignment w:val="auto"/>
        <w:rPr>
          <w:rFonts w:hint="eastAsia" w:ascii="Times New Roman" w:hAnsi="Times New Roman" w:eastAsiaTheme="minorEastAsia" w:cstheme="minorBidi"/>
          <w:kern w:val="2"/>
          <w:sz w:val="24"/>
          <w:szCs w:val="24"/>
          <w:lang w:val="en-US" w:eastAsia="zh-CN" w:bidi="ar-SA"/>
        </w:rPr>
      </w:pPr>
      <w:r>
        <w:rPr>
          <w:rFonts w:hint="eastAsia" w:ascii="Times New Roman" w:hAnsi="Times New Roman" w:eastAsiaTheme="minorEastAsia" w:cstheme="minorBidi"/>
          <w:kern w:val="2"/>
          <w:sz w:val="24"/>
          <w:szCs w:val="24"/>
          <w:lang w:val="en-US" w:eastAsia="zh-CN" w:bidi="ar-SA"/>
        </w:rPr>
        <w:t>EdgePLC BL245工业AI边缘控制器深度融合实时控制、AI边缘智能、协议转换、远程运维与二次开发等功能，支持IEC 61131-3标准编程环境（OpenPLC/NexPLC/CODESYS）、IGH EtherCAT硬实时主站，并可扩展多达32块N系列分布式I/O模块，覆盖DI/DO/AI/AO/温度采集等多种信号类型。软件层面基于Ubuntu 20.04系统，集成Docker、Node-RED、Python/C++开发环境，以及YOLOv5/8+OpenCV等AI视觉工具栈，实现从数据采集、实时分析到智能决策的全流程闭环。</w:t>
      </w:r>
    </w:p>
    <w:p w14:paraId="7DA2D678">
      <w:pPr>
        <w:keepNext w:val="0"/>
        <w:keepLines w:val="0"/>
        <w:pageBreakBefore w:val="0"/>
        <w:widowControl w:val="0"/>
        <w:kinsoku/>
        <w:wordWrap/>
        <w:overflowPunct/>
        <w:topLinePunct w:val="0"/>
        <w:autoSpaceDE/>
        <w:autoSpaceDN/>
        <w:bidi w:val="0"/>
        <w:adjustRightInd/>
        <w:snapToGrid/>
        <w:spacing w:line="360" w:lineRule="auto"/>
        <w:ind w:leftChars="0" w:firstLine="480" w:firstLineChars="200"/>
        <w:jc w:val="both"/>
        <w:textAlignment w:val="auto"/>
        <w:rPr>
          <w:rFonts w:hint="eastAsia" w:ascii="Times New Roman" w:hAnsi="Times New Roman" w:eastAsiaTheme="minorEastAsia" w:cstheme="minorBidi"/>
          <w:kern w:val="2"/>
          <w:sz w:val="24"/>
          <w:szCs w:val="24"/>
          <w:lang w:val="en-US" w:eastAsia="zh-CN" w:bidi="ar-SA"/>
        </w:rPr>
      </w:pPr>
      <w:r>
        <w:rPr>
          <w:rFonts w:hint="eastAsia" w:ascii="Times New Roman" w:hAnsi="Times New Roman" w:eastAsiaTheme="minorEastAsia" w:cstheme="minorBidi"/>
          <w:kern w:val="2"/>
          <w:sz w:val="24"/>
          <w:szCs w:val="24"/>
          <w:lang w:val="en-US" w:eastAsia="zh-CN" w:bidi="ar-SA"/>
        </w:rPr>
        <w:t>BL245系列工业AI边缘控制器专为智能产线控制、储能EMS、光伏逆变器管理、AGV机器人、机器视觉等“控制+计算”协同场景设计，通过将智能分析下沉至设备边缘，它不仅实现了控制逻辑的精准执行，更完成了数据价值的就地转化与智能决策，助力企业构建更敏捷、更智能、更高效的下一代工业控制系统，从容应对智能制造的未来挑战。</w:t>
      </w:r>
    </w:p>
    <w:p w14:paraId="448F444B">
      <w:pPr>
        <w:pStyle w:val="12"/>
        <w:keepNext w:val="0"/>
        <w:keepLines w:val="0"/>
        <w:pageBreakBefore w:val="0"/>
        <w:widowControl w:val="0"/>
        <w:kinsoku/>
        <w:wordWrap/>
        <w:overflowPunct/>
        <w:topLinePunct w:val="0"/>
        <w:autoSpaceDE/>
        <w:autoSpaceDN/>
        <w:bidi w:val="0"/>
        <w:adjustRightInd/>
        <w:snapToGrid/>
        <w:spacing w:after="0"/>
        <w:ind w:left="0" w:leftChars="0" w:firstLine="420" w:firstLineChars="0"/>
        <w:textAlignment w:val="auto"/>
        <w:rPr>
          <w:rFonts w:hint="eastAsia" w:ascii="Times New Roman" w:hAnsi="Times New Roman" w:eastAsia="宋体" w:cs="宋体"/>
          <w:b/>
          <w:bCs/>
          <w:iCs/>
          <w:color w:val="000000"/>
          <w:lang w:val="en-US" w:eastAsia="zh-CN"/>
        </w:rPr>
      </w:pPr>
    </w:p>
    <w:p w14:paraId="0F83225A">
      <w:pPr>
        <w:pStyle w:val="12"/>
        <w:ind w:left="0" w:leftChars="0" w:firstLine="0" w:firstLineChars="0"/>
        <w:jc w:val="left"/>
        <w:outlineLvl w:val="1"/>
        <w:rPr>
          <w:rFonts w:asciiTheme="minorEastAsia" w:hAnsiTheme="minorEastAsia" w:eastAsiaTheme="minorEastAsia"/>
          <w:sz w:val="18"/>
          <w:szCs w:val="18"/>
        </w:rPr>
      </w:pPr>
      <w:bookmarkStart w:id="13" w:name="_Toc1503"/>
      <w:bookmarkStart w:id="14" w:name="_Toc10680"/>
      <w:bookmarkStart w:id="15" w:name="_Toc31071"/>
      <w:bookmarkStart w:id="16" w:name="_Toc20531"/>
      <w:r>
        <w:rPr>
          <w:rFonts w:hint="eastAsia" w:ascii="Times New Roman" w:hAnsi="Times New Roman" w:eastAsia="宋体" w:cs="宋体"/>
          <w:b/>
          <w:bCs/>
          <w:iCs/>
          <w:color w:val="000000"/>
          <w:kern w:val="2"/>
          <w:sz w:val="32"/>
          <w:szCs w:val="32"/>
          <w:lang w:val="en-US" w:eastAsia="zh-CN" w:bidi="ar-SA"/>
        </w:rPr>
        <w:t>1.2外形尺寸</w:t>
      </w:r>
      <w:bookmarkEnd w:id="13"/>
      <w:bookmarkEnd w:id="14"/>
      <w:bookmarkEnd w:id="15"/>
      <w:bookmarkEnd w:id="16"/>
    </w:p>
    <w:p w14:paraId="34EDE51B">
      <w:pPr>
        <w:pStyle w:val="12"/>
        <w:rPr>
          <w:rFonts w:hint="eastAsia" w:asciiTheme="minorEastAsia" w:hAnsiTheme="minorEastAsia" w:eastAsiaTheme="minorEastAsia"/>
          <w:sz w:val="18"/>
          <w:szCs w:val="18"/>
        </w:rPr>
      </w:pPr>
    </w:p>
    <w:p w14:paraId="0B99EFE5">
      <w:pPr>
        <w:pStyle w:val="12"/>
        <w:ind w:left="0" w:leftChars="0" w:firstLine="420" w:firstLineChars="0"/>
        <w:rPr>
          <w:rFonts w:hint="eastAsia" w:ascii="Times New Roman" w:hAnsi="Times New Roman" w:eastAsia="宋体" w:cs="宋体"/>
          <w:iCs/>
          <w:color w:val="000000"/>
          <w:sz w:val="24"/>
          <w:szCs w:val="32"/>
          <w:lang w:val="en-US" w:eastAsia="zh-CN"/>
        </w:rPr>
      </w:pPr>
      <w:r>
        <w:rPr>
          <w:rFonts w:hint="eastAsia" w:ascii="Times New Roman" w:hAnsi="Times New Roman" w:eastAsia="宋体" w:cs="宋体"/>
          <w:iCs/>
          <w:color w:val="000000"/>
          <w:sz w:val="24"/>
          <w:szCs w:val="32"/>
          <w:lang w:val="en-US" w:eastAsia="zh-CN"/>
        </w:rPr>
        <w:t>产品外观结构与尺寸如下图：</w:t>
      </w:r>
    </w:p>
    <w:p w14:paraId="23AA0BBE">
      <w:pPr>
        <w:pStyle w:val="12"/>
        <w:ind w:left="420" w:leftChars="-495" w:hanging="1459" w:hangingChars="608"/>
        <w:jc w:val="center"/>
        <w:rPr>
          <w:rFonts w:hint="default" w:ascii="Times New Roman" w:hAnsi="Times New Roman" w:eastAsia="宋体" w:cs="宋体"/>
          <w:b/>
          <w:bCs/>
          <w:iCs/>
          <w:color w:val="000000"/>
          <w:kern w:val="2"/>
          <w:sz w:val="32"/>
          <w:szCs w:val="32"/>
          <w:lang w:val="en-US" w:eastAsia="zh-CN" w:bidi="ar-SA"/>
        </w:rPr>
      </w:pPr>
      <w:r>
        <w:rPr>
          <w:rFonts w:ascii="宋体" w:hAnsi="宋体" w:eastAsia="宋体" w:cs="宋体"/>
          <w:sz w:val="24"/>
          <w:szCs w:val="24"/>
        </w:rPr>
        <w:drawing>
          <wp:inline distT="0" distB="0" distL="114300" distR="114300">
            <wp:extent cx="2096135" cy="2611120"/>
            <wp:effectExtent l="0" t="0" r="18415" b="17780"/>
            <wp:docPr id="5" name="图片 5" descr="F:/2025_9/EdgePLC/标签外壳/标准款清晰图片.png标准款清晰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F:/2025_9/EdgePLC/标签外壳/标准款清晰图片.png标准款清晰图片"/>
                    <pic:cNvPicPr>
                      <a:picLocks noChangeAspect="1"/>
                    </pic:cNvPicPr>
                  </pic:nvPicPr>
                  <pic:blipFill>
                    <a:blip r:embed="rId9"/>
                    <a:srcRect l="16956" t="6205" r="21620" b="-88"/>
                    <a:stretch>
                      <a:fillRect/>
                    </a:stretch>
                  </pic:blipFill>
                  <pic:spPr>
                    <a:xfrm>
                      <a:off x="0" y="0"/>
                      <a:ext cx="2096135" cy="2611120"/>
                    </a:xfrm>
                    <a:prstGeom prst="rect">
                      <a:avLst/>
                    </a:prstGeom>
                    <a:noFill/>
                    <a:ln w="9525">
                      <a:noFill/>
                    </a:ln>
                  </pic:spPr>
                </pic:pic>
              </a:graphicData>
            </a:graphic>
          </wp:inline>
        </w:drawing>
      </w:r>
      <w:r>
        <w:rPr>
          <w:rFonts w:ascii="宋体" w:hAnsi="宋体" w:eastAsia="宋体" w:cs="宋体"/>
          <w:sz w:val="24"/>
          <w:szCs w:val="24"/>
        </w:rPr>
        <w:drawing>
          <wp:inline distT="0" distB="0" distL="114300" distR="114300">
            <wp:extent cx="2112010" cy="2633345"/>
            <wp:effectExtent l="0" t="0" r="2540" b="14605"/>
            <wp:docPr id="8" name="图片 8" descr="F:/2025_9/EdgePLC/标签外壳/A款清晰图片.pngA款清晰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F:/2025_9/EdgePLC/标签外壳/A款清晰图片.pngA款清晰图片"/>
                    <pic:cNvPicPr>
                      <a:picLocks noChangeAspect="1"/>
                    </pic:cNvPicPr>
                  </pic:nvPicPr>
                  <pic:blipFill>
                    <a:blip r:embed="rId10"/>
                    <a:srcRect l="16091" t="3780" r="21232" b="237"/>
                    <a:stretch>
                      <a:fillRect/>
                    </a:stretch>
                  </pic:blipFill>
                  <pic:spPr>
                    <a:xfrm>
                      <a:off x="0" y="0"/>
                      <a:ext cx="2112010" cy="2633345"/>
                    </a:xfrm>
                    <a:prstGeom prst="rect">
                      <a:avLst/>
                    </a:prstGeom>
                    <a:noFill/>
                    <a:ln w="9525">
                      <a:noFill/>
                    </a:ln>
                  </pic:spPr>
                </pic:pic>
              </a:graphicData>
            </a:graphic>
          </wp:inline>
        </w:drawing>
      </w:r>
    </w:p>
    <w:p w14:paraId="5117071A">
      <w:pPr>
        <w:pStyle w:val="12"/>
        <w:ind w:left="0" w:leftChars="0" w:firstLine="0" w:firstLineChars="0"/>
        <w:jc w:val="left"/>
        <w:outlineLvl w:val="1"/>
        <w:rPr>
          <w:rFonts w:hint="eastAsia" w:ascii="Times New Roman" w:hAnsi="Times New Roman" w:eastAsia="宋体" w:cs="宋体"/>
          <w:b/>
          <w:bCs/>
          <w:iCs/>
          <w:color w:val="000000"/>
          <w:sz w:val="32"/>
          <w:szCs w:val="32"/>
          <w:lang w:val="en-US" w:eastAsia="zh-CN"/>
        </w:rPr>
      </w:pPr>
      <w:bookmarkStart w:id="17" w:name="_Toc22191"/>
      <w:bookmarkStart w:id="18" w:name="_Toc10912"/>
      <w:bookmarkStart w:id="19" w:name="_Toc19336"/>
      <w:bookmarkStart w:id="20" w:name="_Toc29340"/>
      <w:r>
        <w:rPr>
          <w:rFonts w:hint="eastAsia" w:ascii="Times New Roman" w:hAnsi="Times New Roman" w:eastAsia="宋体" w:cs="宋体"/>
          <w:b/>
          <w:bCs/>
          <w:iCs/>
          <w:color w:val="000000"/>
          <w:sz w:val="32"/>
          <w:szCs w:val="32"/>
          <w:lang w:val="en-US" w:eastAsia="zh-CN"/>
        </w:rPr>
        <w:t>1.3技术参数</w:t>
      </w:r>
      <w:bookmarkEnd w:id="17"/>
      <w:bookmarkEnd w:id="18"/>
      <w:bookmarkEnd w:id="19"/>
      <w:bookmarkEnd w:id="20"/>
    </w:p>
    <w:tbl>
      <w:tblPr>
        <w:tblStyle w:val="14"/>
        <w:tblW w:w="8535" w:type="dxa"/>
        <w:tblInd w:w="-3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96"/>
        <w:gridCol w:w="1636"/>
        <w:gridCol w:w="5403"/>
      </w:tblGrid>
      <w:tr w14:paraId="53AB2C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96" w:type="dxa"/>
            <w:shd w:val="clear" w:color="auto" w:fill="BEBEBE"/>
            <w:noWrap w:val="0"/>
            <w:vAlign w:val="center"/>
          </w:tcPr>
          <w:p w14:paraId="472B6552">
            <w:pPr>
              <w:widowControl w:val="0"/>
              <w:jc w:val="center"/>
              <w:rPr>
                <w:rFonts w:ascii="Times New Roman" w:hAnsi="Times New Roman" w:cs="Arial"/>
                <w:b/>
                <w:kern w:val="0"/>
                <w:lang w:eastAsia="en-US"/>
              </w:rPr>
            </w:pPr>
            <w:r>
              <w:rPr>
                <w:rFonts w:ascii="Times New Roman" w:hAnsi="Times New Roman" w:cs="Arial"/>
                <w:b/>
                <w:kern w:val="0"/>
                <w:lang w:eastAsia="en-US"/>
              </w:rPr>
              <w:t>分类</w:t>
            </w:r>
          </w:p>
        </w:tc>
        <w:tc>
          <w:tcPr>
            <w:tcW w:w="1636" w:type="dxa"/>
            <w:shd w:val="clear" w:color="auto" w:fill="BEBEBE"/>
            <w:noWrap w:val="0"/>
            <w:vAlign w:val="center"/>
          </w:tcPr>
          <w:p w14:paraId="361DA837">
            <w:pPr>
              <w:widowControl/>
              <w:jc w:val="center"/>
              <w:rPr>
                <w:rFonts w:ascii="Times New Roman" w:hAnsi="Times New Roman" w:cs="Arial"/>
                <w:b/>
                <w:kern w:val="0"/>
                <w:lang w:eastAsia="en-US"/>
              </w:rPr>
            </w:pPr>
            <w:r>
              <w:rPr>
                <w:rFonts w:ascii="Times New Roman" w:hAnsi="Times New Roman" w:cs="Arial"/>
                <w:b/>
                <w:kern w:val="0"/>
                <w:lang w:eastAsia="en-US"/>
              </w:rPr>
              <w:t>参数</w:t>
            </w:r>
          </w:p>
        </w:tc>
        <w:tc>
          <w:tcPr>
            <w:tcW w:w="5403" w:type="dxa"/>
            <w:shd w:val="clear" w:color="auto" w:fill="BEBEBE"/>
            <w:noWrap w:val="0"/>
            <w:vAlign w:val="center"/>
          </w:tcPr>
          <w:p w14:paraId="431C9B08">
            <w:pPr>
              <w:widowControl/>
              <w:rPr>
                <w:rFonts w:ascii="Times New Roman" w:hAnsi="Times New Roman" w:cs="Arial"/>
                <w:b/>
                <w:kern w:val="0"/>
                <w:lang w:eastAsia="en-US"/>
              </w:rPr>
            </w:pPr>
            <w:r>
              <w:rPr>
                <w:rFonts w:ascii="Times New Roman" w:hAnsi="Times New Roman" w:cs="Arial"/>
                <w:b/>
                <w:kern w:val="0"/>
                <w:lang w:eastAsia="en-US"/>
              </w:rPr>
              <w:t>描述</w:t>
            </w:r>
          </w:p>
        </w:tc>
      </w:tr>
      <w:tr w14:paraId="3840C7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0" w:hRule="atLeast"/>
        </w:trPr>
        <w:tc>
          <w:tcPr>
            <w:tcW w:w="1496" w:type="dxa"/>
            <w:vMerge w:val="restart"/>
            <w:noWrap w:val="0"/>
            <w:vAlign w:val="center"/>
          </w:tcPr>
          <w:p w14:paraId="39A3DD0E">
            <w:pPr>
              <w:widowControl w:val="0"/>
              <w:ind w:left="0" w:leftChars="0" w:firstLine="0" w:firstLineChars="0"/>
              <w:jc w:val="center"/>
              <w:rPr>
                <w:rFonts w:ascii="Times New Roman" w:hAnsi="Times New Roman" w:cs="Arial"/>
                <w:kern w:val="0"/>
                <w:lang w:eastAsia="en-US"/>
              </w:rPr>
            </w:pPr>
            <w:r>
              <w:rPr>
                <w:rFonts w:hint="eastAsia" w:ascii="Times New Roman" w:hAnsi="Times New Roman" w:cs="Arial"/>
                <w:kern w:val="0"/>
                <w:lang w:eastAsia="en-US"/>
              </w:rPr>
              <w:t>系统</w:t>
            </w:r>
          </w:p>
        </w:tc>
        <w:tc>
          <w:tcPr>
            <w:tcW w:w="1636" w:type="dxa"/>
            <w:noWrap w:val="0"/>
            <w:vAlign w:val="center"/>
          </w:tcPr>
          <w:p w14:paraId="14DFD03A">
            <w:pPr>
              <w:widowControl/>
              <w:ind w:left="0" w:leftChars="0" w:firstLine="0" w:firstLineChars="0"/>
              <w:jc w:val="center"/>
              <w:rPr>
                <w:rFonts w:hint="eastAsia" w:ascii="Times New Roman" w:hAnsi="Times New Roman" w:cs="Arial" w:eastAsiaTheme="minorEastAsia"/>
                <w:kern w:val="0"/>
                <w:lang w:val="en-US" w:eastAsia="zh-CN"/>
              </w:rPr>
            </w:pPr>
            <w:r>
              <w:rPr>
                <w:rFonts w:hint="eastAsia" w:ascii="Times New Roman" w:hAnsi="Times New Roman" w:cs="Arial"/>
                <w:kern w:val="0"/>
                <w:lang w:val="en-US" w:eastAsia="zh-CN"/>
              </w:rPr>
              <w:t>处理器型号</w:t>
            </w:r>
          </w:p>
        </w:tc>
        <w:tc>
          <w:tcPr>
            <w:tcW w:w="5403" w:type="dxa"/>
            <w:noWrap w:val="0"/>
            <w:vAlign w:val="center"/>
          </w:tcPr>
          <w:p w14:paraId="2E81C9B6">
            <w:pPr>
              <w:widowControl/>
              <w:ind w:left="0" w:leftChars="0" w:firstLine="0" w:firstLineChars="0"/>
              <w:rPr>
                <w:rFonts w:hint="default" w:ascii="Times New Roman" w:hAnsi="Times New Roman" w:eastAsia="宋体" w:cs="Arial"/>
                <w:kern w:val="0"/>
                <w:lang w:val="en-US" w:eastAsia="zh-CN"/>
              </w:rPr>
            </w:pPr>
            <w:r>
              <w:rPr>
                <w:rFonts w:hint="default" w:ascii="Times New Roman" w:hAnsi="Times New Roman" w:eastAsia="宋体" w:cs="Arial"/>
                <w:kern w:val="0"/>
                <w:lang w:val="en-US" w:eastAsia="zh-CN"/>
              </w:rPr>
              <w:t>瑞芯微 RK35</w:t>
            </w:r>
            <w:r>
              <w:rPr>
                <w:rFonts w:hint="eastAsia" w:ascii="Times New Roman" w:hAnsi="Times New Roman" w:eastAsia="宋体" w:cs="Arial"/>
                <w:kern w:val="0"/>
                <w:lang w:val="en-US" w:eastAsia="zh-CN"/>
              </w:rPr>
              <w:t>88</w:t>
            </w:r>
            <w:r>
              <w:rPr>
                <w:rFonts w:hint="default" w:ascii="Times New Roman" w:hAnsi="Times New Roman" w:eastAsia="宋体" w:cs="Arial"/>
                <w:kern w:val="0"/>
                <w:lang w:val="en-US" w:eastAsia="zh-CN"/>
              </w:rPr>
              <w:t>J/RK35</w:t>
            </w:r>
            <w:r>
              <w:rPr>
                <w:rFonts w:hint="eastAsia" w:ascii="Times New Roman" w:hAnsi="Times New Roman" w:eastAsia="宋体" w:cs="Arial"/>
                <w:kern w:val="0"/>
                <w:lang w:val="en-US" w:eastAsia="zh-CN"/>
              </w:rPr>
              <w:t>88</w:t>
            </w:r>
            <w:r>
              <w:rPr>
                <w:rFonts w:hint="default" w:ascii="Times New Roman" w:hAnsi="Times New Roman" w:eastAsia="宋体" w:cs="Arial"/>
                <w:kern w:val="0"/>
                <w:lang w:val="en-US" w:eastAsia="zh-CN"/>
              </w:rPr>
              <w:t>，</w:t>
            </w:r>
            <w:r>
              <w:rPr>
                <w:rFonts w:hint="eastAsia" w:ascii="Times New Roman" w:hAnsi="Times New Roman" w:eastAsia="宋体" w:cs="Arial"/>
                <w:kern w:val="0"/>
                <w:lang w:val="en-US" w:eastAsia="zh-CN"/>
              </w:rPr>
              <w:t>64bit，8</w:t>
            </w:r>
            <w:r>
              <w:rPr>
                <w:rFonts w:hint="default" w:ascii="Times New Roman" w:hAnsi="Times New Roman" w:eastAsia="宋体" w:cs="Arial"/>
                <w:kern w:val="0"/>
                <w:lang w:val="en-US" w:eastAsia="zh-CN"/>
              </w:rPr>
              <w:t>nm</w:t>
            </w:r>
          </w:p>
        </w:tc>
      </w:tr>
      <w:tr w14:paraId="4F5B1F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0" w:hRule="atLeast"/>
        </w:trPr>
        <w:tc>
          <w:tcPr>
            <w:tcW w:w="1496" w:type="dxa"/>
            <w:vMerge w:val="continue"/>
            <w:noWrap w:val="0"/>
            <w:vAlign w:val="center"/>
          </w:tcPr>
          <w:p w14:paraId="04C2E46D">
            <w:pPr>
              <w:widowControl w:val="0"/>
              <w:ind w:left="0" w:leftChars="0" w:firstLine="0" w:firstLineChars="0"/>
              <w:jc w:val="center"/>
              <w:rPr>
                <w:rFonts w:ascii="Times New Roman" w:hAnsi="Times New Roman" w:cs="Arial"/>
                <w:kern w:val="0"/>
                <w:lang w:eastAsia="en-US"/>
              </w:rPr>
            </w:pPr>
          </w:p>
        </w:tc>
        <w:tc>
          <w:tcPr>
            <w:tcW w:w="1636" w:type="dxa"/>
            <w:noWrap w:val="0"/>
            <w:vAlign w:val="center"/>
          </w:tcPr>
          <w:p w14:paraId="0FB5DCE3">
            <w:pPr>
              <w:widowControl/>
              <w:ind w:left="0" w:leftChars="0" w:firstLine="0" w:firstLineChars="0"/>
              <w:jc w:val="center"/>
              <w:rPr>
                <w:rFonts w:hint="eastAsia" w:ascii="Times New Roman" w:hAnsi="Times New Roman" w:eastAsia="宋体" w:cs="Arial"/>
                <w:kern w:val="0"/>
                <w:lang w:val="en-US" w:eastAsia="zh-CN"/>
              </w:rPr>
            </w:pPr>
            <w:r>
              <w:rPr>
                <w:rFonts w:hint="eastAsia" w:ascii="Times New Roman" w:hAnsi="Times New Roman" w:cs="Arial"/>
                <w:kern w:val="0"/>
                <w:lang w:eastAsia="en-US"/>
              </w:rPr>
              <w:t>处理器</w:t>
            </w:r>
            <w:r>
              <w:rPr>
                <w:rFonts w:hint="eastAsia" w:ascii="Times New Roman" w:hAnsi="Times New Roman" w:cs="Arial"/>
                <w:kern w:val="0"/>
                <w:lang w:val="en-US" w:eastAsia="zh-CN"/>
              </w:rPr>
              <w:t>频率</w:t>
            </w:r>
          </w:p>
        </w:tc>
        <w:tc>
          <w:tcPr>
            <w:tcW w:w="5403" w:type="dxa"/>
            <w:shd w:val="clear" w:color="auto" w:fill="auto"/>
            <w:noWrap w:val="0"/>
            <w:vAlign w:val="center"/>
          </w:tcPr>
          <w:p w14:paraId="770C7CE5">
            <w:pPr>
              <w:widowControl/>
              <w:ind w:left="0" w:leftChars="0" w:firstLine="0" w:firstLineChars="0"/>
              <w:rPr>
                <w:rFonts w:hint="eastAsia" w:ascii="Times New Roman" w:hAnsi="Times New Roman" w:eastAsia="宋体" w:cs="Arial"/>
                <w:kern w:val="0"/>
                <w:lang w:val="en-US" w:eastAsia="zh-CN"/>
              </w:rPr>
            </w:pPr>
            <w:r>
              <w:rPr>
                <w:rFonts w:hint="default" w:ascii="Times New Roman" w:hAnsi="Times New Roman" w:eastAsia="宋体" w:cs="Arial"/>
                <w:kern w:val="0"/>
                <w:lang w:val="en-US" w:eastAsia="zh-CN"/>
              </w:rPr>
              <w:t>4x ARM Cortex-</w:t>
            </w:r>
            <w:r>
              <w:rPr>
                <w:rFonts w:hint="eastAsia" w:ascii="Times New Roman" w:hAnsi="Times New Roman" w:eastAsia="宋体" w:cs="Arial"/>
                <w:kern w:val="0"/>
                <w:lang w:val="en-US" w:eastAsia="zh-CN"/>
              </w:rPr>
              <w:t>A76</w:t>
            </w:r>
          </w:p>
          <w:p w14:paraId="56D1EBB8">
            <w:pPr>
              <w:widowControl/>
              <w:ind w:left="0" w:leftChars="0" w:firstLine="0" w:firstLineChars="0"/>
              <w:rPr>
                <w:rFonts w:hint="eastAsia" w:ascii="Times New Roman" w:hAnsi="Times New Roman" w:eastAsia="宋体" w:cs="Arial"/>
                <w:kern w:val="0"/>
                <w:lang w:val="en-US" w:eastAsia="zh-CN"/>
              </w:rPr>
            </w:pPr>
            <w:r>
              <w:rPr>
                <w:rFonts w:hint="eastAsia" w:ascii="Times New Roman" w:hAnsi="Times New Roman" w:eastAsia="宋体" w:cs="Arial"/>
                <w:kern w:val="0"/>
                <w:lang w:val="en-US" w:eastAsia="zh-CN"/>
              </w:rPr>
              <w:t>RK3588J 主频：normal mode 1.6GHz，overdrive mode 2.0GHz</w:t>
            </w:r>
          </w:p>
          <w:p w14:paraId="75B4FD94">
            <w:pPr>
              <w:widowControl/>
              <w:ind w:left="0" w:leftChars="0" w:firstLine="0" w:firstLineChars="0"/>
              <w:rPr>
                <w:rFonts w:hint="default" w:ascii="Times New Roman" w:hAnsi="Times New Roman" w:eastAsia="宋体" w:cs="Arial"/>
                <w:kern w:val="0"/>
                <w:lang w:val="en-US" w:eastAsia="zh-CN"/>
              </w:rPr>
            </w:pPr>
            <w:r>
              <w:rPr>
                <w:rFonts w:hint="eastAsia" w:ascii="Times New Roman" w:hAnsi="Times New Roman" w:eastAsia="宋体" w:cs="Arial"/>
                <w:kern w:val="0"/>
                <w:lang w:val="en-US" w:eastAsia="zh-CN"/>
              </w:rPr>
              <w:t>RK3588 主频：2.4GHz</w:t>
            </w:r>
          </w:p>
        </w:tc>
      </w:tr>
      <w:tr w14:paraId="55640B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91" w:hRule="atLeast"/>
        </w:trPr>
        <w:tc>
          <w:tcPr>
            <w:tcW w:w="1496" w:type="dxa"/>
            <w:vMerge w:val="continue"/>
            <w:noWrap w:val="0"/>
            <w:vAlign w:val="center"/>
          </w:tcPr>
          <w:p w14:paraId="6B9A87DE">
            <w:pPr>
              <w:widowControl w:val="0"/>
              <w:ind w:left="0" w:leftChars="0" w:firstLine="0" w:firstLineChars="0"/>
              <w:jc w:val="center"/>
              <w:rPr>
                <w:rFonts w:ascii="Times New Roman" w:hAnsi="Times New Roman" w:cs="Arial"/>
                <w:kern w:val="0"/>
                <w:lang w:eastAsia="en-US"/>
              </w:rPr>
            </w:pPr>
          </w:p>
        </w:tc>
        <w:tc>
          <w:tcPr>
            <w:tcW w:w="1636" w:type="dxa"/>
            <w:vMerge w:val="restart"/>
            <w:noWrap w:val="0"/>
            <w:vAlign w:val="center"/>
          </w:tcPr>
          <w:p w14:paraId="6A8033BC">
            <w:pPr>
              <w:widowControl/>
              <w:ind w:left="0" w:leftChars="0" w:firstLine="0" w:firstLineChars="0"/>
              <w:jc w:val="center"/>
              <w:rPr>
                <w:rFonts w:hint="default" w:ascii="Times New Roman" w:hAnsi="Times New Roman" w:cs="Arial"/>
                <w:kern w:val="0"/>
                <w:lang w:val="en-US" w:eastAsia="en-US"/>
              </w:rPr>
            </w:pPr>
            <w:r>
              <w:rPr>
                <w:rFonts w:hint="default" w:ascii="Times New Roman" w:hAnsi="Times New Roman" w:cs="Arial"/>
                <w:kern w:val="0"/>
                <w:lang w:val="en-US" w:eastAsia="en-US"/>
              </w:rPr>
              <w:t>GPU</w:t>
            </w:r>
          </w:p>
        </w:tc>
        <w:tc>
          <w:tcPr>
            <w:tcW w:w="5403" w:type="dxa"/>
            <w:noWrap w:val="0"/>
            <w:vAlign w:val="center"/>
          </w:tcPr>
          <w:p w14:paraId="3FF75853">
            <w:pPr>
              <w:widowControl/>
              <w:ind w:left="0" w:leftChars="0" w:firstLine="0" w:firstLineChars="0"/>
              <w:rPr>
                <w:rFonts w:hint="default" w:ascii="Times New Roman" w:hAnsi="Times New Roman" w:eastAsia="宋体" w:cs="Arial"/>
                <w:kern w:val="0"/>
                <w:lang w:val="en-US" w:eastAsia="zh-CN"/>
              </w:rPr>
            </w:pPr>
            <w:r>
              <w:rPr>
                <w:rFonts w:hint="eastAsia" w:ascii="Times New Roman" w:hAnsi="Times New Roman" w:eastAsia="宋体" w:cs="Arial"/>
                <w:kern w:val="0"/>
                <w:lang w:val="en-US" w:eastAsia="zh-CN"/>
              </w:rPr>
              <w:t>GPU：Mali-G610 MP4，支持 OpenGL ES 1.1/2.0/3.2、OpenCL 2.2、Vulkan 1.2</w:t>
            </w:r>
          </w:p>
        </w:tc>
      </w:tr>
      <w:tr w14:paraId="62FEB5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0" w:hRule="atLeast"/>
        </w:trPr>
        <w:tc>
          <w:tcPr>
            <w:tcW w:w="1496" w:type="dxa"/>
            <w:vMerge w:val="continue"/>
            <w:noWrap w:val="0"/>
            <w:vAlign w:val="center"/>
          </w:tcPr>
          <w:p w14:paraId="79E43453">
            <w:pPr>
              <w:widowControl w:val="0"/>
              <w:ind w:left="0" w:leftChars="0" w:firstLine="0" w:firstLineChars="0"/>
              <w:jc w:val="center"/>
              <w:rPr>
                <w:rFonts w:ascii="Times New Roman" w:hAnsi="Times New Roman" w:cs="Arial"/>
                <w:kern w:val="0"/>
                <w:lang w:eastAsia="en-US"/>
              </w:rPr>
            </w:pPr>
          </w:p>
        </w:tc>
        <w:tc>
          <w:tcPr>
            <w:tcW w:w="1636" w:type="dxa"/>
            <w:vMerge w:val="continue"/>
            <w:noWrap w:val="0"/>
            <w:vAlign w:val="center"/>
          </w:tcPr>
          <w:p w14:paraId="58B0EA58">
            <w:pPr>
              <w:widowControl/>
              <w:ind w:left="0" w:leftChars="0" w:firstLine="0" w:firstLineChars="0"/>
              <w:jc w:val="center"/>
              <w:rPr>
                <w:rFonts w:hint="default" w:ascii="Times New Roman" w:hAnsi="Times New Roman" w:cs="Arial"/>
                <w:kern w:val="0"/>
                <w:lang w:val="en-US" w:eastAsia="en-US"/>
              </w:rPr>
            </w:pPr>
          </w:p>
        </w:tc>
        <w:tc>
          <w:tcPr>
            <w:tcW w:w="5403" w:type="dxa"/>
            <w:noWrap w:val="0"/>
            <w:vAlign w:val="center"/>
          </w:tcPr>
          <w:p w14:paraId="35A01622">
            <w:pPr>
              <w:widowControl/>
              <w:ind w:left="0" w:leftChars="0" w:firstLine="0" w:firstLineChars="0"/>
              <w:rPr>
                <w:rFonts w:hint="eastAsia" w:ascii="Times New Roman" w:hAnsi="Times New Roman" w:eastAsia="宋体" w:cs="Arial"/>
                <w:kern w:val="0"/>
                <w:lang w:val="en-US" w:eastAsia="zh-CN"/>
              </w:rPr>
            </w:pPr>
            <w:r>
              <w:rPr>
                <w:rFonts w:hint="eastAsia" w:ascii="Times New Roman" w:hAnsi="Times New Roman" w:eastAsia="宋体" w:cs="Arial"/>
                <w:kern w:val="0"/>
                <w:lang w:val="en-US" w:eastAsia="zh-CN"/>
              </w:rPr>
              <w:t>ISP:2x ISP(ISP0/ISP1)，支持HDR、3DNR，支持如下输入：</w:t>
            </w:r>
          </w:p>
          <w:p w14:paraId="597DDC69">
            <w:pPr>
              <w:widowControl/>
              <w:ind w:left="0" w:leftChars="0" w:firstLine="0" w:firstLineChars="0"/>
              <w:rPr>
                <w:rFonts w:hint="eastAsia" w:ascii="Times New Roman" w:hAnsi="Times New Roman" w:eastAsia="宋体" w:cs="Arial"/>
                <w:kern w:val="0"/>
                <w:lang w:val="en-US" w:eastAsia="zh-CN"/>
              </w:rPr>
            </w:pPr>
            <w:r>
              <w:rPr>
                <w:rFonts w:hint="eastAsia" w:ascii="Times New Roman" w:hAnsi="Times New Roman" w:eastAsia="宋体" w:cs="Arial"/>
                <w:kern w:val="0"/>
                <w:lang w:val="en-US" w:eastAsia="zh-CN"/>
              </w:rPr>
              <w:t>48M:8064x6048@15fps dual ISP</w:t>
            </w:r>
          </w:p>
          <w:p w14:paraId="4C7D7B9D">
            <w:pPr>
              <w:widowControl/>
              <w:ind w:left="0" w:leftChars="0" w:firstLine="0" w:firstLineChars="0"/>
              <w:rPr>
                <w:rFonts w:hint="eastAsia" w:ascii="Times New Roman" w:hAnsi="Times New Roman" w:eastAsia="宋体" w:cs="Arial"/>
                <w:kern w:val="0"/>
                <w:lang w:val="en-US" w:eastAsia="zh-CN"/>
              </w:rPr>
            </w:pPr>
            <w:r>
              <w:rPr>
                <w:rFonts w:hint="eastAsia" w:ascii="Times New Roman" w:hAnsi="Times New Roman" w:eastAsia="宋体" w:cs="Arial"/>
                <w:kern w:val="0"/>
                <w:lang w:val="en-US" w:eastAsia="zh-CN"/>
              </w:rPr>
              <w:t>32M:6528x4898@30fps dual ISP</w:t>
            </w:r>
          </w:p>
          <w:p w14:paraId="59EE7F60">
            <w:pPr>
              <w:widowControl/>
              <w:ind w:left="0" w:leftChars="0" w:firstLine="0" w:firstLineChars="0"/>
              <w:rPr>
                <w:rFonts w:hint="eastAsia" w:ascii="Times New Roman" w:hAnsi="Times New Roman" w:eastAsia="宋体" w:cs="Arial"/>
                <w:kern w:val="0"/>
                <w:lang w:val="en-US" w:eastAsia="zh-CN"/>
              </w:rPr>
            </w:pPr>
            <w:r>
              <w:rPr>
                <w:rFonts w:hint="eastAsia" w:ascii="Times New Roman" w:hAnsi="Times New Roman" w:eastAsia="宋体" w:cs="Arial"/>
                <w:kern w:val="0"/>
                <w:lang w:val="en-US" w:eastAsia="zh-CN"/>
              </w:rPr>
              <w:t>16M:4672x3504@30fps single ISP</w:t>
            </w:r>
          </w:p>
        </w:tc>
      </w:tr>
      <w:tr w14:paraId="751418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0" w:hRule="atLeast"/>
        </w:trPr>
        <w:tc>
          <w:tcPr>
            <w:tcW w:w="1496" w:type="dxa"/>
            <w:vMerge w:val="continue"/>
            <w:noWrap w:val="0"/>
            <w:vAlign w:val="center"/>
          </w:tcPr>
          <w:p w14:paraId="1507736D">
            <w:pPr>
              <w:widowControl w:val="0"/>
              <w:ind w:left="0" w:leftChars="0" w:firstLine="0" w:firstLineChars="0"/>
              <w:jc w:val="center"/>
              <w:rPr>
                <w:rFonts w:ascii="Times New Roman" w:hAnsi="Times New Roman" w:cs="Arial"/>
                <w:kern w:val="0"/>
                <w:lang w:eastAsia="en-US"/>
              </w:rPr>
            </w:pPr>
          </w:p>
        </w:tc>
        <w:tc>
          <w:tcPr>
            <w:tcW w:w="1636" w:type="dxa"/>
            <w:vMerge w:val="continue"/>
            <w:noWrap w:val="0"/>
            <w:vAlign w:val="center"/>
          </w:tcPr>
          <w:p w14:paraId="7D422468">
            <w:pPr>
              <w:widowControl/>
              <w:ind w:left="0" w:leftChars="0" w:firstLine="0" w:firstLineChars="0"/>
              <w:jc w:val="center"/>
              <w:rPr>
                <w:rFonts w:hint="default" w:ascii="Times New Roman" w:hAnsi="Times New Roman" w:cs="Arial"/>
                <w:kern w:val="0"/>
                <w:lang w:val="en-US" w:eastAsia="en-US"/>
              </w:rPr>
            </w:pPr>
          </w:p>
        </w:tc>
        <w:tc>
          <w:tcPr>
            <w:tcW w:w="5403" w:type="dxa"/>
            <w:noWrap w:val="0"/>
            <w:vAlign w:val="center"/>
          </w:tcPr>
          <w:p w14:paraId="44E230C8">
            <w:pPr>
              <w:widowControl/>
              <w:ind w:left="0" w:leftChars="0" w:firstLine="0" w:firstLineChars="0"/>
              <w:rPr>
                <w:rFonts w:hint="eastAsia" w:ascii="Times New Roman" w:hAnsi="Times New Roman" w:eastAsia="宋体" w:cs="Arial"/>
                <w:kern w:val="0"/>
                <w:lang w:val="en-US" w:eastAsia="zh-CN"/>
              </w:rPr>
            </w:pPr>
            <w:r>
              <w:rPr>
                <w:rFonts w:hint="eastAsia" w:ascii="Times New Roman" w:hAnsi="Times New Roman" w:eastAsia="宋体" w:cs="Arial"/>
                <w:kern w:val="0"/>
                <w:lang w:val="en-US" w:eastAsia="zh-CN"/>
              </w:rPr>
              <w:t>Decoder:支持8k@60fps H.265、8K@30fps H.264</w:t>
            </w:r>
          </w:p>
          <w:p w14:paraId="29E6FDCE">
            <w:pPr>
              <w:widowControl/>
              <w:ind w:left="0" w:leftChars="0" w:firstLine="0" w:firstLineChars="0"/>
              <w:rPr>
                <w:rFonts w:hint="default" w:ascii="Times New Roman" w:hAnsi="Times New Roman" w:eastAsia="宋体" w:cs="Arial"/>
                <w:kern w:val="0"/>
                <w:lang w:val="en-US" w:eastAsia="zh-CN"/>
              </w:rPr>
            </w:pPr>
            <w:r>
              <w:rPr>
                <w:rFonts w:hint="eastAsia" w:ascii="Times New Roman" w:hAnsi="Times New Roman" w:eastAsia="宋体" w:cs="Arial"/>
                <w:kern w:val="0"/>
                <w:lang w:val="en-US" w:eastAsia="zh-CN"/>
              </w:rPr>
              <w:t>Encoder:支持8K@30fps H.265/H2.64</w:t>
            </w:r>
          </w:p>
        </w:tc>
      </w:tr>
      <w:tr w14:paraId="7DCCA0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0" w:hRule="atLeast"/>
        </w:trPr>
        <w:tc>
          <w:tcPr>
            <w:tcW w:w="1496" w:type="dxa"/>
            <w:vMerge w:val="continue"/>
            <w:noWrap w:val="0"/>
            <w:vAlign w:val="center"/>
          </w:tcPr>
          <w:p w14:paraId="0429F009">
            <w:pPr>
              <w:widowControl w:val="0"/>
              <w:ind w:left="0" w:leftChars="0" w:firstLine="0" w:firstLineChars="0"/>
              <w:jc w:val="center"/>
              <w:rPr>
                <w:rFonts w:ascii="Times New Roman" w:hAnsi="Times New Roman" w:cs="Arial"/>
                <w:kern w:val="0"/>
                <w:lang w:eastAsia="en-US"/>
              </w:rPr>
            </w:pPr>
          </w:p>
        </w:tc>
        <w:tc>
          <w:tcPr>
            <w:tcW w:w="1636" w:type="dxa"/>
            <w:noWrap w:val="0"/>
            <w:vAlign w:val="center"/>
          </w:tcPr>
          <w:p w14:paraId="5AFBCCC8">
            <w:pPr>
              <w:widowControl/>
              <w:ind w:left="0" w:leftChars="0" w:firstLine="0" w:firstLineChars="0"/>
              <w:jc w:val="center"/>
              <w:rPr>
                <w:rFonts w:hint="eastAsia" w:ascii="Times New Roman" w:hAnsi="Times New Roman" w:cs="Arial" w:eastAsiaTheme="minorEastAsia"/>
                <w:kern w:val="0"/>
                <w:lang w:val="en-US" w:eastAsia="zh-CN"/>
              </w:rPr>
            </w:pPr>
            <w:r>
              <w:rPr>
                <w:rFonts w:hint="eastAsia" w:ascii="Times New Roman" w:hAnsi="Times New Roman" w:cs="Arial"/>
                <w:kern w:val="0"/>
                <w:lang w:val="en-US" w:eastAsia="zh-CN"/>
              </w:rPr>
              <w:t>NPU</w:t>
            </w:r>
          </w:p>
        </w:tc>
        <w:tc>
          <w:tcPr>
            <w:tcW w:w="5403" w:type="dxa"/>
            <w:noWrap w:val="0"/>
            <w:vAlign w:val="center"/>
          </w:tcPr>
          <w:p w14:paraId="412A74E0">
            <w:pPr>
              <w:widowControl/>
              <w:ind w:left="0" w:leftChars="0" w:firstLine="0" w:firstLineChars="0"/>
              <w:rPr>
                <w:rFonts w:hint="eastAsia" w:ascii="Times New Roman" w:hAnsi="Times New Roman" w:eastAsia="宋体" w:cs="Arial"/>
                <w:kern w:val="0"/>
                <w:lang w:val="en-US" w:eastAsia="zh-CN"/>
              </w:rPr>
            </w:pPr>
            <w:r>
              <w:rPr>
                <w:rFonts w:hint="eastAsia" w:ascii="Times New Roman" w:hAnsi="Times New Roman" w:eastAsia="宋体" w:cs="Arial"/>
                <w:kern w:val="0"/>
                <w:lang w:val="en-US" w:eastAsia="zh-CN"/>
              </w:rPr>
              <w:t>6TOPS</w:t>
            </w:r>
          </w:p>
          <w:p w14:paraId="65335624">
            <w:pPr>
              <w:widowControl/>
              <w:ind w:left="0" w:leftChars="0" w:firstLine="0" w:firstLineChars="0"/>
              <w:rPr>
                <w:rFonts w:hint="eastAsia" w:ascii="Times New Roman" w:hAnsi="Times New Roman" w:eastAsia="宋体" w:cs="Arial"/>
                <w:kern w:val="0"/>
                <w:lang w:val="en-US" w:eastAsia="zh-CN"/>
              </w:rPr>
            </w:pPr>
            <w:r>
              <w:rPr>
                <w:rFonts w:hint="eastAsia" w:ascii="Times New Roman" w:hAnsi="Times New Roman" w:eastAsia="宋体" w:cs="Arial"/>
                <w:kern w:val="0"/>
                <w:lang w:val="en-US" w:eastAsia="zh-CN"/>
              </w:rPr>
              <w:t>支持INT4/INT8/INT16/BF16/TF32</w:t>
            </w:r>
          </w:p>
          <w:p w14:paraId="7E4D10AC">
            <w:pPr>
              <w:widowControl/>
              <w:ind w:left="0" w:leftChars="0" w:firstLine="0" w:firstLineChars="0"/>
              <w:rPr>
                <w:rFonts w:hint="default" w:ascii="Times New Roman" w:hAnsi="Times New Roman" w:eastAsia="宋体" w:cs="Arial"/>
                <w:kern w:val="0"/>
                <w:lang w:val="en-US" w:eastAsia="zh-CN"/>
              </w:rPr>
            </w:pPr>
            <w:r>
              <w:rPr>
                <w:rFonts w:hint="eastAsia"/>
                <w:color w:val="000000" w:themeColor="text1"/>
                <w14:textFill>
                  <w14:solidFill>
                    <w14:schemeClr w14:val="tx1"/>
                  </w14:solidFill>
                </w14:textFill>
              </w:rPr>
              <w:t>支持TensorFlow/PyTorch/Caffe/MXNet深度学习框架</w:t>
            </w:r>
          </w:p>
        </w:tc>
      </w:tr>
      <w:tr w14:paraId="39D677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496" w:type="dxa"/>
            <w:vMerge w:val="continue"/>
            <w:noWrap w:val="0"/>
            <w:vAlign w:val="center"/>
          </w:tcPr>
          <w:p w14:paraId="7565983E">
            <w:pPr>
              <w:widowControl w:val="0"/>
              <w:jc w:val="center"/>
              <w:rPr>
                <w:rFonts w:ascii="Times New Roman" w:hAnsi="Times New Roman" w:cs="Arial"/>
                <w:kern w:val="0"/>
                <w:lang w:eastAsia="en-US"/>
              </w:rPr>
            </w:pPr>
          </w:p>
        </w:tc>
        <w:tc>
          <w:tcPr>
            <w:tcW w:w="1636" w:type="dxa"/>
            <w:noWrap w:val="0"/>
            <w:vAlign w:val="center"/>
          </w:tcPr>
          <w:p w14:paraId="77EDBA61">
            <w:pPr>
              <w:widowControl/>
              <w:ind w:left="0" w:leftChars="0" w:firstLine="0" w:firstLineChars="0"/>
              <w:jc w:val="center"/>
              <w:rPr>
                <w:rFonts w:ascii="Times New Roman" w:hAnsi="Times New Roman" w:cs="Arial"/>
                <w:kern w:val="0"/>
                <w:lang w:eastAsia="en-US"/>
              </w:rPr>
            </w:pPr>
            <w:r>
              <w:rPr>
                <w:rFonts w:hint="eastAsia" w:ascii="Times New Roman" w:hAnsi="Times New Roman" w:cs="Arial"/>
                <w:kern w:val="0"/>
                <w:lang w:eastAsia="en-US"/>
              </w:rPr>
              <w:t>内存</w:t>
            </w:r>
          </w:p>
        </w:tc>
        <w:tc>
          <w:tcPr>
            <w:tcW w:w="5403" w:type="dxa"/>
            <w:noWrap w:val="0"/>
            <w:vAlign w:val="center"/>
          </w:tcPr>
          <w:p w14:paraId="4619BB58">
            <w:pPr>
              <w:widowControl/>
              <w:ind w:left="0" w:leftChars="0" w:firstLine="0" w:firstLineChars="0"/>
              <w:rPr>
                <w:rFonts w:hint="default" w:ascii="Times New Roman" w:hAnsi="Times New Roman" w:eastAsia="宋体" w:cs="Arial"/>
                <w:kern w:val="0"/>
                <w:lang w:val="en-US" w:eastAsia="zh-CN"/>
              </w:rPr>
            </w:pPr>
            <w:r>
              <w:rPr>
                <w:rFonts w:hint="eastAsia"/>
              </w:rPr>
              <w:t>4</w:t>
            </w:r>
            <w:r>
              <w:t>/</w:t>
            </w:r>
            <w:r>
              <w:rPr>
                <w:rFonts w:hint="eastAsia"/>
              </w:rPr>
              <w:t>8</w:t>
            </w:r>
            <w:r>
              <w:t>/</w:t>
            </w:r>
            <w:r>
              <w:rPr>
                <w:rFonts w:hint="eastAsia"/>
              </w:rPr>
              <w:t>16</w:t>
            </w:r>
            <w:r>
              <w:t>GByte LPDDR4X</w:t>
            </w:r>
          </w:p>
        </w:tc>
      </w:tr>
      <w:tr w14:paraId="1BAD02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8" w:hRule="atLeast"/>
        </w:trPr>
        <w:tc>
          <w:tcPr>
            <w:tcW w:w="1496" w:type="dxa"/>
            <w:vMerge w:val="continue"/>
            <w:noWrap w:val="0"/>
            <w:vAlign w:val="center"/>
          </w:tcPr>
          <w:p w14:paraId="4E826835">
            <w:pPr>
              <w:widowControl w:val="0"/>
              <w:jc w:val="center"/>
              <w:rPr>
                <w:rFonts w:ascii="Times New Roman" w:hAnsi="Times New Roman" w:cs="Arial"/>
                <w:kern w:val="0"/>
                <w:lang w:eastAsia="en-US"/>
              </w:rPr>
            </w:pPr>
          </w:p>
        </w:tc>
        <w:tc>
          <w:tcPr>
            <w:tcW w:w="1636" w:type="dxa"/>
            <w:noWrap w:val="0"/>
            <w:vAlign w:val="center"/>
          </w:tcPr>
          <w:p w14:paraId="3E45DA9C">
            <w:pPr>
              <w:widowControl/>
              <w:ind w:left="0" w:leftChars="0" w:firstLine="0" w:firstLineChars="0"/>
              <w:jc w:val="center"/>
              <w:rPr>
                <w:rFonts w:ascii="Times New Roman" w:hAnsi="Times New Roman" w:cs="Arial"/>
                <w:kern w:val="0"/>
                <w:lang w:eastAsia="en-US"/>
              </w:rPr>
            </w:pPr>
            <w:r>
              <w:rPr>
                <w:rFonts w:hint="eastAsia" w:ascii="Times New Roman" w:hAnsi="Times New Roman" w:cs="Arial"/>
                <w:kern w:val="0"/>
                <w:lang w:eastAsia="en-US"/>
              </w:rPr>
              <w:t>存储</w:t>
            </w:r>
          </w:p>
        </w:tc>
        <w:tc>
          <w:tcPr>
            <w:tcW w:w="5403" w:type="dxa"/>
            <w:noWrap w:val="0"/>
            <w:vAlign w:val="center"/>
          </w:tcPr>
          <w:p w14:paraId="095CEF05">
            <w:pPr>
              <w:widowControl/>
              <w:ind w:left="0" w:leftChars="0" w:firstLine="0" w:firstLineChars="0"/>
              <w:rPr>
                <w:rFonts w:hint="default" w:ascii="Times New Roman" w:hAnsi="Times New Roman" w:eastAsia="宋体" w:cs="Arial"/>
                <w:kern w:val="0"/>
                <w:lang w:val="en-US" w:eastAsia="zh-CN"/>
              </w:rPr>
            </w:pPr>
            <w:r>
              <w:rPr>
                <w:rFonts w:hint="eastAsia"/>
              </w:rPr>
              <w:t>32</w:t>
            </w:r>
            <w:r>
              <w:t>/</w:t>
            </w:r>
            <w:r>
              <w:rPr>
                <w:rFonts w:hint="eastAsia"/>
              </w:rPr>
              <w:t>64</w:t>
            </w:r>
            <w:r>
              <w:t>/</w:t>
            </w:r>
            <w:r>
              <w:rPr>
                <w:rFonts w:hint="eastAsia"/>
              </w:rPr>
              <w:t>128</w:t>
            </w:r>
            <w:r>
              <w:t>GByte eMMC</w:t>
            </w:r>
          </w:p>
        </w:tc>
      </w:tr>
      <w:tr w14:paraId="45539A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96" w:type="dxa"/>
            <w:vMerge w:val="restart"/>
            <w:noWrap w:val="0"/>
            <w:vAlign w:val="center"/>
          </w:tcPr>
          <w:p w14:paraId="0221388F">
            <w:pPr>
              <w:widowControl w:val="0"/>
              <w:ind w:left="0" w:leftChars="0" w:firstLine="0" w:firstLineChars="0"/>
              <w:jc w:val="center"/>
              <w:rPr>
                <w:rFonts w:ascii="Times New Roman" w:hAnsi="Times New Roman" w:cs="Arial"/>
                <w:kern w:val="0"/>
                <w:lang w:eastAsia="en-US"/>
              </w:rPr>
            </w:pPr>
            <w:r>
              <w:rPr>
                <w:rFonts w:ascii="Times New Roman" w:hAnsi="Times New Roman" w:cs="Arial"/>
                <w:kern w:val="0"/>
                <w:lang w:eastAsia="en-US"/>
              </w:rPr>
              <w:t>电源</w:t>
            </w:r>
          </w:p>
        </w:tc>
        <w:tc>
          <w:tcPr>
            <w:tcW w:w="1636" w:type="dxa"/>
            <w:noWrap w:val="0"/>
            <w:vAlign w:val="center"/>
          </w:tcPr>
          <w:p w14:paraId="507ED77B">
            <w:pPr>
              <w:widowControl/>
              <w:ind w:left="0" w:leftChars="0" w:firstLine="0" w:firstLineChars="0"/>
              <w:jc w:val="center"/>
              <w:rPr>
                <w:rFonts w:ascii="Times New Roman" w:hAnsi="Times New Roman" w:cs="Arial"/>
                <w:kern w:val="0"/>
                <w:lang w:eastAsia="en-US"/>
              </w:rPr>
            </w:pPr>
            <w:r>
              <w:rPr>
                <w:rFonts w:hint="eastAsia" w:ascii="Times New Roman" w:hAnsi="Times New Roman" w:cs="Arial"/>
                <w:kern w:val="0"/>
                <w:lang w:eastAsia="en-US"/>
              </w:rPr>
              <w:t>输入</w:t>
            </w:r>
            <w:r>
              <w:rPr>
                <w:rFonts w:ascii="Times New Roman" w:hAnsi="Times New Roman" w:cs="Arial"/>
                <w:kern w:val="0"/>
                <w:lang w:eastAsia="en-US"/>
              </w:rPr>
              <w:t>电压</w:t>
            </w:r>
          </w:p>
        </w:tc>
        <w:tc>
          <w:tcPr>
            <w:tcW w:w="5403" w:type="dxa"/>
            <w:noWrap w:val="0"/>
            <w:vAlign w:val="center"/>
          </w:tcPr>
          <w:p w14:paraId="1A9E353D">
            <w:pPr>
              <w:widowControl/>
              <w:ind w:left="0" w:leftChars="0" w:firstLine="0" w:firstLineChars="0"/>
              <w:rPr>
                <w:rFonts w:ascii="Times New Roman" w:hAnsi="Times New Roman" w:cs="Arial"/>
                <w:kern w:val="0"/>
                <w:lang w:eastAsia="en-US"/>
              </w:rPr>
            </w:pPr>
            <w:r>
              <w:rPr>
                <w:rFonts w:ascii="Times New Roman" w:hAnsi="Times New Roman" w:cs="Arial"/>
                <w:kern w:val="0"/>
                <w:lang w:eastAsia="en-US"/>
              </w:rPr>
              <w:t>DC</w:t>
            </w:r>
            <w:r>
              <w:rPr>
                <w:rFonts w:hint="eastAsia" w:ascii="Times New Roman" w:hAnsi="Times New Roman" w:cs="Arial"/>
                <w:kern w:val="0"/>
                <w:lang w:eastAsia="en-US"/>
              </w:rPr>
              <w:t xml:space="preserve"> </w:t>
            </w:r>
            <w:r>
              <w:rPr>
                <w:rFonts w:hint="eastAsia" w:ascii="Times New Roman" w:hAnsi="Times New Roman" w:cs="Arial"/>
                <w:kern w:val="0"/>
                <w:lang w:val="en-US" w:eastAsia="zh-CN"/>
              </w:rPr>
              <w:t>12</w:t>
            </w:r>
            <w:r>
              <w:rPr>
                <w:rFonts w:ascii="Times New Roman" w:hAnsi="Times New Roman" w:cs="Arial"/>
                <w:kern w:val="0"/>
                <w:lang w:eastAsia="en-US"/>
              </w:rPr>
              <w:t>～</w:t>
            </w:r>
            <w:r>
              <w:rPr>
                <w:rFonts w:hint="eastAsia" w:ascii="Times New Roman" w:hAnsi="Times New Roman" w:cs="Arial"/>
                <w:kern w:val="0"/>
                <w:lang w:val="en-US" w:eastAsia="zh-CN"/>
              </w:rPr>
              <w:t>24</w:t>
            </w:r>
            <w:r>
              <w:rPr>
                <w:rFonts w:ascii="Times New Roman" w:hAnsi="Times New Roman" w:cs="Arial"/>
                <w:kern w:val="0"/>
                <w:lang w:eastAsia="en-US"/>
              </w:rPr>
              <w:t xml:space="preserve">V </w:t>
            </w:r>
            <w:ins w:id="2697" w:author="L" w:date="2026-05-20T14:29:44Z">
              <w:r>
                <w:rPr>
                  <w:rFonts w:hint="eastAsia" w:ascii="Times New Roman" w:hAnsi="Times New Roman" w:eastAsia="宋体" w:cs="Arial"/>
                  <w:kern w:val="0"/>
                  <w:lang w:val="en-US" w:eastAsia="zh-CN"/>
                </w:rPr>
                <w:t>（输入：24V,输出：12V）</w:t>
              </w:r>
            </w:ins>
          </w:p>
        </w:tc>
      </w:tr>
      <w:tr w14:paraId="74641A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96" w:type="dxa"/>
            <w:vMerge w:val="continue"/>
            <w:noWrap w:val="0"/>
            <w:vAlign w:val="center"/>
          </w:tcPr>
          <w:p w14:paraId="72E8E441">
            <w:pPr>
              <w:widowControl w:val="0"/>
              <w:jc w:val="center"/>
              <w:rPr>
                <w:rFonts w:ascii="Times New Roman" w:hAnsi="Times New Roman" w:cs="Arial"/>
                <w:kern w:val="0"/>
                <w:lang w:eastAsia="en-US"/>
              </w:rPr>
            </w:pPr>
          </w:p>
        </w:tc>
        <w:tc>
          <w:tcPr>
            <w:tcW w:w="1636" w:type="dxa"/>
            <w:noWrap w:val="0"/>
            <w:vAlign w:val="center"/>
          </w:tcPr>
          <w:p w14:paraId="24CA1C33">
            <w:pPr>
              <w:widowControl/>
              <w:ind w:left="0" w:leftChars="0" w:firstLine="0" w:firstLineChars="0"/>
              <w:jc w:val="center"/>
              <w:rPr>
                <w:rFonts w:ascii="Times New Roman" w:hAnsi="Times New Roman" w:cs="Arial"/>
                <w:kern w:val="0"/>
                <w:lang w:eastAsia="en-US"/>
              </w:rPr>
            </w:pPr>
            <w:r>
              <w:rPr>
                <w:rFonts w:ascii="Times New Roman" w:hAnsi="Times New Roman" w:cs="Arial"/>
                <w:kern w:val="0"/>
                <w:lang w:eastAsia="en-US"/>
              </w:rPr>
              <w:t>功耗</w:t>
            </w:r>
          </w:p>
        </w:tc>
        <w:tc>
          <w:tcPr>
            <w:tcW w:w="5403" w:type="dxa"/>
            <w:noWrap w:val="0"/>
            <w:vAlign w:val="center"/>
          </w:tcPr>
          <w:p w14:paraId="153FC721">
            <w:pPr>
              <w:widowControl/>
              <w:ind w:left="0" w:leftChars="0" w:firstLine="0" w:firstLineChars="0"/>
              <w:rPr>
                <w:rFonts w:hint="default" w:ascii="Times New Roman" w:hAnsi="Times New Roman" w:cs="Arial" w:eastAsiaTheme="minorEastAsia"/>
                <w:kern w:val="0"/>
                <w:lang w:val="en-US" w:eastAsia="zh-CN"/>
              </w:rPr>
            </w:pPr>
            <w:r>
              <w:rPr>
                <w:rFonts w:ascii="Times New Roman" w:hAnsi="Times New Roman" w:cs="Arial"/>
                <w:kern w:val="0"/>
                <w:lang w:eastAsia="en-US"/>
              </w:rPr>
              <w:t>正常：</w:t>
            </w:r>
            <w:r>
              <w:rPr>
                <w:rFonts w:hint="eastAsia" w:ascii="Times New Roman" w:hAnsi="Times New Roman" w:cs="Arial"/>
                <w:kern w:val="0"/>
                <w:lang w:val="en-US" w:eastAsia="zh-CN"/>
              </w:rPr>
              <w:t>312</w:t>
            </w:r>
            <w:r>
              <w:rPr>
                <w:rFonts w:ascii="Times New Roman" w:hAnsi="Times New Roman" w:cs="Arial"/>
                <w:kern w:val="0"/>
                <w:lang w:eastAsia="en-US"/>
              </w:rPr>
              <w:t>mA@12V</w:t>
            </w:r>
            <w:r>
              <w:rPr>
                <w:rFonts w:hint="eastAsia" w:ascii="Times New Roman" w:hAnsi="Times New Roman" w:cs="Arial"/>
                <w:kern w:val="0"/>
                <w:lang w:eastAsia="zh-CN"/>
              </w:rPr>
              <w:t>（</w:t>
            </w:r>
            <w:r>
              <w:rPr>
                <w:rFonts w:hint="eastAsia" w:ascii="Times New Roman" w:hAnsi="Times New Roman" w:cs="Arial"/>
                <w:kern w:val="0"/>
                <w:lang w:val="en-US" w:eastAsia="zh-CN"/>
              </w:rPr>
              <w:t>带4G模块</w:t>
            </w:r>
            <w:r>
              <w:rPr>
                <w:rFonts w:hint="eastAsia" w:ascii="Times New Roman" w:hAnsi="Times New Roman" w:cs="Arial"/>
                <w:kern w:val="0"/>
                <w:lang w:eastAsia="zh-CN"/>
              </w:rPr>
              <w:t>）</w:t>
            </w:r>
            <w:r>
              <w:rPr>
                <w:rFonts w:ascii="Times New Roman" w:hAnsi="Times New Roman" w:cs="Arial"/>
                <w:kern w:val="0"/>
                <w:lang w:eastAsia="en-US"/>
              </w:rPr>
              <w:t>，</w:t>
            </w:r>
            <w:r>
              <w:rPr>
                <w:rFonts w:hint="eastAsia" w:ascii="Times New Roman" w:hAnsi="Times New Roman" w:cs="Arial"/>
                <w:kern w:val="0"/>
                <w:lang w:val="en-US" w:eastAsia="zh-CN"/>
              </w:rPr>
              <w:t>252mA@12V（不带4G模块）</w:t>
            </w:r>
          </w:p>
          <w:p w14:paraId="7737D6F0">
            <w:pPr>
              <w:widowControl/>
              <w:ind w:left="0" w:leftChars="0" w:firstLine="0" w:firstLineChars="0"/>
              <w:rPr>
                <w:rFonts w:hint="default" w:ascii="Times New Roman" w:hAnsi="Times New Roman" w:eastAsia="宋体" w:cs="Arial"/>
                <w:kern w:val="0"/>
                <w:lang w:val="en-US" w:eastAsia="zh-CN"/>
              </w:rPr>
            </w:pPr>
            <w:r>
              <w:rPr>
                <w:rFonts w:ascii="Times New Roman" w:hAnsi="Times New Roman" w:cs="Arial"/>
                <w:kern w:val="0"/>
                <w:lang w:eastAsia="en-US"/>
              </w:rPr>
              <w:t>最大：</w:t>
            </w:r>
            <w:r>
              <w:rPr>
                <w:rFonts w:hint="eastAsia" w:ascii="Times New Roman" w:hAnsi="Times New Roman" w:cs="Arial"/>
                <w:kern w:val="0"/>
                <w:lang w:val="en-US" w:eastAsia="zh-CN"/>
              </w:rPr>
              <w:t>700mA@12V</w:t>
            </w:r>
          </w:p>
        </w:tc>
      </w:tr>
      <w:tr w14:paraId="14FCA5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96" w:type="dxa"/>
            <w:vMerge w:val="continue"/>
            <w:noWrap w:val="0"/>
            <w:vAlign w:val="center"/>
          </w:tcPr>
          <w:p w14:paraId="50C0755D">
            <w:pPr>
              <w:widowControl w:val="0"/>
              <w:jc w:val="center"/>
              <w:rPr>
                <w:rFonts w:ascii="Times New Roman" w:hAnsi="Times New Roman" w:cs="Arial"/>
                <w:kern w:val="0"/>
                <w:lang w:eastAsia="en-US"/>
              </w:rPr>
            </w:pPr>
          </w:p>
        </w:tc>
        <w:tc>
          <w:tcPr>
            <w:tcW w:w="1636" w:type="dxa"/>
            <w:noWrap w:val="0"/>
            <w:vAlign w:val="center"/>
          </w:tcPr>
          <w:p w14:paraId="27043B64">
            <w:pPr>
              <w:widowControl/>
              <w:ind w:left="0" w:leftChars="0" w:firstLine="0" w:firstLineChars="0"/>
              <w:jc w:val="center"/>
              <w:rPr>
                <w:rFonts w:ascii="Times New Roman" w:hAnsi="Times New Roman" w:cs="Arial"/>
                <w:kern w:val="0"/>
                <w:lang w:eastAsia="en-US"/>
              </w:rPr>
            </w:pPr>
            <w:r>
              <w:rPr>
                <w:rFonts w:hint="eastAsia" w:ascii="Times New Roman" w:hAnsi="Times New Roman" w:cs="Arial"/>
                <w:kern w:val="0"/>
                <w:lang w:eastAsia="en-US"/>
              </w:rPr>
              <w:t>反接</w:t>
            </w:r>
            <w:r>
              <w:rPr>
                <w:rFonts w:ascii="Times New Roman" w:hAnsi="Times New Roman" w:cs="Arial"/>
                <w:kern w:val="0"/>
                <w:lang w:eastAsia="en-US"/>
              </w:rPr>
              <w:t>防护</w:t>
            </w:r>
          </w:p>
        </w:tc>
        <w:tc>
          <w:tcPr>
            <w:tcW w:w="5403" w:type="dxa"/>
            <w:noWrap w:val="0"/>
            <w:vAlign w:val="center"/>
          </w:tcPr>
          <w:p w14:paraId="6CFD2554">
            <w:pPr>
              <w:widowControl/>
              <w:ind w:left="0" w:leftChars="0" w:firstLine="0" w:firstLineChars="0"/>
              <w:rPr>
                <w:rFonts w:ascii="Times New Roman" w:hAnsi="Times New Roman" w:cs="Arial"/>
                <w:kern w:val="0"/>
                <w:lang w:eastAsia="en-US"/>
              </w:rPr>
            </w:pPr>
            <w:r>
              <w:rPr>
                <w:rFonts w:hint="eastAsia" w:ascii="Times New Roman" w:hAnsi="Times New Roman" w:cs="Arial"/>
                <w:kern w:val="0"/>
                <w:lang w:eastAsia="en-US"/>
              </w:rPr>
              <w:t>支持</w:t>
            </w:r>
          </w:p>
        </w:tc>
      </w:tr>
      <w:tr w14:paraId="2FA87A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96" w:type="dxa"/>
            <w:vMerge w:val="restart"/>
            <w:noWrap w:val="0"/>
            <w:vAlign w:val="center"/>
          </w:tcPr>
          <w:p w14:paraId="0BEB8EEE">
            <w:pPr>
              <w:widowControl w:val="0"/>
              <w:ind w:left="0" w:leftChars="0" w:firstLine="0" w:firstLineChars="0"/>
              <w:jc w:val="center"/>
              <w:rPr>
                <w:rFonts w:ascii="Times New Roman" w:hAnsi="Times New Roman" w:cs="Arial"/>
                <w:kern w:val="0"/>
                <w:lang w:eastAsia="en-US"/>
              </w:rPr>
            </w:pPr>
            <w:r>
              <w:rPr>
                <w:rFonts w:ascii="Times New Roman" w:hAnsi="Times New Roman" w:cs="Arial"/>
                <w:kern w:val="0"/>
                <w:lang w:eastAsia="en-US"/>
              </w:rPr>
              <w:t>网口</w:t>
            </w:r>
          </w:p>
        </w:tc>
        <w:tc>
          <w:tcPr>
            <w:tcW w:w="1636" w:type="dxa"/>
            <w:noWrap w:val="0"/>
            <w:vAlign w:val="center"/>
          </w:tcPr>
          <w:p w14:paraId="6FC1EB12">
            <w:pPr>
              <w:widowControl/>
              <w:ind w:left="0" w:leftChars="0" w:firstLine="0" w:firstLineChars="0"/>
              <w:jc w:val="center"/>
              <w:rPr>
                <w:rFonts w:ascii="Times New Roman" w:hAnsi="Times New Roman" w:cs="Arial"/>
                <w:kern w:val="0"/>
                <w:lang w:eastAsia="en-US"/>
              </w:rPr>
            </w:pPr>
            <w:r>
              <w:rPr>
                <w:rFonts w:ascii="Times New Roman" w:hAnsi="Times New Roman" w:cs="Arial"/>
                <w:kern w:val="0"/>
                <w:lang w:eastAsia="en-US"/>
              </w:rPr>
              <w:t>网口规格</w:t>
            </w:r>
          </w:p>
        </w:tc>
        <w:tc>
          <w:tcPr>
            <w:tcW w:w="5403" w:type="dxa"/>
            <w:noWrap w:val="0"/>
            <w:vAlign w:val="center"/>
          </w:tcPr>
          <w:p w14:paraId="3549BF6B">
            <w:pPr>
              <w:widowControl/>
              <w:ind w:left="0" w:leftChars="0" w:firstLine="0" w:firstLineChars="0"/>
              <w:rPr>
                <w:rFonts w:ascii="Times New Roman" w:hAnsi="Times New Roman" w:cs="Arial"/>
                <w:kern w:val="0"/>
                <w:lang w:eastAsia="en-US"/>
              </w:rPr>
            </w:pPr>
            <w:r>
              <w:t>RJ-45 接口，</w:t>
            </w:r>
            <w:r>
              <w:rPr>
                <w:rFonts w:hint="eastAsia"/>
                <w:lang w:val="en-US" w:eastAsia="zh-CN"/>
              </w:rPr>
              <w:t>2</w:t>
            </w:r>
            <w:r>
              <w:rPr>
                <w:rFonts w:hint="eastAsia"/>
              </w:rPr>
              <w:t>~3个，2个10/100/</w:t>
            </w:r>
            <w:r>
              <w:t>1000M</w:t>
            </w:r>
            <w:r>
              <w:rPr>
                <w:rFonts w:hint="eastAsia"/>
              </w:rPr>
              <w:t>、1个10/</w:t>
            </w:r>
            <w:r>
              <w:t>100M</w:t>
            </w:r>
            <w:r>
              <w:rPr>
                <w:rFonts w:hint="eastAsia"/>
              </w:rPr>
              <w:t xml:space="preserve"> 自适应网口</w:t>
            </w:r>
          </w:p>
        </w:tc>
      </w:tr>
      <w:tr w14:paraId="6AA958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96" w:type="dxa"/>
            <w:vMerge w:val="continue"/>
            <w:noWrap w:val="0"/>
            <w:vAlign w:val="center"/>
          </w:tcPr>
          <w:p w14:paraId="60C02990">
            <w:pPr>
              <w:widowControl w:val="0"/>
              <w:jc w:val="center"/>
              <w:rPr>
                <w:rFonts w:ascii="Times New Roman" w:hAnsi="Times New Roman" w:cs="Arial"/>
                <w:kern w:val="0"/>
                <w:lang w:eastAsia="en-US"/>
              </w:rPr>
            </w:pPr>
          </w:p>
        </w:tc>
        <w:tc>
          <w:tcPr>
            <w:tcW w:w="1636" w:type="dxa"/>
            <w:noWrap w:val="0"/>
            <w:vAlign w:val="center"/>
          </w:tcPr>
          <w:p w14:paraId="2406682C">
            <w:pPr>
              <w:widowControl/>
              <w:ind w:left="0" w:leftChars="0" w:firstLine="0" w:firstLineChars="0"/>
              <w:jc w:val="center"/>
              <w:rPr>
                <w:rFonts w:ascii="Times New Roman" w:hAnsi="Times New Roman" w:cs="Arial"/>
                <w:kern w:val="0"/>
                <w:lang w:eastAsia="en-US"/>
              </w:rPr>
            </w:pPr>
            <w:r>
              <w:rPr>
                <w:rFonts w:ascii="Times New Roman" w:hAnsi="Times New Roman" w:cs="Arial"/>
                <w:kern w:val="0"/>
                <w:lang w:eastAsia="en-US"/>
              </w:rPr>
              <w:t>网口保护</w:t>
            </w:r>
          </w:p>
        </w:tc>
        <w:tc>
          <w:tcPr>
            <w:tcW w:w="5403" w:type="dxa"/>
            <w:noWrap w:val="0"/>
            <w:vAlign w:val="center"/>
          </w:tcPr>
          <w:p w14:paraId="4CB41F59">
            <w:pPr>
              <w:widowControl/>
              <w:ind w:left="0" w:leftChars="0" w:firstLine="0" w:firstLineChars="0"/>
              <w:rPr>
                <w:rFonts w:hint="default" w:ascii="Times New Roman" w:hAnsi="Times New Roman" w:cs="Arial" w:eastAsiaTheme="minorEastAsia"/>
                <w:kern w:val="0"/>
                <w:lang w:val="en-US" w:eastAsia="zh-CN"/>
              </w:rPr>
            </w:pPr>
            <w:r>
              <w:rPr>
                <w:rFonts w:ascii="Times New Roman" w:hAnsi="Times New Roman" w:cs="Arial"/>
                <w:kern w:val="0"/>
                <w:lang w:eastAsia="en-US"/>
              </w:rPr>
              <w:t>ESD  ±</w:t>
            </w:r>
            <w:r>
              <w:rPr>
                <w:rFonts w:hint="eastAsia" w:ascii="Times New Roman" w:hAnsi="Times New Roman" w:cs="Arial"/>
                <w:kern w:val="0"/>
                <w:lang w:val="en-US" w:eastAsia="zh-CN"/>
              </w:rPr>
              <w:t>6</w:t>
            </w:r>
            <w:r>
              <w:rPr>
                <w:rFonts w:ascii="Times New Roman" w:hAnsi="Times New Roman" w:cs="Arial"/>
                <w:kern w:val="0"/>
                <w:lang w:eastAsia="en-US"/>
              </w:rPr>
              <w:t>kV（接触），±</w:t>
            </w:r>
            <w:r>
              <w:rPr>
                <w:rFonts w:hint="eastAsia" w:ascii="Times New Roman" w:hAnsi="Times New Roman" w:cs="Arial"/>
                <w:kern w:val="0"/>
                <w:lang w:val="en-US" w:eastAsia="zh-CN"/>
              </w:rPr>
              <w:t>8</w:t>
            </w:r>
            <w:r>
              <w:rPr>
                <w:rFonts w:ascii="Times New Roman" w:hAnsi="Times New Roman" w:cs="Arial"/>
                <w:kern w:val="0"/>
                <w:lang w:eastAsia="en-US"/>
              </w:rPr>
              <w:t>kV（空气）</w:t>
            </w:r>
            <w:r>
              <w:rPr>
                <w:rFonts w:hint="eastAsia" w:ascii="Times New Roman" w:hAnsi="Times New Roman" w:cs="Arial"/>
                <w:kern w:val="0"/>
                <w:lang w:eastAsia="en-US"/>
              </w:rPr>
              <w:t>；</w:t>
            </w:r>
          </w:p>
        </w:tc>
      </w:tr>
      <w:tr w14:paraId="4BFF94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96" w:type="dxa"/>
            <w:vMerge w:val="restart"/>
            <w:noWrap w:val="0"/>
            <w:vAlign w:val="center"/>
          </w:tcPr>
          <w:p w14:paraId="31374692">
            <w:pPr>
              <w:widowControl w:val="0"/>
              <w:ind w:left="0" w:leftChars="0" w:firstLine="0" w:firstLineChars="0"/>
              <w:jc w:val="center"/>
              <w:rPr>
                <w:rFonts w:ascii="Times New Roman" w:hAnsi="Times New Roman" w:cs="Arial"/>
                <w:kern w:val="0"/>
                <w:lang w:eastAsia="en-US"/>
              </w:rPr>
            </w:pPr>
            <w:r>
              <w:rPr>
                <w:rFonts w:hint="eastAsia" w:ascii="Times New Roman" w:hAnsi="Times New Roman" w:cs="Arial"/>
                <w:kern w:val="0"/>
                <w:lang w:eastAsia="en-US"/>
              </w:rPr>
              <w:t>S</w:t>
            </w:r>
            <w:r>
              <w:rPr>
                <w:rFonts w:ascii="Times New Roman" w:hAnsi="Times New Roman" w:cs="Arial"/>
                <w:kern w:val="0"/>
                <w:lang w:eastAsia="en-US"/>
              </w:rPr>
              <w:t>IM</w:t>
            </w:r>
            <w:r>
              <w:rPr>
                <w:rFonts w:hint="eastAsia" w:ascii="Times New Roman" w:hAnsi="Times New Roman" w:cs="Arial"/>
                <w:kern w:val="0"/>
                <w:lang w:eastAsia="en-US"/>
              </w:rPr>
              <w:t>卡</w:t>
            </w:r>
          </w:p>
        </w:tc>
        <w:tc>
          <w:tcPr>
            <w:tcW w:w="1636" w:type="dxa"/>
            <w:noWrap w:val="0"/>
            <w:vAlign w:val="center"/>
          </w:tcPr>
          <w:p w14:paraId="1A4EEAFA">
            <w:pPr>
              <w:widowControl/>
              <w:ind w:left="0" w:leftChars="0" w:firstLine="0" w:firstLineChars="0"/>
              <w:jc w:val="center"/>
              <w:rPr>
                <w:rFonts w:ascii="Times New Roman" w:hAnsi="Times New Roman" w:cs="Arial" w:eastAsiaTheme="minorEastAsia"/>
                <w:kern w:val="0"/>
                <w:sz w:val="21"/>
                <w:szCs w:val="24"/>
                <w:lang w:val="en-US" w:eastAsia="en-US" w:bidi="ar-SA"/>
              </w:rPr>
            </w:pPr>
            <w:r>
              <w:rPr>
                <w:rFonts w:hint="eastAsia" w:ascii="Times New Roman" w:hAnsi="Times New Roman" w:cs="Arial"/>
                <w:kern w:val="0"/>
                <w:lang w:eastAsia="en-US"/>
              </w:rPr>
              <w:t>数量</w:t>
            </w:r>
          </w:p>
        </w:tc>
        <w:tc>
          <w:tcPr>
            <w:tcW w:w="5403" w:type="dxa"/>
            <w:noWrap w:val="0"/>
            <w:vAlign w:val="top"/>
          </w:tcPr>
          <w:p w14:paraId="21067F82">
            <w:pPr>
              <w:widowControl w:val="0"/>
              <w:ind w:left="0" w:leftChars="0" w:firstLine="0" w:firstLineChars="0"/>
              <w:rPr>
                <w:rFonts w:hint="eastAsia" w:ascii="Times New Roman" w:hAnsi="Times New Roman" w:eastAsia="宋体" w:cs="Arial"/>
                <w:kern w:val="0"/>
                <w:sz w:val="21"/>
                <w:szCs w:val="24"/>
                <w:lang w:val="en-US" w:eastAsia="en-US" w:bidi="ar-SA"/>
              </w:rPr>
            </w:pPr>
            <w:r>
              <w:rPr>
                <w:rFonts w:hint="eastAsia" w:ascii="Times New Roman" w:hAnsi="Times New Roman" w:cs="Arial"/>
                <w:kern w:val="0"/>
                <w:lang w:val="en-US" w:eastAsia="zh-CN"/>
              </w:rPr>
              <w:t>1</w:t>
            </w:r>
          </w:p>
        </w:tc>
      </w:tr>
      <w:tr w14:paraId="7E21D8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96" w:type="dxa"/>
            <w:vMerge w:val="continue"/>
            <w:noWrap w:val="0"/>
            <w:vAlign w:val="center"/>
          </w:tcPr>
          <w:p w14:paraId="7D6E7591">
            <w:pPr>
              <w:widowControl w:val="0"/>
              <w:jc w:val="center"/>
              <w:rPr>
                <w:rFonts w:ascii="Times New Roman" w:hAnsi="Times New Roman" w:cs="Arial"/>
                <w:kern w:val="0"/>
                <w:lang w:eastAsia="en-US"/>
              </w:rPr>
            </w:pPr>
          </w:p>
        </w:tc>
        <w:tc>
          <w:tcPr>
            <w:tcW w:w="1636" w:type="dxa"/>
            <w:noWrap w:val="0"/>
            <w:vAlign w:val="center"/>
          </w:tcPr>
          <w:p w14:paraId="5E841C7A">
            <w:pPr>
              <w:widowControl/>
              <w:ind w:left="0" w:leftChars="0" w:firstLine="0" w:firstLineChars="0"/>
              <w:jc w:val="center"/>
              <w:rPr>
                <w:rFonts w:ascii="Times New Roman" w:hAnsi="Times New Roman" w:cs="Arial" w:eastAsiaTheme="minorEastAsia"/>
                <w:kern w:val="0"/>
                <w:sz w:val="21"/>
                <w:szCs w:val="24"/>
                <w:lang w:val="en-US" w:eastAsia="en-US" w:bidi="ar-SA"/>
              </w:rPr>
            </w:pPr>
            <w:r>
              <w:rPr>
                <w:rFonts w:hint="eastAsia" w:ascii="Times New Roman" w:hAnsi="Times New Roman" w:cs="Arial"/>
                <w:kern w:val="0"/>
                <w:lang w:eastAsia="en-US"/>
              </w:rPr>
              <w:t>规格</w:t>
            </w:r>
          </w:p>
        </w:tc>
        <w:tc>
          <w:tcPr>
            <w:tcW w:w="5403" w:type="dxa"/>
            <w:noWrap w:val="0"/>
            <w:vAlign w:val="top"/>
          </w:tcPr>
          <w:p w14:paraId="7FD98DE5">
            <w:pPr>
              <w:widowControl w:val="0"/>
              <w:ind w:left="0" w:leftChars="0" w:firstLine="0" w:firstLineChars="0"/>
              <w:rPr>
                <w:rFonts w:ascii="Times New Roman" w:hAnsi="Times New Roman" w:cs="Arial" w:eastAsiaTheme="minorEastAsia"/>
                <w:kern w:val="0"/>
                <w:sz w:val="21"/>
                <w:szCs w:val="24"/>
                <w:lang w:val="en-US" w:eastAsia="en-US" w:bidi="ar-SA"/>
              </w:rPr>
            </w:pPr>
            <w:r>
              <w:rPr>
                <w:rFonts w:hint="eastAsia" w:ascii="Times New Roman" w:hAnsi="Times New Roman" w:cs="Arial"/>
                <w:kern w:val="0"/>
                <w:lang w:eastAsia="en-US"/>
              </w:rPr>
              <w:t>抽屉式接口</w:t>
            </w:r>
          </w:p>
        </w:tc>
      </w:tr>
      <w:tr w14:paraId="3EF983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96" w:type="dxa"/>
            <w:vMerge w:val="restart"/>
            <w:noWrap w:val="0"/>
            <w:vAlign w:val="center"/>
          </w:tcPr>
          <w:p w14:paraId="2F07D21A">
            <w:pPr>
              <w:widowControl w:val="0"/>
              <w:ind w:left="0" w:leftChars="0" w:firstLine="0" w:firstLineChars="0"/>
              <w:jc w:val="center"/>
              <w:rPr>
                <w:rFonts w:hint="eastAsia" w:ascii="Times New Roman" w:hAnsi="Times New Roman" w:cs="Arial" w:eastAsiaTheme="minorEastAsia"/>
                <w:kern w:val="0"/>
                <w:lang w:eastAsia="zh-CN"/>
              </w:rPr>
            </w:pPr>
            <w:r>
              <w:rPr>
                <w:rFonts w:ascii="Times New Roman" w:hAnsi="Times New Roman" w:cs="Arial"/>
                <w:kern w:val="0"/>
                <w:lang w:eastAsia="en-US"/>
              </w:rPr>
              <w:t>串口</w:t>
            </w:r>
            <w:r>
              <w:rPr>
                <w:rFonts w:hint="eastAsia" w:ascii="Times New Roman" w:hAnsi="Times New Roman" w:cs="Arial"/>
                <w:kern w:val="0"/>
                <w:lang w:eastAsia="zh-CN"/>
              </w:rPr>
              <w:t>（</w:t>
            </w:r>
            <w:r>
              <w:rPr>
                <w:rFonts w:hint="eastAsia" w:ascii="Times New Roman" w:hAnsi="Times New Roman" w:cs="Arial"/>
                <w:kern w:val="0"/>
                <w:lang w:val="en-US" w:eastAsia="zh-CN"/>
              </w:rPr>
              <w:t>选配</w:t>
            </w:r>
            <w:r>
              <w:rPr>
                <w:rFonts w:hint="eastAsia" w:ascii="Times New Roman" w:hAnsi="Times New Roman" w:cs="Arial"/>
                <w:kern w:val="0"/>
                <w:lang w:eastAsia="zh-CN"/>
              </w:rPr>
              <w:t>）</w:t>
            </w:r>
          </w:p>
        </w:tc>
        <w:tc>
          <w:tcPr>
            <w:tcW w:w="1636" w:type="dxa"/>
            <w:noWrap w:val="0"/>
            <w:vAlign w:val="center"/>
          </w:tcPr>
          <w:p w14:paraId="0C31DB5B">
            <w:pPr>
              <w:widowControl/>
              <w:ind w:left="0" w:leftChars="0" w:firstLine="0" w:firstLineChars="0"/>
              <w:jc w:val="center"/>
              <w:rPr>
                <w:rFonts w:ascii="Times New Roman" w:hAnsi="Times New Roman" w:cs="Arial"/>
                <w:kern w:val="0"/>
                <w:lang w:eastAsia="en-US"/>
              </w:rPr>
            </w:pPr>
            <w:r>
              <w:rPr>
                <w:rFonts w:ascii="Times New Roman" w:hAnsi="Times New Roman" w:cs="Arial"/>
                <w:kern w:val="0"/>
                <w:lang w:eastAsia="en-US"/>
              </w:rPr>
              <w:t>串口数量</w:t>
            </w:r>
          </w:p>
        </w:tc>
        <w:tc>
          <w:tcPr>
            <w:tcW w:w="5403" w:type="dxa"/>
            <w:noWrap w:val="0"/>
            <w:vAlign w:val="center"/>
          </w:tcPr>
          <w:p w14:paraId="6FD4EA9B">
            <w:pPr>
              <w:widowControl/>
              <w:ind w:left="0" w:leftChars="0" w:firstLine="0" w:firstLineChars="0"/>
              <w:rPr>
                <w:rFonts w:ascii="Times New Roman" w:hAnsi="Times New Roman" w:cs="Arial"/>
                <w:kern w:val="0"/>
                <w:lang w:eastAsia="zh-CN"/>
              </w:rPr>
            </w:pPr>
            <w:r>
              <w:rPr>
                <w:rFonts w:hint="default" w:ascii="Times New Roman" w:hAnsi="Times New Roman" w:cs="Arial"/>
                <w:kern w:val="0"/>
                <w:lang w:val="en-US" w:eastAsia="zh-CN"/>
              </w:rPr>
              <w:t>2</w:t>
            </w:r>
            <w:r>
              <w:rPr>
                <w:rFonts w:ascii="Times New Roman" w:hAnsi="Times New Roman" w:cs="Arial"/>
                <w:kern w:val="0"/>
                <w:lang w:eastAsia="zh-CN"/>
              </w:rPr>
              <w:t>RS485</w:t>
            </w:r>
          </w:p>
        </w:tc>
      </w:tr>
      <w:tr w14:paraId="698F64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96" w:type="dxa"/>
            <w:vMerge w:val="continue"/>
            <w:noWrap w:val="0"/>
            <w:vAlign w:val="center"/>
          </w:tcPr>
          <w:p w14:paraId="03D5B839">
            <w:pPr>
              <w:widowControl w:val="0"/>
              <w:jc w:val="center"/>
              <w:rPr>
                <w:rFonts w:ascii="Times New Roman" w:hAnsi="Times New Roman" w:cs="Arial"/>
                <w:kern w:val="0"/>
                <w:lang w:eastAsia="zh-CN"/>
              </w:rPr>
            </w:pPr>
          </w:p>
        </w:tc>
        <w:tc>
          <w:tcPr>
            <w:tcW w:w="1636" w:type="dxa"/>
            <w:noWrap w:val="0"/>
            <w:vAlign w:val="center"/>
          </w:tcPr>
          <w:p w14:paraId="50404706">
            <w:pPr>
              <w:widowControl/>
              <w:ind w:left="0" w:leftChars="0" w:firstLine="0" w:firstLineChars="0"/>
              <w:jc w:val="center"/>
              <w:rPr>
                <w:rFonts w:ascii="Times New Roman" w:hAnsi="Times New Roman" w:cs="Arial"/>
                <w:kern w:val="0"/>
                <w:lang w:eastAsia="en-US"/>
              </w:rPr>
            </w:pPr>
            <w:r>
              <w:rPr>
                <w:rFonts w:ascii="Times New Roman" w:hAnsi="Times New Roman" w:cs="Arial"/>
                <w:kern w:val="0"/>
                <w:lang w:eastAsia="en-US"/>
              </w:rPr>
              <w:t>串口波特率</w:t>
            </w:r>
          </w:p>
        </w:tc>
        <w:tc>
          <w:tcPr>
            <w:tcW w:w="5403" w:type="dxa"/>
            <w:noWrap w:val="0"/>
            <w:vAlign w:val="center"/>
          </w:tcPr>
          <w:p w14:paraId="4E5F0EFA">
            <w:pPr>
              <w:widowControl/>
              <w:ind w:left="0" w:leftChars="0" w:firstLine="0" w:firstLineChars="0"/>
              <w:rPr>
                <w:rFonts w:ascii="Times New Roman" w:hAnsi="Times New Roman" w:cs="Arial"/>
                <w:kern w:val="0"/>
                <w:lang w:eastAsia="en-US"/>
              </w:rPr>
            </w:pPr>
            <w:r>
              <w:rPr>
                <w:rFonts w:hint="eastAsia" w:ascii="Times New Roman" w:hAnsi="Times New Roman" w:cs="Arial"/>
                <w:kern w:val="0"/>
                <w:lang w:val="en-US" w:eastAsia="zh-CN"/>
              </w:rPr>
              <w:t>3</w:t>
            </w:r>
            <w:r>
              <w:rPr>
                <w:rFonts w:ascii="Times New Roman" w:hAnsi="Times New Roman" w:cs="Arial"/>
                <w:kern w:val="0"/>
                <w:lang w:eastAsia="en-US"/>
              </w:rPr>
              <w:t>00bps-115200bps</w:t>
            </w:r>
          </w:p>
        </w:tc>
      </w:tr>
      <w:tr w14:paraId="5461A4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96" w:type="dxa"/>
            <w:vMerge w:val="continue"/>
            <w:noWrap w:val="0"/>
            <w:vAlign w:val="center"/>
          </w:tcPr>
          <w:p w14:paraId="6171CFDA">
            <w:pPr>
              <w:widowControl w:val="0"/>
              <w:jc w:val="center"/>
              <w:rPr>
                <w:rFonts w:ascii="Times New Roman" w:hAnsi="Times New Roman" w:cs="Arial"/>
                <w:kern w:val="0"/>
                <w:lang w:eastAsia="en-US"/>
              </w:rPr>
            </w:pPr>
          </w:p>
        </w:tc>
        <w:tc>
          <w:tcPr>
            <w:tcW w:w="1636" w:type="dxa"/>
            <w:noWrap w:val="0"/>
            <w:vAlign w:val="center"/>
          </w:tcPr>
          <w:p w14:paraId="2E844846">
            <w:pPr>
              <w:widowControl/>
              <w:ind w:left="0" w:leftChars="0" w:firstLine="0" w:firstLineChars="0"/>
              <w:jc w:val="center"/>
              <w:rPr>
                <w:rFonts w:ascii="Times New Roman" w:hAnsi="Times New Roman" w:cs="Arial"/>
                <w:kern w:val="0"/>
                <w:lang w:eastAsia="en-US"/>
              </w:rPr>
            </w:pPr>
            <w:r>
              <w:rPr>
                <w:rFonts w:ascii="Times New Roman" w:hAnsi="Times New Roman" w:cs="Arial"/>
                <w:kern w:val="0"/>
                <w:lang w:eastAsia="en-US"/>
              </w:rPr>
              <w:t>数据位</w:t>
            </w:r>
          </w:p>
        </w:tc>
        <w:tc>
          <w:tcPr>
            <w:tcW w:w="5403" w:type="dxa"/>
            <w:noWrap w:val="0"/>
            <w:vAlign w:val="center"/>
          </w:tcPr>
          <w:p w14:paraId="2287C78C">
            <w:pPr>
              <w:widowControl/>
              <w:ind w:left="0" w:leftChars="0" w:firstLine="0" w:firstLineChars="0"/>
              <w:rPr>
                <w:rFonts w:ascii="Times New Roman" w:hAnsi="Times New Roman" w:cs="Arial"/>
                <w:kern w:val="0"/>
                <w:lang w:eastAsia="en-US"/>
              </w:rPr>
            </w:pPr>
            <w:r>
              <w:rPr>
                <w:rFonts w:ascii="Times New Roman" w:hAnsi="Times New Roman" w:cs="Arial"/>
                <w:kern w:val="0"/>
                <w:lang w:eastAsia="en-US"/>
              </w:rPr>
              <w:t>7,8</w:t>
            </w:r>
          </w:p>
        </w:tc>
      </w:tr>
      <w:tr w14:paraId="64FCBC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96" w:type="dxa"/>
            <w:vMerge w:val="continue"/>
            <w:noWrap w:val="0"/>
            <w:vAlign w:val="center"/>
          </w:tcPr>
          <w:p w14:paraId="03A602E4">
            <w:pPr>
              <w:widowControl w:val="0"/>
              <w:jc w:val="center"/>
              <w:rPr>
                <w:rFonts w:ascii="Times New Roman" w:hAnsi="Times New Roman" w:cs="Arial"/>
                <w:kern w:val="0"/>
                <w:lang w:eastAsia="en-US"/>
              </w:rPr>
            </w:pPr>
          </w:p>
        </w:tc>
        <w:tc>
          <w:tcPr>
            <w:tcW w:w="1636" w:type="dxa"/>
            <w:noWrap w:val="0"/>
            <w:vAlign w:val="center"/>
          </w:tcPr>
          <w:p w14:paraId="69847FD0">
            <w:pPr>
              <w:widowControl/>
              <w:ind w:left="0" w:leftChars="0" w:firstLine="0" w:firstLineChars="0"/>
              <w:jc w:val="center"/>
              <w:rPr>
                <w:rFonts w:ascii="Times New Roman" w:hAnsi="Times New Roman" w:cs="Arial"/>
                <w:kern w:val="0"/>
                <w:lang w:eastAsia="en-US"/>
              </w:rPr>
            </w:pPr>
            <w:r>
              <w:rPr>
                <w:rFonts w:ascii="Times New Roman" w:hAnsi="Times New Roman" w:cs="Arial"/>
                <w:kern w:val="0"/>
                <w:lang w:eastAsia="en-US"/>
              </w:rPr>
              <w:t>校验位</w:t>
            </w:r>
          </w:p>
        </w:tc>
        <w:tc>
          <w:tcPr>
            <w:tcW w:w="5403" w:type="dxa"/>
            <w:noWrap w:val="0"/>
            <w:vAlign w:val="center"/>
          </w:tcPr>
          <w:p w14:paraId="214AFC61">
            <w:pPr>
              <w:widowControl/>
              <w:ind w:left="0" w:leftChars="0" w:firstLine="0" w:firstLineChars="0"/>
              <w:rPr>
                <w:rFonts w:ascii="Times New Roman" w:hAnsi="Times New Roman" w:cs="Arial"/>
                <w:kern w:val="0"/>
                <w:lang w:eastAsia="en-US"/>
              </w:rPr>
            </w:pPr>
            <w:r>
              <w:rPr>
                <w:rFonts w:ascii="Times New Roman" w:hAnsi="Times New Roman" w:cs="Arial"/>
                <w:kern w:val="0"/>
                <w:lang w:eastAsia="en-US"/>
              </w:rPr>
              <w:t>None, Even, Odd</w:t>
            </w:r>
          </w:p>
        </w:tc>
      </w:tr>
      <w:tr w14:paraId="2A6751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96" w:type="dxa"/>
            <w:vMerge w:val="continue"/>
            <w:noWrap w:val="0"/>
            <w:vAlign w:val="center"/>
          </w:tcPr>
          <w:p w14:paraId="28E8EA00">
            <w:pPr>
              <w:widowControl w:val="0"/>
              <w:jc w:val="center"/>
              <w:rPr>
                <w:rFonts w:ascii="Times New Roman" w:hAnsi="Times New Roman" w:cs="Arial"/>
                <w:kern w:val="0"/>
                <w:lang w:eastAsia="en-US"/>
              </w:rPr>
            </w:pPr>
          </w:p>
        </w:tc>
        <w:tc>
          <w:tcPr>
            <w:tcW w:w="1636" w:type="dxa"/>
            <w:noWrap w:val="0"/>
            <w:vAlign w:val="center"/>
          </w:tcPr>
          <w:p w14:paraId="3BAFB868">
            <w:pPr>
              <w:widowControl/>
              <w:ind w:left="0" w:leftChars="0" w:firstLine="0" w:firstLineChars="0"/>
              <w:jc w:val="center"/>
              <w:rPr>
                <w:rFonts w:ascii="Times New Roman" w:hAnsi="Times New Roman" w:cs="Arial"/>
                <w:kern w:val="0"/>
                <w:lang w:eastAsia="en-US"/>
              </w:rPr>
            </w:pPr>
            <w:r>
              <w:rPr>
                <w:rFonts w:ascii="Times New Roman" w:hAnsi="Times New Roman" w:cs="Arial"/>
                <w:kern w:val="0"/>
                <w:lang w:eastAsia="en-US"/>
              </w:rPr>
              <w:t>停止位</w:t>
            </w:r>
          </w:p>
        </w:tc>
        <w:tc>
          <w:tcPr>
            <w:tcW w:w="5403" w:type="dxa"/>
            <w:noWrap w:val="0"/>
            <w:vAlign w:val="center"/>
          </w:tcPr>
          <w:p w14:paraId="1C603527">
            <w:pPr>
              <w:widowControl/>
              <w:ind w:left="0" w:leftChars="0" w:firstLine="0" w:firstLineChars="0"/>
              <w:rPr>
                <w:rFonts w:ascii="Times New Roman" w:hAnsi="Times New Roman" w:cs="Arial"/>
                <w:kern w:val="0"/>
                <w:lang w:eastAsia="en-US"/>
              </w:rPr>
            </w:pPr>
            <w:r>
              <w:rPr>
                <w:rFonts w:ascii="Times New Roman" w:hAnsi="Times New Roman" w:cs="Arial"/>
                <w:kern w:val="0"/>
                <w:lang w:eastAsia="en-US"/>
              </w:rPr>
              <w:t xml:space="preserve">1, </w:t>
            </w:r>
            <w:r>
              <w:rPr>
                <w:rFonts w:hint="eastAsia" w:ascii="Times New Roman" w:hAnsi="Times New Roman" w:cs="Arial"/>
                <w:kern w:val="0"/>
                <w:lang w:val="en-US" w:eastAsia="zh-CN"/>
              </w:rPr>
              <w:t>1.5,</w:t>
            </w:r>
            <w:r>
              <w:rPr>
                <w:rFonts w:ascii="Times New Roman" w:hAnsi="Times New Roman" w:cs="Arial"/>
                <w:kern w:val="0"/>
                <w:lang w:eastAsia="en-US"/>
              </w:rPr>
              <w:t>2</w:t>
            </w:r>
          </w:p>
        </w:tc>
      </w:tr>
      <w:tr w14:paraId="3C07E2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0" w:hRule="atLeast"/>
        </w:trPr>
        <w:tc>
          <w:tcPr>
            <w:tcW w:w="1496" w:type="dxa"/>
            <w:vMerge w:val="restart"/>
            <w:noWrap w:val="0"/>
            <w:vAlign w:val="center"/>
          </w:tcPr>
          <w:p w14:paraId="51DA171E">
            <w:pPr>
              <w:widowControl w:val="0"/>
              <w:ind w:firstLine="0" w:firstLineChars="0"/>
              <w:jc w:val="center"/>
              <w:rPr>
                <w:rFonts w:ascii="Times New Roman" w:hAnsi="Times New Roman" w:eastAsia="宋体" w:cs="Arial"/>
                <w:color w:val="000000"/>
                <w:kern w:val="2"/>
                <w:sz w:val="22"/>
                <w:szCs w:val="22"/>
                <w:lang w:val="en-US" w:eastAsia="en-US" w:bidi="ar-SA"/>
              </w:rPr>
            </w:pPr>
            <w:r>
              <w:rPr>
                <w:rFonts w:hint="eastAsia" w:ascii="Times New Roman" w:hAnsi="Times New Roman" w:eastAsia="宋体" w:cs="Arial"/>
                <w:color w:val="000000"/>
                <w:szCs w:val="21"/>
                <w:lang w:val="en-US" w:eastAsia="zh-CN"/>
              </w:rPr>
              <w:t>N板</w:t>
            </w:r>
            <w:r>
              <w:rPr>
                <w:rFonts w:ascii="Times New Roman" w:hAnsi="Times New Roman" w:eastAsia="宋体" w:cs="Arial"/>
                <w:color w:val="000000"/>
                <w:szCs w:val="21"/>
                <w:lang w:eastAsia="zh-CN"/>
              </w:rPr>
              <w:t>数字输入</w:t>
            </w:r>
            <w:r>
              <w:rPr>
                <w:rFonts w:hint="eastAsia" w:ascii="Times New Roman" w:hAnsi="Times New Roman" w:eastAsia="宋体" w:cs="Arial"/>
                <w:color w:val="000000"/>
                <w:szCs w:val="21"/>
                <w:lang w:eastAsia="zh-CN"/>
              </w:rPr>
              <w:t>（</w:t>
            </w:r>
            <w:r>
              <w:rPr>
                <w:rFonts w:hint="eastAsia" w:ascii="Times New Roman" w:hAnsi="Times New Roman" w:eastAsia="宋体" w:cs="Arial"/>
                <w:color w:val="000000"/>
                <w:szCs w:val="21"/>
                <w:lang w:val="en-US" w:eastAsia="zh-CN"/>
              </w:rPr>
              <w:t>选配</w:t>
            </w:r>
            <w:r>
              <w:rPr>
                <w:rFonts w:hint="eastAsia" w:ascii="Times New Roman" w:hAnsi="Times New Roman" w:eastAsia="宋体" w:cs="Arial"/>
                <w:color w:val="000000"/>
                <w:szCs w:val="21"/>
                <w:lang w:eastAsia="zh-CN"/>
              </w:rPr>
              <w:t>）</w:t>
            </w:r>
          </w:p>
        </w:tc>
        <w:tc>
          <w:tcPr>
            <w:tcW w:w="1636" w:type="dxa"/>
            <w:noWrap w:val="0"/>
            <w:vAlign w:val="center"/>
          </w:tcPr>
          <w:p w14:paraId="7DD2785B">
            <w:pPr>
              <w:widowControl w:val="0"/>
              <w:ind w:firstLine="0" w:firstLineChars="0"/>
              <w:jc w:val="center"/>
              <w:rPr>
                <w:rFonts w:hint="eastAsia" w:ascii="Times New Roman" w:hAnsi="Times New Roman" w:eastAsia="宋体" w:cs="Arial"/>
                <w:color w:val="000000"/>
                <w:kern w:val="2"/>
                <w:sz w:val="22"/>
                <w:szCs w:val="22"/>
                <w:lang w:val="en-US" w:eastAsia="en-US" w:bidi="ar-SA"/>
              </w:rPr>
            </w:pPr>
            <w:r>
              <w:rPr>
                <w:rFonts w:ascii="Times New Roman" w:hAnsi="Times New Roman" w:eastAsia="宋体" w:cs="Arial"/>
                <w:color w:val="000000"/>
                <w:lang w:eastAsia="zh-CN"/>
              </w:rPr>
              <w:t>数量</w:t>
            </w:r>
          </w:p>
        </w:tc>
        <w:tc>
          <w:tcPr>
            <w:tcW w:w="5403" w:type="dxa"/>
            <w:noWrap w:val="0"/>
            <w:vAlign w:val="center"/>
          </w:tcPr>
          <w:p w14:paraId="49001CF6">
            <w:pPr>
              <w:widowControl w:val="0"/>
              <w:ind w:firstLine="0" w:firstLineChars="0"/>
              <w:rPr>
                <w:rFonts w:hint="eastAsia" w:ascii="Times New Roman" w:hAnsi="Times New Roman" w:eastAsia="宋体" w:cs="Arial"/>
                <w:color w:val="000000"/>
                <w:kern w:val="2"/>
                <w:sz w:val="22"/>
                <w:szCs w:val="22"/>
                <w:lang w:val="en-US" w:eastAsia="en-US" w:bidi="ar-SA"/>
              </w:rPr>
            </w:pPr>
            <w:del w:id="2698" w:author="LKY" w:date="2026-07-08T11:17:28Z">
              <w:r>
                <w:rPr>
                  <w:rFonts w:hint="default" w:ascii="Times New Roman" w:hAnsi="Times New Roman" w:eastAsia="宋体" w:cs="Arial"/>
                  <w:color w:val="000000"/>
                  <w:szCs w:val="21"/>
                  <w:lang w:val="en-US" w:eastAsia="zh-CN"/>
                </w:rPr>
                <w:delText>8/</w:delText>
              </w:r>
            </w:del>
            <w:r>
              <w:rPr>
                <w:rFonts w:hint="default" w:ascii="Times New Roman" w:hAnsi="Times New Roman" w:eastAsia="宋体" w:cs="Arial"/>
                <w:color w:val="000000"/>
                <w:szCs w:val="21"/>
                <w:lang w:val="en-US" w:eastAsia="zh-CN"/>
              </w:rPr>
              <w:t>16</w:t>
            </w:r>
            <w:r>
              <w:rPr>
                <w:rFonts w:hint="eastAsia" w:ascii="Times New Roman" w:hAnsi="Times New Roman" w:eastAsia="宋体" w:cs="Arial"/>
                <w:color w:val="000000"/>
                <w:szCs w:val="21"/>
                <w:lang w:val="en-US" w:eastAsia="zh-CN"/>
              </w:rPr>
              <w:t>/32</w:t>
            </w:r>
            <w:r>
              <w:rPr>
                <w:rFonts w:ascii="Times New Roman" w:hAnsi="Times New Roman" w:eastAsia="宋体" w:cs="Arial"/>
                <w:color w:val="000000"/>
                <w:lang w:eastAsia="zh-CN"/>
              </w:rPr>
              <w:t>通道</w:t>
            </w:r>
          </w:p>
        </w:tc>
      </w:tr>
      <w:tr w14:paraId="224F07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0" w:hRule="atLeast"/>
        </w:trPr>
        <w:tc>
          <w:tcPr>
            <w:tcW w:w="1496" w:type="dxa"/>
            <w:vMerge w:val="continue"/>
            <w:noWrap w:val="0"/>
            <w:vAlign w:val="center"/>
          </w:tcPr>
          <w:p w14:paraId="11095D90">
            <w:pPr>
              <w:widowControl w:val="0"/>
              <w:jc w:val="center"/>
              <w:rPr>
                <w:rFonts w:ascii="Times New Roman" w:hAnsi="Times New Roman" w:cs="Arial"/>
                <w:kern w:val="0"/>
                <w:lang w:eastAsia="en-US"/>
              </w:rPr>
            </w:pPr>
          </w:p>
        </w:tc>
        <w:tc>
          <w:tcPr>
            <w:tcW w:w="1636" w:type="dxa"/>
            <w:noWrap w:val="0"/>
            <w:vAlign w:val="center"/>
          </w:tcPr>
          <w:p w14:paraId="3C5E72E2">
            <w:pPr>
              <w:widowControl w:val="0"/>
              <w:ind w:firstLine="0" w:firstLineChars="0"/>
              <w:jc w:val="center"/>
              <w:rPr>
                <w:rFonts w:hint="eastAsia" w:ascii="Times New Roman" w:hAnsi="Times New Roman" w:eastAsia="宋体" w:cs="Arial"/>
                <w:color w:val="000000"/>
                <w:kern w:val="2"/>
                <w:sz w:val="22"/>
                <w:szCs w:val="21"/>
                <w:lang w:val="en-US" w:eastAsia="en-US" w:bidi="ar-SA"/>
              </w:rPr>
            </w:pPr>
            <w:r>
              <w:rPr>
                <w:rFonts w:ascii="Times New Roman" w:hAnsi="Times New Roman" w:eastAsia="宋体" w:cs="Arial"/>
                <w:color w:val="000000"/>
                <w:szCs w:val="21"/>
                <w:lang w:eastAsia="zh-CN"/>
              </w:rPr>
              <w:t>输入类型</w:t>
            </w:r>
          </w:p>
        </w:tc>
        <w:tc>
          <w:tcPr>
            <w:tcW w:w="5403" w:type="dxa"/>
            <w:noWrap w:val="0"/>
            <w:vAlign w:val="center"/>
          </w:tcPr>
          <w:p w14:paraId="0DA7A3EC">
            <w:pPr>
              <w:widowControl w:val="0"/>
              <w:ind w:firstLine="0" w:firstLineChars="0"/>
              <w:rPr>
                <w:rFonts w:hint="eastAsia" w:ascii="Times New Roman" w:hAnsi="Times New Roman" w:eastAsia="宋体" w:cs="Arial"/>
                <w:color w:val="000000"/>
                <w:kern w:val="2"/>
                <w:sz w:val="22"/>
                <w:szCs w:val="21"/>
                <w:lang w:val="en-US" w:eastAsia="en-US" w:bidi="ar-SA"/>
              </w:rPr>
            </w:pPr>
            <w:r>
              <w:rPr>
                <w:rFonts w:ascii="Times New Roman" w:hAnsi="Times New Roman" w:eastAsia="宋体" w:cs="Arial"/>
                <w:color w:val="000000"/>
                <w:szCs w:val="21"/>
                <w:lang w:eastAsia="zh-CN"/>
              </w:rPr>
              <w:t>支持干接点</w:t>
            </w:r>
            <w:r>
              <w:rPr>
                <w:rFonts w:hint="eastAsia" w:ascii="Times New Roman" w:hAnsi="Times New Roman" w:eastAsia="宋体" w:cs="Arial"/>
                <w:color w:val="000000"/>
                <w:szCs w:val="21"/>
                <w:lang w:val="en-US" w:eastAsia="zh-CN"/>
              </w:rPr>
              <w:t>或</w:t>
            </w:r>
            <w:r>
              <w:rPr>
                <w:rFonts w:ascii="Times New Roman" w:hAnsi="Times New Roman" w:eastAsia="宋体" w:cs="Arial"/>
                <w:color w:val="000000"/>
                <w:szCs w:val="21"/>
                <w:lang w:eastAsia="zh-CN"/>
              </w:rPr>
              <w:t>湿接点</w:t>
            </w:r>
          </w:p>
        </w:tc>
      </w:tr>
      <w:tr w14:paraId="6CEA53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0" w:hRule="atLeast"/>
        </w:trPr>
        <w:tc>
          <w:tcPr>
            <w:tcW w:w="1496" w:type="dxa"/>
            <w:vMerge w:val="continue"/>
            <w:noWrap w:val="0"/>
            <w:vAlign w:val="center"/>
          </w:tcPr>
          <w:p w14:paraId="70F35630">
            <w:pPr>
              <w:widowControl w:val="0"/>
              <w:jc w:val="center"/>
              <w:rPr>
                <w:rFonts w:ascii="Times New Roman" w:hAnsi="Times New Roman" w:cs="Arial"/>
                <w:kern w:val="0"/>
                <w:lang w:eastAsia="en-US"/>
              </w:rPr>
            </w:pPr>
          </w:p>
        </w:tc>
        <w:tc>
          <w:tcPr>
            <w:tcW w:w="1636" w:type="dxa"/>
            <w:noWrap w:val="0"/>
            <w:vAlign w:val="center"/>
          </w:tcPr>
          <w:p w14:paraId="68E46A8E">
            <w:pPr>
              <w:widowControl w:val="0"/>
              <w:ind w:firstLine="0" w:firstLineChars="0"/>
              <w:jc w:val="center"/>
              <w:rPr>
                <w:rFonts w:hint="eastAsia" w:ascii="Times New Roman" w:hAnsi="Times New Roman" w:eastAsia="宋体" w:cs="Arial"/>
                <w:color w:val="000000"/>
                <w:kern w:val="2"/>
                <w:sz w:val="22"/>
                <w:szCs w:val="22"/>
                <w:lang w:val="en-US" w:eastAsia="en-US" w:bidi="ar-SA"/>
              </w:rPr>
            </w:pPr>
            <w:r>
              <w:rPr>
                <w:rFonts w:ascii="Times New Roman" w:hAnsi="Times New Roman" w:eastAsia="宋体" w:cs="Arial"/>
                <w:color w:val="000000"/>
                <w:szCs w:val="21"/>
                <w:lang w:eastAsia="zh-CN"/>
              </w:rPr>
              <w:t>干接点</w:t>
            </w:r>
          </w:p>
        </w:tc>
        <w:tc>
          <w:tcPr>
            <w:tcW w:w="5403" w:type="dxa"/>
            <w:noWrap w:val="0"/>
            <w:vAlign w:val="center"/>
          </w:tcPr>
          <w:p w14:paraId="1762103A">
            <w:pPr>
              <w:pStyle w:val="20"/>
              <w:widowControl w:val="0"/>
              <w:numPr>
                <w:ilvl w:val="0"/>
                <w:numId w:val="0"/>
              </w:numPr>
              <w:jc w:val="left"/>
              <w:rPr>
                <w:rFonts w:ascii="Times New Roman" w:hAnsi="Times New Roman" w:eastAsia="宋体" w:cs="Arial"/>
                <w:color w:val="000000"/>
                <w:szCs w:val="21"/>
                <w:lang w:eastAsia="zh-CN"/>
              </w:rPr>
            </w:pPr>
            <w:r>
              <w:rPr>
                <w:rFonts w:ascii="Times New Roman" w:hAnsi="Times New Roman" w:eastAsia="宋体" w:cs="Arial"/>
                <w:color w:val="000000"/>
                <w:szCs w:val="21"/>
                <w:lang w:eastAsia="zh-CN"/>
              </w:rPr>
              <w:t>闭合：短接</w:t>
            </w:r>
          </w:p>
          <w:p w14:paraId="414494B2">
            <w:pPr>
              <w:pStyle w:val="20"/>
              <w:widowControl w:val="0"/>
              <w:numPr>
                <w:ilvl w:val="0"/>
                <w:numId w:val="0"/>
              </w:numPr>
              <w:jc w:val="left"/>
              <w:rPr>
                <w:rFonts w:hint="eastAsia" w:ascii="Times New Roman" w:hAnsi="Times New Roman" w:eastAsia="宋体" w:cs="Arial"/>
                <w:color w:val="000000"/>
                <w:kern w:val="0"/>
                <w:sz w:val="22"/>
                <w:szCs w:val="22"/>
                <w:lang w:val="en-US" w:eastAsia="en-US" w:bidi="ar-SA"/>
              </w:rPr>
            </w:pPr>
            <w:r>
              <w:rPr>
                <w:rFonts w:ascii="Times New Roman" w:hAnsi="Times New Roman" w:eastAsia="宋体" w:cs="Arial"/>
                <w:color w:val="000000"/>
                <w:szCs w:val="21"/>
                <w:lang w:eastAsia="zh-CN"/>
              </w:rPr>
              <w:t>断开：端开路</w:t>
            </w:r>
          </w:p>
        </w:tc>
      </w:tr>
      <w:tr w14:paraId="47E4CF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0" w:hRule="atLeast"/>
        </w:trPr>
        <w:tc>
          <w:tcPr>
            <w:tcW w:w="1496" w:type="dxa"/>
            <w:vMerge w:val="continue"/>
            <w:noWrap w:val="0"/>
            <w:vAlign w:val="center"/>
          </w:tcPr>
          <w:p w14:paraId="21E5F09D">
            <w:pPr>
              <w:widowControl w:val="0"/>
              <w:jc w:val="center"/>
              <w:rPr>
                <w:rFonts w:ascii="Times New Roman" w:hAnsi="Times New Roman" w:cs="Arial"/>
                <w:kern w:val="0"/>
                <w:lang w:eastAsia="en-US"/>
              </w:rPr>
            </w:pPr>
          </w:p>
        </w:tc>
        <w:tc>
          <w:tcPr>
            <w:tcW w:w="1636" w:type="dxa"/>
            <w:noWrap w:val="0"/>
            <w:vAlign w:val="center"/>
          </w:tcPr>
          <w:p w14:paraId="44D0C6C6">
            <w:pPr>
              <w:widowControl w:val="0"/>
              <w:ind w:firstLine="0" w:firstLineChars="0"/>
              <w:jc w:val="center"/>
              <w:rPr>
                <w:rFonts w:hint="eastAsia" w:ascii="Times New Roman" w:hAnsi="Times New Roman" w:eastAsia="宋体" w:cs="Arial"/>
                <w:color w:val="000000"/>
                <w:kern w:val="2"/>
                <w:sz w:val="22"/>
                <w:szCs w:val="22"/>
                <w:lang w:val="en-US" w:eastAsia="en-US" w:bidi="ar-SA"/>
              </w:rPr>
            </w:pPr>
            <w:r>
              <w:rPr>
                <w:rFonts w:ascii="Times New Roman" w:hAnsi="Times New Roman" w:eastAsia="宋体" w:cs="Arial"/>
                <w:color w:val="000000"/>
                <w:szCs w:val="21"/>
                <w:lang w:eastAsia="zh-CN"/>
              </w:rPr>
              <w:t>湿接点</w:t>
            </w:r>
          </w:p>
        </w:tc>
        <w:tc>
          <w:tcPr>
            <w:tcW w:w="5403" w:type="dxa"/>
            <w:noWrap w:val="0"/>
            <w:vAlign w:val="center"/>
          </w:tcPr>
          <w:p w14:paraId="292C0AD2">
            <w:pPr>
              <w:pStyle w:val="20"/>
              <w:widowControl w:val="0"/>
              <w:numPr>
                <w:ilvl w:val="0"/>
                <w:numId w:val="0"/>
              </w:numPr>
              <w:jc w:val="left"/>
              <w:rPr>
                <w:rFonts w:ascii="Times New Roman" w:hAnsi="Times New Roman" w:eastAsia="宋体" w:cs="Arial"/>
                <w:color w:val="000000"/>
                <w:szCs w:val="21"/>
                <w:lang w:eastAsia="zh-CN"/>
              </w:rPr>
            </w:pPr>
            <w:r>
              <w:rPr>
                <w:rFonts w:hint="eastAsia" w:ascii="Times New Roman" w:hAnsi="Times New Roman" w:eastAsia="宋体" w:cs="Arial"/>
                <w:color w:val="000000"/>
                <w:szCs w:val="21"/>
                <w:lang w:val="en-US" w:eastAsia="zh-CN"/>
              </w:rPr>
              <w:t>逻辑0</w:t>
            </w:r>
            <w:r>
              <w:rPr>
                <w:rFonts w:ascii="Times New Roman" w:hAnsi="Times New Roman" w:eastAsia="宋体" w:cs="Arial"/>
                <w:color w:val="000000"/>
                <w:szCs w:val="21"/>
                <w:lang w:eastAsia="zh-CN"/>
              </w:rPr>
              <w:t>：0-</w:t>
            </w:r>
            <w:ins w:id="2699" w:author="LKY" w:date="2026-07-08T11:17:40Z">
              <w:r>
                <w:rPr>
                  <w:rFonts w:hint="eastAsia" w:ascii="Times New Roman" w:hAnsi="Times New Roman" w:eastAsia="宋体" w:cs="Arial"/>
                  <w:color w:val="000000"/>
                  <w:szCs w:val="21"/>
                  <w:lang w:val="en-US" w:eastAsia="zh-CN"/>
                </w:rPr>
                <w:t>15</w:t>
              </w:r>
            </w:ins>
            <w:del w:id="2700" w:author="LKY" w:date="2026-07-08T11:17:39Z">
              <w:r>
                <w:rPr>
                  <w:rFonts w:hint="eastAsia" w:ascii="Times New Roman" w:hAnsi="Times New Roman" w:cs="Arial"/>
                  <w:color w:val="000000"/>
                  <w:szCs w:val="21"/>
                  <w:lang w:val="en-US" w:eastAsia="zh-CN"/>
                </w:rPr>
                <w:delText>3</w:delText>
              </w:r>
            </w:del>
            <w:r>
              <w:rPr>
                <w:rFonts w:ascii="Times New Roman" w:hAnsi="Times New Roman" w:eastAsia="宋体" w:cs="Arial"/>
                <w:color w:val="000000"/>
                <w:szCs w:val="21"/>
                <w:lang w:eastAsia="zh-CN"/>
              </w:rPr>
              <w:t>VDC</w:t>
            </w:r>
          </w:p>
          <w:p w14:paraId="50092412">
            <w:pPr>
              <w:pStyle w:val="20"/>
              <w:widowControl w:val="0"/>
              <w:numPr>
                <w:ilvl w:val="0"/>
                <w:numId w:val="0"/>
              </w:numPr>
              <w:jc w:val="left"/>
              <w:rPr>
                <w:rFonts w:hint="eastAsia" w:ascii="Times New Roman" w:hAnsi="Times New Roman" w:eastAsia="宋体" w:cs="Arial"/>
                <w:color w:val="000000"/>
                <w:kern w:val="0"/>
                <w:sz w:val="22"/>
                <w:szCs w:val="22"/>
                <w:lang w:val="en-US" w:eastAsia="en-US" w:bidi="ar-SA"/>
              </w:rPr>
            </w:pPr>
            <w:r>
              <w:rPr>
                <w:rFonts w:hint="eastAsia" w:ascii="Times New Roman" w:hAnsi="Times New Roman" w:eastAsia="宋体" w:cs="Arial"/>
                <w:color w:val="000000"/>
                <w:szCs w:val="21"/>
                <w:lang w:val="en-US" w:eastAsia="zh-CN"/>
              </w:rPr>
              <w:t>逻辑1</w:t>
            </w:r>
            <w:r>
              <w:rPr>
                <w:rFonts w:ascii="Times New Roman" w:hAnsi="Times New Roman" w:eastAsia="宋体" w:cs="Arial"/>
                <w:color w:val="000000"/>
                <w:szCs w:val="21"/>
                <w:lang w:eastAsia="zh-CN"/>
              </w:rPr>
              <w:t>：</w:t>
            </w:r>
            <w:ins w:id="2701" w:author="LKY" w:date="2026-07-08T11:17:36Z">
              <w:r>
                <w:rPr>
                  <w:rFonts w:hint="eastAsia" w:ascii="Times New Roman" w:hAnsi="Times New Roman" w:eastAsia="宋体" w:cs="Arial"/>
                  <w:color w:val="000000"/>
                  <w:szCs w:val="21"/>
                  <w:lang w:val="en-US" w:eastAsia="zh-CN"/>
                </w:rPr>
                <w:t>16</w:t>
              </w:r>
            </w:ins>
            <w:del w:id="2702" w:author="LKY" w:date="2026-07-08T11:17:36Z">
              <w:r>
                <w:rPr>
                  <w:rFonts w:hint="eastAsia" w:ascii="Times New Roman" w:hAnsi="Times New Roman" w:cs="Arial"/>
                  <w:color w:val="000000"/>
                  <w:szCs w:val="21"/>
                  <w:lang w:val="en-US" w:eastAsia="zh-CN"/>
                </w:rPr>
                <w:delText>1</w:delText>
              </w:r>
            </w:del>
            <w:del w:id="2703" w:author="LKY" w:date="2026-07-08T11:17:34Z">
              <w:r>
                <w:rPr>
                  <w:rFonts w:hint="eastAsia" w:ascii="Times New Roman" w:hAnsi="Times New Roman" w:cs="Arial"/>
                  <w:color w:val="000000"/>
                  <w:szCs w:val="21"/>
                  <w:lang w:val="en-US" w:eastAsia="zh-CN"/>
                </w:rPr>
                <w:delText>2</w:delText>
              </w:r>
            </w:del>
            <w:r>
              <w:rPr>
                <w:rFonts w:ascii="Times New Roman" w:hAnsi="Times New Roman" w:eastAsia="宋体" w:cs="Arial"/>
                <w:color w:val="000000"/>
                <w:szCs w:val="21"/>
                <w:lang w:eastAsia="zh-CN"/>
              </w:rPr>
              <w:t>-</w:t>
            </w:r>
            <w:r>
              <w:rPr>
                <w:rFonts w:hint="eastAsia" w:ascii="Times New Roman" w:hAnsi="Times New Roman" w:eastAsia="宋体" w:cs="Arial"/>
                <w:color w:val="000000"/>
                <w:szCs w:val="21"/>
                <w:lang w:val="en-US" w:eastAsia="zh-CN"/>
              </w:rPr>
              <w:t>24</w:t>
            </w:r>
            <w:r>
              <w:rPr>
                <w:rFonts w:ascii="Times New Roman" w:hAnsi="Times New Roman" w:eastAsia="宋体" w:cs="Arial"/>
                <w:color w:val="000000"/>
                <w:szCs w:val="21"/>
                <w:lang w:eastAsia="zh-CN"/>
              </w:rPr>
              <w:t>VDC</w:t>
            </w:r>
          </w:p>
        </w:tc>
      </w:tr>
      <w:tr w14:paraId="41AFB0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496" w:type="dxa"/>
            <w:vMerge w:val="continue"/>
            <w:noWrap w:val="0"/>
            <w:vAlign w:val="center"/>
          </w:tcPr>
          <w:p w14:paraId="5C5FB9E5">
            <w:pPr>
              <w:widowControl w:val="0"/>
              <w:jc w:val="center"/>
              <w:rPr>
                <w:rFonts w:ascii="Times New Roman" w:hAnsi="Times New Roman" w:cs="Arial"/>
                <w:kern w:val="0"/>
                <w:lang w:eastAsia="en-US"/>
              </w:rPr>
            </w:pPr>
          </w:p>
        </w:tc>
        <w:tc>
          <w:tcPr>
            <w:tcW w:w="1636" w:type="dxa"/>
            <w:noWrap w:val="0"/>
            <w:vAlign w:val="center"/>
          </w:tcPr>
          <w:p w14:paraId="5820EA14">
            <w:pPr>
              <w:widowControl w:val="0"/>
              <w:ind w:firstLine="0" w:firstLineChars="0"/>
              <w:jc w:val="center"/>
              <w:rPr>
                <w:rFonts w:hint="eastAsia" w:ascii="Times New Roman" w:hAnsi="Times New Roman" w:eastAsia="宋体" w:cs="Arial"/>
                <w:color w:val="000000"/>
                <w:kern w:val="2"/>
                <w:sz w:val="22"/>
                <w:szCs w:val="21"/>
                <w:lang w:val="en-US" w:eastAsia="en-US" w:bidi="ar-SA"/>
              </w:rPr>
            </w:pPr>
            <w:r>
              <w:rPr>
                <w:rFonts w:ascii="Times New Roman" w:hAnsi="Times New Roman" w:eastAsia="宋体" w:cs="Arial"/>
                <w:color w:val="000000"/>
                <w:szCs w:val="21"/>
                <w:lang w:eastAsia="zh-CN"/>
              </w:rPr>
              <w:t>隔离保护</w:t>
            </w:r>
          </w:p>
        </w:tc>
        <w:tc>
          <w:tcPr>
            <w:tcW w:w="5403" w:type="dxa"/>
            <w:noWrap w:val="0"/>
            <w:vAlign w:val="center"/>
          </w:tcPr>
          <w:p w14:paraId="09619A49">
            <w:pPr>
              <w:widowControl w:val="0"/>
              <w:ind w:firstLine="0" w:firstLineChars="0"/>
              <w:rPr>
                <w:rFonts w:hint="eastAsia" w:ascii="Times New Roman" w:hAnsi="Times New Roman" w:eastAsia="宋体" w:cs="Arial"/>
                <w:color w:val="000000"/>
                <w:kern w:val="2"/>
                <w:sz w:val="22"/>
                <w:szCs w:val="21"/>
                <w:lang w:val="en-US" w:eastAsia="en-US" w:bidi="ar-SA"/>
              </w:rPr>
            </w:pPr>
            <w:r>
              <w:rPr>
                <w:rFonts w:ascii="Times New Roman" w:hAnsi="Times New Roman" w:eastAsia="宋体" w:cs="Arial"/>
                <w:color w:val="000000"/>
                <w:szCs w:val="21"/>
                <w:lang w:eastAsia="zh-CN"/>
              </w:rPr>
              <w:t>2KVrms</w:t>
            </w:r>
          </w:p>
        </w:tc>
      </w:tr>
      <w:tr w14:paraId="03C374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0" w:hRule="atLeast"/>
        </w:trPr>
        <w:tc>
          <w:tcPr>
            <w:tcW w:w="1496" w:type="dxa"/>
            <w:vMerge w:val="restart"/>
            <w:noWrap w:val="0"/>
            <w:vAlign w:val="center"/>
          </w:tcPr>
          <w:p w14:paraId="3CA80A39">
            <w:pPr>
              <w:widowControl w:val="0"/>
              <w:ind w:firstLine="0" w:firstLineChars="0"/>
              <w:jc w:val="center"/>
              <w:rPr>
                <w:rFonts w:ascii="Times New Roman" w:hAnsi="Times New Roman" w:eastAsia="宋体" w:cs="Arial"/>
                <w:color w:val="000000"/>
                <w:kern w:val="2"/>
                <w:sz w:val="22"/>
                <w:szCs w:val="22"/>
                <w:lang w:val="en-US" w:eastAsia="en-US" w:bidi="ar-SA"/>
              </w:rPr>
            </w:pPr>
            <w:r>
              <w:rPr>
                <w:rFonts w:hint="eastAsia" w:ascii="Times New Roman" w:hAnsi="Times New Roman" w:eastAsia="宋体" w:cs="Arial"/>
                <w:color w:val="000000"/>
                <w:lang w:val="en-US" w:eastAsia="zh-CN"/>
              </w:rPr>
              <w:t>N板</w:t>
            </w:r>
            <w:r>
              <w:rPr>
                <w:rFonts w:ascii="Times New Roman" w:hAnsi="Times New Roman" w:eastAsia="宋体" w:cs="Arial"/>
                <w:color w:val="000000"/>
                <w:lang w:eastAsia="zh-CN"/>
              </w:rPr>
              <w:t>数字输出</w:t>
            </w:r>
            <w:r>
              <w:rPr>
                <w:rFonts w:hint="eastAsia" w:ascii="Times New Roman" w:hAnsi="Times New Roman" w:eastAsia="宋体" w:cs="Arial"/>
                <w:color w:val="000000"/>
                <w:lang w:eastAsia="zh-CN"/>
              </w:rPr>
              <w:t>（</w:t>
            </w:r>
            <w:r>
              <w:rPr>
                <w:rFonts w:hint="eastAsia" w:ascii="Times New Roman" w:hAnsi="Times New Roman" w:eastAsia="宋体" w:cs="Arial"/>
                <w:color w:val="000000"/>
                <w:lang w:val="en-US" w:eastAsia="zh-CN"/>
              </w:rPr>
              <w:t>选配</w:t>
            </w:r>
            <w:r>
              <w:rPr>
                <w:rFonts w:hint="eastAsia" w:ascii="Times New Roman" w:hAnsi="Times New Roman" w:eastAsia="宋体" w:cs="Arial"/>
                <w:color w:val="000000"/>
                <w:lang w:eastAsia="zh-CN"/>
              </w:rPr>
              <w:t>）</w:t>
            </w:r>
          </w:p>
        </w:tc>
        <w:tc>
          <w:tcPr>
            <w:tcW w:w="1636" w:type="dxa"/>
            <w:noWrap w:val="0"/>
            <w:vAlign w:val="center"/>
          </w:tcPr>
          <w:p w14:paraId="5BB7204F">
            <w:pPr>
              <w:widowControl w:val="0"/>
              <w:ind w:firstLine="0" w:firstLineChars="0"/>
              <w:jc w:val="center"/>
              <w:rPr>
                <w:rFonts w:hint="eastAsia" w:ascii="Times New Roman" w:hAnsi="Times New Roman" w:eastAsia="宋体" w:cs="Arial"/>
                <w:color w:val="000000"/>
                <w:kern w:val="2"/>
                <w:sz w:val="22"/>
                <w:szCs w:val="21"/>
                <w:lang w:val="en-US" w:eastAsia="en-US" w:bidi="ar-SA"/>
              </w:rPr>
            </w:pPr>
            <w:r>
              <w:rPr>
                <w:rFonts w:ascii="Times New Roman" w:hAnsi="Times New Roman" w:eastAsia="宋体" w:cs="Arial"/>
                <w:color w:val="000000"/>
                <w:lang w:eastAsia="zh-CN"/>
              </w:rPr>
              <w:t>数量</w:t>
            </w:r>
          </w:p>
        </w:tc>
        <w:tc>
          <w:tcPr>
            <w:tcW w:w="5403" w:type="dxa"/>
            <w:noWrap w:val="0"/>
            <w:vAlign w:val="center"/>
          </w:tcPr>
          <w:p w14:paraId="59A1A5A2">
            <w:pPr>
              <w:widowControl w:val="0"/>
              <w:ind w:firstLine="0" w:firstLineChars="0"/>
              <w:rPr>
                <w:rFonts w:hint="eastAsia" w:ascii="Times New Roman" w:hAnsi="Times New Roman" w:eastAsia="宋体" w:cs="Arial"/>
                <w:color w:val="000000"/>
                <w:kern w:val="2"/>
                <w:sz w:val="22"/>
                <w:szCs w:val="21"/>
                <w:lang w:val="en-US" w:eastAsia="en-US" w:bidi="ar-SA"/>
              </w:rPr>
            </w:pPr>
            <w:del w:id="2704" w:author="LKY" w:date="2026-07-08T11:17:32Z">
              <w:r>
                <w:rPr>
                  <w:rFonts w:hint="default" w:ascii="Times New Roman" w:hAnsi="Times New Roman" w:eastAsia="宋体" w:cs="Arial"/>
                  <w:color w:val="000000"/>
                  <w:szCs w:val="21"/>
                  <w:lang w:val="en-US" w:eastAsia="zh-CN"/>
                </w:rPr>
                <w:delText>8</w:delText>
              </w:r>
            </w:del>
            <w:del w:id="2705" w:author="LKY" w:date="2026-07-08T11:17:31Z">
              <w:r>
                <w:rPr>
                  <w:rFonts w:hint="default" w:ascii="Times New Roman" w:hAnsi="Times New Roman" w:eastAsia="宋体" w:cs="Arial"/>
                  <w:color w:val="000000"/>
                  <w:szCs w:val="21"/>
                  <w:lang w:val="en-US" w:eastAsia="zh-CN"/>
                </w:rPr>
                <w:delText>/</w:delText>
              </w:r>
            </w:del>
            <w:r>
              <w:rPr>
                <w:rFonts w:hint="default" w:ascii="Times New Roman" w:hAnsi="Times New Roman" w:eastAsia="宋体" w:cs="Arial"/>
                <w:color w:val="000000"/>
                <w:szCs w:val="21"/>
                <w:lang w:val="en-US" w:eastAsia="zh-CN"/>
              </w:rPr>
              <w:t>16</w:t>
            </w:r>
            <w:r>
              <w:rPr>
                <w:rFonts w:hint="eastAsia" w:ascii="Times New Roman" w:hAnsi="Times New Roman" w:eastAsia="宋体" w:cs="Arial"/>
                <w:color w:val="000000"/>
                <w:szCs w:val="21"/>
                <w:lang w:val="en-US" w:eastAsia="zh-CN"/>
              </w:rPr>
              <w:t>/32</w:t>
            </w:r>
            <w:r>
              <w:rPr>
                <w:rFonts w:ascii="Times New Roman" w:hAnsi="Times New Roman" w:eastAsia="宋体" w:cs="Arial"/>
                <w:color w:val="000000"/>
                <w:szCs w:val="21"/>
                <w:lang w:eastAsia="zh-CN"/>
              </w:rPr>
              <w:t>通道</w:t>
            </w:r>
          </w:p>
        </w:tc>
      </w:tr>
      <w:tr w14:paraId="7CE1A8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0" w:hRule="atLeast"/>
        </w:trPr>
        <w:tc>
          <w:tcPr>
            <w:tcW w:w="1496" w:type="dxa"/>
            <w:vMerge w:val="continue"/>
            <w:noWrap w:val="0"/>
            <w:vAlign w:val="center"/>
          </w:tcPr>
          <w:p w14:paraId="39D97BF3">
            <w:pPr>
              <w:widowControl w:val="0"/>
              <w:jc w:val="center"/>
              <w:rPr>
                <w:rFonts w:ascii="Times New Roman" w:hAnsi="Times New Roman" w:cs="Arial"/>
                <w:kern w:val="0"/>
                <w:lang w:eastAsia="en-US"/>
              </w:rPr>
            </w:pPr>
          </w:p>
        </w:tc>
        <w:tc>
          <w:tcPr>
            <w:tcW w:w="1636" w:type="dxa"/>
            <w:noWrap w:val="0"/>
            <w:vAlign w:val="center"/>
          </w:tcPr>
          <w:p w14:paraId="364EB552">
            <w:pPr>
              <w:widowControl w:val="0"/>
              <w:ind w:firstLine="0" w:firstLineChars="0"/>
              <w:jc w:val="center"/>
              <w:rPr>
                <w:rFonts w:hint="eastAsia" w:ascii="Times New Roman" w:hAnsi="Times New Roman" w:eastAsia="宋体" w:cs="Arial"/>
                <w:color w:val="000000"/>
                <w:kern w:val="2"/>
                <w:sz w:val="22"/>
                <w:szCs w:val="21"/>
                <w:lang w:val="en-US" w:eastAsia="en-US" w:bidi="ar-SA"/>
              </w:rPr>
            </w:pPr>
            <w:r>
              <w:rPr>
                <w:rFonts w:ascii="Times New Roman" w:hAnsi="Times New Roman" w:eastAsia="宋体" w:cs="Arial"/>
                <w:color w:val="000000"/>
                <w:szCs w:val="21"/>
                <w:lang w:eastAsia="zh-CN"/>
              </w:rPr>
              <w:t>输出类型</w:t>
            </w:r>
          </w:p>
        </w:tc>
        <w:tc>
          <w:tcPr>
            <w:tcW w:w="5403" w:type="dxa"/>
            <w:noWrap w:val="0"/>
            <w:vAlign w:val="center"/>
          </w:tcPr>
          <w:p w14:paraId="499081F6">
            <w:pPr>
              <w:widowControl w:val="0"/>
              <w:ind w:firstLine="0" w:firstLineChars="0"/>
              <w:rPr>
                <w:rFonts w:hint="default" w:ascii="Times New Roman" w:hAnsi="Times New Roman" w:eastAsia="宋体" w:cs="Arial"/>
                <w:color w:val="000000"/>
                <w:kern w:val="2"/>
                <w:sz w:val="22"/>
                <w:szCs w:val="21"/>
                <w:lang w:val="en-US" w:eastAsia="en-US" w:bidi="ar-SA"/>
              </w:rPr>
            </w:pPr>
            <w:r>
              <w:rPr>
                <w:rFonts w:hint="eastAsia" w:ascii="Times New Roman" w:hAnsi="Times New Roman" w:eastAsia="宋体" w:cs="Arial"/>
                <w:color w:val="000000"/>
                <w:szCs w:val="21"/>
                <w:lang w:val="en-US" w:eastAsia="zh-CN"/>
              </w:rPr>
              <w:t>SINK</w:t>
            </w:r>
          </w:p>
        </w:tc>
      </w:tr>
      <w:tr w14:paraId="1AD18C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0" w:hRule="atLeast"/>
        </w:trPr>
        <w:tc>
          <w:tcPr>
            <w:tcW w:w="1496" w:type="dxa"/>
            <w:vMerge w:val="continue"/>
            <w:noWrap w:val="0"/>
            <w:vAlign w:val="center"/>
          </w:tcPr>
          <w:p w14:paraId="42E48EEB">
            <w:pPr>
              <w:widowControl w:val="0"/>
              <w:jc w:val="center"/>
              <w:rPr>
                <w:rFonts w:ascii="Times New Roman" w:hAnsi="Times New Roman" w:cs="Arial"/>
                <w:kern w:val="0"/>
                <w:lang w:eastAsia="en-US"/>
              </w:rPr>
            </w:pPr>
          </w:p>
        </w:tc>
        <w:tc>
          <w:tcPr>
            <w:tcW w:w="1636" w:type="dxa"/>
            <w:noWrap w:val="0"/>
            <w:vAlign w:val="center"/>
          </w:tcPr>
          <w:p w14:paraId="2C1B9EC2">
            <w:pPr>
              <w:widowControl w:val="0"/>
              <w:ind w:firstLine="0" w:firstLineChars="0"/>
              <w:jc w:val="center"/>
              <w:rPr>
                <w:rFonts w:hint="default" w:ascii="Times New Roman" w:hAnsi="Times New Roman" w:eastAsia="宋体" w:cs="Arial"/>
                <w:color w:val="000000"/>
                <w:szCs w:val="21"/>
                <w:lang w:val="en-US" w:eastAsia="zh-CN"/>
              </w:rPr>
            </w:pPr>
            <w:r>
              <w:rPr>
                <w:rFonts w:hint="eastAsia" w:ascii="Times New Roman" w:hAnsi="Times New Roman" w:eastAsia="宋体" w:cs="Arial"/>
                <w:color w:val="000000"/>
                <w:szCs w:val="21"/>
                <w:lang w:val="en-US" w:eastAsia="zh-CN"/>
              </w:rPr>
              <w:t>输出容量</w:t>
            </w:r>
          </w:p>
        </w:tc>
        <w:tc>
          <w:tcPr>
            <w:tcW w:w="5403" w:type="dxa"/>
            <w:noWrap w:val="0"/>
            <w:vAlign w:val="center"/>
          </w:tcPr>
          <w:p w14:paraId="2C082E64">
            <w:pPr>
              <w:widowControl w:val="0"/>
              <w:ind w:firstLine="0" w:firstLineChars="0"/>
              <w:rPr>
                <w:rFonts w:hint="default" w:ascii="Times New Roman" w:hAnsi="Times New Roman" w:eastAsia="宋体" w:cs="Arial"/>
                <w:color w:val="000000"/>
                <w:szCs w:val="21"/>
                <w:lang w:val="en-US" w:eastAsia="zh-CN"/>
              </w:rPr>
            </w:pPr>
            <w:r>
              <w:rPr>
                <w:rFonts w:hint="eastAsia" w:ascii="Times New Roman" w:hAnsi="Times New Roman" w:eastAsia="宋体" w:cs="Arial"/>
                <w:color w:val="000000"/>
                <w:szCs w:val="21"/>
                <w:lang w:val="en-US" w:eastAsia="zh-CN"/>
              </w:rPr>
              <w:t>单路100mA</w:t>
            </w:r>
          </w:p>
        </w:tc>
      </w:tr>
      <w:tr w14:paraId="5BA597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2" w:hRule="atLeast"/>
        </w:trPr>
        <w:tc>
          <w:tcPr>
            <w:tcW w:w="1496" w:type="dxa"/>
            <w:noWrap w:val="0"/>
            <w:vAlign w:val="center"/>
          </w:tcPr>
          <w:p w14:paraId="001D7BC6">
            <w:pPr>
              <w:widowControl w:val="0"/>
              <w:ind w:left="0" w:leftChars="0" w:firstLine="0" w:firstLineChars="0"/>
              <w:jc w:val="center"/>
              <w:rPr>
                <w:rFonts w:ascii="Times New Roman" w:hAnsi="Times New Roman" w:cs="Arial"/>
                <w:kern w:val="0"/>
                <w:lang w:eastAsia="en-US"/>
              </w:rPr>
            </w:pPr>
            <w:r>
              <w:rPr>
                <w:rFonts w:hint="eastAsia" w:ascii="Times New Roman" w:hAnsi="Times New Roman" w:cs="Arial"/>
                <w:kern w:val="0"/>
                <w:lang w:eastAsia="en-US"/>
              </w:rPr>
              <w:t>U</w:t>
            </w:r>
            <w:r>
              <w:rPr>
                <w:rFonts w:ascii="Times New Roman" w:hAnsi="Times New Roman" w:cs="Arial"/>
                <w:kern w:val="0"/>
                <w:lang w:eastAsia="en-US"/>
              </w:rPr>
              <w:t>SB</w:t>
            </w:r>
            <w:r>
              <w:rPr>
                <w:rFonts w:hint="eastAsia" w:ascii="Times New Roman" w:hAnsi="Times New Roman" w:cs="Arial"/>
                <w:kern w:val="0"/>
                <w:lang w:eastAsia="en-US"/>
              </w:rPr>
              <w:t>接口</w:t>
            </w:r>
          </w:p>
        </w:tc>
        <w:tc>
          <w:tcPr>
            <w:tcW w:w="1636" w:type="dxa"/>
            <w:noWrap w:val="0"/>
            <w:vAlign w:val="center"/>
          </w:tcPr>
          <w:p w14:paraId="45E3DF50">
            <w:pPr>
              <w:widowControl/>
              <w:ind w:left="0" w:leftChars="0" w:firstLine="0" w:firstLineChars="0"/>
              <w:jc w:val="center"/>
              <w:rPr>
                <w:rFonts w:ascii="Times New Roman" w:hAnsi="Times New Roman" w:cs="Arial"/>
                <w:kern w:val="0"/>
                <w:lang w:eastAsia="en-US"/>
              </w:rPr>
            </w:pPr>
            <w:r>
              <w:rPr>
                <w:rFonts w:hint="eastAsia" w:ascii="Times New Roman" w:hAnsi="Times New Roman" w:cs="Arial"/>
                <w:kern w:val="0"/>
                <w:lang w:eastAsia="en-US"/>
              </w:rPr>
              <w:t>数量</w:t>
            </w:r>
          </w:p>
        </w:tc>
        <w:tc>
          <w:tcPr>
            <w:tcW w:w="5403" w:type="dxa"/>
            <w:noWrap w:val="0"/>
            <w:vAlign w:val="center"/>
          </w:tcPr>
          <w:p w14:paraId="1D97928D">
            <w:pPr>
              <w:widowControl/>
              <w:ind w:left="0" w:leftChars="0" w:firstLine="0" w:firstLineChars="0"/>
              <w:rPr>
                <w:rFonts w:hint="default" w:ascii="Times New Roman" w:hAnsi="Times New Roman" w:eastAsia="宋体" w:cs="Arial"/>
                <w:kern w:val="0"/>
                <w:lang w:val="en-US" w:eastAsia="zh-CN"/>
              </w:rPr>
            </w:pPr>
            <w:r>
              <w:rPr>
                <w:rFonts w:ascii="Times New Roman" w:hAnsi="Times New Roman" w:cs="Arial"/>
                <w:kern w:val="0"/>
                <w:lang w:eastAsia="en-US"/>
              </w:rPr>
              <w:t>1*</w:t>
            </w:r>
            <w:r>
              <w:rPr>
                <w:rFonts w:hint="eastAsia" w:ascii="Times New Roman" w:hAnsi="Times New Roman" w:cs="Arial"/>
                <w:kern w:val="0"/>
                <w:lang w:val="en-US" w:eastAsia="zh-CN"/>
              </w:rPr>
              <w:t>micro USB，</w:t>
            </w:r>
            <w:r>
              <w:rPr>
                <w:rFonts w:hint="default" w:ascii="Times New Roman" w:hAnsi="Times New Roman" w:cs="Arial"/>
                <w:kern w:val="0"/>
                <w:lang w:val="en-US" w:eastAsia="zh-CN"/>
              </w:rPr>
              <w:t>2</w:t>
            </w:r>
            <w:r>
              <w:rPr>
                <w:rFonts w:hint="eastAsia" w:ascii="Times New Roman" w:hAnsi="Times New Roman" w:cs="Arial"/>
                <w:kern w:val="0"/>
                <w:lang w:val="en-US" w:eastAsia="zh-CN"/>
              </w:rPr>
              <w:t>*USB 3.0 HOST</w:t>
            </w:r>
          </w:p>
        </w:tc>
      </w:tr>
      <w:tr w14:paraId="55D7A7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0" w:hRule="atLeast"/>
        </w:trPr>
        <w:tc>
          <w:tcPr>
            <w:tcW w:w="1496" w:type="dxa"/>
            <w:vMerge w:val="restart"/>
            <w:noWrap w:val="0"/>
            <w:vAlign w:val="center"/>
          </w:tcPr>
          <w:p w14:paraId="586433C2">
            <w:pPr>
              <w:widowControl w:val="0"/>
              <w:ind w:left="0" w:leftChars="0" w:firstLine="0" w:firstLineChars="0"/>
              <w:jc w:val="center"/>
              <w:rPr>
                <w:rFonts w:hint="default" w:ascii="Times New Roman" w:hAnsi="Times New Roman" w:eastAsia="宋体" w:cs="Arial"/>
                <w:kern w:val="0"/>
                <w:lang w:val="en-US" w:eastAsia="zh-CN"/>
              </w:rPr>
            </w:pPr>
            <w:r>
              <w:rPr>
                <w:rFonts w:hint="eastAsia" w:ascii="Times New Roman" w:hAnsi="Times New Roman" w:cs="Arial"/>
                <w:kern w:val="0"/>
                <w:lang w:val="en-US" w:eastAsia="zh-CN"/>
              </w:rPr>
              <w:t>SD卡座</w:t>
            </w:r>
          </w:p>
        </w:tc>
        <w:tc>
          <w:tcPr>
            <w:tcW w:w="1636" w:type="dxa"/>
            <w:noWrap w:val="0"/>
            <w:vAlign w:val="center"/>
          </w:tcPr>
          <w:p w14:paraId="2332F15B">
            <w:pPr>
              <w:widowControl/>
              <w:ind w:left="0" w:leftChars="0" w:firstLine="0" w:firstLineChars="0"/>
              <w:jc w:val="center"/>
              <w:rPr>
                <w:rFonts w:hint="eastAsia" w:ascii="Times New Roman" w:hAnsi="Times New Roman" w:cs="Arial"/>
                <w:kern w:val="0"/>
                <w:lang w:eastAsia="en-US"/>
              </w:rPr>
            </w:pPr>
            <w:r>
              <w:rPr>
                <w:rFonts w:hint="eastAsia" w:ascii="Times New Roman" w:hAnsi="Times New Roman" w:cs="Arial"/>
                <w:kern w:val="0"/>
                <w:lang w:eastAsia="en-US"/>
              </w:rPr>
              <w:t>数量</w:t>
            </w:r>
          </w:p>
        </w:tc>
        <w:tc>
          <w:tcPr>
            <w:tcW w:w="5403" w:type="dxa"/>
            <w:noWrap w:val="0"/>
            <w:vAlign w:val="center"/>
          </w:tcPr>
          <w:p w14:paraId="2EDE2C67">
            <w:pPr>
              <w:widowControl/>
              <w:ind w:left="0" w:leftChars="0" w:firstLine="0" w:firstLineChars="0"/>
              <w:rPr>
                <w:rFonts w:hint="eastAsia" w:ascii="Times New Roman" w:hAnsi="Times New Roman" w:eastAsia="宋体" w:cs="Arial"/>
                <w:kern w:val="0"/>
                <w:lang w:val="en-US" w:eastAsia="zh-CN"/>
              </w:rPr>
            </w:pPr>
            <w:r>
              <w:rPr>
                <w:rFonts w:hint="eastAsia" w:ascii="Times New Roman" w:hAnsi="Times New Roman" w:cs="Arial"/>
                <w:kern w:val="0"/>
                <w:lang w:val="en-US" w:eastAsia="zh-CN"/>
              </w:rPr>
              <w:t>1</w:t>
            </w:r>
          </w:p>
        </w:tc>
      </w:tr>
      <w:tr w14:paraId="012D94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0" w:hRule="atLeast"/>
        </w:trPr>
        <w:tc>
          <w:tcPr>
            <w:tcW w:w="1496" w:type="dxa"/>
            <w:vMerge w:val="continue"/>
            <w:noWrap w:val="0"/>
            <w:vAlign w:val="center"/>
          </w:tcPr>
          <w:p w14:paraId="246775F6">
            <w:pPr>
              <w:widowControl w:val="0"/>
              <w:jc w:val="center"/>
              <w:rPr>
                <w:rFonts w:hint="eastAsia" w:ascii="Times New Roman" w:hAnsi="Times New Roman" w:cs="Arial"/>
                <w:kern w:val="0"/>
                <w:lang w:val="en-US" w:eastAsia="zh-CN"/>
              </w:rPr>
            </w:pPr>
          </w:p>
        </w:tc>
        <w:tc>
          <w:tcPr>
            <w:tcW w:w="1636" w:type="dxa"/>
            <w:noWrap w:val="0"/>
            <w:vAlign w:val="center"/>
          </w:tcPr>
          <w:p w14:paraId="5AAFEB68">
            <w:pPr>
              <w:widowControl/>
              <w:ind w:left="0" w:leftChars="0" w:firstLine="0" w:firstLineChars="0"/>
              <w:jc w:val="center"/>
              <w:rPr>
                <w:rFonts w:hint="eastAsia" w:ascii="Times New Roman" w:hAnsi="Times New Roman" w:eastAsia="宋体" w:cs="Arial"/>
                <w:kern w:val="0"/>
                <w:lang w:val="en-US" w:eastAsia="zh-CN"/>
              </w:rPr>
            </w:pPr>
            <w:r>
              <w:rPr>
                <w:rFonts w:hint="eastAsia" w:ascii="Times New Roman" w:hAnsi="Times New Roman" w:cs="Arial"/>
                <w:kern w:val="0"/>
                <w:lang w:val="en-US" w:eastAsia="zh-CN"/>
              </w:rPr>
              <w:t>规格</w:t>
            </w:r>
          </w:p>
        </w:tc>
        <w:tc>
          <w:tcPr>
            <w:tcW w:w="5403" w:type="dxa"/>
            <w:noWrap w:val="0"/>
            <w:vAlign w:val="center"/>
          </w:tcPr>
          <w:p w14:paraId="062D446A">
            <w:pPr>
              <w:widowControl/>
              <w:ind w:left="0" w:leftChars="0" w:firstLine="0" w:firstLineChars="0"/>
              <w:rPr>
                <w:rFonts w:hint="eastAsia" w:ascii="Times New Roman" w:hAnsi="Times New Roman" w:cs="Arial"/>
                <w:kern w:val="0"/>
                <w:lang w:val="en-US" w:eastAsia="zh-CN"/>
              </w:rPr>
            </w:pPr>
            <w:r>
              <w:rPr>
                <w:rFonts w:hint="eastAsia" w:ascii="Times New Roman" w:hAnsi="Times New Roman" w:cs="Arial"/>
                <w:kern w:val="0"/>
                <w:lang w:val="en-US" w:eastAsia="zh-CN"/>
              </w:rPr>
              <w:t>支持SD、SDHC和SDXC（UHS-I）卡</w:t>
            </w:r>
          </w:p>
        </w:tc>
      </w:tr>
      <w:tr w14:paraId="11AEA3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0" w:hRule="atLeast"/>
        </w:trPr>
        <w:tc>
          <w:tcPr>
            <w:tcW w:w="1496" w:type="dxa"/>
            <w:noWrap w:val="0"/>
            <w:vAlign w:val="center"/>
          </w:tcPr>
          <w:p w14:paraId="0347C017">
            <w:pPr>
              <w:widowControl w:val="0"/>
              <w:ind w:left="0" w:leftChars="0" w:firstLine="0" w:firstLineChars="0"/>
              <w:jc w:val="center"/>
              <w:rPr>
                <w:rFonts w:hint="default" w:ascii="Times New Roman" w:hAnsi="Times New Roman" w:cs="Arial"/>
                <w:kern w:val="0"/>
                <w:lang w:val="en-US" w:eastAsia="zh-CN"/>
              </w:rPr>
            </w:pPr>
            <w:r>
              <w:rPr>
                <w:rFonts w:hint="eastAsia" w:ascii="Times New Roman" w:hAnsi="Times New Roman" w:cs="Arial"/>
                <w:kern w:val="0"/>
                <w:lang w:val="en-US" w:eastAsia="zh-CN"/>
              </w:rPr>
              <w:t>HDMI接口</w:t>
            </w:r>
          </w:p>
        </w:tc>
        <w:tc>
          <w:tcPr>
            <w:tcW w:w="1636" w:type="dxa"/>
            <w:noWrap w:val="0"/>
            <w:vAlign w:val="center"/>
          </w:tcPr>
          <w:p w14:paraId="417BFC0B">
            <w:pPr>
              <w:widowControl/>
              <w:ind w:left="0" w:leftChars="0" w:firstLine="0" w:firstLineChars="0"/>
              <w:jc w:val="center"/>
              <w:rPr>
                <w:rFonts w:hint="eastAsia" w:ascii="Times New Roman" w:hAnsi="Times New Roman" w:eastAsia="宋体" w:cs="Arial"/>
                <w:kern w:val="0"/>
                <w:sz w:val="22"/>
                <w:szCs w:val="22"/>
                <w:lang w:val="en-US" w:eastAsia="en-US" w:bidi="ar-SA"/>
              </w:rPr>
            </w:pPr>
            <w:r>
              <w:rPr>
                <w:rFonts w:hint="eastAsia" w:ascii="Times New Roman" w:hAnsi="Times New Roman" w:cs="Arial"/>
                <w:kern w:val="0"/>
                <w:lang w:eastAsia="en-US"/>
              </w:rPr>
              <w:t>数量</w:t>
            </w:r>
          </w:p>
        </w:tc>
        <w:tc>
          <w:tcPr>
            <w:tcW w:w="5403" w:type="dxa"/>
            <w:noWrap w:val="0"/>
            <w:vAlign w:val="center"/>
          </w:tcPr>
          <w:p w14:paraId="5FA6B2E8">
            <w:pPr>
              <w:widowControl/>
              <w:ind w:left="0" w:leftChars="0" w:firstLine="0" w:firstLineChars="0"/>
              <w:rPr>
                <w:rFonts w:hint="eastAsia" w:ascii="Times New Roman" w:hAnsi="Times New Roman" w:eastAsia="宋体" w:cs="Arial"/>
                <w:kern w:val="0"/>
                <w:sz w:val="22"/>
                <w:szCs w:val="22"/>
                <w:lang w:val="en-US" w:eastAsia="zh-CN" w:bidi="ar-SA"/>
              </w:rPr>
            </w:pPr>
            <w:r>
              <w:rPr>
                <w:rFonts w:hint="eastAsia" w:ascii="Times New Roman" w:hAnsi="Times New Roman" w:cs="Arial"/>
                <w:kern w:val="0"/>
                <w:lang w:val="en-US" w:eastAsia="zh-CN"/>
              </w:rPr>
              <w:t>1</w:t>
            </w:r>
          </w:p>
        </w:tc>
      </w:tr>
      <w:tr w14:paraId="2E3FE3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0" w:hRule="atLeast"/>
        </w:trPr>
        <w:tc>
          <w:tcPr>
            <w:tcW w:w="1496" w:type="dxa"/>
            <w:vMerge w:val="restart"/>
            <w:noWrap w:val="0"/>
            <w:vAlign w:val="center"/>
          </w:tcPr>
          <w:p w14:paraId="1C026EEA">
            <w:pPr>
              <w:widowControl w:val="0"/>
              <w:ind w:left="0" w:leftChars="0" w:firstLine="0" w:firstLineChars="0"/>
              <w:jc w:val="center"/>
              <w:rPr>
                <w:rFonts w:hint="default" w:ascii="Times New Roman" w:hAnsi="Times New Roman" w:cs="Arial"/>
                <w:kern w:val="0"/>
                <w:lang w:val="en-US" w:eastAsia="zh-CN"/>
              </w:rPr>
            </w:pPr>
            <w:r>
              <w:rPr>
                <w:rFonts w:hint="eastAsia" w:ascii="Times New Roman" w:hAnsi="Times New Roman" w:cs="Arial"/>
                <w:kern w:val="0"/>
                <w:lang w:val="en-US" w:eastAsia="zh-CN"/>
              </w:rPr>
              <w:t>天线</w:t>
            </w:r>
          </w:p>
        </w:tc>
        <w:tc>
          <w:tcPr>
            <w:tcW w:w="1636" w:type="dxa"/>
            <w:noWrap w:val="0"/>
            <w:vAlign w:val="center"/>
          </w:tcPr>
          <w:p w14:paraId="39C0FB43">
            <w:pPr>
              <w:widowControl/>
              <w:ind w:left="0" w:leftChars="0" w:firstLine="0" w:firstLineChars="0"/>
              <w:jc w:val="center"/>
              <w:rPr>
                <w:rFonts w:hint="eastAsia" w:ascii="Times New Roman" w:hAnsi="Times New Roman" w:eastAsia="宋体" w:cs="Arial"/>
                <w:color w:val="000000"/>
                <w:kern w:val="0"/>
                <w:sz w:val="22"/>
                <w:szCs w:val="22"/>
                <w:lang w:val="en-US" w:eastAsia="en-US" w:bidi="en-US"/>
              </w:rPr>
            </w:pPr>
            <w:r>
              <w:rPr>
                <w:rFonts w:hint="eastAsia" w:ascii="Times New Roman" w:hAnsi="Times New Roman" w:cs="Arial"/>
                <w:kern w:val="0"/>
                <w:lang w:eastAsia="en-US"/>
              </w:rPr>
              <w:t>天线接口数量</w:t>
            </w:r>
          </w:p>
        </w:tc>
        <w:tc>
          <w:tcPr>
            <w:tcW w:w="5403" w:type="dxa"/>
            <w:noWrap w:val="0"/>
            <w:vAlign w:val="center"/>
          </w:tcPr>
          <w:p w14:paraId="76B5B63C">
            <w:pPr>
              <w:widowControl/>
              <w:ind w:left="0" w:leftChars="0" w:firstLine="0" w:firstLineChars="0"/>
              <w:rPr>
                <w:rFonts w:hint="default" w:ascii="Times New Roman" w:hAnsi="Times New Roman" w:eastAsia="宋体" w:cs="Arial"/>
                <w:color w:val="000000"/>
                <w:kern w:val="0"/>
                <w:sz w:val="22"/>
                <w:szCs w:val="22"/>
                <w:lang w:val="en-US" w:eastAsia="zh-CN" w:bidi="en-US"/>
              </w:rPr>
            </w:pPr>
            <w:r>
              <w:rPr>
                <w:rFonts w:hint="eastAsia" w:ascii="Times New Roman" w:hAnsi="Times New Roman" w:cs="Arial"/>
                <w:kern w:val="0"/>
                <w:lang w:eastAsia="en-US"/>
              </w:rPr>
              <w:t>1</w:t>
            </w:r>
            <w:r>
              <w:rPr>
                <w:rFonts w:hint="eastAsia" w:ascii="Times New Roman" w:hAnsi="Times New Roman" w:cs="Arial"/>
                <w:kern w:val="0"/>
                <w:lang w:val="en-US" w:eastAsia="zh-CN"/>
              </w:rPr>
              <w:t>*Wi-Fi</w:t>
            </w:r>
            <w:r>
              <w:rPr>
                <w:rFonts w:hint="default" w:ascii="Times New Roman" w:hAnsi="Times New Roman" w:cs="Arial"/>
                <w:kern w:val="0"/>
                <w:lang w:val="en-US" w:eastAsia="zh-CN"/>
              </w:rPr>
              <w:t>/</w:t>
            </w:r>
            <w:r>
              <w:rPr>
                <w:rFonts w:hint="eastAsia" w:ascii="Times New Roman" w:hAnsi="Times New Roman" w:cs="Arial"/>
                <w:kern w:val="0"/>
                <w:lang w:val="en-US" w:eastAsia="zh-CN"/>
              </w:rPr>
              <w:t>移动网天线，1*</w:t>
            </w:r>
            <w:r>
              <w:rPr>
                <w:rFonts w:hint="default" w:ascii="Times New Roman" w:hAnsi="Times New Roman" w:cs="Arial"/>
                <w:kern w:val="0"/>
                <w:lang w:val="en-US" w:eastAsia="zh-CN"/>
              </w:rPr>
              <w:t>GPS</w:t>
            </w:r>
            <w:r>
              <w:rPr>
                <w:rFonts w:hint="eastAsia" w:ascii="Times New Roman" w:hAnsi="Times New Roman" w:cs="Arial"/>
                <w:kern w:val="0"/>
                <w:lang w:val="en-US" w:eastAsia="zh-CN"/>
              </w:rPr>
              <w:t>天线</w:t>
            </w:r>
          </w:p>
        </w:tc>
      </w:tr>
      <w:tr w14:paraId="44D529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0" w:hRule="atLeast"/>
        </w:trPr>
        <w:tc>
          <w:tcPr>
            <w:tcW w:w="1496" w:type="dxa"/>
            <w:vMerge w:val="continue"/>
            <w:noWrap w:val="0"/>
            <w:vAlign w:val="center"/>
          </w:tcPr>
          <w:p w14:paraId="311BD8BC">
            <w:pPr>
              <w:widowControl w:val="0"/>
              <w:ind w:left="0" w:leftChars="0" w:firstLine="0" w:firstLineChars="0"/>
              <w:jc w:val="center"/>
              <w:rPr>
                <w:rFonts w:hint="eastAsia" w:ascii="Times New Roman" w:hAnsi="Times New Roman" w:cs="Arial"/>
                <w:kern w:val="0"/>
                <w:lang w:val="en-US" w:eastAsia="zh-CN"/>
              </w:rPr>
            </w:pPr>
          </w:p>
        </w:tc>
        <w:tc>
          <w:tcPr>
            <w:tcW w:w="1636" w:type="dxa"/>
            <w:noWrap w:val="0"/>
            <w:vAlign w:val="center"/>
          </w:tcPr>
          <w:p w14:paraId="366A5DEF">
            <w:pPr>
              <w:widowControl/>
              <w:ind w:left="0" w:leftChars="0" w:firstLine="0" w:firstLineChars="0"/>
              <w:jc w:val="center"/>
              <w:rPr>
                <w:rFonts w:hint="eastAsia" w:ascii="Times New Roman" w:hAnsi="Times New Roman" w:eastAsia="宋体" w:cs="Arial"/>
                <w:color w:val="000000"/>
                <w:kern w:val="0"/>
                <w:sz w:val="22"/>
                <w:szCs w:val="22"/>
                <w:lang w:val="en-US" w:eastAsia="en-US" w:bidi="en-US"/>
              </w:rPr>
            </w:pPr>
            <w:r>
              <w:rPr>
                <w:rFonts w:hint="eastAsia" w:ascii="Times New Roman" w:hAnsi="Times New Roman" w:cs="Arial"/>
                <w:kern w:val="0"/>
                <w:lang w:eastAsia="en-US"/>
              </w:rPr>
              <w:t>天线接口类型</w:t>
            </w:r>
          </w:p>
        </w:tc>
        <w:tc>
          <w:tcPr>
            <w:tcW w:w="5403" w:type="dxa"/>
            <w:noWrap w:val="0"/>
            <w:vAlign w:val="center"/>
          </w:tcPr>
          <w:p w14:paraId="60F77966">
            <w:pPr>
              <w:widowControl/>
              <w:ind w:left="0" w:leftChars="0" w:firstLine="0" w:firstLineChars="0"/>
              <w:rPr>
                <w:rFonts w:hint="eastAsia" w:ascii="Times New Roman" w:hAnsi="Times New Roman" w:eastAsia="宋体" w:cs="Arial"/>
                <w:color w:val="000000"/>
                <w:kern w:val="0"/>
                <w:sz w:val="22"/>
                <w:szCs w:val="22"/>
                <w:lang w:val="en-US" w:eastAsia="zh-CN" w:bidi="en-US"/>
              </w:rPr>
            </w:pPr>
            <w:r>
              <w:rPr>
                <w:rFonts w:hint="eastAsia" w:ascii="Times New Roman" w:hAnsi="Times New Roman" w:cs="Arial"/>
                <w:kern w:val="0"/>
                <w:lang w:eastAsia="en-US"/>
              </w:rPr>
              <w:t>S</w:t>
            </w:r>
            <w:r>
              <w:rPr>
                <w:rFonts w:ascii="Times New Roman" w:hAnsi="Times New Roman" w:cs="Arial"/>
                <w:kern w:val="0"/>
                <w:lang w:eastAsia="en-US"/>
              </w:rPr>
              <w:t>MA</w:t>
            </w:r>
            <w:r>
              <w:rPr>
                <w:rFonts w:hint="eastAsia" w:ascii="Times New Roman" w:hAnsi="Times New Roman" w:cs="Arial"/>
                <w:kern w:val="0"/>
                <w:lang w:eastAsia="en-US"/>
              </w:rPr>
              <w:t>孔式</w:t>
            </w:r>
          </w:p>
        </w:tc>
      </w:tr>
      <w:tr w14:paraId="2C793D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6" w:hRule="atLeast"/>
        </w:trPr>
        <w:tc>
          <w:tcPr>
            <w:tcW w:w="1496" w:type="dxa"/>
            <w:vMerge w:val="restart"/>
            <w:noWrap w:val="0"/>
            <w:vAlign w:val="center"/>
          </w:tcPr>
          <w:p w14:paraId="3FDAB640">
            <w:pPr>
              <w:widowControl w:val="0"/>
              <w:jc w:val="center"/>
              <w:rPr>
                <w:rFonts w:ascii="Times New Roman" w:hAnsi="Times New Roman" w:cs="Arial"/>
                <w:kern w:val="0"/>
                <w:lang w:eastAsia="en-US"/>
              </w:rPr>
            </w:pPr>
            <w:r>
              <w:rPr>
                <w:rFonts w:hint="eastAsia" w:ascii="Times New Roman" w:hAnsi="Times New Roman" w:cs="Arial"/>
                <w:kern w:val="0"/>
                <w:lang w:val="en-US" w:eastAsia="zh-CN"/>
              </w:rPr>
              <w:t>4G模块</w:t>
            </w:r>
            <w:r>
              <w:rPr>
                <w:rFonts w:hint="eastAsia" w:ascii="Times New Roman" w:hAnsi="Times New Roman" w:cs="Arial"/>
                <w:kern w:val="0"/>
                <w:lang w:eastAsia="en-US"/>
              </w:rPr>
              <w:t>(选配功能)</w:t>
            </w:r>
          </w:p>
        </w:tc>
        <w:tc>
          <w:tcPr>
            <w:tcW w:w="1636" w:type="dxa"/>
            <w:noWrap w:val="0"/>
            <w:vAlign w:val="center"/>
          </w:tcPr>
          <w:p w14:paraId="5DE23773">
            <w:pPr>
              <w:widowControl/>
              <w:ind w:left="0" w:leftChars="0" w:firstLine="0" w:firstLineChars="0"/>
              <w:jc w:val="center"/>
              <w:rPr>
                <w:rFonts w:ascii="Times New Roman" w:hAnsi="Times New Roman" w:cs="Arial"/>
                <w:kern w:val="0"/>
                <w:lang w:eastAsia="en-US"/>
              </w:rPr>
            </w:pPr>
            <w:r>
              <w:rPr>
                <w:rFonts w:hint="eastAsia" w:ascii="Times New Roman" w:hAnsi="Times New Roman" w:cs="Arial"/>
                <w:kern w:val="0"/>
                <w:lang w:eastAsia="en-US"/>
              </w:rPr>
              <w:t>L</w:t>
            </w:r>
            <w:r>
              <w:rPr>
                <w:rFonts w:ascii="Times New Roman" w:hAnsi="Times New Roman" w:cs="Arial"/>
                <w:kern w:val="0"/>
                <w:lang w:eastAsia="en-US"/>
              </w:rPr>
              <w:t>-E</w:t>
            </w:r>
            <w:r>
              <w:rPr>
                <w:rFonts w:hint="eastAsia" w:ascii="Times New Roman" w:hAnsi="Times New Roman" w:cs="Arial"/>
                <w:kern w:val="0"/>
                <w:lang w:eastAsia="en-US"/>
              </w:rPr>
              <w:t>版本</w:t>
            </w:r>
          </w:p>
        </w:tc>
        <w:tc>
          <w:tcPr>
            <w:tcW w:w="5403" w:type="dxa"/>
            <w:noWrap w:val="0"/>
            <w:vAlign w:val="center"/>
          </w:tcPr>
          <w:p w14:paraId="2CC8F0AD">
            <w:pPr>
              <w:widowControl w:val="0"/>
              <w:ind w:left="0" w:leftChars="0" w:firstLine="0" w:firstLineChars="0"/>
              <w:rPr>
                <w:rFonts w:ascii="Times New Roman" w:hAnsi="Times New Roman" w:cs="Arial"/>
                <w:kern w:val="0"/>
                <w:lang w:eastAsia="en-US"/>
              </w:rPr>
            </w:pPr>
            <w:r>
              <w:rPr>
                <w:rFonts w:ascii="Times New Roman" w:hAnsi="Times New Roman" w:cs="Arial"/>
                <w:kern w:val="0"/>
                <w:lang w:eastAsia="en-US"/>
              </w:rPr>
              <w:t>GSM/EDGE</w:t>
            </w:r>
            <w:r>
              <w:rPr>
                <w:rFonts w:hint="eastAsia" w:ascii="Times New Roman" w:hAnsi="Times New Roman" w:cs="Arial"/>
                <w:kern w:val="0"/>
                <w:lang w:eastAsia="en-US"/>
              </w:rPr>
              <w:t>:</w:t>
            </w:r>
            <w:r>
              <w:rPr>
                <w:rFonts w:ascii="Times New Roman" w:hAnsi="Times New Roman" w:cs="Arial"/>
                <w:kern w:val="0"/>
                <w:lang w:eastAsia="en-US"/>
              </w:rPr>
              <w:t>900,1800MHz</w:t>
            </w:r>
          </w:p>
          <w:p w14:paraId="79D28692">
            <w:pPr>
              <w:widowControl w:val="0"/>
              <w:ind w:left="0" w:leftChars="0" w:firstLine="0" w:firstLineChars="0"/>
              <w:rPr>
                <w:rFonts w:ascii="Times New Roman" w:hAnsi="Times New Roman" w:cs="Arial"/>
                <w:kern w:val="0"/>
                <w:lang w:eastAsia="en-US"/>
              </w:rPr>
            </w:pPr>
            <w:r>
              <w:rPr>
                <w:rFonts w:ascii="Times New Roman" w:hAnsi="Times New Roman" w:cs="Arial"/>
                <w:kern w:val="0"/>
                <w:lang w:eastAsia="en-US"/>
              </w:rPr>
              <w:t>WCDMA</w:t>
            </w:r>
            <w:r>
              <w:rPr>
                <w:rFonts w:hint="eastAsia" w:ascii="Times New Roman" w:hAnsi="Times New Roman" w:cs="Arial"/>
                <w:kern w:val="0"/>
                <w:lang w:eastAsia="en-US"/>
              </w:rPr>
              <w:t>:</w:t>
            </w:r>
            <w:r>
              <w:rPr>
                <w:rFonts w:ascii="Times New Roman" w:hAnsi="Times New Roman" w:cs="Arial"/>
                <w:kern w:val="0"/>
                <w:lang w:eastAsia="en-US"/>
              </w:rPr>
              <w:t>B1,B5,B8</w:t>
            </w:r>
          </w:p>
          <w:p w14:paraId="6CB25B38">
            <w:pPr>
              <w:widowControl w:val="0"/>
              <w:ind w:left="0" w:leftChars="0" w:firstLine="0" w:firstLineChars="0"/>
              <w:rPr>
                <w:rFonts w:ascii="Times New Roman" w:hAnsi="Times New Roman" w:cs="Arial"/>
                <w:kern w:val="0"/>
                <w:lang w:eastAsia="en-US"/>
              </w:rPr>
            </w:pPr>
            <w:r>
              <w:rPr>
                <w:rFonts w:ascii="Times New Roman" w:hAnsi="Times New Roman" w:cs="Arial"/>
                <w:kern w:val="0"/>
                <w:lang w:eastAsia="en-US"/>
              </w:rPr>
              <w:t>FDD-LTE</w:t>
            </w:r>
            <w:r>
              <w:rPr>
                <w:rFonts w:hint="eastAsia" w:ascii="Times New Roman" w:hAnsi="Times New Roman" w:cs="Arial"/>
                <w:kern w:val="0"/>
                <w:lang w:eastAsia="en-US"/>
              </w:rPr>
              <w:t>:</w:t>
            </w:r>
            <w:r>
              <w:rPr>
                <w:rFonts w:ascii="Times New Roman" w:hAnsi="Times New Roman" w:cs="Arial"/>
                <w:kern w:val="0"/>
                <w:lang w:eastAsia="en-US"/>
              </w:rPr>
              <w:t>B1,B3,B5,B7,B8,B20</w:t>
            </w:r>
          </w:p>
          <w:p w14:paraId="2E2CA6B8">
            <w:pPr>
              <w:widowControl w:val="0"/>
              <w:ind w:left="0" w:leftChars="0" w:firstLine="0" w:firstLineChars="0"/>
              <w:rPr>
                <w:rFonts w:ascii="Times New Roman" w:hAnsi="Times New Roman" w:cs="Arial"/>
                <w:kern w:val="0"/>
                <w:lang w:eastAsia="en-US"/>
              </w:rPr>
            </w:pPr>
            <w:r>
              <w:rPr>
                <w:rFonts w:ascii="Times New Roman" w:hAnsi="Times New Roman" w:cs="Arial"/>
                <w:kern w:val="0"/>
                <w:lang w:eastAsia="en-US"/>
              </w:rPr>
              <w:t>TDD-LTE</w:t>
            </w:r>
            <w:r>
              <w:rPr>
                <w:rFonts w:hint="eastAsia" w:ascii="Times New Roman" w:hAnsi="Times New Roman" w:cs="Arial"/>
                <w:kern w:val="0"/>
                <w:lang w:eastAsia="en-US"/>
              </w:rPr>
              <w:t>:</w:t>
            </w:r>
            <w:r>
              <w:rPr>
                <w:rFonts w:ascii="Times New Roman" w:hAnsi="Times New Roman" w:cs="Arial"/>
                <w:kern w:val="0"/>
                <w:lang w:eastAsia="en-US"/>
              </w:rPr>
              <w:t>B38,B40,B41</w:t>
            </w:r>
          </w:p>
        </w:tc>
      </w:tr>
      <w:tr w14:paraId="279924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6" w:hRule="atLeast"/>
        </w:trPr>
        <w:tc>
          <w:tcPr>
            <w:tcW w:w="1496" w:type="dxa"/>
            <w:vMerge w:val="continue"/>
            <w:noWrap w:val="0"/>
            <w:vAlign w:val="center"/>
          </w:tcPr>
          <w:p w14:paraId="16E7A2E8">
            <w:pPr>
              <w:widowControl w:val="0"/>
              <w:jc w:val="center"/>
              <w:rPr>
                <w:rFonts w:ascii="Times New Roman" w:hAnsi="Times New Roman" w:cs="Arial"/>
                <w:kern w:val="0"/>
                <w:lang w:eastAsia="en-US"/>
              </w:rPr>
            </w:pPr>
          </w:p>
        </w:tc>
        <w:tc>
          <w:tcPr>
            <w:tcW w:w="1636" w:type="dxa"/>
            <w:noWrap w:val="0"/>
            <w:vAlign w:val="center"/>
          </w:tcPr>
          <w:p w14:paraId="50772B63">
            <w:pPr>
              <w:widowControl w:val="0"/>
              <w:ind w:left="0" w:leftChars="0" w:firstLine="0" w:firstLineChars="0"/>
              <w:jc w:val="center"/>
              <w:rPr>
                <w:rFonts w:ascii="Times New Roman" w:hAnsi="Times New Roman" w:cs="Arial"/>
                <w:kern w:val="0"/>
                <w:lang w:eastAsia="en-US"/>
              </w:rPr>
            </w:pPr>
            <w:r>
              <w:rPr>
                <w:rFonts w:hint="eastAsia" w:ascii="Times New Roman" w:hAnsi="Times New Roman" w:cs="Arial"/>
                <w:kern w:val="0"/>
                <w:lang w:eastAsia="en-US"/>
              </w:rPr>
              <w:t>L-CE版本</w:t>
            </w:r>
          </w:p>
        </w:tc>
        <w:tc>
          <w:tcPr>
            <w:tcW w:w="5403" w:type="dxa"/>
            <w:noWrap w:val="0"/>
            <w:vAlign w:val="top"/>
          </w:tcPr>
          <w:p w14:paraId="682D2CDA">
            <w:pPr>
              <w:widowControl w:val="0"/>
              <w:ind w:left="0" w:leftChars="0" w:firstLine="0" w:firstLineChars="0"/>
              <w:rPr>
                <w:rFonts w:ascii="Times New Roman" w:hAnsi="Times New Roman" w:cs="Arial"/>
                <w:kern w:val="0"/>
                <w:lang w:eastAsia="en-US"/>
              </w:rPr>
            </w:pPr>
            <w:r>
              <w:rPr>
                <w:rFonts w:ascii="Times New Roman" w:hAnsi="Times New Roman" w:cs="Arial"/>
                <w:kern w:val="0"/>
                <w:lang w:eastAsia="en-US"/>
              </w:rPr>
              <w:t>GSM/EDGE</w:t>
            </w:r>
            <w:r>
              <w:rPr>
                <w:rFonts w:hint="eastAsia" w:ascii="Times New Roman" w:hAnsi="Times New Roman" w:cs="Arial"/>
                <w:kern w:val="0"/>
                <w:lang w:eastAsia="en-US"/>
              </w:rPr>
              <w:t>:</w:t>
            </w:r>
            <w:r>
              <w:rPr>
                <w:rFonts w:ascii="Times New Roman" w:hAnsi="Times New Roman" w:cs="Arial"/>
                <w:kern w:val="0"/>
                <w:lang w:eastAsia="en-US"/>
              </w:rPr>
              <w:t>900,1800MHz</w:t>
            </w:r>
          </w:p>
          <w:p w14:paraId="34EB7881">
            <w:pPr>
              <w:widowControl w:val="0"/>
              <w:ind w:left="0" w:leftChars="0" w:firstLine="0" w:firstLineChars="0"/>
              <w:rPr>
                <w:rFonts w:ascii="Times New Roman" w:hAnsi="Times New Roman" w:cs="Arial"/>
                <w:kern w:val="0"/>
                <w:lang w:eastAsia="en-US"/>
              </w:rPr>
            </w:pPr>
            <w:r>
              <w:rPr>
                <w:rFonts w:ascii="Times New Roman" w:hAnsi="Times New Roman" w:cs="Arial"/>
                <w:kern w:val="0"/>
                <w:lang w:eastAsia="en-US"/>
              </w:rPr>
              <w:t>WCDMA</w:t>
            </w:r>
            <w:r>
              <w:rPr>
                <w:rFonts w:hint="eastAsia" w:ascii="Times New Roman" w:hAnsi="Times New Roman" w:cs="Arial"/>
                <w:kern w:val="0"/>
                <w:lang w:eastAsia="en-US"/>
              </w:rPr>
              <w:t>:</w:t>
            </w:r>
            <w:r>
              <w:rPr>
                <w:rFonts w:ascii="Times New Roman" w:hAnsi="Times New Roman" w:cs="Arial"/>
                <w:kern w:val="0"/>
                <w:lang w:eastAsia="en-US"/>
              </w:rPr>
              <w:t>B1,B8</w:t>
            </w:r>
          </w:p>
          <w:p w14:paraId="544EBF31">
            <w:pPr>
              <w:widowControl w:val="0"/>
              <w:ind w:left="0" w:leftChars="0" w:firstLine="0" w:firstLineChars="0"/>
              <w:rPr>
                <w:rFonts w:ascii="Times New Roman" w:hAnsi="Times New Roman" w:cs="Arial"/>
                <w:kern w:val="0"/>
                <w:lang w:eastAsia="en-US"/>
              </w:rPr>
            </w:pPr>
            <w:r>
              <w:rPr>
                <w:rFonts w:ascii="Times New Roman" w:hAnsi="Times New Roman" w:cs="Arial"/>
                <w:kern w:val="0"/>
                <w:lang w:eastAsia="en-US"/>
              </w:rPr>
              <w:t>TD-SCDMA</w:t>
            </w:r>
            <w:r>
              <w:rPr>
                <w:rFonts w:hint="eastAsia" w:ascii="Times New Roman" w:hAnsi="Times New Roman" w:cs="Arial"/>
                <w:kern w:val="0"/>
                <w:lang w:eastAsia="en-US"/>
              </w:rPr>
              <w:t>:</w:t>
            </w:r>
            <w:r>
              <w:rPr>
                <w:rFonts w:ascii="Times New Roman" w:hAnsi="Times New Roman" w:cs="Arial"/>
                <w:kern w:val="0"/>
                <w:lang w:eastAsia="en-US"/>
              </w:rPr>
              <w:t>B34,B39</w:t>
            </w:r>
          </w:p>
          <w:p w14:paraId="4CD69D3B">
            <w:pPr>
              <w:widowControl w:val="0"/>
              <w:ind w:left="0" w:leftChars="0" w:firstLine="0" w:firstLineChars="0"/>
              <w:rPr>
                <w:rFonts w:ascii="Times New Roman" w:hAnsi="Times New Roman" w:cs="Arial"/>
                <w:kern w:val="0"/>
                <w:lang w:eastAsia="en-US"/>
              </w:rPr>
            </w:pPr>
            <w:r>
              <w:rPr>
                <w:rFonts w:ascii="Times New Roman" w:hAnsi="Times New Roman" w:cs="Arial"/>
                <w:kern w:val="0"/>
                <w:lang w:eastAsia="en-US"/>
              </w:rPr>
              <w:t>FDD-LTE</w:t>
            </w:r>
            <w:r>
              <w:rPr>
                <w:rFonts w:hint="eastAsia" w:ascii="Times New Roman" w:hAnsi="Times New Roman" w:cs="Arial"/>
                <w:kern w:val="0"/>
                <w:lang w:eastAsia="en-US"/>
              </w:rPr>
              <w:t>:</w:t>
            </w:r>
            <w:r>
              <w:rPr>
                <w:rFonts w:ascii="Times New Roman" w:hAnsi="Times New Roman" w:cs="Arial"/>
                <w:kern w:val="0"/>
                <w:lang w:eastAsia="en-US"/>
              </w:rPr>
              <w:t>B1,B3,B8</w:t>
            </w:r>
          </w:p>
          <w:p w14:paraId="77AF248A">
            <w:pPr>
              <w:widowControl w:val="0"/>
              <w:ind w:left="0" w:leftChars="0" w:firstLine="0" w:firstLineChars="0"/>
              <w:rPr>
                <w:rFonts w:ascii="Times New Roman" w:hAnsi="Times New Roman" w:cs="Arial"/>
                <w:kern w:val="0"/>
                <w:lang w:eastAsia="en-US"/>
              </w:rPr>
            </w:pPr>
            <w:r>
              <w:rPr>
                <w:rFonts w:ascii="Times New Roman" w:hAnsi="Times New Roman" w:cs="Arial"/>
                <w:kern w:val="0"/>
                <w:lang w:eastAsia="en-US"/>
              </w:rPr>
              <w:t>TDD-LTE</w:t>
            </w:r>
            <w:r>
              <w:rPr>
                <w:rFonts w:hint="eastAsia" w:ascii="Times New Roman" w:hAnsi="Times New Roman" w:cs="Arial"/>
                <w:kern w:val="0"/>
                <w:lang w:eastAsia="en-US"/>
              </w:rPr>
              <w:t>:</w:t>
            </w:r>
            <w:r>
              <w:rPr>
                <w:rFonts w:ascii="Times New Roman" w:hAnsi="Times New Roman" w:cs="Arial"/>
                <w:kern w:val="0"/>
                <w:lang w:eastAsia="en-US"/>
              </w:rPr>
              <w:t>B38,B39,B40,B41</w:t>
            </w:r>
          </w:p>
        </w:tc>
      </w:tr>
      <w:tr w14:paraId="415EDB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496" w:type="dxa"/>
            <w:vMerge w:val="continue"/>
            <w:noWrap w:val="0"/>
            <w:vAlign w:val="center"/>
          </w:tcPr>
          <w:p w14:paraId="22933B51">
            <w:pPr>
              <w:widowControl w:val="0"/>
              <w:jc w:val="center"/>
              <w:rPr>
                <w:rFonts w:ascii="Times New Roman" w:hAnsi="Times New Roman" w:cs="Arial"/>
                <w:kern w:val="0"/>
                <w:lang w:eastAsia="en-US"/>
              </w:rPr>
            </w:pPr>
          </w:p>
        </w:tc>
        <w:tc>
          <w:tcPr>
            <w:tcW w:w="1636" w:type="dxa"/>
            <w:noWrap w:val="0"/>
            <w:vAlign w:val="center"/>
          </w:tcPr>
          <w:p w14:paraId="029C0FEB">
            <w:pPr>
              <w:widowControl/>
              <w:ind w:left="0" w:leftChars="0" w:firstLine="0" w:firstLineChars="0"/>
              <w:jc w:val="center"/>
              <w:rPr>
                <w:rFonts w:ascii="Times New Roman" w:hAnsi="Times New Roman" w:cs="Arial"/>
                <w:kern w:val="0"/>
                <w:lang w:eastAsia="en-US"/>
              </w:rPr>
            </w:pPr>
            <w:r>
              <w:rPr>
                <w:rFonts w:hint="eastAsia" w:ascii="Times New Roman" w:hAnsi="Times New Roman" w:cs="Arial"/>
                <w:kern w:val="0"/>
                <w:lang w:eastAsia="en-US"/>
              </w:rPr>
              <w:t>L</w:t>
            </w:r>
            <w:r>
              <w:rPr>
                <w:rFonts w:ascii="Times New Roman" w:hAnsi="Times New Roman" w:cs="Arial"/>
                <w:kern w:val="0"/>
                <w:lang w:eastAsia="en-US"/>
              </w:rPr>
              <w:t>-A</w:t>
            </w:r>
            <w:r>
              <w:rPr>
                <w:rFonts w:hint="eastAsia" w:ascii="Times New Roman" w:hAnsi="Times New Roman" w:cs="Arial"/>
                <w:kern w:val="0"/>
                <w:lang w:eastAsia="en-US"/>
              </w:rPr>
              <w:t>版本</w:t>
            </w:r>
          </w:p>
        </w:tc>
        <w:tc>
          <w:tcPr>
            <w:tcW w:w="5403" w:type="dxa"/>
            <w:noWrap w:val="0"/>
            <w:vAlign w:val="center"/>
          </w:tcPr>
          <w:p w14:paraId="095EBB40">
            <w:pPr>
              <w:widowControl w:val="0"/>
              <w:ind w:left="0" w:leftChars="0" w:firstLine="0" w:firstLineChars="0"/>
              <w:rPr>
                <w:rFonts w:ascii="Times New Roman" w:hAnsi="Times New Roman" w:cs="Arial"/>
                <w:kern w:val="0"/>
                <w:lang w:eastAsia="en-US"/>
              </w:rPr>
            </w:pPr>
            <w:r>
              <w:rPr>
                <w:rFonts w:ascii="Times New Roman" w:hAnsi="Times New Roman" w:cs="Arial"/>
                <w:kern w:val="0"/>
                <w:lang w:eastAsia="en-US"/>
              </w:rPr>
              <w:t>WCDMA:B2,B4,B5</w:t>
            </w:r>
          </w:p>
          <w:p w14:paraId="6983E001">
            <w:pPr>
              <w:widowControl w:val="0"/>
              <w:ind w:left="0" w:leftChars="0" w:firstLine="0" w:firstLineChars="0"/>
              <w:rPr>
                <w:rFonts w:ascii="Times New Roman" w:hAnsi="Times New Roman" w:cs="Arial"/>
                <w:kern w:val="0"/>
                <w:lang w:eastAsia="en-US"/>
              </w:rPr>
            </w:pPr>
            <w:r>
              <w:rPr>
                <w:rFonts w:ascii="Times New Roman" w:hAnsi="Times New Roman" w:cs="Arial"/>
                <w:kern w:val="0"/>
                <w:lang w:eastAsia="en-US"/>
              </w:rPr>
              <w:t>FDD-LTE:B2,B4,B12</w:t>
            </w:r>
          </w:p>
        </w:tc>
      </w:tr>
      <w:tr w14:paraId="52A2D9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5" w:hRule="atLeast"/>
        </w:trPr>
        <w:tc>
          <w:tcPr>
            <w:tcW w:w="1496" w:type="dxa"/>
            <w:vMerge w:val="continue"/>
            <w:noWrap w:val="0"/>
            <w:vAlign w:val="center"/>
          </w:tcPr>
          <w:p w14:paraId="66265923">
            <w:pPr>
              <w:widowControl w:val="0"/>
              <w:jc w:val="center"/>
              <w:rPr>
                <w:rFonts w:ascii="Times New Roman" w:hAnsi="Times New Roman" w:cs="Arial"/>
                <w:kern w:val="0"/>
                <w:lang w:eastAsia="en-US"/>
              </w:rPr>
            </w:pPr>
          </w:p>
        </w:tc>
        <w:tc>
          <w:tcPr>
            <w:tcW w:w="1636" w:type="dxa"/>
            <w:noWrap w:val="0"/>
            <w:vAlign w:val="center"/>
          </w:tcPr>
          <w:p w14:paraId="29B73FC0">
            <w:pPr>
              <w:widowControl/>
              <w:ind w:left="0" w:leftChars="0" w:firstLine="0" w:firstLineChars="0"/>
              <w:jc w:val="center"/>
              <w:rPr>
                <w:rFonts w:ascii="Times New Roman" w:hAnsi="Times New Roman" w:cs="Arial"/>
                <w:kern w:val="0"/>
                <w:lang w:eastAsia="en-US"/>
              </w:rPr>
            </w:pPr>
            <w:r>
              <w:rPr>
                <w:rFonts w:hint="eastAsia" w:ascii="Times New Roman" w:hAnsi="Times New Roman" w:cs="Arial"/>
                <w:kern w:val="0"/>
                <w:lang w:eastAsia="en-US"/>
              </w:rPr>
              <w:t>L</w:t>
            </w:r>
            <w:r>
              <w:rPr>
                <w:rFonts w:ascii="Times New Roman" w:hAnsi="Times New Roman" w:cs="Arial"/>
                <w:kern w:val="0"/>
                <w:lang w:eastAsia="en-US"/>
              </w:rPr>
              <w:t>-AU</w:t>
            </w:r>
            <w:r>
              <w:rPr>
                <w:rFonts w:hint="eastAsia" w:ascii="Times New Roman" w:hAnsi="Times New Roman" w:cs="Arial"/>
                <w:kern w:val="0"/>
                <w:lang w:eastAsia="en-US"/>
              </w:rPr>
              <w:t>版本</w:t>
            </w:r>
          </w:p>
        </w:tc>
        <w:tc>
          <w:tcPr>
            <w:tcW w:w="5403" w:type="dxa"/>
            <w:noWrap w:val="0"/>
            <w:vAlign w:val="center"/>
          </w:tcPr>
          <w:p w14:paraId="2DE1A7A9">
            <w:pPr>
              <w:widowControl w:val="0"/>
              <w:ind w:left="0" w:leftChars="0" w:firstLine="0" w:firstLineChars="0"/>
              <w:rPr>
                <w:rFonts w:ascii="Times New Roman" w:hAnsi="Times New Roman" w:cs="Arial"/>
                <w:kern w:val="0"/>
                <w:lang w:eastAsia="en-US"/>
              </w:rPr>
            </w:pPr>
            <w:r>
              <w:rPr>
                <w:rFonts w:ascii="Times New Roman" w:hAnsi="Times New Roman" w:cs="Arial"/>
                <w:kern w:val="0"/>
                <w:lang w:eastAsia="en-US"/>
              </w:rPr>
              <w:t>GSM/EDGE:850,900,1800MHz</w:t>
            </w:r>
          </w:p>
          <w:p w14:paraId="380BA7EA">
            <w:pPr>
              <w:widowControl w:val="0"/>
              <w:ind w:left="0" w:leftChars="0" w:firstLine="0" w:firstLineChars="0"/>
              <w:rPr>
                <w:rFonts w:ascii="Times New Roman" w:hAnsi="Times New Roman" w:cs="Arial"/>
                <w:kern w:val="0"/>
                <w:lang w:eastAsia="en-US"/>
              </w:rPr>
            </w:pPr>
            <w:r>
              <w:rPr>
                <w:rFonts w:ascii="Times New Roman" w:hAnsi="Times New Roman" w:cs="Arial"/>
                <w:kern w:val="0"/>
                <w:lang w:eastAsia="en-US"/>
              </w:rPr>
              <w:t>WCDMA:B1,B2,B5,B8</w:t>
            </w:r>
          </w:p>
          <w:p w14:paraId="37CB8DA1">
            <w:pPr>
              <w:widowControl w:val="0"/>
              <w:ind w:left="0" w:leftChars="0" w:firstLine="0" w:firstLineChars="0"/>
              <w:rPr>
                <w:rFonts w:ascii="Times New Roman" w:hAnsi="Times New Roman" w:cs="Arial"/>
                <w:kern w:val="0"/>
                <w:lang w:eastAsia="en-US"/>
              </w:rPr>
            </w:pPr>
            <w:r>
              <w:rPr>
                <w:rFonts w:ascii="Times New Roman" w:hAnsi="Times New Roman" w:cs="Arial"/>
                <w:kern w:val="0"/>
                <w:lang w:eastAsia="en-US"/>
              </w:rPr>
              <w:t>FDD-LTE:B1,B3,B4,B5,B7,B8,B28</w:t>
            </w:r>
          </w:p>
          <w:p w14:paraId="00D72FAA">
            <w:pPr>
              <w:widowControl w:val="0"/>
              <w:ind w:left="0" w:leftChars="0" w:firstLine="0" w:firstLineChars="0"/>
              <w:rPr>
                <w:rFonts w:ascii="Times New Roman" w:hAnsi="Times New Roman" w:cs="Arial"/>
                <w:kern w:val="0"/>
                <w:lang w:eastAsia="en-US"/>
              </w:rPr>
            </w:pPr>
            <w:r>
              <w:rPr>
                <w:rFonts w:ascii="Times New Roman" w:hAnsi="Times New Roman" w:cs="Arial"/>
                <w:kern w:val="0"/>
                <w:lang w:eastAsia="en-US"/>
              </w:rPr>
              <w:t>TDD-LTE:B40</w:t>
            </w:r>
          </w:p>
        </w:tc>
      </w:tr>
      <w:tr w14:paraId="776A2F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5" w:hRule="atLeast"/>
        </w:trPr>
        <w:tc>
          <w:tcPr>
            <w:tcW w:w="1496" w:type="dxa"/>
            <w:vMerge w:val="continue"/>
            <w:noWrap w:val="0"/>
            <w:vAlign w:val="center"/>
          </w:tcPr>
          <w:p w14:paraId="1D30EB39">
            <w:pPr>
              <w:widowControl w:val="0"/>
              <w:jc w:val="center"/>
              <w:rPr>
                <w:rFonts w:ascii="Times New Roman" w:hAnsi="Times New Roman" w:cs="Arial"/>
                <w:kern w:val="0"/>
                <w:lang w:eastAsia="en-US"/>
              </w:rPr>
            </w:pPr>
          </w:p>
        </w:tc>
        <w:tc>
          <w:tcPr>
            <w:tcW w:w="1636" w:type="dxa"/>
            <w:noWrap w:val="0"/>
            <w:vAlign w:val="center"/>
          </w:tcPr>
          <w:p w14:paraId="4F997C16">
            <w:pPr>
              <w:widowControl/>
              <w:ind w:left="0" w:leftChars="0" w:firstLine="0" w:firstLineChars="0"/>
              <w:jc w:val="center"/>
              <w:rPr>
                <w:rFonts w:ascii="Times New Roman" w:hAnsi="Times New Roman" w:cs="Arial"/>
                <w:kern w:val="0"/>
                <w:lang w:eastAsia="en-US"/>
              </w:rPr>
            </w:pPr>
            <w:r>
              <w:rPr>
                <w:rFonts w:hint="eastAsia" w:ascii="Times New Roman" w:hAnsi="Times New Roman" w:cs="Arial"/>
                <w:kern w:val="0"/>
                <w:lang w:eastAsia="en-US"/>
              </w:rPr>
              <w:t>L</w:t>
            </w:r>
            <w:r>
              <w:rPr>
                <w:rFonts w:ascii="Times New Roman" w:hAnsi="Times New Roman" w:cs="Arial"/>
                <w:kern w:val="0"/>
                <w:lang w:eastAsia="en-US"/>
              </w:rPr>
              <w:t>-AF</w:t>
            </w:r>
            <w:r>
              <w:rPr>
                <w:rFonts w:hint="eastAsia" w:ascii="Times New Roman" w:hAnsi="Times New Roman" w:cs="Arial"/>
                <w:kern w:val="0"/>
                <w:lang w:eastAsia="en-US"/>
              </w:rPr>
              <w:t>版本</w:t>
            </w:r>
          </w:p>
        </w:tc>
        <w:tc>
          <w:tcPr>
            <w:tcW w:w="5403" w:type="dxa"/>
            <w:noWrap w:val="0"/>
            <w:vAlign w:val="center"/>
          </w:tcPr>
          <w:p w14:paraId="422A02CB">
            <w:pPr>
              <w:widowControl w:val="0"/>
              <w:ind w:left="0" w:leftChars="0" w:firstLine="0" w:firstLineChars="0"/>
              <w:rPr>
                <w:rFonts w:ascii="Times New Roman" w:hAnsi="Times New Roman" w:cs="Arial"/>
                <w:kern w:val="0"/>
                <w:lang w:eastAsia="en-US"/>
              </w:rPr>
            </w:pPr>
            <w:r>
              <w:rPr>
                <w:rFonts w:ascii="Times New Roman" w:hAnsi="Times New Roman" w:cs="Arial"/>
                <w:kern w:val="0"/>
                <w:lang w:eastAsia="en-US"/>
              </w:rPr>
              <w:t>WCDMA:B2,B4,B5</w:t>
            </w:r>
          </w:p>
          <w:p w14:paraId="1AB38E7E">
            <w:pPr>
              <w:widowControl w:val="0"/>
              <w:ind w:left="0" w:leftChars="0" w:firstLine="0" w:firstLineChars="0"/>
              <w:rPr>
                <w:rFonts w:ascii="Times New Roman" w:hAnsi="Times New Roman" w:cs="Arial"/>
                <w:kern w:val="0"/>
                <w:lang w:eastAsia="en-US"/>
              </w:rPr>
            </w:pPr>
            <w:r>
              <w:rPr>
                <w:rFonts w:ascii="Times New Roman" w:hAnsi="Times New Roman" w:cs="Arial"/>
                <w:kern w:val="0"/>
                <w:lang w:eastAsia="en-US"/>
              </w:rPr>
              <w:t>FDD-LTE:B2,B4,B5,B12,B13,B14,B66,B71</w:t>
            </w:r>
          </w:p>
        </w:tc>
      </w:tr>
      <w:tr w14:paraId="58CEE0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5" w:hRule="atLeast"/>
        </w:trPr>
        <w:tc>
          <w:tcPr>
            <w:tcW w:w="1496" w:type="dxa"/>
            <w:vMerge w:val="continue"/>
            <w:noWrap w:val="0"/>
            <w:vAlign w:val="center"/>
          </w:tcPr>
          <w:p w14:paraId="0C2149B5">
            <w:pPr>
              <w:widowControl w:val="0"/>
              <w:jc w:val="center"/>
              <w:rPr>
                <w:rFonts w:ascii="Times New Roman" w:hAnsi="Times New Roman" w:cs="Arial"/>
                <w:kern w:val="0"/>
                <w:lang w:eastAsia="en-US"/>
              </w:rPr>
            </w:pPr>
          </w:p>
        </w:tc>
        <w:tc>
          <w:tcPr>
            <w:tcW w:w="1636" w:type="dxa"/>
            <w:noWrap w:val="0"/>
            <w:vAlign w:val="center"/>
          </w:tcPr>
          <w:p w14:paraId="207E8A6D">
            <w:pPr>
              <w:widowControl/>
              <w:ind w:left="0" w:leftChars="0" w:firstLine="0" w:firstLineChars="0"/>
              <w:jc w:val="center"/>
              <w:rPr>
                <w:rFonts w:ascii="Times New Roman" w:hAnsi="Times New Roman" w:cs="Arial"/>
                <w:kern w:val="0"/>
                <w:lang w:eastAsia="en-US"/>
              </w:rPr>
            </w:pPr>
            <w:r>
              <w:rPr>
                <w:rFonts w:hint="eastAsia" w:ascii="Times New Roman" w:hAnsi="Times New Roman" w:cs="Arial"/>
                <w:kern w:val="0"/>
                <w:lang w:eastAsia="en-US"/>
              </w:rPr>
              <w:t>C</w:t>
            </w:r>
            <w:r>
              <w:rPr>
                <w:rFonts w:ascii="Times New Roman" w:hAnsi="Times New Roman" w:cs="Arial"/>
                <w:kern w:val="0"/>
                <w:lang w:eastAsia="en-US"/>
              </w:rPr>
              <w:t>AT-1</w:t>
            </w:r>
            <w:r>
              <w:rPr>
                <w:rFonts w:hint="eastAsia" w:ascii="Times New Roman" w:hAnsi="Times New Roman" w:cs="Arial"/>
                <w:kern w:val="0"/>
                <w:lang w:eastAsia="en-US"/>
              </w:rPr>
              <w:t>版本</w:t>
            </w:r>
          </w:p>
        </w:tc>
        <w:tc>
          <w:tcPr>
            <w:tcW w:w="5403" w:type="dxa"/>
            <w:noWrap w:val="0"/>
            <w:vAlign w:val="center"/>
          </w:tcPr>
          <w:p w14:paraId="7C101D18">
            <w:pPr>
              <w:widowControl w:val="0"/>
              <w:ind w:left="0" w:leftChars="0" w:firstLine="0" w:firstLineChars="0"/>
              <w:rPr>
                <w:rFonts w:ascii="Times New Roman" w:hAnsi="Times New Roman" w:cs="Arial"/>
                <w:kern w:val="0"/>
                <w:lang w:eastAsia="en-US"/>
              </w:rPr>
            </w:pPr>
            <w:r>
              <w:rPr>
                <w:rFonts w:ascii="Times New Roman" w:hAnsi="Times New Roman" w:cs="Arial"/>
                <w:kern w:val="0"/>
                <w:lang w:eastAsia="en-US"/>
              </w:rPr>
              <w:t>GSM:900,1800</w:t>
            </w:r>
          </w:p>
          <w:p w14:paraId="28606FD4">
            <w:pPr>
              <w:widowControl w:val="0"/>
              <w:ind w:left="0" w:leftChars="0" w:firstLine="0" w:firstLineChars="0"/>
              <w:rPr>
                <w:rFonts w:ascii="Times New Roman" w:hAnsi="Times New Roman" w:cs="Arial"/>
                <w:kern w:val="0"/>
                <w:lang w:eastAsia="en-US"/>
              </w:rPr>
            </w:pPr>
            <w:r>
              <w:rPr>
                <w:rFonts w:ascii="Times New Roman" w:hAnsi="Times New Roman" w:cs="Arial"/>
                <w:kern w:val="0"/>
                <w:lang w:eastAsia="en-US"/>
              </w:rPr>
              <w:t>FDD-LTE:B1,B3,B5,B8</w:t>
            </w:r>
          </w:p>
          <w:p w14:paraId="48E2D1CE">
            <w:pPr>
              <w:widowControl w:val="0"/>
              <w:ind w:left="0" w:leftChars="0" w:firstLine="0" w:firstLineChars="0"/>
              <w:rPr>
                <w:rFonts w:ascii="Times New Roman" w:hAnsi="Times New Roman" w:cs="Arial"/>
                <w:kern w:val="0"/>
                <w:lang w:eastAsia="en-US"/>
              </w:rPr>
            </w:pPr>
            <w:r>
              <w:rPr>
                <w:rFonts w:ascii="Times New Roman" w:hAnsi="Times New Roman" w:cs="Arial"/>
                <w:kern w:val="0"/>
                <w:lang w:eastAsia="en-US"/>
              </w:rPr>
              <w:t>TDD-LTE:B34,B38,B39,B40,B41</w:t>
            </w:r>
          </w:p>
        </w:tc>
      </w:tr>
      <w:tr w14:paraId="5C7052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2" w:hRule="atLeast"/>
        </w:trPr>
        <w:tc>
          <w:tcPr>
            <w:tcW w:w="1496" w:type="dxa"/>
            <w:vMerge w:val="restart"/>
            <w:noWrap w:val="0"/>
            <w:vAlign w:val="center"/>
          </w:tcPr>
          <w:p w14:paraId="7B699C48">
            <w:pPr>
              <w:widowControl w:val="0"/>
              <w:ind w:left="0" w:leftChars="0" w:firstLine="0" w:firstLineChars="0"/>
              <w:jc w:val="center"/>
              <w:rPr>
                <w:rFonts w:hint="default" w:ascii="Times New Roman" w:hAnsi="Times New Roman" w:cs="Arial"/>
                <w:kern w:val="0"/>
                <w:lang w:val="en-US" w:eastAsia="zh-CN"/>
              </w:rPr>
            </w:pPr>
            <w:r>
              <w:rPr>
                <w:rFonts w:hint="eastAsia" w:ascii="Times New Roman" w:hAnsi="Times New Roman" w:cs="Arial"/>
                <w:kern w:val="0"/>
                <w:lang w:val="en-US" w:eastAsia="zh-CN"/>
              </w:rPr>
              <w:t>5G模块</w:t>
            </w:r>
            <w:r>
              <w:rPr>
                <w:rFonts w:hint="eastAsia" w:ascii="Times New Roman" w:hAnsi="Times New Roman" w:cs="Arial"/>
                <w:kern w:val="0"/>
                <w:lang w:eastAsia="en-US"/>
              </w:rPr>
              <w:t>(选配功能)</w:t>
            </w:r>
          </w:p>
        </w:tc>
        <w:tc>
          <w:tcPr>
            <w:tcW w:w="1636" w:type="dxa"/>
            <w:noWrap w:val="0"/>
            <w:vAlign w:val="center"/>
          </w:tcPr>
          <w:p w14:paraId="7EB67223">
            <w:pPr>
              <w:widowControl/>
              <w:ind w:left="0" w:leftChars="0" w:firstLine="0" w:firstLineChars="0"/>
              <w:jc w:val="center"/>
              <w:rPr>
                <w:rFonts w:hint="eastAsia" w:ascii="Times New Roman" w:hAnsi="Times New Roman" w:eastAsia="宋体" w:cs="Arial"/>
                <w:kern w:val="0"/>
                <w:lang w:val="en-US" w:eastAsia="zh-CN"/>
              </w:rPr>
            </w:pPr>
            <w:r>
              <w:rPr>
                <w:rFonts w:hint="eastAsia" w:ascii="Times New Roman" w:hAnsi="Times New Roman" w:cs="Arial"/>
                <w:kern w:val="0"/>
                <w:lang w:eastAsia="en-US"/>
              </w:rPr>
              <w:t>redcap</w:t>
            </w:r>
            <w:r>
              <w:rPr>
                <w:rFonts w:hint="eastAsia" w:ascii="Times New Roman" w:hAnsi="Times New Roman" w:cs="Arial"/>
                <w:kern w:val="0"/>
                <w:lang w:val="en-US" w:eastAsia="zh-CN"/>
              </w:rPr>
              <w:t>版本</w:t>
            </w:r>
          </w:p>
        </w:tc>
        <w:tc>
          <w:tcPr>
            <w:tcW w:w="5403" w:type="dxa"/>
            <w:noWrap w:val="0"/>
            <w:vAlign w:val="center"/>
          </w:tcPr>
          <w:p w14:paraId="50F08FFA">
            <w:pPr>
              <w:widowControl w:val="0"/>
              <w:ind w:firstLine="0" w:firstLineChars="0"/>
              <w:rPr>
                <w:rFonts w:hint="eastAsia" w:ascii="Times New Roman" w:hAnsi="Times New Roman" w:eastAsia="宋体" w:cs="Arial"/>
                <w:color w:val="000000"/>
                <w:szCs w:val="21"/>
                <w:lang w:val="en-US" w:eastAsia="zh-CN"/>
              </w:rPr>
            </w:pPr>
            <w:r>
              <w:rPr>
                <w:rFonts w:hint="eastAsia" w:ascii="Times New Roman" w:hAnsi="Times New Roman" w:eastAsia="宋体" w:cs="Arial"/>
                <w:color w:val="000000"/>
                <w:szCs w:val="21"/>
                <w:lang w:val="en-US" w:eastAsia="zh-CN"/>
              </w:rPr>
              <w:t>5G NR：N1/N3/N5/N8/N28/N41/N78/N79</w:t>
            </w:r>
          </w:p>
          <w:p w14:paraId="1CC27A8C">
            <w:pPr>
              <w:widowControl w:val="0"/>
              <w:ind w:firstLine="0" w:firstLineChars="0"/>
              <w:rPr>
                <w:rFonts w:hint="eastAsia" w:ascii="Times New Roman" w:hAnsi="Times New Roman" w:eastAsia="宋体" w:cs="Arial"/>
                <w:color w:val="000000"/>
                <w:szCs w:val="21"/>
                <w:lang w:val="en-US" w:eastAsia="zh-CN"/>
              </w:rPr>
            </w:pPr>
            <w:r>
              <w:rPr>
                <w:rFonts w:hint="eastAsia" w:ascii="Times New Roman" w:hAnsi="Times New Roman" w:eastAsia="宋体" w:cs="Arial"/>
                <w:color w:val="000000"/>
                <w:szCs w:val="21"/>
                <w:lang w:val="en-US" w:eastAsia="zh-CN"/>
              </w:rPr>
              <w:t>LTE-FDD：B1/B3/B5/B8</w:t>
            </w:r>
          </w:p>
          <w:p w14:paraId="0559FDED">
            <w:pPr>
              <w:widowControl w:val="0"/>
              <w:ind w:firstLine="0" w:firstLineChars="0"/>
              <w:rPr>
                <w:rFonts w:hint="eastAsia" w:ascii="Times New Roman" w:hAnsi="Times New Roman" w:eastAsia="宋体" w:cs="Arial"/>
                <w:color w:val="000000"/>
                <w:szCs w:val="21"/>
                <w:lang w:val="en-US" w:eastAsia="zh-CN"/>
              </w:rPr>
            </w:pPr>
            <w:r>
              <w:rPr>
                <w:rFonts w:hint="eastAsia" w:ascii="Times New Roman" w:hAnsi="Times New Roman" w:eastAsia="宋体" w:cs="Arial"/>
                <w:color w:val="000000"/>
                <w:szCs w:val="21"/>
                <w:lang w:val="en-US" w:eastAsia="zh-CN"/>
              </w:rPr>
              <w:t>LTE-TD：B34/B38/B39/B40/B41</w:t>
            </w:r>
          </w:p>
        </w:tc>
      </w:tr>
      <w:tr w14:paraId="7C327F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2" w:hRule="atLeast"/>
        </w:trPr>
        <w:tc>
          <w:tcPr>
            <w:tcW w:w="1496" w:type="dxa"/>
            <w:vMerge w:val="continue"/>
            <w:noWrap w:val="0"/>
            <w:vAlign w:val="center"/>
          </w:tcPr>
          <w:p w14:paraId="2D371488">
            <w:pPr>
              <w:widowControl w:val="0"/>
              <w:ind w:left="0" w:leftChars="0" w:firstLine="0" w:firstLineChars="0"/>
              <w:jc w:val="center"/>
              <w:rPr>
                <w:rFonts w:hint="eastAsia" w:ascii="Times New Roman" w:hAnsi="Times New Roman" w:cs="Arial"/>
                <w:kern w:val="0"/>
                <w:lang w:val="en-US" w:eastAsia="zh-CN"/>
              </w:rPr>
            </w:pPr>
          </w:p>
        </w:tc>
        <w:tc>
          <w:tcPr>
            <w:tcW w:w="1636" w:type="dxa"/>
            <w:noWrap w:val="0"/>
            <w:vAlign w:val="center"/>
          </w:tcPr>
          <w:p w14:paraId="57064216">
            <w:pPr>
              <w:widowControl/>
              <w:ind w:left="0" w:leftChars="0" w:firstLine="0" w:firstLineChars="0"/>
              <w:jc w:val="center"/>
              <w:rPr>
                <w:rFonts w:hint="default" w:ascii="Times New Roman" w:hAnsi="Times New Roman" w:cs="Arial" w:eastAsiaTheme="minorEastAsia"/>
                <w:kern w:val="0"/>
                <w:lang w:val="en-US" w:eastAsia="zh-CN"/>
              </w:rPr>
            </w:pPr>
            <w:r>
              <w:rPr>
                <w:rFonts w:hint="eastAsia" w:ascii="Times New Roman" w:hAnsi="Times New Roman" w:cs="Arial"/>
                <w:kern w:val="0"/>
                <w:lang w:val="en-US" w:eastAsia="zh-CN"/>
              </w:rPr>
              <w:t>N-CN版本</w:t>
            </w:r>
          </w:p>
        </w:tc>
        <w:tc>
          <w:tcPr>
            <w:tcW w:w="5403" w:type="dxa"/>
            <w:noWrap w:val="0"/>
            <w:vAlign w:val="center"/>
          </w:tcPr>
          <w:p w14:paraId="2DDDF27A">
            <w:pPr>
              <w:widowControl w:val="0"/>
              <w:ind w:firstLine="0" w:firstLineChars="0"/>
              <w:rPr>
                <w:rFonts w:hint="eastAsia" w:ascii="Times New Roman" w:hAnsi="Times New Roman" w:eastAsia="宋体" w:cs="Arial"/>
                <w:color w:val="000000"/>
                <w:szCs w:val="21"/>
                <w:lang w:val="en-US" w:eastAsia="zh-CN"/>
              </w:rPr>
            </w:pPr>
            <w:r>
              <w:rPr>
                <w:rFonts w:hint="eastAsia" w:ascii="Times New Roman" w:hAnsi="Times New Roman" w:eastAsia="宋体" w:cs="Arial"/>
                <w:color w:val="000000"/>
                <w:szCs w:val="21"/>
                <w:lang w:val="en-US" w:eastAsia="zh-CN"/>
              </w:rPr>
              <w:t>NR：N1/28/41/78/79</w:t>
            </w:r>
          </w:p>
          <w:p w14:paraId="389E73EE">
            <w:pPr>
              <w:widowControl w:val="0"/>
              <w:ind w:firstLine="0" w:firstLineChars="0"/>
              <w:rPr>
                <w:rFonts w:hint="eastAsia" w:ascii="Times New Roman" w:hAnsi="Times New Roman" w:eastAsia="宋体" w:cs="Arial"/>
                <w:color w:val="000000"/>
                <w:szCs w:val="21"/>
                <w:lang w:val="en-US" w:eastAsia="zh-CN"/>
              </w:rPr>
            </w:pPr>
            <w:r>
              <w:rPr>
                <w:rFonts w:hint="eastAsia" w:ascii="Times New Roman" w:hAnsi="Times New Roman" w:eastAsia="宋体" w:cs="Arial"/>
                <w:color w:val="000000"/>
                <w:szCs w:val="21"/>
                <w:lang w:val="en-US" w:eastAsia="zh-CN"/>
              </w:rPr>
              <w:t>LTE：FDD B1/3/5/8</w:t>
            </w:r>
          </w:p>
          <w:p w14:paraId="7E6A6754">
            <w:pPr>
              <w:widowControl w:val="0"/>
              <w:ind w:firstLine="0" w:firstLineChars="0"/>
              <w:rPr>
                <w:rFonts w:hint="eastAsia" w:ascii="Times New Roman" w:hAnsi="Times New Roman" w:eastAsia="宋体" w:cs="Arial"/>
                <w:color w:val="000000"/>
                <w:szCs w:val="21"/>
                <w:lang w:val="en-US" w:eastAsia="zh-CN"/>
              </w:rPr>
            </w:pPr>
            <w:r>
              <w:rPr>
                <w:rFonts w:hint="eastAsia" w:ascii="Times New Roman" w:hAnsi="Times New Roman" w:eastAsia="宋体" w:cs="Arial"/>
                <w:color w:val="000000"/>
                <w:szCs w:val="21"/>
                <w:lang w:val="en-US" w:eastAsia="zh-CN"/>
              </w:rPr>
              <w:t>LTE：TDD B34/38/39/40/41</w:t>
            </w:r>
          </w:p>
          <w:p w14:paraId="3AC8361A">
            <w:pPr>
              <w:widowControl w:val="0"/>
              <w:ind w:firstLine="0" w:firstLineChars="0"/>
              <w:rPr>
                <w:rFonts w:hint="eastAsia" w:ascii="宋体" w:hAnsi="宋体" w:eastAsia="宋体" w:cs="宋体"/>
                <w:sz w:val="24"/>
                <w:szCs w:val="24"/>
                <w:lang w:val="en-US" w:eastAsia="zh-CN"/>
              </w:rPr>
            </w:pPr>
            <w:r>
              <w:rPr>
                <w:rFonts w:hint="eastAsia" w:ascii="Times New Roman" w:hAnsi="Times New Roman" w:eastAsia="宋体" w:cs="Arial"/>
                <w:color w:val="000000"/>
                <w:szCs w:val="21"/>
                <w:lang w:val="en-US" w:eastAsia="zh-CN"/>
              </w:rPr>
              <w:t>WCDMA：B1/8</w:t>
            </w:r>
          </w:p>
        </w:tc>
      </w:tr>
      <w:tr w14:paraId="235532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2" w:hRule="atLeast"/>
        </w:trPr>
        <w:tc>
          <w:tcPr>
            <w:tcW w:w="1496" w:type="dxa"/>
            <w:vMerge w:val="restart"/>
            <w:noWrap w:val="0"/>
            <w:vAlign w:val="center"/>
          </w:tcPr>
          <w:p w14:paraId="212962AC">
            <w:pPr>
              <w:widowControl w:val="0"/>
              <w:ind w:left="0" w:leftChars="0" w:firstLine="0" w:firstLineChars="0"/>
              <w:jc w:val="center"/>
              <w:rPr>
                <w:rFonts w:ascii="Times New Roman" w:hAnsi="Times New Roman" w:cs="Arial"/>
                <w:kern w:val="0"/>
                <w:lang w:eastAsia="en-US"/>
              </w:rPr>
            </w:pPr>
            <w:r>
              <w:rPr>
                <w:rFonts w:hint="eastAsia" w:ascii="Times New Roman" w:hAnsi="Times New Roman" w:cs="Arial"/>
                <w:kern w:val="0"/>
                <w:lang w:val="en-US" w:eastAsia="zh-CN"/>
              </w:rPr>
              <w:t>Wi-Fi</w:t>
            </w:r>
            <w:r>
              <w:rPr>
                <w:rFonts w:hint="eastAsia" w:ascii="Times New Roman" w:hAnsi="Times New Roman" w:cs="Arial"/>
                <w:kern w:val="0"/>
                <w:lang w:eastAsia="en-US"/>
              </w:rPr>
              <w:t>(选配功能)</w:t>
            </w:r>
          </w:p>
        </w:tc>
        <w:tc>
          <w:tcPr>
            <w:tcW w:w="1636" w:type="dxa"/>
            <w:noWrap w:val="0"/>
            <w:vAlign w:val="center"/>
          </w:tcPr>
          <w:p w14:paraId="7FE84A4C">
            <w:pPr>
              <w:widowControl/>
              <w:ind w:left="0" w:leftChars="0" w:firstLine="0" w:firstLineChars="0"/>
              <w:jc w:val="center"/>
              <w:rPr>
                <w:rFonts w:hint="eastAsia" w:ascii="Times New Roman" w:hAnsi="Times New Roman" w:eastAsia="宋体" w:cs="Arial"/>
                <w:color w:val="000000"/>
                <w:kern w:val="0"/>
                <w:sz w:val="22"/>
                <w:szCs w:val="22"/>
                <w:lang w:val="en-US" w:eastAsia="en-US" w:bidi="en-US"/>
              </w:rPr>
            </w:pPr>
            <w:r>
              <w:rPr>
                <w:rFonts w:hint="eastAsia" w:ascii="Times New Roman" w:hAnsi="Times New Roman" w:cs="Arial"/>
                <w:kern w:val="0"/>
                <w:lang w:val="en-US" w:eastAsia="zh-CN"/>
              </w:rPr>
              <w:t>接口</w:t>
            </w:r>
          </w:p>
        </w:tc>
        <w:tc>
          <w:tcPr>
            <w:tcW w:w="5403" w:type="dxa"/>
            <w:noWrap w:val="0"/>
            <w:vAlign w:val="center"/>
          </w:tcPr>
          <w:p w14:paraId="3B5AB082">
            <w:pPr>
              <w:widowControl w:val="0"/>
              <w:ind w:firstLine="0" w:firstLineChars="0"/>
              <w:rPr>
                <w:rFonts w:hint="eastAsia" w:ascii="Times New Roman" w:hAnsi="Times New Roman" w:eastAsia="宋体" w:cs="Arial"/>
                <w:color w:val="000000"/>
                <w:sz w:val="22"/>
                <w:szCs w:val="21"/>
                <w:lang w:val="en-US" w:eastAsia="en-US" w:bidi="en-US"/>
              </w:rPr>
            </w:pPr>
            <w:r>
              <w:rPr>
                <w:rFonts w:hint="eastAsia" w:ascii="Times New Roman" w:hAnsi="Times New Roman" w:eastAsia="宋体" w:cs="Arial"/>
                <w:color w:val="000000"/>
                <w:szCs w:val="21"/>
                <w:lang w:val="en-US" w:eastAsia="zh-CN"/>
              </w:rPr>
              <w:t>PCIE</w:t>
            </w:r>
          </w:p>
        </w:tc>
      </w:tr>
      <w:tr w14:paraId="63C5B4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2" w:hRule="atLeast"/>
        </w:trPr>
        <w:tc>
          <w:tcPr>
            <w:tcW w:w="1496" w:type="dxa"/>
            <w:vMerge w:val="continue"/>
            <w:noWrap w:val="0"/>
            <w:vAlign w:val="center"/>
          </w:tcPr>
          <w:p w14:paraId="186FB37D">
            <w:pPr>
              <w:widowControl w:val="0"/>
              <w:jc w:val="center"/>
              <w:rPr>
                <w:rFonts w:ascii="Times New Roman" w:hAnsi="Times New Roman" w:cs="Arial"/>
                <w:kern w:val="0"/>
                <w:lang w:eastAsia="en-US"/>
              </w:rPr>
            </w:pPr>
          </w:p>
        </w:tc>
        <w:tc>
          <w:tcPr>
            <w:tcW w:w="1636" w:type="dxa"/>
            <w:noWrap w:val="0"/>
            <w:vAlign w:val="center"/>
          </w:tcPr>
          <w:p w14:paraId="7C92C106">
            <w:pPr>
              <w:widowControl/>
              <w:ind w:left="0" w:leftChars="0" w:firstLine="0" w:firstLineChars="0"/>
              <w:jc w:val="center"/>
              <w:rPr>
                <w:rFonts w:hint="default" w:ascii="Times New Roman" w:hAnsi="Times New Roman" w:eastAsia="宋体" w:cs="Arial"/>
                <w:color w:val="000000"/>
                <w:kern w:val="0"/>
                <w:sz w:val="22"/>
                <w:szCs w:val="22"/>
                <w:lang w:val="en-US" w:eastAsia="en-US" w:bidi="en-US"/>
              </w:rPr>
            </w:pPr>
            <w:r>
              <w:rPr>
                <w:rFonts w:hint="eastAsia" w:ascii="Times New Roman" w:hAnsi="Times New Roman" w:cs="Arial"/>
                <w:kern w:val="0"/>
                <w:lang w:val="en-US" w:eastAsia="zh-CN"/>
              </w:rPr>
              <w:t>协议</w:t>
            </w:r>
          </w:p>
        </w:tc>
        <w:tc>
          <w:tcPr>
            <w:tcW w:w="5403" w:type="dxa"/>
            <w:noWrap w:val="0"/>
            <w:vAlign w:val="center"/>
          </w:tcPr>
          <w:p w14:paraId="457D2519">
            <w:pPr>
              <w:widowControl w:val="0"/>
              <w:ind w:firstLine="0" w:firstLineChars="0"/>
              <w:rPr>
                <w:rFonts w:hint="eastAsia" w:ascii="Times New Roman" w:hAnsi="Times New Roman" w:eastAsia="宋体" w:cs="Arial"/>
                <w:color w:val="000000"/>
                <w:sz w:val="22"/>
                <w:szCs w:val="21"/>
                <w:lang w:val="en-US" w:eastAsia="en-US" w:bidi="en-US"/>
              </w:rPr>
            </w:pPr>
            <w:r>
              <w:rPr>
                <w:rFonts w:hint="eastAsia" w:ascii="Times New Roman" w:hAnsi="Times New Roman" w:eastAsia="宋体" w:cs="Arial"/>
                <w:color w:val="000000"/>
                <w:szCs w:val="21"/>
                <w:lang w:val="en-US" w:eastAsia="zh-CN"/>
              </w:rPr>
              <w:t>IEEE 802.11b/g/n</w:t>
            </w:r>
          </w:p>
        </w:tc>
      </w:tr>
      <w:tr w14:paraId="2BEFB4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2" w:hRule="atLeast"/>
        </w:trPr>
        <w:tc>
          <w:tcPr>
            <w:tcW w:w="1496" w:type="dxa"/>
            <w:vMerge w:val="continue"/>
            <w:noWrap w:val="0"/>
            <w:vAlign w:val="center"/>
          </w:tcPr>
          <w:p w14:paraId="05D21E26">
            <w:pPr>
              <w:widowControl w:val="0"/>
              <w:jc w:val="center"/>
              <w:rPr>
                <w:rFonts w:ascii="Times New Roman" w:hAnsi="Times New Roman" w:cs="Arial"/>
                <w:kern w:val="0"/>
                <w:lang w:eastAsia="en-US"/>
              </w:rPr>
            </w:pPr>
          </w:p>
        </w:tc>
        <w:tc>
          <w:tcPr>
            <w:tcW w:w="1636" w:type="dxa"/>
            <w:noWrap w:val="0"/>
            <w:vAlign w:val="center"/>
          </w:tcPr>
          <w:p w14:paraId="49D1AD0B">
            <w:pPr>
              <w:widowControl/>
              <w:ind w:left="0" w:leftChars="0" w:firstLine="0" w:firstLineChars="0"/>
              <w:jc w:val="center"/>
              <w:rPr>
                <w:rFonts w:hint="default" w:ascii="Times New Roman" w:hAnsi="Times New Roman" w:eastAsia="宋体" w:cs="Arial"/>
                <w:color w:val="000000"/>
                <w:kern w:val="0"/>
                <w:sz w:val="22"/>
                <w:szCs w:val="22"/>
                <w:lang w:val="en-US" w:eastAsia="en-US" w:bidi="en-US"/>
              </w:rPr>
            </w:pPr>
            <w:r>
              <w:rPr>
                <w:rFonts w:hint="eastAsia" w:ascii="Times New Roman" w:hAnsi="Times New Roman" w:cs="Arial"/>
                <w:kern w:val="0"/>
                <w:lang w:val="en-US" w:eastAsia="zh-CN"/>
              </w:rPr>
              <w:t>模式</w:t>
            </w:r>
          </w:p>
        </w:tc>
        <w:tc>
          <w:tcPr>
            <w:tcW w:w="5403" w:type="dxa"/>
            <w:noWrap w:val="0"/>
            <w:vAlign w:val="center"/>
          </w:tcPr>
          <w:p w14:paraId="4D62EFA4">
            <w:pPr>
              <w:widowControl w:val="0"/>
              <w:ind w:firstLine="0" w:firstLineChars="0"/>
              <w:rPr>
                <w:rFonts w:hint="default" w:ascii="Times New Roman" w:hAnsi="Times New Roman" w:eastAsia="宋体" w:cs="Arial"/>
                <w:color w:val="000000"/>
                <w:sz w:val="22"/>
                <w:szCs w:val="21"/>
                <w:lang w:val="en-US" w:eastAsia="en-US" w:bidi="en-US"/>
              </w:rPr>
            </w:pPr>
            <w:r>
              <w:rPr>
                <w:rFonts w:hint="eastAsia" w:ascii="Times New Roman" w:hAnsi="Times New Roman" w:eastAsia="宋体" w:cs="Arial"/>
                <w:color w:val="000000"/>
                <w:szCs w:val="21"/>
                <w:lang w:val="en-US" w:eastAsia="zh-CN"/>
              </w:rPr>
              <w:t>STA，AP</w:t>
            </w:r>
          </w:p>
        </w:tc>
      </w:tr>
      <w:tr w14:paraId="746338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496" w:type="dxa"/>
            <w:vMerge w:val="continue"/>
            <w:noWrap w:val="0"/>
            <w:vAlign w:val="center"/>
          </w:tcPr>
          <w:p w14:paraId="2FB5E9BC">
            <w:pPr>
              <w:widowControl w:val="0"/>
              <w:jc w:val="center"/>
              <w:rPr>
                <w:rFonts w:ascii="Times New Roman" w:hAnsi="Times New Roman" w:cs="Arial"/>
                <w:kern w:val="0"/>
                <w:lang w:eastAsia="en-US"/>
              </w:rPr>
            </w:pPr>
          </w:p>
        </w:tc>
        <w:tc>
          <w:tcPr>
            <w:tcW w:w="1636" w:type="dxa"/>
            <w:noWrap w:val="0"/>
            <w:vAlign w:val="center"/>
          </w:tcPr>
          <w:p w14:paraId="42B15B54">
            <w:pPr>
              <w:widowControl/>
              <w:ind w:left="0" w:leftChars="0" w:firstLine="0" w:firstLineChars="0"/>
              <w:jc w:val="center"/>
              <w:rPr>
                <w:rFonts w:hint="default" w:ascii="Times New Roman" w:hAnsi="Times New Roman" w:eastAsia="宋体" w:cs="Arial"/>
                <w:color w:val="000000"/>
                <w:kern w:val="0"/>
                <w:sz w:val="22"/>
                <w:szCs w:val="22"/>
                <w:lang w:val="en-US" w:eastAsia="en-US" w:bidi="en-US"/>
              </w:rPr>
            </w:pPr>
            <w:r>
              <w:rPr>
                <w:rFonts w:hint="eastAsia" w:ascii="Times New Roman" w:hAnsi="Times New Roman" w:cs="Arial"/>
                <w:kern w:val="0"/>
                <w:lang w:val="en-US" w:eastAsia="zh-CN"/>
              </w:rPr>
              <w:t>频段</w:t>
            </w:r>
          </w:p>
        </w:tc>
        <w:tc>
          <w:tcPr>
            <w:tcW w:w="5403" w:type="dxa"/>
            <w:noWrap w:val="0"/>
            <w:vAlign w:val="center"/>
          </w:tcPr>
          <w:p w14:paraId="0C91C46B">
            <w:pPr>
              <w:widowControl w:val="0"/>
              <w:ind w:firstLine="0" w:firstLineChars="0"/>
              <w:rPr>
                <w:rFonts w:hint="default" w:ascii="Times New Roman" w:hAnsi="Times New Roman" w:eastAsia="宋体" w:cs="Arial"/>
                <w:color w:val="000000"/>
                <w:sz w:val="22"/>
                <w:szCs w:val="21"/>
                <w:lang w:val="en-US" w:eastAsia="en-US" w:bidi="en-US"/>
              </w:rPr>
            </w:pPr>
            <w:r>
              <w:rPr>
                <w:rFonts w:hint="eastAsia" w:ascii="Times New Roman" w:hAnsi="Times New Roman" w:cs="Arial"/>
                <w:color w:val="000000"/>
                <w:szCs w:val="21"/>
                <w:lang w:val="en-US" w:eastAsia="zh-CN"/>
              </w:rPr>
              <w:t>2.4GHz</w:t>
            </w:r>
          </w:p>
        </w:tc>
      </w:tr>
      <w:tr w14:paraId="5C16D8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2" w:hRule="atLeast"/>
        </w:trPr>
        <w:tc>
          <w:tcPr>
            <w:tcW w:w="1496" w:type="dxa"/>
            <w:vMerge w:val="continue"/>
            <w:noWrap w:val="0"/>
            <w:vAlign w:val="center"/>
          </w:tcPr>
          <w:p w14:paraId="5004E7B6">
            <w:pPr>
              <w:widowControl w:val="0"/>
              <w:jc w:val="center"/>
              <w:rPr>
                <w:rFonts w:ascii="Times New Roman" w:hAnsi="Times New Roman" w:cs="Arial"/>
                <w:kern w:val="0"/>
                <w:lang w:eastAsia="en-US"/>
              </w:rPr>
            </w:pPr>
          </w:p>
        </w:tc>
        <w:tc>
          <w:tcPr>
            <w:tcW w:w="1636" w:type="dxa"/>
            <w:noWrap w:val="0"/>
            <w:vAlign w:val="center"/>
          </w:tcPr>
          <w:p w14:paraId="6C836A8A">
            <w:pPr>
              <w:widowControl/>
              <w:ind w:left="0" w:leftChars="0" w:firstLine="0" w:firstLineChars="0"/>
              <w:jc w:val="center"/>
              <w:rPr>
                <w:rFonts w:hint="eastAsia" w:ascii="Times New Roman" w:hAnsi="Times New Roman" w:eastAsia="宋体" w:cs="Arial"/>
                <w:color w:val="000000"/>
                <w:kern w:val="0"/>
                <w:sz w:val="22"/>
                <w:szCs w:val="22"/>
                <w:lang w:val="en-US" w:eastAsia="en-US" w:bidi="en-US"/>
              </w:rPr>
            </w:pPr>
            <w:r>
              <w:rPr>
                <w:rFonts w:hint="eastAsia" w:ascii="Times New Roman" w:hAnsi="Times New Roman" w:cs="Arial"/>
                <w:kern w:val="0"/>
                <w:lang w:val="en-US" w:eastAsia="zh-CN"/>
              </w:rPr>
              <w:t>通道数</w:t>
            </w:r>
          </w:p>
        </w:tc>
        <w:tc>
          <w:tcPr>
            <w:tcW w:w="5403" w:type="dxa"/>
            <w:noWrap w:val="0"/>
            <w:vAlign w:val="center"/>
          </w:tcPr>
          <w:p w14:paraId="789A44C6">
            <w:pPr>
              <w:widowControl w:val="0"/>
              <w:ind w:firstLine="0" w:firstLineChars="0"/>
              <w:rPr>
                <w:rFonts w:hint="eastAsia" w:ascii="Times New Roman" w:hAnsi="Times New Roman" w:eastAsia="宋体" w:cs="Arial"/>
                <w:color w:val="000000"/>
                <w:sz w:val="22"/>
                <w:szCs w:val="21"/>
                <w:lang w:val="en-US" w:eastAsia="en-US" w:bidi="en-US"/>
              </w:rPr>
            </w:pPr>
            <w:r>
              <w:rPr>
                <w:rFonts w:hint="eastAsia" w:ascii="Times New Roman" w:hAnsi="Times New Roman" w:eastAsia="宋体" w:cs="Arial"/>
                <w:color w:val="000000"/>
                <w:szCs w:val="21"/>
                <w:lang w:val="en-US" w:eastAsia="zh-CN"/>
              </w:rPr>
              <w:t>Ch1 ~ Ch1</w:t>
            </w:r>
            <w:r>
              <w:rPr>
                <w:rFonts w:hint="eastAsia" w:ascii="Times New Roman" w:hAnsi="Times New Roman" w:cs="Arial"/>
                <w:color w:val="000000"/>
                <w:szCs w:val="21"/>
                <w:lang w:val="en-US" w:eastAsia="zh-CN"/>
              </w:rPr>
              <w:t>3</w:t>
            </w:r>
          </w:p>
        </w:tc>
      </w:tr>
      <w:tr w14:paraId="42DB15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2" w:hRule="atLeast"/>
        </w:trPr>
        <w:tc>
          <w:tcPr>
            <w:tcW w:w="1496" w:type="dxa"/>
            <w:vMerge w:val="continue"/>
            <w:noWrap w:val="0"/>
            <w:vAlign w:val="center"/>
          </w:tcPr>
          <w:p w14:paraId="6DB99F55">
            <w:pPr>
              <w:widowControl w:val="0"/>
              <w:jc w:val="center"/>
              <w:rPr>
                <w:rFonts w:ascii="Times New Roman" w:hAnsi="Times New Roman" w:cs="Arial"/>
                <w:kern w:val="0"/>
                <w:lang w:eastAsia="en-US"/>
              </w:rPr>
            </w:pPr>
          </w:p>
        </w:tc>
        <w:tc>
          <w:tcPr>
            <w:tcW w:w="1636" w:type="dxa"/>
            <w:noWrap w:val="0"/>
            <w:vAlign w:val="center"/>
          </w:tcPr>
          <w:p w14:paraId="0F2B835B">
            <w:pPr>
              <w:widowControl/>
              <w:ind w:left="0" w:leftChars="0" w:firstLine="0" w:firstLineChars="0"/>
              <w:jc w:val="center"/>
              <w:rPr>
                <w:rFonts w:hint="eastAsia" w:ascii="Times New Roman" w:hAnsi="Times New Roman" w:eastAsia="宋体" w:cs="Arial"/>
                <w:color w:val="000000"/>
                <w:kern w:val="0"/>
                <w:sz w:val="22"/>
                <w:szCs w:val="22"/>
                <w:lang w:val="en-US" w:eastAsia="en-US" w:bidi="en-US"/>
              </w:rPr>
            </w:pPr>
            <w:r>
              <w:rPr>
                <w:rFonts w:ascii="Times New Roman" w:hAnsi="Times New Roman" w:cs="Arial"/>
                <w:kern w:val="0"/>
                <w:lang w:eastAsia="zh-CN"/>
              </w:rPr>
              <w:t>安全性</w:t>
            </w:r>
          </w:p>
        </w:tc>
        <w:tc>
          <w:tcPr>
            <w:tcW w:w="5403" w:type="dxa"/>
            <w:noWrap w:val="0"/>
            <w:vAlign w:val="center"/>
          </w:tcPr>
          <w:p w14:paraId="374CE23E">
            <w:pPr>
              <w:widowControl w:val="0"/>
              <w:ind w:firstLine="0" w:firstLineChars="0"/>
              <w:rPr>
                <w:rFonts w:hint="eastAsia" w:ascii="Times New Roman" w:hAnsi="Times New Roman" w:eastAsia="宋体" w:cs="Arial"/>
                <w:color w:val="000000"/>
                <w:sz w:val="22"/>
                <w:szCs w:val="21"/>
                <w:lang w:val="en-US" w:eastAsia="en-US" w:bidi="en-US"/>
              </w:rPr>
            </w:pPr>
            <w:r>
              <w:rPr>
                <w:rFonts w:hint="eastAsia" w:ascii="Times New Roman" w:hAnsi="Times New Roman" w:eastAsia="宋体" w:cs="Arial"/>
                <w:color w:val="000000"/>
                <w:szCs w:val="21"/>
                <w:lang w:eastAsia="zh-CN"/>
              </w:rPr>
              <w:t>Open、WPA、WPA2</w:t>
            </w:r>
          </w:p>
        </w:tc>
      </w:tr>
      <w:tr w14:paraId="13BD2E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2" w:hRule="atLeast"/>
        </w:trPr>
        <w:tc>
          <w:tcPr>
            <w:tcW w:w="1496" w:type="dxa"/>
            <w:vMerge w:val="continue"/>
            <w:noWrap w:val="0"/>
            <w:vAlign w:val="center"/>
          </w:tcPr>
          <w:p w14:paraId="753483C7">
            <w:pPr>
              <w:widowControl w:val="0"/>
              <w:jc w:val="center"/>
              <w:rPr>
                <w:rFonts w:ascii="Times New Roman" w:hAnsi="Times New Roman" w:cs="Arial"/>
                <w:kern w:val="0"/>
                <w:lang w:eastAsia="en-US"/>
              </w:rPr>
            </w:pPr>
          </w:p>
        </w:tc>
        <w:tc>
          <w:tcPr>
            <w:tcW w:w="1636" w:type="dxa"/>
            <w:noWrap w:val="0"/>
            <w:vAlign w:val="center"/>
          </w:tcPr>
          <w:p w14:paraId="3C507470">
            <w:pPr>
              <w:widowControl/>
              <w:ind w:left="0" w:leftChars="0" w:firstLine="0" w:firstLineChars="0"/>
              <w:jc w:val="center"/>
              <w:rPr>
                <w:rFonts w:hint="eastAsia" w:ascii="Times New Roman" w:hAnsi="Times New Roman" w:eastAsia="宋体" w:cs="Arial"/>
                <w:color w:val="000000"/>
                <w:kern w:val="0"/>
                <w:sz w:val="22"/>
                <w:szCs w:val="22"/>
                <w:lang w:val="en-US" w:eastAsia="en-US" w:bidi="en-US"/>
              </w:rPr>
            </w:pPr>
            <w:r>
              <w:rPr>
                <w:rFonts w:ascii="Times New Roman" w:hAnsi="Times New Roman" w:cs="Arial"/>
                <w:kern w:val="0"/>
                <w:lang w:eastAsia="en-US"/>
              </w:rPr>
              <w:t>加密</w:t>
            </w:r>
          </w:p>
        </w:tc>
        <w:tc>
          <w:tcPr>
            <w:tcW w:w="5403" w:type="dxa"/>
            <w:noWrap w:val="0"/>
            <w:vAlign w:val="center"/>
          </w:tcPr>
          <w:p w14:paraId="07C84F31">
            <w:pPr>
              <w:widowControl w:val="0"/>
              <w:ind w:firstLine="0" w:firstLineChars="0"/>
              <w:rPr>
                <w:rFonts w:hint="eastAsia" w:ascii="Times New Roman" w:hAnsi="Times New Roman" w:eastAsia="宋体" w:cs="Arial"/>
                <w:color w:val="000000"/>
                <w:sz w:val="22"/>
                <w:szCs w:val="21"/>
                <w:lang w:val="en-US" w:eastAsia="en-US" w:bidi="en-US"/>
              </w:rPr>
            </w:pPr>
            <w:r>
              <w:rPr>
                <w:rFonts w:hint="eastAsia" w:ascii="Times New Roman" w:hAnsi="Times New Roman" w:eastAsia="宋体" w:cs="Arial"/>
                <w:color w:val="000000"/>
                <w:szCs w:val="21"/>
                <w:lang w:eastAsia="zh-CN"/>
              </w:rPr>
              <w:t>AES、TKIP、TKIPAES</w:t>
            </w:r>
          </w:p>
        </w:tc>
      </w:tr>
      <w:tr w14:paraId="35298D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2" w:hRule="atLeast"/>
        </w:trPr>
        <w:tc>
          <w:tcPr>
            <w:tcW w:w="1496" w:type="dxa"/>
            <w:vMerge w:val="continue"/>
            <w:noWrap w:val="0"/>
            <w:vAlign w:val="center"/>
          </w:tcPr>
          <w:p w14:paraId="082299C8">
            <w:pPr>
              <w:widowControl w:val="0"/>
              <w:jc w:val="center"/>
              <w:rPr>
                <w:rFonts w:ascii="Times New Roman" w:hAnsi="Times New Roman" w:cs="Arial"/>
                <w:kern w:val="0"/>
                <w:lang w:eastAsia="en-US"/>
              </w:rPr>
            </w:pPr>
          </w:p>
        </w:tc>
        <w:tc>
          <w:tcPr>
            <w:tcW w:w="1636" w:type="dxa"/>
            <w:noWrap w:val="0"/>
            <w:vAlign w:val="center"/>
          </w:tcPr>
          <w:p w14:paraId="10B2FBD0">
            <w:pPr>
              <w:widowControl/>
              <w:ind w:left="0" w:leftChars="0" w:firstLine="0" w:firstLineChars="0"/>
              <w:jc w:val="center"/>
              <w:rPr>
                <w:rFonts w:hint="eastAsia" w:ascii="Times New Roman" w:hAnsi="Times New Roman" w:eastAsia="宋体" w:cs="Arial"/>
                <w:color w:val="000000"/>
                <w:kern w:val="0"/>
                <w:sz w:val="22"/>
                <w:szCs w:val="22"/>
                <w:lang w:val="en-US" w:eastAsia="en-US" w:bidi="en-US"/>
              </w:rPr>
            </w:pPr>
            <w:r>
              <w:rPr>
                <w:rFonts w:ascii="Times New Roman" w:hAnsi="Times New Roman" w:cs="Arial"/>
                <w:kern w:val="0"/>
                <w:lang w:eastAsia="en-US"/>
              </w:rPr>
              <w:t>连接数</w:t>
            </w:r>
          </w:p>
        </w:tc>
        <w:tc>
          <w:tcPr>
            <w:tcW w:w="5403" w:type="dxa"/>
            <w:noWrap w:val="0"/>
            <w:vAlign w:val="center"/>
          </w:tcPr>
          <w:p w14:paraId="0E3E229A">
            <w:pPr>
              <w:widowControl w:val="0"/>
              <w:ind w:firstLine="0" w:firstLineChars="0"/>
              <w:rPr>
                <w:rFonts w:hint="eastAsia" w:ascii="Times New Roman" w:hAnsi="Times New Roman" w:eastAsia="宋体" w:cs="Arial"/>
                <w:color w:val="000000"/>
                <w:sz w:val="22"/>
                <w:szCs w:val="21"/>
                <w:lang w:val="en-US" w:eastAsia="en-US" w:bidi="en-US"/>
              </w:rPr>
            </w:pPr>
            <w:r>
              <w:rPr>
                <w:rFonts w:hint="eastAsia" w:ascii="Times New Roman" w:hAnsi="Times New Roman" w:eastAsia="宋体" w:cs="Arial"/>
                <w:color w:val="000000"/>
                <w:szCs w:val="21"/>
                <w:lang w:val="en-US" w:eastAsia="zh-CN"/>
              </w:rPr>
              <w:t>8</w:t>
            </w:r>
            <w:r>
              <w:rPr>
                <w:rFonts w:hint="eastAsia" w:ascii="Times New Roman" w:hAnsi="Times New Roman" w:eastAsia="宋体" w:cs="Arial"/>
                <w:color w:val="000000"/>
                <w:szCs w:val="21"/>
                <w:lang w:eastAsia="zh-CN"/>
              </w:rPr>
              <w:t>（Max）</w:t>
            </w:r>
          </w:p>
        </w:tc>
      </w:tr>
      <w:tr w14:paraId="25D628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2" w:hRule="atLeast"/>
        </w:trPr>
        <w:tc>
          <w:tcPr>
            <w:tcW w:w="1496" w:type="dxa"/>
            <w:vMerge w:val="continue"/>
            <w:noWrap w:val="0"/>
            <w:vAlign w:val="center"/>
          </w:tcPr>
          <w:p w14:paraId="3506248C">
            <w:pPr>
              <w:widowControl w:val="0"/>
              <w:jc w:val="center"/>
              <w:rPr>
                <w:rFonts w:ascii="Times New Roman" w:hAnsi="Times New Roman" w:cs="Arial"/>
                <w:kern w:val="0"/>
                <w:lang w:eastAsia="en-US"/>
              </w:rPr>
            </w:pPr>
          </w:p>
        </w:tc>
        <w:tc>
          <w:tcPr>
            <w:tcW w:w="1636" w:type="dxa"/>
            <w:noWrap w:val="0"/>
            <w:vAlign w:val="center"/>
          </w:tcPr>
          <w:p w14:paraId="4AD93A17">
            <w:pPr>
              <w:widowControl/>
              <w:ind w:left="0" w:leftChars="0" w:firstLine="0" w:firstLineChars="0"/>
              <w:jc w:val="center"/>
              <w:rPr>
                <w:rFonts w:hint="eastAsia" w:ascii="Times New Roman" w:hAnsi="Times New Roman" w:eastAsia="宋体" w:cs="Arial"/>
                <w:color w:val="000000"/>
                <w:kern w:val="0"/>
                <w:sz w:val="22"/>
                <w:szCs w:val="22"/>
                <w:lang w:val="en-US" w:eastAsia="en-US" w:bidi="en-US"/>
              </w:rPr>
            </w:pPr>
            <w:r>
              <w:rPr>
                <w:rFonts w:ascii="Times New Roman" w:hAnsi="Times New Roman" w:cs="Arial"/>
                <w:kern w:val="0"/>
                <w:lang w:eastAsia="en-US"/>
              </w:rPr>
              <w:t>速率</w:t>
            </w:r>
          </w:p>
        </w:tc>
        <w:tc>
          <w:tcPr>
            <w:tcW w:w="5403" w:type="dxa"/>
            <w:noWrap w:val="0"/>
            <w:vAlign w:val="center"/>
          </w:tcPr>
          <w:p w14:paraId="78F33A43">
            <w:pPr>
              <w:widowControl w:val="0"/>
              <w:ind w:firstLine="0" w:firstLineChars="0"/>
              <w:rPr>
                <w:rFonts w:hint="eastAsia" w:ascii="Times New Roman" w:hAnsi="Times New Roman" w:eastAsia="宋体" w:cs="Arial"/>
                <w:color w:val="000000"/>
                <w:sz w:val="22"/>
                <w:szCs w:val="21"/>
                <w:lang w:val="en-US" w:eastAsia="en-US" w:bidi="en-US"/>
              </w:rPr>
            </w:pPr>
            <w:r>
              <w:rPr>
                <w:rFonts w:hint="eastAsia" w:ascii="Times New Roman" w:hAnsi="Times New Roman" w:cs="Arial"/>
                <w:color w:val="000000"/>
                <w:szCs w:val="21"/>
                <w:lang w:val="en-US" w:eastAsia="zh-CN"/>
              </w:rPr>
              <w:t>150</w:t>
            </w:r>
            <w:r>
              <w:rPr>
                <w:rFonts w:hint="eastAsia" w:ascii="Times New Roman" w:hAnsi="Times New Roman" w:eastAsia="宋体" w:cs="Arial"/>
                <w:color w:val="000000"/>
                <w:szCs w:val="21"/>
                <w:lang w:eastAsia="zh-CN"/>
              </w:rPr>
              <w:t>Mbps（Max）</w:t>
            </w:r>
          </w:p>
        </w:tc>
      </w:tr>
      <w:tr w14:paraId="5E5FDC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2" w:hRule="atLeast"/>
        </w:trPr>
        <w:tc>
          <w:tcPr>
            <w:tcW w:w="1496" w:type="dxa"/>
            <w:vMerge w:val="continue"/>
            <w:noWrap w:val="0"/>
            <w:vAlign w:val="center"/>
          </w:tcPr>
          <w:p w14:paraId="056ABF4E">
            <w:pPr>
              <w:widowControl w:val="0"/>
              <w:jc w:val="center"/>
              <w:rPr>
                <w:rFonts w:ascii="Times New Roman" w:hAnsi="Times New Roman" w:cs="Arial"/>
                <w:kern w:val="0"/>
                <w:lang w:eastAsia="en-US"/>
              </w:rPr>
            </w:pPr>
          </w:p>
        </w:tc>
        <w:tc>
          <w:tcPr>
            <w:tcW w:w="1636" w:type="dxa"/>
            <w:noWrap w:val="0"/>
            <w:vAlign w:val="center"/>
          </w:tcPr>
          <w:p w14:paraId="5919A1A7">
            <w:pPr>
              <w:widowControl/>
              <w:ind w:left="0" w:leftChars="0" w:firstLine="0" w:firstLineChars="0"/>
              <w:jc w:val="center"/>
              <w:rPr>
                <w:rFonts w:hint="eastAsia" w:ascii="Times New Roman" w:hAnsi="Times New Roman" w:eastAsia="宋体" w:cs="Arial"/>
                <w:color w:val="000000"/>
                <w:kern w:val="0"/>
                <w:sz w:val="22"/>
                <w:szCs w:val="22"/>
                <w:lang w:val="en-US" w:eastAsia="en-US" w:bidi="en-US"/>
              </w:rPr>
            </w:pPr>
            <w:r>
              <w:rPr>
                <w:rFonts w:ascii="Times New Roman" w:hAnsi="Times New Roman" w:cs="Arial"/>
                <w:kern w:val="0"/>
                <w:lang w:eastAsia="zh-CN"/>
              </w:rPr>
              <w:t>SSID广播开关</w:t>
            </w:r>
          </w:p>
        </w:tc>
        <w:tc>
          <w:tcPr>
            <w:tcW w:w="5403" w:type="dxa"/>
            <w:noWrap w:val="0"/>
            <w:vAlign w:val="center"/>
          </w:tcPr>
          <w:p w14:paraId="78E8D0C5">
            <w:pPr>
              <w:widowControl w:val="0"/>
              <w:ind w:firstLine="0" w:firstLineChars="0"/>
              <w:rPr>
                <w:rFonts w:hint="eastAsia" w:ascii="Times New Roman" w:hAnsi="Times New Roman" w:eastAsia="宋体" w:cs="Arial"/>
                <w:color w:val="000000"/>
                <w:sz w:val="22"/>
                <w:szCs w:val="21"/>
                <w:lang w:val="en-US" w:eastAsia="en-US" w:bidi="en-US"/>
              </w:rPr>
            </w:pPr>
            <w:r>
              <w:rPr>
                <w:rFonts w:hint="eastAsia" w:ascii="Times New Roman" w:hAnsi="Times New Roman" w:eastAsia="宋体" w:cs="Arial"/>
                <w:color w:val="000000"/>
                <w:szCs w:val="21"/>
                <w:lang w:eastAsia="zh-CN"/>
              </w:rPr>
              <w:t>支持</w:t>
            </w:r>
          </w:p>
        </w:tc>
      </w:tr>
      <w:tr w14:paraId="5DC920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3" w:hRule="atLeast"/>
        </w:trPr>
        <w:tc>
          <w:tcPr>
            <w:tcW w:w="1496" w:type="dxa"/>
            <w:noWrap w:val="0"/>
            <w:vAlign w:val="center"/>
          </w:tcPr>
          <w:p w14:paraId="63CFD79F">
            <w:pPr>
              <w:widowControl w:val="0"/>
              <w:ind w:left="0" w:leftChars="0" w:firstLine="0" w:firstLineChars="0"/>
              <w:jc w:val="center"/>
              <w:rPr>
                <w:rFonts w:ascii="Times New Roman" w:hAnsi="Times New Roman" w:cs="Arial"/>
                <w:color w:val="auto"/>
                <w:kern w:val="0"/>
                <w:lang w:eastAsia="en-US"/>
              </w:rPr>
            </w:pPr>
            <w:r>
              <w:rPr>
                <w:rFonts w:hint="eastAsia" w:ascii="Times New Roman" w:hAnsi="Times New Roman" w:cs="Arial"/>
                <w:color w:val="auto"/>
                <w:kern w:val="0"/>
                <w:lang w:eastAsia="en-US"/>
              </w:rPr>
              <w:t>指示灯</w:t>
            </w:r>
          </w:p>
        </w:tc>
        <w:tc>
          <w:tcPr>
            <w:tcW w:w="1636" w:type="dxa"/>
            <w:noWrap w:val="0"/>
            <w:vAlign w:val="center"/>
          </w:tcPr>
          <w:p w14:paraId="3A95A45A">
            <w:pPr>
              <w:widowControl/>
              <w:ind w:left="0" w:leftChars="0" w:firstLine="0" w:firstLineChars="0"/>
              <w:jc w:val="center"/>
              <w:rPr>
                <w:rFonts w:hint="default" w:ascii="Times New Roman" w:hAnsi="Times New Roman" w:eastAsia="宋体" w:cs="Arial"/>
                <w:color w:val="auto"/>
                <w:kern w:val="0"/>
                <w:lang w:val="en-US" w:eastAsia="zh-CN"/>
              </w:rPr>
            </w:pPr>
            <w:r>
              <w:rPr>
                <w:rFonts w:hint="eastAsia" w:ascii="Times New Roman" w:hAnsi="Times New Roman" w:cs="Arial"/>
                <w:color w:val="auto"/>
                <w:kern w:val="0"/>
                <w:lang w:val="en-US" w:eastAsia="zh-CN"/>
              </w:rPr>
              <w:t>数量</w:t>
            </w:r>
          </w:p>
        </w:tc>
        <w:tc>
          <w:tcPr>
            <w:tcW w:w="5403" w:type="dxa"/>
            <w:noWrap w:val="0"/>
            <w:vAlign w:val="center"/>
          </w:tcPr>
          <w:p w14:paraId="0C25B33E">
            <w:pPr>
              <w:widowControl/>
              <w:ind w:left="0" w:leftChars="0" w:firstLine="0" w:firstLineChars="0"/>
              <w:rPr>
                <w:rFonts w:hint="default" w:ascii="Times New Roman" w:hAnsi="Times New Roman" w:cs="Arial"/>
                <w:color w:val="auto"/>
                <w:kern w:val="0"/>
                <w:lang w:val="en-US" w:eastAsia="zh-CN"/>
              </w:rPr>
            </w:pPr>
            <w:r>
              <w:rPr>
                <w:rFonts w:hint="eastAsia" w:ascii="Times New Roman" w:hAnsi="Times New Roman" w:cs="Arial"/>
                <w:color w:val="auto"/>
                <w:kern w:val="0"/>
                <w:lang w:val="en-US" w:eastAsia="zh-CN"/>
              </w:rPr>
              <w:t>LED*</w:t>
            </w:r>
            <w:r>
              <w:rPr>
                <w:rFonts w:hint="default" w:ascii="Times New Roman" w:hAnsi="Times New Roman" w:cs="Arial"/>
                <w:color w:val="auto"/>
                <w:kern w:val="0"/>
                <w:lang w:val="en-US" w:eastAsia="zh-CN"/>
              </w:rPr>
              <w:t>3</w:t>
            </w:r>
            <w:r>
              <w:rPr>
                <w:rFonts w:hint="eastAsia" w:ascii="Times New Roman" w:hAnsi="Times New Roman" w:cs="Arial"/>
                <w:color w:val="auto"/>
                <w:kern w:val="0"/>
                <w:lang w:val="en-US" w:eastAsia="zh-CN"/>
              </w:rPr>
              <w:t>（含两个可编程LED）</w:t>
            </w:r>
          </w:p>
        </w:tc>
      </w:tr>
      <w:tr w14:paraId="3E8780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96" w:type="dxa"/>
            <w:vMerge w:val="restart"/>
            <w:noWrap w:val="0"/>
            <w:vAlign w:val="center"/>
          </w:tcPr>
          <w:p w14:paraId="6625888F">
            <w:pPr>
              <w:widowControl w:val="0"/>
              <w:ind w:left="0" w:leftChars="0" w:firstLine="0" w:firstLineChars="0"/>
              <w:jc w:val="center"/>
              <w:rPr>
                <w:rFonts w:ascii="Times New Roman" w:hAnsi="Times New Roman" w:cs="Arial"/>
                <w:kern w:val="0"/>
                <w:lang w:eastAsia="en-US"/>
              </w:rPr>
            </w:pPr>
            <w:r>
              <w:rPr>
                <w:rFonts w:ascii="Times New Roman" w:hAnsi="Times New Roman" w:cs="Arial"/>
                <w:kern w:val="0"/>
                <w:lang w:eastAsia="en-US"/>
              </w:rPr>
              <w:t>环境</w:t>
            </w:r>
          </w:p>
        </w:tc>
        <w:tc>
          <w:tcPr>
            <w:tcW w:w="1636" w:type="dxa"/>
            <w:noWrap w:val="0"/>
            <w:vAlign w:val="center"/>
          </w:tcPr>
          <w:p w14:paraId="35605624">
            <w:pPr>
              <w:widowControl w:val="0"/>
              <w:ind w:left="0" w:leftChars="0" w:firstLine="0" w:firstLineChars="0"/>
              <w:jc w:val="center"/>
              <w:rPr>
                <w:rFonts w:ascii="Times New Roman" w:hAnsi="Times New Roman" w:cs="Arial"/>
                <w:kern w:val="0"/>
                <w:lang w:eastAsia="en-US"/>
              </w:rPr>
            </w:pPr>
            <w:r>
              <w:rPr>
                <w:rFonts w:ascii="Times New Roman" w:hAnsi="Times New Roman" w:cs="Arial"/>
                <w:kern w:val="0"/>
                <w:lang w:eastAsia="en-US"/>
              </w:rPr>
              <w:t>工作温度、湿度</w:t>
            </w:r>
          </w:p>
        </w:tc>
        <w:tc>
          <w:tcPr>
            <w:tcW w:w="5403" w:type="dxa"/>
            <w:noWrap w:val="0"/>
            <w:vAlign w:val="center"/>
          </w:tcPr>
          <w:p w14:paraId="7B38E70D">
            <w:pPr>
              <w:widowControl w:val="0"/>
              <w:ind w:left="0" w:leftChars="0" w:firstLine="0" w:firstLineChars="0"/>
              <w:rPr>
                <w:rFonts w:ascii="Times New Roman" w:hAnsi="Times New Roman" w:cs="Arial"/>
                <w:kern w:val="0"/>
                <w:lang w:eastAsia="en-US"/>
              </w:rPr>
            </w:pPr>
            <w:r>
              <w:rPr>
                <w:rFonts w:ascii="Times New Roman" w:hAnsi="Times New Roman" w:cs="Arial"/>
                <w:kern w:val="0"/>
                <w:lang w:eastAsia="en-US"/>
              </w:rPr>
              <w:t>-40～8</w:t>
            </w:r>
            <w:r>
              <w:rPr>
                <w:rFonts w:hint="eastAsia" w:ascii="Times New Roman" w:hAnsi="Times New Roman" w:cs="Arial"/>
                <w:kern w:val="0"/>
                <w:lang w:val="en-US" w:eastAsia="zh-CN"/>
              </w:rPr>
              <w:t>5</w:t>
            </w:r>
            <w:r>
              <w:rPr>
                <w:rFonts w:hint="eastAsia" w:ascii="Times New Roman" w:hAnsi="Times New Roman" w:cs="Arial"/>
                <w:kern w:val="0"/>
                <w:lang w:eastAsia="en-US"/>
              </w:rPr>
              <w:t>℃</w:t>
            </w:r>
            <w:r>
              <w:rPr>
                <w:rFonts w:hint="eastAsia" w:ascii="Times New Roman" w:hAnsi="Times New Roman" w:cs="Arial"/>
                <w:kern w:val="0"/>
                <w:lang w:val="en-US" w:eastAsia="zh-CN"/>
              </w:rPr>
              <w:t>/0~70℃，</w:t>
            </w:r>
            <w:r>
              <w:rPr>
                <w:rFonts w:ascii="Times New Roman" w:hAnsi="Times New Roman" w:cs="Arial"/>
                <w:kern w:val="0"/>
                <w:lang w:eastAsia="en-US"/>
              </w:rPr>
              <w:t>5～95% RH</w:t>
            </w:r>
          </w:p>
        </w:tc>
      </w:tr>
      <w:tr w14:paraId="5B1330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96" w:type="dxa"/>
            <w:vMerge w:val="continue"/>
            <w:noWrap w:val="0"/>
            <w:vAlign w:val="center"/>
          </w:tcPr>
          <w:p w14:paraId="0D4B75B2">
            <w:pPr>
              <w:widowControl w:val="0"/>
              <w:jc w:val="center"/>
              <w:rPr>
                <w:rFonts w:ascii="Times New Roman" w:hAnsi="Times New Roman" w:cs="Arial"/>
                <w:kern w:val="0"/>
                <w:lang w:eastAsia="en-US"/>
              </w:rPr>
            </w:pPr>
          </w:p>
        </w:tc>
        <w:tc>
          <w:tcPr>
            <w:tcW w:w="1636" w:type="dxa"/>
            <w:noWrap w:val="0"/>
            <w:vAlign w:val="center"/>
          </w:tcPr>
          <w:p w14:paraId="6CD54B15">
            <w:pPr>
              <w:widowControl w:val="0"/>
              <w:ind w:left="0" w:leftChars="0" w:firstLine="0" w:firstLineChars="0"/>
              <w:jc w:val="center"/>
              <w:rPr>
                <w:rFonts w:ascii="Times New Roman" w:hAnsi="Times New Roman" w:cs="Arial"/>
                <w:kern w:val="0"/>
                <w:lang w:eastAsia="en-US"/>
              </w:rPr>
            </w:pPr>
            <w:r>
              <w:rPr>
                <w:rFonts w:ascii="Times New Roman" w:hAnsi="Times New Roman" w:cs="Arial"/>
                <w:kern w:val="0"/>
                <w:lang w:eastAsia="en-US"/>
              </w:rPr>
              <w:t>存储温度、湿度</w:t>
            </w:r>
          </w:p>
        </w:tc>
        <w:tc>
          <w:tcPr>
            <w:tcW w:w="5403" w:type="dxa"/>
            <w:noWrap w:val="0"/>
            <w:vAlign w:val="center"/>
          </w:tcPr>
          <w:p w14:paraId="69D077C6">
            <w:pPr>
              <w:widowControl w:val="0"/>
              <w:ind w:left="0" w:leftChars="0" w:firstLine="0" w:firstLineChars="0"/>
              <w:rPr>
                <w:rFonts w:ascii="Times New Roman" w:hAnsi="Times New Roman" w:cs="Arial"/>
                <w:kern w:val="0"/>
                <w:lang w:eastAsia="en-US"/>
              </w:rPr>
            </w:pPr>
            <w:r>
              <w:rPr>
                <w:rFonts w:ascii="Times New Roman" w:hAnsi="Times New Roman" w:cs="Arial"/>
                <w:kern w:val="0"/>
                <w:lang w:eastAsia="en-US"/>
              </w:rPr>
              <w:t>-40～85</w:t>
            </w:r>
            <w:r>
              <w:rPr>
                <w:rFonts w:hint="eastAsia" w:ascii="Times New Roman" w:hAnsi="Times New Roman" w:cs="Arial"/>
                <w:kern w:val="0"/>
                <w:lang w:eastAsia="en-US"/>
              </w:rPr>
              <w:t>℃</w:t>
            </w:r>
            <w:r>
              <w:rPr>
                <w:rFonts w:ascii="Times New Roman" w:hAnsi="Times New Roman" w:cs="Arial"/>
                <w:kern w:val="0"/>
                <w:lang w:eastAsia="en-US"/>
              </w:rPr>
              <w:t>，5～95% RH</w:t>
            </w:r>
          </w:p>
        </w:tc>
      </w:tr>
      <w:tr w14:paraId="746DE5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96" w:type="dxa"/>
            <w:vMerge w:val="restart"/>
            <w:noWrap w:val="0"/>
            <w:vAlign w:val="center"/>
          </w:tcPr>
          <w:p w14:paraId="336446CD">
            <w:pPr>
              <w:widowControl w:val="0"/>
              <w:ind w:left="0" w:leftChars="0" w:firstLine="0" w:firstLineChars="0"/>
              <w:jc w:val="center"/>
              <w:rPr>
                <w:rFonts w:ascii="Times New Roman" w:hAnsi="Times New Roman" w:cs="Arial"/>
                <w:kern w:val="0"/>
                <w:lang w:eastAsia="en-US"/>
              </w:rPr>
            </w:pPr>
            <w:r>
              <w:rPr>
                <w:rFonts w:ascii="Times New Roman" w:hAnsi="Times New Roman" w:cs="Arial"/>
                <w:kern w:val="0"/>
                <w:lang w:eastAsia="en-US"/>
              </w:rPr>
              <w:t>其他</w:t>
            </w:r>
          </w:p>
        </w:tc>
        <w:tc>
          <w:tcPr>
            <w:tcW w:w="1636" w:type="dxa"/>
            <w:noWrap w:val="0"/>
            <w:vAlign w:val="center"/>
          </w:tcPr>
          <w:p w14:paraId="44B0D779">
            <w:pPr>
              <w:widowControl/>
              <w:ind w:left="0" w:leftChars="0" w:firstLine="0" w:firstLineChars="0"/>
              <w:jc w:val="center"/>
              <w:rPr>
                <w:rFonts w:ascii="Times New Roman" w:hAnsi="Times New Roman" w:cs="Arial"/>
                <w:kern w:val="0"/>
                <w:lang w:eastAsia="en-US"/>
              </w:rPr>
            </w:pPr>
            <w:r>
              <w:rPr>
                <w:rFonts w:ascii="Times New Roman" w:hAnsi="Times New Roman" w:cs="Arial"/>
                <w:kern w:val="0"/>
                <w:lang w:eastAsia="en-US"/>
              </w:rPr>
              <w:t>外壳</w:t>
            </w:r>
          </w:p>
        </w:tc>
        <w:tc>
          <w:tcPr>
            <w:tcW w:w="5403" w:type="dxa"/>
            <w:noWrap w:val="0"/>
            <w:vAlign w:val="center"/>
          </w:tcPr>
          <w:p w14:paraId="75515AA7">
            <w:pPr>
              <w:widowControl/>
              <w:ind w:left="0" w:leftChars="0" w:firstLine="0" w:firstLineChars="0"/>
              <w:rPr>
                <w:rFonts w:ascii="Times New Roman" w:hAnsi="Times New Roman" w:cs="Arial"/>
                <w:kern w:val="0"/>
                <w:lang w:eastAsia="en-US"/>
              </w:rPr>
            </w:pPr>
            <w:r>
              <w:rPr>
                <w:rFonts w:hint="eastAsia" w:ascii="Times New Roman" w:hAnsi="Times New Roman" w:cs="Arial"/>
                <w:kern w:val="0"/>
                <w:lang w:eastAsia="en-US"/>
              </w:rPr>
              <w:t>铝合金外壳+不锈钢</w:t>
            </w:r>
          </w:p>
        </w:tc>
      </w:tr>
      <w:tr w14:paraId="3BDA07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96" w:type="dxa"/>
            <w:vMerge w:val="continue"/>
            <w:noWrap w:val="0"/>
            <w:vAlign w:val="center"/>
          </w:tcPr>
          <w:p w14:paraId="34081B15">
            <w:pPr>
              <w:widowControl w:val="0"/>
              <w:jc w:val="center"/>
              <w:rPr>
                <w:rFonts w:ascii="Times New Roman" w:hAnsi="Times New Roman" w:cs="Arial"/>
                <w:kern w:val="0"/>
                <w:lang w:eastAsia="en-US"/>
              </w:rPr>
            </w:pPr>
          </w:p>
        </w:tc>
        <w:tc>
          <w:tcPr>
            <w:tcW w:w="1636" w:type="dxa"/>
            <w:noWrap w:val="0"/>
            <w:vAlign w:val="center"/>
          </w:tcPr>
          <w:p w14:paraId="6972CB89">
            <w:pPr>
              <w:widowControl/>
              <w:ind w:left="0" w:leftChars="0" w:firstLine="0" w:firstLineChars="0"/>
              <w:jc w:val="center"/>
              <w:rPr>
                <w:rFonts w:ascii="Times New Roman" w:hAnsi="Times New Roman" w:cs="Arial"/>
                <w:kern w:val="0"/>
                <w:lang w:eastAsia="en-US"/>
              </w:rPr>
            </w:pPr>
            <w:r>
              <w:rPr>
                <w:rFonts w:ascii="Times New Roman" w:hAnsi="Times New Roman" w:cs="Arial"/>
                <w:kern w:val="0"/>
                <w:lang w:eastAsia="en-US"/>
              </w:rPr>
              <w:t>尺寸</w:t>
            </w:r>
          </w:p>
        </w:tc>
        <w:tc>
          <w:tcPr>
            <w:tcW w:w="5403" w:type="dxa"/>
            <w:noWrap w:val="0"/>
            <w:vAlign w:val="center"/>
          </w:tcPr>
          <w:p w14:paraId="2CDB8395">
            <w:pPr>
              <w:widowControl/>
              <w:ind w:left="0" w:leftChars="0" w:firstLine="0" w:firstLineChars="0"/>
              <w:rPr>
                <w:rFonts w:hint="eastAsia" w:ascii="Times New Roman" w:hAnsi="Times New Roman" w:eastAsia="宋体" w:cs="Arial"/>
                <w:color w:val="000000"/>
                <w:kern w:val="0"/>
                <w:sz w:val="22"/>
                <w:szCs w:val="22"/>
                <w:lang w:val="en-US" w:eastAsia="zh-CN" w:bidi="en-US"/>
              </w:rPr>
            </w:pPr>
            <w:r>
              <w:rPr>
                <w:rFonts w:hint="eastAsia" w:ascii="Times New Roman" w:hAnsi="Times New Roman" w:cs="Times New Roman" w:eastAsiaTheme="minorEastAsia"/>
                <w:kern w:val="2"/>
                <w:sz w:val="22"/>
                <w:szCs w:val="22"/>
                <w:lang w:val="en-US" w:eastAsia="zh-CN" w:bidi="ar-SA"/>
              </w:rPr>
              <w:t>110*</w:t>
            </w:r>
            <w:r>
              <w:rPr>
                <w:rFonts w:hint="eastAsia" w:ascii="Times New Roman" w:hAnsi="Times New Roman" w:cs="Times New Roman"/>
                <w:kern w:val="2"/>
                <w:sz w:val="22"/>
                <w:szCs w:val="22"/>
                <w:lang w:val="en-US" w:eastAsia="zh-CN" w:bidi="ar-SA"/>
              </w:rPr>
              <w:t>92</w:t>
            </w:r>
            <w:r>
              <w:rPr>
                <w:rFonts w:hint="eastAsia" w:ascii="Times New Roman" w:hAnsi="Times New Roman" w:cs="Times New Roman" w:eastAsiaTheme="minorEastAsia"/>
                <w:kern w:val="2"/>
                <w:sz w:val="22"/>
                <w:szCs w:val="22"/>
                <w:lang w:val="en-US" w:eastAsia="zh-CN" w:bidi="ar-SA"/>
              </w:rPr>
              <w:t>*</w:t>
            </w:r>
            <w:r>
              <w:rPr>
                <w:rFonts w:hint="eastAsia" w:ascii="Times New Roman" w:hAnsi="Times New Roman" w:cs="Times New Roman"/>
                <w:kern w:val="2"/>
                <w:sz w:val="22"/>
                <w:szCs w:val="22"/>
                <w:lang w:val="en-US" w:eastAsia="zh-CN" w:bidi="ar-SA"/>
              </w:rPr>
              <w:t>38</w:t>
            </w:r>
            <w:r>
              <w:rPr>
                <w:rFonts w:hint="eastAsia" w:ascii="Times New Roman" w:hAnsi="Times New Roman" w:cs="Times New Roman" w:eastAsiaTheme="minorEastAsia"/>
                <w:kern w:val="2"/>
                <w:sz w:val="22"/>
                <w:szCs w:val="22"/>
                <w:lang w:val="en-US" w:eastAsia="zh-CN" w:bidi="ar-SA"/>
              </w:rPr>
              <w:t>mm</w:t>
            </w:r>
          </w:p>
        </w:tc>
      </w:tr>
      <w:tr w14:paraId="014E6B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96" w:type="dxa"/>
            <w:vMerge w:val="continue"/>
            <w:noWrap w:val="0"/>
            <w:vAlign w:val="center"/>
          </w:tcPr>
          <w:p w14:paraId="690CB125">
            <w:pPr>
              <w:widowControl w:val="0"/>
              <w:jc w:val="center"/>
              <w:rPr>
                <w:rFonts w:ascii="Times New Roman" w:hAnsi="Times New Roman" w:cs="Arial"/>
                <w:kern w:val="0"/>
                <w:lang w:eastAsia="en-US"/>
              </w:rPr>
            </w:pPr>
          </w:p>
        </w:tc>
        <w:tc>
          <w:tcPr>
            <w:tcW w:w="1636" w:type="dxa"/>
            <w:noWrap w:val="0"/>
            <w:vAlign w:val="center"/>
          </w:tcPr>
          <w:p w14:paraId="39618B3F">
            <w:pPr>
              <w:widowControl/>
              <w:ind w:left="0" w:leftChars="0" w:firstLine="0" w:firstLineChars="0"/>
              <w:jc w:val="center"/>
              <w:rPr>
                <w:rFonts w:ascii="Times New Roman" w:hAnsi="Times New Roman" w:cs="Arial"/>
                <w:kern w:val="0"/>
                <w:lang w:eastAsia="en-US"/>
              </w:rPr>
            </w:pPr>
            <w:r>
              <w:rPr>
                <w:rFonts w:ascii="Times New Roman" w:hAnsi="Times New Roman" w:cs="Arial"/>
                <w:kern w:val="0"/>
                <w:lang w:eastAsia="en-US"/>
              </w:rPr>
              <w:t>防护等级</w:t>
            </w:r>
          </w:p>
        </w:tc>
        <w:tc>
          <w:tcPr>
            <w:tcW w:w="5403" w:type="dxa"/>
            <w:noWrap w:val="0"/>
            <w:vAlign w:val="center"/>
          </w:tcPr>
          <w:p w14:paraId="4F9EF23A">
            <w:pPr>
              <w:widowControl/>
              <w:ind w:left="0" w:leftChars="0" w:firstLine="0" w:firstLineChars="0"/>
              <w:rPr>
                <w:rFonts w:ascii="Times New Roman" w:hAnsi="Times New Roman" w:cs="Arial"/>
                <w:kern w:val="0"/>
                <w:lang w:eastAsia="en-US"/>
              </w:rPr>
            </w:pPr>
            <w:r>
              <w:rPr>
                <w:rFonts w:ascii="Times New Roman" w:hAnsi="Times New Roman" w:cs="Arial"/>
                <w:kern w:val="0"/>
                <w:lang w:eastAsia="en-US"/>
              </w:rPr>
              <w:t>IP30</w:t>
            </w:r>
          </w:p>
        </w:tc>
      </w:tr>
      <w:tr w14:paraId="455B83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96" w:type="dxa"/>
            <w:vMerge w:val="continue"/>
            <w:noWrap w:val="0"/>
            <w:vAlign w:val="center"/>
          </w:tcPr>
          <w:p w14:paraId="19148575">
            <w:pPr>
              <w:widowControl w:val="0"/>
              <w:jc w:val="center"/>
              <w:rPr>
                <w:rFonts w:ascii="Times New Roman" w:hAnsi="Times New Roman" w:cs="Arial"/>
                <w:kern w:val="0"/>
                <w:lang w:eastAsia="en-US"/>
              </w:rPr>
            </w:pPr>
          </w:p>
        </w:tc>
        <w:tc>
          <w:tcPr>
            <w:tcW w:w="1636" w:type="dxa"/>
            <w:noWrap w:val="0"/>
            <w:vAlign w:val="center"/>
          </w:tcPr>
          <w:p w14:paraId="6E8AC2E1">
            <w:pPr>
              <w:widowControl w:val="0"/>
              <w:ind w:left="0" w:leftChars="0" w:firstLine="0" w:firstLineChars="0"/>
              <w:jc w:val="center"/>
              <w:rPr>
                <w:rFonts w:ascii="Times New Roman" w:hAnsi="Times New Roman" w:cs="Arial"/>
                <w:kern w:val="0"/>
                <w:lang w:eastAsia="en-US"/>
              </w:rPr>
            </w:pPr>
            <w:r>
              <w:rPr>
                <w:rFonts w:ascii="Times New Roman" w:hAnsi="Times New Roman" w:cs="Arial"/>
                <w:kern w:val="0"/>
                <w:lang w:eastAsia="en-US"/>
              </w:rPr>
              <w:t>安装方式</w:t>
            </w:r>
          </w:p>
        </w:tc>
        <w:tc>
          <w:tcPr>
            <w:tcW w:w="5403" w:type="dxa"/>
            <w:noWrap w:val="0"/>
            <w:vAlign w:val="center"/>
          </w:tcPr>
          <w:p w14:paraId="5F70D039">
            <w:pPr>
              <w:widowControl w:val="0"/>
              <w:ind w:left="0" w:leftChars="0" w:firstLine="0" w:firstLineChars="0"/>
              <w:rPr>
                <w:rFonts w:ascii="Times New Roman" w:hAnsi="Times New Roman" w:cs="Arial"/>
                <w:kern w:val="0"/>
                <w:lang w:eastAsia="en-US"/>
              </w:rPr>
            </w:pPr>
            <w:r>
              <w:rPr>
                <w:rFonts w:hint="eastAsia" w:ascii="Times New Roman" w:hAnsi="Times New Roman" w:cs="Arial"/>
                <w:kern w:val="0"/>
                <w:lang w:eastAsia="en-US"/>
              </w:rPr>
              <w:t>DIN35导轨安装</w:t>
            </w:r>
          </w:p>
        </w:tc>
      </w:tr>
      <w:tr w14:paraId="7BC5A0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96" w:type="dxa"/>
            <w:vMerge w:val="continue"/>
            <w:noWrap w:val="0"/>
            <w:vAlign w:val="center"/>
          </w:tcPr>
          <w:p w14:paraId="0658A99D">
            <w:pPr>
              <w:widowControl w:val="0"/>
              <w:jc w:val="center"/>
              <w:rPr>
                <w:rFonts w:hint="eastAsia" w:ascii="Times New Roman" w:hAnsi="Times New Roman" w:cs="Arial" w:eastAsiaTheme="minorEastAsia"/>
                <w:kern w:val="0"/>
                <w:lang w:val="en-US" w:eastAsia="zh-CN"/>
              </w:rPr>
            </w:pPr>
          </w:p>
        </w:tc>
        <w:tc>
          <w:tcPr>
            <w:tcW w:w="1636" w:type="dxa"/>
            <w:noWrap w:val="0"/>
            <w:vAlign w:val="center"/>
          </w:tcPr>
          <w:p w14:paraId="1525ABD1">
            <w:pPr>
              <w:widowControl w:val="0"/>
              <w:ind w:left="0" w:leftChars="0" w:firstLine="0" w:firstLineChars="0"/>
              <w:jc w:val="center"/>
              <w:rPr>
                <w:rFonts w:hint="eastAsia" w:ascii="Times New Roman" w:hAnsi="Times New Roman" w:cs="Arial" w:eastAsiaTheme="minorEastAsia"/>
                <w:kern w:val="0"/>
                <w:lang w:val="en-US" w:eastAsia="zh-CN"/>
              </w:rPr>
            </w:pPr>
            <w:r>
              <w:rPr>
                <w:rFonts w:hint="eastAsia" w:ascii="Times New Roman" w:hAnsi="Times New Roman" w:cs="Arial"/>
                <w:kern w:val="0"/>
                <w:lang w:val="en-US" w:eastAsia="zh-CN"/>
              </w:rPr>
              <w:t>系统</w:t>
            </w:r>
          </w:p>
        </w:tc>
        <w:tc>
          <w:tcPr>
            <w:tcW w:w="5403" w:type="dxa"/>
            <w:noWrap w:val="0"/>
            <w:vAlign w:val="center"/>
          </w:tcPr>
          <w:p w14:paraId="5141C3F7">
            <w:pPr>
              <w:ind w:firstLine="0" w:firstLineChars="0"/>
              <w:rPr>
                <w:rFonts w:hint="eastAsia" w:ascii="Times New Roman" w:hAnsi="Times New Roman" w:cs="Arial"/>
                <w:kern w:val="0"/>
                <w:lang w:eastAsia="en-US"/>
              </w:rPr>
            </w:pPr>
            <w:r>
              <w:rPr>
                <w:rFonts w:hint="eastAsia" w:ascii="Times New Roman" w:hAnsi="Times New Roman" w:cs="Arial"/>
                <w:kern w:val="0"/>
                <w:lang w:eastAsia="en-US"/>
              </w:rPr>
              <w:t>Buildroot-2021.11(Linux-5.10.209、Linux-RT-5.10.209)</w:t>
            </w:r>
          </w:p>
          <w:p w14:paraId="4ABCA994">
            <w:pPr>
              <w:widowControl w:val="0"/>
              <w:ind w:left="0" w:leftChars="0" w:firstLine="0" w:firstLineChars="0"/>
              <w:rPr>
                <w:rFonts w:hint="eastAsia" w:ascii="Times New Roman" w:hAnsi="Times New Roman" w:cs="Arial"/>
                <w:kern w:val="0"/>
                <w:lang w:eastAsia="en-US"/>
              </w:rPr>
            </w:pPr>
            <w:r>
              <w:rPr>
                <w:rFonts w:hint="eastAsia" w:ascii="Times New Roman" w:hAnsi="Times New Roman" w:cs="Arial"/>
                <w:kern w:val="0"/>
                <w:lang w:eastAsia="en-US"/>
              </w:rPr>
              <w:t>Ubuntu 20.04(Linux-5.10.209、Linux-RT-5.10.209)</w:t>
            </w:r>
          </w:p>
        </w:tc>
      </w:tr>
    </w:tbl>
    <w:p w14:paraId="4ADE6280">
      <w:pPr>
        <w:pStyle w:val="12"/>
        <w:ind w:left="0" w:leftChars="0" w:firstLine="420" w:firstLineChars="0"/>
        <w:jc w:val="left"/>
        <w:outlineLvl w:val="9"/>
        <w:rPr>
          <w:rFonts w:hint="default" w:ascii="Times New Roman" w:hAnsi="Times New Roman" w:eastAsia="宋体" w:cs="宋体"/>
          <w:b/>
          <w:bCs/>
          <w:iCs/>
          <w:color w:val="000000"/>
          <w:sz w:val="24"/>
          <w:szCs w:val="24"/>
          <w:lang w:val="en-US" w:eastAsia="zh-CN"/>
        </w:rPr>
      </w:pPr>
    </w:p>
    <w:p w14:paraId="1FBBE3F3">
      <w:pPr>
        <w:pStyle w:val="12"/>
        <w:ind w:left="0" w:leftChars="0" w:firstLine="0" w:firstLineChars="0"/>
        <w:jc w:val="left"/>
        <w:outlineLvl w:val="1"/>
        <w:rPr>
          <w:rFonts w:hint="eastAsia" w:ascii="Times New Roman" w:hAnsi="Times New Roman" w:eastAsia="宋体" w:cs="宋体"/>
          <w:b/>
          <w:bCs/>
          <w:iCs/>
          <w:color w:val="000000"/>
          <w:kern w:val="2"/>
          <w:sz w:val="32"/>
          <w:szCs w:val="32"/>
          <w:lang w:val="en-US" w:eastAsia="zh-CN" w:bidi="ar-SA"/>
        </w:rPr>
      </w:pPr>
      <w:bookmarkStart w:id="21" w:name="_Toc3177"/>
      <w:bookmarkStart w:id="22" w:name="_Toc24725"/>
      <w:bookmarkStart w:id="23" w:name="_Toc27122"/>
      <w:bookmarkStart w:id="24" w:name="_Toc8593"/>
      <w:r>
        <w:rPr>
          <w:rFonts w:hint="eastAsia" w:ascii="Times New Roman" w:hAnsi="Times New Roman" w:eastAsia="宋体" w:cs="宋体"/>
          <w:b/>
          <w:bCs/>
          <w:iCs/>
          <w:color w:val="000000"/>
          <w:kern w:val="2"/>
          <w:sz w:val="32"/>
          <w:szCs w:val="32"/>
          <w:lang w:val="en-US" w:eastAsia="zh-CN" w:bidi="ar-SA"/>
        </w:rPr>
        <w:t>1.4设备选型</w:t>
      </w:r>
      <w:bookmarkEnd w:id="21"/>
      <w:bookmarkEnd w:id="22"/>
      <w:bookmarkEnd w:id="23"/>
      <w:bookmarkEnd w:id="24"/>
    </w:p>
    <w:p w14:paraId="01AA9937">
      <w:pPr>
        <w:pStyle w:val="12"/>
        <w:ind w:left="0" w:leftChars="0" w:firstLine="0" w:firstLineChars="0"/>
        <w:jc w:val="left"/>
        <w:outlineLvl w:val="2"/>
        <w:rPr>
          <w:rFonts w:hint="default" w:ascii="Times New Roman" w:hAnsi="Times New Roman" w:eastAsia="宋体" w:cs="宋体"/>
          <w:b/>
          <w:bCs/>
          <w:iCs/>
          <w:color w:val="000000"/>
          <w:kern w:val="2"/>
          <w:sz w:val="28"/>
          <w:szCs w:val="28"/>
          <w:lang w:val="en-US" w:eastAsia="zh-CN" w:bidi="ar-SA"/>
        </w:rPr>
      </w:pPr>
      <w:bookmarkStart w:id="25" w:name="_Toc24811"/>
      <w:bookmarkStart w:id="26" w:name="_Toc29610"/>
      <w:bookmarkStart w:id="27" w:name="_Toc25443"/>
      <w:bookmarkStart w:id="28" w:name="_Toc11345"/>
      <w:r>
        <w:rPr>
          <w:rFonts w:hint="eastAsia" w:ascii="Times New Roman" w:hAnsi="Times New Roman" w:eastAsia="宋体" w:cs="宋体"/>
          <w:b/>
          <w:bCs/>
          <w:iCs/>
          <w:color w:val="000000"/>
          <w:kern w:val="2"/>
          <w:sz w:val="28"/>
          <w:szCs w:val="28"/>
          <w:lang w:val="en-US" w:eastAsia="zh-CN" w:bidi="ar-SA"/>
        </w:rPr>
        <w:t>1.4.1主型号选型</w:t>
      </w:r>
      <w:bookmarkEnd w:id="25"/>
      <w:bookmarkEnd w:id="26"/>
      <w:bookmarkEnd w:id="27"/>
      <w:bookmarkEnd w:id="28"/>
    </w:p>
    <w:tbl>
      <w:tblPr>
        <w:tblStyle w:val="14"/>
        <w:tblpPr w:leftFromText="180" w:rightFromText="180" w:vertAnchor="text" w:horzAnchor="page" w:tblpX="1780" w:tblpY="561"/>
        <w:tblOverlap w:val="never"/>
        <w:tblW w:w="5005"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84"/>
        <w:gridCol w:w="3031"/>
        <w:gridCol w:w="623"/>
        <w:gridCol w:w="799"/>
        <w:gridCol w:w="1171"/>
        <w:gridCol w:w="1523"/>
      </w:tblGrid>
      <w:tr w14:paraId="34A341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5" w:hRule="atLeast"/>
        </w:trPr>
        <w:tc>
          <w:tcPr>
            <w:tcW w:w="811" w:type="pct"/>
            <w:tcBorders>
              <w:top w:val="single" w:color="000000" w:sz="4" w:space="0"/>
              <w:left w:val="single" w:color="000000" w:sz="4" w:space="0"/>
              <w:bottom w:val="single" w:color="000000" w:sz="4" w:space="0"/>
              <w:right w:val="single" w:color="000000" w:sz="4" w:space="0"/>
              <w:tl2br w:val="nil"/>
            </w:tcBorders>
            <w:shd w:val="clear" w:color="auto" w:fill="D7D7D7" w:themeFill="background1" w:themeFillShade="D8"/>
            <w:vAlign w:val="center"/>
          </w:tcPr>
          <w:p w14:paraId="1D8CF6B2">
            <w:pPr>
              <w:pStyle w:val="12"/>
              <w:ind w:left="0" w:leftChars="0" w:firstLine="0" w:firstLineChars="0"/>
              <w:jc w:val="center"/>
              <w:outlineLvl w:val="9"/>
              <w:rPr>
                <w:rFonts w:hint="eastAsia" w:ascii="Times New Roman" w:hAnsi="Times New Roman" w:eastAsia="宋体" w:cs="宋体"/>
                <w:b/>
                <w:bCs/>
                <w:iCs w:val="0"/>
                <w:color w:val="000000"/>
                <w:kern w:val="2"/>
                <w:sz w:val="18"/>
                <w:szCs w:val="21"/>
                <w:lang w:val="en-US" w:eastAsia="zh-CN" w:bidi="ar-SA"/>
              </w:rPr>
            </w:pPr>
            <w:r>
              <w:rPr>
                <w:rFonts w:hint="eastAsia" w:ascii="Times New Roman" w:hAnsi="Times New Roman" w:eastAsia="宋体" w:cs="宋体"/>
                <w:b/>
                <w:bCs/>
                <w:iCs w:val="0"/>
                <w:color w:val="000000"/>
                <w:kern w:val="2"/>
                <w:sz w:val="18"/>
                <w:szCs w:val="21"/>
                <w:lang w:val="en-US" w:eastAsia="zh-CN" w:bidi="ar-SA"/>
              </w:rPr>
              <w:t>型号</w:t>
            </w:r>
          </w:p>
        </w:tc>
        <w:tc>
          <w:tcPr>
            <w:tcW w:w="1776" w:type="pct"/>
            <w:tcBorders>
              <w:top w:val="single" w:color="000000" w:sz="4" w:space="0"/>
              <w:left w:val="single" w:color="000000" w:sz="4" w:space="0"/>
              <w:bottom w:val="single" w:color="000000" w:sz="4" w:space="0"/>
              <w:right w:val="single" w:color="000000" w:sz="4" w:space="0"/>
            </w:tcBorders>
            <w:shd w:val="clear" w:color="auto" w:fill="D7D7D7" w:themeFill="background1" w:themeFillShade="D8"/>
            <w:vAlign w:val="center"/>
          </w:tcPr>
          <w:p w14:paraId="7DEF8B97">
            <w:pPr>
              <w:pStyle w:val="12"/>
              <w:ind w:left="0" w:leftChars="0" w:firstLine="0" w:firstLineChars="0"/>
              <w:jc w:val="center"/>
              <w:outlineLvl w:val="9"/>
              <w:rPr>
                <w:rFonts w:hint="eastAsia" w:ascii="Times New Roman" w:hAnsi="Times New Roman" w:eastAsia="宋体" w:cs="宋体"/>
                <w:b/>
                <w:bCs/>
                <w:iCs w:val="0"/>
                <w:color w:val="000000"/>
                <w:kern w:val="2"/>
                <w:sz w:val="18"/>
                <w:szCs w:val="21"/>
                <w:lang w:val="en-US" w:eastAsia="zh-CN" w:bidi="ar-SA"/>
              </w:rPr>
            </w:pPr>
            <w:r>
              <w:rPr>
                <w:rFonts w:hint="eastAsia" w:ascii="Times New Roman" w:hAnsi="Times New Roman" w:eastAsia="宋体" w:cs="宋体"/>
                <w:b/>
                <w:bCs/>
                <w:iCs w:val="0"/>
                <w:color w:val="000000"/>
                <w:kern w:val="2"/>
                <w:sz w:val="18"/>
                <w:szCs w:val="21"/>
                <w:lang w:val="en-US" w:eastAsia="zh-CN" w:bidi="ar-SA"/>
              </w:rPr>
              <w:t>ETH</w:t>
            </w:r>
          </w:p>
        </w:tc>
        <w:tc>
          <w:tcPr>
            <w:tcW w:w="365" w:type="pct"/>
            <w:tcBorders>
              <w:top w:val="single" w:color="000000" w:sz="4" w:space="0"/>
              <w:left w:val="single" w:color="000000" w:sz="4" w:space="0"/>
              <w:bottom w:val="single" w:color="000000" w:sz="4" w:space="0"/>
              <w:right w:val="single" w:color="000000" w:sz="4" w:space="0"/>
            </w:tcBorders>
            <w:shd w:val="clear" w:color="auto" w:fill="D7D7D7" w:themeFill="background1" w:themeFillShade="D8"/>
            <w:vAlign w:val="center"/>
          </w:tcPr>
          <w:p w14:paraId="7C7BC8AE">
            <w:pPr>
              <w:pStyle w:val="12"/>
              <w:ind w:left="0" w:leftChars="0" w:firstLine="0" w:firstLineChars="0"/>
              <w:jc w:val="center"/>
              <w:outlineLvl w:val="9"/>
              <w:rPr>
                <w:rFonts w:hint="eastAsia" w:ascii="Times New Roman" w:hAnsi="Times New Roman" w:eastAsia="宋体" w:cs="宋体"/>
                <w:b/>
                <w:bCs/>
                <w:iCs w:val="0"/>
                <w:color w:val="000000"/>
                <w:kern w:val="2"/>
                <w:sz w:val="18"/>
                <w:szCs w:val="21"/>
                <w:lang w:val="en-US" w:eastAsia="zh-CN" w:bidi="ar-SA"/>
              </w:rPr>
            </w:pPr>
            <w:r>
              <w:rPr>
                <w:rFonts w:hint="eastAsia" w:ascii="Times New Roman" w:hAnsi="Times New Roman" w:eastAsia="宋体" w:cs="宋体"/>
                <w:b/>
                <w:bCs/>
                <w:iCs w:val="0"/>
                <w:color w:val="000000"/>
                <w:kern w:val="2"/>
                <w:sz w:val="18"/>
                <w:szCs w:val="21"/>
                <w:lang w:val="en-US" w:eastAsia="zh-CN" w:bidi="ar-SA"/>
              </w:rPr>
              <w:t>USB</w:t>
            </w:r>
          </w:p>
        </w:tc>
        <w:tc>
          <w:tcPr>
            <w:tcW w:w="468" w:type="pct"/>
            <w:tcBorders>
              <w:top w:val="single" w:color="000000" w:sz="4" w:space="0"/>
              <w:left w:val="single" w:color="000000" w:sz="4" w:space="0"/>
              <w:bottom w:val="single" w:color="000000" w:sz="4" w:space="0"/>
              <w:right w:val="single" w:color="000000" w:sz="4" w:space="0"/>
            </w:tcBorders>
            <w:shd w:val="clear" w:color="auto" w:fill="D7D7D7" w:themeFill="background1" w:themeFillShade="D8"/>
            <w:vAlign w:val="center"/>
          </w:tcPr>
          <w:p w14:paraId="04C32850">
            <w:pPr>
              <w:pStyle w:val="12"/>
              <w:ind w:left="0" w:leftChars="0" w:firstLine="0" w:firstLineChars="0"/>
              <w:jc w:val="center"/>
              <w:outlineLvl w:val="9"/>
              <w:rPr>
                <w:rFonts w:hint="eastAsia" w:ascii="Times New Roman" w:hAnsi="Times New Roman" w:eastAsia="宋体" w:cs="宋体"/>
                <w:b/>
                <w:bCs/>
                <w:iCs w:val="0"/>
                <w:color w:val="000000"/>
                <w:kern w:val="2"/>
                <w:sz w:val="18"/>
                <w:szCs w:val="21"/>
                <w:lang w:val="en-US" w:eastAsia="zh-CN" w:bidi="ar-SA"/>
              </w:rPr>
            </w:pPr>
            <w:r>
              <w:rPr>
                <w:rFonts w:hint="eastAsia" w:ascii="Times New Roman" w:hAnsi="Times New Roman" w:eastAsia="宋体" w:cs="宋体"/>
                <w:b/>
                <w:bCs/>
                <w:iCs w:val="0"/>
                <w:color w:val="000000"/>
                <w:kern w:val="2"/>
                <w:sz w:val="18"/>
                <w:szCs w:val="21"/>
                <w:lang w:val="en-US" w:eastAsia="zh-CN" w:bidi="ar-SA"/>
              </w:rPr>
              <w:t>HDMI</w:t>
            </w:r>
          </w:p>
        </w:tc>
        <w:tc>
          <w:tcPr>
            <w:tcW w:w="686" w:type="pct"/>
            <w:tcBorders>
              <w:top w:val="single" w:color="000000" w:sz="4" w:space="0"/>
              <w:left w:val="single" w:color="000000" w:sz="4" w:space="0"/>
              <w:bottom w:val="single" w:color="000000" w:sz="4" w:space="0"/>
              <w:right w:val="single" w:color="000000" w:sz="4" w:space="0"/>
            </w:tcBorders>
            <w:shd w:val="clear" w:color="auto" w:fill="D7D7D7" w:themeFill="background1" w:themeFillShade="D8"/>
            <w:vAlign w:val="center"/>
          </w:tcPr>
          <w:p w14:paraId="5AF2BB58">
            <w:pPr>
              <w:pStyle w:val="12"/>
              <w:ind w:left="0" w:leftChars="0" w:firstLine="0" w:firstLineChars="0"/>
              <w:jc w:val="center"/>
              <w:outlineLvl w:val="9"/>
              <w:rPr>
                <w:rFonts w:hint="eastAsia" w:ascii="Times New Roman" w:hAnsi="Times New Roman" w:eastAsia="宋体" w:cs="宋体"/>
                <w:b/>
                <w:bCs/>
                <w:iCs w:val="0"/>
                <w:color w:val="000000"/>
                <w:kern w:val="2"/>
                <w:sz w:val="18"/>
                <w:szCs w:val="21"/>
                <w:lang w:val="en-US" w:eastAsia="zh-CN" w:bidi="ar-SA"/>
              </w:rPr>
            </w:pPr>
            <w:r>
              <w:rPr>
                <w:rFonts w:hint="eastAsia" w:ascii="Times New Roman" w:hAnsi="Times New Roman" w:eastAsia="宋体" w:cs="宋体"/>
                <w:b/>
                <w:bCs/>
                <w:iCs w:val="0"/>
                <w:color w:val="000000"/>
                <w:kern w:val="2"/>
                <w:sz w:val="18"/>
                <w:szCs w:val="21"/>
                <w:lang w:val="en-US" w:eastAsia="zh-CN" w:bidi="ar-SA"/>
              </w:rPr>
              <w:t>N板IO槽</w:t>
            </w:r>
          </w:p>
        </w:tc>
        <w:tc>
          <w:tcPr>
            <w:tcW w:w="892" w:type="pct"/>
            <w:tcBorders>
              <w:top w:val="single" w:color="000000" w:sz="4" w:space="0"/>
              <w:left w:val="single" w:color="000000" w:sz="4" w:space="0"/>
              <w:bottom w:val="single" w:color="000000" w:sz="4" w:space="0"/>
              <w:right w:val="single" w:color="000000" w:sz="4" w:space="0"/>
            </w:tcBorders>
            <w:shd w:val="clear" w:color="auto" w:fill="D7D7D7" w:themeFill="background1" w:themeFillShade="D8"/>
            <w:vAlign w:val="center"/>
          </w:tcPr>
          <w:p w14:paraId="76B2FD2C">
            <w:pPr>
              <w:pStyle w:val="12"/>
              <w:ind w:left="0" w:leftChars="0" w:firstLine="0" w:firstLineChars="0"/>
              <w:jc w:val="center"/>
              <w:outlineLvl w:val="9"/>
              <w:rPr>
                <w:rFonts w:hint="eastAsia" w:ascii="Times New Roman" w:hAnsi="Times New Roman" w:eastAsia="宋体" w:cs="宋体"/>
                <w:b/>
                <w:bCs/>
                <w:iCs w:val="0"/>
                <w:color w:val="000000"/>
                <w:kern w:val="2"/>
                <w:sz w:val="18"/>
                <w:szCs w:val="21"/>
                <w:lang w:val="en-US" w:eastAsia="zh-CN" w:bidi="ar-SA"/>
              </w:rPr>
            </w:pPr>
            <w:r>
              <w:rPr>
                <w:rFonts w:hint="eastAsia" w:ascii="Times New Roman" w:hAnsi="Times New Roman" w:eastAsia="宋体" w:cs="宋体"/>
                <w:b/>
                <w:bCs/>
                <w:iCs w:val="0"/>
                <w:color w:val="000000"/>
                <w:kern w:val="2"/>
                <w:sz w:val="18"/>
                <w:szCs w:val="21"/>
                <w:lang w:val="en-US" w:eastAsia="zh-CN" w:bidi="ar-SA"/>
              </w:rPr>
              <w:t>尺寸</w:t>
            </w:r>
          </w:p>
        </w:tc>
      </w:tr>
      <w:tr w14:paraId="0B5A50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1" w:type="pct"/>
            <w:tcBorders>
              <w:top w:val="single" w:color="000000" w:sz="4" w:space="0"/>
              <w:left w:val="single" w:color="000000" w:sz="4" w:space="0"/>
              <w:bottom w:val="single" w:color="000000" w:sz="4" w:space="0"/>
              <w:right w:val="single" w:color="000000" w:sz="4" w:space="0"/>
            </w:tcBorders>
            <w:shd w:val="clear" w:color="auto" w:fill="D7D7D7" w:themeFill="background1" w:themeFillShade="D8"/>
            <w:vAlign w:val="center"/>
          </w:tcPr>
          <w:p w14:paraId="6309489E">
            <w:pPr>
              <w:pStyle w:val="12"/>
              <w:ind w:left="0" w:leftChars="0" w:firstLine="0" w:firstLineChars="0"/>
              <w:jc w:val="left"/>
              <w:outlineLvl w:val="9"/>
              <w:rPr>
                <w:rFonts w:hint="default" w:ascii="Times New Roman" w:hAnsi="Times New Roman" w:eastAsia="宋体" w:cs="宋体"/>
                <w:b w:val="0"/>
                <w:bCs w:val="0"/>
                <w:iCs/>
                <w:color w:val="000000"/>
                <w:kern w:val="2"/>
                <w:sz w:val="18"/>
                <w:szCs w:val="18"/>
                <w:lang w:val="en-US" w:eastAsia="zh-CN" w:bidi="ar-SA"/>
              </w:rPr>
            </w:pPr>
            <w:r>
              <w:rPr>
                <w:rFonts w:hint="eastAsia" w:ascii="Times New Roman" w:hAnsi="Times New Roman" w:eastAsia="宋体" w:cs="宋体"/>
                <w:b w:val="0"/>
                <w:bCs w:val="0"/>
                <w:iCs/>
                <w:color w:val="000000"/>
                <w:kern w:val="2"/>
                <w:sz w:val="18"/>
                <w:szCs w:val="18"/>
                <w:lang w:val="en-US" w:eastAsia="zh-CN" w:bidi="ar-SA"/>
              </w:rPr>
              <w:t>BL245</w:t>
            </w:r>
          </w:p>
        </w:tc>
        <w:tc>
          <w:tcPr>
            <w:tcW w:w="1776"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28FE3891">
            <w:pPr>
              <w:pStyle w:val="12"/>
              <w:ind w:left="0" w:leftChars="0" w:firstLine="0" w:firstLineChars="0"/>
              <w:jc w:val="center"/>
              <w:outlineLvl w:val="9"/>
              <w:rPr>
                <w:rFonts w:hint="default" w:ascii="Times New Roman" w:hAnsi="Times New Roman" w:eastAsia="宋体" w:cs="宋体"/>
                <w:b w:val="0"/>
                <w:bCs w:val="0"/>
                <w:iCs/>
                <w:color w:val="000000"/>
                <w:kern w:val="2"/>
                <w:sz w:val="18"/>
                <w:szCs w:val="18"/>
                <w:lang w:val="en-US" w:eastAsia="zh-CN" w:bidi="ar-SA"/>
              </w:rPr>
            </w:pPr>
            <w:ins w:id="2706" w:author="LKY" w:date="2026-07-14T13:44:16Z">
              <w:r>
                <w:rPr>
                  <w:rFonts w:hint="eastAsia" w:ascii="Times New Roman" w:hAnsi="Times New Roman" w:cs="Times New Roman"/>
                </w:rPr>
                <w:t>2x10/100/1000M</w:t>
              </w:r>
            </w:ins>
            <w:del w:id="2707" w:author="LKY" w:date="2026-07-14T13:44:16Z">
              <w:r>
                <w:rPr>
                  <w:rFonts w:hint="eastAsia" w:ascii="Times New Roman" w:hAnsi="Times New Roman" w:eastAsia="宋体" w:cs="宋体"/>
                  <w:b w:val="0"/>
                  <w:bCs w:val="0"/>
                  <w:iCs/>
                  <w:color w:val="000000"/>
                  <w:kern w:val="2"/>
                  <w:sz w:val="18"/>
                  <w:szCs w:val="18"/>
                  <w:lang w:val="en-US" w:eastAsia="zh-CN" w:bidi="ar-SA"/>
                </w:rPr>
                <w:delText>2x100M</w:delText>
              </w:r>
            </w:del>
          </w:p>
        </w:tc>
        <w:tc>
          <w:tcPr>
            <w:tcW w:w="365"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2843388D">
            <w:pPr>
              <w:pStyle w:val="12"/>
              <w:ind w:left="0" w:leftChars="0" w:firstLine="0" w:firstLineChars="0"/>
              <w:jc w:val="center"/>
              <w:outlineLvl w:val="9"/>
              <w:rPr>
                <w:rFonts w:hint="eastAsia" w:ascii="Times New Roman" w:hAnsi="Times New Roman" w:eastAsia="宋体" w:cs="宋体"/>
                <w:b w:val="0"/>
                <w:bCs w:val="0"/>
                <w:iCs/>
                <w:color w:val="000000"/>
                <w:kern w:val="2"/>
                <w:sz w:val="18"/>
                <w:szCs w:val="18"/>
                <w:lang w:val="en-US" w:eastAsia="zh-CN" w:bidi="ar-SA"/>
              </w:rPr>
            </w:pPr>
            <w:r>
              <w:rPr>
                <w:rFonts w:hint="eastAsia" w:ascii="Times New Roman" w:hAnsi="Times New Roman" w:eastAsia="宋体" w:cs="宋体"/>
                <w:b w:val="0"/>
                <w:bCs w:val="0"/>
                <w:iCs/>
                <w:color w:val="000000"/>
                <w:kern w:val="2"/>
                <w:sz w:val="18"/>
                <w:szCs w:val="18"/>
                <w:lang w:val="en-US" w:eastAsia="zh-CN" w:bidi="ar-SA"/>
              </w:rPr>
              <w:t>2</w:t>
            </w:r>
          </w:p>
        </w:tc>
        <w:tc>
          <w:tcPr>
            <w:tcW w:w="468"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454973C9">
            <w:pPr>
              <w:pStyle w:val="12"/>
              <w:ind w:left="0" w:leftChars="0" w:firstLine="0" w:firstLineChars="0"/>
              <w:jc w:val="center"/>
              <w:outlineLvl w:val="9"/>
              <w:rPr>
                <w:rFonts w:hint="eastAsia" w:ascii="Times New Roman" w:hAnsi="Times New Roman" w:eastAsia="宋体" w:cs="宋体"/>
                <w:b w:val="0"/>
                <w:bCs w:val="0"/>
                <w:iCs/>
                <w:color w:val="000000"/>
                <w:kern w:val="2"/>
                <w:sz w:val="18"/>
                <w:szCs w:val="18"/>
                <w:lang w:val="en-US" w:eastAsia="zh-CN" w:bidi="ar-SA"/>
              </w:rPr>
            </w:pPr>
            <w:r>
              <w:rPr>
                <w:rFonts w:hint="eastAsia" w:ascii="Times New Roman" w:hAnsi="Times New Roman" w:eastAsia="宋体" w:cs="宋体"/>
                <w:b w:val="0"/>
                <w:bCs w:val="0"/>
                <w:iCs/>
                <w:color w:val="000000"/>
                <w:kern w:val="2"/>
                <w:sz w:val="18"/>
                <w:szCs w:val="18"/>
                <w:lang w:val="en-US" w:eastAsia="zh-CN" w:bidi="ar-SA"/>
              </w:rPr>
              <w:t>0</w:t>
            </w:r>
          </w:p>
        </w:tc>
        <w:tc>
          <w:tcPr>
            <w:tcW w:w="686"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29E5F10D">
            <w:pPr>
              <w:pStyle w:val="12"/>
              <w:ind w:left="0" w:leftChars="0" w:firstLine="0" w:firstLineChars="0"/>
              <w:jc w:val="center"/>
              <w:outlineLvl w:val="9"/>
              <w:rPr>
                <w:rFonts w:hint="eastAsia" w:ascii="Times New Roman" w:hAnsi="Times New Roman" w:eastAsia="宋体" w:cs="宋体"/>
                <w:b w:val="0"/>
                <w:bCs w:val="0"/>
                <w:iCs/>
                <w:color w:val="000000"/>
                <w:kern w:val="2"/>
                <w:sz w:val="18"/>
                <w:szCs w:val="18"/>
                <w:lang w:val="en-US" w:eastAsia="zh-CN" w:bidi="ar-SA"/>
              </w:rPr>
            </w:pPr>
            <w:r>
              <w:rPr>
                <w:rFonts w:hint="eastAsia" w:ascii="Times New Roman" w:hAnsi="Times New Roman" w:eastAsia="宋体" w:cs="宋体"/>
                <w:b w:val="0"/>
                <w:bCs w:val="0"/>
                <w:iCs/>
                <w:color w:val="000000"/>
                <w:kern w:val="2"/>
                <w:sz w:val="18"/>
                <w:szCs w:val="18"/>
                <w:lang w:val="en-US" w:eastAsia="zh-CN" w:bidi="ar-SA"/>
              </w:rPr>
              <w:t>1</w:t>
            </w:r>
          </w:p>
        </w:tc>
        <w:tc>
          <w:tcPr>
            <w:tcW w:w="89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3B2BC1BD">
            <w:pPr>
              <w:pStyle w:val="12"/>
              <w:ind w:left="0" w:leftChars="0" w:firstLine="0" w:firstLineChars="0"/>
              <w:jc w:val="center"/>
              <w:outlineLvl w:val="9"/>
              <w:rPr>
                <w:rFonts w:hint="eastAsia" w:ascii="Times New Roman" w:hAnsi="Times New Roman" w:eastAsia="宋体" w:cs="宋体"/>
                <w:b w:val="0"/>
                <w:bCs w:val="0"/>
                <w:iCs/>
                <w:color w:val="000000"/>
                <w:kern w:val="2"/>
                <w:sz w:val="18"/>
                <w:szCs w:val="18"/>
                <w:lang w:val="en-US" w:eastAsia="zh-CN" w:bidi="ar-SA"/>
              </w:rPr>
            </w:pPr>
            <w:r>
              <w:rPr>
                <w:rFonts w:hint="eastAsia" w:ascii="Times New Roman" w:hAnsi="Times New Roman" w:eastAsia="宋体" w:cs="宋体"/>
                <w:b w:val="0"/>
                <w:bCs w:val="0"/>
                <w:iCs/>
                <w:color w:val="000000"/>
                <w:kern w:val="2"/>
                <w:sz w:val="18"/>
                <w:szCs w:val="18"/>
                <w:lang w:val="en-US" w:eastAsia="zh-CN" w:bidi="ar-SA"/>
              </w:rPr>
              <w:t>38x92x110mm</w:t>
            </w:r>
          </w:p>
        </w:tc>
      </w:tr>
      <w:tr w14:paraId="193DD3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1" w:type="pct"/>
            <w:tcBorders>
              <w:top w:val="single" w:color="000000" w:sz="4" w:space="0"/>
              <w:left w:val="single" w:color="000000" w:sz="4" w:space="0"/>
              <w:bottom w:val="single" w:color="000000" w:sz="4" w:space="0"/>
              <w:right w:val="single" w:color="000000" w:sz="4" w:space="0"/>
            </w:tcBorders>
            <w:shd w:val="clear" w:color="auto" w:fill="D7D7D7" w:themeFill="background1" w:themeFillShade="D8"/>
            <w:vAlign w:val="center"/>
          </w:tcPr>
          <w:p w14:paraId="52AF59B8">
            <w:pPr>
              <w:pStyle w:val="12"/>
              <w:ind w:left="0" w:leftChars="0" w:firstLine="0" w:firstLineChars="0"/>
              <w:jc w:val="left"/>
              <w:outlineLvl w:val="9"/>
              <w:rPr>
                <w:rFonts w:hint="default" w:ascii="Times New Roman" w:hAnsi="Times New Roman" w:eastAsia="宋体" w:cs="宋体"/>
                <w:b w:val="0"/>
                <w:bCs w:val="0"/>
                <w:iCs/>
                <w:color w:val="000000"/>
                <w:kern w:val="2"/>
                <w:sz w:val="18"/>
                <w:szCs w:val="18"/>
                <w:lang w:val="en-US" w:eastAsia="zh-CN" w:bidi="ar-SA"/>
              </w:rPr>
            </w:pPr>
            <w:r>
              <w:rPr>
                <w:rFonts w:hint="eastAsia" w:ascii="Times New Roman" w:hAnsi="Times New Roman" w:eastAsia="宋体" w:cs="宋体"/>
                <w:b w:val="0"/>
                <w:bCs w:val="0"/>
                <w:iCs/>
                <w:color w:val="000000"/>
                <w:kern w:val="2"/>
                <w:sz w:val="18"/>
                <w:szCs w:val="18"/>
                <w:lang w:val="en-US" w:eastAsia="zh-CN" w:bidi="ar-SA"/>
              </w:rPr>
              <w:t>BL245A</w:t>
            </w:r>
          </w:p>
        </w:tc>
        <w:tc>
          <w:tcPr>
            <w:tcW w:w="1776"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71ABC87C">
            <w:pPr>
              <w:pStyle w:val="12"/>
              <w:ind w:left="0" w:leftChars="0" w:firstLine="0" w:firstLineChars="0"/>
              <w:jc w:val="center"/>
              <w:outlineLvl w:val="9"/>
              <w:rPr>
                <w:rFonts w:hint="eastAsia" w:ascii="Times New Roman" w:hAnsi="Times New Roman" w:eastAsia="宋体" w:cs="宋体"/>
                <w:b w:val="0"/>
                <w:bCs w:val="0"/>
                <w:iCs/>
                <w:color w:val="000000"/>
                <w:kern w:val="2"/>
                <w:sz w:val="18"/>
                <w:szCs w:val="18"/>
                <w:lang w:val="en-US" w:eastAsia="zh-CN" w:bidi="ar-SA"/>
              </w:rPr>
            </w:pPr>
            <w:ins w:id="2708" w:author="LKY" w:date="2026-07-14T13:43:54Z">
              <w:r>
                <w:rPr>
                  <w:rFonts w:hint="eastAsia" w:ascii="Times New Roman" w:hAnsi="Times New Roman" w:cs="Times New Roman"/>
                </w:rPr>
                <w:t>2x10/100/1000M，1x10/100M</w:t>
              </w:r>
            </w:ins>
            <w:del w:id="2709" w:author="LKY" w:date="2026-07-14T13:43:54Z">
              <w:r>
                <w:rPr>
                  <w:rFonts w:hint="eastAsia" w:ascii="Times New Roman" w:hAnsi="Times New Roman" w:eastAsia="宋体" w:cs="宋体"/>
                  <w:b w:val="0"/>
                  <w:bCs w:val="0"/>
                  <w:iCs/>
                  <w:color w:val="000000"/>
                  <w:kern w:val="2"/>
                  <w:sz w:val="18"/>
                  <w:szCs w:val="18"/>
                  <w:lang w:val="en-US" w:eastAsia="zh-CN" w:bidi="ar-SA"/>
                </w:rPr>
                <w:delText>3x100M</w:delText>
              </w:r>
            </w:del>
          </w:p>
        </w:tc>
        <w:tc>
          <w:tcPr>
            <w:tcW w:w="365"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4F19A9AC">
            <w:pPr>
              <w:pStyle w:val="12"/>
              <w:ind w:left="0" w:leftChars="0" w:firstLine="0" w:firstLineChars="0"/>
              <w:jc w:val="center"/>
              <w:outlineLvl w:val="9"/>
              <w:rPr>
                <w:rFonts w:hint="eastAsia" w:ascii="Times New Roman" w:hAnsi="Times New Roman" w:eastAsia="宋体" w:cs="宋体"/>
                <w:b w:val="0"/>
                <w:bCs w:val="0"/>
                <w:iCs/>
                <w:color w:val="000000"/>
                <w:kern w:val="2"/>
                <w:sz w:val="18"/>
                <w:szCs w:val="18"/>
                <w:lang w:val="en-US" w:eastAsia="zh-CN" w:bidi="ar-SA"/>
              </w:rPr>
            </w:pPr>
            <w:r>
              <w:rPr>
                <w:rFonts w:hint="eastAsia" w:ascii="Times New Roman" w:hAnsi="Times New Roman" w:eastAsia="宋体" w:cs="宋体"/>
                <w:b w:val="0"/>
                <w:bCs w:val="0"/>
                <w:iCs/>
                <w:color w:val="000000"/>
                <w:kern w:val="2"/>
                <w:sz w:val="18"/>
                <w:szCs w:val="18"/>
                <w:lang w:val="en-US" w:eastAsia="zh-CN" w:bidi="ar-SA"/>
              </w:rPr>
              <w:t>2</w:t>
            </w:r>
          </w:p>
        </w:tc>
        <w:tc>
          <w:tcPr>
            <w:tcW w:w="468"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0D012540">
            <w:pPr>
              <w:pStyle w:val="12"/>
              <w:ind w:left="0" w:leftChars="0" w:firstLine="0" w:firstLineChars="0"/>
              <w:jc w:val="center"/>
              <w:outlineLvl w:val="9"/>
              <w:rPr>
                <w:rFonts w:hint="eastAsia" w:ascii="Times New Roman" w:hAnsi="Times New Roman" w:eastAsia="宋体" w:cs="宋体"/>
                <w:b w:val="0"/>
                <w:bCs w:val="0"/>
                <w:iCs/>
                <w:color w:val="000000"/>
                <w:kern w:val="2"/>
                <w:sz w:val="18"/>
                <w:szCs w:val="18"/>
                <w:lang w:val="en-US" w:eastAsia="zh-CN" w:bidi="ar-SA"/>
              </w:rPr>
            </w:pPr>
            <w:r>
              <w:rPr>
                <w:rFonts w:hint="eastAsia" w:ascii="Times New Roman" w:hAnsi="Times New Roman" w:eastAsia="宋体" w:cs="宋体"/>
                <w:b w:val="0"/>
                <w:bCs w:val="0"/>
                <w:iCs/>
                <w:color w:val="000000"/>
                <w:kern w:val="2"/>
                <w:sz w:val="18"/>
                <w:szCs w:val="18"/>
                <w:lang w:val="en-US" w:eastAsia="zh-CN" w:bidi="ar-SA"/>
              </w:rPr>
              <w:t>1</w:t>
            </w:r>
          </w:p>
        </w:tc>
        <w:tc>
          <w:tcPr>
            <w:tcW w:w="686"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3764607A">
            <w:pPr>
              <w:pStyle w:val="12"/>
              <w:ind w:left="0" w:leftChars="0" w:firstLine="0" w:firstLineChars="0"/>
              <w:jc w:val="center"/>
              <w:outlineLvl w:val="9"/>
              <w:rPr>
                <w:rFonts w:hint="eastAsia" w:ascii="Times New Roman" w:hAnsi="Times New Roman" w:eastAsia="宋体" w:cs="宋体"/>
                <w:b w:val="0"/>
                <w:bCs w:val="0"/>
                <w:iCs/>
                <w:color w:val="000000"/>
                <w:kern w:val="2"/>
                <w:sz w:val="18"/>
                <w:szCs w:val="18"/>
                <w:lang w:val="en-US" w:eastAsia="zh-CN" w:bidi="ar-SA"/>
              </w:rPr>
            </w:pPr>
            <w:r>
              <w:rPr>
                <w:rFonts w:hint="eastAsia" w:ascii="Times New Roman" w:hAnsi="Times New Roman" w:eastAsia="宋体" w:cs="宋体"/>
                <w:b w:val="0"/>
                <w:bCs w:val="0"/>
                <w:iCs/>
                <w:color w:val="000000"/>
                <w:kern w:val="2"/>
                <w:sz w:val="18"/>
                <w:szCs w:val="18"/>
                <w:lang w:val="en-US" w:eastAsia="zh-CN" w:bidi="ar-SA"/>
              </w:rPr>
              <w:t>1</w:t>
            </w:r>
          </w:p>
        </w:tc>
        <w:tc>
          <w:tcPr>
            <w:tcW w:w="89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03B4FCE0">
            <w:pPr>
              <w:pStyle w:val="12"/>
              <w:ind w:left="0" w:leftChars="0" w:firstLine="0" w:firstLineChars="0"/>
              <w:jc w:val="center"/>
              <w:outlineLvl w:val="9"/>
              <w:rPr>
                <w:rFonts w:hint="eastAsia" w:ascii="Times New Roman" w:hAnsi="Times New Roman" w:eastAsia="宋体" w:cs="宋体"/>
                <w:b w:val="0"/>
                <w:bCs w:val="0"/>
                <w:iCs/>
                <w:color w:val="000000"/>
                <w:kern w:val="2"/>
                <w:sz w:val="18"/>
                <w:szCs w:val="18"/>
                <w:lang w:val="en-US" w:eastAsia="zh-CN" w:bidi="ar-SA"/>
              </w:rPr>
            </w:pPr>
            <w:r>
              <w:rPr>
                <w:rFonts w:hint="eastAsia" w:ascii="Times New Roman" w:hAnsi="Times New Roman" w:eastAsia="宋体" w:cs="宋体"/>
                <w:b w:val="0"/>
                <w:bCs w:val="0"/>
                <w:iCs/>
                <w:color w:val="000000"/>
                <w:kern w:val="2"/>
                <w:sz w:val="18"/>
                <w:szCs w:val="18"/>
                <w:lang w:val="en-US" w:eastAsia="zh-CN" w:bidi="ar-SA"/>
              </w:rPr>
              <w:t>38x92x110mm</w:t>
            </w:r>
          </w:p>
        </w:tc>
      </w:tr>
    </w:tbl>
    <w:p w14:paraId="2E6BA9EF">
      <w:pPr>
        <w:pStyle w:val="12"/>
        <w:ind w:left="5" w:leftChars="-4" w:hanging="13" w:hangingChars="7"/>
        <w:jc w:val="center"/>
        <w:rPr>
          <w:rFonts w:hint="eastAsia" w:ascii="Times New Roman" w:hAnsi="Times New Roman" w:cs="Times New Roman" w:eastAsiaTheme="minorEastAsia"/>
          <w:b/>
          <w:bCs/>
          <w:sz w:val="18"/>
          <w:szCs w:val="18"/>
          <w:lang w:val="en-US" w:eastAsia="zh-CN"/>
        </w:rPr>
      </w:pPr>
      <w:r>
        <w:rPr>
          <w:rFonts w:hint="eastAsia" w:ascii="Times New Roman" w:hAnsi="Times New Roman" w:cs="Times New Roman"/>
          <w:b/>
          <w:bCs/>
          <w:sz w:val="18"/>
          <w:szCs w:val="18"/>
          <w:lang w:val="en-US" w:eastAsia="zh-CN"/>
        </w:rPr>
        <w:t>BL245</w:t>
      </w:r>
      <w:r>
        <w:rPr>
          <w:rFonts w:hint="eastAsia" w:ascii="Times New Roman" w:hAnsi="Times New Roman" w:cs="Times New Roman" w:eastAsiaTheme="minorEastAsia"/>
          <w:b/>
          <w:bCs/>
          <w:sz w:val="18"/>
          <w:szCs w:val="18"/>
          <w:lang w:val="en-US" w:eastAsia="zh-CN"/>
        </w:rPr>
        <w:t>系列选型</w:t>
      </w:r>
    </w:p>
    <w:p w14:paraId="5A43AC0B">
      <w:pPr>
        <w:pStyle w:val="12"/>
        <w:ind w:left="5" w:leftChars="-4" w:hanging="13" w:hangingChars="7"/>
        <w:jc w:val="center"/>
        <w:rPr>
          <w:rFonts w:hint="default" w:ascii="Times New Roman" w:hAnsi="Times New Roman" w:cs="Times New Roman" w:eastAsiaTheme="minorEastAsia"/>
          <w:b/>
          <w:bCs/>
          <w:sz w:val="18"/>
          <w:szCs w:val="18"/>
          <w:lang w:val="en-US" w:eastAsia="zh-CN"/>
        </w:rPr>
      </w:pPr>
    </w:p>
    <w:p w14:paraId="3EAEC295">
      <w:pPr>
        <w:pStyle w:val="12"/>
        <w:ind w:left="0" w:leftChars="0" w:firstLine="0" w:firstLineChars="0"/>
        <w:jc w:val="left"/>
        <w:outlineLvl w:val="2"/>
        <w:rPr>
          <w:rFonts w:hint="default"/>
          <w:lang w:val="en-GB" w:eastAsia="zh-CN"/>
        </w:rPr>
      </w:pPr>
      <w:bookmarkStart w:id="29" w:name="_Toc25036"/>
      <w:bookmarkStart w:id="30" w:name="_Toc4772"/>
      <w:bookmarkStart w:id="31" w:name="_Toc16581"/>
      <w:bookmarkStart w:id="32" w:name="_Toc30377"/>
      <w:r>
        <w:rPr>
          <w:rFonts w:hint="eastAsia" w:ascii="Times New Roman" w:hAnsi="Times New Roman" w:eastAsia="宋体" w:cs="宋体"/>
          <w:b/>
          <w:bCs/>
          <w:iCs/>
          <w:color w:val="000000"/>
          <w:kern w:val="2"/>
          <w:sz w:val="28"/>
          <w:szCs w:val="28"/>
          <w:lang w:val="en-US" w:eastAsia="zh-CN" w:bidi="ar-SA"/>
        </w:rPr>
        <w:t>1.4.2 SOM选型表</w:t>
      </w:r>
      <w:bookmarkEnd w:id="29"/>
      <w:bookmarkEnd w:id="30"/>
      <w:bookmarkEnd w:id="31"/>
      <w:bookmarkEnd w:id="32"/>
      <w:r>
        <w:rPr>
          <w:rFonts w:hint="default" w:ascii="Times New Roman" w:hAnsi="Times New Roman" w:eastAsia="宋体" w:cs="宋体"/>
          <w:b/>
          <w:bCs/>
          <w:iCs/>
          <w:color w:val="000000"/>
          <w:kern w:val="2"/>
          <w:sz w:val="28"/>
          <w:szCs w:val="28"/>
          <w:lang w:val="en-US" w:eastAsia="zh-CN" w:bidi="ar-SA"/>
        </w:rPr>
        <w:tab/>
      </w:r>
    </w:p>
    <w:p w14:paraId="6F3E972E">
      <w:pPr>
        <w:pStyle w:val="12"/>
        <w:ind w:left="0" w:leftChars="0" w:firstLine="0" w:firstLineChars="0"/>
        <w:jc w:val="left"/>
        <w:outlineLvl w:val="9"/>
        <w:rPr>
          <w:rFonts w:hint="default" w:ascii="Times New Roman" w:hAnsi="Times New Roman" w:eastAsia="宋体" w:cs="宋体"/>
          <w:b w:val="0"/>
          <w:bCs w:val="0"/>
          <w:iCs/>
          <w:color w:val="000000"/>
          <w:kern w:val="2"/>
          <w:sz w:val="24"/>
          <w:szCs w:val="24"/>
          <w:lang w:val="en-US" w:eastAsia="zh-CN" w:bidi="ar-SA"/>
        </w:rPr>
      </w:pPr>
      <w:r>
        <w:rPr>
          <w:rFonts w:hint="default" w:ascii="Times New Roman" w:hAnsi="Times New Roman" w:eastAsia="宋体" w:cs="宋体"/>
          <w:b w:val="0"/>
          <w:bCs w:val="0"/>
          <w:iCs/>
          <w:color w:val="000000"/>
          <w:kern w:val="2"/>
          <w:sz w:val="24"/>
          <w:szCs w:val="24"/>
          <w:lang w:val="en-US" w:eastAsia="zh-CN" w:bidi="ar-SA"/>
        </w:rPr>
        <w:t>可以根据需求，选择合适的ROM、RAM以及温度等级。</w:t>
      </w:r>
    </w:p>
    <w:p w14:paraId="0DEC606C">
      <w:pPr>
        <w:pStyle w:val="12"/>
        <w:ind w:left="11" w:hanging="11"/>
        <w:jc w:val="center"/>
        <w:rPr>
          <w:rFonts w:hint="default" w:ascii="Times New Roman" w:hAnsi="Times New Roman" w:eastAsia="宋体" w:cs="宋体"/>
          <w:b w:val="0"/>
          <w:bCs w:val="0"/>
          <w:iCs/>
          <w:color w:val="000000"/>
          <w:kern w:val="2"/>
          <w:sz w:val="24"/>
          <w:szCs w:val="24"/>
          <w:lang w:val="en-US" w:eastAsia="zh-CN" w:bidi="ar-SA"/>
        </w:rPr>
      </w:pPr>
      <w:r>
        <w:rPr>
          <w:rFonts w:hint="eastAsia" w:ascii="Times New Roman" w:hAnsi="Times New Roman" w:cs="Times New Roman"/>
          <w:b/>
          <w:bCs/>
          <w:lang w:eastAsia="zh-CN"/>
        </w:rPr>
        <w:t>BL24</w:t>
      </w:r>
      <w:r>
        <w:rPr>
          <w:rFonts w:hint="eastAsia" w:ascii="Times New Roman" w:hAnsi="Times New Roman" w:cs="Times New Roman"/>
          <w:b/>
          <w:bCs/>
          <w:lang w:val="en-US" w:eastAsia="zh-CN"/>
        </w:rPr>
        <w:t>5</w:t>
      </w:r>
      <w:r>
        <w:rPr>
          <w:rFonts w:hint="eastAsia" w:ascii="Times New Roman" w:hAnsi="Times New Roman" w:cs="Times New Roman"/>
          <w:b/>
          <w:bCs/>
        </w:rPr>
        <w:t>系列SOM选型表</w:t>
      </w:r>
    </w:p>
    <w:tbl>
      <w:tblPr>
        <w:tblStyle w:val="14"/>
        <w:tblW w:w="0" w:type="auto"/>
        <w:jc w:val="righ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84"/>
        <w:gridCol w:w="1106"/>
        <w:gridCol w:w="1161"/>
        <w:gridCol w:w="1116"/>
        <w:gridCol w:w="1232"/>
        <w:gridCol w:w="1279"/>
        <w:gridCol w:w="1644"/>
      </w:tblGrid>
      <w:tr w14:paraId="3ABCE2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8" w:hRule="atLeast"/>
          <w:jc w:val="right"/>
        </w:trPr>
        <w:tc>
          <w:tcPr>
            <w:tcW w:w="1169" w:type="dxa"/>
            <w:shd w:val="clear" w:color="auto" w:fill="D8D8D8" w:themeFill="background1" w:themeFillShade="D9"/>
            <w:vAlign w:val="center"/>
          </w:tcPr>
          <w:p w14:paraId="0AD212A9">
            <w:pPr>
              <w:widowControl w:val="0"/>
              <w:wordWrap w:val="0"/>
              <w:spacing w:before="22" w:after="120"/>
              <w:ind w:left="11" w:leftChars="0" w:hanging="11"/>
              <w:jc w:val="both"/>
              <w:rPr>
                <w:rFonts w:hint="eastAsia" w:asciiTheme="minorEastAsia" w:hAnsiTheme="minorEastAsia" w:eastAsiaTheme="minorEastAsia" w:cstheme="minorBidi"/>
                <w:b/>
                <w:bCs/>
                <w:kern w:val="2"/>
                <w:sz w:val="18"/>
                <w:szCs w:val="18"/>
                <w:lang w:val="en-US" w:eastAsia="zh-CN" w:bidi="ar-SA"/>
              </w:rPr>
            </w:pPr>
            <w:r>
              <w:rPr>
                <w:rFonts w:hint="eastAsia" w:asciiTheme="minorEastAsia" w:hAnsiTheme="minorEastAsia" w:eastAsiaTheme="minorEastAsia" w:cstheme="minorBidi"/>
                <w:b/>
                <w:bCs/>
                <w:kern w:val="2"/>
                <w:sz w:val="18"/>
                <w:szCs w:val="18"/>
                <w:lang w:val="en-US" w:eastAsia="zh-CN" w:bidi="ar-SA"/>
              </w:rPr>
              <w:t>型号</w:t>
            </w:r>
          </w:p>
        </w:tc>
        <w:tc>
          <w:tcPr>
            <w:tcW w:w="1254" w:type="dxa"/>
            <w:shd w:val="clear" w:color="auto" w:fill="D8D8D8" w:themeFill="background1" w:themeFillShade="D9"/>
            <w:vAlign w:val="center"/>
          </w:tcPr>
          <w:p w14:paraId="4B1336BE">
            <w:pPr>
              <w:widowControl w:val="0"/>
              <w:wordWrap/>
              <w:spacing w:before="22" w:after="0"/>
              <w:ind w:left="11" w:leftChars="0" w:hanging="11"/>
              <w:jc w:val="both"/>
              <w:rPr>
                <w:rFonts w:ascii="Times New Roman" w:hAnsi="Times New Roman" w:cs="Times New Roman" w:eastAsiaTheme="minorEastAsia"/>
                <w:b/>
                <w:bCs/>
                <w:kern w:val="2"/>
                <w:sz w:val="18"/>
                <w:szCs w:val="18"/>
                <w:lang w:val="en-US" w:eastAsia="zh-CN" w:bidi="ar-SA"/>
              </w:rPr>
            </w:pPr>
            <w:r>
              <w:rPr>
                <w:rFonts w:hint="eastAsia" w:ascii="Times New Roman" w:hAnsi="Times New Roman" w:cs="Times New Roman" w:eastAsiaTheme="minorEastAsia"/>
                <w:b/>
                <w:bCs/>
                <w:kern w:val="2"/>
                <w:sz w:val="18"/>
                <w:szCs w:val="18"/>
                <w:lang w:val="en-US" w:eastAsia="zh-CN" w:bidi="ar-SA"/>
              </w:rPr>
              <w:t>MCU</w:t>
            </w:r>
          </w:p>
        </w:tc>
        <w:tc>
          <w:tcPr>
            <w:tcW w:w="1403" w:type="dxa"/>
            <w:shd w:val="clear" w:color="auto" w:fill="D8D8D8" w:themeFill="background1" w:themeFillShade="D9"/>
            <w:vAlign w:val="center"/>
          </w:tcPr>
          <w:p w14:paraId="424FB4D9">
            <w:pPr>
              <w:widowControl w:val="0"/>
              <w:wordWrap/>
              <w:spacing w:before="22" w:after="0"/>
              <w:ind w:left="11" w:leftChars="0" w:hanging="11"/>
              <w:jc w:val="both"/>
              <w:rPr>
                <w:rFonts w:ascii="Times New Roman" w:hAnsi="Times New Roman" w:cs="Times New Roman" w:eastAsiaTheme="minorEastAsia"/>
                <w:b/>
                <w:bCs/>
                <w:kern w:val="2"/>
                <w:sz w:val="18"/>
                <w:szCs w:val="18"/>
                <w:lang w:val="en-US" w:eastAsia="zh-CN" w:bidi="ar-SA"/>
              </w:rPr>
            </w:pPr>
            <w:r>
              <w:rPr>
                <w:rFonts w:hint="eastAsia" w:ascii="Times New Roman" w:hAnsi="Times New Roman" w:cs="Times New Roman" w:eastAsiaTheme="minorEastAsia"/>
                <w:b/>
                <w:bCs/>
                <w:kern w:val="2"/>
                <w:sz w:val="18"/>
                <w:szCs w:val="18"/>
                <w:lang w:val="en-US" w:eastAsia="zh-CN" w:bidi="ar-SA"/>
              </w:rPr>
              <w:t>主频</w:t>
            </w:r>
          </w:p>
        </w:tc>
        <w:tc>
          <w:tcPr>
            <w:tcW w:w="1286" w:type="dxa"/>
            <w:shd w:val="clear" w:color="auto" w:fill="D8D8D8" w:themeFill="background1" w:themeFillShade="D9"/>
            <w:vAlign w:val="center"/>
          </w:tcPr>
          <w:p w14:paraId="706C1813">
            <w:pPr>
              <w:widowControl w:val="0"/>
              <w:wordWrap/>
              <w:spacing w:before="22" w:after="0"/>
              <w:ind w:left="11" w:leftChars="0" w:hanging="11"/>
              <w:jc w:val="both"/>
              <w:rPr>
                <w:rFonts w:ascii="Times New Roman" w:hAnsi="Times New Roman" w:cs="Times New Roman" w:eastAsiaTheme="minorEastAsia"/>
                <w:b/>
                <w:bCs/>
                <w:kern w:val="2"/>
                <w:sz w:val="18"/>
                <w:szCs w:val="18"/>
                <w:lang w:val="en-US" w:eastAsia="zh-CN" w:bidi="ar-SA"/>
              </w:rPr>
            </w:pPr>
            <w:r>
              <w:rPr>
                <w:rFonts w:hint="eastAsia" w:ascii="Times New Roman" w:hAnsi="Times New Roman" w:cs="Times New Roman" w:eastAsiaTheme="minorEastAsia"/>
                <w:b/>
                <w:bCs/>
                <w:kern w:val="2"/>
                <w:sz w:val="18"/>
                <w:szCs w:val="18"/>
                <w:lang w:val="en-US" w:eastAsia="zh-CN" w:bidi="ar-SA"/>
              </w:rPr>
              <w:t>NPU</w:t>
            </w:r>
          </w:p>
        </w:tc>
        <w:tc>
          <w:tcPr>
            <w:tcW w:w="1382" w:type="dxa"/>
            <w:shd w:val="clear" w:color="auto" w:fill="D8D8D8" w:themeFill="background1" w:themeFillShade="D9"/>
            <w:vAlign w:val="center"/>
          </w:tcPr>
          <w:p w14:paraId="5F4EEE74">
            <w:pPr>
              <w:widowControl w:val="0"/>
              <w:wordWrap/>
              <w:spacing w:before="22" w:after="0"/>
              <w:ind w:left="11" w:leftChars="0" w:hanging="11"/>
              <w:jc w:val="both"/>
              <w:rPr>
                <w:rFonts w:ascii="Times New Roman" w:hAnsi="Times New Roman" w:cs="Times New Roman" w:eastAsiaTheme="minorEastAsia"/>
                <w:b/>
                <w:bCs/>
                <w:kern w:val="2"/>
                <w:sz w:val="18"/>
                <w:szCs w:val="18"/>
                <w:lang w:val="en-US" w:eastAsia="zh-CN" w:bidi="ar-SA"/>
              </w:rPr>
            </w:pPr>
            <w:r>
              <w:rPr>
                <w:rFonts w:hint="eastAsia" w:ascii="Times New Roman" w:hAnsi="Times New Roman" w:cs="Times New Roman" w:eastAsiaTheme="minorEastAsia"/>
                <w:b/>
                <w:bCs/>
                <w:kern w:val="2"/>
                <w:sz w:val="18"/>
                <w:szCs w:val="18"/>
                <w:lang w:val="en-US" w:eastAsia="zh-CN" w:bidi="ar-SA"/>
              </w:rPr>
              <w:t>eMMC</w:t>
            </w:r>
          </w:p>
        </w:tc>
        <w:tc>
          <w:tcPr>
            <w:tcW w:w="1350" w:type="dxa"/>
            <w:shd w:val="clear" w:color="auto" w:fill="D8D8D8" w:themeFill="background1" w:themeFillShade="D9"/>
            <w:vAlign w:val="center"/>
          </w:tcPr>
          <w:p w14:paraId="7B6139A9">
            <w:pPr>
              <w:widowControl w:val="0"/>
              <w:wordWrap/>
              <w:spacing w:before="22" w:after="0"/>
              <w:ind w:left="11" w:leftChars="0" w:hanging="11"/>
              <w:jc w:val="both"/>
              <w:rPr>
                <w:rFonts w:ascii="Times New Roman" w:hAnsi="Times New Roman" w:cs="Times New Roman" w:eastAsiaTheme="minorEastAsia"/>
                <w:b/>
                <w:bCs/>
                <w:kern w:val="2"/>
                <w:sz w:val="18"/>
                <w:szCs w:val="18"/>
                <w:lang w:val="en-US" w:eastAsia="zh-CN" w:bidi="ar-SA"/>
              </w:rPr>
            </w:pPr>
            <w:r>
              <w:rPr>
                <w:rFonts w:ascii="Times New Roman" w:hAnsi="Times New Roman" w:cs="Times New Roman" w:eastAsiaTheme="minorEastAsia"/>
                <w:b/>
                <w:bCs/>
                <w:kern w:val="2"/>
                <w:sz w:val="18"/>
                <w:szCs w:val="18"/>
                <w:lang w:val="en-US" w:eastAsia="zh-CN" w:bidi="ar-SA"/>
              </w:rPr>
              <w:t>LPDDR4X</w:t>
            </w:r>
          </w:p>
        </w:tc>
        <w:tc>
          <w:tcPr>
            <w:tcW w:w="2011" w:type="dxa"/>
            <w:shd w:val="clear" w:color="auto" w:fill="D8D8D8" w:themeFill="background1" w:themeFillShade="D9"/>
            <w:vAlign w:val="center"/>
          </w:tcPr>
          <w:p w14:paraId="2C96B2D5">
            <w:pPr>
              <w:widowControl w:val="0"/>
              <w:wordWrap/>
              <w:spacing w:before="22" w:after="0"/>
              <w:ind w:left="11" w:leftChars="0" w:hanging="11"/>
              <w:jc w:val="both"/>
              <w:rPr>
                <w:rFonts w:ascii="Times New Roman" w:hAnsi="Times New Roman" w:cs="Times New Roman" w:eastAsiaTheme="minorEastAsia"/>
                <w:b/>
                <w:bCs/>
                <w:kern w:val="2"/>
                <w:sz w:val="18"/>
                <w:szCs w:val="18"/>
                <w:lang w:val="en-US" w:eastAsia="zh-CN" w:bidi="ar-SA"/>
              </w:rPr>
            </w:pPr>
            <w:r>
              <w:rPr>
                <w:rFonts w:hint="eastAsia" w:ascii="Times New Roman" w:hAnsi="Times New Roman" w:cs="Times New Roman" w:eastAsiaTheme="minorEastAsia"/>
                <w:b/>
                <w:bCs/>
                <w:kern w:val="2"/>
                <w:sz w:val="18"/>
                <w:szCs w:val="18"/>
                <w:lang w:val="en-US" w:eastAsia="zh-CN" w:bidi="ar-SA"/>
              </w:rPr>
              <w:t>温度级别</w:t>
            </w:r>
          </w:p>
        </w:tc>
      </w:tr>
      <w:tr w14:paraId="7AA82D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right"/>
        </w:trPr>
        <w:tc>
          <w:tcPr>
            <w:tcW w:w="1169" w:type="dxa"/>
            <w:shd w:val="clear" w:color="auto" w:fill="D8D8D8" w:themeFill="background1" w:themeFillShade="D9"/>
          </w:tcPr>
          <w:p w14:paraId="620AB507">
            <w:pPr>
              <w:widowControl w:val="0"/>
              <w:wordWrap w:val="0"/>
              <w:spacing w:before="22" w:after="120"/>
              <w:ind w:left="11" w:leftChars="0" w:hanging="11"/>
              <w:jc w:val="left"/>
              <w:rPr>
                <w:rFonts w:ascii="Times New Roman" w:hAnsi="Times New Roman" w:cs="Times New Roman" w:eastAsiaTheme="minorEastAsia"/>
                <w:kern w:val="2"/>
                <w:sz w:val="18"/>
                <w:szCs w:val="18"/>
                <w:lang w:val="en-US" w:eastAsia="zh-CN" w:bidi="ar-SA"/>
              </w:rPr>
            </w:pPr>
            <w:r>
              <w:rPr>
                <w:rFonts w:hint="eastAsia" w:ascii="Times New Roman" w:hAnsi="Times New Roman" w:cs="Times New Roman" w:eastAsiaTheme="minorEastAsia"/>
                <w:kern w:val="2"/>
                <w:sz w:val="18"/>
                <w:szCs w:val="18"/>
                <w:lang w:val="en-US" w:eastAsia="zh-CN" w:bidi="ar-SA"/>
              </w:rPr>
              <w:t>SOM450</w:t>
            </w:r>
          </w:p>
        </w:tc>
        <w:tc>
          <w:tcPr>
            <w:tcW w:w="1254" w:type="dxa"/>
          </w:tcPr>
          <w:p w14:paraId="423BBCFF">
            <w:pPr>
              <w:widowControl w:val="0"/>
              <w:wordWrap w:val="0"/>
              <w:spacing w:before="22" w:after="120"/>
              <w:ind w:left="11" w:leftChars="0" w:hanging="11"/>
              <w:jc w:val="left"/>
              <w:rPr>
                <w:rFonts w:ascii="Times New Roman" w:hAnsi="Times New Roman" w:cs="Times New Roman" w:eastAsiaTheme="minorEastAsia"/>
                <w:kern w:val="2"/>
                <w:sz w:val="18"/>
                <w:szCs w:val="18"/>
                <w:lang w:val="en-US" w:eastAsia="zh-CN" w:bidi="ar-SA"/>
              </w:rPr>
            </w:pPr>
            <w:r>
              <w:rPr>
                <w:rFonts w:hint="eastAsia" w:ascii="Times New Roman" w:hAnsi="Times New Roman" w:cs="Times New Roman" w:eastAsiaTheme="minorEastAsia"/>
                <w:kern w:val="2"/>
                <w:sz w:val="18"/>
                <w:szCs w:val="18"/>
                <w:lang w:val="en-US" w:eastAsia="zh-CN" w:bidi="ar-SA"/>
              </w:rPr>
              <w:t>RK3588J</w:t>
            </w:r>
          </w:p>
        </w:tc>
        <w:tc>
          <w:tcPr>
            <w:tcW w:w="1403" w:type="dxa"/>
          </w:tcPr>
          <w:p w14:paraId="10985EE4">
            <w:pPr>
              <w:widowControl w:val="0"/>
              <w:wordWrap w:val="0"/>
              <w:spacing w:before="22" w:after="120"/>
              <w:ind w:left="11" w:leftChars="0" w:hanging="11"/>
              <w:jc w:val="left"/>
              <w:rPr>
                <w:rFonts w:ascii="Times New Roman" w:hAnsi="Times New Roman" w:cs="Times New Roman" w:eastAsiaTheme="minorEastAsia"/>
                <w:kern w:val="2"/>
                <w:sz w:val="18"/>
                <w:szCs w:val="18"/>
                <w:lang w:val="en-US" w:eastAsia="zh-CN" w:bidi="ar-SA"/>
              </w:rPr>
            </w:pPr>
            <w:r>
              <w:rPr>
                <w:rFonts w:hint="eastAsia" w:ascii="Times New Roman" w:hAnsi="Times New Roman" w:cs="Times New Roman" w:eastAsiaTheme="minorEastAsia"/>
                <w:kern w:val="2"/>
                <w:sz w:val="18"/>
                <w:szCs w:val="18"/>
                <w:lang w:val="en-US" w:eastAsia="zh-CN" w:bidi="ar-SA"/>
              </w:rPr>
              <w:t>2.0GHz</w:t>
            </w:r>
          </w:p>
        </w:tc>
        <w:tc>
          <w:tcPr>
            <w:tcW w:w="1286" w:type="dxa"/>
          </w:tcPr>
          <w:p w14:paraId="796270B3">
            <w:pPr>
              <w:widowControl w:val="0"/>
              <w:wordWrap w:val="0"/>
              <w:spacing w:before="22" w:after="120"/>
              <w:ind w:left="11" w:leftChars="0" w:hanging="11"/>
              <w:jc w:val="left"/>
              <w:rPr>
                <w:rFonts w:ascii="Times New Roman" w:hAnsi="Times New Roman" w:cs="Times New Roman" w:eastAsiaTheme="minorEastAsia"/>
                <w:kern w:val="2"/>
                <w:sz w:val="18"/>
                <w:szCs w:val="18"/>
                <w:lang w:val="en-US" w:eastAsia="zh-CN" w:bidi="ar-SA"/>
              </w:rPr>
            </w:pPr>
            <w:r>
              <w:rPr>
                <w:rFonts w:hint="eastAsia" w:ascii="Times New Roman" w:hAnsi="Times New Roman" w:cs="Times New Roman" w:eastAsiaTheme="minorEastAsia"/>
                <w:kern w:val="2"/>
                <w:sz w:val="18"/>
                <w:szCs w:val="18"/>
                <w:lang w:val="en-US" w:eastAsia="zh-CN" w:bidi="ar-SA"/>
              </w:rPr>
              <w:t>6TOPS</w:t>
            </w:r>
          </w:p>
        </w:tc>
        <w:tc>
          <w:tcPr>
            <w:tcW w:w="1382" w:type="dxa"/>
          </w:tcPr>
          <w:p w14:paraId="23F3FBCC">
            <w:pPr>
              <w:widowControl w:val="0"/>
              <w:wordWrap w:val="0"/>
              <w:spacing w:before="22" w:after="120"/>
              <w:ind w:left="11" w:leftChars="0" w:hanging="11"/>
              <w:jc w:val="left"/>
              <w:rPr>
                <w:rFonts w:ascii="Times New Roman" w:hAnsi="Times New Roman" w:cs="Times New Roman" w:eastAsiaTheme="minorEastAsia"/>
                <w:kern w:val="2"/>
                <w:sz w:val="18"/>
                <w:szCs w:val="18"/>
                <w:lang w:val="en-US" w:eastAsia="zh-CN" w:bidi="ar-SA"/>
              </w:rPr>
            </w:pPr>
            <w:r>
              <w:rPr>
                <w:rFonts w:hint="eastAsia" w:ascii="Times New Roman" w:hAnsi="Times New Roman" w:cs="Times New Roman" w:eastAsiaTheme="minorEastAsia"/>
                <w:kern w:val="2"/>
                <w:sz w:val="18"/>
                <w:szCs w:val="18"/>
                <w:lang w:val="en-US" w:eastAsia="zh-CN" w:bidi="ar-SA"/>
              </w:rPr>
              <w:t>32GByte</w:t>
            </w:r>
          </w:p>
        </w:tc>
        <w:tc>
          <w:tcPr>
            <w:tcW w:w="1350" w:type="dxa"/>
          </w:tcPr>
          <w:p w14:paraId="57203E77">
            <w:pPr>
              <w:widowControl w:val="0"/>
              <w:wordWrap w:val="0"/>
              <w:spacing w:before="22" w:after="120"/>
              <w:ind w:left="11" w:leftChars="0" w:hanging="11"/>
              <w:jc w:val="left"/>
              <w:rPr>
                <w:rFonts w:ascii="Times New Roman" w:hAnsi="Times New Roman" w:cs="Times New Roman" w:eastAsiaTheme="minorEastAsia"/>
                <w:kern w:val="2"/>
                <w:sz w:val="18"/>
                <w:szCs w:val="18"/>
                <w:lang w:val="en-US" w:eastAsia="zh-CN" w:bidi="ar-SA"/>
              </w:rPr>
            </w:pPr>
            <w:r>
              <w:rPr>
                <w:rFonts w:hint="eastAsia" w:ascii="Times New Roman" w:hAnsi="Times New Roman" w:cs="Times New Roman" w:eastAsiaTheme="minorEastAsia"/>
                <w:kern w:val="2"/>
                <w:sz w:val="18"/>
                <w:szCs w:val="18"/>
                <w:lang w:val="en-US" w:eastAsia="zh-CN" w:bidi="ar-SA"/>
              </w:rPr>
              <w:t>4GByte</w:t>
            </w:r>
          </w:p>
        </w:tc>
        <w:tc>
          <w:tcPr>
            <w:tcW w:w="2011" w:type="dxa"/>
          </w:tcPr>
          <w:p w14:paraId="69CDA5C5">
            <w:pPr>
              <w:widowControl w:val="0"/>
              <w:wordWrap w:val="0"/>
              <w:spacing w:before="22" w:after="120"/>
              <w:ind w:left="11" w:leftChars="0" w:hanging="11"/>
              <w:jc w:val="left"/>
              <w:rPr>
                <w:rFonts w:ascii="Times New Roman" w:hAnsi="Times New Roman" w:cs="Times New Roman" w:eastAsiaTheme="minorEastAsia"/>
                <w:kern w:val="2"/>
                <w:sz w:val="18"/>
                <w:szCs w:val="18"/>
                <w:lang w:val="en-US" w:eastAsia="zh-CN" w:bidi="ar-SA"/>
              </w:rPr>
            </w:pPr>
            <w:r>
              <w:rPr>
                <w:rFonts w:hint="eastAsia" w:ascii="Times New Roman" w:hAnsi="Times New Roman" w:cs="Times New Roman" w:eastAsiaTheme="minorEastAsia"/>
                <w:kern w:val="2"/>
                <w:sz w:val="18"/>
                <w:szCs w:val="18"/>
                <w:lang w:val="en-US" w:eastAsia="zh-CN" w:bidi="ar-SA"/>
              </w:rPr>
              <w:t>工业级 -40~85℃</w:t>
            </w:r>
          </w:p>
        </w:tc>
      </w:tr>
      <w:tr w14:paraId="7A7603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right"/>
        </w:trPr>
        <w:tc>
          <w:tcPr>
            <w:tcW w:w="1169" w:type="dxa"/>
            <w:shd w:val="clear" w:color="auto" w:fill="D8D8D8" w:themeFill="background1" w:themeFillShade="D9"/>
          </w:tcPr>
          <w:p w14:paraId="6BBFB3AF">
            <w:pPr>
              <w:widowControl w:val="0"/>
              <w:wordWrap w:val="0"/>
              <w:spacing w:before="22" w:after="120"/>
              <w:ind w:left="11" w:leftChars="0" w:hanging="11"/>
              <w:jc w:val="left"/>
              <w:rPr>
                <w:rFonts w:ascii="Times New Roman" w:hAnsi="Times New Roman" w:cs="Times New Roman" w:eastAsiaTheme="minorEastAsia"/>
                <w:kern w:val="2"/>
                <w:sz w:val="18"/>
                <w:szCs w:val="18"/>
                <w:lang w:val="en-US" w:eastAsia="zh-CN" w:bidi="ar-SA"/>
              </w:rPr>
            </w:pPr>
            <w:r>
              <w:rPr>
                <w:rFonts w:hint="eastAsia" w:ascii="Times New Roman" w:hAnsi="Times New Roman" w:cs="Times New Roman" w:eastAsiaTheme="minorEastAsia"/>
                <w:kern w:val="2"/>
                <w:sz w:val="18"/>
                <w:szCs w:val="18"/>
                <w:lang w:val="en-US" w:eastAsia="zh-CN" w:bidi="ar-SA"/>
              </w:rPr>
              <w:t>SOM451</w:t>
            </w:r>
          </w:p>
        </w:tc>
        <w:tc>
          <w:tcPr>
            <w:tcW w:w="1254" w:type="dxa"/>
          </w:tcPr>
          <w:p w14:paraId="1D3691C5">
            <w:pPr>
              <w:widowControl w:val="0"/>
              <w:wordWrap w:val="0"/>
              <w:spacing w:before="22" w:after="120"/>
              <w:ind w:left="11" w:leftChars="0" w:hanging="11"/>
              <w:jc w:val="left"/>
              <w:rPr>
                <w:rFonts w:ascii="Times New Roman" w:hAnsi="Times New Roman" w:cs="Times New Roman" w:eastAsiaTheme="minorEastAsia"/>
                <w:kern w:val="2"/>
                <w:sz w:val="18"/>
                <w:szCs w:val="18"/>
                <w:lang w:val="en-US" w:eastAsia="zh-CN" w:bidi="ar-SA"/>
              </w:rPr>
            </w:pPr>
            <w:r>
              <w:rPr>
                <w:rFonts w:hint="eastAsia" w:ascii="Times New Roman" w:hAnsi="Times New Roman" w:cs="Times New Roman" w:eastAsiaTheme="minorEastAsia"/>
                <w:kern w:val="2"/>
                <w:sz w:val="18"/>
                <w:szCs w:val="18"/>
                <w:lang w:val="en-US" w:eastAsia="zh-CN" w:bidi="ar-SA"/>
              </w:rPr>
              <w:t>RK3588J</w:t>
            </w:r>
          </w:p>
        </w:tc>
        <w:tc>
          <w:tcPr>
            <w:tcW w:w="1403" w:type="dxa"/>
          </w:tcPr>
          <w:p w14:paraId="4A300609">
            <w:pPr>
              <w:widowControl w:val="0"/>
              <w:wordWrap w:val="0"/>
              <w:spacing w:before="22" w:after="120"/>
              <w:ind w:left="11" w:leftChars="0" w:hanging="11"/>
              <w:jc w:val="left"/>
              <w:rPr>
                <w:rFonts w:ascii="Times New Roman" w:hAnsi="Times New Roman" w:cs="Times New Roman" w:eastAsiaTheme="minorEastAsia"/>
                <w:kern w:val="2"/>
                <w:sz w:val="18"/>
                <w:szCs w:val="18"/>
                <w:lang w:val="en-US" w:eastAsia="zh-CN" w:bidi="ar-SA"/>
              </w:rPr>
            </w:pPr>
            <w:r>
              <w:rPr>
                <w:rFonts w:hint="eastAsia" w:ascii="Times New Roman" w:hAnsi="Times New Roman" w:cs="Times New Roman" w:eastAsiaTheme="minorEastAsia"/>
                <w:kern w:val="2"/>
                <w:sz w:val="18"/>
                <w:szCs w:val="18"/>
                <w:lang w:val="en-US" w:eastAsia="zh-CN" w:bidi="ar-SA"/>
              </w:rPr>
              <w:t>2.0GHz</w:t>
            </w:r>
          </w:p>
        </w:tc>
        <w:tc>
          <w:tcPr>
            <w:tcW w:w="1286" w:type="dxa"/>
          </w:tcPr>
          <w:p w14:paraId="3BE98275">
            <w:pPr>
              <w:widowControl w:val="0"/>
              <w:wordWrap w:val="0"/>
              <w:spacing w:before="22" w:after="120"/>
              <w:ind w:left="11" w:leftChars="0" w:hanging="11"/>
              <w:jc w:val="left"/>
              <w:rPr>
                <w:rFonts w:ascii="Times New Roman" w:hAnsi="Times New Roman" w:cs="Times New Roman" w:eastAsiaTheme="minorEastAsia"/>
                <w:kern w:val="2"/>
                <w:sz w:val="18"/>
                <w:szCs w:val="18"/>
                <w:lang w:val="en-US" w:eastAsia="zh-CN" w:bidi="ar-SA"/>
              </w:rPr>
            </w:pPr>
            <w:r>
              <w:rPr>
                <w:rFonts w:hint="eastAsia" w:ascii="Times New Roman" w:hAnsi="Times New Roman" w:cs="Times New Roman" w:eastAsiaTheme="minorEastAsia"/>
                <w:kern w:val="2"/>
                <w:sz w:val="18"/>
                <w:szCs w:val="18"/>
                <w:lang w:val="en-US" w:eastAsia="zh-CN" w:bidi="ar-SA"/>
              </w:rPr>
              <w:t>6TOPS</w:t>
            </w:r>
          </w:p>
        </w:tc>
        <w:tc>
          <w:tcPr>
            <w:tcW w:w="1382" w:type="dxa"/>
          </w:tcPr>
          <w:p w14:paraId="39CE1795">
            <w:pPr>
              <w:widowControl w:val="0"/>
              <w:wordWrap w:val="0"/>
              <w:spacing w:before="22" w:after="120"/>
              <w:ind w:left="11" w:leftChars="0" w:hanging="11"/>
              <w:jc w:val="left"/>
              <w:rPr>
                <w:rFonts w:ascii="Times New Roman" w:hAnsi="Times New Roman" w:cs="Times New Roman" w:eastAsiaTheme="minorEastAsia"/>
                <w:kern w:val="2"/>
                <w:sz w:val="18"/>
                <w:szCs w:val="18"/>
                <w:lang w:val="en-US" w:eastAsia="zh-CN" w:bidi="ar-SA"/>
              </w:rPr>
            </w:pPr>
            <w:r>
              <w:rPr>
                <w:rFonts w:hint="eastAsia" w:ascii="Times New Roman" w:hAnsi="Times New Roman" w:cs="Times New Roman" w:eastAsiaTheme="minorEastAsia"/>
                <w:kern w:val="2"/>
                <w:sz w:val="18"/>
                <w:szCs w:val="18"/>
                <w:lang w:val="en-US" w:eastAsia="zh-CN" w:bidi="ar-SA"/>
              </w:rPr>
              <w:t>64GByte</w:t>
            </w:r>
          </w:p>
        </w:tc>
        <w:tc>
          <w:tcPr>
            <w:tcW w:w="1350" w:type="dxa"/>
          </w:tcPr>
          <w:p w14:paraId="484E6107">
            <w:pPr>
              <w:widowControl w:val="0"/>
              <w:wordWrap w:val="0"/>
              <w:spacing w:before="22" w:after="120"/>
              <w:ind w:left="11" w:leftChars="0" w:hanging="11"/>
              <w:jc w:val="left"/>
              <w:rPr>
                <w:rFonts w:ascii="Times New Roman" w:hAnsi="Times New Roman" w:cs="Times New Roman" w:eastAsiaTheme="minorEastAsia"/>
                <w:kern w:val="2"/>
                <w:sz w:val="18"/>
                <w:szCs w:val="18"/>
                <w:lang w:val="en-US" w:eastAsia="zh-CN" w:bidi="ar-SA"/>
              </w:rPr>
            </w:pPr>
            <w:r>
              <w:rPr>
                <w:rFonts w:hint="eastAsia" w:ascii="Times New Roman" w:hAnsi="Times New Roman" w:cs="Times New Roman" w:eastAsiaTheme="minorEastAsia"/>
                <w:kern w:val="2"/>
                <w:sz w:val="18"/>
                <w:szCs w:val="18"/>
                <w:lang w:val="en-US" w:eastAsia="zh-CN" w:bidi="ar-SA"/>
              </w:rPr>
              <w:t>8GByte</w:t>
            </w:r>
          </w:p>
        </w:tc>
        <w:tc>
          <w:tcPr>
            <w:tcW w:w="2011" w:type="dxa"/>
          </w:tcPr>
          <w:p w14:paraId="0DB46156">
            <w:pPr>
              <w:widowControl w:val="0"/>
              <w:wordWrap w:val="0"/>
              <w:spacing w:before="22" w:after="120"/>
              <w:ind w:left="11" w:leftChars="0" w:hanging="11"/>
              <w:jc w:val="left"/>
              <w:rPr>
                <w:rFonts w:ascii="Times New Roman" w:hAnsi="Times New Roman" w:cs="Times New Roman" w:eastAsiaTheme="minorEastAsia"/>
                <w:kern w:val="2"/>
                <w:sz w:val="18"/>
                <w:szCs w:val="18"/>
                <w:lang w:val="en-US" w:eastAsia="zh-CN" w:bidi="ar-SA"/>
              </w:rPr>
            </w:pPr>
            <w:r>
              <w:rPr>
                <w:rFonts w:hint="eastAsia" w:ascii="Times New Roman" w:hAnsi="Times New Roman" w:cs="Times New Roman" w:eastAsiaTheme="minorEastAsia"/>
                <w:kern w:val="2"/>
                <w:sz w:val="18"/>
                <w:szCs w:val="18"/>
                <w:lang w:val="en-US" w:eastAsia="zh-CN" w:bidi="ar-SA"/>
              </w:rPr>
              <w:t>工业级 -40~85℃</w:t>
            </w:r>
          </w:p>
        </w:tc>
      </w:tr>
      <w:tr w14:paraId="720A0E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right"/>
        </w:trPr>
        <w:tc>
          <w:tcPr>
            <w:tcW w:w="1169" w:type="dxa"/>
            <w:shd w:val="clear" w:color="auto" w:fill="D8D8D8" w:themeFill="background1" w:themeFillShade="D9"/>
          </w:tcPr>
          <w:p w14:paraId="4D5AF441">
            <w:pPr>
              <w:widowControl w:val="0"/>
              <w:wordWrap w:val="0"/>
              <w:spacing w:before="22" w:after="120"/>
              <w:ind w:left="11" w:leftChars="0" w:hanging="11"/>
              <w:jc w:val="left"/>
              <w:rPr>
                <w:rFonts w:ascii="Times New Roman" w:hAnsi="Times New Roman" w:cs="Times New Roman" w:eastAsiaTheme="minorEastAsia"/>
                <w:kern w:val="2"/>
                <w:sz w:val="18"/>
                <w:szCs w:val="18"/>
                <w:lang w:val="en-US" w:eastAsia="zh-CN" w:bidi="ar-SA"/>
              </w:rPr>
            </w:pPr>
            <w:r>
              <w:rPr>
                <w:rFonts w:hint="eastAsia" w:ascii="Times New Roman" w:hAnsi="Times New Roman" w:cs="Times New Roman" w:eastAsiaTheme="minorEastAsia"/>
                <w:kern w:val="2"/>
                <w:sz w:val="18"/>
                <w:szCs w:val="18"/>
                <w:lang w:val="en-US" w:eastAsia="zh-CN" w:bidi="ar-SA"/>
              </w:rPr>
              <w:t>SOM452</w:t>
            </w:r>
          </w:p>
        </w:tc>
        <w:tc>
          <w:tcPr>
            <w:tcW w:w="1254" w:type="dxa"/>
          </w:tcPr>
          <w:p w14:paraId="4598CDA3">
            <w:pPr>
              <w:widowControl w:val="0"/>
              <w:wordWrap w:val="0"/>
              <w:spacing w:before="22" w:after="120"/>
              <w:ind w:left="11" w:leftChars="0" w:hanging="11"/>
              <w:jc w:val="left"/>
              <w:rPr>
                <w:rFonts w:ascii="Times New Roman" w:hAnsi="Times New Roman" w:cs="Times New Roman" w:eastAsiaTheme="minorEastAsia"/>
                <w:kern w:val="2"/>
                <w:sz w:val="18"/>
                <w:szCs w:val="18"/>
                <w:lang w:val="en-US" w:eastAsia="zh-CN" w:bidi="ar-SA"/>
              </w:rPr>
            </w:pPr>
            <w:r>
              <w:rPr>
                <w:rFonts w:hint="eastAsia" w:ascii="Times New Roman" w:hAnsi="Times New Roman" w:cs="Times New Roman" w:eastAsiaTheme="minorEastAsia"/>
                <w:kern w:val="2"/>
                <w:sz w:val="18"/>
                <w:szCs w:val="18"/>
                <w:lang w:val="en-US" w:eastAsia="zh-CN" w:bidi="ar-SA"/>
              </w:rPr>
              <w:t>RK3588J</w:t>
            </w:r>
          </w:p>
        </w:tc>
        <w:tc>
          <w:tcPr>
            <w:tcW w:w="1403" w:type="dxa"/>
          </w:tcPr>
          <w:p w14:paraId="59EB0C86">
            <w:pPr>
              <w:widowControl w:val="0"/>
              <w:wordWrap w:val="0"/>
              <w:spacing w:before="22" w:after="120"/>
              <w:ind w:left="11" w:leftChars="0" w:hanging="11"/>
              <w:jc w:val="left"/>
              <w:rPr>
                <w:rFonts w:ascii="Times New Roman" w:hAnsi="Times New Roman" w:cs="Times New Roman" w:eastAsiaTheme="minorEastAsia"/>
                <w:kern w:val="2"/>
                <w:sz w:val="18"/>
                <w:szCs w:val="18"/>
                <w:lang w:val="en-US" w:eastAsia="zh-CN" w:bidi="ar-SA"/>
              </w:rPr>
            </w:pPr>
            <w:r>
              <w:rPr>
                <w:rFonts w:hint="eastAsia" w:ascii="Times New Roman" w:hAnsi="Times New Roman" w:cs="Times New Roman" w:eastAsiaTheme="minorEastAsia"/>
                <w:kern w:val="2"/>
                <w:sz w:val="18"/>
                <w:szCs w:val="18"/>
                <w:lang w:val="en-US" w:eastAsia="zh-CN" w:bidi="ar-SA"/>
              </w:rPr>
              <w:t>2.0GHz</w:t>
            </w:r>
          </w:p>
        </w:tc>
        <w:tc>
          <w:tcPr>
            <w:tcW w:w="1286" w:type="dxa"/>
          </w:tcPr>
          <w:p w14:paraId="7E627BDE">
            <w:pPr>
              <w:widowControl w:val="0"/>
              <w:wordWrap w:val="0"/>
              <w:spacing w:before="22" w:after="120"/>
              <w:ind w:left="11" w:leftChars="0" w:hanging="11"/>
              <w:jc w:val="left"/>
              <w:rPr>
                <w:rFonts w:ascii="Times New Roman" w:hAnsi="Times New Roman" w:cs="Times New Roman" w:eastAsiaTheme="minorEastAsia"/>
                <w:kern w:val="2"/>
                <w:sz w:val="18"/>
                <w:szCs w:val="18"/>
                <w:lang w:val="en-US" w:eastAsia="zh-CN" w:bidi="ar-SA"/>
              </w:rPr>
            </w:pPr>
            <w:r>
              <w:rPr>
                <w:rFonts w:hint="eastAsia" w:ascii="Times New Roman" w:hAnsi="Times New Roman" w:cs="Times New Roman" w:eastAsiaTheme="minorEastAsia"/>
                <w:kern w:val="2"/>
                <w:sz w:val="18"/>
                <w:szCs w:val="18"/>
                <w:lang w:val="en-US" w:eastAsia="zh-CN" w:bidi="ar-SA"/>
              </w:rPr>
              <w:t>6TOPS</w:t>
            </w:r>
          </w:p>
        </w:tc>
        <w:tc>
          <w:tcPr>
            <w:tcW w:w="1382" w:type="dxa"/>
          </w:tcPr>
          <w:p w14:paraId="7C86DE91">
            <w:pPr>
              <w:widowControl w:val="0"/>
              <w:wordWrap w:val="0"/>
              <w:spacing w:before="22" w:after="120"/>
              <w:ind w:left="11" w:leftChars="0" w:hanging="11"/>
              <w:jc w:val="left"/>
              <w:rPr>
                <w:rFonts w:ascii="Times New Roman" w:hAnsi="Times New Roman" w:cs="Times New Roman" w:eastAsiaTheme="minorEastAsia"/>
                <w:kern w:val="2"/>
                <w:sz w:val="18"/>
                <w:szCs w:val="18"/>
                <w:lang w:val="en-US" w:eastAsia="zh-CN" w:bidi="ar-SA"/>
              </w:rPr>
            </w:pPr>
            <w:r>
              <w:rPr>
                <w:rFonts w:hint="eastAsia" w:ascii="Times New Roman" w:hAnsi="Times New Roman" w:cs="Times New Roman" w:eastAsiaTheme="minorEastAsia"/>
                <w:kern w:val="2"/>
                <w:sz w:val="18"/>
                <w:szCs w:val="18"/>
                <w:lang w:val="en-US" w:eastAsia="zh-CN" w:bidi="ar-SA"/>
              </w:rPr>
              <w:t>128GByte</w:t>
            </w:r>
          </w:p>
        </w:tc>
        <w:tc>
          <w:tcPr>
            <w:tcW w:w="1350" w:type="dxa"/>
          </w:tcPr>
          <w:p w14:paraId="632D459F">
            <w:pPr>
              <w:widowControl w:val="0"/>
              <w:wordWrap w:val="0"/>
              <w:spacing w:before="22" w:after="120"/>
              <w:ind w:left="11" w:leftChars="0" w:hanging="11"/>
              <w:jc w:val="left"/>
              <w:rPr>
                <w:rFonts w:ascii="Times New Roman" w:hAnsi="Times New Roman" w:cs="Times New Roman" w:eastAsiaTheme="minorEastAsia"/>
                <w:kern w:val="2"/>
                <w:sz w:val="18"/>
                <w:szCs w:val="18"/>
                <w:lang w:val="en-US" w:eastAsia="zh-CN" w:bidi="ar-SA"/>
              </w:rPr>
            </w:pPr>
            <w:r>
              <w:rPr>
                <w:rFonts w:hint="eastAsia" w:ascii="Times New Roman" w:hAnsi="Times New Roman" w:cs="Times New Roman" w:eastAsiaTheme="minorEastAsia"/>
                <w:kern w:val="2"/>
                <w:sz w:val="18"/>
                <w:szCs w:val="18"/>
                <w:lang w:val="en-US" w:eastAsia="zh-CN" w:bidi="ar-SA"/>
              </w:rPr>
              <w:t>16GByte</w:t>
            </w:r>
          </w:p>
        </w:tc>
        <w:tc>
          <w:tcPr>
            <w:tcW w:w="2011" w:type="dxa"/>
          </w:tcPr>
          <w:p w14:paraId="2E7298FC">
            <w:pPr>
              <w:widowControl w:val="0"/>
              <w:wordWrap w:val="0"/>
              <w:spacing w:before="22" w:after="120"/>
              <w:ind w:left="11" w:leftChars="0" w:hanging="11"/>
              <w:jc w:val="left"/>
              <w:rPr>
                <w:rFonts w:ascii="Times New Roman" w:hAnsi="Times New Roman" w:cs="Times New Roman" w:eastAsiaTheme="minorEastAsia"/>
                <w:kern w:val="2"/>
                <w:sz w:val="18"/>
                <w:szCs w:val="18"/>
                <w:lang w:val="en-US" w:eastAsia="zh-CN" w:bidi="ar-SA"/>
              </w:rPr>
            </w:pPr>
            <w:r>
              <w:rPr>
                <w:rFonts w:hint="eastAsia" w:ascii="Times New Roman" w:hAnsi="Times New Roman" w:cs="Times New Roman" w:eastAsiaTheme="minorEastAsia"/>
                <w:kern w:val="2"/>
                <w:sz w:val="18"/>
                <w:szCs w:val="18"/>
                <w:lang w:val="en-US" w:eastAsia="zh-CN" w:bidi="ar-SA"/>
              </w:rPr>
              <w:t>工业级 -40~85℃</w:t>
            </w:r>
          </w:p>
        </w:tc>
      </w:tr>
      <w:tr w14:paraId="594732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right"/>
        </w:trPr>
        <w:tc>
          <w:tcPr>
            <w:tcW w:w="1169" w:type="dxa"/>
            <w:shd w:val="clear" w:color="auto" w:fill="D8D8D8" w:themeFill="background1" w:themeFillShade="D9"/>
          </w:tcPr>
          <w:p w14:paraId="091F4C55">
            <w:pPr>
              <w:widowControl w:val="0"/>
              <w:wordWrap w:val="0"/>
              <w:spacing w:before="22" w:after="120"/>
              <w:ind w:left="11" w:leftChars="0" w:hanging="11"/>
              <w:jc w:val="left"/>
              <w:rPr>
                <w:rFonts w:ascii="Times New Roman" w:hAnsi="Times New Roman" w:cs="Times New Roman" w:eastAsiaTheme="minorEastAsia"/>
                <w:kern w:val="2"/>
                <w:sz w:val="18"/>
                <w:szCs w:val="18"/>
                <w:lang w:val="en-US" w:eastAsia="zh-CN" w:bidi="ar-SA"/>
              </w:rPr>
            </w:pPr>
            <w:r>
              <w:rPr>
                <w:rFonts w:hint="eastAsia" w:ascii="Times New Roman" w:hAnsi="Times New Roman" w:cs="Times New Roman" w:eastAsiaTheme="minorEastAsia"/>
                <w:kern w:val="2"/>
                <w:sz w:val="18"/>
                <w:szCs w:val="18"/>
                <w:lang w:val="en-US" w:eastAsia="zh-CN" w:bidi="ar-SA"/>
              </w:rPr>
              <w:t>SOM453</w:t>
            </w:r>
          </w:p>
        </w:tc>
        <w:tc>
          <w:tcPr>
            <w:tcW w:w="1254" w:type="dxa"/>
          </w:tcPr>
          <w:p w14:paraId="24E13AD7">
            <w:pPr>
              <w:widowControl w:val="0"/>
              <w:wordWrap w:val="0"/>
              <w:spacing w:before="22" w:after="120"/>
              <w:ind w:left="11" w:leftChars="0" w:hanging="11"/>
              <w:jc w:val="left"/>
              <w:rPr>
                <w:rFonts w:ascii="Times New Roman" w:hAnsi="Times New Roman" w:cs="Times New Roman" w:eastAsiaTheme="minorEastAsia"/>
                <w:kern w:val="2"/>
                <w:sz w:val="18"/>
                <w:szCs w:val="18"/>
                <w:lang w:val="en-US" w:eastAsia="zh-CN" w:bidi="ar-SA"/>
              </w:rPr>
            </w:pPr>
            <w:r>
              <w:rPr>
                <w:rFonts w:hint="eastAsia" w:ascii="Times New Roman" w:hAnsi="Times New Roman" w:cs="Times New Roman" w:eastAsiaTheme="minorEastAsia"/>
                <w:kern w:val="2"/>
                <w:sz w:val="18"/>
                <w:szCs w:val="18"/>
                <w:lang w:val="en-US" w:eastAsia="zh-CN" w:bidi="ar-SA"/>
              </w:rPr>
              <w:t>RK3588</w:t>
            </w:r>
          </w:p>
        </w:tc>
        <w:tc>
          <w:tcPr>
            <w:tcW w:w="1403" w:type="dxa"/>
          </w:tcPr>
          <w:p w14:paraId="28E5274F">
            <w:pPr>
              <w:widowControl w:val="0"/>
              <w:wordWrap w:val="0"/>
              <w:spacing w:before="22" w:after="120"/>
              <w:ind w:left="11" w:leftChars="0" w:hanging="11"/>
              <w:jc w:val="left"/>
              <w:rPr>
                <w:rFonts w:ascii="Times New Roman" w:hAnsi="Times New Roman" w:cs="Times New Roman" w:eastAsiaTheme="minorEastAsia"/>
                <w:kern w:val="2"/>
                <w:sz w:val="18"/>
                <w:szCs w:val="18"/>
                <w:lang w:val="en-US" w:eastAsia="zh-CN" w:bidi="ar-SA"/>
              </w:rPr>
            </w:pPr>
            <w:r>
              <w:rPr>
                <w:rFonts w:hint="eastAsia" w:ascii="Times New Roman" w:hAnsi="Times New Roman" w:cs="Times New Roman" w:eastAsiaTheme="minorEastAsia"/>
                <w:kern w:val="2"/>
                <w:sz w:val="18"/>
                <w:szCs w:val="18"/>
                <w:lang w:val="en-US" w:eastAsia="zh-CN" w:bidi="ar-SA"/>
              </w:rPr>
              <w:t>2.4GHz</w:t>
            </w:r>
          </w:p>
        </w:tc>
        <w:tc>
          <w:tcPr>
            <w:tcW w:w="1286" w:type="dxa"/>
          </w:tcPr>
          <w:p w14:paraId="70A1D2FD">
            <w:pPr>
              <w:widowControl w:val="0"/>
              <w:wordWrap w:val="0"/>
              <w:spacing w:before="22" w:after="120"/>
              <w:ind w:left="11" w:leftChars="0" w:hanging="11"/>
              <w:jc w:val="left"/>
              <w:rPr>
                <w:rFonts w:ascii="Times New Roman" w:hAnsi="Times New Roman" w:cs="Times New Roman" w:eastAsiaTheme="minorEastAsia"/>
                <w:kern w:val="2"/>
                <w:sz w:val="18"/>
                <w:szCs w:val="18"/>
                <w:lang w:val="en-US" w:eastAsia="zh-CN" w:bidi="ar-SA"/>
              </w:rPr>
            </w:pPr>
            <w:r>
              <w:rPr>
                <w:rFonts w:hint="eastAsia" w:ascii="Times New Roman" w:hAnsi="Times New Roman" w:cs="Times New Roman" w:eastAsiaTheme="minorEastAsia"/>
                <w:kern w:val="2"/>
                <w:sz w:val="18"/>
                <w:szCs w:val="18"/>
                <w:lang w:val="en-US" w:eastAsia="zh-CN" w:bidi="ar-SA"/>
              </w:rPr>
              <w:t>6TOPS</w:t>
            </w:r>
          </w:p>
        </w:tc>
        <w:tc>
          <w:tcPr>
            <w:tcW w:w="1382" w:type="dxa"/>
          </w:tcPr>
          <w:p w14:paraId="75A22860">
            <w:pPr>
              <w:widowControl w:val="0"/>
              <w:wordWrap w:val="0"/>
              <w:spacing w:before="22" w:after="120"/>
              <w:ind w:left="11" w:leftChars="0" w:hanging="11"/>
              <w:jc w:val="left"/>
              <w:rPr>
                <w:rFonts w:ascii="Times New Roman" w:hAnsi="Times New Roman" w:cs="Times New Roman" w:eastAsiaTheme="minorEastAsia"/>
                <w:kern w:val="2"/>
                <w:sz w:val="18"/>
                <w:szCs w:val="18"/>
                <w:lang w:val="en-US" w:eastAsia="zh-CN" w:bidi="ar-SA"/>
              </w:rPr>
            </w:pPr>
            <w:r>
              <w:rPr>
                <w:rFonts w:hint="eastAsia" w:ascii="Times New Roman" w:hAnsi="Times New Roman" w:cs="Times New Roman" w:eastAsiaTheme="minorEastAsia"/>
                <w:kern w:val="2"/>
                <w:sz w:val="18"/>
                <w:szCs w:val="18"/>
                <w:lang w:val="en-US" w:eastAsia="zh-CN" w:bidi="ar-SA"/>
              </w:rPr>
              <w:t>64GByte</w:t>
            </w:r>
          </w:p>
        </w:tc>
        <w:tc>
          <w:tcPr>
            <w:tcW w:w="1350" w:type="dxa"/>
          </w:tcPr>
          <w:p w14:paraId="7A209C6E">
            <w:pPr>
              <w:widowControl w:val="0"/>
              <w:wordWrap w:val="0"/>
              <w:spacing w:before="22" w:after="120"/>
              <w:ind w:left="11" w:leftChars="0" w:hanging="11"/>
              <w:jc w:val="left"/>
              <w:rPr>
                <w:rFonts w:ascii="Times New Roman" w:hAnsi="Times New Roman" w:cs="Times New Roman" w:eastAsiaTheme="minorEastAsia"/>
                <w:kern w:val="2"/>
                <w:sz w:val="18"/>
                <w:szCs w:val="18"/>
                <w:lang w:val="en-US" w:eastAsia="zh-CN" w:bidi="ar-SA"/>
              </w:rPr>
            </w:pPr>
            <w:r>
              <w:rPr>
                <w:rFonts w:hint="eastAsia" w:ascii="Times New Roman" w:hAnsi="Times New Roman" w:cs="Times New Roman" w:eastAsiaTheme="minorEastAsia"/>
                <w:kern w:val="2"/>
                <w:sz w:val="18"/>
                <w:szCs w:val="18"/>
                <w:lang w:val="en-US" w:eastAsia="zh-CN" w:bidi="ar-SA"/>
              </w:rPr>
              <w:t>4GByte</w:t>
            </w:r>
          </w:p>
        </w:tc>
        <w:tc>
          <w:tcPr>
            <w:tcW w:w="2011" w:type="dxa"/>
          </w:tcPr>
          <w:p w14:paraId="1AA511FD">
            <w:pPr>
              <w:widowControl w:val="0"/>
              <w:wordWrap w:val="0"/>
              <w:spacing w:before="22" w:after="120"/>
              <w:ind w:left="11" w:leftChars="0" w:hanging="11"/>
              <w:jc w:val="left"/>
              <w:rPr>
                <w:rFonts w:ascii="Times New Roman" w:hAnsi="Times New Roman" w:cs="Times New Roman" w:eastAsiaTheme="minorEastAsia"/>
                <w:kern w:val="2"/>
                <w:sz w:val="18"/>
                <w:szCs w:val="18"/>
                <w:lang w:val="en-US" w:eastAsia="zh-CN" w:bidi="ar-SA"/>
              </w:rPr>
            </w:pPr>
            <w:r>
              <w:rPr>
                <w:rFonts w:hint="eastAsia" w:ascii="Times New Roman" w:hAnsi="Times New Roman" w:cs="Times New Roman" w:eastAsiaTheme="minorEastAsia"/>
                <w:kern w:val="2"/>
                <w:sz w:val="18"/>
                <w:szCs w:val="18"/>
                <w:lang w:val="en-US" w:eastAsia="zh-CN" w:bidi="ar-SA"/>
              </w:rPr>
              <w:t>商业级 0~80℃</w:t>
            </w:r>
          </w:p>
        </w:tc>
      </w:tr>
      <w:tr w14:paraId="21883B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right"/>
        </w:trPr>
        <w:tc>
          <w:tcPr>
            <w:tcW w:w="1169" w:type="dxa"/>
            <w:shd w:val="clear" w:color="auto" w:fill="D8D8D8" w:themeFill="background1" w:themeFillShade="D9"/>
          </w:tcPr>
          <w:p w14:paraId="252AE285">
            <w:pPr>
              <w:widowControl w:val="0"/>
              <w:wordWrap w:val="0"/>
              <w:spacing w:before="22" w:after="120"/>
              <w:ind w:left="11" w:leftChars="0" w:hanging="11"/>
              <w:jc w:val="left"/>
              <w:rPr>
                <w:rFonts w:ascii="Times New Roman" w:hAnsi="Times New Roman" w:cs="Times New Roman" w:eastAsiaTheme="minorEastAsia"/>
                <w:kern w:val="2"/>
                <w:sz w:val="18"/>
                <w:szCs w:val="18"/>
                <w:lang w:val="en-US" w:eastAsia="zh-CN" w:bidi="ar-SA"/>
              </w:rPr>
            </w:pPr>
            <w:r>
              <w:rPr>
                <w:rFonts w:hint="eastAsia" w:ascii="Times New Roman" w:hAnsi="Times New Roman" w:cs="Times New Roman" w:eastAsiaTheme="minorEastAsia"/>
                <w:kern w:val="2"/>
                <w:sz w:val="18"/>
                <w:szCs w:val="18"/>
                <w:lang w:val="en-US" w:eastAsia="zh-CN" w:bidi="ar-SA"/>
              </w:rPr>
              <w:t>SOM454</w:t>
            </w:r>
          </w:p>
        </w:tc>
        <w:tc>
          <w:tcPr>
            <w:tcW w:w="1254" w:type="dxa"/>
          </w:tcPr>
          <w:p w14:paraId="7DF698E9">
            <w:pPr>
              <w:widowControl w:val="0"/>
              <w:wordWrap w:val="0"/>
              <w:spacing w:before="22" w:after="120"/>
              <w:ind w:left="11" w:leftChars="0" w:hanging="11"/>
              <w:jc w:val="left"/>
              <w:rPr>
                <w:rFonts w:ascii="Times New Roman" w:hAnsi="Times New Roman" w:cs="Times New Roman" w:eastAsiaTheme="minorEastAsia"/>
                <w:kern w:val="2"/>
                <w:sz w:val="18"/>
                <w:szCs w:val="18"/>
                <w:lang w:val="en-US" w:eastAsia="zh-CN" w:bidi="ar-SA"/>
              </w:rPr>
            </w:pPr>
            <w:r>
              <w:rPr>
                <w:rFonts w:hint="eastAsia" w:ascii="Times New Roman" w:hAnsi="Times New Roman" w:cs="Times New Roman" w:eastAsiaTheme="minorEastAsia"/>
                <w:kern w:val="2"/>
                <w:sz w:val="18"/>
                <w:szCs w:val="18"/>
                <w:lang w:val="en-US" w:eastAsia="zh-CN" w:bidi="ar-SA"/>
              </w:rPr>
              <w:t>RK3588</w:t>
            </w:r>
          </w:p>
        </w:tc>
        <w:tc>
          <w:tcPr>
            <w:tcW w:w="1403" w:type="dxa"/>
          </w:tcPr>
          <w:p w14:paraId="2E5E89CE">
            <w:pPr>
              <w:widowControl w:val="0"/>
              <w:wordWrap w:val="0"/>
              <w:spacing w:before="22" w:after="120"/>
              <w:ind w:left="11" w:leftChars="0" w:hanging="11"/>
              <w:jc w:val="left"/>
              <w:rPr>
                <w:rFonts w:ascii="Times New Roman" w:hAnsi="Times New Roman" w:cs="Times New Roman" w:eastAsiaTheme="minorEastAsia"/>
                <w:kern w:val="2"/>
                <w:sz w:val="18"/>
                <w:szCs w:val="18"/>
                <w:lang w:val="en-US" w:eastAsia="zh-CN" w:bidi="ar-SA"/>
              </w:rPr>
            </w:pPr>
            <w:r>
              <w:rPr>
                <w:rFonts w:hint="eastAsia" w:ascii="Times New Roman" w:hAnsi="Times New Roman" w:cs="Times New Roman" w:eastAsiaTheme="minorEastAsia"/>
                <w:kern w:val="2"/>
                <w:sz w:val="18"/>
                <w:szCs w:val="18"/>
                <w:lang w:val="en-US" w:eastAsia="zh-CN" w:bidi="ar-SA"/>
              </w:rPr>
              <w:t>2.4GHz</w:t>
            </w:r>
          </w:p>
        </w:tc>
        <w:tc>
          <w:tcPr>
            <w:tcW w:w="1286" w:type="dxa"/>
          </w:tcPr>
          <w:p w14:paraId="7836507C">
            <w:pPr>
              <w:widowControl w:val="0"/>
              <w:wordWrap w:val="0"/>
              <w:spacing w:before="22" w:after="120"/>
              <w:ind w:left="11" w:leftChars="0" w:hanging="11"/>
              <w:jc w:val="left"/>
              <w:rPr>
                <w:rFonts w:ascii="Times New Roman" w:hAnsi="Times New Roman" w:cs="Times New Roman" w:eastAsiaTheme="minorEastAsia"/>
                <w:kern w:val="2"/>
                <w:sz w:val="18"/>
                <w:szCs w:val="18"/>
                <w:lang w:val="en-US" w:eastAsia="zh-CN" w:bidi="ar-SA"/>
              </w:rPr>
            </w:pPr>
            <w:r>
              <w:rPr>
                <w:rFonts w:hint="eastAsia" w:ascii="Times New Roman" w:hAnsi="Times New Roman" w:cs="Times New Roman" w:eastAsiaTheme="minorEastAsia"/>
                <w:kern w:val="2"/>
                <w:sz w:val="18"/>
                <w:szCs w:val="18"/>
                <w:lang w:val="en-US" w:eastAsia="zh-CN" w:bidi="ar-SA"/>
              </w:rPr>
              <w:t>6TOPS</w:t>
            </w:r>
          </w:p>
        </w:tc>
        <w:tc>
          <w:tcPr>
            <w:tcW w:w="1382" w:type="dxa"/>
          </w:tcPr>
          <w:p w14:paraId="23D8131A">
            <w:pPr>
              <w:widowControl w:val="0"/>
              <w:wordWrap w:val="0"/>
              <w:spacing w:before="22" w:after="120"/>
              <w:ind w:left="11" w:leftChars="0" w:hanging="11"/>
              <w:jc w:val="left"/>
              <w:rPr>
                <w:rFonts w:ascii="Times New Roman" w:hAnsi="Times New Roman" w:cs="Times New Roman" w:eastAsiaTheme="minorEastAsia"/>
                <w:kern w:val="2"/>
                <w:sz w:val="18"/>
                <w:szCs w:val="18"/>
                <w:lang w:val="en-US" w:eastAsia="zh-CN" w:bidi="ar-SA"/>
              </w:rPr>
            </w:pPr>
            <w:r>
              <w:rPr>
                <w:rFonts w:hint="eastAsia" w:ascii="Times New Roman" w:hAnsi="Times New Roman" w:cs="Times New Roman" w:eastAsiaTheme="minorEastAsia"/>
                <w:kern w:val="2"/>
                <w:sz w:val="18"/>
                <w:szCs w:val="18"/>
                <w:lang w:val="en-US" w:eastAsia="zh-CN" w:bidi="ar-SA"/>
              </w:rPr>
              <w:t>64GByte</w:t>
            </w:r>
          </w:p>
        </w:tc>
        <w:tc>
          <w:tcPr>
            <w:tcW w:w="1350" w:type="dxa"/>
          </w:tcPr>
          <w:p w14:paraId="758DA9CB">
            <w:pPr>
              <w:widowControl w:val="0"/>
              <w:wordWrap w:val="0"/>
              <w:spacing w:before="22" w:after="120"/>
              <w:ind w:left="11" w:leftChars="0" w:hanging="11"/>
              <w:jc w:val="left"/>
              <w:rPr>
                <w:rFonts w:ascii="Times New Roman" w:hAnsi="Times New Roman" w:cs="Times New Roman" w:eastAsiaTheme="minorEastAsia"/>
                <w:kern w:val="2"/>
                <w:sz w:val="18"/>
                <w:szCs w:val="18"/>
                <w:lang w:val="en-US" w:eastAsia="zh-CN" w:bidi="ar-SA"/>
              </w:rPr>
            </w:pPr>
            <w:r>
              <w:rPr>
                <w:rFonts w:hint="eastAsia" w:ascii="Times New Roman" w:hAnsi="Times New Roman" w:cs="Times New Roman" w:eastAsiaTheme="minorEastAsia"/>
                <w:kern w:val="2"/>
                <w:sz w:val="18"/>
                <w:szCs w:val="18"/>
                <w:lang w:val="en-US" w:eastAsia="zh-CN" w:bidi="ar-SA"/>
              </w:rPr>
              <w:t>8GByte</w:t>
            </w:r>
          </w:p>
        </w:tc>
        <w:tc>
          <w:tcPr>
            <w:tcW w:w="2011" w:type="dxa"/>
          </w:tcPr>
          <w:p w14:paraId="312E09DE">
            <w:pPr>
              <w:widowControl w:val="0"/>
              <w:wordWrap w:val="0"/>
              <w:spacing w:before="22" w:after="120"/>
              <w:ind w:left="11" w:leftChars="0" w:hanging="11"/>
              <w:jc w:val="left"/>
              <w:rPr>
                <w:rFonts w:ascii="Times New Roman" w:hAnsi="Times New Roman" w:cs="Times New Roman" w:eastAsiaTheme="minorEastAsia"/>
                <w:kern w:val="2"/>
                <w:sz w:val="18"/>
                <w:szCs w:val="18"/>
                <w:lang w:val="en-US" w:eastAsia="zh-CN" w:bidi="ar-SA"/>
              </w:rPr>
            </w:pPr>
            <w:r>
              <w:rPr>
                <w:rFonts w:hint="eastAsia" w:ascii="Times New Roman" w:hAnsi="Times New Roman" w:cs="Times New Roman" w:eastAsiaTheme="minorEastAsia"/>
                <w:kern w:val="2"/>
                <w:sz w:val="18"/>
                <w:szCs w:val="18"/>
                <w:lang w:val="en-US" w:eastAsia="zh-CN" w:bidi="ar-SA"/>
              </w:rPr>
              <w:t>商业级 0~80℃</w:t>
            </w:r>
          </w:p>
        </w:tc>
      </w:tr>
    </w:tbl>
    <w:p w14:paraId="3D1141B0">
      <w:pPr>
        <w:rPr>
          <w:rFonts w:hint="default"/>
          <w:lang w:val="en-US" w:eastAsia="zh-CN"/>
        </w:rPr>
      </w:pPr>
    </w:p>
    <w:p w14:paraId="300E0AEF">
      <w:pPr>
        <w:pStyle w:val="12"/>
        <w:ind w:left="0" w:leftChars="0" w:firstLine="0" w:firstLineChars="0"/>
        <w:jc w:val="left"/>
        <w:outlineLvl w:val="2"/>
        <w:rPr>
          <w:rFonts w:hint="default" w:ascii="Times New Roman" w:hAnsi="Times New Roman" w:eastAsia="宋体" w:cs="宋体"/>
          <w:b/>
          <w:bCs/>
          <w:iCs/>
          <w:color w:val="000000"/>
          <w:kern w:val="2"/>
          <w:sz w:val="28"/>
          <w:szCs w:val="28"/>
          <w:lang w:val="en-US" w:eastAsia="zh-CN" w:bidi="ar-SA"/>
        </w:rPr>
      </w:pPr>
      <w:bookmarkStart w:id="33" w:name="_Toc22845"/>
      <w:bookmarkStart w:id="34" w:name="_Toc13360"/>
      <w:bookmarkStart w:id="35" w:name="_Toc13344"/>
      <w:bookmarkStart w:id="36" w:name="_Toc906"/>
      <w:r>
        <w:rPr>
          <w:rFonts w:hint="eastAsia" w:ascii="Times New Roman" w:hAnsi="Times New Roman" w:eastAsia="宋体" w:cs="宋体"/>
          <w:b/>
          <w:bCs/>
          <w:iCs/>
          <w:color w:val="000000"/>
          <w:kern w:val="2"/>
          <w:sz w:val="28"/>
          <w:szCs w:val="28"/>
          <w:lang w:val="en-US" w:eastAsia="zh-CN" w:bidi="ar-SA"/>
        </w:rPr>
        <w:t>1.4.3 X系列板选型</w:t>
      </w:r>
      <w:bookmarkEnd w:id="33"/>
      <w:bookmarkEnd w:id="34"/>
      <w:bookmarkEnd w:id="35"/>
      <w:bookmarkEnd w:id="36"/>
    </w:p>
    <w:p w14:paraId="5B7585C0">
      <w:pPr>
        <w:pStyle w:val="12"/>
        <w:keepNext w:val="0"/>
        <w:keepLines w:val="0"/>
        <w:pageBreakBefore w:val="0"/>
        <w:widowControl w:val="0"/>
        <w:kinsoku/>
        <w:wordWrap/>
        <w:overflowPunct/>
        <w:topLinePunct w:val="0"/>
        <w:autoSpaceDE/>
        <w:autoSpaceDN/>
        <w:bidi w:val="0"/>
        <w:adjustRightInd/>
        <w:snapToGrid/>
        <w:spacing w:after="0"/>
        <w:ind w:left="0" w:leftChars="0" w:firstLine="0" w:firstLineChars="0"/>
        <w:jc w:val="left"/>
        <w:textAlignment w:val="auto"/>
        <w:outlineLvl w:val="9"/>
        <w:rPr>
          <w:rFonts w:hint="default" w:ascii="Times New Roman" w:hAnsi="Times New Roman" w:eastAsia="宋体" w:cs="宋体"/>
          <w:b w:val="0"/>
          <w:bCs w:val="0"/>
          <w:iCs/>
          <w:color w:val="000000"/>
          <w:kern w:val="2"/>
          <w:sz w:val="24"/>
          <w:szCs w:val="24"/>
          <w:lang w:val="en-US" w:eastAsia="zh-CN" w:bidi="ar-SA"/>
        </w:rPr>
      </w:pPr>
      <w:r>
        <w:rPr>
          <w:rFonts w:hint="default" w:ascii="Times New Roman" w:hAnsi="Times New Roman" w:eastAsia="宋体" w:cs="宋体"/>
          <w:b w:val="0"/>
          <w:bCs w:val="0"/>
          <w:iCs/>
          <w:color w:val="000000"/>
          <w:kern w:val="2"/>
          <w:sz w:val="24"/>
          <w:szCs w:val="24"/>
          <w:lang w:val="en-US" w:eastAsia="zh-CN" w:bidi="ar-SA"/>
        </w:rPr>
        <w:t>可以根据需求，选择合适的X系列IO板，X系列IO板的PIN数要与外壳适配。</w:t>
      </w:r>
    </w:p>
    <w:p w14:paraId="6106B521">
      <w:pPr>
        <w:pStyle w:val="12"/>
        <w:keepNext w:val="0"/>
        <w:keepLines w:val="0"/>
        <w:pageBreakBefore w:val="0"/>
        <w:widowControl w:val="0"/>
        <w:kinsoku/>
        <w:wordWrap/>
        <w:overflowPunct/>
        <w:topLinePunct w:val="0"/>
        <w:autoSpaceDE/>
        <w:autoSpaceDN/>
        <w:bidi w:val="0"/>
        <w:adjustRightInd/>
        <w:snapToGrid/>
        <w:spacing w:after="0"/>
        <w:ind w:left="0" w:leftChars="0" w:firstLine="0" w:firstLineChars="0"/>
        <w:jc w:val="left"/>
        <w:textAlignment w:val="auto"/>
        <w:outlineLvl w:val="9"/>
        <w:rPr>
          <w:rFonts w:hint="eastAsia" w:ascii="Times New Roman" w:hAnsi="Times New Roman" w:eastAsia="宋体" w:cs="宋体"/>
          <w:b w:val="0"/>
          <w:bCs w:val="0"/>
          <w:iCs/>
          <w:color w:val="FF0000"/>
          <w:kern w:val="2"/>
          <w:sz w:val="24"/>
          <w:szCs w:val="24"/>
          <w:lang w:val="en-US" w:eastAsia="zh-CN" w:bidi="ar-SA"/>
        </w:rPr>
      </w:pPr>
      <w:r>
        <w:rPr>
          <w:rFonts w:hint="eastAsia" w:ascii="Times New Roman" w:hAnsi="Times New Roman" w:eastAsia="宋体" w:cs="宋体"/>
          <w:b w:val="0"/>
          <w:bCs w:val="0"/>
          <w:iCs/>
          <w:color w:val="FF0000"/>
          <w:kern w:val="2"/>
          <w:sz w:val="24"/>
          <w:szCs w:val="24"/>
          <w:lang w:val="en-US" w:eastAsia="zh-CN" w:bidi="ar-SA"/>
        </w:rPr>
        <w:t>注意：本设备默认端口为RS485，如需RS232请向销售说明。</w:t>
      </w:r>
    </w:p>
    <w:p w14:paraId="549CAFCD">
      <w:pPr>
        <w:pStyle w:val="12"/>
        <w:keepNext w:val="0"/>
        <w:keepLines w:val="0"/>
        <w:pageBreakBefore w:val="0"/>
        <w:widowControl w:val="0"/>
        <w:kinsoku/>
        <w:wordWrap/>
        <w:overflowPunct/>
        <w:topLinePunct w:val="0"/>
        <w:autoSpaceDE/>
        <w:autoSpaceDN/>
        <w:bidi w:val="0"/>
        <w:adjustRightInd/>
        <w:snapToGrid/>
        <w:spacing w:after="0"/>
        <w:ind w:left="0" w:leftChars="0" w:firstLine="0" w:firstLineChars="0"/>
        <w:jc w:val="left"/>
        <w:textAlignment w:val="auto"/>
        <w:outlineLvl w:val="9"/>
        <w:rPr>
          <w:rFonts w:hint="default" w:ascii="Times New Roman" w:hAnsi="Times New Roman" w:eastAsia="宋体" w:cs="宋体"/>
          <w:b w:val="0"/>
          <w:bCs w:val="0"/>
          <w:iCs/>
          <w:color w:val="FF0000"/>
          <w:kern w:val="2"/>
          <w:sz w:val="24"/>
          <w:szCs w:val="24"/>
          <w:lang w:val="en-US" w:eastAsia="zh-CN" w:bidi="ar-SA"/>
        </w:rPr>
      </w:pPr>
    </w:p>
    <w:tbl>
      <w:tblPr>
        <w:tblStyle w:val="14"/>
        <w:tblW w:w="4998"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18"/>
        <w:gridCol w:w="1259"/>
        <w:gridCol w:w="598"/>
        <w:gridCol w:w="586"/>
        <w:gridCol w:w="592"/>
        <w:gridCol w:w="669"/>
        <w:gridCol w:w="1487"/>
        <w:gridCol w:w="1405"/>
        <w:gridCol w:w="1405"/>
      </w:tblGrid>
      <w:tr w14:paraId="086B83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286" w:type="pct"/>
            <w:gridSpan w:val="7"/>
            <w:tcBorders>
              <w:top w:val="nil"/>
              <w:left w:val="nil"/>
              <w:bottom w:val="single" w:color="auto" w:sz="4" w:space="0"/>
              <w:right w:val="nil"/>
            </w:tcBorders>
            <w:vAlign w:val="center"/>
          </w:tcPr>
          <w:p w14:paraId="52FA8771">
            <w:pPr>
              <w:pStyle w:val="12"/>
              <w:ind w:left="5" w:leftChars="-4" w:hanging="13" w:hangingChars="7"/>
              <w:jc w:val="center"/>
              <w:rPr>
                <w:rFonts w:hint="default" w:ascii="Times New Roman" w:hAnsi="Times New Roman" w:cs="Times New Roman" w:eastAsiaTheme="minorEastAsia"/>
                <w:b/>
                <w:bCs/>
                <w:sz w:val="18"/>
                <w:szCs w:val="18"/>
              </w:rPr>
            </w:pPr>
            <w:r>
              <w:rPr>
                <w:rFonts w:hint="eastAsia" w:ascii="Times New Roman" w:hAnsi="Times New Roman" w:cs="Times New Roman"/>
                <w:b/>
                <w:bCs/>
                <w:sz w:val="18"/>
                <w:szCs w:val="18"/>
                <w:lang w:val="en-US" w:eastAsia="zh-CN"/>
              </w:rPr>
              <w:t xml:space="preserve">                           </w:t>
            </w:r>
            <w:r>
              <w:rPr>
                <w:rFonts w:hint="eastAsia" w:ascii="Times New Roman" w:hAnsi="Times New Roman" w:cs="Times New Roman" w:eastAsiaTheme="minorEastAsia"/>
                <w:b/>
                <w:bCs/>
                <w:sz w:val="18"/>
                <w:szCs w:val="18"/>
                <w:lang w:val="en-US" w:eastAsia="zh-CN"/>
              </w:rPr>
              <w:t xml:space="preserve">  </w:t>
            </w:r>
            <w:r>
              <w:rPr>
                <w:rFonts w:hint="default" w:ascii="Times New Roman" w:hAnsi="Times New Roman" w:cs="Times New Roman" w:eastAsiaTheme="minorEastAsia"/>
                <w:b/>
                <w:bCs/>
                <w:sz w:val="18"/>
                <w:szCs w:val="18"/>
              </w:rPr>
              <w:t>X系列IO板选型表</w:t>
            </w:r>
          </w:p>
        </w:tc>
        <w:tc>
          <w:tcPr>
            <w:tcW w:w="856" w:type="pct"/>
            <w:tcBorders>
              <w:top w:val="nil"/>
              <w:left w:val="nil"/>
              <w:bottom w:val="single" w:color="auto" w:sz="4" w:space="0"/>
              <w:right w:val="nil"/>
            </w:tcBorders>
            <w:vAlign w:val="center"/>
          </w:tcPr>
          <w:p w14:paraId="1CB41781">
            <w:pPr>
              <w:pStyle w:val="12"/>
              <w:ind w:left="5" w:leftChars="-4" w:hanging="13" w:hangingChars="7"/>
              <w:jc w:val="center"/>
              <w:rPr>
                <w:rFonts w:hint="default" w:ascii="Times New Roman" w:hAnsi="Times New Roman" w:cs="Times New Roman" w:eastAsiaTheme="minorEastAsia"/>
                <w:b/>
                <w:bCs/>
                <w:sz w:val="18"/>
                <w:szCs w:val="18"/>
              </w:rPr>
            </w:pPr>
          </w:p>
        </w:tc>
        <w:tc>
          <w:tcPr>
            <w:tcW w:w="856" w:type="pct"/>
            <w:tcBorders>
              <w:top w:val="nil"/>
              <w:left w:val="nil"/>
              <w:bottom w:val="single" w:color="auto" w:sz="4" w:space="0"/>
              <w:right w:val="nil"/>
            </w:tcBorders>
            <w:vAlign w:val="center"/>
          </w:tcPr>
          <w:p w14:paraId="6CC20037">
            <w:pPr>
              <w:pStyle w:val="12"/>
              <w:ind w:left="5" w:leftChars="-4" w:hanging="13" w:hangingChars="7"/>
              <w:jc w:val="center"/>
              <w:rPr>
                <w:rFonts w:hint="default" w:ascii="Times New Roman" w:hAnsi="Times New Roman" w:cs="Times New Roman" w:eastAsiaTheme="minorEastAsia"/>
                <w:b/>
                <w:bCs/>
                <w:sz w:val="18"/>
                <w:szCs w:val="18"/>
              </w:rPr>
            </w:pPr>
          </w:p>
        </w:tc>
      </w:tr>
      <w:tr w14:paraId="6E6662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51" w:type="pct"/>
            <w:tcBorders>
              <w:top w:val="single" w:color="auto" w:sz="4" w:space="0"/>
            </w:tcBorders>
            <w:vAlign w:val="center"/>
          </w:tcPr>
          <w:p w14:paraId="64517A48">
            <w:pPr>
              <w:pStyle w:val="12"/>
              <w:ind w:left="5" w:leftChars="-4" w:hanging="13" w:hangingChars="7"/>
              <w:jc w:val="center"/>
              <w:rPr>
                <w:rFonts w:hint="default" w:ascii="Times New Roman" w:hAnsi="Times New Roman" w:cs="Times New Roman" w:eastAsiaTheme="minorEastAsia"/>
                <w:b/>
                <w:bCs/>
                <w:kern w:val="2"/>
                <w:sz w:val="18"/>
                <w:szCs w:val="18"/>
                <w:lang w:val="en-US" w:eastAsia="zh-CN" w:bidi="ar-SA"/>
              </w:rPr>
            </w:pPr>
            <w:r>
              <w:rPr>
                <w:rFonts w:hint="default" w:ascii="Times New Roman" w:hAnsi="Times New Roman" w:cs="Times New Roman" w:eastAsiaTheme="minorEastAsia"/>
                <w:b/>
                <w:bCs/>
                <w:sz w:val="18"/>
                <w:szCs w:val="18"/>
              </w:rPr>
              <w:t>型号</w:t>
            </w:r>
          </w:p>
        </w:tc>
        <w:tc>
          <w:tcPr>
            <w:tcW w:w="612" w:type="pct"/>
            <w:tcBorders>
              <w:top w:val="single" w:color="auto" w:sz="4" w:space="0"/>
            </w:tcBorders>
            <w:vAlign w:val="center"/>
          </w:tcPr>
          <w:p w14:paraId="7CB969B0">
            <w:pPr>
              <w:pStyle w:val="12"/>
              <w:ind w:left="5" w:leftChars="-4" w:hanging="13" w:hangingChars="7"/>
              <w:jc w:val="center"/>
              <w:rPr>
                <w:rFonts w:hint="default" w:ascii="Times New Roman" w:hAnsi="Times New Roman" w:cs="Times New Roman" w:eastAsiaTheme="minorEastAsia"/>
                <w:b/>
                <w:bCs/>
                <w:kern w:val="2"/>
                <w:sz w:val="18"/>
                <w:szCs w:val="18"/>
                <w:lang w:val="en-US" w:eastAsia="zh-CN" w:bidi="ar-SA"/>
              </w:rPr>
            </w:pPr>
            <w:r>
              <w:rPr>
                <w:rFonts w:hint="default" w:ascii="Times New Roman" w:hAnsi="Times New Roman" w:cs="Times New Roman" w:eastAsiaTheme="minorEastAsia"/>
                <w:b/>
                <w:bCs/>
                <w:sz w:val="18"/>
                <w:szCs w:val="18"/>
              </w:rPr>
              <w:t>RS232/RS485</w:t>
            </w:r>
          </w:p>
        </w:tc>
        <w:tc>
          <w:tcPr>
            <w:tcW w:w="379" w:type="pct"/>
            <w:tcBorders>
              <w:top w:val="single" w:color="auto" w:sz="4" w:space="0"/>
            </w:tcBorders>
            <w:vAlign w:val="center"/>
          </w:tcPr>
          <w:p w14:paraId="5E264411">
            <w:pPr>
              <w:pStyle w:val="12"/>
              <w:ind w:left="5" w:leftChars="-4" w:hanging="13" w:hangingChars="7"/>
              <w:jc w:val="center"/>
              <w:rPr>
                <w:rFonts w:hint="default" w:ascii="Times New Roman" w:hAnsi="Times New Roman" w:cs="Times New Roman" w:eastAsiaTheme="minorEastAsia"/>
                <w:b/>
                <w:bCs/>
                <w:kern w:val="2"/>
                <w:sz w:val="18"/>
                <w:szCs w:val="18"/>
                <w:lang w:val="en-US" w:eastAsia="zh-CN" w:bidi="ar-SA"/>
              </w:rPr>
            </w:pPr>
            <w:r>
              <w:rPr>
                <w:rFonts w:hint="default" w:ascii="Times New Roman" w:hAnsi="Times New Roman" w:cs="Times New Roman" w:eastAsiaTheme="minorEastAsia"/>
                <w:b/>
                <w:bCs/>
                <w:sz w:val="18"/>
                <w:szCs w:val="18"/>
              </w:rPr>
              <w:t>CAN</w:t>
            </w:r>
          </w:p>
        </w:tc>
        <w:tc>
          <w:tcPr>
            <w:tcW w:w="379" w:type="pct"/>
            <w:tcBorders>
              <w:top w:val="single" w:color="auto" w:sz="4" w:space="0"/>
            </w:tcBorders>
            <w:vAlign w:val="center"/>
          </w:tcPr>
          <w:p w14:paraId="1A2C98D0">
            <w:pPr>
              <w:pStyle w:val="12"/>
              <w:ind w:left="5" w:leftChars="-4" w:hanging="13" w:hangingChars="7"/>
              <w:jc w:val="center"/>
              <w:rPr>
                <w:rFonts w:hint="default" w:ascii="Times New Roman" w:hAnsi="Times New Roman" w:cs="Times New Roman" w:eastAsiaTheme="minorEastAsia"/>
                <w:b/>
                <w:bCs/>
                <w:kern w:val="2"/>
                <w:sz w:val="18"/>
                <w:szCs w:val="18"/>
                <w:lang w:val="en-US" w:eastAsia="zh-CN" w:bidi="ar-SA"/>
              </w:rPr>
            </w:pPr>
            <w:r>
              <w:rPr>
                <w:rFonts w:hint="default" w:ascii="Times New Roman" w:hAnsi="Times New Roman" w:cs="Times New Roman" w:eastAsiaTheme="minorEastAsia"/>
                <w:b/>
                <w:bCs/>
                <w:sz w:val="18"/>
                <w:szCs w:val="18"/>
              </w:rPr>
              <w:t>DI</w:t>
            </w:r>
          </w:p>
        </w:tc>
        <w:tc>
          <w:tcPr>
            <w:tcW w:w="379" w:type="pct"/>
            <w:tcBorders>
              <w:top w:val="single" w:color="auto" w:sz="4" w:space="0"/>
            </w:tcBorders>
            <w:vAlign w:val="center"/>
          </w:tcPr>
          <w:p w14:paraId="3C0D14C6">
            <w:pPr>
              <w:pStyle w:val="12"/>
              <w:ind w:left="5" w:leftChars="-4" w:hanging="13" w:hangingChars="7"/>
              <w:jc w:val="center"/>
              <w:rPr>
                <w:rFonts w:hint="default" w:ascii="Times New Roman" w:hAnsi="Times New Roman" w:cs="Times New Roman" w:eastAsiaTheme="minorEastAsia"/>
                <w:b/>
                <w:bCs/>
                <w:kern w:val="2"/>
                <w:sz w:val="18"/>
                <w:szCs w:val="18"/>
                <w:lang w:val="en-US" w:eastAsia="zh-CN" w:bidi="ar-SA"/>
              </w:rPr>
            </w:pPr>
            <w:r>
              <w:rPr>
                <w:rFonts w:hint="default" w:ascii="Times New Roman" w:hAnsi="Times New Roman" w:cs="Times New Roman" w:eastAsiaTheme="minorEastAsia"/>
                <w:b/>
                <w:bCs/>
                <w:sz w:val="18"/>
                <w:szCs w:val="18"/>
              </w:rPr>
              <w:t>DO</w:t>
            </w:r>
          </w:p>
        </w:tc>
        <w:tc>
          <w:tcPr>
            <w:tcW w:w="382" w:type="pct"/>
            <w:tcBorders>
              <w:top w:val="single" w:color="auto" w:sz="4" w:space="0"/>
            </w:tcBorders>
            <w:vAlign w:val="center"/>
          </w:tcPr>
          <w:p w14:paraId="61397835">
            <w:pPr>
              <w:pStyle w:val="12"/>
              <w:ind w:left="5" w:leftChars="-4" w:hanging="13" w:hangingChars="7"/>
              <w:jc w:val="center"/>
              <w:rPr>
                <w:rFonts w:hint="default" w:ascii="Times New Roman" w:hAnsi="Times New Roman" w:cs="Times New Roman" w:eastAsiaTheme="minorEastAsia"/>
                <w:b/>
                <w:bCs/>
                <w:kern w:val="2"/>
                <w:sz w:val="18"/>
                <w:szCs w:val="18"/>
                <w:lang w:val="en-US" w:eastAsia="zh-CN" w:bidi="ar-SA"/>
              </w:rPr>
            </w:pPr>
            <w:r>
              <w:rPr>
                <w:rFonts w:hint="default" w:ascii="Times New Roman" w:hAnsi="Times New Roman" w:cs="Times New Roman" w:eastAsiaTheme="minorEastAsia"/>
                <w:b/>
                <w:bCs/>
                <w:sz w:val="18"/>
                <w:szCs w:val="18"/>
              </w:rPr>
              <w:t>GPIO</w:t>
            </w:r>
          </w:p>
        </w:tc>
        <w:tc>
          <w:tcPr>
            <w:tcW w:w="900" w:type="pct"/>
            <w:tcBorders>
              <w:top w:val="single" w:color="auto" w:sz="4" w:space="0"/>
            </w:tcBorders>
            <w:vAlign w:val="center"/>
          </w:tcPr>
          <w:p w14:paraId="1B3409A8">
            <w:pPr>
              <w:pStyle w:val="12"/>
              <w:ind w:left="5" w:leftChars="-4" w:hanging="13" w:hangingChars="7"/>
              <w:jc w:val="center"/>
              <w:rPr>
                <w:rFonts w:hint="default" w:ascii="Times New Roman" w:hAnsi="Times New Roman" w:cs="Times New Roman" w:eastAsiaTheme="minorEastAsia"/>
                <w:b/>
                <w:bCs/>
                <w:kern w:val="2"/>
                <w:sz w:val="18"/>
                <w:szCs w:val="18"/>
                <w:lang w:val="en-US" w:eastAsia="zh-CN" w:bidi="ar-SA"/>
              </w:rPr>
            </w:pPr>
            <w:r>
              <w:rPr>
                <w:rFonts w:hint="eastAsia" w:ascii="Times New Roman" w:hAnsi="Times New Roman" w:cs="Times New Roman"/>
                <w:b/>
                <w:bCs/>
                <w:kern w:val="2"/>
                <w:sz w:val="18"/>
                <w:szCs w:val="18"/>
                <w:lang w:val="en-US" w:eastAsia="zh-CN" w:bidi="ar-SA"/>
              </w:rPr>
              <w:t>GND</w:t>
            </w:r>
          </w:p>
        </w:tc>
        <w:tc>
          <w:tcPr>
            <w:tcW w:w="856" w:type="pct"/>
            <w:tcBorders>
              <w:top w:val="single" w:color="auto" w:sz="4" w:space="0"/>
            </w:tcBorders>
            <w:vAlign w:val="center"/>
          </w:tcPr>
          <w:p w14:paraId="7C48921C">
            <w:pPr>
              <w:pStyle w:val="12"/>
              <w:ind w:left="5" w:leftChars="-4" w:hanging="13" w:hangingChars="7"/>
              <w:jc w:val="center"/>
              <w:rPr>
                <w:rFonts w:hint="default" w:ascii="Times New Roman" w:hAnsi="Times New Roman" w:cs="Times New Roman" w:eastAsiaTheme="minorEastAsia"/>
                <w:b/>
                <w:bCs/>
                <w:sz w:val="18"/>
                <w:szCs w:val="18"/>
                <w:lang w:val="en-US" w:eastAsia="zh-CN"/>
              </w:rPr>
            </w:pPr>
            <w:r>
              <w:rPr>
                <w:rFonts w:hint="eastAsia" w:ascii="Times New Roman" w:hAnsi="Times New Roman" w:cs="Times New Roman"/>
                <w:b/>
                <w:bCs/>
                <w:sz w:val="18"/>
                <w:szCs w:val="18"/>
                <w:lang w:val="en-US" w:eastAsia="zh-CN"/>
              </w:rPr>
              <w:t>PIN数</w:t>
            </w:r>
          </w:p>
        </w:tc>
        <w:tc>
          <w:tcPr>
            <w:tcW w:w="856" w:type="pct"/>
            <w:tcBorders>
              <w:top w:val="single" w:color="auto" w:sz="4" w:space="0"/>
            </w:tcBorders>
            <w:vAlign w:val="center"/>
          </w:tcPr>
          <w:p w14:paraId="028AD4F4">
            <w:pPr>
              <w:pStyle w:val="12"/>
              <w:ind w:left="5" w:leftChars="-4" w:hanging="13" w:hangingChars="7"/>
              <w:jc w:val="center"/>
              <w:rPr>
                <w:rFonts w:hint="default" w:ascii="Times New Roman" w:hAnsi="Times New Roman" w:cs="Times New Roman"/>
                <w:b/>
                <w:bCs/>
                <w:sz w:val="18"/>
                <w:szCs w:val="18"/>
                <w:lang w:val="en-US" w:eastAsia="zh-CN"/>
              </w:rPr>
            </w:pPr>
            <w:r>
              <w:rPr>
                <w:rFonts w:hint="eastAsia" w:ascii="Times New Roman" w:hAnsi="Times New Roman" w:cs="Times New Roman"/>
                <w:b/>
                <w:bCs/>
                <w:sz w:val="18"/>
                <w:szCs w:val="18"/>
                <w:lang w:val="en-US" w:eastAsia="zh-CN"/>
              </w:rPr>
              <w:t>备注</w:t>
            </w:r>
          </w:p>
        </w:tc>
      </w:tr>
      <w:tr w14:paraId="23D2DA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51" w:type="pct"/>
            <w:vAlign w:val="center"/>
          </w:tcPr>
          <w:p w14:paraId="6FE5E13C">
            <w:pPr>
              <w:pStyle w:val="12"/>
              <w:ind w:left="4" w:leftChars="-4" w:hanging="12" w:hangingChars="7"/>
              <w:jc w:val="center"/>
              <w:rPr>
                <w:rFonts w:hint="default" w:ascii="Times New Roman" w:hAnsi="Times New Roman" w:cs="Times New Roman" w:eastAsiaTheme="minorEastAsia"/>
                <w:kern w:val="2"/>
                <w:sz w:val="18"/>
                <w:szCs w:val="18"/>
                <w:lang w:val="en-US" w:eastAsia="zh-CN" w:bidi="ar-SA"/>
              </w:rPr>
            </w:pPr>
            <w:r>
              <w:rPr>
                <w:rFonts w:hint="default" w:ascii="Times New Roman" w:hAnsi="Times New Roman" w:cs="Times New Roman" w:eastAsiaTheme="minorEastAsia"/>
                <w:sz w:val="18"/>
                <w:szCs w:val="18"/>
              </w:rPr>
              <w:t>X</w:t>
            </w:r>
            <w:r>
              <w:rPr>
                <w:rFonts w:hint="eastAsia" w:ascii="Times New Roman" w:hAnsi="Times New Roman" w:cs="Times New Roman"/>
                <w:sz w:val="18"/>
                <w:szCs w:val="18"/>
                <w:lang w:val="en-US" w:eastAsia="zh-CN"/>
              </w:rPr>
              <w:t>90</w:t>
            </w:r>
          </w:p>
        </w:tc>
        <w:tc>
          <w:tcPr>
            <w:tcW w:w="612" w:type="pct"/>
            <w:vAlign w:val="center"/>
          </w:tcPr>
          <w:p w14:paraId="3797795E">
            <w:pPr>
              <w:pStyle w:val="12"/>
              <w:ind w:left="4" w:leftChars="-4" w:hanging="12" w:hangingChars="7"/>
              <w:jc w:val="center"/>
              <w:rPr>
                <w:rFonts w:hint="default" w:ascii="Times New Roman" w:hAnsi="Times New Roman" w:cs="Times New Roman" w:eastAsiaTheme="minorEastAsia"/>
                <w:kern w:val="2"/>
                <w:sz w:val="18"/>
                <w:szCs w:val="18"/>
                <w:lang w:val="en-US" w:eastAsia="zh-CN" w:bidi="ar-SA"/>
              </w:rPr>
            </w:pPr>
            <w:r>
              <w:rPr>
                <w:rFonts w:hint="default" w:ascii="Times New Roman" w:hAnsi="Times New Roman" w:cs="Times New Roman" w:eastAsiaTheme="minorEastAsia"/>
                <w:sz w:val="18"/>
                <w:szCs w:val="18"/>
              </w:rPr>
              <w:t>2</w:t>
            </w:r>
          </w:p>
        </w:tc>
        <w:tc>
          <w:tcPr>
            <w:tcW w:w="379" w:type="pct"/>
            <w:vAlign w:val="center"/>
          </w:tcPr>
          <w:p w14:paraId="090F90AC">
            <w:pPr>
              <w:pStyle w:val="12"/>
              <w:ind w:left="4" w:leftChars="-4" w:hanging="12" w:hangingChars="7"/>
              <w:jc w:val="center"/>
              <w:rPr>
                <w:rFonts w:hint="default" w:ascii="Times New Roman" w:hAnsi="Times New Roman" w:cs="Times New Roman" w:eastAsiaTheme="minorEastAsia"/>
                <w:kern w:val="2"/>
                <w:sz w:val="18"/>
                <w:szCs w:val="18"/>
                <w:lang w:val="en-US" w:eastAsia="zh-CN" w:bidi="ar-SA"/>
              </w:rPr>
            </w:pPr>
            <w:r>
              <w:rPr>
                <w:rFonts w:hint="default" w:ascii="Times New Roman" w:hAnsi="Times New Roman" w:cs="Times New Roman"/>
                <w:sz w:val="18"/>
                <w:szCs w:val="18"/>
                <w:lang w:eastAsia="zh-CN"/>
              </w:rPr>
              <w:t>×</w:t>
            </w:r>
          </w:p>
        </w:tc>
        <w:tc>
          <w:tcPr>
            <w:tcW w:w="379" w:type="pct"/>
            <w:vAlign w:val="center"/>
          </w:tcPr>
          <w:p w14:paraId="726F0E69">
            <w:pPr>
              <w:pStyle w:val="12"/>
              <w:ind w:left="4" w:leftChars="-4" w:hanging="12" w:hangingChars="7"/>
              <w:jc w:val="center"/>
              <w:rPr>
                <w:rFonts w:hint="default" w:ascii="Times New Roman" w:hAnsi="Times New Roman" w:cs="Times New Roman" w:eastAsiaTheme="minorEastAsia"/>
                <w:kern w:val="2"/>
                <w:sz w:val="18"/>
                <w:szCs w:val="18"/>
                <w:lang w:val="en-US" w:eastAsia="zh-CN" w:bidi="ar-SA"/>
              </w:rPr>
            </w:pPr>
            <w:r>
              <w:rPr>
                <w:rFonts w:hint="default" w:ascii="Times New Roman" w:hAnsi="Times New Roman" w:cs="Times New Roman"/>
                <w:sz w:val="18"/>
                <w:szCs w:val="18"/>
                <w:lang w:eastAsia="zh-CN"/>
              </w:rPr>
              <w:t>×</w:t>
            </w:r>
          </w:p>
        </w:tc>
        <w:tc>
          <w:tcPr>
            <w:tcW w:w="379" w:type="pct"/>
            <w:vAlign w:val="center"/>
          </w:tcPr>
          <w:p w14:paraId="18409D78">
            <w:pPr>
              <w:pStyle w:val="12"/>
              <w:ind w:left="4" w:leftChars="-4" w:hanging="12" w:hangingChars="7"/>
              <w:jc w:val="center"/>
              <w:rPr>
                <w:rFonts w:hint="default" w:ascii="Times New Roman" w:hAnsi="Times New Roman" w:cs="Times New Roman" w:eastAsiaTheme="minorEastAsia"/>
                <w:kern w:val="2"/>
                <w:sz w:val="18"/>
                <w:szCs w:val="18"/>
                <w:lang w:val="en-US" w:eastAsia="zh-CN" w:bidi="ar-SA"/>
              </w:rPr>
            </w:pPr>
            <w:r>
              <w:rPr>
                <w:rFonts w:hint="default" w:ascii="Times New Roman" w:hAnsi="Times New Roman" w:cs="Times New Roman"/>
                <w:sz w:val="18"/>
                <w:szCs w:val="18"/>
                <w:lang w:eastAsia="zh-CN"/>
              </w:rPr>
              <w:t>×</w:t>
            </w:r>
          </w:p>
        </w:tc>
        <w:tc>
          <w:tcPr>
            <w:tcW w:w="382" w:type="pct"/>
            <w:vAlign w:val="center"/>
          </w:tcPr>
          <w:p w14:paraId="79B6536E">
            <w:pPr>
              <w:pStyle w:val="12"/>
              <w:ind w:left="4" w:leftChars="-4" w:hanging="12" w:hangingChars="7"/>
              <w:jc w:val="center"/>
              <w:rPr>
                <w:rFonts w:hint="default" w:ascii="Times New Roman" w:hAnsi="Times New Roman" w:cs="Times New Roman" w:eastAsiaTheme="minorEastAsia"/>
                <w:kern w:val="2"/>
                <w:sz w:val="18"/>
                <w:szCs w:val="18"/>
                <w:lang w:val="en-US" w:eastAsia="zh-CN" w:bidi="ar-SA"/>
              </w:rPr>
            </w:pPr>
            <w:r>
              <w:rPr>
                <w:rFonts w:hint="default" w:ascii="Times New Roman" w:hAnsi="Times New Roman" w:cs="Times New Roman"/>
                <w:sz w:val="18"/>
                <w:szCs w:val="18"/>
                <w:lang w:eastAsia="zh-CN"/>
              </w:rPr>
              <w:t>×</w:t>
            </w:r>
          </w:p>
        </w:tc>
        <w:tc>
          <w:tcPr>
            <w:tcW w:w="900" w:type="pct"/>
            <w:vAlign w:val="center"/>
          </w:tcPr>
          <w:p w14:paraId="3F001EC3">
            <w:pPr>
              <w:pStyle w:val="12"/>
              <w:ind w:left="4" w:leftChars="-4" w:hanging="12" w:hangingChars="7"/>
              <w:jc w:val="center"/>
              <w:rPr>
                <w:rFonts w:hint="default" w:ascii="Times New Roman" w:hAnsi="Times New Roman" w:cs="Times New Roman" w:eastAsiaTheme="minorEastAsia"/>
                <w:kern w:val="2"/>
                <w:sz w:val="18"/>
                <w:szCs w:val="18"/>
                <w:lang w:val="en-US" w:eastAsia="zh-CN" w:bidi="ar-SA"/>
              </w:rPr>
            </w:pPr>
            <w:r>
              <w:rPr>
                <w:rFonts w:hint="eastAsia" w:ascii="Times New Roman" w:hAnsi="Times New Roman" w:cs="Times New Roman"/>
                <w:kern w:val="2"/>
                <w:sz w:val="18"/>
                <w:szCs w:val="18"/>
                <w:lang w:val="en-US" w:eastAsia="zh-CN" w:bidi="ar-SA"/>
              </w:rPr>
              <w:t>2</w:t>
            </w:r>
          </w:p>
        </w:tc>
        <w:tc>
          <w:tcPr>
            <w:tcW w:w="856" w:type="pct"/>
            <w:vAlign w:val="center"/>
          </w:tcPr>
          <w:p w14:paraId="59B1FCBD">
            <w:pPr>
              <w:pStyle w:val="12"/>
              <w:ind w:left="4" w:leftChars="-4" w:hanging="12" w:hangingChars="7"/>
              <w:jc w:val="center"/>
              <w:rPr>
                <w:rFonts w:hint="default" w:ascii="Times New Roman" w:hAnsi="Times New Roman" w:cs="Times New Roman" w:eastAsiaTheme="minorEastAsia"/>
                <w:sz w:val="18"/>
                <w:szCs w:val="18"/>
                <w:lang w:val="en-US" w:eastAsia="zh-CN"/>
              </w:rPr>
            </w:pPr>
            <w:r>
              <w:rPr>
                <w:rFonts w:hint="eastAsia" w:ascii="Times New Roman" w:hAnsi="Times New Roman" w:cs="Times New Roman"/>
                <w:sz w:val="18"/>
                <w:szCs w:val="18"/>
                <w:lang w:val="en-US" w:eastAsia="zh-CN"/>
              </w:rPr>
              <w:t>6PIN</w:t>
            </w:r>
          </w:p>
        </w:tc>
        <w:tc>
          <w:tcPr>
            <w:tcW w:w="856" w:type="pct"/>
            <w:vAlign w:val="center"/>
          </w:tcPr>
          <w:p w14:paraId="29F988AC">
            <w:pPr>
              <w:pStyle w:val="12"/>
              <w:ind w:left="4" w:leftChars="-4" w:hanging="12" w:hangingChars="7"/>
              <w:jc w:val="center"/>
              <w:rPr>
                <w:rFonts w:hint="default" w:ascii="Times New Roman" w:hAnsi="Times New Roman" w:cs="Times New Roman" w:eastAsiaTheme="minorEastAsia"/>
                <w:sz w:val="18"/>
                <w:szCs w:val="18"/>
                <w:lang w:val="en-US" w:eastAsia="zh-CN"/>
              </w:rPr>
            </w:pPr>
          </w:p>
        </w:tc>
      </w:tr>
      <w:tr w14:paraId="74447C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51" w:type="pct"/>
            <w:vAlign w:val="center"/>
          </w:tcPr>
          <w:p w14:paraId="5B6B8A9D">
            <w:pPr>
              <w:pStyle w:val="12"/>
              <w:ind w:left="4" w:leftChars="-4" w:hanging="12" w:hangingChars="7"/>
              <w:jc w:val="center"/>
              <w:rPr>
                <w:rFonts w:hint="default" w:ascii="Times New Roman" w:hAnsi="Times New Roman" w:cs="Times New Roman" w:eastAsiaTheme="minorEastAsia"/>
                <w:kern w:val="2"/>
                <w:sz w:val="18"/>
                <w:szCs w:val="18"/>
                <w:lang w:val="en-US" w:eastAsia="zh-CN" w:bidi="ar-SA"/>
              </w:rPr>
            </w:pPr>
            <w:r>
              <w:rPr>
                <w:rFonts w:hint="default" w:ascii="Times New Roman" w:hAnsi="Times New Roman" w:cs="Times New Roman" w:eastAsiaTheme="minorEastAsia"/>
                <w:sz w:val="18"/>
                <w:szCs w:val="18"/>
              </w:rPr>
              <w:t>X</w:t>
            </w:r>
            <w:r>
              <w:rPr>
                <w:rFonts w:hint="eastAsia" w:ascii="Times New Roman" w:hAnsi="Times New Roman" w:cs="Times New Roman"/>
                <w:sz w:val="18"/>
                <w:szCs w:val="18"/>
                <w:lang w:val="en-US" w:eastAsia="zh-CN"/>
              </w:rPr>
              <w:t>91</w:t>
            </w:r>
          </w:p>
        </w:tc>
        <w:tc>
          <w:tcPr>
            <w:tcW w:w="612" w:type="pct"/>
            <w:vAlign w:val="center"/>
          </w:tcPr>
          <w:p w14:paraId="6C731843">
            <w:pPr>
              <w:pStyle w:val="12"/>
              <w:ind w:left="4" w:leftChars="-4" w:hanging="12" w:hangingChars="7"/>
              <w:jc w:val="center"/>
              <w:rPr>
                <w:rFonts w:hint="default" w:ascii="Times New Roman" w:hAnsi="Times New Roman" w:cs="Times New Roman" w:eastAsiaTheme="minorEastAsia"/>
                <w:kern w:val="2"/>
                <w:sz w:val="18"/>
                <w:szCs w:val="18"/>
                <w:lang w:val="en-US" w:eastAsia="zh-CN" w:bidi="ar-SA"/>
              </w:rPr>
            </w:pPr>
            <w:r>
              <w:rPr>
                <w:rFonts w:hint="eastAsia" w:ascii="Times New Roman" w:hAnsi="Times New Roman" w:cs="Times New Roman"/>
                <w:kern w:val="2"/>
                <w:sz w:val="18"/>
                <w:szCs w:val="18"/>
                <w:lang w:val="en-US" w:eastAsia="zh-CN" w:bidi="ar-SA"/>
              </w:rPr>
              <w:t>1</w:t>
            </w:r>
          </w:p>
        </w:tc>
        <w:tc>
          <w:tcPr>
            <w:tcW w:w="379" w:type="pct"/>
            <w:vAlign w:val="center"/>
          </w:tcPr>
          <w:p w14:paraId="7A6F23FF">
            <w:pPr>
              <w:pStyle w:val="12"/>
              <w:ind w:left="4" w:leftChars="-4" w:hanging="12" w:hangingChars="7"/>
              <w:jc w:val="center"/>
              <w:rPr>
                <w:rFonts w:hint="default" w:ascii="Times New Roman" w:hAnsi="Times New Roman" w:cs="Times New Roman" w:eastAsiaTheme="minorEastAsia"/>
                <w:kern w:val="2"/>
                <w:sz w:val="18"/>
                <w:szCs w:val="18"/>
                <w:lang w:val="en-US" w:eastAsia="zh-CN" w:bidi="ar-SA"/>
              </w:rPr>
            </w:pPr>
            <w:r>
              <w:rPr>
                <w:rFonts w:hint="eastAsia" w:ascii="Times New Roman" w:hAnsi="Times New Roman" w:cs="Times New Roman"/>
                <w:kern w:val="2"/>
                <w:sz w:val="18"/>
                <w:szCs w:val="18"/>
                <w:lang w:val="en-US" w:eastAsia="zh-CN" w:bidi="ar-SA"/>
              </w:rPr>
              <w:t>1</w:t>
            </w:r>
          </w:p>
        </w:tc>
        <w:tc>
          <w:tcPr>
            <w:tcW w:w="379" w:type="pct"/>
            <w:vAlign w:val="center"/>
          </w:tcPr>
          <w:p w14:paraId="417F4233">
            <w:pPr>
              <w:pStyle w:val="12"/>
              <w:ind w:left="4" w:leftChars="-4" w:hanging="12" w:hangingChars="7"/>
              <w:jc w:val="center"/>
              <w:rPr>
                <w:rFonts w:hint="default" w:ascii="Times New Roman" w:hAnsi="Times New Roman" w:cs="Times New Roman" w:eastAsiaTheme="minorEastAsia"/>
                <w:kern w:val="2"/>
                <w:sz w:val="18"/>
                <w:szCs w:val="18"/>
                <w:lang w:val="en-US" w:eastAsia="zh-CN" w:bidi="ar-SA"/>
              </w:rPr>
            </w:pPr>
            <w:r>
              <w:rPr>
                <w:rFonts w:hint="default" w:ascii="Times New Roman" w:hAnsi="Times New Roman" w:cs="Times New Roman"/>
                <w:sz w:val="18"/>
                <w:szCs w:val="18"/>
                <w:lang w:eastAsia="zh-CN"/>
              </w:rPr>
              <w:t>×</w:t>
            </w:r>
          </w:p>
        </w:tc>
        <w:tc>
          <w:tcPr>
            <w:tcW w:w="379" w:type="pct"/>
            <w:vAlign w:val="center"/>
          </w:tcPr>
          <w:p w14:paraId="06ABDD11">
            <w:pPr>
              <w:pStyle w:val="12"/>
              <w:ind w:left="4" w:leftChars="-4" w:hanging="12" w:hangingChars="7"/>
              <w:jc w:val="center"/>
              <w:rPr>
                <w:rFonts w:hint="default" w:ascii="Times New Roman" w:hAnsi="Times New Roman" w:cs="Times New Roman" w:eastAsiaTheme="minorEastAsia"/>
                <w:kern w:val="2"/>
                <w:sz w:val="18"/>
                <w:szCs w:val="18"/>
                <w:lang w:val="en-US" w:eastAsia="zh-CN" w:bidi="ar-SA"/>
              </w:rPr>
            </w:pPr>
            <w:r>
              <w:rPr>
                <w:rFonts w:hint="default" w:ascii="Times New Roman" w:hAnsi="Times New Roman" w:cs="Times New Roman"/>
                <w:sz w:val="18"/>
                <w:szCs w:val="18"/>
                <w:lang w:eastAsia="zh-CN"/>
              </w:rPr>
              <w:t>×</w:t>
            </w:r>
          </w:p>
        </w:tc>
        <w:tc>
          <w:tcPr>
            <w:tcW w:w="382" w:type="pct"/>
            <w:vAlign w:val="center"/>
          </w:tcPr>
          <w:p w14:paraId="7C6C45C7">
            <w:pPr>
              <w:pStyle w:val="12"/>
              <w:ind w:left="4" w:leftChars="-4" w:hanging="12" w:hangingChars="7"/>
              <w:jc w:val="center"/>
              <w:rPr>
                <w:rFonts w:hint="default" w:ascii="Times New Roman" w:hAnsi="Times New Roman" w:cs="Times New Roman" w:eastAsiaTheme="minorEastAsia"/>
                <w:kern w:val="2"/>
                <w:sz w:val="18"/>
                <w:szCs w:val="18"/>
                <w:lang w:val="en-US" w:eastAsia="zh-CN" w:bidi="ar-SA"/>
              </w:rPr>
            </w:pPr>
            <w:r>
              <w:rPr>
                <w:rFonts w:hint="default" w:ascii="Times New Roman" w:hAnsi="Times New Roman" w:cs="Times New Roman"/>
                <w:sz w:val="18"/>
                <w:szCs w:val="18"/>
                <w:lang w:eastAsia="zh-CN"/>
              </w:rPr>
              <w:t>×</w:t>
            </w:r>
          </w:p>
        </w:tc>
        <w:tc>
          <w:tcPr>
            <w:tcW w:w="900" w:type="pct"/>
            <w:vAlign w:val="center"/>
          </w:tcPr>
          <w:p w14:paraId="36F87349">
            <w:pPr>
              <w:pStyle w:val="12"/>
              <w:ind w:left="4" w:leftChars="-4" w:hanging="12" w:hangingChars="7"/>
              <w:jc w:val="center"/>
              <w:rPr>
                <w:rFonts w:hint="default" w:ascii="Times New Roman" w:hAnsi="Times New Roman" w:cs="Times New Roman" w:eastAsiaTheme="minorEastAsia"/>
                <w:kern w:val="2"/>
                <w:sz w:val="18"/>
                <w:szCs w:val="18"/>
                <w:lang w:val="en-US" w:eastAsia="zh-CN" w:bidi="ar-SA"/>
              </w:rPr>
            </w:pPr>
            <w:r>
              <w:rPr>
                <w:rFonts w:hint="eastAsia" w:ascii="Times New Roman" w:hAnsi="Times New Roman" w:cs="Times New Roman"/>
                <w:kern w:val="2"/>
                <w:sz w:val="18"/>
                <w:szCs w:val="18"/>
                <w:lang w:val="en-US" w:eastAsia="zh-CN" w:bidi="ar-SA"/>
              </w:rPr>
              <w:t>2</w:t>
            </w:r>
          </w:p>
        </w:tc>
        <w:tc>
          <w:tcPr>
            <w:tcW w:w="856" w:type="pct"/>
            <w:vAlign w:val="center"/>
          </w:tcPr>
          <w:p w14:paraId="3A9E4B77">
            <w:pPr>
              <w:pStyle w:val="12"/>
              <w:ind w:left="4" w:leftChars="-4" w:hanging="12" w:hangingChars="7"/>
              <w:jc w:val="center"/>
              <w:rPr>
                <w:rFonts w:hint="default" w:ascii="Times New Roman" w:hAnsi="Times New Roman" w:cs="Times New Roman" w:eastAsiaTheme="minorEastAsia"/>
                <w:sz w:val="18"/>
                <w:szCs w:val="18"/>
                <w:lang w:val="en-US" w:eastAsia="zh-CN"/>
              </w:rPr>
            </w:pPr>
            <w:r>
              <w:rPr>
                <w:rFonts w:hint="eastAsia" w:ascii="Times New Roman" w:hAnsi="Times New Roman" w:cs="Times New Roman"/>
                <w:sz w:val="18"/>
                <w:szCs w:val="18"/>
                <w:lang w:val="en-US" w:eastAsia="zh-CN"/>
              </w:rPr>
              <w:t>6PIN</w:t>
            </w:r>
          </w:p>
        </w:tc>
        <w:tc>
          <w:tcPr>
            <w:tcW w:w="856" w:type="pct"/>
            <w:vAlign w:val="center"/>
          </w:tcPr>
          <w:p w14:paraId="2790A37A">
            <w:pPr>
              <w:pStyle w:val="12"/>
              <w:ind w:left="4" w:leftChars="-4" w:hanging="12" w:hangingChars="7"/>
              <w:jc w:val="center"/>
              <w:rPr>
                <w:rFonts w:hint="default" w:ascii="Times New Roman" w:hAnsi="Times New Roman" w:cs="Times New Roman" w:eastAsiaTheme="minorEastAsia"/>
                <w:sz w:val="18"/>
                <w:szCs w:val="18"/>
              </w:rPr>
            </w:pPr>
            <w:r>
              <w:rPr>
                <w:rFonts w:hint="eastAsia" w:ascii="Times New Roman" w:hAnsi="Times New Roman" w:cs="Times New Roman"/>
                <w:color w:val="C00000"/>
                <w:sz w:val="18"/>
                <w:szCs w:val="18"/>
                <w:lang w:val="en-US" w:eastAsia="zh-CN"/>
              </w:rPr>
              <w:t>BL245不支持</w:t>
            </w:r>
          </w:p>
        </w:tc>
      </w:tr>
    </w:tbl>
    <w:p w14:paraId="4FD4524D">
      <w:pPr>
        <w:pStyle w:val="12"/>
        <w:ind w:left="0" w:leftChars="0" w:firstLine="0" w:firstLineChars="0"/>
        <w:jc w:val="left"/>
        <w:outlineLvl w:val="2"/>
        <w:rPr>
          <w:rFonts w:hint="eastAsia" w:ascii="Times New Roman" w:hAnsi="Times New Roman" w:eastAsia="宋体" w:cs="Times New Roman"/>
          <w:b/>
          <w:bCs/>
          <w:iCs/>
          <w:color w:val="000000"/>
          <w:kern w:val="2"/>
          <w:sz w:val="28"/>
          <w:szCs w:val="28"/>
          <w:lang w:val="en-US" w:eastAsia="zh-CN" w:bidi="ar-SA"/>
        </w:rPr>
      </w:pPr>
      <w:bookmarkStart w:id="37" w:name="_Toc21271"/>
      <w:bookmarkStart w:id="38" w:name="_Toc16492"/>
      <w:bookmarkStart w:id="39" w:name="_Toc3496"/>
      <w:bookmarkStart w:id="40" w:name="_Toc22041"/>
      <w:r>
        <w:rPr>
          <w:rFonts w:hint="eastAsia" w:ascii="Times New Roman" w:hAnsi="Times New Roman" w:eastAsia="宋体" w:cs="Times New Roman"/>
          <w:b/>
          <w:bCs/>
          <w:iCs/>
          <w:color w:val="000000"/>
          <w:kern w:val="2"/>
          <w:sz w:val="28"/>
          <w:szCs w:val="28"/>
          <w:lang w:val="en-US" w:eastAsia="zh-CN" w:bidi="ar-SA"/>
        </w:rPr>
        <w:t>1.4.4 N系列IO板选型</w:t>
      </w:r>
      <w:bookmarkEnd w:id="37"/>
      <w:bookmarkEnd w:id="38"/>
      <w:bookmarkEnd w:id="39"/>
      <w:bookmarkEnd w:id="40"/>
    </w:p>
    <w:p w14:paraId="09D60AB2">
      <w:pPr>
        <w:rPr>
          <w:ins w:id="2710" w:author="L" w:date="2026-07-07T13:49:44Z"/>
          <w:rFonts w:hint="default" w:ascii="Times New Roman" w:hAnsi="Times New Roman" w:cstheme="minorBidi"/>
          <w:b w:val="0"/>
          <w:bCs w:val="0"/>
          <w:sz w:val="24"/>
          <w:szCs w:val="24"/>
          <w:lang w:val="en-US" w:eastAsia="zh-CN"/>
        </w:rPr>
      </w:pPr>
      <w:ins w:id="2711" w:author="L" w:date="2026-07-07T13:49:44Z">
        <w:r>
          <w:rPr>
            <w:rFonts w:hint="eastAsia" w:ascii="Times New Roman" w:hAnsi="Times New Roman" w:cstheme="minorBidi"/>
            <w:b w:val="0"/>
            <w:bCs w:val="0"/>
            <w:sz w:val="24"/>
            <w:szCs w:val="24"/>
            <w:lang w:val="en-US" w:eastAsia="zh-CN"/>
          </w:rPr>
          <w:t>16路以下尺寸：</w:t>
        </w:r>
      </w:ins>
      <w:ins w:id="2712" w:author="L" w:date="2026-07-07T13:49:44Z">
        <w:r>
          <w:rPr>
            <w:rFonts w:hint="eastAsia" w:ascii="Times New Roman" w:hAnsi="Times New Roman"/>
            <w:sz w:val="24"/>
            <w:lang w:val="en-US" w:eastAsia="zh-CN"/>
          </w:rPr>
          <w:t>15.4x104.6x74.9mm，32路尺寸：28.4x104.6x74.9mm</w:t>
        </w:r>
      </w:ins>
    </w:p>
    <w:p w14:paraId="1BC9376F">
      <w:pPr>
        <w:rPr>
          <w:ins w:id="2713" w:author="L" w:date="2026-07-07T13:49:27Z"/>
          <w:rFonts w:hint="default" w:asciiTheme="minorHAnsi" w:hAnsiTheme="minorHAnsi" w:cstheme="minorBidi"/>
          <w:b w:val="0"/>
          <w:bCs w:val="0"/>
          <w:sz w:val="21"/>
          <w:szCs w:val="24"/>
          <w:lang w:val="en-US" w:eastAsia="zh-CN"/>
        </w:rPr>
      </w:pPr>
    </w:p>
    <w:p w14:paraId="09344CF3">
      <w:pPr>
        <w:pStyle w:val="12"/>
        <w:ind w:left="5" w:leftChars="-4" w:hanging="13" w:hangingChars="7"/>
        <w:jc w:val="center"/>
        <w:rPr>
          <w:ins w:id="2714" w:author="LKY" w:date="2026-05-22T20:56:38Z"/>
          <w:rFonts w:hint="eastAsia" w:ascii="Times New Roman" w:hAnsi="Times New Roman" w:cs="Times New Roman"/>
          <w:b/>
          <w:bCs/>
          <w:sz w:val="18"/>
          <w:szCs w:val="18"/>
          <w:lang w:val="en-US" w:eastAsia="zh-CN"/>
        </w:rPr>
      </w:pPr>
      <w:ins w:id="2715" w:author="LKY" w:date="2026-05-22T20:56:38Z">
        <w:r>
          <w:rPr>
            <w:rFonts w:hint="default" w:ascii="Times New Roman" w:hAnsi="Times New Roman" w:cs="Times New Roman"/>
            <w:b/>
            <w:bCs/>
            <w:sz w:val="18"/>
            <w:szCs w:val="18"/>
            <w:lang w:val="en-US" w:eastAsia="zh-CN"/>
          </w:rPr>
          <w:t>N</w:t>
        </w:r>
      </w:ins>
      <w:ins w:id="2716" w:author="LKY" w:date="2026-05-22T20:56:38Z">
        <w:r>
          <w:rPr>
            <w:rFonts w:hint="eastAsia" w:ascii="Times New Roman" w:hAnsi="Times New Roman" w:cs="Times New Roman"/>
            <w:b/>
            <w:bCs/>
            <w:sz w:val="18"/>
            <w:szCs w:val="18"/>
            <w:lang w:val="en-US" w:eastAsia="zh-CN"/>
          </w:rPr>
          <w:t>系列</w:t>
        </w:r>
      </w:ins>
      <w:ins w:id="2717" w:author="LKY" w:date="2026-05-22T20:56:38Z">
        <w:r>
          <w:rPr>
            <w:rFonts w:hint="default" w:ascii="Times New Roman" w:hAnsi="Times New Roman" w:cs="Times New Roman"/>
            <w:b/>
            <w:bCs/>
            <w:sz w:val="18"/>
            <w:szCs w:val="18"/>
            <w:lang w:val="en-US" w:eastAsia="zh-CN"/>
          </w:rPr>
          <w:t>IO</w:t>
        </w:r>
      </w:ins>
      <w:ins w:id="2718" w:author="LKY" w:date="2026-05-22T20:56:38Z">
        <w:r>
          <w:rPr>
            <w:rFonts w:hint="eastAsia" w:ascii="Times New Roman" w:hAnsi="Times New Roman" w:cs="Times New Roman"/>
            <w:b/>
            <w:bCs/>
            <w:sz w:val="18"/>
            <w:szCs w:val="18"/>
            <w:lang w:val="en-US" w:eastAsia="zh-CN"/>
          </w:rPr>
          <w:t>板选型表</w:t>
        </w:r>
      </w:ins>
    </w:p>
    <w:tbl>
      <w:tblPr>
        <w:tblStyle w:val="14"/>
        <w:tblW w:w="4998" w:type="pct"/>
        <w:jc w:val="righ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16"/>
        <w:gridCol w:w="3245"/>
        <w:gridCol w:w="227"/>
        <w:gridCol w:w="716"/>
        <w:gridCol w:w="3615"/>
      </w:tblGrid>
      <w:tr w14:paraId="3616B0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1" w:hRule="atLeast"/>
          <w:jc w:val="right"/>
          <w:ins w:id="2719" w:author="L" w:date="2026-08-26T11:39:32Z"/>
        </w:trPr>
        <w:tc>
          <w:tcPr>
            <w:tcW w:w="420" w:type="pct"/>
            <w:tcBorders>
              <w:top w:val="single" w:color="000000" w:sz="4" w:space="0"/>
              <w:left w:val="single" w:color="000000" w:sz="4" w:space="0"/>
              <w:bottom w:val="single" w:color="000000" w:sz="4" w:space="0"/>
              <w:right w:val="single" w:color="000000" w:sz="4" w:space="0"/>
              <w:tl2br w:val="nil"/>
            </w:tcBorders>
            <w:shd w:val="clear" w:color="auto" w:fill="D7D7D7" w:themeFill="background1" w:themeFillShade="D8"/>
            <w:vAlign w:val="center"/>
          </w:tcPr>
          <w:p w14:paraId="7D3BC903">
            <w:pPr>
              <w:pStyle w:val="12"/>
              <w:ind w:left="5" w:leftChars="-4" w:hanging="13" w:hangingChars="7"/>
              <w:jc w:val="center"/>
              <w:rPr>
                <w:ins w:id="2720" w:author="L" w:date="2026-08-26T11:39:32Z"/>
                <w:rFonts w:hint="eastAsia" w:ascii="Times New Roman" w:hAnsi="Times New Roman" w:cs="Times New Roman"/>
                <w:b/>
                <w:bCs/>
                <w:color w:val="000000"/>
                <w:sz w:val="18"/>
                <w:szCs w:val="18"/>
                <w:lang w:val="en-US" w:eastAsia="zh-CN"/>
              </w:rPr>
            </w:pPr>
            <w:ins w:id="2721" w:author="L" w:date="2026-08-26T11:39:32Z">
              <w:r>
                <w:rPr>
                  <w:rFonts w:hint="eastAsia" w:ascii="Times New Roman" w:hAnsi="Times New Roman" w:cs="Times New Roman"/>
                  <w:b/>
                  <w:bCs/>
                  <w:color w:val="000000"/>
                  <w:sz w:val="18"/>
                  <w:szCs w:val="18"/>
                  <w:lang w:val="en-US" w:eastAsia="zh-CN"/>
                </w:rPr>
                <w:t>型号</w:t>
              </w:r>
            </w:ins>
          </w:p>
        </w:tc>
        <w:tc>
          <w:tcPr>
            <w:tcW w:w="1904" w:type="pct"/>
            <w:tcBorders>
              <w:top w:val="single" w:color="000000" w:sz="4" w:space="0"/>
              <w:left w:val="single" w:color="000000" w:sz="4" w:space="0"/>
              <w:bottom w:val="single" w:color="000000" w:sz="4" w:space="0"/>
              <w:right w:val="single" w:color="000000" w:sz="4" w:space="0"/>
            </w:tcBorders>
            <w:shd w:val="clear" w:color="auto" w:fill="D7D7D7" w:themeFill="background1" w:themeFillShade="D8"/>
            <w:vAlign w:val="center"/>
          </w:tcPr>
          <w:p w14:paraId="086E006F">
            <w:pPr>
              <w:pStyle w:val="12"/>
              <w:ind w:left="5" w:leftChars="-4" w:hanging="13" w:hangingChars="7"/>
              <w:jc w:val="center"/>
              <w:rPr>
                <w:ins w:id="2722" w:author="L" w:date="2026-08-26T11:39:32Z"/>
                <w:rFonts w:hint="eastAsia" w:ascii="Times New Roman" w:hAnsi="Times New Roman" w:cs="Times New Roman"/>
                <w:b/>
                <w:bCs/>
                <w:color w:val="000000"/>
                <w:sz w:val="18"/>
                <w:szCs w:val="18"/>
                <w:lang w:val="en-US" w:eastAsia="zh-CN"/>
              </w:rPr>
            </w:pPr>
            <w:ins w:id="2723" w:author="L" w:date="2026-08-26T11:39:32Z">
              <w:r>
                <w:rPr>
                  <w:rFonts w:hint="eastAsia" w:ascii="Times New Roman" w:hAnsi="Times New Roman" w:cs="Times New Roman"/>
                  <w:b/>
                  <w:bCs/>
                  <w:color w:val="000000"/>
                  <w:sz w:val="18"/>
                  <w:szCs w:val="18"/>
                  <w:lang w:val="en-US" w:eastAsia="zh-CN"/>
                </w:rPr>
                <w:t>描述</w:t>
              </w:r>
            </w:ins>
          </w:p>
        </w:tc>
        <w:tc>
          <w:tcPr>
            <w:tcW w:w="133" w:type="pct"/>
            <w:vMerge w:val="restart"/>
            <w:tcBorders>
              <w:top w:val="single" w:color="000000" w:sz="4" w:space="0"/>
              <w:left w:val="single" w:color="000000" w:sz="4" w:space="0"/>
              <w:bottom w:val="single" w:color="000000" w:sz="4" w:space="0"/>
              <w:right w:val="single" w:color="000000" w:sz="4" w:space="0"/>
            </w:tcBorders>
            <w:shd w:val="clear" w:color="auto" w:fill="FFFFFF"/>
            <w:vAlign w:val="center"/>
          </w:tcPr>
          <w:p w14:paraId="052A47A8">
            <w:pPr>
              <w:pStyle w:val="12"/>
              <w:ind w:left="5" w:leftChars="-4" w:hanging="13" w:hangingChars="7"/>
              <w:jc w:val="center"/>
              <w:rPr>
                <w:ins w:id="2724" w:author="L" w:date="2026-08-26T11:39:32Z"/>
                <w:rFonts w:hint="eastAsia" w:ascii="Times New Roman" w:hAnsi="Times New Roman" w:cs="Times New Roman"/>
                <w:b/>
                <w:bCs/>
                <w:color w:val="000000"/>
                <w:sz w:val="18"/>
                <w:szCs w:val="18"/>
                <w:lang w:val="en-US" w:eastAsia="zh-CN"/>
              </w:rPr>
            </w:pPr>
          </w:p>
        </w:tc>
        <w:tc>
          <w:tcPr>
            <w:tcW w:w="420" w:type="pct"/>
            <w:tcBorders>
              <w:top w:val="single" w:color="000000" w:sz="4" w:space="0"/>
              <w:left w:val="single" w:color="000000" w:sz="4" w:space="0"/>
              <w:bottom w:val="single" w:color="000000" w:sz="4" w:space="0"/>
              <w:right w:val="single" w:color="000000" w:sz="4" w:space="0"/>
            </w:tcBorders>
            <w:shd w:val="clear" w:color="auto" w:fill="D7D7D7" w:themeFill="background1" w:themeFillShade="D8"/>
            <w:vAlign w:val="center"/>
          </w:tcPr>
          <w:p w14:paraId="6FEC1AB5">
            <w:pPr>
              <w:pStyle w:val="12"/>
              <w:ind w:left="5" w:leftChars="-4" w:hanging="13" w:hangingChars="7"/>
              <w:jc w:val="center"/>
              <w:rPr>
                <w:ins w:id="2725" w:author="L" w:date="2026-08-26T11:39:32Z"/>
                <w:rFonts w:hint="eastAsia" w:ascii="Times New Roman" w:hAnsi="Times New Roman" w:cs="Times New Roman"/>
                <w:b/>
                <w:bCs/>
                <w:color w:val="000000"/>
                <w:sz w:val="18"/>
                <w:szCs w:val="18"/>
                <w:lang w:val="en-US" w:eastAsia="zh-CN"/>
              </w:rPr>
            </w:pPr>
            <w:ins w:id="2726" w:author="L" w:date="2026-08-26T11:39:32Z">
              <w:r>
                <w:rPr>
                  <w:rFonts w:hint="eastAsia" w:ascii="Times New Roman" w:hAnsi="Times New Roman" w:cs="Times New Roman"/>
                  <w:b/>
                  <w:bCs/>
                  <w:color w:val="000000"/>
                  <w:sz w:val="18"/>
                  <w:szCs w:val="18"/>
                  <w:lang w:val="en-US" w:eastAsia="zh-CN"/>
                </w:rPr>
                <w:t>型号</w:t>
              </w:r>
            </w:ins>
          </w:p>
        </w:tc>
        <w:tc>
          <w:tcPr>
            <w:tcW w:w="2121" w:type="pct"/>
            <w:tcBorders>
              <w:top w:val="single" w:color="000000" w:sz="4" w:space="0"/>
              <w:left w:val="single" w:color="000000" w:sz="4" w:space="0"/>
              <w:bottom w:val="single" w:color="000000" w:sz="4" w:space="0"/>
              <w:right w:val="single" w:color="000000" w:sz="4" w:space="0"/>
            </w:tcBorders>
            <w:shd w:val="clear" w:color="auto" w:fill="D7D7D7" w:themeFill="background1" w:themeFillShade="D8"/>
            <w:vAlign w:val="center"/>
          </w:tcPr>
          <w:p w14:paraId="356046A7">
            <w:pPr>
              <w:pStyle w:val="12"/>
              <w:ind w:left="5" w:leftChars="-4" w:hanging="13" w:hangingChars="7"/>
              <w:jc w:val="center"/>
              <w:rPr>
                <w:ins w:id="2727" w:author="L" w:date="2026-08-26T11:39:32Z"/>
                <w:rFonts w:hint="eastAsia" w:ascii="Times New Roman" w:hAnsi="Times New Roman" w:cs="Times New Roman"/>
                <w:b/>
                <w:bCs/>
                <w:color w:val="000000"/>
                <w:sz w:val="18"/>
                <w:szCs w:val="18"/>
                <w:lang w:val="en-US" w:eastAsia="zh-CN"/>
              </w:rPr>
            </w:pPr>
            <w:ins w:id="2728" w:author="L" w:date="2026-08-26T11:39:32Z">
              <w:r>
                <w:rPr>
                  <w:rFonts w:hint="eastAsia" w:ascii="Times New Roman" w:hAnsi="Times New Roman" w:cs="Times New Roman"/>
                  <w:b/>
                  <w:bCs/>
                  <w:color w:val="000000"/>
                  <w:sz w:val="18"/>
                  <w:szCs w:val="18"/>
                  <w:lang w:val="en-US" w:eastAsia="zh-CN"/>
                </w:rPr>
                <w:t>描述</w:t>
              </w:r>
            </w:ins>
          </w:p>
        </w:tc>
      </w:tr>
      <w:tr w14:paraId="204C90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right"/>
          <w:ins w:id="2729" w:author="L" w:date="2026-08-26T11:39:32Z"/>
        </w:trPr>
        <w:tc>
          <w:tcPr>
            <w:tcW w:w="420" w:type="pct"/>
            <w:tcBorders>
              <w:top w:val="single" w:color="000000" w:sz="4" w:space="0"/>
              <w:left w:val="single" w:color="000000" w:sz="4" w:space="0"/>
              <w:bottom w:val="single" w:color="000000" w:sz="4" w:space="0"/>
              <w:right w:val="single" w:color="000000" w:sz="4" w:space="0"/>
            </w:tcBorders>
            <w:shd w:val="clear" w:color="auto" w:fill="D7D7D7" w:themeFill="background1" w:themeFillShade="D8"/>
            <w:vAlign w:val="center"/>
          </w:tcPr>
          <w:p w14:paraId="1396C7E3">
            <w:pPr>
              <w:pStyle w:val="12"/>
              <w:ind w:left="4" w:leftChars="-4" w:hanging="12" w:hangingChars="7"/>
              <w:jc w:val="center"/>
              <w:rPr>
                <w:ins w:id="2730" w:author="L" w:date="2026-08-26T11:39:32Z"/>
                <w:rFonts w:hint="eastAsia" w:ascii="Times New Roman" w:hAnsi="Times New Roman" w:cs="Times New Roman"/>
                <w:b w:val="0"/>
                <w:bCs w:val="0"/>
                <w:color w:val="000000"/>
                <w:sz w:val="18"/>
                <w:szCs w:val="18"/>
                <w:lang w:val="en-US" w:eastAsia="zh-CN"/>
              </w:rPr>
            </w:pPr>
            <w:ins w:id="2731" w:author="L" w:date="2026-08-26T11:39:32Z">
              <w:r>
                <w:rPr>
                  <w:rFonts w:hint="eastAsia" w:ascii="Times New Roman" w:hAnsi="Times New Roman" w:cs="Times New Roman"/>
                  <w:b w:val="0"/>
                  <w:bCs w:val="0"/>
                  <w:color w:val="000000"/>
                  <w:sz w:val="18"/>
                  <w:szCs w:val="18"/>
                  <w:lang w:val="en-US" w:eastAsia="zh-CN"/>
                </w:rPr>
                <w:t>N1161</w:t>
              </w:r>
            </w:ins>
          </w:p>
        </w:tc>
        <w:tc>
          <w:tcPr>
            <w:tcW w:w="1904"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2C08AC94">
            <w:pPr>
              <w:pStyle w:val="12"/>
              <w:ind w:left="4" w:leftChars="-4" w:hanging="12" w:hangingChars="7"/>
              <w:jc w:val="center"/>
              <w:rPr>
                <w:ins w:id="2732" w:author="L" w:date="2026-08-26T11:39:32Z"/>
                <w:rFonts w:hint="eastAsia" w:ascii="Times New Roman" w:hAnsi="Times New Roman" w:cs="Times New Roman"/>
                <w:b w:val="0"/>
                <w:bCs w:val="0"/>
                <w:color w:val="000000"/>
                <w:sz w:val="18"/>
                <w:szCs w:val="18"/>
                <w:lang w:val="en-US" w:eastAsia="zh-CN"/>
              </w:rPr>
            </w:pPr>
            <w:ins w:id="2733" w:author="L" w:date="2026-08-26T11:39:32Z">
              <w:r>
                <w:rPr>
                  <w:rFonts w:hint="eastAsia" w:ascii="Times New Roman" w:hAnsi="Times New Roman" w:cs="Times New Roman"/>
                  <w:b w:val="0"/>
                  <w:bCs w:val="0"/>
                  <w:color w:val="000000"/>
                  <w:sz w:val="18"/>
                  <w:szCs w:val="18"/>
                  <w:lang w:val="en-US" w:eastAsia="zh-CN"/>
                </w:rPr>
                <w:t>16路DI模块NPN</w:t>
              </w:r>
            </w:ins>
          </w:p>
        </w:tc>
        <w:tc>
          <w:tcPr>
            <w:tcW w:w="133" w:type="pct"/>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26174A6C">
            <w:pPr>
              <w:pStyle w:val="12"/>
              <w:ind w:left="4" w:leftChars="-4" w:hanging="12" w:hangingChars="7"/>
              <w:jc w:val="center"/>
              <w:rPr>
                <w:ins w:id="2734" w:author="L" w:date="2026-08-26T11:39:32Z"/>
                <w:rFonts w:hint="eastAsia" w:ascii="Times New Roman" w:hAnsi="Times New Roman" w:cs="Times New Roman"/>
                <w:b w:val="0"/>
                <w:bCs w:val="0"/>
                <w:color w:val="000000"/>
                <w:sz w:val="18"/>
                <w:szCs w:val="18"/>
                <w:lang w:val="en-US" w:eastAsia="zh-CN"/>
              </w:rPr>
            </w:pPr>
          </w:p>
        </w:tc>
        <w:tc>
          <w:tcPr>
            <w:tcW w:w="420" w:type="pct"/>
            <w:tcBorders>
              <w:top w:val="single" w:color="000000" w:sz="4" w:space="0"/>
              <w:left w:val="single" w:color="000000" w:sz="4" w:space="0"/>
              <w:bottom w:val="single" w:color="000000" w:sz="4" w:space="0"/>
              <w:right w:val="single" w:color="000000" w:sz="4" w:space="0"/>
            </w:tcBorders>
            <w:shd w:val="clear" w:color="auto" w:fill="D7D7D7"/>
            <w:vAlign w:val="center"/>
          </w:tcPr>
          <w:p w14:paraId="0B9A87FE">
            <w:pPr>
              <w:pStyle w:val="12"/>
              <w:ind w:left="4" w:leftChars="-4" w:hanging="12" w:hangingChars="7"/>
              <w:jc w:val="center"/>
              <w:rPr>
                <w:ins w:id="2735" w:author="L" w:date="2026-08-26T11:39:32Z"/>
                <w:rFonts w:hint="default" w:ascii="Times New Roman" w:hAnsi="Times New Roman" w:cs="Times New Roman"/>
                <w:b w:val="0"/>
                <w:bCs w:val="0"/>
                <w:color w:val="000000"/>
                <w:sz w:val="18"/>
                <w:szCs w:val="18"/>
                <w:lang w:val="en-US" w:eastAsia="zh-CN"/>
              </w:rPr>
            </w:pPr>
            <w:ins w:id="2736" w:author="L" w:date="2026-08-26T11:39:32Z">
              <w:r>
                <w:rPr>
                  <w:rFonts w:hint="eastAsia" w:ascii="Times New Roman" w:hAnsi="Times New Roman" w:cs="Times New Roman"/>
                  <w:b w:val="0"/>
                  <w:bCs w:val="0"/>
                  <w:color w:val="000000"/>
                  <w:sz w:val="18"/>
                  <w:szCs w:val="18"/>
                  <w:lang w:val="en-US" w:eastAsia="zh-CN"/>
                </w:rPr>
                <w:t>N3046</w:t>
              </w:r>
            </w:ins>
          </w:p>
        </w:tc>
        <w:tc>
          <w:tcPr>
            <w:tcW w:w="2121"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17C147A6">
            <w:pPr>
              <w:pStyle w:val="12"/>
              <w:ind w:left="4" w:leftChars="-4" w:hanging="12" w:hangingChars="7"/>
              <w:jc w:val="center"/>
              <w:rPr>
                <w:ins w:id="2737" w:author="L" w:date="2026-08-26T11:39:32Z"/>
                <w:rFonts w:hint="default" w:ascii="Times New Roman" w:hAnsi="Times New Roman" w:cs="Times New Roman"/>
                <w:b w:val="0"/>
                <w:bCs w:val="0"/>
                <w:color w:val="000000"/>
                <w:sz w:val="18"/>
                <w:szCs w:val="18"/>
                <w:lang w:val="en-US" w:eastAsia="zh-CN"/>
              </w:rPr>
            </w:pPr>
            <w:ins w:id="2738" w:author="L" w:date="2026-08-26T11:39:32Z">
              <w:r>
                <w:rPr>
                  <w:rFonts w:hint="eastAsia" w:ascii="Times New Roman" w:hAnsi="Times New Roman" w:cs="Times New Roman"/>
                  <w:b w:val="0"/>
                  <w:bCs w:val="0"/>
                  <w:color w:val="000000"/>
                  <w:sz w:val="18"/>
                  <w:szCs w:val="18"/>
                  <w:lang w:val="en-US" w:eastAsia="zh-CN"/>
                </w:rPr>
                <w:t>4路16位AI模块差分输入±5V/±10V</w:t>
              </w:r>
            </w:ins>
          </w:p>
        </w:tc>
      </w:tr>
      <w:tr w14:paraId="1594C7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right"/>
          <w:ins w:id="2739" w:author="L" w:date="2026-08-26T11:39:32Z"/>
        </w:trPr>
        <w:tc>
          <w:tcPr>
            <w:tcW w:w="420" w:type="pct"/>
            <w:tcBorders>
              <w:top w:val="single" w:color="000000" w:sz="4" w:space="0"/>
              <w:left w:val="single" w:color="000000" w:sz="4" w:space="0"/>
              <w:bottom w:val="single" w:color="000000" w:sz="4" w:space="0"/>
              <w:right w:val="single" w:color="000000" w:sz="4" w:space="0"/>
            </w:tcBorders>
            <w:shd w:val="clear" w:color="auto" w:fill="D7D7D7" w:themeFill="background1" w:themeFillShade="D8"/>
            <w:vAlign w:val="center"/>
          </w:tcPr>
          <w:p w14:paraId="2B25FEDE">
            <w:pPr>
              <w:pStyle w:val="12"/>
              <w:ind w:left="4" w:leftChars="-4" w:hanging="12" w:hangingChars="7"/>
              <w:jc w:val="center"/>
              <w:rPr>
                <w:ins w:id="2740" w:author="L" w:date="2026-08-26T11:39:32Z"/>
                <w:rFonts w:hint="eastAsia" w:ascii="Times New Roman" w:hAnsi="Times New Roman" w:cs="Times New Roman"/>
                <w:b w:val="0"/>
                <w:bCs w:val="0"/>
                <w:color w:val="000000"/>
                <w:sz w:val="18"/>
                <w:szCs w:val="18"/>
                <w:lang w:val="en-US" w:eastAsia="zh-CN"/>
              </w:rPr>
            </w:pPr>
            <w:ins w:id="2741" w:author="L" w:date="2026-08-26T11:39:32Z">
              <w:r>
                <w:rPr>
                  <w:rFonts w:hint="eastAsia" w:ascii="Times New Roman" w:hAnsi="Times New Roman" w:cs="Times New Roman"/>
                  <w:b w:val="0"/>
                  <w:bCs w:val="0"/>
                  <w:color w:val="000000"/>
                  <w:sz w:val="18"/>
                  <w:szCs w:val="18"/>
                  <w:lang w:val="en-US" w:eastAsia="zh-CN"/>
                </w:rPr>
                <w:t>N1162</w:t>
              </w:r>
            </w:ins>
          </w:p>
        </w:tc>
        <w:tc>
          <w:tcPr>
            <w:tcW w:w="1904"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25ED5EBA">
            <w:pPr>
              <w:pStyle w:val="12"/>
              <w:ind w:left="4" w:leftChars="-4" w:hanging="12" w:hangingChars="7"/>
              <w:jc w:val="center"/>
              <w:rPr>
                <w:ins w:id="2742" w:author="L" w:date="2026-08-26T11:39:32Z"/>
                <w:rFonts w:hint="eastAsia" w:ascii="Times New Roman" w:hAnsi="Times New Roman" w:cs="Times New Roman"/>
                <w:b w:val="0"/>
                <w:bCs w:val="0"/>
                <w:color w:val="000000"/>
                <w:sz w:val="18"/>
                <w:szCs w:val="18"/>
                <w:lang w:val="en-US" w:eastAsia="zh-CN"/>
              </w:rPr>
            </w:pPr>
            <w:ins w:id="2743" w:author="L" w:date="2026-08-26T11:39:32Z">
              <w:r>
                <w:rPr>
                  <w:rFonts w:hint="eastAsia" w:ascii="Times New Roman" w:hAnsi="Times New Roman" w:cs="Times New Roman"/>
                  <w:b w:val="0"/>
                  <w:bCs w:val="0"/>
                  <w:color w:val="000000"/>
                  <w:sz w:val="18"/>
                  <w:szCs w:val="18"/>
                  <w:lang w:val="en-US" w:eastAsia="zh-CN"/>
                </w:rPr>
                <w:t>16路DI模块PNP</w:t>
              </w:r>
            </w:ins>
          </w:p>
        </w:tc>
        <w:tc>
          <w:tcPr>
            <w:tcW w:w="133" w:type="pct"/>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434A1ADE">
            <w:pPr>
              <w:pStyle w:val="12"/>
              <w:ind w:left="4" w:leftChars="-4" w:hanging="12" w:hangingChars="7"/>
              <w:jc w:val="center"/>
              <w:rPr>
                <w:ins w:id="2744" w:author="L" w:date="2026-08-26T11:39:32Z"/>
                <w:rFonts w:hint="eastAsia" w:ascii="Times New Roman" w:hAnsi="Times New Roman" w:cs="Times New Roman"/>
                <w:b w:val="0"/>
                <w:bCs w:val="0"/>
                <w:color w:val="000000"/>
                <w:sz w:val="18"/>
                <w:szCs w:val="18"/>
                <w:lang w:val="en-US" w:eastAsia="zh-CN"/>
              </w:rPr>
            </w:pPr>
          </w:p>
        </w:tc>
        <w:tc>
          <w:tcPr>
            <w:tcW w:w="420" w:type="pct"/>
            <w:tcBorders>
              <w:top w:val="single" w:color="000000" w:sz="4" w:space="0"/>
              <w:left w:val="single" w:color="000000" w:sz="4" w:space="0"/>
              <w:bottom w:val="single" w:color="000000" w:sz="4" w:space="0"/>
              <w:right w:val="single" w:color="000000" w:sz="4" w:space="0"/>
            </w:tcBorders>
            <w:shd w:val="clear" w:color="auto" w:fill="D7D7D7"/>
            <w:vAlign w:val="center"/>
          </w:tcPr>
          <w:p w14:paraId="34FCEDF8">
            <w:pPr>
              <w:pStyle w:val="12"/>
              <w:ind w:left="4" w:leftChars="-4" w:hanging="12" w:hangingChars="7"/>
              <w:jc w:val="center"/>
              <w:rPr>
                <w:ins w:id="2745" w:author="L" w:date="2026-08-26T11:39:32Z"/>
                <w:rFonts w:hint="eastAsia" w:ascii="Times New Roman" w:hAnsi="Times New Roman" w:cs="Times New Roman"/>
                <w:b w:val="0"/>
                <w:bCs w:val="0"/>
                <w:color w:val="000000"/>
                <w:sz w:val="18"/>
                <w:szCs w:val="18"/>
                <w:lang w:val="en-US" w:eastAsia="zh-CN"/>
              </w:rPr>
            </w:pPr>
            <w:ins w:id="2746" w:author="L" w:date="2026-08-26T11:39:32Z">
              <w:r>
                <w:rPr>
                  <w:rFonts w:hint="eastAsia" w:ascii="Times New Roman" w:hAnsi="Times New Roman" w:cs="Times New Roman"/>
                  <w:b w:val="0"/>
                  <w:bCs w:val="0"/>
                  <w:color w:val="000000"/>
                  <w:sz w:val="18"/>
                  <w:szCs w:val="18"/>
                  <w:lang w:val="en-US" w:eastAsia="zh-CN"/>
                </w:rPr>
                <w:t>N3087</w:t>
              </w:r>
            </w:ins>
          </w:p>
        </w:tc>
        <w:tc>
          <w:tcPr>
            <w:tcW w:w="2121"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60E717D4">
            <w:pPr>
              <w:pStyle w:val="12"/>
              <w:ind w:left="4" w:leftChars="-4" w:hanging="12" w:hangingChars="7"/>
              <w:jc w:val="center"/>
              <w:rPr>
                <w:ins w:id="2747" w:author="L" w:date="2026-08-26T11:39:32Z"/>
                <w:rFonts w:hint="eastAsia" w:ascii="Times New Roman" w:hAnsi="Times New Roman" w:cs="Times New Roman"/>
                <w:b w:val="0"/>
                <w:bCs w:val="0"/>
                <w:color w:val="000000"/>
                <w:sz w:val="18"/>
                <w:szCs w:val="18"/>
                <w:lang w:val="en-US" w:eastAsia="zh-CN"/>
              </w:rPr>
            </w:pPr>
            <w:ins w:id="2748" w:author="L" w:date="2026-08-26T11:39:32Z">
              <w:r>
                <w:rPr>
                  <w:rFonts w:hint="eastAsia" w:ascii="Times New Roman" w:hAnsi="Times New Roman" w:cs="Times New Roman"/>
                  <w:b w:val="0"/>
                  <w:bCs w:val="0"/>
                  <w:color w:val="000000"/>
                  <w:sz w:val="18"/>
                  <w:szCs w:val="18"/>
                  <w:lang w:val="en-US" w:eastAsia="zh-CN"/>
                </w:rPr>
                <w:t>8路电阻测量模块</w:t>
              </w:r>
            </w:ins>
          </w:p>
        </w:tc>
      </w:tr>
      <w:tr w14:paraId="13EA6B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right"/>
          <w:ins w:id="2749" w:author="L" w:date="2026-08-26T11:39:32Z"/>
        </w:trPr>
        <w:tc>
          <w:tcPr>
            <w:tcW w:w="420" w:type="pct"/>
            <w:tcBorders>
              <w:top w:val="single" w:color="000000" w:sz="4" w:space="0"/>
              <w:left w:val="single" w:color="000000" w:sz="4" w:space="0"/>
              <w:bottom w:val="single" w:color="000000" w:sz="4" w:space="0"/>
              <w:right w:val="single" w:color="000000" w:sz="4" w:space="0"/>
            </w:tcBorders>
            <w:shd w:val="clear" w:color="auto" w:fill="D7D7D7" w:themeFill="background1" w:themeFillShade="D8"/>
            <w:vAlign w:val="center"/>
          </w:tcPr>
          <w:p w14:paraId="389F5DB4">
            <w:pPr>
              <w:pStyle w:val="12"/>
              <w:ind w:left="4" w:leftChars="-4" w:hanging="12" w:hangingChars="7"/>
              <w:jc w:val="center"/>
              <w:rPr>
                <w:ins w:id="2750" w:author="L" w:date="2026-08-26T11:39:32Z"/>
                <w:rFonts w:hint="eastAsia" w:ascii="Times New Roman" w:hAnsi="Times New Roman" w:cs="Times New Roman"/>
                <w:b w:val="0"/>
                <w:bCs w:val="0"/>
                <w:color w:val="000000"/>
                <w:sz w:val="18"/>
                <w:szCs w:val="18"/>
                <w:lang w:val="en-US" w:eastAsia="zh-CN"/>
              </w:rPr>
            </w:pPr>
            <w:ins w:id="2751" w:author="L" w:date="2026-08-26T11:39:32Z">
              <w:r>
                <w:rPr>
                  <w:rFonts w:hint="eastAsia" w:ascii="Times New Roman" w:hAnsi="Times New Roman" w:cs="Times New Roman"/>
                  <w:b w:val="0"/>
                  <w:bCs w:val="0"/>
                  <w:color w:val="000000"/>
                  <w:sz w:val="18"/>
                  <w:szCs w:val="18"/>
                  <w:lang w:val="en-US" w:eastAsia="zh-CN"/>
                </w:rPr>
                <w:t>N1163</w:t>
              </w:r>
            </w:ins>
          </w:p>
        </w:tc>
        <w:tc>
          <w:tcPr>
            <w:tcW w:w="1904"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2372F03C">
            <w:pPr>
              <w:pStyle w:val="12"/>
              <w:ind w:left="4" w:leftChars="-4" w:hanging="12" w:hangingChars="7"/>
              <w:jc w:val="center"/>
              <w:rPr>
                <w:ins w:id="2752" w:author="L" w:date="2026-08-26T11:39:32Z"/>
                <w:rFonts w:hint="eastAsia" w:ascii="Times New Roman" w:hAnsi="Times New Roman" w:cs="Times New Roman"/>
                <w:b w:val="0"/>
                <w:bCs w:val="0"/>
                <w:color w:val="000000"/>
                <w:sz w:val="18"/>
                <w:szCs w:val="18"/>
                <w:lang w:val="en-US" w:eastAsia="zh-CN"/>
              </w:rPr>
            </w:pPr>
            <w:ins w:id="2753" w:author="L" w:date="2026-08-26T11:39:32Z">
              <w:r>
                <w:rPr>
                  <w:rFonts w:hint="eastAsia" w:ascii="Times New Roman" w:hAnsi="Times New Roman" w:cs="Times New Roman"/>
                  <w:b w:val="0"/>
                  <w:bCs w:val="0"/>
                  <w:color w:val="000000"/>
                  <w:sz w:val="18"/>
                  <w:szCs w:val="18"/>
                  <w:lang w:val="en-US" w:eastAsia="zh-CN"/>
                </w:rPr>
                <w:t>16路干节点DI模块</w:t>
              </w:r>
            </w:ins>
          </w:p>
        </w:tc>
        <w:tc>
          <w:tcPr>
            <w:tcW w:w="133" w:type="pct"/>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6C32314D">
            <w:pPr>
              <w:pStyle w:val="12"/>
              <w:ind w:left="4" w:leftChars="-4" w:hanging="12" w:hangingChars="7"/>
              <w:jc w:val="center"/>
              <w:rPr>
                <w:ins w:id="2754" w:author="L" w:date="2026-08-26T11:39:32Z"/>
                <w:rFonts w:hint="eastAsia" w:ascii="Times New Roman" w:hAnsi="Times New Roman" w:cs="Times New Roman"/>
                <w:b w:val="0"/>
                <w:bCs w:val="0"/>
                <w:color w:val="000000"/>
                <w:sz w:val="18"/>
                <w:szCs w:val="18"/>
                <w:lang w:val="en-US" w:eastAsia="zh-CN"/>
              </w:rPr>
            </w:pPr>
          </w:p>
        </w:tc>
        <w:tc>
          <w:tcPr>
            <w:tcW w:w="420" w:type="pct"/>
            <w:tcBorders>
              <w:top w:val="single" w:color="000000" w:sz="4" w:space="0"/>
              <w:left w:val="single" w:color="000000" w:sz="4" w:space="0"/>
              <w:bottom w:val="single" w:color="000000" w:sz="4" w:space="0"/>
              <w:right w:val="single" w:color="000000" w:sz="4" w:space="0"/>
            </w:tcBorders>
            <w:shd w:val="clear" w:color="auto" w:fill="D7D7D7"/>
            <w:vAlign w:val="center"/>
          </w:tcPr>
          <w:p w14:paraId="747C36C7">
            <w:pPr>
              <w:pStyle w:val="12"/>
              <w:ind w:left="4" w:leftChars="-4" w:hanging="12" w:hangingChars="7"/>
              <w:jc w:val="center"/>
              <w:rPr>
                <w:ins w:id="2755" w:author="L" w:date="2026-08-26T11:39:32Z"/>
                <w:rFonts w:hint="default" w:ascii="Times New Roman" w:hAnsi="Times New Roman" w:cs="Times New Roman"/>
                <w:b w:val="0"/>
                <w:bCs w:val="0"/>
                <w:color w:val="000000"/>
                <w:sz w:val="18"/>
                <w:szCs w:val="18"/>
                <w:lang w:val="en-US" w:eastAsia="zh-CN"/>
              </w:rPr>
            </w:pPr>
            <w:ins w:id="2756" w:author="L" w:date="2026-08-26T11:39:32Z">
              <w:r>
                <w:rPr>
                  <w:rFonts w:hint="eastAsia" w:ascii="Times New Roman" w:hAnsi="Times New Roman" w:cs="Times New Roman"/>
                  <w:b w:val="0"/>
                  <w:bCs w:val="0"/>
                  <w:color w:val="000000"/>
                  <w:sz w:val="18"/>
                  <w:szCs w:val="18"/>
                  <w:lang w:val="en-US" w:eastAsia="zh-CN"/>
                </w:rPr>
                <w:t>N4081</w:t>
              </w:r>
            </w:ins>
          </w:p>
        </w:tc>
        <w:tc>
          <w:tcPr>
            <w:tcW w:w="2121"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4DD10249">
            <w:pPr>
              <w:pStyle w:val="12"/>
              <w:ind w:left="4" w:leftChars="-4" w:hanging="12" w:hangingChars="7"/>
              <w:jc w:val="center"/>
              <w:rPr>
                <w:ins w:id="2757" w:author="L" w:date="2026-08-26T11:39:32Z"/>
                <w:rFonts w:hint="eastAsia" w:ascii="Times New Roman" w:hAnsi="Times New Roman" w:cs="Times New Roman"/>
                <w:b w:val="0"/>
                <w:bCs w:val="0"/>
                <w:color w:val="000000"/>
                <w:sz w:val="18"/>
                <w:szCs w:val="18"/>
                <w:lang w:val="en-US" w:eastAsia="zh-CN"/>
              </w:rPr>
            </w:pPr>
            <w:ins w:id="2758" w:author="L" w:date="2026-08-26T11:39:32Z">
              <w:r>
                <w:rPr>
                  <w:rFonts w:hint="eastAsia" w:ascii="Times New Roman" w:hAnsi="Times New Roman" w:cs="Times New Roman"/>
                  <w:b w:val="0"/>
                  <w:bCs w:val="0"/>
                  <w:color w:val="000000"/>
                  <w:sz w:val="18"/>
                  <w:szCs w:val="18"/>
                  <w:lang w:val="en-US" w:eastAsia="zh-CN"/>
                </w:rPr>
                <w:t>8路16位AO模块输出0/4~20mA</w:t>
              </w:r>
            </w:ins>
          </w:p>
        </w:tc>
      </w:tr>
      <w:tr w14:paraId="3E1744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right"/>
          <w:ins w:id="2759" w:author="L" w:date="2026-08-26T11:39:32Z"/>
        </w:trPr>
        <w:tc>
          <w:tcPr>
            <w:tcW w:w="420" w:type="pct"/>
            <w:tcBorders>
              <w:top w:val="single" w:color="000000" w:sz="4" w:space="0"/>
              <w:left w:val="single" w:color="000000" w:sz="4" w:space="0"/>
              <w:bottom w:val="single" w:color="000000" w:sz="4" w:space="0"/>
              <w:right w:val="single" w:color="000000" w:sz="4" w:space="0"/>
            </w:tcBorders>
            <w:shd w:val="clear" w:color="auto" w:fill="D7D7D7" w:themeFill="background1" w:themeFillShade="D8"/>
            <w:vAlign w:val="center"/>
          </w:tcPr>
          <w:p w14:paraId="02C5ABAD">
            <w:pPr>
              <w:pStyle w:val="12"/>
              <w:ind w:left="4" w:leftChars="-4" w:hanging="12" w:hangingChars="7"/>
              <w:jc w:val="center"/>
              <w:rPr>
                <w:ins w:id="2760" w:author="L" w:date="2026-08-26T11:39:32Z"/>
                <w:rFonts w:hint="default" w:ascii="Times New Roman" w:hAnsi="Times New Roman" w:cs="Times New Roman"/>
                <w:b w:val="0"/>
                <w:bCs w:val="0"/>
                <w:color w:val="000000"/>
                <w:sz w:val="18"/>
                <w:szCs w:val="18"/>
                <w:lang w:val="en-US" w:eastAsia="zh-CN"/>
              </w:rPr>
            </w:pPr>
            <w:ins w:id="2761" w:author="L" w:date="2026-08-26T11:39:32Z">
              <w:r>
                <w:rPr>
                  <w:rFonts w:hint="eastAsia" w:ascii="Times New Roman" w:hAnsi="Times New Roman" w:cs="Times New Roman"/>
                  <w:b w:val="0"/>
                  <w:bCs w:val="0"/>
                  <w:color w:val="000000"/>
                  <w:sz w:val="18"/>
                  <w:szCs w:val="18"/>
                  <w:lang w:val="en-US" w:eastAsia="zh-CN"/>
                </w:rPr>
                <w:t>N1321</w:t>
              </w:r>
            </w:ins>
          </w:p>
        </w:tc>
        <w:tc>
          <w:tcPr>
            <w:tcW w:w="1904"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3DCD882B">
            <w:pPr>
              <w:pStyle w:val="12"/>
              <w:ind w:left="4" w:leftChars="-4" w:hanging="12" w:hangingChars="7"/>
              <w:jc w:val="center"/>
              <w:rPr>
                <w:ins w:id="2762" w:author="L" w:date="2026-08-26T11:39:32Z"/>
                <w:rFonts w:hint="eastAsia" w:ascii="Times New Roman" w:hAnsi="Times New Roman" w:cs="Times New Roman"/>
                <w:b w:val="0"/>
                <w:bCs w:val="0"/>
                <w:color w:val="000000"/>
                <w:sz w:val="18"/>
                <w:szCs w:val="18"/>
                <w:lang w:val="en-US" w:eastAsia="zh-CN"/>
              </w:rPr>
            </w:pPr>
            <w:ins w:id="2763" w:author="L" w:date="2026-08-26T11:39:32Z">
              <w:r>
                <w:rPr>
                  <w:rFonts w:hint="eastAsia" w:ascii="Times New Roman" w:hAnsi="Times New Roman" w:cs="Times New Roman"/>
                  <w:b w:val="0"/>
                  <w:bCs w:val="0"/>
                  <w:color w:val="000000"/>
                  <w:sz w:val="18"/>
                  <w:szCs w:val="18"/>
                  <w:lang w:val="en-US" w:eastAsia="zh-CN"/>
                </w:rPr>
                <w:t>32路DI模块NPN</w:t>
              </w:r>
            </w:ins>
          </w:p>
        </w:tc>
        <w:tc>
          <w:tcPr>
            <w:tcW w:w="133" w:type="pct"/>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57EBC001">
            <w:pPr>
              <w:pStyle w:val="12"/>
              <w:ind w:left="4" w:leftChars="-4" w:hanging="12" w:hangingChars="7"/>
              <w:jc w:val="center"/>
              <w:rPr>
                <w:ins w:id="2764" w:author="L" w:date="2026-08-26T11:39:32Z"/>
                <w:rFonts w:hint="eastAsia" w:ascii="Times New Roman" w:hAnsi="Times New Roman" w:cs="Times New Roman"/>
                <w:b w:val="0"/>
                <w:bCs w:val="0"/>
                <w:color w:val="000000"/>
                <w:sz w:val="18"/>
                <w:szCs w:val="18"/>
                <w:lang w:val="en-US" w:eastAsia="zh-CN"/>
              </w:rPr>
            </w:pPr>
          </w:p>
        </w:tc>
        <w:tc>
          <w:tcPr>
            <w:tcW w:w="420" w:type="pct"/>
            <w:tcBorders>
              <w:top w:val="single" w:color="000000" w:sz="4" w:space="0"/>
              <w:left w:val="single" w:color="000000" w:sz="4" w:space="0"/>
              <w:bottom w:val="single" w:color="000000" w:sz="4" w:space="0"/>
              <w:right w:val="single" w:color="000000" w:sz="4" w:space="0"/>
            </w:tcBorders>
            <w:shd w:val="clear" w:color="auto" w:fill="D7D7D7"/>
            <w:vAlign w:val="center"/>
          </w:tcPr>
          <w:p w14:paraId="4F3AB759">
            <w:pPr>
              <w:pStyle w:val="12"/>
              <w:ind w:left="4" w:leftChars="-4" w:hanging="12" w:hangingChars="7"/>
              <w:jc w:val="center"/>
              <w:rPr>
                <w:ins w:id="2765" w:author="L" w:date="2026-08-26T11:39:32Z"/>
                <w:rFonts w:hint="eastAsia" w:ascii="Times New Roman" w:hAnsi="Times New Roman" w:cs="Times New Roman"/>
                <w:b w:val="0"/>
                <w:bCs w:val="0"/>
                <w:color w:val="000000"/>
                <w:sz w:val="18"/>
                <w:szCs w:val="18"/>
                <w:lang w:val="en-US" w:eastAsia="zh-CN"/>
              </w:rPr>
            </w:pPr>
            <w:ins w:id="2766" w:author="L" w:date="2026-08-26T11:39:32Z">
              <w:r>
                <w:rPr>
                  <w:rFonts w:hint="eastAsia" w:ascii="Times New Roman" w:hAnsi="Times New Roman" w:cs="Times New Roman"/>
                  <w:b w:val="0"/>
                  <w:bCs w:val="0"/>
                  <w:color w:val="000000"/>
                  <w:sz w:val="18"/>
                  <w:szCs w:val="18"/>
                  <w:lang w:val="en-US" w:eastAsia="zh-CN"/>
                </w:rPr>
                <w:t>N4086</w:t>
              </w:r>
            </w:ins>
          </w:p>
        </w:tc>
        <w:tc>
          <w:tcPr>
            <w:tcW w:w="2121"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5E62D321">
            <w:pPr>
              <w:pStyle w:val="12"/>
              <w:ind w:left="4" w:leftChars="-4" w:hanging="12" w:hangingChars="7"/>
              <w:jc w:val="center"/>
              <w:rPr>
                <w:ins w:id="2767" w:author="L" w:date="2026-08-26T11:39:32Z"/>
                <w:rFonts w:hint="eastAsia" w:ascii="Times New Roman" w:hAnsi="Times New Roman" w:cs="Times New Roman"/>
                <w:b w:val="0"/>
                <w:bCs w:val="0"/>
                <w:color w:val="000000"/>
                <w:sz w:val="18"/>
                <w:szCs w:val="18"/>
                <w:lang w:val="en-US" w:eastAsia="zh-CN"/>
              </w:rPr>
            </w:pPr>
            <w:ins w:id="2768" w:author="L" w:date="2026-08-26T11:39:32Z">
              <w:r>
                <w:rPr>
                  <w:rFonts w:hint="eastAsia" w:ascii="Times New Roman" w:hAnsi="Times New Roman" w:cs="Times New Roman"/>
                  <w:b w:val="0"/>
                  <w:bCs w:val="0"/>
                  <w:color w:val="000000"/>
                  <w:sz w:val="18"/>
                  <w:szCs w:val="18"/>
                  <w:lang w:val="en-US" w:eastAsia="zh-CN"/>
                </w:rPr>
                <w:t>8路16位AO模块输出±5V/±10V</w:t>
              </w:r>
            </w:ins>
          </w:p>
        </w:tc>
      </w:tr>
      <w:tr w14:paraId="57FF89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right"/>
          <w:ins w:id="2769" w:author="L" w:date="2026-08-26T11:39:32Z"/>
        </w:trPr>
        <w:tc>
          <w:tcPr>
            <w:tcW w:w="420" w:type="pct"/>
            <w:tcBorders>
              <w:top w:val="single" w:color="000000" w:sz="4" w:space="0"/>
              <w:left w:val="single" w:color="000000" w:sz="4" w:space="0"/>
              <w:bottom w:val="single" w:color="000000" w:sz="4" w:space="0"/>
              <w:right w:val="single" w:color="000000" w:sz="4" w:space="0"/>
            </w:tcBorders>
            <w:shd w:val="clear" w:color="auto" w:fill="D7D7D7" w:themeFill="background1" w:themeFillShade="D8"/>
            <w:vAlign w:val="center"/>
          </w:tcPr>
          <w:p w14:paraId="701F9E3F">
            <w:pPr>
              <w:pStyle w:val="12"/>
              <w:ind w:left="4" w:leftChars="-4" w:hanging="12" w:hangingChars="7"/>
              <w:jc w:val="center"/>
              <w:rPr>
                <w:ins w:id="2770" w:author="L" w:date="2026-08-26T11:39:32Z"/>
                <w:rFonts w:hint="eastAsia" w:ascii="Times New Roman" w:hAnsi="Times New Roman" w:cs="Times New Roman"/>
                <w:b w:val="0"/>
                <w:bCs w:val="0"/>
                <w:color w:val="000000"/>
                <w:sz w:val="18"/>
                <w:szCs w:val="18"/>
                <w:lang w:val="en-US" w:eastAsia="zh-CN"/>
              </w:rPr>
            </w:pPr>
            <w:ins w:id="2771" w:author="L" w:date="2026-08-26T11:39:32Z">
              <w:r>
                <w:rPr>
                  <w:rFonts w:hint="eastAsia" w:ascii="Times New Roman" w:hAnsi="Times New Roman" w:cs="Times New Roman"/>
                  <w:b w:val="0"/>
                  <w:bCs w:val="0"/>
                  <w:color w:val="000000"/>
                  <w:sz w:val="18"/>
                  <w:szCs w:val="18"/>
                  <w:lang w:val="en-US" w:eastAsia="zh-CN"/>
                </w:rPr>
                <w:t>N1322</w:t>
              </w:r>
            </w:ins>
          </w:p>
        </w:tc>
        <w:tc>
          <w:tcPr>
            <w:tcW w:w="1904"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39065573">
            <w:pPr>
              <w:pStyle w:val="12"/>
              <w:ind w:left="4" w:leftChars="-4" w:hanging="12" w:hangingChars="7"/>
              <w:jc w:val="center"/>
              <w:rPr>
                <w:ins w:id="2772" w:author="L" w:date="2026-08-26T11:39:32Z"/>
                <w:rFonts w:hint="eastAsia" w:ascii="Times New Roman" w:hAnsi="Times New Roman" w:cs="Times New Roman"/>
                <w:b w:val="0"/>
                <w:bCs w:val="0"/>
                <w:color w:val="000000"/>
                <w:sz w:val="18"/>
                <w:szCs w:val="18"/>
                <w:lang w:val="en-US" w:eastAsia="zh-CN"/>
              </w:rPr>
            </w:pPr>
            <w:ins w:id="2773" w:author="L" w:date="2026-08-26T11:39:32Z">
              <w:r>
                <w:rPr>
                  <w:rFonts w:hint="eastAsia" w:ascii="Times New Roman" w:hAnsi="Times New Roman" w:cs="Times New Roman"/>
                  <w:b w:val="0"/>
                  <w:bCs w:val="0"/>
                  <w:color w:val="000000"/>
                  <w:sz w:val="18"/>
                  <w:szCs w:val="18"/>
                  <w:lang w:val="en-US" w:eastAsia="zh-CN"/>
                </w:rPr>
                <w:t>32路DI模块PNP</w:t>
              </w:r>
            </w:ins>
          </w:p>
        </w:tc>
        <w:tc>
          <w:tcPr>
            <w:tcW w:w="133" w:type="pct"/>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7F3A096F">
            <w:pPr>
              <w:pStyle w:val="12"/>
              <w:ind w:left="4" w:leftChars="-4" w:hanging="12" w:hangingChars="7"/>
              <w:jc w:val="center"/>
              <w:rPr>
                <w:ins w:id="2774" w:author="L" w:date="2026-08-26T11:39:32Z"/>
                <w:rFonts w:hint="eastAsia" w:ascii="Times New Roman" w:hAnsi="Times New Roman" w:cs="Times New Roman"/>
                <w:b w:val="0"/>
                <w:bCs w:val="0"/>
                <w:color w:val="000000"/>
                <w:sz w:val="18"/>
                <w:szCs w:val="18"/>
                <w:lang w:val="en-US" w:eastAsia="zh-CN"/>
              </w:rPr>
            </w:pPr>
          </w:p>
        </w:tc>
        <w:tc>
          <w:tcPr>
            <w:tcW w:w="420" w:type="pct"/>
            <w:tcBorders>
              <w:top w:val="single" w:color="000000" w:sz="4" w:space="0"/>
              <w:left w:val="single" w:color="000000" w:sz="4" w:space="0"/>
              <w:bottom w:val="single" w:color="000000" w:sz="4" w:space="0"/>
              <w:right w:val="single" w:color="000000" w:sz="4" w:space="0"/>
            </w:tcBorders>
            <w:shd w:val="clear" w:color="auto" w:fill="D7D7D7"/>
            <w:vAlign w:val="center"/>
          </w:tcPr>
          <w:p w14:paraId="562821C3">
            <w:pPr>
              <w:pStyle w:val="12"/>
              <w:ind w:left="4" w:leftChars="-4" w:hanging="12" w:hangingChars="7"/>
              <w:jc w:val="center"/>
              <w:rPr>
                <w:ins w:id="2775" w:author="L" w:date="2026-08-26T11:39:32Z"/>
                <w:rFonts w:hint="default" w:ascii="Times New Roman" w:hAnsi="Times New Roman" w:cs="Times New Roman"/>
                <w:b w:val="0"/>
                <w:bCs w:val="0"/>
                <w:color w:val="000000"/>
                <w:sz w:val="18"/>
                <w:szCs w:val="18"/>
                <w:lang w:val="en-US" w:eastAsia="zh-CN"/>
              </w:rPr>
            </w:pPr>
            <w:ins w:id="2776" w:author="L" w:date="2026-08-26T11:39:32Z">
              <w:r>
                <w:rPr>
                  <w:rFonts w:hint="eastAsia" w:ascii="Times New Roman" w:hAnsi="Times New Roman" w:cs="Times New Roman"/>
                  <w:b w:val="0"/>
                  <w:bCs w:val="0"/>
                  <w:color w:val="000000"/>
                  <w:sz w:val="18"/>
                  <w:szCs w:val="18"/>
                  <w:lang w:val="en-US" w:eastAsia="zh-CN"/>
                </w:rPr>
                <w:t>N5041</w:t>
              </w:r>
            </w:ins>
          </w:p>
        </w:tc>
        <w:tc>
          <w:tcPr>
            <w:tcW w:w="2121"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765E0FE9">
            <w:pPr>
              <w:pStyle w:val="12"/>
              <w:ind w:left="4" w:leftChars="-4" w:hanging="12" w:hangingChars="7"/>
              <w:jc w:val="center"/>
              <w:rPr>
                <w:ins w:id="2777" w:author="L" w:date="2026-08-26T11:39:32Z"/>
                <w:rFonts w:hint="eastAsia" w:ascii="Times New Roman" w:hAnsi="Times New Roman" w:cs="Times New Roman"/>
                <w:b w:val="0"/>
                <w:bCs w:val="0"/>
                <w:color w:val="000000"/>
                <w:sz w:val="18"/>
                <w:szCs w:val="18"/>
                <w:lang w:val="en-US" w:eastAsia="zh-CN"/>
              </w:rPr>
            </w:pPr>
            <w:ins w:id="2778" w:author="L" w:date="2026-08-26T11:39:32Z">
              <w:r>
                <w:rPr>
                  <w:rFonts w:hint="eastAsia" w:ascii="Times New Roman" w:hAnsi="Times New Roman" w:cs="Times New Roman"/>
                  <w:b w:val="0"/>
                  <w:bCs w:val="0"/>
                  <w:color w:val="000000"/>
                  <w:sz w:val="18"/>
                  <w:szCs w:val="18"/>
                  <w:lang w:val="en-US" w:eastAsia="zh-CN"/>
                </w:rPr>
                <w:t>4路RTD模块三线PT100</w:t>
              </w:r>
            </w:ins>
          </w:p>
        </w:tc>
      </w:tr>
      <w:tr w14:paraId="24C993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right"/>
          <w:ins w:id="2779" w:author="L" w:date="2026-08-26T11:39:32Z"/>
        </w:trPr>
        <w:tc>
          <w:tcPr>
            <w:tcW w:w="420" w:type="pct"/>
            <w:tcBorders>
              <w:top w:val="single" w:color="000000" w:sz="4" w:space="0"/>
              <w:left w:val="single" w:color="000000" w:sz="4" w:space="0"/>
              <w:bottom w:val="single" w:color="000000" w:sz="4" w:space="0"/>
              <w:right w:val="single" w:color="000000" w:sz="4" w:space="0"/>
            </w:tcBorders>
            <w:shd w:val="clear" w:color="auto" w:fill="D7D7D7" w:themeFill="background1" w:themeFillShade="D8"/>
            <w:vAlign w:val="center"/>
          </w:tcPr>
          <w:p w14:paraId="1B3D0D0B">
            <w:pPr>
              <w:pStyle w:val="12"/>
              <w:ind w:left="4" w:leftChars="-4" w:hanging="12" w:hangingChars="7"/>
              <w:jc w:val="center"/>
              <w:rPr>
                <w:ins w:id="2780" w:author="L" w:date="2026-08-26T11:39:32Z"/>
                <w:rFonts w:hint="eastAsia" w:ascii="Times New Roman" w:hAnsi="Times New Roman" w:cs="Times New Roman"/>
                <w:b w:val="0"/>
                <w:bCs w:val="0"/>
                <w:color w:val="000000"/>
                <w:sz w:val="18"/>
                <w:szCs w:val="18"/>
                <w:lang w:val="en-US" w:eastAsia="zh-CN"/>
              </w:rPr>
            </w:pPr>
            <w:ins w:id="2781" w:author="L" w:date="2026-08-26T11:39:32Z">
              <w:r>
                <w:rPr>
                  <w:rFonts w:hint="eastAsia" w:ascii="Times New Roman" w:hAnsi="Times New Roman" w:cs="Times New Roman"/>
                  <w:b w:val="0"/>
                  <w:bCs w:val="0"/>
                  <w:color w:val="000000"/>
                  <w:sz w:val="18"/>
                  <w:szCs w:val="18"/>
                  <w:lang w:val="en-US" w:eastAsia="zh-CN"/>
                </w:rPr>
                <w:t>N1323</w:t>
              </w:r>
            </w:ins>
          </w:p>
        </w:tc>
        <w:tc>
          <w:tcPr>
            <w:tcW w:w="1904"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3F5B3039">
            <w:pPr>
              <w:pStyle w:val="12"/>
              <w:ind w:left="4" w:leftChars="-4" w:hanging="12" w:hangingChars="7"/>
              <w:jc w:val="center"/>
              <w:rPr>
                <w:ins w:id="2782" w:author="L" w:date="2026-08-26T11:39:32Z"/>
                <w:rFonts w:hint="eastAsia" w:ascii="Times New Roman" w:hAnsi="Times New Roman" w:cs="Times New Roman"/>
                <w:b w:val="0"/>
                <w:bCs w:val="0"/>
                <w:color w:val="000000"/>
                <w:sz w:val="18"/>
                <w:szCs w:val="18"/>
                <w:lang w:val="en-US" w:eastAsia="zh-CN"/>
              </w:rPr>
            </w:pPr>
            <w:ins w:id="2783" w:author="L" w:date="2026-08-26T11:39:32Z">
              <w:r>
                <w:rPr>
                  <w:rFonts w:hint="eastAsia" w:ascii="Times New Roman" w:hAnsi="Times New Roman" w:cs="Times New Roman"/>
                  <w:b w:val="0"/>
                  <w:bCs w:val="0"/>
                  <w:color w:val="000000"/>
                  <w:sz w:val="18"/>
                  <w:szCs w:val="18"/>
                  <w:lang w:val="en-US" w:eastAsia="zh-CN"/>
                </w:rPr>
                <w:t>32路干节点DI模块</w:t>
              </w:r>
            </w:ins>
          </w:p>
        </w:tc>
        <w:tc>
          <w:tcPr>
            <w:tcW w:w="133" w:type="pct"/>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3EE0125D">
            <w:pPr>
              <w:pStyle w:val="12"/>
              <w:ind w:left="4" w:leftChars="-4" w:hanging="12" w:hangingChars="7"/>
              <w:jc w:val="center"/>
              <w:rPr>
                <w:ins w:id="2784" w:author="L" w:date="2026-08-26T11:39:32Z"/>
                <w:rFonts w:hint="eastAsia" w:ascii="Times New Roman" w:hAnsi="Times New Roman" w:cs="Times New Roman"/>
                <w:b w:val="0"/>
                <w:bCs w:val="0"/>
                <w:color w:val="000000"/>
                <w:sz w:val="18"/>
                <w:szCs w:val="18"/>
                <w:lang w:val="en-US" w:eastAsia="zh-CN"/>
              </w:rPr>
            </w:pPr>
          </w:p>
        </w:tc>
        <w:tc>
          <w:tcPr>
            <w:tcW w:w="420" w:type="pct"/>
            <w:tcBorders>
              <w:top w:val="single" w:color="000000" w:sz="4" w:space="0"/>
              <w:left w:val="single" w:color="000000" w:sz="4" w:space="0"/>
              <w:bottom w:val="single" w:color="000000" w:sz="4" w:space="0"/>
              <w:right w:val="single" w:color="000000" w:sz="4" w:space="0"/>
            </w:tcBorders>
            <w:shd w:val="clear" w:color="auto" w:fill="D7D7D7"/>
            <w:vAlign w:val="center"/>
          </w:tcPr>
          <w:p w14:paraId="7FF81286">
            <w:pPr>
              <w:pStyle w:val="12"/>
              <w:ind w:left="4" w:leftChars="-4" w:hanging="12" w:hangingChars="7"/>
              <w:jc w:val="center"/>
              <w:rPr>
                <w:ins w:id="2785" w:author="L" w:date="2026-08-26T11:39:32Z"/>
                <w:rFonts w:hint="eastAsia" w:ascii="Times New Roman" w:hAnsi="Times New Roman" w:cs="Times New Roman"/>
                <w:b w:val="0"/>
                <w:bCs w:val="0"/>
                <w:color w:val="000000"/>
                <w:sz w:val="18"/>
                <w:szCs w:val="18"/>
                <w:lang w:val="en-US" w:eastAsia="zh-CN"/>
              </w:rPr>
            </w:pPr>
            <w:ins w:id="2786" w:author="L" w:date="2026-08-26T11:39:32Z">
              <w:r>
                <w:rPr>
                  <w:rFonts w:hint="eastAsia" w:ascii="Times New Roman" w:hAnsi="Times New Roman" w:cs="Times New Roman"/>
                  <w:b w:val="0"/>
                  <w:bCs w:val="0"/>
                  <w:color w:val="000000"/>
                  <w:sz w:val="18"/>
                  <w:szCs w:val="18"/>
                  <w:lang w:val="en-US" w:eastAsia="zh-CN"/>
                </w:rPr>
                <w:t>N5042</w:t>
              </w:r>
            </w:ins>
          </w:p>
        </w:tc>
        <w:tc>
          <w:tcPr>
            <w:tcW w:w="2121"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0437E103">
            <w:pPr>
              <w:pStyle w:val="12"/>
              <w:ind w:left="4" w:leftChars="-4" w:hanging="12" w:hangingChars="7"/>
              <w:jc w:val="center"/>
              <w:rPr>
                <w:ins w:id="2787" w:author="L" w:date="2026-08-26T11:39:32Z"/>
                <w:rFonts w:hint="eastAsia" w:ascii="Times New Roman" w:hAnsi="Times New Roman" w:cs="Times New Roman"/>
                <w:b w:val="0"/>
                <w:bCs w:val="0"/>
                <w:color w:val="000000"/>
                <w:sz w:val="18"/>
                <w:szCs w:val="18"/>
                <w:lang w:val="en-US" w:eastAsia="zh-CN"/>
              </w:rPr>
            </w:pPr>
            <w:ins w:id="2788" w:author="L" w:date="2026-08-26T11:39:32Z">
              <w:r>
                <w:rPr>
                  <w:rFonts w:hint="eastAsia" w:ascii="Times New Roman" w:hAnsi="Times New Roman" w:cs="Times New Roman"/>
                  <w:b w:val="0"/>
                  <w:bCs w:val="0"/>
                  <w:color w:val="000000"/>
                  <w:sz w:val="18"/>
                  <w:szCs w:val="18"/>
                  <w:lang w:val="en-US" w:eastAsia="zh-CN"/>
                </w:rPr>
                <w:t>4路RTD模块三线PT1000</w:t>
              </w:r>
            </w:ins>
          </w:p>
        </w:tc>
      </w:tr>
      <w:tr w14:paraId="2395E9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right"/>
          <w:ins w:id="2789" w:author="L" w:date="2026-08-26T11:39:32Z"/>
        </w:trPr>
        <w:tc>
          <w:tcPr>
            <w:tcW w:w="420" w:type="pct"/>
            <w:tcBorders>
              <w:top w:val="single" w:color="000000" w:sz="4" w:space="0"/>
              <w:left w:val="single" w:color="000000" w:sz="4" w:space="0"/>
              <w:bottom w:val="single" w:color="000000" w:sz="4" w:space="0"/>
              <w:right w:val="single" w:color="000000" w:sz="4" w:space="0"/>
            </w:tcBorders>
            <w:shd w:val="clear" w:color="auto" w:fill="D7D7D7" w:themeFill="background1" w:themeFillShade="D8"/>
            <w:vAlign w:val="center"/>
          </w:tcPr>
          <w:p w14:paraId="5FE2B16A">
            <w:pPr>
              <w:pStyle w:val="12"/>
              <w:ind w:left="4" w:leftChars="-4" w:hanging="12" w:hangingChars="7"/>
              <w:jc w:val="center"/>
              <w:rPr>
                <w:ins w:id="2790" w:author="L" w:date="2026-08-26T11:39:32Z"/>
                <w:rFonts w:hint="default" w:ascii="Times New Roman" w:hAnsi="Times New Roman" w:cs="Times New Roman"/>
                <w:b w:val="0"/>
                <w:bCs w:val="0"/>
                <w:color w:val="000000"/>
                <w:sz w:val="18"/>
                <w:szCs w:val="18"/>
                <w:lang w:val="en-US" w:eastAsia="zh-CN"/>
              </w:rPr>
            </w:pPr>
            <w:ins w:id="2791" w:author="L" w:date="2026-08-26T11:39:32Z">
              <w:r>
                <w:rPr>
                  <w:rFonts w:hint="eastAsia" w:ascii="Times New Roman" w:hAnsi="Times New Roman" w:cs="Times New Roman"/>
                  <w:b w:val="0"/>
                  <w:bCs w:val="0"/>
                  <w:color w:val="000000"/>
                  <w:sz w:val="18"/>
                  <w:szCs w:val="18"/>
                  <w:lang w:val="en-US" w:eastAsia="zh-CN"/>
                </w:rPr>
                <w:t>N2161</w:t>
              </w:r>
            </w:ins>
          </w:p>
        </w:tc>
        <w:tc>
          <w:tcPr>
            <w:tcW w:w="1904"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792E11BE">
            <w:pPr>
              <w:pStyle w:val="12"/>
              <w:ind w:left="4" w:leftChars="-4" w:hanging="12" w:hangingChars="7"/>
              <w:jc w:val="center"/>
              <w:rPr>
                <w:ins w:id="2792" w:author="L" w:date="2026-08-26T11:39:32Z"/>
                <w:rFonts w:hint="eastAsia" w:ascii="Times New Roman" w:hAnsi="Times New Roman" w:cs="Times New Roman"/>
                <w:b w:val="0"/>
                <w:bCs w:val="0"/>
                <w:color w:val="000000"/>
                <w:sz w:val="18"/>
                <w:szCs w:val="18"/>
                <w:lang w:val="en-US" w:eastAsia="zh-CN"/>
              </w:rPr>
            </w:pPr>
            <w:ins w:id="2793" w:author="L" w:date="2026-08-26T11:39:32Z">
              <w:r>
                <w:rPr>
                  <w:rFonts w:hint="eastAsia" w:ascii="Times New Roman" w:hAnsi="Times New Roman" w:cs="Times New Roman"/>
                  <w:b w:val="0"/>
                  <w:bCs w:val="0"/>
                  <w:color w:val="000000"/>
                  <w:sz w:val="18"/>
                  <w:szCs w:val="18"/>
                  <w:lang w:val="en-US" w:eastAsia="zh-CN"/>
                </w:rPr>
                <w:t>16路DO模块PNP</w:t>
              </w:r>
            </w:ins>
          </w:p>
        </w:tc>
        <w:tc>
          <w:tcPr>
            <w:tcW w:w="133" w:type="pct"/>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42EF8015">
            <w:pPr>
              <w:pStyle w:val="12"/>
              <w:ind w:left="4" w:leftChars="-4" w:hanging="12" w:hangingChars="7"/>
              <w:jc w:val="center"/>
              <w:rPr>
                <w:ins w:id="2794" w:author="L" w:date="2026-08-26T11:39:32Z"/>
                <w:rFonts w:hint="eastAsia" w:ascii="Times New Roman" w:hAnsi="Times New Roman" w:cs="Times New Roman"/>
                <w:b w:val="0"/>
                <w:bCs w:val="0"/>
                <w:color w:val="000000"/>
                <w:sz w:val="18"/>
                <w:szCs w:val="18"/>
                <w:lang w:val="en-US" w:eastAsia="zh-CN"/>
              </w:rPr>
            </w:pPr>
          </w:p>
        </w:tc>
        <w:tc>
          <w:tcPr>
            <w:tcW w:w="420" w:type="pct"/>
            <w:tcBorders>
              <w:top w:val="single" w:color="000000" w:sz="4" w:space="0"/>
              <w:left w:val="single" w:color="000000" w:sz="4" w:space="0"/>
              <w:bottom w:val="single" w:color="000000" w:sz="4" w:space="0"/>
              <w:right w:val="single" w:color="000000" w:sz="4" w:space="0"/>
            </w:tcBorders>
            <w:shd w:val="clear" w:color="auto" w:fill="D7D7D7"/>
            <w:vAlign w:val="center"/>
          </w:tcPr>
          <w:p w14:paraId="18B8926F">
            <w:pPr>
              <w:pStyle w:val="12"/>
              <w:ind w:left="4" w:leftChars="-4" w:hanging="12" w:hangingChars="7"/>
              <w:jc w:val="center"/>
              <w:rPr>
                <w:ins w:id="2795" w:author="L" w:date="2026-08-26T11:39:32Z"/>
                <w:rFonts w:hint="eastAsia" w:ascii="Times New Roman" w:hAnsi="Times New Roman" w:cs="Times New Roman"/>
                <w:b w:val="0"/>
                <w:bCs w:val="0"/>
                <w:color w:val="000000"/>
                <w:sz w:val="18"/>
                <w:szCs w:val="18"/>
                <w:lang w:val="en-US" w:eastAsia="zh-CN"/>
              </w:rPr>
            </w:pPr>
            <w:ins w:id="2796" w:author="L" w:date="2026-08-26T11:39:32Z">
              <w:r>
                <w:rPr>
                  <w:rFonts w:hint="eastAsia" w:ascii="Times New Roman" w:hAnsi="Times New Roman" w:cs="Times New Roman"/>
                  <w:b w:val="0"/>
                  <w:bCs w:val="0"/>
                  <w:color w:val="000000"/>
                  <w:sz w:val="18"/>
                  <w:szCs w:val="18"/>
                  <w:lang w:val="en-US" w:eastAsia="zh-CN"/>
                </w:rPr>
                <w:t>N5043</w:t>
              </w:r>
            </w:ins>
          </w:p>
        </w:tc>
        <w:tc>
          <w:tcPr>
            <w:tcW w:w="2121"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6D0D8FD3">
            <w:pPr>
              <w:pStyle w:val="12"/>
              <w:ind w:left="4" w:leftChars="-4" w:hanging="12" w:hangingChars="7"/>
              <w:jc w:val="center"/>
              <w:rPr>
                <w:ins w:id="2797" w:author="L" w:date="2026-08-26T11:39:32Z"/>
                <w:rFonts w:hint="eastAsia" w:ascii="Times New Roman" w:hAnsi="Times New Roman" w:cs="Times New Roman"/>
                <w:b w:val="0"/>
                <w:bCs w:val="0"/>
                <w:color w:val="000000"/>
                <w:sz w:val="18"/>
                <w:szCs w:val="18"/>
                <w:lang w:val="en-US" w:eastAsia="zh-CN"/>
              </w:rPr>
            </w:pPr>
            <w:ins w:id="2798" w:author="L" w:date="2026-08-26T11:39:32Z">
              <w:r>
                <w:rPr>
                  <w:rFonts w:hint="eastAsia" w:ascii="Times New Roman" w:hAnsi="Times New Roman" w:cs="Times New Roman"/>
                  <w:b w:val="0"/>
                  <w:bCs w:val="0"/>
                  <w:color w:val="000000"/>
                  <w:sz w:val="18"/>
                  <w:szCs w:val="18"/>
                  <w:lang w:val="en-US" w:eastAsia="zh-CN"/>
                </w:rPr>
                <w:t>4路RTD模块四线PT100</w:t>
              </w:r>
            </w:ins>
          </w:p>
        </w:tc>
      </w:tr>
      <w:tr w14:paraId="3DC23F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right"/>
          <w:ins w:id="2799" w:author="L" w:date="2026-08-26T11:39:32Z"/>
        </w:trPr>
        <w:tc>
          <w:tcPr>
            <w:tcW w:w="420" w:type="pct"/>
            <w:tcBorders>
              <w:top w:val="single" w:color="000000" w:sz="4" w:space="0"/>
              <w:left w:val="single" w:color="000000" w:sz="4" w:space="0"/>
              <w:bottom w:val="single" w:color="000000" w:sz="4" w:space="0"/>
              <w:right w:val="single" w:color="000000" w:sz="4" w:space="0"/>
            </w:tcBorders>
            <w:shd w:val="clear" w:color="auto" w:fill="D7D7D7" w:themeFill="background1" w:themeFillShade="D8"/>
            <w:vAlign w:val="center"/>
          </w:tcPr>
          <w:p w14:paraId="4955616E">
            <w:pPr>
              <w:pStyle w:val="12"/>
              <w:ind w:left="4" w:leftChars="-4" w:hanging="12" w:hangingChars="7"/>
              <w:jc w:val="center"/>
              <w:rPr>
                <w:ins w:id="2800" w:author="L" w:date="2026-08-26T11:39:32Z"/>
                <w:rFonts w:hint="eastAsia" w:ascii="Times New Roman" w:hAnsi="Times New Roman" w:cs="Times New Roman"/>
                <w:b w:val="0"/>
                <w:bCs w:val="0"/>
                <w:color w:val="000000"/>
                <w:sz w:val="18"/>
                <w:szCs w:val="18"/>
                <w:lang w:val="en-US" w:eastAsia="zh-CN"/>
              </w:rPr>
            </w:pPr>
            <w:ins w:id="2801" w:author="L" w:date="2026-08-26T11:39:32Z">
              <w:r>
                <w:rPr>
                  <w:rFonts w:hint="eastAsia" w:ascii="Times New Roman" w:hAnsi="Times New Roman" w:cs="Times New Roman"/>
                  <w:b w:val="0"/>
                  <w:bCs w:val="0"/>
                  <w:color w:val="000000"/>
                  <w:sz w:val="18"/>
                  <w:szCs w:val="18"/>
                  <w:lang w:val="en-US" w:eastAsia="zh-CN"/>
                </w:rPr>
                <w:t>N2162</w:t>
              </w:r>
            </w:ins>
          </w:p>
        </w:tc>
        <w:tc>
          <w:tcPr>
            <w:tcW w:w="1904"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0A321915">
            <w:pPr>
              <w:pStyle w:val="12"/>
              <w:ind w:left="4" w:leftChars="-4" w:hanging="12" w:hangingChars="7"/>
              <w:jc w:val="center"/>
              <w:rPr>
                <w:ins w:id="2802" w:author="L" w:date="2026-08-26T11:39:32Z"/>
                <w:rFonts w:hint="eastAsia" w:ascii="Times New Roman" w:hAnsi="Times New Roman" w:cs="Times New Roman"/>
                <w:b w:val="0"/>
                <w:bCs w:val="0"/>
                <w:color w:val="000000"/>
                <w:sz w:val="18"/>
                <w:szCs w:val="18"/>
                <w:lang w:val="en-US" w:eastAsia="zh-CN"/>
              </w:rPr>
            </w:pPr>
            <w:ins w:id="2803" w:author="L" w:date="2026-08-26T11:39:32Z">
              <w:r>
                <w:rPr>
                  <w:rFonts w:hint="eastAsia" w:ascii="Times New Roman" w:hAnsi="Times New Roman" w:cs="Times New Roman"/>
                  <w:b w:val="0"/>
                  <w:bCs w:val="0"/>
                  <w:color w:val="000000"/>
                  <w:sz w:val="18"/>
                  <w:szCs w:val="18"/>
                  <w:lang w:val="en-US" w:eastAsia="zh-CN"/>
                </w:rPr>
                <w:t>16路DO模块NPN</w:t>
              </w:r>
            </w:ins>
          </w:p>
        </w:tc>
        <w:tc>
          <w:tcPr>
            <w:tcW w:w="133" w:type="pct"/>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321D6A54">
            <w:pPr>
              <w:pStyle w:val="12"/>
              <w:ind w:left="4" w:leftChars="-4" w:hanging="12" w:hangingChars="7"/>
              <w:jc w:val="center"/>
              <w:rPr>
                <w:ins w:id="2804" w:author="L" w:date="2026-08-26T11:39:32Z"/>
                <w:rFonts w:hint="eastAsia" w:ascii="Times New Roman" w:hAnsi="Times New Roman" w:cs="Times New Roman"/>
                <w:b w:val="0"/>
                <w:bCs w:val="0"/>
                <w:color w:val="000000"/>
                <w:sz w:val="18"/>
                <w:szCs w:val="18"/>
                <w:lang w:val="en-US" w:eastAsia="zh-CN"/>
              </w:rPr>
            </w:pPr>
          </w:p>
        </w:tc>
        <w:tc>
          <w:tcPr>
            <w:tcW w:w="420" w:type="pct"/>
            <w:tcBorders>
              <w:top w:val="single" w:color="000000" w:sz="4" w:space="0"/>
              <w:left w:val="single" w:color="000000" w:sz="4" w:space="0"/>
              <w:bottom w:val="single" w:color="000000" w:sz="4" w:space="0"/>
              <w:right w:val="single" w:color="000000" w:sz="4" w:space="0"/>
            </w:tcBorders>
            <w:shd w:val="clear" w:color="auto" w:fill="D7D7D7"/>
            <w:vAlign w:val="center"/>
          </w:tcPr>
          <w:p w14:paraId="64DFD949">
            <w:pPr>
              <w:pStyle w:val="12"/>
              <w:ind w:left="4" w:leftChars="-4" w:hanging="12" w:hangingChars="7"/>
              <w:jc w:val="center"/>
              <w:rPr>
                <w:ins w:id="2805" w:author="L" w:date="2026-08-26T11:39:32Z"/>
                <w:rFonts w:hint="eastAsia" w:ascii="Times New Roman" w:hAnsi="Times New Roman" w:cs="Times New Roman"/>
                <w:b w:val="0"/>
                <w:bCs w:val="0"/>
                <w:color w:val="000000"/>
                <w:sz w:val="18"/>
                <w:szCs w:val="18"/>
                <w:lang w:val="en-US" w:eastAsia="zh-CN"/>
              </w:rPr>
            </w:pPr>
            <w:ins w:id="2806" w:author="L" w:date="2026-08-26T11:39:32Z">
              <w:r>
                <w:rPr>
                  <w:rFonts w:hint="eastAsia" w:ascii="Times New Roman" w:hAnsi="Times New Roman" w:cs="Times New Roman"/>
                  <w:b w:val="0"/>
                  <w:bCs w:val="0"/>
                  <w:color w:val="000000"/>
                  <w:sz w:val="18"/>
                  <w:szCs w:val="18"/>
                  <w:lang w:val="en-US" w:eastAsia="zh-CN"/>
                </w:rPr>
                <w:t>N5044</w:t>
              </w:r>
            </w:ins>
          </w:p>
        </w:tc>
        <w:tc>
          <w:tcPr>
            <w:tcW w:w="2121"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4BED1DF6">
            <w:pPr>
              <w:pStyle w:val="12"/>
              <w:ind w:left="4" w:leftChars="-4" w:hanging="12" w:hangingChars="7"/>
              <w:jc w:val="center"/>
              <w:rPr>
                <w:ins w:id="2807" w:author="L" w:date="2026-08-26T11:39:32Z"/>
                <w:rFonts w:hint="eastAsia" w:ascii="Times New Roman" w:hAnsi="Times New Roman" w:cs="Times New Roman"/>
                <w:b w:val="0"/>
                <w:bCs w:val="0"/>
                <w:color w:val="000000"/>
                <w:sz w:val="18"/>
                <w:szCs w:val="18"/>
                <w:lang w:val="en-US" w:eastAsia="zh-CN"/>
              </w:rPr>
            </w:pPr>
            <w:ins w:id="2808" w:author="L" w:date="2026-08-26T11:39:32Z">
              <w:r>
                <w:rPr>
                  <w:rFonts w:hint="eastAsia" w:ascii="Times New Roman" w:hAnsi="Times New Roman" w:cs="Times New Roman"/>
                  <w:b w:val="0"/>
                  <w:bCs w:val="0"/>
                  <w:color w:val="000000"/>
                  <w:sz w:val="18"/>
                  <w:szCs w:val="18"/>
                  <w:lang w:val="en-US" w:eastAsia="zh-CN"/>
                </w:rPr>
                <w:t>4路RTD模块四线PT1000</w:t>
              </w:r>
            </w:ins>
          </w:p>
        </w:tc>
      </w:tr>
      <w:tr w14:paraId="4B4F36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right"/>
          <w:ins w:id="2809" w:author="L" w:date="2026-08-26T11:39:32Z"/>
        </w:trPr>
        <w:tc>
          <w:tcPr>
            <w:tcW w:w="420" w:type="pct"/>
            <w:tcBorders>
              <w:top w:val="single" w:color="000000" w:sz="4" w:space="0"/>
              <w:left w:val="single" w:color="000000" w:sz="4" w:space="0"/>
              <w:bottom w:val="single" w:color="000000" w:sz="4" w:space="0"/>
              <w:right w:val="single" w:color="000000" w:sz="4" w:space="0"/>
            </w:tcBorders>
            <w:shd w:val="clear" w:color="auto" w:fill="D7D7D7" w:themeFill="background1" w:themeFillShade="D8"/>
            <w:vAlign w:val="center"/>
          </w:tcPr>
          <w:p w14:paraId="14EEEE39">
            <w:pPr>
              <w:pStyle w:val="12"/>
              <w:ind w:left="4" w:leftChars="-4" w:hanging="12" w:hangingChars="7"/>
              <w:jc w:val="center"/>
              <w:rPr>
                <w:ins w:id="2810" w:author="L" w:date="2026-08-26T11:39:32Z"/>
                <w:rFonts w:hint="default" w:ascii="Times New Roman" w:hAnsi="Times New Roman" w:cs="Times New Roman"/>
                <w:b w:val="0"/>
                <w:bCs w:val="0"/>
                <w:color w:val="000000"/>
                <w:sz w:val="18"/>
                <w:szCs w:val="18"/>
                <w:lang w:val="en-US" w:eastAsia="zh-CN"/>
              </w:rPr>
            </w:pPr>
            <w:ins w:id="2811" w:author="L" w:date="2026-08-26T11:39:32Z">
              <w:r>
                <w:rPr>
                  <w:rFonts w:hint="eastAsia" w:ascii="Times New Roman" w:hAnsi="Times New Roman" w:cs="Times New Roman"/>
                  <w:b w:val="0"/>
                  <w:bCs w:val="0"/>
                  <w:color w:val="000000"/>
                  <w:sz w:val="18"/>
                  <w:szCs w:val="18"/>
                  <w:lang w:val="en-US" w:eastAsia="zh-CN"/>
                </w:rPr>
                <w:t>N2321</w:t>
              </w:r>
            </w:ins>
          </w:p>
        </w:tc>
        <w:tc>
          <w:tcPr>
            <w:tcW w:w="1904"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37FD5C2A">
            <w:pPr>
              <w:pStyle w:val="12"/>
              <w:ind w:left="4" w:leftChars="-4" w:hanging="12" w:hangingChars="7"/>
              <w:jc w:val="center"/>
              <w:rPr>
                <w:ins w:id="2812" w:author="L" w:date="2026-08-26T11:39:32Z"/>
                <w:rFonts w:hint="eastAsia" w:ascii="Times New Roman" w:hAnsi="Times New Roman" w:cs="Times New Roman"/>
                <w:b w:val="0"/>
                <w:bCs w:val="0"/>
                <w:color w:val="000000"/>
                <w:sz w:val="18"/>
                <w:szCs w:val="18"/>
                <w:lang w:val="en-US" w:eastAsia="zh-CN"/>
              </w:rPr>
            </w:pPr>
            <w:ins w:id="2813" w:author="L" w:date="2026-08-26T11:39:32Z">
              <w:r>
                <w:rPr>
                  <w:rFonts w:hint="eastAsia" w:ascii="Times New Roman" w:hAnsi="Times New Roman" w:cs="Times New Roman"/>
                  <w:b w:val="0"/>
                  <w:bCs w:val="0"/>
                  <w:color w:val="000000"/>
                  <w:sz w:val="18"/>
                  <w:szCs w:val="18"/>
                  <w:lang w:val="en-US" w:eastAsia="zh-CN"/>
                </w:rPr>
                <w:t>32路DO模块PNP</w:t>
              </w:r>
            </w:ins>
          </w:p>
        </w:tc>
        <w:tc>
          <w:tcPr>
            <w:tcW w:w="133" w:type="pct"/>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3BF5B0C1">
            <w:pPr>
              <w:pStyle w:val="12"/>
              <w:ind w:left="4" w:leftChars="-4" w:hanging="12" w:hangingChars="7"/>
              <w:jc w:val="center"/>
              <w:rPr>
                <w:ins w:id="2814" w:author="L" w:date="2026-08-26T11:39:32Z"/>
                <w:rFonts w:hint="eastAsia" w:ascii="Times New Roman" w:hAnsi="Times New Roman" w:cs="Times New Roman"/>
                <w:b w:val="0"/>
                <w:bCs w:val="0"/>
                <w:color w:val="000000"/>
                <w:sz w:val="18"/>
                <w:szCs w:val="18"/>
                <w:lang w:val="en-US" w:eastAsia="zh-CN"/>
              </w:rPr>
            </w:pPr>
          </w:p>
        </w:tc>
        <w:tc>
          <w:tcPr>
            <w:tcW w:w="420" w:type="pct"/>
            <w:tcBorders>
              <w:top w:val="single" w:color="000000" w:sz="4" w:space="0"/>
              <w:left w:val="single" w:color="000000" w:sz="4" w:space="0"/>
              <w:bottom w:val="single" w:color="000000" w:sz="4" w:space="0"/>
              <w:right w:val="single" w:color="000000" w:sz="4" w:space="0"/>
            </w:tcBorders>
            <w:shd w:val="clear" w:color="auto" w:fill="D7D7D7"/>
            <w:vAlign w:val="center"/>
          </w:tcPr>
          <w:p w14:paraId="4FCB51A9">
            <w:pPr>
              <w:pStyle w:val="12"/>
              <w:ind w:left="4" w:leftChars="-4" w:hanging="12" w:hangingChars="7"/>
              <w:jc w:val="center"/>
              <w:rPr>
                <w:ins w:id="2815" w:author="L" w:date="2026-08-26T11:39:32Z"/>
                <w:rFonts w:hint="default" w:ascii="Times New Roman" w:hAnsi="Times New Roman" w:cs="Times New Roman"/>
                <w:b w:val="0"/>
                <w:bCs w:val="0"/>
                <w:color w:val="000000"/>
                <w:sz w:val="18"/>
                <w:szCs w:val="18"/>
                <w:lang w:val="en-US" w:eastAsia="zh-CN"/>
              </w:rPr>
            </w:pPr>
            <w:ins w:id="2816" w:author="L" w:date="2026-08-26T11:39:32Z">
              <w:r>
                <w:rPr>
                  <w:rFonts w:hint="eastAsia" w:ascii="Times New Roman" w:hAnsi="Times New Roman" w:cs="Times New Roman"/>
                  <w:b w:val="0"/>
                  <w:bCs w:val="0"/>
                  <w:color w:val="000000"/>
                  <w:sz w:val="18"/>
                  <w:szCs w:val="18"/>
                  <w:lang w:val="en-US" w:eastAsia="zh-CN"/>
                </w:rPr>
                <w:t>N5088</w:t>
              </w:r>
            </w:ins>
          </w:p>
        </w:tc>
        <w:tc>
          <w:tcPr>
            <w:tcW w:w="2121"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10526A23">
            <w:pPr>
              <w:pStyle w:val="12"/>
              <w:ind w:left="4" w:leftChars="-4" w:hanging="12" w:hangingChars="7"/>
              <w:jc w:val="center"/>
              <w:rPr>
                <w:ins w:id="2817" w:author="L" w:date="2026-08-26T11:39:32Z"/>
                <w:rFonts w:hint="default" w:ascii="Times New Roman" w:hAnsi="Times New Roman" w:cs="Times New Roman"/>
                <w:b w:val="0"/>
                <w:bCs w:val="0"/>
                <w:color w:val="000000"/>
                <w:sz w:val="18"/>
                <w:szCs w:val="18"/>
                <w:lang w:val="en-US" w:eastAsia="zh-CN"/>
              </w:rPr>
            </w:pPr>
            <w:ins w:id="2818" w:author="L" w:date="2026-08-26T11:39:32Z">
              <w:r>
                <w:rPr>
                  <w:rFonts w:hint="eastAsia" w:ascii="Times New Roman" w:hAnsi="Times New Roman" w:cs="Times New Roman"/>
                  <w:b w:val="0"/>
                  <w:bCs w:val="0"/>
                  <w:color w:val="000000"/>
                  <w:sz w:val="18"/>
                  <w:szCs w:val="18"/>
                  <w:lang w:val="en-US" w:eastAsia="zh-CN"/>
                </w:rPr>
                <w:t>8路TC模块</w:t>
              </w:r>
            </w:ins>
          </w:p>
        </w:tc>
      </w:tr>
      <w:tr w14:paraId="769758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right"/>
          <w:ins w:id="2819" w:author="L" w:date="2026-08-26T11:39:32Z"/>
        </w:trPr>
        <w:tc>
          <w:tcPr>
            <w:tcW w:w="420" w:type="pct"/>
            <w:tcBorders>
              <w:top w:val="single" w:color="000000" w:sz="4" w:space="0"/>
              <w:left w:val="single" w:color="000000" w:sz="4" w:space="0"/>
              <w:bottom w:val="single" w:color="000000" w:sz="4" w:space="0"/>
              <w:right w:val="single" w:color="000000" w:sz="4" w:space="0"/>
            </w:tcBorders>
            <w:shd w:val="clear" w:color="auto" w:fill="D7D7D7" w:themeFill="background1" w:themeFillShade="D8"/>
            <w:vAlign w:val="center"/>
          </w:tcPr>
          <w:p w14:paraId="56E6DEDC">
            <w:pPr>
              <w:pStyle w:val="12"/>
              <w:ind w:left="4" w:leftChars="-4" w:hanging="12" w:hangingChars="7"/>
              <w:jc w:val="center"/>
              <w:rPr>
                <w:ins w:id="2820" w:author="L" w:date="2026-08-26T11:39:32Z"/>
                <w:rFonts w:hint="eastAsia" w:ascii="Times New Roman" w:hAnsi="Times New Roman" w:cs="Times New Roman"/>
                <w:b w:val="0"/>
                <w:bCs w:val="0"/>
                <w:color w:val="000000"/>
                <w:sz w:val="18"/>
                <w:szCs w:val="18"/>
                <w:lang w:val="en-US" w:eastAsia="zh-CN"/>
              </w:rPr>
            </w:pPr>
            <w:ins w:id="2821" w:author="L" w:date="2026-08-26T11:39:32Z">
              <w:r>
                <w:rPr>
                  <w:rFonts w:hint="eastAsia" w:ascii="Times New Roman" w:hAnsi="Times New Roman" w:cs="Times New Roman"/>
                  <w:b w:val="0"/>
                  <w:bCs w:val="0"/>
                  <w:color w:val="000000"/>
                  <w:sz w:val="18"/>
                  <w:szCs w:val="18"/>
                  <w:lang w:val="en-US" w:eastAsia="zh-CN"/>
                </w:rPr>
                <w:t>N2322</w:t>
              </w:r>
            </w:ins>
          </w:p>
        </w:tc>
        <w:tc>
          <w:tcPr>
            <w:tcW w:w="1904"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710982B6">
            <w:pPr>
              <w:pStyle w:val="12"/>
              <w:ind w:left="4" w:leftChars="-4" w:hanging="12" w:hangingChars="7"/>
              <w:jc w:val="center"/>
              <w:rPr>
                <w:ins w:id="2822" w:author="L" w:date="2026-08-26T11:39:32Z"/>
                <w:rFonts w:hint="eastAsia" w:ascii="Times New Roman" w:hAnsi="Times New Roman" w:cs="Times New Roman"/>
                <w:b w:val="0"/>
                <w:bCs w:val="0"/>
                <w:color w:val="000000"/>
                <w:sz w:val="18"/>
                <w:szCs w:val="18"/>
                <w:lang w:val="en-US" w:eastAsia="zh-CN"/>
              </w:rPr>
            </w:pPr>
            <w:ins w:id="2823" w:author="L" w:date="2026-08-26T11:39:32Z">
              <w:r>
                <w:rPr>
                  <w:rFonts w:hint="eastAsia" w:ascii="Times New Roman" w:hAnsi="Times New Roman" w:cs="Times New Roman"/>
                  <w:b w:val="0"/>
                  <w:bCs w:val="0"/>
                  <w:color w:val="000000"/>
                  <w:sz w:val="18"/>
                  <w:szCs w:val="18"/>
                  <w:lang w:val="en-US" w:eastAsia="zh-CN"/>
                </w:rPr>
                <w:t>32路DO模块NPN</w:t>
              </w:r>
            </w:ins>
          </w:p>
        </w:tc>
        <w:tc>
          <w:tcPr>
            <w:tcW w:w="133" w:type="pct"/>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427942E2">
            <w:pPr>
              <w:pStyle w:val="12"/>
              <w:ind w:left="4" w:leftChars="-4" w:hanging="12" w:hangingChars="7"/>
              <w:jc w:val="center"/>
              <w:rPr>
                <w:ins w:id="2824" w:author="L" w:date="2026-08-26T11:39:32Z"/>
                <w:rFonts w:hint="eastAsia" w:ascii="Times New Roman" w:hAnsi="Times New Roman" w:cs="Times New Roman"/>
                <w:b w:val="0"/>
                <w:bCs w:val="0"/>
                <w:color w:val="000000"/>
                <w:sz w:val="18"/>
                <w:szCs w:val="18"/>
                <w:lang w:val="en-US" w:eastAsia="zh-CN"/>
              </w:rPr>
            </w:pPr>
          </w:p>
        </w:tc>
        <w:tc>
          <w:tcPr>
            <w:tcW w:w="420" w:type="pct"/>
            <w:tcBorders>
              <w:top w:val="single" w:color="000000" w:sz="4" w:space="0"/>
              <w:left w:val="single" w:color="000000" w:sz="4" w:space="0"/>
              <w:bottom w:val="single" w:color="000000" w:sz="4" w:space="0"/>
              <w:right w:val="single" w:color="000000" w:sz="4" w:space="0"/>
            </w:tcBorders>
            <w:shd w:val="clear" w:color="auto" w:fill="D7D7D7"/>
            <w:vAlign w:val="center"/>
          </w:tcPr>
          <w:p w14:paraId="747114F2">
            <w:pPr>
              <w:pStyle w:val="12"/>
              <w:ind w:left="4" w:leftChars="-4" w:hanging="12" w:hangingChars="7"/>
              <w:jc w:val="center"/>
              <w:rPr>
                <w:ins w:id="2825" w:author="L" w:date="2026-08-26T11:39:32Z"/>
                <w:rFonts w:hint="default" w:ascii="Times New Roman" w:hAnsi="Times New Roman" w:cs="Times New Roman"/>
                <w:b w:val="0"/>
                <w:bCs w:val="0"/>
                <w:color w:val="000000"/>
                <w:sz w:val="18"/>
                <w:szCs w:val="18"/>
                <w:lang w:val="en-US" w:eastAsia="zh-CN"/>
              </w:rPr>
            </w:pPr>
            <w:ins w:id="2826" w:author="L" w:date="2026-08-26T11:39:32Z">
              <w:r>
                <w:rPr>
                  <w:rFonts w:hint="eastAsia" w:ascii="Times New Roman" w:hAnsi="Times New Roman" w:cs="Times New Roman"/>
                  <w:b w:val="0"/>
                  <w:bCs w:val="0"/>
                  <w:color w:val="000000"/>
                  <w:sz w:val="18"/>
                  <w:szCs w:val="18"/>
                  <w:lang w:val="en-US" w:eastAsia="zh-CN"/>
                </w:rPr>
                <w:t>N7011</w:t>
              </w:r>
            </w:ins>
          </w:p>
        </w:tc>
        <w:tc>
          <w:tcPr>
            <w:tcW w:w="2121"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342E7E6C">
            <w:pPr>
              <w:pStyle w:val="12"/>
              <w:ind w:left="4" w:leftChars="-4" w:hanging="12" w:hangingChars="7"/>
              <w:jc w:val="center"/>
              <w:rPr>
                <w:ins w:id="2827" w:author="L" w:date="2026-08-26T11:39:32Z"/>
                <w:rFonts w:hint="eastAsia" w:ascii="Times New Roman" w:hAnsi="Times New Roman" w:cs="Times New Roman"/>
                <w:b w:val="0"/>
                <w:bCs w:val="0"/>
                <w:color w:val="000000"/>
                <w:sz w:val="18"/>
                <w:szCs w:val="18"/>
                <w:lang w:val="en-US" w:eastAsia="zh-CN"/>
              </w:rPr>
            </w:pPr>
            <w:ins w:id="2828" w:author="L" w:date="2026-08-26T11:39:32Z">
              <w:r>
                <w:rPr>
                  <w:rFonts w:hint="eastAsia" w:ascii="Times New Roman" w:hAnsi="Times New Roman" w:cs="Times New Roman"/>
                  <w:b w:val="0"/>
                  <w:bCs w:val="0"/>
                  <w:color w:val="000000"/>
                  <w:sz w:val="18"/>
                  <w:szCs w:val="18"/>
                  <w:lang w:val="en-US" w:eastAsia="zh-CN"/>
                </w:rPr>
                <w:t>中继电源模块</w:t>
              </w:r>
            </w:ins>
          </w:p>
        </w:tc>
      </w:tr>
      <w:tr w14:paraId="1D9BF5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right"/>
          <w:ins w:id="2829" w:author="L" w:date="2026-08-26T11:39:32Z"/>
        </w:trPr>
        <w:tc>
          <w:tcPr>
            <w:tcW w:w="420" w:type="pct"/>
            <w:tcBorders>
              <w:top w:val="single" w:color="000000" w:sz="4" w:space="0"/>
              <w:left w:val="single" w:color="000000" w:sz="4" w:space="0"/>
              <w:bottom w:val="single" w:color="000000" w:sz="4" w:space="0"/>
              <w:right w:val="single" w:color="000000" w:sz="4" w:space="0"/>
            </w:tcBorders>
            <w:shd w:val="clear" w:color="auto" w:fill="D7D7D7" w:themeFill="background1" w:themeFillShade="D8"/>
            <w:vAlign w:val="center"/>
          </w:tcPr>
          <w:p w14:paraId="3D9BE5D6">
            <w:pPr>
              <w:pStyle w:val="12"/>
              <w:ind w:left="4" w:leftChars="-4" w:hanging="12" w:hangingChars="7"/>
              <w:jc w:val="center"/>
              <w:rPr>
                <w:ins w:id="2830" w:author="L" w:date="2026-08-26T11:39:32Z"/>
                <w:rFonts w:hint="default" w:ascii="Times New Roman" w:hAnsi="Times New Roman" w:cs="Times New Roman"/>
                <w:b w:val="0"/>
                <w:bCs w:val="0"/>
                <w:color w:val="000000"/>
                <w:sz w:val="18"/>
                <w:szCs w:val="18"/>
                <w:lang w:val="en-US" w:eastAsia="zh-CN"/>
              </w:rPr>
            </w:pPr>
            <w:ins w:id="2831" w:author="L" w:date="2026-08-26T11:39:32Z">
              <w:r>
                <w:rPr>
                  <w:rFonts w:hint="eastAsia" w:ascii="Times New Roman" w:hAnsi="Times New Roman" w:cs="Times New Roman"/>
                  <w:b w:val="0"/>
                  <w:bCs w:val="0"/>
                  <w:color w:val="000000"/>
                  <w:sz w:val="18"/>
                  <w:szCs w:val="18"/>
                  <w:lang w:val="en-US" w:eastAsia="zh-CN"/>
                </w:rPr>
                <w:t>N2084</w:t>
              </w:r>
            </w:ins>
          </w:p>
        </w:tc>
        <w:tc>
          <w:tcPr>
            <w:tcW w:w="1904"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26865664">
            <w:pPr>
              <w:pStyle w:val="12"/>
              <w:ind w:left="4" w:leftChars="-4" w:hanging="12" w:hangingChars="7"/>
              <w:jc w:val="center"/>
              <w:rPr>
                <w:ins w:id="2832" w:author="L" w:date="2026-08-26T11:39:32Z"/>
                <w:rFonts w:hint="eastAsia" w:ascii="Times New Roman" w:hAnsi="Times New Roman" w:cs="Times New Roman"/>
                <w:b w:val="0"/>
                <w:bCs w:val="0"/>
                <w:color w:val="000000"/>
                <w:sz w:val="18"/>
                <w:szCs w:val="18"/>
                <w:lang w:val="en-US" w:eastAsia="zh-CN"/>
              </w:rPr>
            </w:pPr>
            <w:ins w:id="2833" w:author="L" w:date="2026-08-26T11:39:32Z">
              <w:r>
                <w:rPr>
                  <w:rFonts w:hint="eastAsia" w:ascii="Times New Roman" w:hAnsi="Times New Roman" w:cs="Times New Roman"/>
                  <w:b w:val="0"/>
                  <w:bCs w:val="0"/>
                  <w:color w:val="000000"/>
                  <w:sz w:val="18"/>
                  <w:szCs w:val="18"/>
                  <w:lang w:val="en-US" w:eastAsia="zh-CN"/>
                </w:rPr>
                <w:t>8路DO模块继电器</w:t>
              </w:r>
            </w:ins>
          </w:p>
        </w:tc>
        <w:tc>
          <w:tcPr>
            <w:tcW w:w="133" w:type="pct"/>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0E39236F">
            <w:pPr>
              <w:pStyle w:val="12"/>
              <w:ind w:left="4" w:leftChars="-4" w:hanging="12" w:hangingChars="7"/>
              <w:jc w:val="center"/>
              <w:rPr>
                <w:ins w:id="2834" w:author="L" w:date="2026-08-26T11:39:32Z"/>
                <w:rFonts w:hint="eastAsia" w:ascii="Times New Roman" w:hAnsi="Times New Roman" w:cs="Times New Roman"/>
                <w:b w:val="0"/>
                <w:bCs w:val="0"/>
                <w:color w:val="000000"/>
                <w:sz w:val="18"/>
                <w:szCs w:val="18"/>
                <w:lang w:val="en-US" w:eastAsia="zh-CN"/>
              </w:rPr>
            </w:pPr>
          </w:p>
        </w:tc>
        <w:tc>
          <w:tcPr>
            <w:tcW w:w="420" w:type="pct"/>
            <w:tcBorders>
              <w:top w:val="single" w:color="000000" w:sz="4" w:space="0"/>
              <w:left w:val="single" w:color="000000" w:sz="4" w:space="0"/>
              <w:bottom w:val="single" w:color="000000" w:sz="4" w:space="0"/>
              <w:right w:val="single" w:color="000000" w:sz="4" w:space="0"/>
            </w:tcBorders>
            <w:shd w:val="clear" w:color="auto" w:fill="D7D7D7"/>
            <w:vAlign w:val="center"/>
          </w:tcPr>
          <w:p w14:paraId="6B8DA115">
            <w:pPr>
              <w:pStyle w:val="12"/>
              <w:ind w:left="4" w:leftChars="-4" w:hanging="12" w:hangingChars="7"/>
              <w:jc w:val="center"/>
              <w:rPr>
                <w:ins w:id="2835" w:author="L" w:date="2026-08-26T11:39:32Z"/>
                <w:rFonts w:hint="default" w:ascii="Times New Roman" w:hAnsi="Times New Roman" w:cs="Times New Roman"/>
                <w:b w:val="0"/>
                <w:bCs w:val="0"/>
                <w:color w:val="000000"/>
                <w:sz w:val="18"/>
                <w:szCs w:val="18"/>
                <w:lang w:val="en-US" w:eastAsia="zh-CN"/>
              </w:rPr>
            </w:pPr>
            <w:ins w:id="2836" w:author="L" w:date="2026-08-26T11:39:32Z">
              <w:r>
                <w:rPr>
                  <w:rFonts w:hint="eastAsia" w:ascii="Times New Roman" w:hAnsi="Times New Roman" w:cs="Times New Roman"/>
                  <w:b w:val="0"/>
                  <w:bCs w:val="0"/>
                  <w:color w:val="000000"/>
                  <w:sz w:val="18"/>
                  <w:szCs w:val="18"/>
                  <w:lang w:val="en-US" w:eastAsia="zh-CN"/>
                </w:rPr>
                <w:t>N9081</w:t>
              </w:r>
            </w:ins>
          </w:p>
        </w:tc>
        <w:tc>
          <w:tcPr>
            <w:tcW w:w="2121"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48696552">
            <w:pPr>
              <w:pStyle w:val="12"/>
              <w:ind w:left="4" w:leftChars="-4" w:hanging="12" w:hangingChars="7"/>
              <w:jc w:val="center"/>
              <w:rPr>
                <w:ins w:id="2837" w:author="L" w:date="2026-08-26T11:39:32Z"/>
                <w:rFonts w:hint="eastAsia" w:ascii="Times New Roman" w:hAnsi="Times New Roman" w:cs="Times New Roman"/>
                <w:b w:val="0"/>
                <w:bCs w:val="0"/>
                <w:color w:val="000000"/>
                <w:sz w:val="18"/>
                <w:szCs w:val="18"/>
                <w:lang w:val="en-US" w:eastAsia="zh-CN"/>
              </w:rPr>
            </w:pPr>
            <w:ins w:id="2838" w:author="L" w:date="2026-08-26T11:39:32Z">
              <w:r>
                <w:rPr>
                  <w:rFonts w:hint="eastAsia" w:ascii="Times New Roman" w:hAnsi="Times New Roman" w:cs="Times New Roman"/>
                  <w:b w:val="0"/>
                  <w:bCs w:val="0"/>
                  <w:color w:val="000000"/>
                  <w:sz w:val="18"/>
                  <w:szCs w:val="18"/>
                  <w:lang w:val="en-US" w:eastAsia="zh-CN"/>
                </w:rPr>
                <w:t>3路脉冲计数+5DI</w:t>
              </w:r>
            </w:ins>
          </w:p>
        </w:tc>
      </w:tr>
      <w:tr w14:paraId="08035B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1" w:hRule="atLeast"/>
          <w:jc w:val="right"/>
          <w:ins w:id="2839" w:author="L" w:date="2026-08-26T11:39:32Z"/>
        </w:trPr>
        <w:tc>
          <w:tcPr>
            <w:tcW w:w="420" w:type="pct"/>
            <w:tcBorders>
              <w:top w:val="single" w:color="000000" w:sz="4" w:space="0"/>
              <w:left w:val="single" w:color="000000" w:sz="4" w:space="0"/>
              <w:bottom w:val="single" w:color="000000" w:sz="4" w:space="0"/>
              <w:right w:val="single" w:color="000000" w:sz="4" w:space="0"/>
            </w:tcBorders>
            <w:shd w:val="clear" w:color="auto" w:fill="D7D7D7" w:themeFill="background1" w:themeFillShade="D8"/>
            <w:vAlign w:val="center"/>
          </w:tcPr>
          <w:p w14:paraId="7CE84978">
            <w:pPr>
              <w:pStyle w:val="12"/>
              <w:ind w:left="4" w:leftChars="-4" w:hanging="12" w:hangingChars="7"/>
              <w:jc w:val="center"/>
              <w:rPr>
                <w:ins w:id="2840" w:author="L" w:date="2026-08-26T11:39:32Z"/>
                <w:rFonts w:hint="eastAsia" w:ascii="Times New Roman" w:hAnsi="Times New Roman" w:cs="Times New Roman"/>
                <w:b w:val="0"/>
                <w:bCs w:val="0"/>
                <w:color w:val="000000"/>
                <w:sz w:val="18"/>
                <w:szCs w:val="18"/>
                <w:lang w:val="en-US" w:eastAsia="zh-CN"/>
              </w:rPr>
            </w:pPr>
            <w:ins w:id="2841" w:author="L" w:date="2026-08-26T11:39:32Z">
              <w:r>
                <w:rPr>
                  <w:rFonts w:hint="eastAsia" w:ascii="Times New Roman" w:hAnsi="Times New Roman" w:cs="Times New Roman"/>
                  <w:b w:val="0"/>
                  <w:bCs w:val="0"/>
                  <w:color w:val="000000"/>
                  <w:sz w:val="18"/>
                  <w:szCs w:val="18"/>
                  <w:lang w:val="en-US" w:eastAsia="zh-CN"/>
                </w:rPr>
                <w:t>N3081</w:t>
              </w:r>
            </w:ins>
          </w:p>
        </w:tc>
        <w:tc>
          <w:tcPr>
            <w:tcW w:w="1904"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7C4425BE">
            <w:pPr>
              <w:pStyle w:val="12"/>
              <w:ind w:left="4" w:leftChars="-4" w:hanging="12" w:hangingChars="7"/>
              <w:jc w:val="center"/>
              <w:rPr>
                <w:ins w:id="2842" w:author="L" w:date="2026-08-26T11:39:32Z"/>
                <w:rFonts w:hint="eastAsia" w:ascii="Times New Roman" w:hAnsi="Times New Roman" w:cs="Times New Roman"/>
                <w:b w:val="0"/>
                <w:bCs w:val="0"/>
                <w:color w:val="000000"/>
                <w:sz w:val="18"/>
                <w:szCs w:val="18"/>
                <w:lang w:val="en-US" w:eastAsia="zh-CN"/>
              </w:rPr>
            </w:pPr>
            <w:ins w:id="2843" w:author="L" w:date="2026-08-26T11:39:32Z">
              <w:r>
                <w:rPr>
                  <w:rFonts w:hint="eastAsia" w:ascii="Times New Roman" w:hAnsi="Times New Roman" w:cs="Times New Roman"/>
                  <w:b w:val="0"/>
                  <w:bCs w:val="0"/>
                  <w:color w:val="000000"/>
                  <w:sz w:val="18"/>
                  <w:szCs w:val="18"/>
                  <w:lang w:val="en-US" w:eastAsia="zh-CN"/>
                </w:rPr>
                <w:t>8路16位AI模块单端输入0/4~20mA</w:t>
              </w:r>
            </w:ins>
          </w:p>
        </w:tc>
        <w:tc>
          <w:tcPr>
            <w:tcW w:w="133"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1FD8C862">
            <w:pPr>
              <w:pStyle w:val="12"/>
              <w:ind w:left="4" w:leftChars="-4" w:hanging="12" w:hangingChars="7"/>
              <w:jc w:val="center"/>
              <w:rPr>
                <w:ins w:id="2844" w:author="L" w:date="2026-08-26T11:39:32Z"/>
                <w:rFonts w:hint="eastAsia" w:ascii="Times New Roman" w:hAnsi="Times New Roman" w:cs="Times New Roman"/>
                <w:b w:val="0"/>
                <w:bCs w:val="0"/>
                <w:color w:val="000000"/>
                <w:sz w:val="18"/>
                <w:szCs w:val="18"/>
                <w:lang w:val="en-US" w:eastAsia="zh-CN"/>
              </w:rPr>
            </w:pPr>
          </w:p>
        </w:tc>
        <w:tc>
          <w:tcPr>
            <w:tcW w:w="420" w:type="pct"/>
            <w:tcBorders>
              <w:top w:val="single" w:color="000000" w:sz="4" w:space="0"/>
              <w:left w:val="single" w:color="000000" w:sz="4" w:space="0"/>
              <w:bottom w:val="single" w:color="000000" w:sz="4" w:space="0"/>
              <w:right w:val="single" w:color="000000" w:sz="4" w:space="0"/>
            </w:tcBorders>
            <w:shd w:val="clear" w:color="auto" w:fill="D7D7D7"/>
            <w:vAlign w:val="center"/>
          </w:tcPr>
          <w:p w14:paraId="77E4C6AE">
            <w:pPr>
              <w:pStyle w:val="12"/>
              <w:ind w:left="4" w:leftChars="-4" w:hanging="12" w:hangingChars="7"/>
              <w:jc w:val="center"/>
              <w:rPr>
                <w:ins w:id="2845" w:author="L" w:date="2026-08-26T11:39:32Z"/>
                <w:rFonts w:hint="default" w:ascii="Times New Roman" w:hAnsi="Times New Roman" w:cs="Times New Roman"/>
                <w:b w:val="0"/>
                <w:bCs w:val="0"/>
                <w:color w:val="000000"/>
                <w:sz w:val="18"/>
                <w:szCs w:val="18"/>
                <w:lang w:val="en-US" w:eastAsia="zh-CN"/>
              </w:rPr>
            </w:pPr>
            <w:ins w:id="2846" w:author="L" w:date="2026-08-26T11:39:32Z">
              <w:r>
                <w:rPr>
                  <w:rFonts w:hint="eastAsia" w:ascii="Times New Roman" w:hAnsi="Times New Roman" w:cs="Times New Roman"/>
                  <w:b w:val="0"/>
                  <w:bCs w:val="0"/>
                  <w:color w:val="000000"/>
                  <w:sz w:val="18"/>
                  <w:szCs w:val="18"/>
                  <w:lang w:val="en-US" w:eastAsia="zh-CN"/>
                </w:rPr>
                <w:t>N9082</w:t>
              </w:r>
            </w:ins>
          </w:p>
        </w:tc>
        <w:tc>
          <w:tcPr>
            <w:tcW w:w="2121"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52EC9248">
            <w:pPr>
              <w:pStyle w:val="12"/>
              <w:ind w:left="4" w:leftChars="-4" w:hanging="12" w:hangingChars="7"/>
              <w:jc w:val="center"/>
              <w:rPr>
                <w:ins w:id="2847" w:author="L" w:date="2026-08-26T11:39:32Z"/>
                <w:rFonts w:hint="default" w:ascii="Times New Roman" w:hAnsi="Times New Roman" w:cs="Times New Roman"/>
                <w:b w:val="0"/>
                <w:bCs w:val="0"/>
                <w:color w:val="000000"/>
                <w:sz w:val="18"/>
                <w:szCs w:val="18"/>
                <w:lang w:val="en-US" w:eastAsia="zh-CN"/>
              </w:rPr>
            </w:pPr>
            <w:ins w:id="2848" w:author="L" w:date="2026-08-26T11:39:32Z">
              <w:r>
                <w:rPr>
                  <w:rFonts w:hint="eastAsia" w:ascii="Times New Roman" w:hAnsi="Times New Roman" w:cs="Times New Roman"/>
                  <w:b w:val="0"/>
                  <w:bCs w:val="0"/>
                  <w:color w:val="000000"/>
                  <w:sz w:val="18"/>
                  <w:szCs w:val="18"/>
                  <w:lang w:val="en-US" w:eastAsia="zh-CN"/>
                </w:rPr>
                <w:t>6路脉冲输出+2DO</w:t>
              </w:r>
            </w:ins>
          </w:p>
        </w:tc>
      </w:tr>
      <w:tr w14:paraId="6D6059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1" w:hRule="atLeast"/>
          <w:jc w:val="right"/>
          <w:ins w:id="2849" w:author="L" w:date="2026-08-26T11:39:32Z"/>
        </w:trPr>
        <w:tc>
          <w:tcPr>
            <w:tcW w:w="420" w:type="pct"/>
            <w:tcBorders>
              <w:top w:val="single" w:color="000000" w:sz="4" w:space="0"/>
              <w:left w:val="single" w:color="000000" w:sz="4" w:space="0"/>
              <w:bottom w:val="single" w:color="000000" w:sz="4" w:space="0"/>
              <w:right w:val="single" w:color="000000" w:sz="4" w:space="0"/>
            </w:tcBorders>
            <w:shd w:val="clear" w:color="auto" w:fill="D7D7D7" w:themeFill="background1" w:themeFillShade="D8"/>
            <w:vAlign w:val="center"/>
          </w:tcPr>
          <w:p w14:paraId="24C6B4C6">
            <w:pPr>
              <w:pStyle w:val="12"/>
              <w:ind w:left="4" w:leftChars="-4" w:hanging="12" w:hangingChars="7"/>
              <w:jc w:val="center"/>
              <w:rPr>
                <w:ins w:id="2850" w:author="L" w:date="2026-08-26T11:39:32Z"/>
                <w:rFonts w:hint="eastAsia" w:ascii="Times New Roman" w:hAnsi="Times New Roman" w:cs="Times New Roman"/>
                <w:b w:val="0"/>
                <w:bCs w:val="0"/>
                <w:color w:val="000000"/>
                <w:sz w:val="18"/>
                <w:szCs w:val="18"/>
                <w:lang w:val="en-US" w:eastAsia="zh-CN"/>
              </w:rPr>
            </w:pPr>
            <w:ins w:id="2851" w:author="L" w:date="2026-08-26T11:39:32Z">
              <w:r>
                <w:rPr>
                  <w:rFonts w:hint="eastAsia" w:ascii="Times New Roman" w:hAnsi="Times New Roman" w:cs="Times New Roman"/>
                  <w:b w:val="0"/>
                  <w:bCs w:val="0"/>
                  <w:color w:val="000000"/>
                  <w:sz w:val="18"/>
                  <w:szCs w:val="18"/>
                  <w:lang w:val="en-US" w:eastAsia="zh-CN"/>
                </w:rPr>
                <w:t>N3083</w:t>
              </w:r>
            </w:ins>
          </w:p>
        </w:tc>
        <w:tc>
          <w:tcPr>
            <w:tcW w:w="1904"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1823673D">
            <w:pPr>
              <w:pStyle w:val="12"/>
              <w:ind w:left="4" w:leftChars="-4" w:hanging="12" w:hangingChars="7"/>
              <w:jc w:val="center"/>
              <w:rPr>
                <w:ins w:id="2852" w:author="L" w:date="2026-08-26T11:39:32Z"/>
                <w:rFonts w:hint="eastAsia" w:ascii="Times New Roman" w:hAnsi="Times New Roman" w:cs="Times New Roman"/>
                <w:b w:val="0"/>
                <w:bCs w:val="0"/>
                <w:color w:val="000000"/>
                <w:sz w:val="18"/>
                <w:szCs w:val="18"/>
                <w:lang w:val="en-US" w:eastAsia="zh-CN"/>
              </w:rPr>
            </w:pPr>
            <w:ins w:id="2853" w:author="L" w:date="2026-08-26T11:39:32Z">
              <w:r>
                <w:rPr>
                  <w:rFonts w:hint="eastAsia" w:ascii="Times New Roman" w:hAnsi="Times New Roman" w:cs="Times New Roman"/>
                  <w:b w:val="0"/>
                  <w:bCs w:val="0"/>
                  <w:color w:val="000000"/>
                  <w:sz w:val="18"/>
                  <w:szCs w:val="18"/>
                  <w:lang w:val="en-US" w:eastAsia="zh-CN"/>
                </w:rPr>
                <w:t>8路16位AI模块单端输入0~5/10V</w:t>
              </w:r>
            </w:ins>
          </w:p>
        </w:tc>
        <w:tc>
          <w:tcPr>
            <w:tcW w:w="133"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6A2BD066">
            <w:pPr>
              <w:pStyle w:val="12"/>
              <w:ind w:left="4" w:leftChars="-4" w:hanging="12" w:hangingChars="7"/>
              <w:jc w:val="center"/>
              <w:rPr>
                <w:ins w:id="2854" w:author="L" w:date="2026-08-26T11:39:32Z"/>
                <w:rFonts w:hint="eastAsia" w:ascii="Times New Roman" w:hAnsi="Times New Roman" w:cs="Times New Roman"/>
                <w:b w:val="0"/>
                <w:bCs w:val="0"/>
                <w:color w:val="000000"/>
                <w:sz w:val="18"/>
                <w:szCs w:val="18"/>
                <w:lang w:val="en-US" w:eastAsia="zh-CN"/>
              </w:rPr>
            </w:pPr>
          </w:p>
        </w:tc>
        <w:tc>
          <w:tcPr>
            <w:tcW w:w="420" w:type="pct"/>
            <w:tcBorders>
              <w:top w:val="single" w:color="000000" w:sz="4" w:space="0"/>
              <w:left w:val="single" w:color="000000" w:sz="4" w:space="0"/>
              <w:bottom w:val="single" w:color="000000" w:sz="4" w:space="0"/>
              <w:right w:val="single" w:color="000000" w:sz="4" w:space="0"/>
            </w:tcBorders>
            <w:shd w:val="clear" w:color="auto" w:fill="D7D7D7"/>
            <w:vAlign w:val="center"/>
          </w:tcPr>
          <w:p w14:paraId="208E61B9">
            <w:pPr>
              <w:pStyle w:val="12"/>
              <w:ind w:left="4" w:leftChars="-4" w:hanging="12" w:hangingChars="7"/>
              <w:jc w:val="center"/>
              <w:rPr>
                <w:ins w:id="2855" w:author="L" w:date="2026-08-26T11:39:32Z"/>
                <w:rFonts w:hint="eastAsia" w:ascii="Times New Roman" w:hAnsi="Times New Roman" w:cs="Times New Roman"/>
                <w:b w:val="0"/>
                <w:bCs w:val="0"/>
                <w:color w:val="000000"/>
                <w:sz w:val="18"/>
                <w:szCs w:val="18"/>
                <w:lang w:val="en-US" w:eastAsia="zh-CN"/>
              </w:rPr>
            </w:pPr>
            <w:ins w:id="2856" w:author="L" w:date="2026-08-26T11:39:32Z">
              <w:r>
                <w:rPr>
                  <w:rFonts w:hint="eastAsia" w:ascii="Times New Roman" w:hAnsi="Times New Roman" w:cs="Times New Roman"/>
                  <w:b w:val="0"/>
                  <w:bCs w:val="0"/>
                  <w:color w:val="000000"/>
                  <w:sz w:val="18"/>
                  <w:szCs w:val="18"/>
                  <w:lang w:val="en-US" w:eastAsia="zh-CN"/>
                </w:rPr>
                <w:t>N9083</w:t>
              </w:r>
            </w:ins>
          </w:p>
        </w:tc>
        <w:tc>
          <w:tcPr>
            <w:tcW w:w="2121"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45CF8E2B">
            <w:pPr>
              <w:pStyle w:val="12"/>
              <w:ind w:left="4" w:leftChars="-4" w:hanging="12" w:hangingChars="7"/>
              <w:jc w:val="center"/>
              <w:rPr>
                <w:ins w:id="2857" w:author="L" w:date="2026-08-26T11:39:32Z"/>
                <w:rFonts w:hint="default" w:ascii="Times New Roman" w:hAnsi="Times New Roman" w:cs="Times New Roman"/>
                <w:b w:val="0"/>
                <w:bCs w:val="0"/>
                <w:color w:val="000000"/>
                <w:sz w:val="18"/>
                <w:szCs w:val="18"/>
                <w:lang w:val="en-US" w:eastAsia="zh-CN"/>
              </w:rPr>
            </w:pPr>
            <w:ins w:id="2858" w:author="L" w:date="2026-08-26T11:39:32Z">
              <w:r>
                <w:rPr>
                  <w:rFonts w:hint="eastAsia" w:ascii="Times New Roman" w:hAnsi="Times New Roman" w:cs="Times New Roman"/>
                  <w:b w:val="0"/>
                  <w:bCs w:val="0"/>
                  <w:color w:val="000000"/>
                  <w:sz w:val="18"/>
                  <w:szCs w:val="18"/>
                  <w:lang w:val="en-US" w:eastAsia="zh-CN"/>
                </w:rPr>
                <w:t>2路脉冲输出（脉冲个数控制）+4DI+2DO</w:t>
              </w:r>
            </w:ins>
          </w:p>
        </w:tc>
      </w:tr>
    </w:tbl>
    <w:p w14:paraId="7A58AFBF">
      <w:pPr>
        <w:pStyle w:val="3"/>
        <w:numPr>
          <w:ilvl w:val="0"/>
          <w:numId w:val="1"/>
        </w:numPr>
        <w:bidi w:val="0"/>
        <w:ind w:left="0" w:leftChars="0" w:firstLine="0" w:firstLineChars="0"/>
        <w:outlineLvl w:val="0"/>
        <w:rPr>
          <w:rFonts w:hint="eastAsia" w:ascii="Times New Roman" w:hAnsi="Times New Roman"/>
          <w:sz w:val="44"/>
          <w:szCs w:val="44"/>
          <w:lang w:val="en-US" w:eastAsia="zh-CN"/>
        </w:rPr>
      </w:pPr>
      <w:bookmarkStart w:id="41" w:name="_Toc3245"/>
      <w:bookmarkStart w:id="42" w:name="_Toc6600"/>
      <w:bookmarkStart w:id="43" w:name="_Toc23417"/>
      <w:bookmarkStart w:id="44" w:name="_Toc31755"/>
      <w:r>
        <w:rPr>
          <w:rFonts w:hint="eastAsia" w:ascii="Times New Roman" w:hAnsi="Times New Roman"/>
          <w:sz w:val="44"/>
          <w:szCs w:val="44"/>
          <w:lang w:val="en-US" w:eastAsia="zh-CN"/>
        </w:rPr>
        <w:t>硬件说明</w:t>
      </w:r>
      <w:bookmarkEnd w:id="41"/>
      <w:bookmarkEnd w:id="42"/>
      <w:bookmarkEnd w:id="43"/>
      <w:bookmarkEnd w:id="44"/>
    </w:p>
    <w:p w14:paraId="222EF454">
      <w:pPr>
        <w:pStyle w:val="12"/>
        <w:ind w:left="0" w:leftChars="0" w:firstLine="0" w:firstLineChars="0"/>
        <w:outlineLvl w:val="1"/>
        <w:rPr>
          <w:rFonts w:hint="default" w:ascii="Times New Roman" w:hAnsi="Times New Roman" w:cs="宋体"/>
          <w:b/>
          <w:color w:val="000000"/>
          <w:sz w:val="32"/>
          <w:szCs w:val="32"/>
          <w:lang w:val="en-US" w:eastAsia="zh-CN" w:bidi="en-US"/>
        </w:rPr>
      </w:pPr>
      <w:bookmarkStart w:id="45" w:name="_Toc10172"/>
      <w:bookmarkStart w:id="46" w:name="_Toc16122"/>
      <w:bookmarkStart w:id="47" w:name="_Toc4454"/>
      <w:bookmarkStart w:id="48" w:name="_Toc21961"/>
      <w:bookmarkStart w:id="49" w:name="_Toc27410"/>
      <w:r>
        <w:rPr>
          <w:rFonts w:hint="eastAsia" w:ascii="Times New Roman" w:hAnsi="Times New Roman" w:cs="宋体"/>
          <w:b/>
          <w:color w:val="000000"/>
          <w:sz w:val="32"/>
          <w:szCs w:val="32"/>
          <w:lang w:val="en-US" w:eastAsia="zh-CN" w:bidi="en-US"/>
        </w:rPr>
        <w:t>2.1 N板介绍</w:t>
      </w:r>
      <w:bookmarkEnd w:id="45"/>
      <w:bookmarkEnd w:id="46"/>
      <w:bookmarkEnd w:id="47"/>
      <w:bookmarkEnd w:id="48"/>
    </w:p>
    <w:p w14:paraId="1F8C5B9F">
      <w:pPr>
        <w:rPr>
          <w:rFonts w:hint="default" w:ascii="Times New Roman" w:hAnsi="Times New Roman" w:eastAsia="宋体" w:cs="宋体"/>
          <w:b/>
          <w:bCs/>
          <w:iCs/>
          <w:color w:val="000000"/>
          <w:sz w:val="32"/>
          <w:szCs w:val="32"/>
          <w:lang w:val="en-US" w:eastAsia="zh-CN"/>
        </w:rPr>
      </w:pPr>
      <w:r>
        <w:rPr>
          <w:rFonts w:hint="default" w:ascii="Times New Roman" w:hAnsi="Times New Roman" w:eastAsia="宋体" w:cs="宋体"/>
          <w:b/>
          <w:bCs/>
          <w:iCs/>
          <w:color w:val="000000"/>
          <w:sz w:val="32"/>
          <w:szCs w:val="32"/>
          <w:lang w:val="en-US" w:eastAsia="zh-CN"/>
        </w:rPr>
        <w:drawing>
          <wp:inline distT="0" distB="0" distL="114300" distR="114300">
            <wp:extent cx="2874645" cy="1717675"/>
            <wp:effectExtent l="0" t="0" r="1905" b="15875"/>
            <wp:docPr id="80" name="图片 80" descr="EdgePLC A款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图片 80" descr="EdgePLC A款 (10)"/>
                    <pic:cNvPicPr>
                      <a:picLocks noChangeAspect="1"/>
                    </pic:cNvPicPr>
                  </pic:nvPicPr>
                  <pic:blipFill>
                    <a:blip r:embed="rId11"/>
                    <a:srcRect/>
                    <a:stretch>
                      <a:fillRect/>
                    </a:stretch>
                  </pic:blipFill>
                  <pic:spPr>
                    <a:xfrm>
                      <a:off x="0" y="0"/>
                      <a:ext cx="2874645" cy="1717675"/>
                    </a:xfrm>
                    <a:prstGeom prst="rect">
                      <a:avLst/>
                    </a:prstGeom>
                  </pic:spPr>
                </pic:pic>
              </a:graphicData>
            </a:graphic>
          </wp:inline>
        </w:drawing>
      </w:r>
      <w:r>
        <w:rPr>
          <w:rFonts w:hint="default" w:ascii="Times New Roman" w:hAnsi="Times New Roman" w:eastAsia="宋体" w:cs="宋体"/>
          <w:b/>
          <w:bCs/>
          <w:iCs/>
          <w:color w:val="000000"/>
          <w:sz w:val="32"/>
          <w:szCs w:val="32"/>
          <w:lang w:val="en-US" w:eastAsia="zh-CN"/>
        </w:rPr>
        <w:drawing>
          <wp:inline distT="0" distB="0" distL="114300" distR="114300">
            <wp:extent cx="2341245" cy="2341245"/>
            <wp:effectExtent l="0" t="0" r="1905" b="1905"/>
            <wp:docPr id="12" name="图片 12"/>
            <wp:cNvGraphicFramePr/>
            <a:graphic xmlns:a="http://schemas.openxmlformats.org/drawingml/2006/main">
              <a:graphicData uri="http://schemas.openxmlformats.org/drawingml/2006/picture">
                <pic:pic xmlns:pic="http://schemas.openxmlformats.org/drawingml/2006/picture">
                  <pic:nvPicPr>
                    <pic:cNvPr id="12" name="图片 12"/>
                    <pic:cNvPicPr/>
                  </pic:nvPicPr>
                  <pic:blipFill>
                    <a:blip r:embed="rId12"/>
                  </pic:blipFill>
                  <pic:spPr>
                    <a:xfrm>
                      <a:off x="0" y="0"/>
                      <a:ext cx="2341245" cy="2341245"/>
                    </a:xfrm>
                    <a:prstGeom prst="rect">
                      <a:avLst/>
                    </a:prstGeom>
                  </pic:spPr>
                </pic:pic>
              </a:graphicData>
            </a:graphic>
          </wp:inline>
        </w:drawing>
      </w:r>
    </w:p>
    <w:p w14:paraId="1D365420">
      <w:pPr>
        <w:pStyle w:val="12"/>
        <w:keepNext w:val="0"/>
        <w:keepLines w:val="0"/>
        <w:pageBreakBefore w:val="0"/>
        <w:widowControl w:val="0"/>
        <w:numPr>
          <w:ilvl w:val="0"/>
          <w:numId w:val="0"/>
        </w:numPr>
        <w:kinsoku/>
        <w:wordWrap w:val="0"/>
        <w:overflowPunct/>
        <w:topLinePunct w:val="0"/>
        <w:autoSpaceDE/>
        <w:autoSpaceDN/>
        <w:bidi w:val="0"/>
        <w:adjustRightInd/>
        <w:snapToGrid/>
        <w:spacing w:line="360" w:lineRule="auto"/>
        <w:ind w:leftChars="0" w:firstLine="420" w:firstLineChars="0"/>
        <w:textAlignment w:val="auto"/>
        <w:outlineLvl w:val="9"/>
        <w:rPr>
          <w:rFonts w:hint="eastAsia" w:ascii="Times New Roman" w:hAnsi="Times New Roman" w:eastAsia="宋体" w:cs="宋体"/>
          <w:b w:val="0"/>
          <w:bCs/>
          <w:color w:val="auto"/>
          <w:sz w:val="24"/>
          <w:szCs w:val="24"/>
          <w:lang w:val="en-US" w:eastAsia="zh-CN" w:bidi="en-US"/>
        </w:rPr>
      </w:pPr>
      <w:r>
        <w:rPr>
          <w:rFonts w:hint="eastAsia" w:ascii="Times New Roman" w:hAnsi="Times New Roman" w:eastAsia="宋体" w:cs="宋体"/>
          <w:b w:val="0"/>
          <w:bCs/>
          <w:color w:val="auto"/>
          <w:sz w:val="24"/>
          <w:szCs w:val="24"/>
          <w:lang w:val="en-US" w:eastAsia="zh-CN" w:bidi="en-US"/>
        </w:rPr>
        <w:t>工业自动化控制系统中常见的分布式I/O模块，例如：右侧具体为32通道数字量输入模块，型号为N1321(NPN)。这类模块通常用于连接现场的传感器、按钮、限位开关等设备，将物理信号转换为PLC（可编程逻辑控制器）可识别的数字信号。</w:t>
      </w:r>
    </w:p>
    <w:p w14:paraId="3C66B2EB">
      <w:pPr>
        <w:pStyle w:val="12"/>
        <w:keepNext w:val="0"/>
        <w:keepLines w:val="0"/>
        <w:pageBreakBefore w:val="0"/>
        <w:widowControl w:val="0"/>
        <w:numPr>
          <w:ilvl w:val="0"/>
          <w:numId w:val="0"/>
        </w:numPr>
        <w:kinsoku/>
        <w:wordWrap w:val="0"/>
        <w:overflowPunct/>
        <w:topLinePunct w:val="0"/>
        <w:autoSpaceDE/>
        <w:autoSpaceDN/>
        <w:bidi w:val="0"/>
        <w:adjustRightInd/>
        <w:snapToGrid/>
        <w:spacing w:line="360" w:lineRule="auto"/>
        <w:ind w:leftChars="0" w:firstLine="420" w:firstLineChars="0"/>
        <w:textAlignment w:val="auto"/>
        <w:outlineLvl w:val="9"/>
        <w:rPr>
          <w:rFonts w:hint="default" w:ascii="Times New Roman" w:hAnsi="Times New Roman" w:eastAsia="宋体" w:cs="宋体"/>
          <w:b w:val="0"/>
          <w:bCs/>
          <w:color w:val="auto"/>
          <w:sz w:val="24"/>
          <w:szCs w:val="24"/>
          <w:lang w:val="en-US" w:eastAsia="zh-CN" w:bidi="en-US"/>
        </w:rPr>
      </w:pPr>
      <w:r>
        <w:rPr>
          <w:rFonts w:hint="default" w:ascii="Times New Roman" w:hAnsi="Times New Roman" w:eastAsia="宋体" w:cs="宋体"/>
          <w:b w:val="0"/>
          <w:bCs/>
          <w:color w:val="auto"/>
          <w:sz w:val="24"/>
          <w:szCs w:val="24"/>
          <w:lang w:val="en-US" w:eastAsia="zh-CN" w:bidi="en-US"/>
        </w:rPr>
        <w:t>型号“N1321(NPN)”指明了其电气特性：NPN型输入，适用于漏型（Sink）输入电路，常用于连接NPN型传感器。</w:t>
      </w:r>
    </w:p>
    <w:p w14:paraId="35FC6F3A">
      <w:pPr>
        <w:pStyle w:val="12"/>
        <w:keepNext w:val="0"/>
        <w:keepLines w:val="0"/>
        <w:pageBreakBefore w:val="0"/>
        <w:widowControl w:val="0"/>
        <w:numPr>
          <w:ilvl w:val="0"/>
          <w:numId w:val="0"/>
        </w:numPr>
        <w:kinsoku/>
        <w:wordWrap w:val="0"/>
        <w:overflowPunct/>
        <w:topLinePunct w:val="0"/>
        <w:autoSpaceDE/>
        <w:autoSpaceDN/>
        <w:bidi w:val="0"/>
        <w:adjustRightInd/>
        <w:snapToGrid/>
        <w:spacing w:line="360" w:lineRule="auto"/>
        <w:ind w:leftChars="0" w:firstLine="420" w:firstLineChars="0"/>
        <w:textAlignment w:val="auto"/>
        <w:outlineLvl w:val="9"/>
        <w:rPr>
          <w:rFonts w:hint="default" w:ascii="Times New Roman" w:hAnsi="Times New Roman" w:eastAsia="宋体" w:cs="宋体"/>
          <w:b w:val="0"/>
          <w:bCs/>
          <w:color w:val="auto"/>
          <w:sz w:val="24"/>
          <w:szCs w:val="24"/>
          <w:lang w:val="en-US" w:eastAsia="zh-CN" w:bidi="en-US"/>
        </w:rPr>
      </w:pPr>
      <w:r>
        <w:rPr>
          <w:rFonts w:hint="default" w:ascii="Times New Roman" w:hAnsi="Times New Roman" w:eastAsia="宋体" w:cs="宋体"/>
          <w:b w:val="0"/>
          <w:bCs/>
          <w:color w:val="auto"/>
          <w:sz w:val="24"/>
          <w:szCs w:val="24"/>
          <w:lang w:val="en-US" w:eastAsia="zh-CN" w:bidi="en-US"/>
        </w:rPr>
        <w:t>模块顶部有一个橙色的卡扣，用于将模块固定在DIN导轨上，便于安装和拆卸。</w:t>
      </w:r>
    </w:p>
    <w:p w14:paraId="4F6644E1">
      <w:pPr>
        <w:pStyle w:val="12"/>
        <w:keepNext w:val="0"/>
        <w:keepLines w:val="0"/>
        <w:pageBreakBefore w:val="0"/>
        <w:widowControl w:val="0"/>
        <w:numPr>
          <w:ilvl w:val="0"/>
          <w:numId w:val="0"/>
        </w:numPr>
        <w:kinsoku/>
        <w:wordWrap w:val="0"/>
        <w:overflowPunct/>
        <w:topLinePunct w:val="0"/>
        <w:autoSpaceDE/>
        <w:autoSpaceDN/>
        <w:bidi w:val="0"/>
        <w:adjustRightInd/>
        <w:snapToGrid/>
        <w:ind w:leftChars="0" w:firstLine="420" w:firstLineChars="0"/>
        <w:textAlignment w:val="auto"/>
        <w:outlineLvl w:val="9"/>
        <w:rPr>
          <w:rFonts w:hint="default" w:ascii="Times New Roman" w:hAnsi="Times New Roman" w:eastAsia="宋体" w:cs="宋体"/>
          <w:b/>
          <w:bCs w:val="0"/>
          <w:color w:val="auto"/>
          <w:sz w:val="24"/>
          <w:szCs w:val="24"/>
          <w:lang w:val="en-US" w:eastAsia="zh-CN" w:bidi="en-US"/>
        </w:rPr>
      </w:pPr>
      <w:r>
        <w:rPr>
          <w:rFonts w:hint="default" w:ascii="Times New Roman" w:hAnsi="Times New Roman" w:eastAsia="宋体" w:cs="宋体"/>
          <w:b/>
          <w:bCs w:val="0"/>
          <w:color w:val="auto"/>
          <w:sz w:val="24"/>
          <w:szCs w:val="24"/>
          <w:lang w:val="en-US" w:eastAsia="zh-CN" w:bidi="en-US"/>
        </w:rPr>
        <w:t>接线端子</w:t>
      </w:r>
    </w:p>
    <w:p w14:paraId="7C95CB94">
      <w:pPr>
        <w:pStyle w:val="12"/>
        <w:keepNext w:val="0"/>
        <w:keepLines w:val="0"/>
        <w:pageBreakBefore w:val="0"/>
        <w:widowControl w:val="0"/>
        <w:numPr>
          <w:ilvl w:val="0"/>
          <w:numId w:val="0"/>
        </w:numPr>
        <w:kinsoku/>
        <w:wordWrap w:val="0"/>
        <w:overflowPunct/>
        <w:topLinePunct w:val="0"/>
        <w:autoSpaceDE/>
        <w:autoSpaceDN/>
        <w:bidi w:val="0"/>
        <w:adjustRightInd/>
        <w:snapToGrid/>
        <w:spacing w:line="360" w:lineRule="auto"/>
        <w:ind w:leftChars="0" w:firstLine="420" w:firstLineChars="0"/>
        <w:textAlignment w:val="auto"/>
        <w:outlineLvl w:val="9"/>
        <w:rPr>
          <w:rFonts w:hint="default" w:ascii="Times New Roman" w:hAnsi="Times New Roman" w:eastAsia="宋体" w:cs="宋体"/>
          <w:b w:val="0"/>
          <w:bCs/>
          <w:color w:val="auto"/>
          <w:sz w:val="24"/>
          <w:szCs w:val="24"/>
          <w:lang w:val="en-US" w:eastAsia="zh-CN" w:bidi="en-US"/>
        </w:rPr>
      </w:pPr>
      <w:r>
        <w:rPr>
          <w:rFonts w:hint="default" w:ascii="Times New Roman" w:hAnsi="Times New Roman" w:eastAsia="宋体" w:cs="宋体"/>
          <w:b w:val="0"/>
          <w:bCs/>
          <w:color w:val="auto"/>
          <w:sz w:val="24"/>
          <w:szCs w:val="24"/>
          <w:lang w:val="en-US" w:eastAsia="zh-CN" w:bidi="en-US"/>
        </w:rPr>
        <w:t>模块底部排列着多组橙色的弹簧式接线端子，用于连接外部设备的信号线。</w:t>
      </w:r>
    </w:p>
    <w:p w14:paraId="1844D1C7">
      <w:pPr>
        <w:pStyle w:val="12"/>
        <w:keepNext w:val="0"/>
        <w:keepLines w:val="0"/>
        <w:pageBreakBefore w:val="0"/>
        <w:widowControl w:val="0"/>
        <w:numPr>
          <w:ilvl w:val="0"/>
          <w:numId w:val="0"/>
        </w:numPr>
        <w:kinsoku/>
        <w:wordWrap w:val="0"/>
        <w:overflowPunct/>
        <w:topLinePunct w:val="0"/>
        <w:autoSpaceDE/>
        <w:autoSpaceDN/>
        <w:bidi w:val="0"/>
        <w:adjustRightInd/>
        <w:snapToGrid/>
        <w:spacing w:line="360" w:lineRule="auto"/>
        <w:ind w:leftChars="0" w:firstLine="420" w:firstLineChars="0"/>
        <w:textAlignment w:val="auto"/>
        <w:outlineLvl w:val="9"/>
        <w:rPr>
          <w:rFonts w:hint="default" w:ascii="Times New Roman" w:hAnsi="Times New Roman" w:eastAsia="宋体" w:cs="宋体"/>
          <w:b w:val="0"/>
          <w:bCs/>
          <w:color w:val="auto"/>
          <w:sz w:val="24"/>
          <w:szCs w:val="24"/>
          <w:lang w:val="en-US" w:eastAsia="zh-CN" w:bidi="en-US"/>
        </w:rPr>
      </w:pPr>
      <w:r>
        <w:rPr>
          <w:rFonts w:hint="default" w:ascii="Times New Roman" w:hAnsi="Times New Roman" w:eastAsia="宋体" w:cs="宋体"/>
          <w:b w:val="0"/>
          <w:bCs/>
          <w:color w:val="auto"/>
          <w:sz w:val="24"/>
          <w:szCs w:val="24"/>
          <w:lang w:val="en-US" w:eastAsia="zh-CN" w:bidi="en-US"/>
        </w:rPr>
        <w:t>这些端子按通道编号（1-32）排列，方便用户快速接线和维护。</w:t>
      </w:r>
    </w:p>
    <w:p w14:paraId="255F8DC6">
      <w:pPr>
        <w:pStyle w:val="12"/>
        <w:keepNext w:val="0"/>
        <w:keepLines w:val="0"/>
        <w:pageBreakBefore w:val="0"/>
        <w:widowControl w:val="0"/>
        <w:numPr>
          <w:ilvl w:val="0"/>
          <w:numId w:val="0"/>
        </w:numPr>
        <w:kinsoku/>
        <w:wordWrap w:val="0"/>
        <w:overflowPunct/>
        <w:topLinePunct w:val="0"/>
        <w:autoSpaceDE/>
        <w:autoSpaceDN/>
        <w:bidi w:val="0"/>
        <w:adjustRightInd/>
        <w:snapToGrid/>
        <w:spacing w:line="360" w:lineRule="auto"/>
        <w:ind w:leftChars="0" w:firstLine="420" w:firstLineChars="0"/>
        <w:textAlignment w:val="auto"/>
        <w:outlineLvl w:val="9"/>
        <w:rPr>
          <w:rFonts w:hint="default" w:ascii="Times New Roman" w:hAnsi="Times New Roman" w:eastAsia="宋体" w:cs="宋体"/>
          <w:b w:val="0"/>
          <w:bCs/>
          <w:color w:val="auto"/>
          <w:sz w:val="24"/>
          <w:szCs w:val="24"/>
          <w:lang w:val="en-US" w:eastAsia="zh-CN" w:bidi="en-US"/>
        </w:rPr>
      </w:pPr>
      <w:r>
        <w:rPr>
          <w:rFonts w:hint="default" w:ascii="Times New Roman" w:hAnsi="Times New Roman" w:eastAsia="宋体" w:cs="宋体"/>
          <w:b w:val="0"/>
          <w:bCs/>
          <w:color w:val="auto"/>
          <w:sz w:val="24"/>
          <w:szCs w:val="24"/>
          <w:lang w:val="en-US" w:eastAsia="zh-CN" w:bidi="en-US"/>
        </w:rPr>
        <w:t>弹簧式端子设计使得接线无需工具，操作便捷，且连接可靠。</w:t>
      </w:r>
    </w:p>
    <w:p w14:paraId="4E5B3756">
      <w:pPr>
        <w:pStyle w:val="12"/>
        <w:keepNext w:val="0"/>
        <w:keepLines w:val="0"/>
        <w:pageBreakBefore w:val="0"/>
        <w:widowControl w:val="0"/>
        <w:numPr>
          <w:ilvl w:val="0"/>
          <w:numId w:val="0"/>
        </w:numPr>
        <w:kinsoku/>
        <w:wordWrap w:val="0"/>
        <w:overflowPunct/>
        <w:topLinePunct w:val="0"/>
        <w:autoSpaceDE/>
        <w:autoSpaceDN/>
        <w:bidi w:val="0"/>
        <w:adjustRightInd/>
        <w:snapToGrid/>
        <w:ind w:leftChars="0" w:firstLine="420" w:firstLineChars="0"/>
        <w:textAlignment w:val="auto"/>
        <w:outlineLvl w:val="9"/>
        <w:rPr>
          <w:rFonts w:hint="eastAsia" w:ascii="Times New Roman" w:hAnsi="Times New Roman" w:eastAsia="宋体" w:cs="宋体"/>
          <w:b/>
          <w:bCs w:val="0"/>
          <w:color w:val="auto"/>
          <w:sz w:val="24"/>
          <w:szCs w:val="24"/>
          <w:lang w:val="en-US" w:eastAsia="zh-CN" w:bidi="en-US"/>
        </w:rPr>
      </w:pPr>
      <w:r>
        <w:rPr>
          <w:rFonts w:hint="eastAsia" w:ascii="Times New Roman" w:hAnsi="Times New Roman" w:eastAsia="宋体" w:cs="宋体"/>
          <w:b/>
          <w:bCs w:val="0"/>
          <w:color w:val="auto"/>
          <w:sz w:val="24"/>
          <w:szCs w:val="24"/>
          <w:lang w:val="en-US" w:eastAsia="zh-CN" w:bidi="en-US"/>
        </w:rPr>
        <w:t>连接端子</w:t>
      </w:r>
    </w:p>
    <w:p w14:paraId="0EF3860C">
      <w:pPr>
        <w:pStyle w:val="12"/>
        <w:keepNext w:val="0"/>
        <w:keepLines w:val="0"/>
        <w:pageBreakBefore w:val="0"/>
        <w:widowControl w:val="0"/>
        <w:numPr>
          <w:ilvl w:val="0"/>
          <w:numId w:val="0"/>
        </w:numPr>
        <w:kinsoku/>
        <w:wordWrap w:val="0"/>
        <w:overflowPunct/>
        <w:topLinePunct w:val="0"/>
        <w:autoSpaceDE/>
        <w:autoSpaceDN/>
        <w:bidi w:val="0"/>
        <w:adjustRightInd/>
        <w:snapToGrid/>
        <w:spacing w:line="360" w:lineRule="auto"/>
        <w:ind w:leftChars="0" w:firstLine="420" w:firstLineChars="0"/>
        <w:textAlignment w:val="auto"/>
        <w:outlineLvl w:val="9"/>
        <w:rPr>
          <w:rFonts w:hint="default" w:ascii="Times New Roman" w:hAnsi="Times New Roman" w:eastAsia="宋体" w:cs="宋体"/>
          <w:b w:val="0"/>
          <w:bCs/>
          <w:color w:val="auto"/>
          <w:sz w:val="24"/>
          <w:szCs w:val="24"/>
          <w:lang w:val="en-US" w:eastAsia="zh-CN" w:bidi="en-US"/>
        </w:rPr>
      </w:pPr>
      <w:r>
        <w:rPr>
          <w:rFonts w:hint="default" w:ascii="Times New Roman" w:hAnsi="Times New Roman" w:eastAsia="宋体" w:cs="宋体"/>
          <w:b w:val="0"/>
          <w:bCs/>
          <w:color w:val="auto"/>
          <w:sz w:val="24"/>
          <w:szCs w:val="24"/>
          <w:lang w:val="en-US" w:eastAsia="zh-CN" w:bidi="en-US"/>
        </w:rPr>
        <w:t>模块化I/O系统内部通信和供电的背板总线连接器，它通常由一排精密的金属插针和插座组成，负责在相邻模块之间传递电源、数据和控制信号。</w:t>
      </w:r>
    </w:p>
    <w:p w14:paraId="4E7BCC41">
      <w:pPr>
        <w:pStyle w:val="12"/>
        <w:keepNext w:val="0"/>
        <w:keepLines w:val="0"/>
        <w:pageBreakBefore w:val="0"/>
        <w:widowControl w:val="0"/>
        <w:numPr>
          <w:ilvl w:val="0"/>
          <w:numId w:val="0"/>
        </w:numPr>
        <w:kinsoku/>
        <w:wordWrap w:val="0"/>
        <w:overflowPunct/>
        <w:topLinePunct w:val="0"/>
        <w:autoSpaceDE/>
        <w:autoSpaceDN/>
        <w:bidi w:val="0"/>
        <w:adjustRightInd/>
        <w:snapToGrid/>
        <w:ind w:leftChars="0" w:firstLine="420" w:firstLineChars="0"/>
        <w:textAlignment w:val="auto"/>
        <w:outlineLvl w:val="9"/>
        <w:rPr>
          <w:rFonts w:hint="default" w:ascii="Times New Roman" w:hAnsi="Times New Roman" w:eastAsia="宋体" w:cs="宋体"/>
          <w:b/>
          <w:bCs w:val="0"/>
          <w:color w:val="auto"/>
          <w:sz w:val="24"/>
          <w:szCs w:val="24"/>
          <w:lang w:val="en-US" w:eastAsia="zh-CN" w:bidi="en-US"/>
        </w:rPr>
      </w:pPr>
      <w:r>
        <w:rPr>
          <w:rFonts w:hint="default" w:ascii="Times New Roman" w:hAnsi="Times New Roman" w:eastAsia="宋体" w:cs="宋体"/>
          <w:b/>
          <w:bCs w:val="0"/>
          <w:color w:val="auto"/>
          <w:sz w:val="24"/>
          <w:szCs w:val="24"/>
          <w:lang w:val="en-US" w:eastAsia="zh-CN" w:bidi="en-US"/>
        </w:rPr>
        <w:t>散热与结构设计</w:t>
      </w:r>
    </w:p>
    <w:p w14:paraId="3851B0DD">
      <w:pPr>
        <w:pStyle w:val="12"/>
        <w:keepNext w:val="0"/>
        <w:keepLines w:val="0"/>
        <w:pageBreakBefore w:val="0"/>
        <w:widowControl w:val="0"/>
        <w:numPr>
          <w:ilvl w:val="0"/>
          <w:numId w:val="0"/>
        </w:numPr>
        <w:kinsoku/>
        <w:wordWrap w:val="0"/>
        <w:overflowPunct/>
        <w:topLinePunct w:val="0"/>
        <w:autoSpaceDE/>
        <w:autoSpaceDN/>
        <w:bidi w:val="0"/>
        <w:adjustRightInd/>
        <w:snapToGrid/>
        <w:spacing w:line="360" w:lineRule="auto"/>
        <w:ind w:leftChars="0" w:firstLine="420" w:firstLineChars="0"/>
        <w:textAlignment w:val="auto"/>
        <w:outlineLvl w:val="9"/>
        <w:rPr>
          <w:rFonts w:hint="default" w:ascii="Times New Roman" w:hAnsi="Times New Roman" w:eastAsia="宋体" w:cs="宋体"/>
          <w:b w:val="0"/>
          <w:bCs/>
          <w:color w:val="auto"/>
          <w:sz w:val="24"/>
          <w:szCs w:val="24"/>
          <w:lang w:val="en-US" w:eastAsia="zh-CN" w:bidi="en-US"/>
        </w:rPr>
      </w:pPr>
      <w:r>
        <w:rPr>
          <w:rFonts w:hint="default" w:ascii="Times New Roman" w:hAnsi="Times New Roman" w:eastAsia="宋体" w:cs="宋体"/>
          <w:b w:val="0"/>
          <w:bCs/>
          <w:color w:val="auto"/>
          <w:sz w:val="24"/>
          <w:szCs w:val="24"/>
          <w:lang w:val="en-US" w:eastAsia="zh-CN" w:bidi="en-US"/>
        </w:rPr>
        <w:t>模块外壳采用白色工程塑料，表面有散热格栅设计，有助于在高密度安装或高温环境下散热。</w:t>
      </w:r>
    </w:p>
    <w:p w14:paraId="50B042B5">
      <w:pPr>
        <w:pStyle w:val="12"/>
        <w:keepNext w:val="0"/>
        <w:keepLines w:val="0"/>
        <w:pageBreakBefore w:val="0"/>
        <w:widowControl w:val="0"/>
        <w:numPr>
          <w:ilvl w:val="0"/>
          <w:numId w:val="0"/>
        </w:numPr>
        <w:kinsoku/>
        <w:wordWrap w:val="0"/>
        <w:overflowPunct/>
        <w:topLinePunct w:val="0"/>
        <w:autoSpaceDE/>
        <w:autoSpaceDN/>
        <w:bidi w:val="0"/>
        <w:adjustRightInd/>
        <w:snapToGrid/>
        <w:spacing w:line="360" w:lineRule="auto"/>
        <w:ind w:leftChars="0" w:firstLine="420" w:firstLineChars="0"/>
        <w:textAlignment w:val="auto"/>
        <w:outlineLvl w:val="9"/>
        <w:rPr>
          <w:rFonts w:hint="default" w:ascii="Times New Roman" w:hAnsi="Times New Roman" w:eastAsia="宋体" w:cs="宋体"/>
          <w:b w:val="0"/>
          <w:bCs/>
          <w:color w:val="auto"/>
          <w:sz w:val="24"/>
          <w:szCs w:val="24"/>
          <w:lang w:val="en-US" w:eastAsia="zh-CN" w:bidi="en-US"/>
        </w:rPr>
      </w:pPr>
      <w:r>
        <w:rPr>
          <w:rFonts w:hint="default" w:ascii="Times New Roman" w:hAnsi="Times New Roman" w:eastAsia="宋体" w:cs="宋体"/>
          <w:b w:val="0"/>
          <w:bCs/>
          <w:color w:val="auto"/>
          <w:sz w:val="24"/>
          <w:szCs w:val="24"/>
          <w:lang w:val="en-US" w:eastAsia="zh-CN" w:bidi="en-US"/>
        </w:rPr>
        <w:t>整体结构紧凑，符合工业标准尺寸，可与其他模块组合使用，形成分布式I/O系统。</w:t>
      </w:r>
    </w:p>
    <w:p w14:paraId="105C4B10">
      <w:pPr>
        <w:pStyle w:val="12"/>
        <w:keepNext w:val="0"/>
        <w:keepLines w:val="0"/>
        <w:pageBreakBefore w:val="0"/>
        <w:widowControl w:val="0"/>
        <w:numPr>
          <w:ilvl w:val="0"/>
          <w:numId w:val="0"/>
        </w:numPr>
        <w:kinsoku/>
        <w:wordWrap w:val="0"/>
        <w:overflowPunct/>
        <w:topLinePunct w:val="0"/>
        <w:autoSpaceDE/>
        <w:autoSpaceDN/>
        <w:bidi w:val="0"/>
        <w:adjustRightInd/>
        <w:snapToGrid/>
        <w:ind w:leftChars="0" w:firstLine="420" w:firstLineChars="0"/>
        <w:textAlignment w:val="auto"/>
        <w:outlineLvl w:val="9"/>
        <w:rPr>
          <w:rFonts w:hint="default" w:ascii="Times New Roman" w:hAnsi="Times New Roman" w:eastAsia="宋体" w:cs="宋体"/>
          <w:b/>
          <w:bCs w:val="0"/>
          <w:color w:val="auto"/>
          <w:sz w:val="24"/>
          <w:szCs w:val="24"/>
          <w:lang w:val="en-US" w:eastAsia="zh-CN" w:bidi="en-US"/>
        </w:rPr>
      </w:pPr>
      <w:r>
        <w:rPr>
          <w:rFonts w:hint="default" w:ascii="Times New Roman" w:hAnsi="Times New Roman" w:eastAsia="宋体" w:cs="宋体"/>
          <w:b/>
          <w:bCs w:val="0"/>
          <w:color w:val="auto"/>
          <w:sz w:val="24"/>
          <w:szCs w:val="24"/>
          <w:lang w:val="en-US" w:eastAsia="zh-CN" w:bidi="en-US"/>
        </w:rPr>
        <w:t>应用场景与优势</w:t>
      </w:r>
    </w:p>
    <w:p w14:paraId="25C0FB35">
      <w:pPr>
        <w:pStyle w:val="12"/>
        <w:keepNext w:val="0"/>
        <w:keepLines w:val="0"/>
        <w:pageBreakBefore w:val="0"/>
        <w:widowControl w:val="0"/>
        <w:numPr>
          <w:ilvl w:val="0"/>
          <w:numId w:val="0"/>
        </w:numPr>
        <w:kinsoku/>
        <w:wordWrap w:val="0"/>
        <w:overflowPunct/>
        <w:topLinePunct w:val="0"/>
        <w:autoSpaceDE/>
        <w:autoSpaceDN/>
        <w:bidi w:val="0"/>
        <w:adjustRightInd/>
        <w:snapToGrid/>
        <w:spacing w:line="360" w:lineRule="auto"/>
        <w:ind w:leftChars="0" w:firstLine="420" w:firstLineChars="0"/>
        <w:textAlignment w:val="auto"/>
        <w:outlineLvl w:val="9"/>
        <w:rPr>
          <w:rFonts w:hint="default" w:ascii="Times New Roman" w:hAnsi="Times New Roman" w:eastAsia="宋体" w:cs="宋体"/>
          <w:b w:val="0"/>
          <w:bCs/>
          <w:color w:val="auto"/>
          <w:sz w:val="24"/>
          <w:szCs w:val="24"/>
          <w:lang w:val="en-US" w:eastAsia="zh-CN" w:bidi="en-US"/>
        </w:rPr>
      </w:pPr>
      <w:r>
        <w:rPr>
          <w:rFonts w:hint="default" w:ascii="Times New Roman" w:hAnsi="Times New Roman" w:eastAsia="宋体" w:cs="宋体"/>
          <w:b w:val="0"/>
          <w:bCs/>
          <w:color w:val="auto"/>
          <w:sz w:val="24"/>
          <w:szCs w:val="24"/>
          <w:lang w:val="en-US" w:eastAsia="zh-CN" w:bidi="en-US"/>
        </w:rPr>
        <w:t>分布式控制：该模块通常与主PLC控制器通过现场总线（如EtherCAT、PROFINET等）连接，实现远程I/O扩展，减少布线成本，提高系统灵活性。</w:t>
      </w:r>
    </w:p>
    <w:p w14:paraId="0D780C02">
      <w:pPr>
        <w:pStyle w:val="12"/>
        <w:keepNext w:val="0"/>
        <w:keepLines w:val="0"/>
        <w:pageBreakBefore w:val="0"/>
        <w:widowControl w:val="0"/>
        <w:numPr>
          <w:ilvl w:val="0"/>
          <w:numId w:val="0"/>
        </w:numPr>
        <w:kinsoku/>
        <w:wordWrap w:val="0"/>
        <w:overflowPunct/>
        <w:topLinePunct w:val="0"/>
        <w:autoSpaceDE/>
        <w:autoSpaceDN/>
        <w:bidi w:val="0"/>
        <w:adjustRightInd/>
        <w:snapToGrid/>
        <w:spacing w:line="360" w:lineRule="auto"/>
        <w:ind w:leftChars="0" w:firstLine="420" w:firstLineChars="0"/>
        <w:textAlignment w:val="auto"/>
        <w:outlineLvl w:val="9"/>
        <w:rPr>
          <w:rFonts w:hint="default" w:ascii="Times New Roman" w:hAnsi="Times New Roman" w:eastAsia="宋体" w:cs="宋体"/>
          <w:b w:val="0"/>
          <w:bCs/>
          <w:color w:val="auto"/>
          <w:sz w:val="24"/>
          <w:szCs w:val="24"/>
          <w:lang w:val="en-US" w:eastAsia="zh-CN" w:bidi="en-US"/>
        </w:rPr>
      </w:pPr>
      <w:r>
        <w:rPr>
          <w:rFonts w:hint="default" w:ascii="Times New Roman" w:hAnsi="Times New Roman" w:eastAsia="宋体" w:cs="宋体"/>
          <w:b w:val="0"/>
          <w:bCs/>
          <w:color w:val="auto"/>
          <w:sz w:val="24"/>
          <w:szCs w:val="24"/>
          <w:lang w:val="en-US" w:eastAsia="zh-CN" w:bidi="en-US"/>
        </w:rPr>
        <w:t>高密度输入：32通道的设计使其适用于需要大量输入点的场合，如大型生产线、自动化仓储系统等。</w:t>
      </w:r>
    </w:p>
    <w:p w14:paraId="7959E538">
      <w:pPr>
        <w:pStyle w:val="12"/>
        <w:keepNext w:val="0"/>
        <w:keepLines w:val="0"/>
        <w:pageBreakBefore w:val="0"/>
        <w:widowControl w:val="0"/>
        <w:numPr>
          <w:ilvl w:val="0"/>
          <w:numId w:val="0"/>
        </w:numPr>
        <w:kinsoku/>
        <w:wordWrap w:val="0"/>
        <w:overflowPunct/>
        <w:topLinePunct w:val="0"/>
        <w:autoSpaceDE/>
        <w:autoSpaceDN/>
        <w:bidi w:val="0"/>
        <w:adjustRightInd/>
        <w:snapToGrid/>
        <w:spacing w:line="360" w:lineRule="auto"/>
        <w:ind w:leftChars="0" w:firstLine="420" w:firstLineChars="0"/>
        <w:textAlignment w:val="auto"/>
        <w:outlineLvl w:val="9"/>
        <w:rPr>
          <w:rFonts w:hint="default" w:ascii="Times New Roman" w:hAnsi="Times New Roman" w:eastAsia="宋体" w:cs="宋体"/>
          <w:b w:val="0"/>
          <w:bCs/>
          <w:color w:val="auto"/>
          <w:sz w:val="24"/>
          <w:szCs w:val="24"/>
          <w:lang w:val="en-US" w:eastAsia="zh-CN" w:bidi="en-US"/>
        </w:rPr>
      </w:pPr>
      <w:r>
        <w:rPr>
          <w:rFonts w:hint="default" w:ascii="Times New Roman" w:hAnsi="Times New Roman" w:eastAsia="宋体" w:cs="宋体"/>
          <w:b w:val="0"/>
          <w:bCs/>
          <w:color w:val="auto"/>
          <w:sz w:val="24"/>
          <w:szCs w:val="24"/>
          <w:lang w:val="en-US" w:eastAsia="zh-CN" w:bidi="en-US"/>
        </w:rPr>
        <w:t>NPN输入特性：适用于连接NPN型传感器，这类传感器在工业现场应用广泛，具有抗干扰能力强、成本较低等优点。</w:t>
      </w:r>
    </w:p>
    <w:p w14:paraId="35AD77FE">
      <w:pPr>
        <w:pStyle w:val="12"/>
        <w:ind w:left="0" w:leftChars="0" w:firstLine="0" w:firstLineChars="0"/>
        <w:outlineLvl w:val="1"/>
        <w:rPr>
          <w:rFonts w:hint="default"/>
          <w:lang w:val="en-US" w:eastAsia="zh-CN"/>
        </w:rPr>
      </w:pPr>
      <w:bookmarkStart w:id="50" w:name="_Toc22795"/>
      <w:bookmarkStart w:id="51" w:name="_Toc7948"/>
      <w:bookmarkStart w:id="52" w:name="_Toc20008"/>
      <w:bookmarkStart w:id="53" w:name="_Toc14463"/>
      <w:r>
        <w:rPr>
          <w:rFonts w:hint="eastAsia" w:ascii="Times New Roman" w:hAnsi="Times New Roman" w:cs="宋体"/>
          <w:b/>
          <w:color w:val="000000"/>
          <w:sz w:val="32"/>
          <w:szCs w:val="32"/>
          <w:lang w:val="en-US" w:eastAsia="zh-CN" w:bidi="en-US"/>
        </w:rPr>
        <w:t>2.2电源接口</w:t>
      </w:r>
      <w:bookmarkEnd w:id="49"/>
      <w:bookmarkEnd w:id="50"/>
      <w:bookmarkEnd w:id="51"/>
      <w:bookmarkEnd w:id="52"/>
      <w:bookmarkEnd w:id="53"/>
    </w:p>
    <w:p w14:paraId="222A2D10">
      <w:pPr>
        <w:pStyle w:val="12"/>
        <w:ind w:left="0" w:leftChars="0" w:firstLine="0" w:firstLineChars="0"/>
        <w:rPr>
          <w:rFonts w:hint="eastAsia" w:ascii="Times New Roman" w:hAnsi="Times New Roman" w:eastAsia="宋体" w:cs="宋体"/>
          <w:sz w:val="24"/>
          <w:szCs w:val="24"/>
          <w:lang w:eastAsia="zh-CN"/>
        </w:rPr>
      </w:pPr>
      <w:r>
        <w:rPr>
          <w:rFonts w:hint="eastAsia" w:ascii="Times New Roman" w:hAnsi="Times New Roman" w:eastAsia="宋体" w:cs="宋体"/>
          <w:sz w:val="24"/>
          <w:szCs w:val="24"/>
          <w:lang w:eastAsia="zh-CN"/>
        </w:rPr>
        <w:drawing>
          <wp:inline distT="0" distB="0" distL="114300" distR="114300">
            <wp:extent cx="2355850" cy="959485"/>
            <wp:effectExtent l="0" t="0" r="6350" b="12065"/>
            <wp:docPr id="11" name="图片 11" descr="e2c8802fdadeb1e5530381aefa943291_origi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e2c8802fdadeb1e5530381aefa943291_origin(1)"/>
                    <pic:cNvPicPr>
                      <a:picLocks noChangeAspect="1"/>
                    </pic:cNvPicPr>
                  </pic:nvPicPr>
                  <pic:blipFill>
                    <a:blip r:embed="rId13"/>
                    <a:stretch>
                      <a:fillRect/>
                    </a:stretch>
                  </pic:blipFill>
                  <pic:spPr>
                    <a:xfrm>
                      <a:off x="0" y="0"/>
                      <a:ext cx="2355850" cy="959485"/>
                    </a:xfrm>
                    <a:prstGeom prst="rect">
                      <a:avLst/>
                    </a:prstGeom>
                  </pic:spPr>
                </pic:pic>
              </a:graphicData>
            </a:graphic>
          </wp:inline>
        </w:drawing>
      </w:r>
      <w:r>
        <w:rPr>
          <w:rFonts w:hint="eastAsia" w:ascii="Times New Roman" w:hAnsi="Times New Roman" w:eastAsia="宋体" w:cs="宋体"/>
          <w:sz w:val="24"/>
          <w:szCs w:val="24"/>
          <w:lang w:eastAsia="zh-CN"/>
        </w:rPr>
        <w:t>。</w:t>
      </w:r>
    </w:p>
    <w:p w14:paraId="314FA0F8">
      <w:pPr>
        <w:pStyle w:val="12"/>
        <w:ind w:left="0" w:leftChars="0" w:firstLine="0" w:firstLineChars="0"/>
        <w:rPr>
          <w:rFonts w:ascii="Times New Roman" w:hAnsi="Times New Roman" w:eastAsia="宋体" w:cs="宋体"/>
          <w:sz w:val="24"/>
          <w:szCs w:val="24"/>
        </w:rPr>
      </w:pPr>
      <w:r>
        <w:rPr>
          <w:rFonts w:hint="eastAsia" w:ascii="Times New Roman" w:hAnsi="Times New Roman" w:eastAsia="宋体" w:cs="宋体"/>
          <w:sz w:val="24"/>
          <w:szCs w:val="24"/>
          <w:lang w:val="en-US" w:eastAsia="zh-CN"/>
        </w:rPr>
        <w:t>设备</w:t>
      </w:r>
      <w:r>
        <w:rPr>
          <w:rFonts w:ascii="Times New Roman" w:hAnsi="Times New Roman" w:eastAsia="宋体" w:cs="宋体"/>
          <w:sz w:val="24"/>
          <w:szCs w:val="24"/>
        </w:rPr>
        <w:t>提供1路输入。支持DC</w:t>
      </w:r>
      <w:r>
        <w:rPr>
          <w:rFonts w:hint="eastAsia" w:ascii="Times New Roman" w:hAnsi="Times New Roman" w:eastAsia="宋体" w:cs="宋体"/>
          <w:sz w:val="24"/>
          <w:szCs w:val="24"/>
          <w:lang w:val="en-US" w:eastAsia="zh-CN"/>
        </w:rPr>
        <w:t>12</w:t>
      </w:r>
      <w:r>
        <w:rPr>
          <w:rFonts w:ascii="Times New Roman" w:hAnsi="Times New Roman" w:eastAsia="宋体" w:cs="宋体"/>
          <w:sz w:val="24"/>
          <w:szCs w:val="24"/>
        </w:rPr>
        <w:t>~</w:t>
      </w:r>
      <w:r>
        <w:rPr>
          <w:rFonts w:hint="eastAsia" w:ascii="Times New Roman" w:hAnsi="Times New Roman" w:eastAsia="宋体" w:cs="宋体"/>
          <w:sz w:val="24"/>
          <w:szCs w:val="24"/>
          <w:lang w:val="en-US" w:eastAsia="zh-CN"/>
        </w:rPr>
        <w:t>24</w:t>
      </w:r>
      <w:r>
        <w:rPr>
          <w:rFonts w:ascii="Times New Roman" w:hAnsi="Times New Roman" w:eastAsia="宋体" w:cs="宋体"/>
          <w:sz w:val="24"/>
          <w:szCs w:val="24"/>
        </w:rPr>
        <w:t>V输入，支持反接防护</w:t>
      </w:r>
    </w:p>
    <w:p w14:paraId="4C5C2A96">
      <w:pPr>
        <w:pStyle w:val="12"/>
        <w:ind w:left="0" w:leftChars="0" w:firstLine="0" w:firstLineChars="0"/>
        <w:rPr>
          <w:rFonts w:hint="eastAsia" w:ascii="Times New Roman" w:hAnsi="Times New Roman" w:eastAsia="宋体" w:cs="宋体"/>
          <w:sz w:val="24"/>
          <w:szCs w:val="24"/>
          <w:lang w:eastAsia="zh-CN"/>
        </w:rPr>
      </w:pPr>
    </w:p>
    <w:p w14:paraId="04A9B883">
      <w:pPr>
        <w:pStyle w:val="12"/>
        <w:ind w:left="0" w:leftChars="0" w:firstLine="0" w:firstLineChars="0"/>
        <w:outlineLvl w:val="1"/>
        <w:rPr>
          <w:rFonts w:hint="default" w:ascii="Times New Roman" w:hAnsi="Times New Roman"/>
          <w:b w:val="0"/>
          <w:bCs w:val="0"/>
          <w:sz w:val="24"/>
          <w:szCs w:val="24"/>
          <w:lang w:val="en-US" w:eastAsia="zh-CN"/>
        </w:rPr>
      </w:pPr>
      <w:bookmarkStart w:id="54" w:name="_Toc31437"/>
      <w:bookmarkStart w:id="55" w:name="_Toc18389"/>
      <w:bookmarkStart w:id="56" w:name="_Toc22786"/>
      <w:bookmarkStart w:id="57" w:name="_Toc2170"/>
      <w:r>
        <w:rPr>
          <w:rFonts w:hint="eastAsia" w:ascii="Times New Roman" w:hAnsi="Times New Roman"/>
          <w:b/>
          <w:bCs/>
          <w:sz w:val="32"/>
          <w:szCs w:val="32"/>
          <w:lang w:val="en-US" w:eastAsia="zh-CN"/>
        </w:rPr>
        <w:t>2.3模块端口说明</w:t>
      </w:r>
      <w:bookmarkEnd w:id="54"/>
      <w:bookmarkEnd w:id="55"/>
      <w:bookmarkEnd w:id="56"/>
      <w:bookmarkEnd w:id="57"/>
    </w:p>
    <w:p w14:paraId="36E74C35">
      <w:pPr>
        <w:pStyle w:val="12"/>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textAlignment w:val="auto"/>
        <w:outlineLvl w:val="9"/>
        <w:rPr>
          <w:ins w:id="2859" w:author="L" w:date="2026-09-03T15:07:58Z"/>
          <w:rFonts w:hint="eastAsia" w:ascii="Times New Roman" w:hAnsi="Times New Roman"/>
          <w:b w:val="0"/>
          <w:bCs w:val="0"/>
          <w:sz w:val="24"/>
          <w:szCs w:val="24"/>
          <w:lang w:val="en-US" w:eastAsia="zh-CN"/>
        </w:rPr>
      </w:pPr>
      <w:r>
        <w:rPr>
          <w:rFonts w:hint="eastAsia" w:ascii="Times New Roman" w:hAnsi="Times New Roman"/>
          <w:b w:val="0"/>
          <w:bCs w:val="0"/>
          <w:sz w:val="24"/>
          <w:szCs w:val="24"/>
          <w:lang w:val="en-US" w:eastAsia="zh-CN"/>
        </w:rPr>
        <w:t>根据不同的X/N板，有不同的串口可选择。目前可选板型如下。</w:t>
      </w:r>
    </w:p>
    <w:p w14:paraId="4EB851DF">
      <w:pPr>
        <w:pStyle w:val="12"/>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textAlignment w:val="auto"/>
        <w:outlineLvl w:val="9"/>
        <w:rPr>
          <w:ins w:id="2860" w:author="L" w:date="2026-09-03T15:07:59Z"/>
          <w:rFonts w:hint="eastAsia" w:ascii="Times New Roman" w:hAnsi="Times New Roman"/>
          <w:b w:val="0"/>
          <w:bCs w:val="0"/>
          <w:sz w:val="24"/>
          <w:szCs w:val="24"/>
          <w:lang w:val="en-US" w:eastAsia="zh-CN"/>
        </w:rPr>
      </w:pPr>
    </w:p>
    <w:p w14:paraId="15C725ED">
      <w:pPr>
        <w:pStyle w:val="12"/>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textAlignment w:val="auto"/>
        <w:outlineLvl w:val="9"/>
        <w:rPr>
          <w:rFonts w:hint="eastAsia" w:ascii="Times New Roman" w:hAnsi="Times New Roman"/>
          <w:b w:val="0"/>
          <w:bCs w:val="0"/>
          <w:sz w:val="24"/>
          <w:szCs w:val="24"/>
          <w:lang w:val="en-US" w:eastAsia="zh-CN"/>
        </w:rPr>
      </w:pPr>
    </w:p>
    <w:p w14:paraId="4C36267A">
      <w:pPr>
        <w:pStyle w:val="12"/>
        <w:ind w:left="0" w:leftChars="0" w:firstLine="0" w:firstLineChars="0"/>
        <w:outlineLvl w:val="2"/>
        <w:rPr>
          <w:rFonts w:hint="default"/>
          <w:lang w:val="en-US" w:eastAsia="zh-CN"/>
        </w:rPr>
      </w:pPr>
      <w:bookmarkStart w:id="58" w:name="_Toc12608"/>
      <w:bookmarkStart w:id="59" w:name="_Toc19609"/>
      <w:bookmarkStart w:id="60" w:name="_Toc10426"/>
      <w:bookmarkStart w:id="61" w:name="_Toc6245"/>
      <w:r>
        <w:rPr>
          <w:rFonts w:hint="eastAsia" w:ascii="Times New Roman" w:hAnsi="Times New Roman"/>
          <w:b/>
          <w:bCs/>
          <w:sz w:val="28"/>
          <w:szCs w:val="28"/>
          <w:lang w:val="en-US" w:eastAsia="zh-CN"/>
        </w:rPr>
        <w:t>2.3.1</w:t>
      </w:r>
      <w:ins w:id="2861" w:author="L" w:date="2026-09-03T15:08:05Z">
        <w:r>
          <w:rPr>
            <w:rFonts w:hint="eastAsia" w:ascii="Times New Roman" w:hAnsi="Times New Roman"/>
            <w:b/>
            <w:bCs/>
            <w:sz w:val="28"/>
            <w:szCs w:val="28"/>
            <w:lang w:val="en-US" w:eastAsia="zh-CN"/>
          </w:rPr>
          <w:t xml:space="preserve"> </w:t>
        </w:r>
      </w:ins>
      <w:r>
        <w:rPr>
          <w:rFonts w:hint="eastAsia" w:ascii="Times New Roman" w:hAnsi="Times New Roman"/>
          <w:b/>
          <w:bCs/>
          <w:sz w:val="28"/>
          <w:szCs w:val="28"/>
          <w:lang w:val="en-US" w:eastAsia="zh-CN"/>
        </w:rPr>
        <w:t>RS232/485模块</w:t>
      </w:r>
      <w:bookmarkEnd w:id="58"/>
      <w:bookmarkEnd w:id="59"/>
      <w:bookmarkEnd w:id="60"/>
      <w:bookmarkEnd w:id="61"/>
    </w:p>
    <w:tbl>
      <w:tblPr>
        <w:tblStyle w:val="1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17"/>
        <w:gridCol w:w="1217"/>
        <w:gridCol w:w="1217"/>
        <w:gridCol w:w="1217"/>
        <w:gridCol w:w="1217"/>
        <w:gridCol w:w="1217"/>
        <w:gridCol w:w="1220"/>
      </w:tblGrid>
      <w:tr w14:paraId="172AE0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0" w:type="pct"/>
            <w:gridSpan w:val="7"/>
            <w:tcBorders>
              <w:top w:val="single" w:color="auto" w:sz="4" w:space="0"/>
              <w:left w:val="single" w:color="auto" w:sz="4" w:space="0"/>
            </w:tcBorders>
            <w:noWrap w:val="0"/>
            <w:vAlign w:val="top"/>
          </w:tcPr>
          <w:p w14:paraId="5EF9FA98">
            <w:pPr>
              <w:jc w:val="center"/>
              <w:rPr>
                <w:rFonts w:hint="default" w:ascii="Times New Roman" w:hAnsi="Times New Roman"/>
                <w:vertAlign w:val="baseline"/>
                <w:lang w:val="en-US" w:eastAsia="zh-CN"/>
              </w:rPr>
            </w:pPr>
            <w:r>
              <w:rPr>
                <w:rFonts w:hint="eastAsia" w:ascii="Times New Roman" w:hAnsi="Times New Roman"/>
                <w:vertAlign w:val="baseline"/>
                <w:lang w:val="en-US" w:eastAsia="zh-CN"/>
              </w:rPr>
              <w:t>X90模块（</w:t>
            </w:r>
            <w:del w:id="2862" w:author="L" w:date="2026-09-03T15:04:55Z">
              <w:r>
                <w:rPr>
                  <w:rFonts w:hint="eastAsia" w:ascii="Times New Roman" w:hAnsi="Times New Roman"/>
                  <w:vertAlign w:val="baseline"/>
                  <w:lang w:val="en-US" w:eastAsia="zh-CN"/>
                </w:rPr>
                <w:delText>2个RS485</w:delText>
              </w:r>
            </w:del>
            <w:ins w:id="2863" w:author="L" w:date="2026-09-03T15:04:56Z">
              <w:r>
                <w:rPr>
                  <w:rFonts w:hint="eastAsia" w:ascii="Times New Roman" w:hAnsi="Times New Roman"/>
                  <w:vertAlign w:val="baseline"/>
                  <w:lang w:val="en-US" w:eastAsia="zh-CN"/>
                </w:rPr>
                <w:t>2路RS485</w:t>
              </w:r>
            </w:ins>
            <w:r>
              <w:rPr>
                <w:rFonts w:hint="eastAsia" w:ascii="Times New Roman" w:hAnsi="Times New Roman"/>
                <w:vertAlign w:val="baseline"/>
                <w:lang w:val="en-US" w:eastAsia="zh-CN"/>
              </w:rPr>
              <w:t>）</w:t>
            </w:r>
          </w:p>
        </w:tc>
      </w:tr>
      <w:tr w14:paraId="20D556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14" w:type="pct"/>
            <w:noWrap w:val="0"/>
            <w:vAlign w:val="top"/>
          </w:tcPr>
          <w:p w14:paraId="3B0D4992">
            <w:pPr>
              <w:jc w:val="center"/>
              <w:rPr>
                <w:rFonts w:hint="default" w:ascii="Times New Roman" w:hAnsi="Times New Roman"/>
                <w:vertAlign w:val="baseline"/>
                <w:lang w:val="en-US" w:eastAsia="zh-CN"/>
              </w:rPr>
            </w:pPr>
            <w:r>
              <w:rPr>
                <w:rFonts w:hint="eastAsia" w:ascii="Times New Roman" w:hAnsi="Times New Roman"/>
                <w:vertAlign w:val="baseline"/>
                <w:lang w:val="en-US" w:eastAsia="zh-CN"/>
              </w:rPr>
              <w:t>端口号</w:t>
            </w:r>
          </w:p>
        </w:tc>
        <w:tc>
          <w:tcPr>
            <w:tcW w:w="714" w:type="pct"/>
            <w:noWrap w:val="0"/>
            <w:vAlign w:val="top"/>
          </w:tcPr>
          <w:p w14:paraId="23930771">
            <w:pPr>
              <w:jc w:val="center"/>
              <w:rPr>
                <w:rFonts w:hint="eastAsia" w:ascii="Times New Roman" w:hAnsi="Times New Roman"/>
                <w:sz w:val="21"/>
                <w:vertAlign w:val="baseline"/>
                <w:lang w:val="en-US" w:eastAsia="zh-CN" w:bidi="ar-SA"/>
              </w:rPr>
            </w:pPr>
            <w:r>
              <w:rPr>
                <w:rFonts w:hint="eastAsia" w:ascii="Times New Roman" w:hAnsi="Times New Roman"/>
                <w:vertAlign w:val="baseline"/>
                <w:lang w:val="en-US" w:eastAsia="zh-CN"/>
              </w:rPr>
              <w:t>1</w:t>
            </w:r>
          </w:p>
        </w:tc>
        <w:tc>
          <w:tcPr>
            <w:tcW w:w="714" w:type="pct"/>
            <w:noWrap w:val="0"/>
            <w:vAlign w:val="top"/>
          </w:tcPr>
          <w:p w14:paraId="63B6759A">
            <w:pPr>
              <w:jc w:val="center"/>
              <w:rPr>
                <w:rFonts w:hint="eastAsia" w:ascii="Times New Roman" w:hAnsi="Times New Roman"/>
                <w:sz w:val="21"/>
                <w:vertAlign w:val="baseline"/>
                <w:lang w:val="en-US" w:eastAsia="zh-CN" w:bidi="ar-SA"/>
              </w:rPr>
            </w:pPr>
            <w:r>
              <w:rPr>
                <w:rFonts w:hint="eastAsia" w:ascii="Times New Roman" w:hAnsi="Times New Roman"/>
                <w:vertAlign w:val="baseline"/>
                <w:lang w:val="en-US" w:eastAsia="zh-CN"/>
              </w:rPr>
              <w:t>2</w:t>
            </w:r>
          </w:p>
        </w:tc>
        <w:tc>
          <w:tcPr>
            <w:tcW w:w="714" w:type="pct"/>
            <w:noWrap w:val="0"/>
            <w:vAlign w:val="top"/>
          </w:tcPr>
          <w:p w14:paraId="1DEE18B9">
            <w:pPr>
              <w:jc w:val="center"/>
              <w:rPr>
                <w:rFonts w:hint="default" w:ascii="Times New Roman" w:hAnsi="Times New Roman"/>
                <w:sz w:val="21"/>
                <w:vertAlign w:val="baseline"/>
                <w:lang w:val="en-US" w:eastAsia="zh-CN" w:bidi="ar-SA"/>
              </w:rPr>
            </w:pPr>
            <w:r>
              <w:rPr>
                <w:rFonts w:hint="eastAsia" w:ascii="Times New Roman" w:hAnsi="Times New Roman"/>
                <w:sz w:val="21"/>
                <w:vertAlign w:val="baseline"/>
                <w:lang w:val="en-US" w:eastAsia="zh-CN" w:bidi="ar-SA"/>
              </w:rPr>
              <w:t>3</w:t>
            </w:r>
          </w:p>
        </w:tc>
        <w:tc>
          <w:tcPr>
            <w:tcW w:w="714" w:type="pct"/>
            <w:noWrap w:val="0"/>
            <w:vAlign w:val="top"/>
          </w:tcPr>
          <w:p w14:paraId="57D007ED">
            <w:pPr>
              <w:jc w:val="center"/>
              <w:rPr>
                <w:rFonts w:hint="eastAsia" w:ascii="Times New Roman" w:hAnsi="Times New Roman"/>
                <w:sz w:val="21"/>
                <w:vertAlign w:val="baseline"/>
                <w:lang w:val="en-US" w:eastAsia="zh-CN" w:bidi="ar-SA"/>
              </w:rPr>
            </w:pPr>
            <w:r>
              <w:rPr>
                <w:rFonts w:hint="eastAsia" w:ascii="Times New Roman" w:hAnsi="Times New Roman"/>
                <w:vertAlign w:val="baseline"/>
                <w:lang w:val="en-US" w:eastAsia="zh-CN"/>
              </w:rPr>
              <w:t>4</w:t>
            </w:r>
          </w:p>
        </w:tc>
        <w:tc>
          <w:tcPr>
            <w:tcW w:w="714" w:type="pct"/>
            <w:noWrap w:val="0"/>
            <w:vAlign w:val="top"/>
          </w:tcPr>
          <w:p w14:paraId="667A02FB">
            <w:pPr>
              <w:jc w:val="center"/>
              <w:rPr>
                <w:rFonts w:hint="eastAsia" w:ascii="Times New Roman" w:hAnsi="Times New Roman"/>
                <w:sz w:val="21"/>
                <w:vertAlign w:val="baseline"/>
                <w:lang w:val="en-US" w:eastAsia="zh-CN" w:bidi="ar-SA"/>
              </w:rPr>
            </w:pPr>
            <w:r>
              <w:rPr>
                <w:rFonts w:hint="eastAsia" w:ascii="Times New Roman" w:hAnsi="Times New Roman"/>
                <w:vertAlign w:val="baseline"/>
                <w:lang w:val="en-US" w:eastAsia="zh-CN"/>
              </w:rPr>
              <w:t>5</w:t>
            </w:r>
          </w:p>
        </w:tc>
        <w:tc>
          <w:tcPr>
            <w:tcW w:w="715" w:type="pct"/>
            <w:noWrap w:val="0"/>
            <w:vAlign w:val="top"/>
          </w:tcPr>
          <w:p w14:paraId="66D1BC67">
            <w:pPr>
              <w:jc w:val="center"/>
              <w:rPr>
                <w:rFonts w:hint="default" w:ascii="Times New Roman" w:hAnsi="Times New Roman"/>
                <w:vertAlign w:val="baseline"/>
                <w:lang w:val="en-US" w:eastAsia="zh-CN"/>
              </w:rPr>
            </w:pPr>
            <w:r>
              <w:rPr>
                <w:rFonts w:hint="eastAsia" w:ascii="Times New Roman" w:hAnsi="Times New Roman"/>
                <w:vertAlign w:val="baseline"/>
                <w:lang w:val="en-US" w:eastAsia="zh-CN"/>
              </w:rPr>
              <w:t>6</w:t>
            </w:r>
          </w:p>
        </w:tc>
      </w:tr>
      <w:tr w14:paraId="1D7929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14" w:type="pct"/>
            <w:noWrap w:val="0"/>
            <w:vAlign w:val="top"/>
          </w:tcPr>
          <w:p w14:paraId="258A8FC4">
            <w:pPr>
              <w:jc w:val="center"/>
              <w:rPr>
                <w:rFonts w:hint="default" w:ascii="Times New Roman" w:hAnsi="Times New Roman" w:eastAsia="宋体" w:cs="Times New Roman"/>
                <w:b w:val="0"/>
                <w:sz w:val="21"/>
                <w:vertAlign w:val="baseline"/>
                <w:lang w:val="en-US" w:eastAsia="zh-CN" w:bidi="ar-SA"/>
              </w:rPr>
            </w:pPr>
            <w:r>
              <w:rPr>
                <w:rFonts w:hint="eastAsia" w:ascii="Times New Roman" w:hAnsi="Times New Roman" w:eastAsia="宋体" w:cs="Times New Roman"/>
                <w:b w:val="0"/>
                <w:sz w:val="21"/>
                <w:vertAlign w:val="baseline"/>
                <w:lang w:val="en-US" w:eastAsia="zh-CN" w:bidi="ar-SA"/>
              </w:rPr>
              <w:t>名称</w:t>
            </w:r>
          </w:p>
        </w:tc>
        <w:tc>
          <w:tcPr>
            <w:tcW w:w="1217" w:type="dxa"/>
            <w:noWrap w:val="0"/>
            <w:vAlign w:val="top"/>
          </w:tcPr>
          <w:p w14:paraId="4032831D">
            <w:pPr>
              <w:jc w:val="center"/>
              <w:rPr>
                <w:rFonts w:hint="eastAsia" w:ascii="Times New Roman" w:hAnsi="Times New Roman"/>
                <w:sz w:val="21"/>
                <w:szCs w:val="21"/>
                <w:vertAlign w:val="baseline"/>
                <w:lang w:val="en-US" w:eastAsia="zh-CN"/>
              </w:rPr>
            </w:pPr>
            <w:r>
              <w:rPr>
                <w:rFonts w:hint="eastAsia" w:ascii="Times New Roman" w:hAnsi="Times New Roman"/>
                <w:sz w:val="21"/>
                <w:szCs w:val="21"/>
                <w:vertAlign w:val="baseline"/>
                <w:lang w:val="en-US" w:eastAsia="zh-CN"/>
              </w:rPr>
              <w:t>ttyS3-A</w:t>
            </w:r>
          </w:p>
        </w:tc>
        <w:tc>
          <w:tcPr>
            <w:tcW w:w="1217" w:type="dxa"/>
            <w:noWrap w:val="0"/>
            <w:vAlign w:val="top"/>
          </w:tcPr>
          <w:p w14:paraId="04DBDFC6">
            <w:pPr>
              <w:jc w:val="center"/>
              <w:rPr>
                <w:rFonts w:hint="eastAsia" w:ascii="Times New Roman" w:hAnsi="Times New Roman"/>
                <w:sz w:val="21"/>
                <w:szCs w:val="21"/>
                <w:vertAlign w:val="baseline"/>
                <w:lang w:val="en-US" w:eastAsia="zh-CN"/>
              </w:rPr>
            </w:pPr>
            <w:r>
              <w:rPr>
                <w:rFonts w:hint="eastAsia" w:ascii="Times New Roman" w:hAnsi="Times New Roman"/>
                <w:sz w:val="21"/>
                <w:szCs w:val="21"/>
                <w:vertAlign w:val="baseline"/>
                <w:lang w:val="en-US" w:eastAsia="zh-CN"/>
              </w:rPr>
              <w:t>ttyS3-B</w:t>
            </w:r>
          </w:p>
        </w:tc>
        <w:tc>
          <w:tcPr>
            <w:tcW w:w="1217" w:type="dxa"/>
            <w:noWrap w:val="0"/>
            <w:vAlign w:val="top"/>
          </w:tcPr>
          <w:p w14:paraId="5DA43A50">
            <w:pPr>
              <w:jc w:val="center"/>
              <w:rPr>
                <w:rFonts w:hint="default" w:ascii="Times New Roman" w:hAnsi="Times New Roman"/>
                <w:sz w:val="21"/>
                <w:szCs w:val="21"/>
                <w:vertAlign w:val="baseline"/>
                <w:lang w:val="en-US" w:eastAsia="zh-CN"/>
              </w:rPr>
            </w:pPr>
            <w:r>
              <w:rPr>
                <w:rFonts w:hint="eastAsia" w:ascii="Times New Roman" w:hAnsi="Times New Roman"/>
                <w:sz w:val="21"/>
                <w:szCs w:val="21"/>
                <w:vertAlign w:val="baseline"/>
                <w:lang w:val="en-US" w:eastAsia="zh-CN"/>
              </w:rPr>
              <w:t>GND</w:t>
            </w:r>
          </w:p>
        </w:tc>
        <w:tc>
          <w:tcPr>
            <w:tcW w:w="1217" w:type="dxa"/>
            <w:noWrap w:val="0"/>
            <w:vAlign w:val="top"/>
          </w:tcPr>
          <w:p w14:paraId="365976D0">
            <w:pPr>
              <w:jc w:val="center"/>
              <w:rPr>
                <w:rFonts w:hint="eastAsia" w:ascii="Times New Roman" w:hAnsi="Times New Roman"/>
                <w:sz w:val="21"/>
                <w:szCs w:val="21"/>
                <w:vertAlign w:val="baseline"/>
                <w:lang w:val="en-US" w:eastAsia="zh-CN"/>
              </w:rPr>
            </w:pPr>
            <w:r>
              <w:rPr>
                <w:rFonts w:hint="eastAsia" w:ascii="Times New Roman" w:hAnsi="Times New Roman"/>
                <w:sz w:val="21"/>
                <w:szCs w:val="21"/>
                <w:vertAlign w:val="baseline"/>
                <w:lang w:val="en-US" w:eastAsia="zh-CN"/>
              </w:rPr>
              <w:t>ttyS9-A</w:t>
            </w:r>
          </w:p>
        </w:tc>
        <w:tc>
          <w:tcPr>
            <w:tcW w:w="1217" w:type="dxa"/>
            <w:noWrap w:val="0"/>
            <w:vAlign w:val="top"/>
          </w:tcPr>
          <w:p w14:paraId="043F6CBE">
            <w:pPr>
              <w:jc w:val="center"/>
              <w:rPr>
                <w:rFonts w:hint="default" w:ascii="Times New Roman" w:hAnsi="Times New Roman" w:eastAsia="宋体"/>
                <w:sz w:val="21"/>
                <w:szCs w:val="21"/>
                <w:vertAlign w:val="baseline"/>
                <w:lang w:val="en-US" w:eastAsia="zh-CN"/>
              </w:rPr>
            </w:pPr>
            <w:r>
              <w:rPr>
                <w:rFonts w:hint="eastAsia" w:ascii="Times New Roman" w:hAnsi="Times New Roman"/>
                <w:sz w:val="21"/>
                <w:szCs w:val="21"/>
                <w:vertAlign w:val="baseline"/>
                <w:lang w:val="en-US" w:eastAsia="zh-CN"/>
              </w:rPr>
              <w:t>ttyS9-B</w:t>
            </w:r>
          </w:p>
        </w:tc>
        <w:tc>
          <w:tcPr>
            <w:tcW w:w="1220" w:type="dxa"/>
            <w:noWrap w:val="0"/>
            <w:vAlign w:val="top"/>
          </w:tcPr>
          <w:p w14:paraId="799BCB93">
            <w:pPr>
              <w:jc w:val="center"/>
              <w:rPr>
                <w:rFonts w:hint="default" w:ascii="Times New Roman" w:hAnsi="Times New Roman"/>
                <w:sz w:val="21"/>
                <w:szCs w:val="21"/>
                <w:vertAlign w:val="baseline"/>
                <w:lang w:val="en-US" w:eastAsia="zh-CN"/>
              </w:rPr>
            </w:pPr>
            <w:r>
              <w:rPr>
                <w:rFonts w:hint="eastAsia" w:ascii="Times New Roman" w:hAnsi="Times New Roman"/>
                <w:sz w:val="21"/>
                <w:szCs w:val="21"/>
                <w:vertAlign w:val="baseline"/>
                <w:lang w:val="en-US" w:eastAsia="zh-CN"/>
              </w:rPr>
              <w:t>GND</w:t>
            </w:r>
          </w:p>
        </w:tc>
      </w:tr>
    </w:tbl>
    <w:p w14:paraId="3535EC16">
      <w:pPr>
        <w:pStyle w:val="12"/>
        <w:ind w:left="0" w:leftChars="0" w:firstLine="0" w:firstLineChars="0"/>
        <w:outlineLvl w:val="9"/>
        <w:rPr>
          <w:rFonts w:hint="eastAsia" w:ascii="Times New Roman" w:hAnsi="Times New Roman" w:eastAsiaTheme="minorEastAsia"/>
          <w:b w:val="0"/>
          <w:bCs w:val="0"/>
          <w:sz w:val="24"/>
          <w:szCs w:val="24"/>
          <w:lang w:val="en-US" w:eastAsia="zh-CN"/>
        </w:rPr>
      </w:pPr>
    </w:p>
    <w:p w14:paraId="1AC6840C">
      <w:pPr>
        <w:pStyle w:val="12"/>
        <w:ind w:left="0" w:leftChars="0" w:firstLine="0" w:firstLineChars="0"/>
        <w:outlineLvl w:val="2"/>
        <w:rPr>
          <w:rFonts w:hint="default" w:ascii="Times New Roman" w:hAnsi="Times New Roman"/>
          <w:vertAlign w:val="baseline"/>
          <w:lang w:val="en-US" w:eastAsia="zh-CN"/>
        </w:rPr>
      </w:pPr>
      <w:bookmarkStart w:id="62" w:name="_Toc23857"/>
      <w:bookmarkStart w:id="63" w:name="_Toc7679"/>
      <w:bookmarkStart w:id="64" w:name="_Toc18835"/>
      <w:bookmarkStart w:id="65" w:name="_Toc28802"/>
      <w:r>
        <w:rPr>
          <w:rFonts w:hint="eastAsia" w:ascii="Times New Roman" w:hAnsi="Times New Roman"/>
          <w:b/>
          <w:bCs/>
          <w:sz w:val="28"/>
          <w:szCs w:val="28"/>
          <w:lang w:val="en-US" w:eastAsia="zh-CN"/>
        </w:rPr>
        <w:t>2.3.2 DI模块</w:t>
      </w:r>
      <w:bookmarkEnd w:id="62"/>
      <w:bookmarkEnd w:id="63"/>
      <w:bookmarkEnd w:id="64"/>
      <w:bookmarkEnd w:id="65"/>
    </w:p>
    <w:p w14:paraId="4509222F">
      <w:pPr>
        <w:jc w:val="left"/>
        <w:rPr>
          <w:ins w:id="2864" w:author="L" w:date="2026-05-20T14:36:38Z"/>
          <w:rFonts w:hint="default" w:ascii="Times New Roman" w:hAnsi="Times New Roman"/>
          <w:sz w:val="24"/>
          <w:vertAlign w:val="baseline"/>
          <w:lang w:val="en-US" w:eastAsia="zh-CN"/>
        </w:rPr>
      </w:pPr>
      <w:ins w:id="2865" w:author="L" w:date="2026-05-20T14:36:38Z">
        <w:r>
          <w:rPr>
            <w:rFonts w:hint="default" w:ascii="Times New Roman" w:hAnsi="Times New Roman"/>
            <w:sz w:val="24"/>
            <w:vertAlign w:val="baseline"/>
            <w:lang w:val="en-US" w:eastAsia="zh-CN"/>
          </w:rPr>
          <w:t>注意</w:t>
        </w:r>
      </w:ins>
      <w:ins w:id="2866" w:author="L" w:date="2026-05-20T14:36:38Z">
        <w:r>
          <w:rPr>
            <w:rFonts w:hint="eastAsia" w:ascii="Times New Roman" w:hAnsi="Times New Roman"/>
            <w:sz w:val="24"/>
            <w:vertAlign w:val="baseline"/>
            <w:lang w:val="en-US" w:eastAsia="zh-CN"/>
          </w:rPr>
          <w:t>：DI模块默认供电24V</w:t>
        </w:r>
      </w:ins>
    </w:p>
    <w:tbl>
      <w:tblPr>
        <w:tblStyle w:val="1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89"/>
        <w:gridCol w:w="833"/>
        <w:gridCol w:w="823"/>
        <w:gridCol w:w="833"/>
        <w:gridCol w:w="833"/>
        <w:gridCol w:w="833"/>
        <w:gridCol w:w="833"/>
        <w:gridCol w:w="834"/>
        <w:gridCol w:w="896"/>
        <w:gridCol w:w="715"/>
      </w:tblGrid>
      <w:tr w14:paraId="5D7EF7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ins w:id="2867" w:author="LKY" w:date="2026-05-22T20:57:44Z"/>
        </w:trPr>
        <w:tc>
          <w:tcPr>
            <w:tcW w:w="5000" w:type="pct"/>
            <w:gridSpan w:val="10"/>
            <w:tcBorders>
              <w:top w:val="single" w:color="auto" w:sz="4" w:space="0"/>
            </w:tcBorders>
            <w:noWrap w:val="0"/>
            <w:vAlign w:val="top"/>
          </w:tcPr>
          <w:p w14:paraId="59777541">
            <w:pPr>
              <w:jc w:val="center"/>
              <w:rPr>
                <w:ins w:id="2868" w:author="LKY" w:date="2026-05-22T20:57:44Z"/>
                <w:rFonts w:hint="default" w:ascii="Times New Roman" w:hAnsi="Times New Roman"/>
                <w:vertAlign w:val="baseline"/>
                <w:lang w:val="en-US" w:eastAsia="zh-CN"/>
              </w:rPr>
            </w:pPr>
            <w:ins w:id="2869" w:author="LKY" w:date="2026-05-22T20:57:44Z">
              <w:r>
                <w:rPr>
                  <w:rFonts w:hint="eastAsia" w:ascii="Times New Roman" w:hAnsi="Times New Roman"/>
                  <w:vertAlign w:val="baseline"/>
                  <w:lang w:val="en-US" w:eastAsia="zh-CN"/>
                </w:rPr>
                <w:t>N1161/N1162/N1163模块</w:t>
              </w:r>
            </w:ins>
          </w:p>
        </w:tc>
      </w:tr>
      <w:tr w14:paraId="64713F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ins w:id="2870" w:author="LKY" w:date="2026-05-22T20:57:44Z"/>
        </w:trPr>
        <w:tc>
          <w:tcPr>
            <w:tcW w:w="639" w:type="pct"/>
            <w:tcBorders>
              <w:top w:val="single" w:color="auto" w:sz="4" w:space="0"/>
            </w:tcBorders>
            <w:noWrap w:val="0"/>
            <w:vAlign w:val="top"/>
          </w:tcPr>
          <w:p w14:paraId="3F4E4084">
            <w:pPr>
              <w:jc w:val="center"/>
              <w:rPr>
                <w:ins w:id="2871" w:author="LKY" w:date="2026-05-22T20:57:44Z"/>
                <w:rFonts w:hint="default" w:ascii="Times New Roman" w:hAnsi="Times New Roman"/>
                <w:vertAlign w:val="baseline"/>
                <w:lang w:val="en-US" w:eastAsia="zh-CN"/>
              </w:rPr>
            </w:pPr>
            <w:ins w:id="2872" w:author="LKY" w:date="2026-05-22T20:57:44Z">
              <w:r>
                <w:rPr>
                  <w:rFonts w:hint="eastAsia" w:ascii="Times New Roman" w:hAnsi="Times New Roman"/>
                  <w:vertAlign w:val="baseline"/>
                  <w:lang w:val="en-US" w:eastAsia="zh-CN"/>
                </w:rPr>
                <w:t>端口号</w:t>
              </w:r>
            </w:ins>
          </w:p>
        </w:tc>
        <w:tc>
          <w:tcPr>
            <w:tcW w:w="489" w:type="pct"/>
            <w:tcBorders>
              <w:top w:val="single" w:color="auto" w:sz="4" w:space="0"/>
            </w:tcBorders>
            <w:noWrap w:val="0"/>
            <w:vAlign w:val="top"/>
          </w:tcPr>
          <w:p w14:paraId="5F9DC1E2">
            <w:pPr>
              <w:jc w:val="center"/>
              <w:rPr>
                <w:ins w:id="2873" w:author="LKY" w:date="2026-05-22T20:57:44Z"/>
                <w:rFonts w:hint="default" w:ascii="Times New Roman" w:hAnsi="Times New Roman" w:eastAsiaTheme="minorEastAsia" w:cstheme="minorBidi"/>
                <w:kern w:val="2"/>
                <w:sz w:val="21"/>
                <w:szCs w:val="24"/>
                <w:vertAlign w:val="baseline"/>
                <w:lang w:val="en-US" w:eastAsia="zh-CN" w:bidi="ar-SA"/>
              </w:rPr>
            </w:pPr>
            <w:ins w:id="2874" w:author="LKY" w:date="2026-05-22T20:57:44Z">
              <w:r>
                <w:rPr>
                  <w:rFonts w:hint="eastAsia" w:ascii="Times New Roman" w:hAnsi="Times New Roman"/>
                  <w:vertAlign w:val="baseline"/>
                  <w:lang w:val="en-US" w:eastAsia="zh-CN"/>
                </w:rPr>
                <w:t>B1</w:t>
              </w:r>
            </w:ins>
          </w:p>
        </w:tc>
        <w:tc>
          <w:tcPr>
            <w:tcW w:w="483" w:type="pct"/>
            <w:tcBorders>
              <w:top w:val="single" w:color="auto" w:sz="4" w:space="0"/>
            </w:tcBorders>
            <w:noWrap w:val="0"/>
            <w:vAlign w:val="top"/>
          </w:tcPr>
          <w:p w14:paraId="25227053">
            <w:pPr>
              <w:jc w:val="center"/>
              <w:rPr>
                <w:ins w:id="2875" w:author="LKY" w:date="2026-05-22T20:57:44Z"/>
                <w:rFonts w:hint="default" w:ascii="Times New Roman" w:hAnsi="Times New Roman" w:eastAsiaTheme="minorEastAsia" w:cstheme="minorBidi"/>
                <w:kern w:val="2"/>
                <w:sz w:val="21"/>
                <w:szCs w:val="24"/>
                <w:vertAlign w:val="baseline"/>
                <w:lang w:val="en-US" w:eastAsia="zh-CN" w:bidi="ar-SA"/>
              </w:rPr>
            </w:pPr>
            <w:ins w:id="2876" w:author="LKY" w:date="2026-05-22T20:57:44Z">
              <w:r>
                <w:rPr>
                  <w:rFonts w:hint="eastAsia" w:ascii="Times New Roman" w:hAnsi="Times New Roman" w:cstheme="minorBidi"/>
                  <w:kern w:val="2"/>
                  <w:sz w:val="21"/>
                  <w:szCs w:val="24"/>
                  <w:vertAlign w:val="baseline"/>
                  <w:lang w:val="en-US" w:eastAsia="zh-CN" w:bidi="ar-SA"/>
                </w:rPr>
                <w:t>B2</w:t>
              </w:r>
            </w:ins>
          </w:p>
        </w:tc>
        <w:tc>
          <w:tcPr>
            <w:tcW w:w="489" w:type="pct"/>
            <w:tcBorders>
              <w:top w:val="single" w:color="auto" w:sz="4" w:space="0"/>
            </w:tcBorders>
            <w:noWrap w:val="0"/>
            <w:vAlign w:val="top"/>
          </w:tcPr>
          <w:p w14:paraId="177F6E51">
            <w:pPr>
              <w:jc w:val="center"/>
              <w:rPr>
                <w:ins w:id="2877" w:author="LKY" w:date="2026-05-22T20:57:44Z"/>
                <w:rFonts w:hint="default" w:ascii="Times New Roman" w:hAnsi="Times New Roman" w:eastAsiaTheme="minorEastAsia" w:cstheme="minorBidi"/>
                <w:kern w:val="2"/>
                <w:sz w:val="21"/>
                <w:szCs w:val="24"/>
                <w:vertAlign w:val="baseline"/>
                <w:lang w:val="en-US" w:eastAsia="zh-CN" w:bidi="ar-SA"/>
              </w:rPr>
            </w:pPr>
            <w:ins w:id="2878" w:author="LKY" w:date="2026-05-22T20:57:44Z">
              <w:r>
                <w:rPr>
                  <w:rFonts w:hint="eastAsia" w:ascii="Times New Roman" w:hAnsi="Times New Roman"/>
                  <w:sz w:val="21"/>
                  <w:vertAlign w:val="baseline"/>
                  <w:lang w:val="en-US" w:eastAsia="zh-CN" w:bidi="ar-SA"/>
                </w:rPr>
                <w:t>B3</w:t>
              </w:r>
            </w:ins>
          </w:p>
        </w:tc>
        <w:tc>
          <w:tcPr>
            <w:tcW w:w="489" w:type="pct"/>
            <w:tcBorders>
              <w:top w:val="single" w:color="auto" w:sz="4" w:space="0"/>
            </w:tcBorders>
            <w:noWrap w:val="0"/>
            <w:vAlign w:val="top"/>
          </w:tcPr>
          <w:p w14:paraId="65628AF4">
            <w:pPr>
              <w:jc w:val="center"/>
              <w:rPr>
                <w:ins w:id="2879" w:author="LKY" w:date="2026-05-22T20:57:44Z"/>
                <w:rFonts w:hint="default" w:ascii="Times New Roman" w:hAnsi="Times New Roman" w:eastAsiaTheme="minorEastAsia" w:cstheme="minorBidi"/>
                <w:kern w:val="2"/>
                <w:sz w:val="21"/>
                <w:szCs w:val="24"/>
                <w:vertAlign w:val="baseline"/>
                <w:lang w:val="en-US" w:eastAsia="zh-CN" w:bidi="ar-SA"/>
              </w:rPr>
            </w:pPr>
            <w:ins w:id="2880" w:author="LKY" w:date="2026-05-22T20:57:44Z">
              <w:r>
                <w:rPr>
                  <w:rFonts w:hint="eastAsia" w:ascii="Times New Roman" w:hAnsi="Times New Roman" w:cstheme="minorBidi"/>
                  <w:kern w:val="2"/>
                  <w:sz w:val="21"/>
                  <w:szCs w:val="24"/>
                  <w:vertAlign w:val="baseline"/>
                  <w:lang w:val="en-US" w:eastAsia="zh-CN" w:bidi="ar-SA"/>
                </w:rPr>
                <w:t>B4</w:t>
              </w:r>
            </w:ins>
          </w:p>
        </w:tc>
        <w:tc>
          <w:tcPr>
            <w:tcW w:w="489" w:type="pct"/>
            <w:tcBorders>
              <w:top w:val="single" w:color="auto" w:sz="4" w:space="0"/>
            </w:tcBorders>
            <w:noWrap w:val="0"/>
            <w:vAlign w:val="top"/>
          </w:tcPr>
          <w:p w14:paraId="57C91210">
            <w:pPr>
              <w:jc w:val="center"/>
              <w:rPr>
                <w:ins w:id="2881" w:author="LKY" w:date="2026-05-22T20:57:44Z"/>
                <w:rFonts w:hint="default" w:ascii="Times New Roman" w:hAnsi="Times New Roman" w:eastAsiaTheme="minorEastAsia" w:cstheme="minorBidi"/>
                <w:kern w:val="2"/>
                <w:sz w:val="21"/>
                <w:szCs w:val="24"/>
                <w:vertAlign w:val="baseline"/>
                <w:lang w:val="en-US" w:eastAsia="zh-CN" w:bidi="ar-SA"/>
              </w:rPr>
            </w:pPr>
            <w:ins w:id="2882" w:author="LKY" w:date="2026-05-22T20:57:44Z">
              <w:r>
                <w:rPr>
                  <w:rFonts w:hint="eastAsia" w:ascii="Times New Roman" w:hAnsi="Times New Roman"/>
                  <w:vertAlign w:val="baseline"/>
                  <w:lang w:val="en-US" w:eastAsia="zh-CN"/>
                </w:rPr>
                <w:t>B5</w:t>
              </w:r>
            </w:ins>
          </w:p>
        </w:tc>
        <w:tc>
          <w:tcPr>
            <w:tcW w:w="489" w:type="pct"/>
            <w:tcBorders>
              <w:top w:val="single" w:color="auto" w:sz="4" w:space="0"/>
            </w:tcBorders>
            <w:noWrap w:val="0"/>
            <w:vAlign w:val="top"/>
          </w:tcPr>
          <w:p w14:paraId="396E782E">
            <w:pPr>
              <w:jc w:val="center"/>
              <w:rPr>
                <w:ins w:id="2883" w:author="LKY" w:date="2026-05-22T20:57:44Z"/>
                <w:rFonts w:hint="default" w:ascii="Times New Roman" w:hAnsi="Times New Roman" w:eastAsiaTheme="minorEastAsia" w:cstheme="minorBidi"/>
                <w:kern w:val="2"/>
                <w:sz w:val="21"/>
                <w:szCs w:val="24"/>
                <w:vertAlign w:val="baseline"/>
                <w:lang w:val="en-US" w:eastAsia="zh-CN" w:bidi="ar-SA"/>
              </w:rPr>
            </w:pPr>
            <w:ins w:id="2884" w:author="LKY" w:date="2026-05-22T20:57:44Z">
              <w:r>
                <w:rPr>
                  <w:rFonts w:hint="eastAsia" w:ascii="Times New Roman" w:hAnsi="Times New Roman" w:cstheme="minorBidi"/>
                  <w:kern w:val="2"/>
                  <w:sz w:val="21"/>
                  <w:szCs w:val="24"/>
                  <w:vertAlign w:val="baseline"/>
                  <w:lang w:val="en-US" w:eastAsia="zh-CN" w:bidi="ar-SA"/>
                </w:rPr>
                <w:t>B6</w:t>
              </w:r>
            </w:ins>
          </w:p>
        </w:tc>
        <w:tc>
          <w:tcPr>
            <w:tcW w:w="489" w:type="pct"/>
            <w:tcBorders>
              <w:top w:val="single" w:color="auto" w:sz="4" w:space="0"/>
            </w:tcBorders>
            <w:noWrap w:val="0"/>
            <w:vAlign w:val="top"/>
          </w:tcPr>
          <w:p w14:paraId="14E4DD22">
            <w:pPr>
              <w:jc w:val="center"/>
              <w:rPr>
                <w:ins w:id="2885" w:author="LKY" w:date="2026-05-22T20:57:44Z"/>
                <w:rFonts w:hint="default" w:ascii="Times New Roman" w:hAnsi="Times New Roman"/>
                <w:vertAlign w:val="baseline"/>
                <w:lang w:val="en-US" w:eastAsia="zh-CN"/>
              </w:rPr>
            </w:pPr>
            <w:ins w:id="2886" w:author="LKY" w:date="2026-05-22T20:57:44Z">
              <w:r>
                <w:rPr>
                  <w:rFonts w:hint="eastAsia" w:ascii="Times New Roman" w:hAnsi="Times New Roman"/>
                  <w:vertAlign w:val="baseline"/>
                  <w:lang w:val="en-US" w:eastAsia="zh-CN"/>
                </w:rPr>
                <w:t>B7</w:t>
              </w:r>
            </w:ins>
          </w:p>
        </w:tc>
        <w:tc>
          <w:tcPr>
            <w:tcW w:w="525" w:type="pct"/>
            <w:tcBorders>
              <w:top w:val="single" w:color="auto" w:sz="4" w:space="0"/>
            </w:tcBorders>
            <w:noWrap w:val="0"/>
            <w:vAlign w:val="top"/>
          </w:tcPr>
          <w:p w14:paraId="32EB34DC">
            <w:pPr>
              <w:jc w:val="center"/>
              <w:rPr>
                <w:ins w:id="2887" w:author="LKY" w:date="2026-05-22T20:57:44Z"/>
                <w:rFonts w:hint="default" w:ascii="Times New Roman" w:hAnsi="Times New Roman"/>
                <w:vertAlign w:val="baseline"/>
                <w:lang w:val="en-US" w:eastAsia="zh-CN"/>
              </w:rPr>
            </w:pPr>
            <w:ins w:id="2888" w:author="LKY" w:date="2026-05-22T20:57:44Z">
              <w:r>
                <w:rPr>
                  <w:rFonts w:hint="eastAsia" w:ascii="Times New Roman" w:hAnsi="Times New Roman"/>
                  <w:vertAlign w:val="baseline"/>
                  <w:lang w:val="en-US" w:eastAsia="zh-CN"/>
                </w:rPr>
                <w:t>B8</w:t>
              </w:r>
            </w:ins>
          </w:p>
        </w:tc>
        <w:tc>
          <w:tcPr>
            <w:tcW w:w="412" w:type="pct"/>
            <w:tcBorders>
              <w:top w:val="single" w:color="auto" w:sz="4" w:space="0"/>
            </w:tcBorders>
            <w:noWrap w:val="0"/>
            <w:vAlign w:val="top"/>
          </w:tcPr>
          <w:p w14:paraId="4366FA26">
            <w:pPr>
              <w:jc w:val="center"/>
              <w:rPr>
                <w:ins w:id="2889" w:author="LKY" w:date="2026-05-22T20:57:44Z"/>
                <w:rFonts w:hint="default" w:ascii="Times New Roman" w:hAnsi="Times New Roman"/>
                <w:vertAlign w:val="baseline"/>
                <w:lang w:val="en-US" w:eastAsia="zh-CN"/>
              </w:rPr>
            </w:pPr>
            <w:ins w:id="2890" w:author="LKY" w:date="2026-05-22T20:57:44Z">
              <w:r>
                <w:rPr>
                  <w:rFonts w:hint="eastAsia" w:ascii="Times New Roman" w:hAnsi="Times New Roman"/>
                  <w:vertAlign w:val="baseline"/>
                  <w:lang w:val="en-US" w:eastAsia="zh-CN"/>
                </w:rPr>
                <w:t>B9</w:t>
              </w:r>
            </w:ins>
          </w:p>
        </w:tc>
      </w:tr>
      <w:tr w14:paraId="6411B1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ins w:id="2891" w:author="LKY" w:date="2026-05-22T20:57:44Z"/>
        </w:trPr>
        <w:tc>
          <w:tcPr>
            <w:tcW w:w="639" w:type="pct"/>
            <w:noWrap w:val="0"/>
            <w:vAlign w:val="top"/>
          </w:tcPr>
          <w:p w14:paraId="5A22634F">
            <w:pPr>
              <w:jc w:val="center"/>
              <w:rPr>
                <w:ins w:id="2892" w:author="LKY" w:date="2026-05-22T20:57:44Z"/>
                <w:rFonts w:hint="default" w:ascii="Times New Roman" w:hAnsi="Times New Roman"/>
                <w:vertAlign w:val="baseline"/>
                <w:lang w:val="en-US" w:eastAsia="zh-CN"/>
              </w:rPr>
            </w:pPr>
            <w:ins w:id="2893" w:author="LKY" w:date="2026-05-22T20:57:44Z">
              <w:r>
                <w:rPr>
                  <w:rFonts w:hint="eastAsia" w:ascii="Times New Roman" w:hAnsi="Times New Roman"/>
                  <w:vertAlign w:val="baseline"/>
                  <w:lang w:val="en-US" w:eastAsia="zh-CN"/>
                </w:rPr>
                <w:t>名称</w:t>
              </w:r>
            </w:ins>
          </w:p>
        </w:tc>
        <w:tc>
          <w:tcPr>
            <w:tcW w:w="489" w:type="pct"/>
            <w:noWrap w:val="0"/>
            <w:vAlign w:val="top"/>
          </w:tcPr>
          <w:p w14:paraId="0CDD25A7">
            <w:pPr>
              <w:jc w:val="center"/>
              <w:rPr>
                <w:ins w:id="2894" w:author="LKY" w:date="2026-05-22T20:57:44Z"/>
                <w:rFonts w:hint="default" w:ascii="Times New Roman" w:hAnsi="Times New Roman"/>
                <w:vertAlign w:val="baseline"/>
                <w:lang w:val="en-US" w:eastAsia="zh-CN"/>
              </w:rPr>
            </w:pPr>
            <w:ins w:id="2895" w:author="LKY" w:date="2026-05-22T20:57:44Z">
              <w:r>
                <w:rPr>
                  <w:rFonts w:hint="eastAsia" w:ascii="Times New Roman" w:hAnsi="Times New Roman"/>
                  <w:vertAlign w:val="baseline"/>
                  <w:lang w:val="en-US" w:eastAsia="zh-CN"/>
                </w:rPr>
                <w:t>DI2</w:t>
              </w:r>
            </w:ins>
          </w:p>
        </w:tc>
        <w:tc>
          <w:tcPr>
            <w:tcW w:w="483" w:type="pct"/>
            <w:noWrap w:val="0"/>
            <w:vAlign w:val="top"/>
          </w:tcPr>
          <w:p w14:paraId="6E9269F3">
            <w:pPr>
              <w:jc w:val="center"/>
              <w:rPr>
                <w:ins w:id="2896" w:author="LKY" w:date="2026-05-22T20:57:44Z"/>
                <w:rFonts w:hint="default" w:ascii="Times New Roman" w:hAnsi="Times New Roman"/>
                <w:vertAlign w:val="baseline"/>
                <w:lang w:val="en-US" w:eastAsia="zh-CN"/>
              </w:rPr>
            </w:pPr>
            <w:ins w:id="2897" w:author="LKY" w:date="2026-05-22T20:57:44Z">
              <w:r>
                <w:rPr>
                  <w:rFonts w:hint="eastAsia" w:ascii="Times New Roman" w:hAnsi="Times New Roman"/>
                  <w:vertAlign w:val="baseline"/>
                  <w:lang w:val="en-US" w:eastAsia="zh-CN"/>
                </w:rPr>
                <w:t>DI4</w:t>
              </w:r>
            </w:ins>
          </w:p>
        </w:tc>
        <w:tc>
          <w:tcPr>
            <w:tcW w:w="489" w:type="pct"/>
            <w:noWrap w:val="0"/>
            <w:vAlign w:val="top"/>
          </w:tcPr>
          <w:p w14:paraId="7C5B65FC">
            <w:pPr>
              <w:jc w:val="center"/>
              <w:rPr>
                <w:ins w:id="2898" w:author="LKY" w:date="2026-05-22T20:57:44Z"/>
                <w:rFonts w:hint="default" w:ascii="Times New Roman" w:hAnsi="Times New Roman" w:eastAsiaTheme="minorEastAsia" w:cstheme="minorBidi"/>
                <w:kern w:val="2"/>
                <w:sz w:val="21"/>
                <w:szCs w:val="24"/>
                <w:vertAlign w:val="baseline"/>
                <w:lang w:val="en-US" w:eastAsia="zh-CN" w:bidi="ar-SA"/>
              </w:rPr>
            </w:pPr>
            <w:ins w:id="2899" w:author="LKY" w:date="2026-05-22T20:57:44Z">
              <w:r>
                <w:rPr>
                  <w:rFonts w:hint="eastAsia" w:ascii="Times New Roman" w:hAnsi="Times New Roman"/>
                  <w:vertAlign w:val="baseline"/>
                  <w:lang w:val="en-US" w:eastAsia="zh-CN"/>
                </w:rPr>
                <w:t>DI6</w:t>
              </w:r>
            </w:ins>
          </w:p>
        </w:tc>
        <w:tc>
          <w:tcPr>
            <w:tcW w:w="489" w:type="pct"/>
            <w:noWrap w:val="0"/>
            <w:vAlign w:val="top"/>
          </w:tcPr>
          <w:p w14:paraId="1286BB26">
            <w:pPr>
              <w:jc w:val="center"/>
              <w:rPr>
                <w:ins w:id="2900" w:author="LKY" w:date="2026-05-22T20:57:44Z"/>
                <w:rFonts w:hint="default" w:ascii="Times New Roman" w:hAnsi="Times New Roman" w:eastAsiaTheme="minorEastAsia" w:cstheme="minorBidi"/>
                <w:kern w:val="2"/>
                <w:sz w:val="21"/>
                <w:szCs w:val="24"/>
                <w:vertAlign w:val="baseline"/>
                <w:lang w:val="en-US" w:eastAsia="zh-CN" w:bidi="ar-SA"/>
              </w:rPr>
            </w:pPr>
            <w:ins w:id="2901" w:author="LKY" w:date="2026-05-22T20:57:44Z">
              <w:r>
                <w:rPr>
                  <w:rFonts w:hint="eastAsia" w:ascii="Times New Roman" w:hAnsi="Times New Roman"/>
                  <w:vertAlign w:val="baseline"/>
                  <w:lang w:val="en-US" w:eastAsia="zh-CN"/>
                </w:rPr>
                <w:t>DI8</w:t>
              </w:r>
            </w:ins>
          </w:p>
        </w:tc>
        <w:tc>
          <w:tcPr>
            <w:tcW w:w="489" w:type="pct"/>
            <w:noWrap w:val="0"/>
            <w:vAlign w:val="top"/>
          </w:tcPr>
          <w:p w14:paraId="1690E1FA">
            <w:pPr>
              <w:jc w:val="center"/>
              <w:rPr>
                <w:ins w:id="2902" w:author="LKY" w:date="2026-05-22T20:57:44Z"/>
                <w:rFonts w:hint="default" w:ascii="Times New Roman" w:hAnsi="Times New Roman"/>
                <w:vertAlign w:val="baseline"/>
                <w:lang w:val="en-US" w:eastAsia="zh-CN"/>
              </w:rPr>
            </w:pPr>
            <w:ins w:id="2903" w:author="LKY" w:date="2026-05-22T20:57:44Z">
              <w:r>
                <w:rPr>
                  <w:rFonts w:hint="eastAsia" w:ascii="Times New Roman" w:hAnsi="Times New Roman"/>
                  <w:vertAlign w:val="baseline"/>
                  <w:lang w:val="en-US" w:eastAsia="zh-CN"/>
                </w:rPr>
                <w:t>DI10</w:t>
              </w:r>
            </w:ins>
          </w:p>
        </w:tc>
        <w:tc>
          <w:tcPr>
            <w:tcW w:w="489" w:type="pct"/>
            <w:noWrap w:val="0"/>
            <w:vAlign w:val="top"/>
          </w:tcPr>
          <w:p w14:paraId="129C3F00">
            <w:pPr>
              <w:jc w:val="center"/>
              <w:rPr>
                <w:ins w:id="2904" w:author="LKY" w:date="2026-05-22T20:57:44Z"/>
                <w:rFonts w:hint="default" w:ascii="Times New Roman" w:hAnsi="Times New Roman"/>
                <w:vertAlign w:val="baseline"/>
                <w:lang w:val="en-US" w:eastAsia="zh-CN"/>
              </w:rPr>
            </w:pPr>
            <w:ins w:id="2905" w:author="LKY" w:date="2026-05-22T20:57:44Z">
              <w:r>
                <w:rPr>
                  <w:rFonts w:hint="eastAsia" w:ascii="Times New Roman" w:hAnsi="Times New Roman"/>
                  <w:vertAlign w:val="baseline"/>
                  <w:lang w:val="en-US" w:eastAsia="zh-CN"/>
                </w:rPr>
                <w:t>DI12</w:t>
              </w:r>
            </w:ins>
          </w:p>
        </w:tc>
        <w:tc>
          <w:tcPr>
            <w:tcW w:w="489" w:type="pct"/>
            <w:noWrap w:val="0"/>
            <w:vAlign w:val="top"/>
          </w:tcPr>
          <w:p w14:paraId="44B14C88">
            <w:pPr>
              <w:jc w:val="center"/>
              <w:rPr>
                <w:ins w:id="2906" w:author="LKY" w:date="2026-05-22T20:57:44Z"/>
                <w:rFonts w:hint="default" w:ascii="Times New Roman" w:hAnsi="Times New Roman"/>
                <w:vertAlign w:val="baseline"/>
                <w:lang w:val="en-US" w:eastAsia="zh-CN"/>
              </w:rPr>
            </w:pPr>
            <w:ins w:id="2907" w:author="LKY" w:date="2026-05-22T20:57:44Z">
              <w:r>
                <w:rPr>
                  <w:rFonts w:hint="eastAsia" w:ascii="Times New Roman" w:hAnsi="Times New Roman"/>
                  <w:vertAlign w:val="baseline"/>
                  <w:lang w:val="en-US" w:eastAsia="zh-CN"/>
                </w:rPr>
                <w:t>DI14</w:t>
              </w:r>
            </w:ins>
          </w:p>
        </w:tc>
        <w:tc>
          <w:tcPr>
            <w:tcW w:w="525" w:type="pct"/>
            <w:noWrap w:val="0"/>
            <w:vAlign w:val="top"/>
          </w:tcPr>
          <w:p w14:paraId="71441D3C">
            <w:pPr>
              <w:jc w:val="center"/>
              <w:rPr>
                <w:ins w:id="2908" w:author="LKY" w:date="2026-05-22T20:57:44Z"/>
                <w:rFonts w:hint="default" w:ascii="Times New Roman" w:hAnsi="Times New Roman"/>
                <w:vertAlign w:val="baseline"/>
                <w:lang w:val="en-US" w:eastAsia="zh-CN"/>
              </w:rPr>
            </w:pPr>
            <w:ins w:id="2909" w:author="LKY" w:date="2026-05-22T20:57:44Z">
              <w:r>
                <w:rPr>
                  <w:rFonts w:hint="eastAsia" w:ascii="Times New Roman" w:hAnsi="Times New Roman"/>
                  <w:vertAlign w:val="baseline"/>
                  <w:lang w:val="en-US" w:eastAsia="zh-CN"/>
                </w:rPr>
                <w:t>DI16</w:t>
              </w:r>
            </w:ins>
          </w:p>
        </w:tc>
        <w:tc>
          <w:tcPr>
            <w:tcW w:w="412" w:type="pct"/>
            <w:noWrap w:val="0"/>
            <w:vAlign w:val="top"/>
          </w:tcPr>
          <w:p w14:paraId="1A3C33B0">
            <w:pPr>
              <w:jc w:val="center"/>
              <w:rPr>
                <w:ins w:id="2910" w:author="LKY" w:date="2026-05-22T20:57:44Z"/>
                <w:rFonts w:hint="default" w:ascii="Times New Roman" w:hAnsi="Times New Roman"/>
                <w:vertAlign w:val="baseline"/>
                <w:lang w:val="en-US" w:eastAsia="zh-CN"/>
              </w:rPr>
            </w:pPr>
            <w:ins w:id="2911" w:author="LKY" w:date="2026-05-22T20:57:44Z">
              <w:r>
                <w:rPr>
                  <w:rFonts w:hint="eastAsia" w:ascii="Times New Roman" w:hAnsi="Times New Roman"/>
                  <w:vertAlign w:val="baseline"/>
                  <w:lang w:val="en-US" w:eastAsia="zh-CN"/>
                </w:rPr>
                <w:t>PE</w:t>
              </w:r>
            </w:ins>
          </w:p>
        </w:tc>
      </w:tr>
      <w:tr w14:paraId="4F642C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ins w:id="2912" w:author="LKY" w:date="2026-05-22T20:57:44Z"/>
        </w:trPr>
        <w:tc>
          <w:tcPr>
            <w:tcW w:w="639" w:type="pct"/>
            <w:noWrap w:val="0"/>
            <w:vAlign w:val="top"/>
          </w:tcPr>
          <w:p w14:paraId="3FDA32B8">
            <w:pPr>
              <w:jc w:val="center"/>
              <w:rPr>
                <w:ins w:id="2913" w:author="LKY" w:date="2026-05-22T20:57:44Z"/>
                <w:rFonts w:hint="default" w:ascii="Times New Roman" w:hAnsi="Times New Roman"/>
                <w:vertAlign w:val="baseline"/>
                <w:lang w:val="en-US" w:eastAsia="zh-CN"/>
              </w:rPr>
            </w:pPr>
            <w:ins w:id="2914" w:author="LKY" w:date="2026-05-22T20:57:44Z">
              <w:r>
                <w:rPr>
                  <w:rFonts w:hint="eastAsia" w:ascii="Times New Roman" w:hAnsi="Times New Roman"/>
                  <w:vertAlign w:val="baseline"/>
                  <w:lang w:val="en-US" w:eastAsia="zh-CN"/>
                </w:rPr>
                <w:t>端口号</w:t>
              </w:r>
            </w:ins>
          </w:p>
        </w:tc>
        <w:tc>
          <w:tcPr>
            <w:tcW w:w="489" w:type="pct"/>
            <w:noWrap w:val="0"/>
            <w:vAlign w:val="top"/>
          </w:tcPr>
          <w:p w14:paraId="18365C0C">
            <w:pPr>
              <w:jc w:val="center"/>
              <w:rPr>
                <w:ins w:id="2915" w:author="LKY" w:date="2026-05-22T20:57:44Z"/>
                <w:rFonts w:hint="default" w:ascii="Times New Roman" w:hAnsi="Times New Roman"/>
                <w:vertAlign w:val="baseline"/>
                <w:lang w:val="en-US" w:eastAsia="zh-CN"/>
              </w:rPr>
            </w:pPr>
            <w:ins w:id="2916" w:author="LKY" w:date="2026-05-22T20:57:44Z">
              <w:r>
                <w:rPr>
                  <w:rFonts w:hint="eastAsia" w:ascii="Times New Roman" w:hAnsi="Times New Roman"/>
                  <w:vertAlign w:val="baseline"/>
                  <w:lang w:val="en-US" w:eastAsia="zh-CN"/>
                </w:rPr>
                <w:t>A1</w:t>
              </w:r>
            </w:ins>
          </w:p>
        </w:tc>
        <w:tc>
          <w:tcPr>
            <w:tcW w:w="483" w:type="pct"/>
            <w:noWrap w:val="0"/>
            <w:vAlign w:val="top"/>
          </w:tcPr>
          <w:p w14:paraId="6A9E0B25">
            <w:pPr>
              <w:jc w:val="center"/>
              <w:rPr>
                <w:ins w:id="2917" w:author="LKY" w:date="2026-05-22T20:57:44Z"/>
                <w:rFonts w:hint="default" w:ascii="Times New Roman" w:hAnsi="Times New Roman"/>
                <w:vertAlign w:val="baseline"/>
                <w:lang w:val="en-US" w:eastAsia="zh-CN"/>
              </w:rPr>
            </w:pPr>
            <w:ins w:id="2918" w:author="LKY" w:date="2026-05-22T20:57:44Z">
              <w:r>
                <w:rPr>
                  <w:rFonts w:hint="eastAsia" w:ascii="Times New Roman" w:hAnsi="Times New Roman"/>
                  <w:vertAlign w:val="baseline"/>
                  <w:lang w:val="en-US" w:eastAsia="zh-CN"/>
                </w:rPr>
                <w:t>A2</w:t>
              </w:r>
            </w:ins>
          </w:p>
        </w:tc>
        <w:tc>
          <w:tcPr>
            <w:tcW w:w="489" w:type="pct"/>
            <w:noWrap w:val="0"/>
            <w:vAlign w:val="top"/>
          </w:tcPr>
          <w:p w14:paraId="115AF11E">
            <w:pPr>
              <w:jc w:val="center"/>
              <w:rPr>
                <w:ins w:id="2919" w:author="LKY" w:date="2026-05-22T20:57:44Z"/>
                <w:rFonts w:hint="default" w:ascii="Times New Roman" w:hAnsi="Times New Roman"/>
                <w:vertAlign w:val="baseline"/>
                <w:lang w:val="en-US" w:eastAsia="zh-CN"/>
              </w:rPr>
            </w:pPr>
            <w:ins w:id="2920" w:author="LKY" w:date="2026-05-22T20:57:44Z">
              <w:r>
                <w:rPr>
                  <w:rFonts w:hint="eastAsia" w:ascii="Times New Roman" w:hAnsi="Times New Roman"/>
                  <w:vertAlign w:val="baseline"/>
                  <w:lang w:val="en-US" w:eastAsia="zh-CN"/>
                </w:rPr>
                <w:t>A3</w:t>
              </w:r>
            </w:ins>
          </w:p>
        </w:tc>
        <w:tc>
          <w:tcPr>
            <w:tcW w:w="489" w:type="pct"/>
            <w:noWrap w:val="0"/>
            <w:vAlign w:val="top"/>
          </w:tcPr>
          <w:p w14:paraId="1D521873">
            <w:pPr>
              <w:jc w:val="center"/>
              <w:rPr>
                <w:ins w:id="2921" w:author="LKY" w:date="2026-05-22T20:57:44Z"/>
                <w:rFonts w:hint="default" w:ascii="Times New Roman" w:hAnsi="Times New Roman"/>
                <w:vertAlign w:val="baseline"/>
                <w:lang w:val="en-US" w:eastAsia="zh-CN"/>
              </w:rPr>
            </w:pPr>
            <w:ins w:id="2922" w:author="LKY" w:date="2026-05-22T20:57:44Z">
              <w:r>
                <w:rPr>
                  <w:rFonts w:hint="eastAsia" w:ascii="Times New Roman" w:hAnsi="Times New Roman"/>
                  <w:vertAlign w:val="baseline"/>
                  <w:lang w:val="en-US" w:eastAsia="zh-CN"/>
                </w:rPr>
                <w:t>A4</w:t>
              </w:r>
            </w:ins>
          </w:p>
        </w:tc>
        <w:tc>
          <w:tcPr>
            <w:tcW w:w="489" w:type="pct"/>
            <w:noWrap w:val="0"/>
            <w:vAlign w:val="top"/>
          </w:tcPr>
          <w:p w14:paraId="6E64CD29">
            <w:pPr>
              <w:jc w:val="center"/>
              <w:rPr>
                <w:ins w:id="2923" w:author="LKY" w:date="2026-05-22T20:57:44Z"/>
                <w:rFonts w:hint="default" w:ascii="Times New Roman" w:hAnsi="Times New Roman"/>
                <w:vertAlign w:val="baseline"/>
                <w:lang w:val="en-US" w:eastAsia="zh-CN"/>
              </w:rPr>
            </w:pPr>
            <w:ins w:id="2924" w:author="LKY" w:date="2026-05-22T20:57:44Z">
              <w:r>
                <w:rPr>
                  <w:rFonts w:hint="eastAsia" w:ascii="Times New Roman" w:hAnsi="Times New Roman"/>
                  <w:vertAlign w:val="baseline"/>
                  <w:lang w:val="en-US" w:eastAsia="zh-CN"/>
                </w:rPr>
                <w:t>A5</w:t>
              </w:r>
            </w:ins>
          </w:p>
        </w:tc>
        <w:tc>
          <w:tcPr>
            <w:tcW w:w="489" w:type="pct"/>
            <w:noWrap w:val="0"/>
            <w:vAlign w:val="top"/>
          </w:tcPr>
          <w:p w14:paraId="71683DA5">
            <w:pPr>
              <w:jc w:val="center"/>
              <w:rPr>
                <w:ins w:id="2925" w:author="LKY" w:date="2026-05-22T20:57:44Z"/>
                <w:rFonts w:hint="default" w:ascii="Times New Roman" w:hAnsi="Times New Roman"/>
                <w:vertAlign w:val="baseline"/>
                <w:lang w:val="en-US" w:eastAsia="zh-CN"/>
              </w:rPr>
            </w:pPr>
            <w:ins w:id="2926" w:author="LKY" w:date="2026-05-22T20:57:44Z">
              <w:r>
                <w:rPr>
                  <w:rFonts w:hint="eastAsia" w:ascii="Times New Roman" w:hAnsi="Times New Roman"/>
                  <w:vertAlign w:val="baseline"/>
                  <w:lang w:val="en-US" w:eastAsia="zh-CN"/>
                </w:rPr>
                <w:t>A6</w:t>
              </w:r>
            </w:ins>
          </w:p>
        </w:tc>
        <w:tc>
          <w:tcPr>
            <w:tcW w:w="489" w:type="pct"/>
            <w:noWrap w:val="0"/>
            <w:vAlign w:val="top"/>
          </w:tcPr>
          <w:p w14:paraId="3608ECFF">
            <w:pPr>
              <w:jc w:val="center"/>
              <w:rPr>
                <w:ins w:id="2927" w:author="LKY" w:date="2026-05-22T20:57:44Z"/>
                <w:rFonts w:hint="default" w:ascii="Times New Roman" w:hAnsi="Times New Roman"/>
                <w:vertAlign w:val="baseline"/>
                <w:lang w:val="en-US" w:eastAsia="zh-CN"/>
              </w:rPr>
            </w:pPr>
            <w:ins w:id="2928" w:author="LKY" w:date="2026-05-22T20:57:44Z">
              <w:r>
                <w:rPr>
                  <w:rFonts w:hint="eastAsia" w:ascii="Times New Roman" w:hAnsi="Times New Roman"/>
                  <w:vertAlign w:val="baseline"/>
                  <w:lang w:val="en-US" w:eastAsia="zh-CN"/>
                </w:rPr>
                <w:t>A7</w:t>
              </w:r>
            </w:ins>
          </w:p>
        </w:tc>
        <w:tc>
          <w:tcPr>
            <w:tcW w:w="525" w:type="pct"/>
            <w:noWrap w:val="0"/>
            <w:vAlign w:val="top"/>
          </w:tcPr>
          <w:p w14:paraId="387B7869">
            <w:pPr>
              <w:jc w:val="center"/>
              <w:rPr>
                <w:ins w:id="2929" w:author="LKY" w:date="2026-05-22T20:57:44Z"/>
                <w:rFonts w:hint="default" w:ascii="Times New Roman" w:hAnsi="Times New Roman"/>
                <w:vertAlign w:val="baseline"/>
                <w:lang w:val="en-US" w:eastAsia="zh-CN"/>
              </w:rPr>
            </w:pPr>
            <w:ins w:id="2930" w:author="LKY" w:date="2026-05-22T20:57:44Z">
              <w:r>
                <w:rPr>
                  <w:rFonts w:hint="eastAsia" w:ascii="Times New Roman" w:hAnsi="Times New Roman"/>
                  <w:vertAlign w:val="baseline"/>
                  <w:lang w:val="en-US" w:eastAsia="zh-CN"/>
                </w:rPr>
                <w:t>A8</w:t>
              </w:r>
            </w:ins>
          </w:p>
        </w:tc>
        <w:tc>
          <w:tcPr>
            <w:tcW w:w="412" w:type="pct"/>
            <w:noWrap w:val="0"/>
            <w:vAlign w:val="top"/>
          </w:tcPr>
          <w:p w14:paraId="687B334D">
            <w:pPr>
              <w:jc w:val="center"/>
              <w:rPr>
                <w:ins w:id="2931" w:author="LKY" w:date="2026-05-22T20:57:44Z"/>
                <w:rFonts w:hint="default" w:ascii="Times New Roman" w:hAnsi="Times New Roman"/>
                <w:vertAlign w:val="baseline"/>
                <w:lang w:val="en-US" w:eastAsia="zh-CN"/>
              </w:rPr>
            </w:pPr>
            <w:ins w:id="2932" w:author="LKY" w:date="2026-05-22T20:57:44Z">
              <w:r>
                <w:rPr>
                  <w:rFonts w:hint="eastAsia" w:ascii="Times New Roman" w:hAnsi="Times New Roman"/>
                  <w:vertAlign w:val="baseline"/>
                  <w:lang w:val="en-US" w:eastAsia="zh-CN"/>
                </w:rPr>
                <w:t>A9</w:t>
              </w:r>
            </w:ins>
          </w:p>
        </w:tc>
      </w:tr>
      <w:tr w14:paraId="0A29E3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ins w:id="2933" w:author="LKY" w:date="2026-05-22T20:57:44Z"/>
        </w:trPr>
        <w:tc>
          <w:tcPr>
            <w:tcW w:w="639" w:type="pct"/>
            <w:noWrap w:val="0"/>
            <w:vAlign w:val="top"/>
          </w:tcPr>
          <w:p w14:paraId="634FDDBF">
            <w:pPr>
              <w:jc w:val="center"/>
              <w:rPr>
                <w:ins w:id="2934" w:author="LKY" w:date="2026-05-22T20:57:44Z"/>
                <w:rFonts w:hint="default" w:ascii="Times New Roman" w:hAnsi="Times New Roman"/>
                <w:vertAlign w:val="baseline"/>
                <w:lang w:val="en-US" w:eastAsia="zh-CN"/>
              </w:rPr>
            </w:pPr>
            <w:ins w:id="2935" w:author="LKY" w:date="2026-05-22T20:57:44Z">
              <w:r>
                <w:rPr>
                  <w:rFonts w:hint="eastAsia" w:ascii="Times New Roman" w:hAnsi="Times New Roman"/>
                  <w:vertAlign w:val="baseline"/>
                  <w:lang w:val="en-US" w:eastAsia="zh-CN"/>
                </w:rPr>
                <w:t>名称</w:t>
              </w:r>
            </w:ins>
          </w:p>
        </w:tc>
        <w:tc>
          <w:tcPr>
            <w:tcW w:w="489" w:type="pct"/>
            <w:noWrap w:val="0"/>
            <w:vAlign w:val="top"/>
          </w:tcPr>
          <w:p w14:paraId="4020C2F3">
            <w:pPr>
              <w:jc w:val="center"/>
              <w:rPr>
                <w:ins w:id="2936" w:author="LKY" w:date="2026-05-22T20:57:44Z"/>
                <w:rFonts w:hint="default" w:ascii="Times New Roman" w:hAnsi="Times New Roman"/>
                <w:vertAlign w:val="baseline"/>
                <w:lang w:val="en-US" w:eastAsia="zh-CN"/>
              </w:rPr>
            </w:pPr>
            <w:ins w:id="2937" w:author="LKY" w:date="2026-05-22T20:57:44Z">
              <w:r>
                <w:rPr>
                  <w:rFonts w:hint="eastAsia" w:ascii="Times New Roman" w:hAnsi="Times New Roman"/>
                  <w:vertAlign w:val="baseline"/>
                  <w:lang w:val="en-US" w:eastAsia="zh-CN"/>
                </w:rPr>
                <w:t>DI1</w:t>
              </w:r>
            </w:ins>
          </w:p>
        </w:tc>
        <w:tc>
          <w:tcPr>
            <w:tcW w:w="483" w:type="pct"/>
            <w:noWrap w:val="0"/>
            <w:vAlign w:val="top"/>
          </w:tcPr>
          <w:p w14:paraId="0C05B036">
            <w:pPr>
              <w:jc w:val="center"/>
              <w:rPr>
                <w:ins w:id="2938" w:author="LKY" w:date="2026-05-22T20:57:44Z"/>
                <w:rFonts w:hint="default" w:ascii="Times New Roman" w:hAnsi="Times New Roman"/>
                <w:vertAlign w:val="baseline"/>
                <w:lang w:val="en-US" w:eastAsia="zh-CN"/>
              </w:rPr>
            </w:pPr>
            <w:ins w:id="2939" w:author="LKY" w:date="2026-05-22T20:57:44Z">
              <w:r>
                <w:rPr>
                  <w:rFonts w:hint="eastAsia" w:ascii="Times New Roman" w:hAnsi="Times New Roman"/>
                  <w:vertAlign w:val="baseline"/>
                  <w:lang w:val="en-US" w:eastAsia="zh-CN"/>
                </w:rPr>
                <w:t>DI3</w:t>
              </w:r>
            </w:ins>
          </w:p>
        </w:tc>
        <w:tc>
          <w:tcPr>
            <w:tcW w:w="489" w:type="pct"/>
            <w:noWrap w:val="0"/>
            <w:vAlign w:val="top"/>
          </w:tcPr>
          <w:p w14:paraId="51ED30E9">
            <w:pPr>
              <w:jc w:val="center"/>
              <w:rPr>
                <w:ins w:id="2940" w:author="LKY" w:date="2026-05-22T20:57:44Z"/>
                <w:rFonts w:hint="default" w:ascii="Times New Roman" w:hAnsi="Times New Roman"/>
                <w:vertAlign w:val="baseline"/>
                <w:lang w:val="en-US" w:eastAsia="zh-CN"/>
              </w:rPr>
            </w:pPr>
            <w:ins w:id="2941" w:author="LKY" w:date="2026-05-22T20:57:44Z">
              <w:r>
                <w:rPr>
                  <w:rFonts w:hint="eastAsia" w:ascii="Times New Roman" w:hAnsi="Times New Roman"/>
                  <w:vertAlign w:val="baseline"/>
                  <w:lang w:val="en-US" w:eastAsia="zh-CN"/>
                </w:rPr>
                <w:t>DI5</w:t>
              </w:r>
            </w:ins>
          </w:p>
        </w:tc>
        <w:tc>
          <w:tcPr>
            <w:tcW w:w="489" w:type="pct"/>
            <w:noWrap w:val="0"/>
            <w:vAlign w:val="top"/>
          </w:tcPr>
          <w:p w14:paraId="590B1D82">
            <w:pPr>
              <w:jc w:val="center"/>
              <w:rPr>
                <w:ins w:id="2942" w:author="LKY" w:date="2026-05-22T20:57:44Z"/>
                <w:rFonts w:hint="default" w:ascii="Times New Roman" w:hAnsi="Times New Roman"/>
                <w:vertAlign w:val="baseline"/>
                <w:lang w:val="en-US" w:eastAsia="zh-CN"/>
              </w:rPr>
            </w:pPr>
            <w:ins w:id="2943" w:author="LKY" w:date="2026-05-22T20:57:44Z">
              <w:r>
                <w:rPr>
                  <w:rFonts w:hint="eastAsia" w:ascii="Times New Roman" w:hAnsi="Times New Roman"/>
                  <w:vertAlign w:val="baseline"/>
                  <w:lang w:val="en-US" w:eastAsia="zh-CN"/>
                </w:rPr>
                <w:t>DI7</w:t>
              </w:r>
            </w:ins>
          </w:p>
        </w:tc>
        <w:tc>
          <w:tcPr>
            <w:tcW w:w="489" w:type="pct"/>
            <w:noWrap w:val="0"/>
            <w:vAlign w:val="top"/>
          </w:tcPr>
          <w:p w14:paraId="22EEDF54">
            <w:pPr>
              <w:jc w:val="center"/>
              <w:rPr>
                <w:ins w:id="2944" w:author="LKY" w:date="2026-05-22T20:57:44Z"/>
                <w:rFonts w:hint="default" w:ascii="Times New Roman" w:hAnsi="Times New Roman"/>
                <w:vertAlign w:val="baseline"/>
                <w:lang w:val="en-US" w:eastAsia="zh-CN"/>
              </w:rPr>
            </w:pPr>
            <w:ins w:id="2945" w:author="LKY" w:date="2026-05-22T20:57:44Z">
              <w:r>
                <w:rPr>
                  <w:rFonts w:hint="eastAsia" w:ascii="Times New Roman" w:hAnsi="Times New Roman"/>
                  <w:vertAlign w:val="baseline"/>
                  <w:lang w:val="en-US" w:eastAsia="zh-CN"/>
                </w:rPr>
                <w:t>DI9</w:t>
              </w:r>
            </w:ins>
          </w:p>
        </w:tc>
        <w:tc>
          <w:tcPr>
            <w:tcW w:w="489" w:type="pct"/>
            <w:noWrap w:val="0"/>
            <w:vAlign w:val="top"/>
          </w:tcPr>
          <w:p w14:paraId="5773CA70">
            <w:pPr>
              <w:jc w:val="center"/>
              <w:rPr>
                <w:ins w:id="2946" w:author="LKY" w:date="2026-05-22T20:57:44Z"/>
                <w:rFonts w:hint="default" w:ascii="Times New Roman" w:hAnsi="Times New Roman"/>
                <w:vertAlign w:val="baseline"/>
                <w:lang w:val="en-US" w:eastAsia="zh-CN"/>
              </w:rPr>
            </w:pPr>
            <w:ins w:id="2947" w:author="LKY" w:date="2026-05-22T20:57:44Z">
              <w:r>
                <w:rPr>
                  <w:rFonts w:hint="eastAsia" w:ascii="Times New Roman" w:hAnsi="Times New Roman"/>
                  <w:vertAlign w:val="baseline"/>
                  <w:lang w:val="en-US" w:eastAsia="zh-CN"/>
                </w:rPr>
                <w:t>DI11</w:t>
              </w:r>
            </w:ins>
          </w:p>
        </w:tc>
        <w:tc>
          <w:tcPr>
            <w:tcW w:w="489" w:type="pct"/>
            <w:noWrap w:val="0"/>
            <w:vAlign w:val="top"/>
          </w:tcPr>
          <w:p w14:paraId="3D017ABC">
            <w:pPr>
              <w:jc w:val="center"/>
              <w:rPr>
                <w:ins w:id="2948" w:author="LKY" w:date="2026-05-22T20:57:44Z"/>
                <w:rFonts w:hint="default" w:ascii="Times New Roman" w:hAnsi="Times New Roman"/>
                <w:vertAlign w:val="baseline"/>
                <w:lang w:val="en-US" w:eastAsia="zh-CN"/>
              </w:rPr>
            </w:pPr>
            <w:ins w:id="2949" w:author="LKY" w:date="2026-05-22T20:57:44Z">
              <w:r>
                <w:rPr>
                  <w:rFonts w:hint="eastAsia" w:ascii="Times New Roman" w:hAnsi="Times New Roman"/>
                  <w:vertAlign w:val="baseline"/>
                  <w:lang w:val="en-US" w:eastAsia="zh-CN"/>
                </w:rPr>
                <w:t>DI13</w:t>
              </w:r>
            </w:ins>
          </w:p>
        </w:tc>
        <w:tc>
          <w:tcPr>
            <w:tcW w:w="525" w:type="pct"/>
            <w:noWrap w:val="0"/>
            <w:vAlign w:val="top"/>
          </w:tcPr>
          <w:p w14:paraId="47732252">
            <w:pPr>
              <w:jc w:val="center"/>
              <w:rPr>
                <w:ins w:id="2950" w:author="LKY" w:date="2026-05-22T20:57:44Z"/>
                <w:rFonts w:hint="default" w:ascii="Times New Roman" w:hAnsi="Times New Roman"/>
                <w:vertAlign w:val="baseline"/>
                <w:lang w:val="en-US" w:eastAsia="zh-CN"/>
              </w:rPr>
            </w:pPr>
            <w:ins w:id="2951" w:author="LKY" w:date="2026-05-22T20:57:44Z">
              <w:r>
                <w:rPr>
                  <w:rFonts w:hint="eastAsia" w:ascii="Times New Roman" w:hAnsi="Times New Roman"/>
                  <w:vertAlign w:val="baseline"/>
                  <w:lang w:val="en-US" w:eastAsia="zh-CN"/>
                </w:rPr>
                <w:t>DI15</w:t>
              </w:r>
            </w:ins>
          </w:p>
        </w:tc>
        <w:tc>
          <w:tcPr>
            <w:tcW w:w="412" w:type="pct"/>
            <w:noWrap w:val="0"/>
            <w:vAlign w:val="top"/>
          </w:tcPr>
          <w:p w14:paraId="2A6AEC55">
            <w:pPr>
              <w:jc w:val="center"/>
              <w:rPr>
                <w:ins w:id="2952" w:author="LKY" w:date="2026-05-22T20:57:44Z"/>
                <w:rFonts w:hint="default" w:ascii="Times New Roman" w:hAnsi="Times New Roman"/>
                <w:vertAlign w:val="baseline"/>
                <w:lang w:val="en-US" w:eastAsia="zh-CN"/>
              </w:rPr>
            </w:pPr>
            <w:ins w:id="2953" w:author="LKY" w:date="2026-05-22T20:57:44Z">
              <w:r>
                <w:rPr>
                  <w:rFonts w:hint="eastAsia" w:ascii="Times New Roman" w:hAnsi="Times New Roman"/>
                  <w:vertAlign w:val="baseline"/>
                  <w:lang w:val="en-US" w:eastAsia="zh-CN"/>
                </w:rPr>
                <w:t>COM</w:t>
              </w:r>
            </w:ins>
          </w:p>
        </w:tc>
      </w:tr>
    </w:tbl>
    <w:p w14:paraId="5F210663">
      <w:pPr>
        <w:rPr>
          <w:ins w:id="2954" w:author="LKY" w:date="2026-05-22T20:57:44Z"/>
          <w:rFonts w:hint="default" w:asciiTheme="minorHAnsi" w:hAnsiTheme="minorHAnsi"/>
          <w:b w:val="0"/>
          <w:bCs w:val="0"/>
          <w:sz w:val="21"/>
          <w:szCs w:val="24"/>
          <w:lang w:val="en-US" w:eastAsia="zh-CN"/>
        </w:rPr>
      </w:pPr>
    </w:p>
    <w:tbl>
      <w:tblPr>
        <w:tblStyle w:val="1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85"/>
        <w:gridCol w:w="831"/>
        <w:gridCol w:w="822"/>
        <w:gridCol w:w="832"/>
        <w:gridCol w:w="832"/>
        <w:gridCol w:w="832"/>
        <w:gridCol w:w="832"/>
        <w:gridCol w:w="832"/>
        <w:gridCol w:w="895"/>
        <w:gridCol w:w="729"/>
      </w:tblGrid>
      <w:tr w14:paraId="226D5D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ins w:id="2955" w:author="LKY" w:date="2026-05-22T20:57:44Z"/>
        </w:trPr>
        <w:tc>
          <w:tcPr>
            <w:tcW w:w="5000" w:type="pct"/>
            <w:gridSpan w:val="10"/>
            <w:tcBorders>
              <w:top w:val="single" w:color="auto" w:sz="4" w:space="0"/>
            </w:tcBorders>
            <w:noWrap w:val="0"/>
            <w:vAlign w:val="top"/>
          </w:tcPr>
          <w:p w14:paraId="76119C05">
            <w:pPr>
              <w:jc w:val="center"/>
              <w:rPr>
                <w:ins w:id="2956" w:author="LKY" w:date="2026-05-22T20:57:44Z"/>
                <w:rFonts w:hint="eastAsia" w:ascii="Times New Roman" w:hAnsi="Times New Roman"/>
                <w:vertAlign w:val="baseline"/>
                <w:lang w:val="en-US" w:eastAsia="zh-CN"/>
              </w:rPr>
            </w:pPr>
            <w:ins w:id="2957" w:author="LKY" w:date="2026-05-22T20:57:44Z">
              <w:r>
                <w:rPr>
                  <w:rFonts w:hint="eastAsia" w:ascii="Times New Roman" w:hAnsi="Times New Roman"/>
                  <w:vertAlign w:val="baseline"/>
                  <w:lang w:val="en-US" w:eastAsia="zh-CN"/>
                </w:rPr>
                <w:t>N1321/N1322/N1323模块</w:t>
              </w:r>
            </w:ins>
          </w:p>
        </w:tc>
      </w:tr>
      <w:tr w14:paraId="7A616A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ins w:id="2958" w:author="LKY" w:date="2026-05-22T20:57:44Z"/>
        </w:trPr>
        <w:tc>
          <w:tcPr>
            <w:tcW w:w="637" w:type="pct"/>
            <w:tcBorders>
              <w:top w:val="single" w:color="auto" w:sz="4" w:space="0"/>
            </w:tcBorders>
            <w:noWrap w:val="0"/>
            <w:vAlign w:val="top"/>
          </w:tcPr>
          <w:p w14:paraId="566DE4F8">
            <w:pPr>
              <w:jc w:val="center"/>
              <w:rPr>
                <w:ins w:id="2959" w:author="LKY" w:date="2026-05-22T20:57:44Z"/>
                <w:rFonts w:hint="default" w:ascii="Times New Roman" w:hAnsi="Times New Roman"/>
                <w:vertAlign w:val="baseline"/>
                <w:lang w:val="en-US" w:eastAsia="zh-CN"/>
              </w:rPr>
            </w:pPr>
            <w:ins w:id="2960" w:author="LKY" w:date="2026-05-22T20:57:44Z">
              <w:r>
                <w:rPr>
                  <w:rFonts w:hint="eastAsia" w:ascii="Times New Roman" w:hAnsi="Times New Roman"/>
                  <w:vertAlign w:val="baseline"/>
                  <w:lang w:val="en-US" w:eastAsia="zh-CN"/>
                </w:rPr>
                <w:t>端口号</w:t>
              </w:r>
            </w:ins>
          </w:p>
        </w:tc>
        <w:tc>
          <w:tcPr>
            <w:tcW w:w="488" w:type="pct"/>
            <w:tcBorders>
              <w:top w:val="single" w:color="auto" w:sz="4" w:space="0"/>
            </w:tcBorders>
            <w:noWrap w:val="0"/>
            <w:vAlign w:val="top"/>
          </w:tcPr>
          <w:p w14:paraId="1766B281">
            <w:pPr>
              <w:jc w:val="center"/>
              <w:rPr>
                <w:ins w:id="2961" w:author="LKY" w:date="2026-05-22T20:57:44Z"/>
                <w:rFonts w:hint="default" w:ascii="Times New Roman" w:hAnsi="Times New Roman" w:eastAsiaTheme="minorEastAsia" w:cstheme="minorBidi"/>
                <w:kern w:val="2"/>
                <w:sz w:val="21"/>
                <w:szCs w:val="24"/>
                <w:vertAlign w:val="baseline"/>
                <w:lang w:val="en-US" w:eastAsia="zh-CN" w:bidi="ar-SA"/>
              </w:rPr>
            </w:pPr>
            <w:ins w:id="2962" w:author="LKY" w:date="2026-05-22T20:57:44Z">
              <w:r>
                <w:rPr>
                  <w:rFonts w:hint="eastAsia" w:ascii="Times New Roman" w:hAnsi="Times New Roman" w:cstheme="minorBidi"/>
                  <w:kern w:val="2"/>
                  <w:sz w:val="21"/>
                  <w:szCs w:val="24"/>
                  <w:vertAlign w:val="baseline"/>
                  <w:lang w:val="en-US" w:eastAsia="zh-CN" w:bidi="ar-SA"/>
                </w:rPr>
                <w:t>B1</w:t>
              </w:r>
            </w:ins>
          </w:p>
        </w:tc>
        <w:tc>
          <w:tcPr>
            <w:tcW w:w="482" w:type="pct"/>
            <w:tcBorders>
              <w:top w:val="single" w:color="auto" w:sz="4" w:space="0"/>
            </w:tcBorders>
            <w:noWrap w:val="0"/>
            <w:vAlign w:val="top"/>
          </w:tcPr>
          <w:p w14:paraId="7A3C8AF3">
            <w:pPr>
              <w:jc w:val="center"/>
              <w:rPr>
                <w:ins w:id="2963" w:author="LKY" w:date="2026-05-22T20:57:44Z"/>
                <w:rFonts w:hint="default" w:ascii="Times New Roman" w:hAnsi="Times New Roman" w:eastAsiaTheme="minorEastAsia" w:cstheme="minorBidi"/>
                <w:kern w:val="2"/>
                <w:sz w:val="21"/>
                <w:szCs w:val="24"/>
                <w:vertAlign w:val="baseline"/>
                <w:lang w:val="en-US" w:eastAsia="zh-CN" w:bidi="ar-SA"/>
              </w:rPr>
            </w:pPr>
            <w:ins w:id="2964" w:author="LKY" w:date="2026-05-22T20:57:44Z">
              <w:r>
                <w:rPr>
                  <w:rFonts w:hint="eastAsia" w:ascii="Times New Roman" w:hAnsi="Times New Roman" w:cstheme="minorBidi"/>
                  <w:kern w:val="2"/>
                  <w:sz w:val="21"/>
                  <w:szCs w:val="24"/>
                  <w:vertAlign w:val="baseline"/>
                  <w:lang w:val="en-US" w:eastAsia="zh-CN" w:bidi="ar-SA"/>
                </w:rPr>
                <w:t>B2</w:t>
              </w:r>
            </w:ins>
          </w:p>
        </w:tc>
        <w:tc>
          <w:tcPr>
            <w:tcW w:w="488" w:type="pct"/>
            <w:tcBorders>
              <w:top w:val="single" w:color="auto" w:sz="4" w:space="0"/>
            </w:tcBorders>
            <w:noWrap w:val="0"/>
            <w:vAlign w:val="top"/>
          </w:tcPr>
          <w:p w14:paraId="7D380EE6">
            <w:pPr>
              <w:jc w:val="center"/>
              <w:rPr>
                <w:ins w:id="2965" w:author="LKY" w:date="2026-05-22T20:57:44Z"/>
                <w:rFonts w:hint="default" w:ascii="Times New Roman" w:hAnsi="Times New Roman" w:eastAsiaTheme="minorEastAsia" w:cstheme="minorBidi"/>
                <w:kern w:val="2"/>
                <w:sz w:val="21"/>
                <w:szCs w:val="24"/>
                <w:vertAlign w:val="baseline"/>
                <w:lang w:val="en-US" w:eastAsia="zh-CN" w:bidi="ar-SA"/>
              </w:rPr>
            </w:pPr>
            <w:ins w:id="2966" w:author="LKY" w:date="2026-05-22T20:57:44Z">
              <w:r>
                <w:rPr>
                  <w:rFonts w:hint="eastAsia" w:ascii="Times New Roman" w:hAnsi="Times New Roman" w:cstheme="minorBidi"/>
                  <w:kern w:val="2"/>
                  <w:sz w:val="21"/>
                  <w:szCs w:val="24"/>
                  <w:vertAlign w:val="baseline"/>
                  <w:lang w:val="en-US" w:eastAsia="zh-CN" w:bidi="ar-SA"/>
                </w:rPr>
                <w:t>B3</w:t>
              </w:r>
            </w:ins>
          </w:p>
        </w:tc>
        <w:tc>
          <w:tcPr>
            <w:tcW w:w="488" w:type="pct"/>
            <w:tcBorders>
              <w:top w:val="single" w:color="auto" w:sz="4" w:space="0"/>
            </w:tcBorders>
            <w:noWrap w:val="0"/>
            <w:vAlign w:val="top"/>
          </w:tcPr>
          <w:p w14:paraId="454EB940">
            <w:pPr>
              <w:jc w:val="center"/>
              <w:rPr>
                <w:ins w:id="2967" w:author="LKY" w:date="2026-05-22T20:57:44Z"/>
                <w:rFonts w:hint="default" w:ascii="Times New Roman" w:hAnsi="Times New Roman" w:eastAsiaTheme="minorEastAsia" w:cstheme="minorBidi"/>
                <w:kern w:val="2"/>
                <w:sz w:val="21"/>
                <w:szCs w:val="24"/>
                <w:vertAlign w:val="baseline"/>
                <w:lang w:val="en-US" w:eastAsia="zh-CN" w:bidi="ar-SA"/>
              </w:rPr>
            </w:pPr>
            <w:ins w:id="2968" w:author="LKY" w:date="2026-05-22T20:57:44Z">
              <w:r>
                <w:rPr>
                  <w:rFonts w:hint="eastAsia" w:ascii="Times New Roman" w:hAnsi="Times New Roman" w:cstheme="minorBidi"/>
                  <w:kern w:val="2"/>
                  <w:sz w:val="21"/>
                  <w:szCs w:val="24"/>
                  <w:vertAlign w:val="baseline"/>
                  <w:lang w:val="en-US" w:eastAsia="zh-CN" w:bidi="ar-SA"/>
                </w:rPr>
                <w:t>B4</w:t>
              </w:r>
            </w:ins>
          </w:p>
        </w:tc>
        <w:tc>
          <w:tcPr>
            <w:tcW w:w="488" w:type="pct"/>
            <w:tcBorders>
              <w:top w:val="single" w:color="auto" w:sz="4" w:space="0"/>
            </w:tcBorders>
            <w:noWrap w:val="0"/>
            <w:vAlign w:val="top"/>
          </w:tcPr>
          <w:p w14:paraId="0D672FCD">
            <w:pPr>
              <w:jc w:val="center"/>
              <w:rPr>
                <w:ins w:id="2969" w:author="LKY" w:date="2026-05-22T20:57:44Z"/>
                <w:rFonts w:hint="default" w:ascii="Times New Roman" w:hAnsi="Times New Roman" w:eastAsiaTheme="minorEastAsia" w:cstheme="minorBidi"/>
                <w:kern w:val="2"/>
                <w:sz w:val="21"/>
                <w:szCs w:val="24"/>
                <w:vertAlign w:val="baseline"/>
                <w:lang w:val="en-US" w:eastAsia="zh-CN" w:bidi="ar-SA"/>
              </w:rPr>
            </w:pPr>
            <w:ins w:id="2970" w:author="LKY" w:date="2026-05-22T20:57:44Z">
              <w:r>
                <w:rPr>
                  <w:rFonts w:hint="eastAsia" w:ascii="Times New Roman" w:hAnsi="Times New Roman" w:cstheme="minorBidi"/>
                  <w:kern w:val="2"/>
                  <w:sz w:val="21"/>
                  <w:szCs w:val="24"/>
                  <w:vertAlign w:val="baseline"/>
                  <w:lang w:val="en-US" w:eastAsia="zh-CN" w:bidi="ar-SA"/>
                </w:rPr>
                <w:t>B5</w:t>
              </w:r>
            </w:ins>
          </w:p>
        </w:tc>
        <w:tc>
          <w:tcPr>
            <w:tcW w:w="488" w:type="pct"/>
            <w:tcBorders>
              <w:top w:val="single" w:color="auto" w:sz="4" w:space="0"/>
            </w:tcBorders>
            <w:noWrap w:val="0"/>
            <w:vAlign w:val="top"/>
          </w:tcPr>
          <w:p w14:paraId="5C8AF274">
            <w:pPr>
              <w:jc w:val="center"/>
              <w:rPr>
                <w:ins w:id="2971" w:author="LKY" w:date="2026-05-22T20:57:44Z"/>
                <w:rFonts w:hint="default" w:ascii="Times New Roman" w:hAnsi="Times New Roman" w:eastAsiaTheme="minorEastAsia" w:cstheme="minorBidi"/>
                <w:kern w:val="2"/>
                <w:sz w:val="21"/>
                <w:szCs w:val="24"/>
                <w:vertAlign w:val="baseline"/>
                <w:lang w:val="en-US" w:eastAsia="zh-CN" w:bidi="ar-SA"/>
              </w:rPr>
            </w:pPr>
            <w:ins w:id="2972" w:author="LKY" w:date="2026-05-22T20:57:44Z">
              <w:r>
                <w:rPr>
                  <w:rFonts w:hint="eastAsia" w:ascii="Times New Roman" w:hAnsi="Times New Roman" w:cstheme="minorBidi"/>
                  <w:kern w:val="2"/>
                  <w:sz w:val="21"/>
                  <w:szCs w:val="24"/>
                  <w:vertAlign w:val="baseline"/>
                  <w:lang w:val="en-US" w:eastAsia="zh-CN" w:bidi="ar-SA"/>
                </w:rPr>
                <w:t>B6</w:t>
              </w:r>
            </w:ins>
          </w:p>
        </w:tc>
        <w:tc>
          <w:tcPr>
            <w:tcW w:w="488" w:type="pct"/>
            <w:tcBorders>
              <w:top w:val="single" w:color="auto" w:sz="4" w:space="0"/>
            </w:tcBorders>
            <w:noWrap w:val="0"/>
            <w:vAlign w:val="top"/>
          </w:tcPr>
          <w:p w14:paraId="7316E652">
            <w:pPr>
              <w:jc w:val="center"/>
              <w:rPr>
                <w:ins w:id="2973" w:author="LKY" w:date="2026-05-22T20:57:44Z"/>
                <w:rFonts w:hint="default" w:ascii="Times New Roman" w:hAnsi="Times New Roman"/>
                <w:vertAlign w:val="baseline"/>
                <w:lang w:val="en-US" w:eastAsia="zh-CN"/>
              </w:rPr>
            </w:pPr>
            <w:ins w:id="2974" w:author="LKY" w:date="2026-05-22T20:57:44Z">
              <w:r>
                <w:rPr>
                  <w:rFonts w:hint="eastAsia" w:ascii="Times New Roman" w:hAnsi="Times New Roman"/>
                  <w:vertAlign w:val="baseline"/>
                  <w:lang w:val="en-US" w:eastAsia="zh-CN"/>
                </w:rPr>
                <w:t>B7</w:t>
              </w:r>
            </w:ins>
          </w:p>
        </w:tc>
        <w:tc>
          <w:tcPr>
            <w:tcW w:w="525" w:type="pct"/>
            <w:tcBorders>
              <w:top w:val="single" w:color="auto" w:sz="4" w:space="0"/>
            </w:tcBorders>
            <w:noWrap w:val="0"/>
            <w:vAlign w:val="top"/>
          </w:tcPr>
          <w:p w14:paraId="63C64671">
            <w:pPr>
              <w:jc w:val="center"/>
              <w:rPr>
                <w:ins w:id="2975" w:author="LKY" w:date="2026-05-22T20:57:44Z"/>
                <w:rFonts w:hint="default" w:ascii="Times New Roman" w:hAnsi="Times New Roman"/>
                <w:vertAlign w:val="baseline"/>
                <w:lang w:val="en-US" w:eastAsia="zh-CN"/>
              </w:rPr>
            </w:pPr>
            <w:ins w:id="2976" w:author="LKY" w:date="2026-05-22T20:57:44Z">
              <w:r>
                <w:rPr>
                  <w:rFonts w:hint="eastAsia" w:ascii="Times New Roman" w:hAnsi="Times New Roman"/>
                  <w:vertAlign w:val="baseline"/>
                  <w:lang w:val="en-US" w:eastAsia="zh-CN"/>
                </w:rPr>
                <w:t>B8</w:t>
              </w:r>
            </w:ins>
          </w:p>
        </w:tc>
        <w:tc>
          <w:tcPr>
            <w:tcW w:w="425" w:type="pct"/>
            <w:tcBorders>
              <w:top w:val="single" w:color="auto" w:sz="4" w:space="0"/>
            </w:tcBorders>
            <w:noWrap w:val="0"/>
            <w:vAlign w:val="top"/>
          </w:tcPr>
          <w:p w14:paraId="07570D9F">
            <w:pPr>
              <w:jc w:val="center"/>
              <w:rPr>
                <w:ins w:id="2977" w:author="LKY" w:date="2026-05-22T20:57:44Z"/>
                <w:rFonts w:hint="default" w:ascii="Times New Roman" w:hAnsi="Times New Roman"/>
                <w:vertAlign w:val="baseline"/>
                <w:lang w:val="en-US" w:eastAsia="zh-CN"/>
              </w:rPr>
            </w:pPr>
            <w:ins w:id="2978" w:author="LKY" w:date="2026-05-22T20:57:44Z">
              <w:r>
                <w:rPr>
                  <w:rFonts w:hint="eastAsia" w:ascii="Times New Roman" w:hAnsi="Times New Roman"/>
                  <w:vertAlign w:val="baseline"/>
                  <w:lang w:val="en-US" w:eastAsia="zh-CN"/>
                </w:rPr>
                <w:t>B9</w:t>
              </w:r>
            </w:ins>
          </w:p>
        </w:tc>
      </w:tr>
      <w:tr w14:paraId="7E042B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ins w:id="2979" w:author="LKY" w:date="2026-05-22T20:57:44Z"/>
        </w:trPr>
        <w:tc>
          <w:tcPr>
            <w:tcW w:w="637" w:type="pct"/>
            <w:noWrap w:val="0"/>
            <w:vAlign w:val="top"/>
          </w:tcPr>
          <w:p w14:paraId="3EEF22ED">
            <w:pPr>
              <w:jc w:val="center"/>
              <w:rPr>
                <w:ins w:id="2980" w:author="LKY" w:date="2026-05-22T20:57:44Z"/>
                <w:rFonts w:hint="default" w:ascii="Times New Roman" w:hAnsi="Times New Roman"/>
                <w:vertAlign w:val="baseline"/>
                <w:lang w:val="en-US" w:eastAsia="zh-CN"/>
              </w:rPr>
            </w:pPr>
            <w:ins w:id="2981" w:author="LKY" w:date="2026-05-22T20:57:44Z">
              <w:r>
                <w:rPr>
                  <w:rFonts w:hint="eastAsia" w:ascii="Times New Roman" w:hAnsi="Times New Roman"/>
                  <w:vertAlign w:val="baseline"/>
                  <w:lang w:val="en-US" w:eastAsia="zh-CN"/>
                </w:rPr>
                <w:t>名称</w:t>
              </w:r>
            </w:ins>
          </w:p>
        </w:tc>
        <w:tc>
          <w:tcPr>
            <w:tcW w:w="488" w:type="pct"/>
            <w:noWrap w:val="0"/>
            <w:vAlign w:val="top"/>
          </w:tcPr>
          <w:p w14:paraId="2318C21D">
            <w:pPr>
              <w:jc w:val="center"/>
              <w:rPr>
                <w:ins w:id="2982" w:author="LKY" w:date="2026-05-22T20:57:44Z"/>
                <w:rFonts w:hint="default" w:ascii="Times New Roman" w:hAnsi="Times New Roman"/>
                <w:vertAlign w:val="baseline"/>
                <w:lang w:val="en-US" w:eastAsia="zh-CN"/>
              </w:rPr>
            </w:pPr>
            <w:ins w:id="2983" w:author="LKY" w:date="2026-05-22T20:57:44Z">
              <w:r>
                <w:rPr>
                  <w:rFonts w:hint="eastAsia" w:ascii="Times New Roman" w:hAnsi="Times New Roman"/>
                  <w:vertAlign w:val="baseline"/>
                  <w:lang w:val="en-US" w:eastAsia="zh-CN"/>
                </w:rPr>
                <w:t>DI17</w:t>
              </w:r>
            </w:ins>
          </w:p>
        </w:tc>
        <w:tc>
          <w:tcPr>
            <w:tcW w:w="482" w:type="pct"/>
            <w:noWrap w:val="0"/>
            <w:vAlign w:val="top"/>
          </w:tcPr>
          <w:p w14:paraId="2F27614E">
            <w:pPr>
              <w:jc w:val="center"/>
              <w:rPr>
                <w:ins w:id="2984" w:author="LKY" w:date="2026-05-22T20:57:44Z"/>
                <w:rFonts w:hint="default" w:ascii="Times New Roman" w:hAnsi="Times New Roman"/>
                <w:vertAlign w:val="baseline"/>
                <w:lang w:val="en-US" w:eastAsia="zh-CN"/>
              </w:rPr>
            </w:pPr>
            <w:ins w:id="2985" w:author="LKY" w:date="2026-05-22T20:57:44Z">
              <w:r>
                <w:rPr>
                  <w:rFonts w:hint="eastAsia" w:ascii="Times New Roman" w:hAnsi="Times New Roman"/>
                  <w:vertAlign w:val="baseline"/>
                  <w:lang w:val="en-US" w:eastAsia="zh-CN"/>
                </w:rPr>
                <w:t>DI19</w:t>
              </w:r>
            </w:ins>
          </w:p>
        </w:tc>
        <w:tc>
          <w:tcPr>
            <w:tcW w:w="488" w:type="pct"/>
            <w:noWrap w:val="0"/>
            <w:vAlign w:val="top"/>
          </w:tcPr>
          <w:p w14:paraId="2C80898F">
            <w:pPr>
              <w:jc w:val="center"/>
              <w:rPr>
                <w:ins w:id="2986" w:author="LKY" w:date="2026-05-22T20:57:44Z"/>
                <w:rFonts w:hint="default" w:ascii="Times New Roman" w:hAnsi="Times New Roman" w:eastAsiaTheme="minorEastAsia" w:cstheme="minorBidi"/>
                <w:kern w:val="2"/>
                <w:sz w:val="21"/>
                <w:szCs w:val="24"/>
                <w:vertAlign w:val="baseline"/>
                <w:lang w:val="en-US" w:eastAsia="zh-CN" w:bidi="ar-SA"/>
              </w:rPr>
            </w:pPr>
            <w:ins w:id="2987" w:author="LKY" w:date="2026-05-22T20:57:44Z">
              <w:r>
                <w:rPr>
                  <w:rFonts w:hint="eastAsia" w:ascii="Times New Roman" w:hAnsi="Times New Roman" w:cstheme="minorBidi"/>
                  <w:kern w:val="2"/>
                  <w:sz w:val="21"/>
                  <w:szCs w:val="24"/>
                  <w:vertAlign w:val="baseline"/>
                  <w:lang w:val="en-US" w:eastAsia="zh-CN" w:bidi="ar-SA"/>
                </w:rPr>
                <w:t>DI21</w:t>
              </w:r>
            </w:ins>
          </w:p>
        </w:tc>
        <w:tc>
          <w:tcPr>
            <w:tcW w:w="488" w:type="pct"/>
            <w:noWrap w:val="0"/>
            <w:vAlign w:val="top"/>
          </w:tcPr>
          <w:p w14:paraId="50C83267">
            <w:pPr>
              <w:jc w:val="center"/>
              <w:rPr>
                <w:ins w:id="2988" w:author="LKY" w:date="2026-05-22T20:57:44Z"/>
                <w:rFonts w:hint="default" w:ascii="Times New Roman" w:hAnsi="Times New Roman" w:eastAsiaTheme="minorEastAsia" w:cstheme="minorBidi"/>
                <w:kern w:val="2"/>
                <w:sz w:val="21"/>
                <w:szCs w:val="24"/>
                <w:vertAlign w:val="baseline"/>
                <w:lang w:val="en-US" w:eastAsia="zh-CN" w:bidi="ar-SA"/>
              </w:rPr>
            </w:pPr>
            <w:ins w:id="2989" w:author="LKY" w:date="2026-05-22T20:57:44Z">
              <w:r>
                <w:rPr>
                  <w:rFonts w:hint="eastAsia" w:ascii="Times New Roman" w:hAnsi="Times New Roman" w:cstheme="minorBidi"/>
                  <w:kern w:val="2"/>
                  <w:sz w:val="21"/>
                  <w:szCs w:val="24"/>
                  <w:vertAlign w:val="baseline"/>
                  <w:lang w:val="en-US" w:eastAsia="zh-CN" w:bidi="ar-SA"/>
                </w:rPr>
                <w:t>DI23</w:t>
              </w:r>
            </w:ins>
          </w:p>
        </w:tc>
        <w:tc>
          <w:tcPr>
            <w:tcW w:w="488" w:type="pct"/>
            <w:noWrap w:val="0"/>
            <w:vAlign w:val="top"/>
          </w:tcPr>
          <w:p w14:paraId="210C48F2">
            <w:pPr>
              <w:jc w:val="center"/>
              <w:rPr>
                <w:ins w:id="2990" w:author="LKY" w:date="2026-05-22T20:57:44Z"/>
                <w:rFonts w:hint="default" w:ascii="Times New Roman" w:hAnsi="Times New Roman"/>
                <w:vertAlign w:val="baseline"/>
                <w:lang w:val="en-US" w:eastAsia="zh-CN"/>
              </w:rPr>
            </w:pPr>
            <w:ins w:id="2991" w:author="LKY" w:date="2026-05-22T20:57:44Z">
              <w:r>
                <w:rPr>
                  <w:rFonts w:hint="eastAsia" w:ascii="Times New Roman" w:hAnsi="Times New Roman"/>
                  <w:vertAlign w:val="baseline"/>
                  <w:lang w:val="en-US" w:eastAsia="zh-CN"/>
                </w:rPr>
                <w:t>DI25</w:t>
              </w:r>
            </w:ins>
          </w:p>
        </w:tc>
        <w:tc>
          <w:tcPr>
            <w:tcW w:w="488" w:type="pct"/>
            <w:noWrap w:val="0"/>
            <w:vAlign w:val="top"/>
          </w:tcPr>
          <w:p w14:paraId="390F3F72">
            <w:pPr>
              <w:jc w:val="center"/>
              <w:rPr>
                <w:ins w:id="2992" w:author="LKY" w:date="2026-05-22T20:57:44Z"/>
                <w:rFonts w:hint="default" w:ascii="Times New Roman" w:hAnsi="Times New Roman"/>
                <w:vertAlign w:val="baseline"/>
                <w:lang w:val="en-US" w:eastAsia="zh-CN"/>
              </w:rPr>
            </w:pPr>
            <w:ins w:id="2993" w:author="LKY" w:date="2026-05-22T20:57:44Z">
              <w:r>
                <w:rPr>
                  <w:rFonts w:hint="eastAsia" w:ascii="Times New Roman" w:hAnsi="Times New Roman"/>
                  <w:vertAlign w:val="baseline"/>
                  <w:lang w:val="en-US" w:eastAsia="zh-CN"/>
                </w:rPr>
                <w:t>DI27</w:t>
              </w:r>
            </w:ins>
          </w:p>
        </w:tc>
        <w:tc>
          <w:tcPr>
            <w:tcW w:w="488" w:type="pct"/>
            <w:noWrap w:val="0"/>
            <w:vAlign w:val="top"/>
          </w:tcPr>
          <w:p w14:paraId="4713B5E7">
            <w:pPr>
              <w:jc w:val="center"/>
              <w:rPr>
                <w:ins w:id="2994" w:author="LKY" w:date="2026-05-22T20:57:44Z"/>
                <w:rFonts w:hint="default" w:ascii="Times New Roman" w:hAnsi="Times New Roman"/>
                <w:vertAlign w:val="baseline"/>
                <w:lang w:val="en-US" w:eastAsia="zh-CN"/>
              </w:rPr>
            </w:pPr>
            <w:ins w:id="2995" w:author="LKY" w:date="2026-05-22T20:57:44Z">
              <w:r>
                <w:rPr>
                  <w:rFonts w:hint="eastAsia" w:ascii="Times New Roman" w:hAnsi="Times New Roman"/>
                  <w:vertAlign w:val="baseline"/>
                  <w:lang w:val="en-US" w:eastAsia="zh-CN"/>
                </w:rPr>
                <w:t>DI29</w:t>
              </w:r>
            </w:ins>
          </w:p>
        </w:tc>
        <w:tc>
          <w:tcPr>
            <w:tcW w:w="525" w:type="pct"/>
            <w:noWrap w:val="0"/>
            <w:vAlign w:val="top"/>
          </w:tcPr>
          <w:p w14:paraId="7D46A67B">
            <w:pPr>
              <w:jc w:val="center"/>
              <w:rPr>
                <w:ins w:id="2996" w:author="LKY" w:date="2026-05-22T20:57:44Z"/>
                <w:rFonts w:hint="default" w:ascii="Times New Roman" w:hAnsi="Times New Roman"/>
                <w:vertAlign w:val="baseline"/>
                <w:lang w:val="en-US" w:eastAsia="zh-CN"/>
              </w:rPr>
            </w:pPr>
            <w:ins w:id="2997" w:author="LKY" w:date="2026-05-22T20:57:44Z">
              <w:r>
                <w:rPr>
                  <w:rFonts w:hint="eastAsia" w:ascii="Times New Roman" w:hAnsi="Times New Roman"/>
                  <w:vertAlign w:val="baseline"/>
                  <w:lang w:val="en-US" w:eastAsia="zh-CN"/>
                </w:rPr>
                <w:t>DI31</w:t>
              </w:r>
            </w:ins>
          </w:p>
        </w:tc>
        <w:tc>
          <w:tcPr>
            <w:tcW w:w="425" w:type="pct"/>
            <w:noWrap w:val="0"/>
            <w:vAlign w:val="top"/>
          </w:tcPr>
          <w:p w14:paraId="2EDFAB87">
            <w:pPr>
              <w:jc w:val="center"/>
              <w:rPr>
                <w:ins w:id="2998" w:author="LKY" w:date="2026-05-22T20:57:44Z"/>
                <w:rFonts w:hint="default" w:ascii="Times New Roman" w:hAnsi="Times New Roman"/>
                <w:vertAlign w:val="baseline"/>
                <w:lang w:val="en-US" w:eastAsia="zh-CN"/>
              </w:rPr>
            </w:pPr>
            <w:ins w:id="2999" w:author="LKY" w:date="2026-05-22T20:57:44Z">
              <w:r>
                <w:rPr>
                  <w:rFonts w:hint="eastAsia" w:ascii="Times New Roman" w:hAnsi="Times New Roman"/>
                  <w:vertAlign w:val="baseline"/>
                  <w:lang w:val="en-US" w:eastAsia="zh-CN"/>
                </w:rPr>
                <w:t>PE</w:t>
              </w:r>
            </w:ins>
          </w:p>
        </w:tc>
      </w:tr>
      <w:tr w14:paraId="209805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ins w:id="3000" w:author="LKY" w:date="2026-05-22T20:57:44Z"/>
        </w:trPr>
        <w:tc>
          <w:tcPr>
            <w:tcW w:w="637" w:type="pct"/>
            <w:noWrap w:val="0"/>
            <w:vAlign w:val="top"/>
          </w:tcPr>
          <w:p w14:paraId="0E577F9F">
            <w:pPr>
              <w:jc w:val="center"/>
              <w:rPr>
                <w:ins w:id="3001" w:author="LKY" w:date="2026-05-22T20:57:44Z"/>
                <w:rFonts w:hint="default" w:ascii="Times New Roman" w:hAnsi="Times New Roman"/>
                <w:vertAlign w:val="baseline"/>
                <w:lang w:val="en-US" w:eastAsia="zh-CN"/>
              </w:rPr>
            </w:pPr>
            <w:ins w:id="3002" w:author="LKY" w:date="2026-05-22T20:57:44Z">
              <w:r>
                <w:rPr>
                  <w:rFonts w:hint="eastAsia" w:ascii="Times New Roman" w:hAnsi="Times New Roman"/>
                  <w:vertAlign w:val="baseline"/>
                  <w:lang w:val="en-US" w:eastAsia="zh-CN"/>
                </w:rPr>
                <w:t>端口号</w:t>
              </w:r>
            </w:ins>
          </w:p>
        </w:tc>
        <w:tc>
          <w:tcPr>
            <w:tcW w:w="488" w:type="pct"/>
            <w:noWrap w:val="0"/>
            <w:vAlign w:val="top"/>
          </w:tcPr>
          <w:p w14:paraId="1FD56701">
            <w:pPr>
              <w:jc w:val="center"/>
              <w:rPr>
                <w:ins w:id="3003" w:author="LKY" w:date="2026-05-22T20:57:44Z"/>
                <w:rFonts w:hint="default" w:ascii="Times New Roman" w:hAnsi="Times New Roman"/>
                <w:vertAlign w:val="baseline"/>
                <w:lang w:val="en-US" w:eastAsia="zh-CN"/>
              </w:rPr>
            </w:pPr>
            <w:ins w:id="3004" w:author="LKY" w:date="2026-05-22T20:57:44Z">
              <w:r>
                <w:rPr>
                  <w:rFonts w:hint="eastAsia" w:ascii="Times New Roman" w:hAnsi="Times New Roman"/>
                  <w:vertAlign w:val="baseline"/>
                  <w:lang w:val="en-US" w:eastAsia="zh-CN"/>
                </w:rPr>
                <w:t>A1</w:t>
              </w:r>
            </w:ins>
          </w:p>
        </w:tc>
        <w:tc>
          <w:tcPr>
            <w:tcW w:w="482" w:type="pct"/>
            <w:noWrap w:val="0"/>
            <w:vAlign w:val="top"/>
          </w:tcPr>
          <w:p w14:paraId="58EAE4F6">
            <w:pPr>
              <w:jc w:val="center"/>
              <w:rPr>
                <w:ins w:id="3005" w:author="LKY" w:date="2026-05-22T20:57:44Z"/>
                <w:rFonts w:hint="default" w:ascii="Times New Roman" w:hAnsi="Times New Roman"/>
                <w:vertAlign w:val="baseline"/>
                <w:lang w:val="en-US" w:eastAsia="zh-CN"/>
              </w:rPr>
            </w:pPr>
            <w:ins w:id="3006" w:author="LKY" w:date="2026-05-22T20:57:44Z">
              <w:r>
                <w:rPr>
                  <w:rFonts w:hint="eastAsia" w:ascii="Times New Roman" w:hAnsi="Times New Roman"/>
                  <w:vertAlign w:val="baseline"/>
                  <w:lang w:val="en-US" w:eastAsia="zh-CN"/>
                </w:rPr>
                <w:t>A2</w:t>
              </w:r>
            </w:ins>
          </w:p>
        </w:tc>
        <w:tc>
          <w:tcPr>
            <w:tcW w:w="488" w:type="pct"/>
            <w:noWrap w:val="0"/>
            <w:vAlign w:val="top"/>
          </w:tcPr>
          <w:p w14:paraId="1D1C584F">
            <w:pPr>
              <w:jc w:val="center"/>
              <w:rPr>
                <w:ins w:id="3007" w:author="LKY" w:date="2026-05-22T20:57:44Z"/>
                <w:rFonts w:hint="default" w:ascii="Times New Roman" w:hAnsi="Times New Roman"/>
                <w:vertAlign w:val="baseline"/>
                <w:lang w:val="en-US" w:eastAsia="zh-CN"/>
              </w:rPr>
            </w:pPr>
            <w:ins w:id="3008" w:author="LKY" w:date="2026-05-22T20:57:44Z">
              <w:r>
                <w:rPr>
                  <w:rFonts w:hint="eastAsia" w:ascii="Times New Roman" w:hAnsi="Times New Roman"/>
                  <w:vertAlign w:val="baseline"/>
                  <w:lang w:val="en-US" w:eastAsia="zh-CN"/>
                </w:rPr>
                <w:t>A3</w:t>
              </w:r>
            </w:ins>
          </w:p>
        </w:tc>
        <w:tc>
          <w:tcPr>
            <w:tcW w:w="488" w:type="pct"/>
            <w:noWrap w:val="0"/>
            <w:vAlign w:val="top"/>
          </w:tcPr>
          <w:p w14:paraId="6C9A82DE">
            <w:pPr>
              <w:jc w:val="center"/>
              <w:rPr>
                <w:ins w:id="3009" w:author="LKY" w:date="2026-05-22T20:57:44Z"/>
                <w:rFonts w:hint="default" w:ascii="Times New Roman" w:hAnsi="Times New Roman"/>
                <w:vertAlign w:val="baseline"/>
                <w:lang w:val="en-US" w:eastAsia="zh-CN"/>
              </w:rPr>
            </w:pPr>
            <w:ins w:id="3010" w:author="LKY" w:date="2026-05-22T20:57:44Z">
              <w:r>
                <w:rPr>
                  <w:rFonts w:hint="eastAsia" w:ascii="Times New Roman" w:hAnsi="Times New Roman"/>
                  <w:vertAlign w:val="baseline"/>
                  <w:lang w:val="en-US" w:eastAsia="zh-CN"/>
                </w:rPr>
                <w:t>A4</w:t>
              </w:r>
            </w:ins>
          </w:p>
        </w:tc>
        <w:tc>
          <w:tcPr>
            <w:tcW w:w="488" w:type="pct"/>
            <w:noWrap w:val="0"/>
            <w:vAlign w:val="top"/>
          </w:tcPr>
          <w:p w14:paraId="51FEDFED">
            <w:pPr>
              <w:jc w:val="center"/>
              <w:rPr>
                <w:ins w:id="3011" w:author="LKY" w:date="2026-05-22T20:57:44Z"/>
                <w:rFonts w:hint="default" w:ascii="Times New Roman" w:hAnsi="Times New Roman"/>
                <w:vertAlign w:val="baseline"/>
                <w:lang w:val="en-US" w:eastAsia="zh-CN"/>
              </w:rPr>
            </w:pPr>
            <w:ins w:id="3012" w:author="LKY" w:date="2026-05-22T20:57:44Z">
              <w:r>
                <w:rPr>
                  <w:rFonts w:hint="eastAsia" w:ascii="Times New Roman" w:hAnsi="Times New Roman"/>
                  <w:vertAlign w:val="baseline"/>
                  <w:lang w:val="en-US" w:eastAsia="zh-CN"/>
                </w:rPr>
                <w:t>A5</w:t>
              </w:r>
            </w:ins>
          </w:p>
        </w:tc>
        <w:tc>
          <w:tcPr>
            <w:tcW w:w="488" w:type="pct"/>
            <w:noWrap w:val="0"/>
            <w:vAlign w:val="top"/>
          </w:tcPr>
          <w:p w14:paraId="13597D5E">
            <w:pPr>
              <w:jc w:val="center"/>
              <w:rPr>
                <w:ins w:id="3013" w:author="LKY" w:date="2026-05-22T20:57:44Z"/>
                <w:rFonts w:hint="default" w:ascii="Times New Roman" w:hAnsi="Times New Roman"/>
                <w:vertAlign w:val="baseline"/>
                <w:lang w:val="en-US" w:eastAsia="zh-CN"/>
              </w:rPr>
            </w:pPr>
            <w:ins w:id="3014" w:author="LKY" w:date="2026-05-22T20:57:44Z">
              <w:r>
                <w:rPr>
                  <w:rFonts w:hint="eastAsia" w:ascii="Times New Roman" w:hAnsi="Times New Roman"/>
                  <w:vertAlign w:val="baseline"/>
                  <w:lang w:val="en-US" w:eastAsia="zh-CN"/>
                </w:rPr>
                <w:t>A6</w:t>
              </w:r>
            </w:ins>
          </w:p>
        </w:tc>
        <w:tc>
          <w:tcPr>
            <w:tcW w:w="488" w:type="pct"/>
            <w:noWrap w:val="0"/>
            <w:vAlign w:val="top"/>
          </w:tcPr>
          <w:p w14:paraId="632B1367">
            <w:pPr>
              <w:jc w:val="center"/>
              <w:rPr>
                <w:ins w:id="3015" w:author="LKY" w:date="2026-05-22T20:57:44Z"/>
                <w:rFonts w:hint="default" w:ascii="Times New Roman" w:hAnsi="Times New Roman"/>
                <w:vertAlign w:val="baseline"/>
                <w:lang w:val="en-US" w:eastAsia="zh-CN"/>
              </w:rPr>
            </w:pPr>
            <w:ins w:id="3016" w:author="LKY" w:date="2026-05-22T20:57:44Z">
              <w:r>
                <w:rPr>
                  <w:rFonts w:hint="eastAsia" w:ascii="Times New Roman" w:hAnsi="Times New Roman"/>
                  <w:vertAlign w:val="baseline"/>
                  <w:lang w:val="en-US" w:eastAsia="zh-CN"/>
                </w:rPr>
                <w:t>A7</w:t>
              </w:r>
            </w:ins>
          </w:p>
        </w:tc>
        <w:tc>
          <w:tcPr>
            <w:tcW w:w="525" w:type="pct"/>
            <w:noWrap w:val="0"/>
            <w:vAlign w:val="top"/>
          </w:tcPr>
          <w:p w14:paraId="6559D6A7">
            <w:pPr>
              <w:jc w:val="center"/>
              <w:rPr>
                <w:ins w:id="3017" w:author="LKY" w:date="2026-05-22T20:57:44Z"/>
                <w:rFonts w:hint="default" w:ascii="Times New Roman" w:hAnsi="Times New Roman"/>
                <w:vertAlign w:val="baseline"/>
                <w:lang w:val="en-US" w:eastAsia="zh-CN"/>
              </w:rPr>
            </w:pPr>
            <w:ins w:id="3018" w:author="LKY" w:date="2026-05-22T20:57:44Z">
              <w:r>
                <w:rPr>
                  <w:rFonts w:hint="eastAsia" w:ascii="Times New Roman" w:hAnsi="Times New Roman"/>
                  <w:vertAlign w:val="baseline"/>
                  <w:lang w:val="en-US" w:eastAsia="zh-CN"/>
                </w:rPr>
                <w:t>A8</w:t>
              </w:r>
            </w:ins>
          </w:p>
        </w:tc>
        <w:tc>
          <w:tcPr>
            <w:tcW w:w="425" w:type="pct"/>
            <w:noWrap w:val="0"/>
            <w:vAlign w:val="top"/>
          </w:tcPr>
          <w:p w14:paraId="4D830845">
            <w:pPr>
              <w:jc w:val="center"/>
              <w:rPr>
                <w:ins w:id="3019" w:author="LKY" w:date="2026-05-22T20:57:44Z"/>
                <w:rFonts w:hint="default" w:ascii="Times New Roman" w:hAnsi="Times New Roman"/>
                <w:vertAlign w:val="baseline"/>
                <w:lang w:val="en-US" w:eastAsia="zh-CN"/>
              </w:rPr>
            </w:pPr>
            <w:ins w:id="3020" w:author="LKY" w:date="2026-05-22T20:57:44Z">
              <w:r>
                <w:rPr>
                  <w:rFonts w:hint="eastAsia" w:ascii="Times New Roman" w:hAnsi="Times New Roman"/>
                  <w:vertAlign w:val="baseline"/>
                  <w:lang w:val="en-US" w:eastAsia="zh-CN"/>
                </w:rPr>
                <w:t>A9</w:t>
              </w:r>
            </w:ins>
          </w:p>
        </w:tc>
      </w:tr>
      <w:tr w14:paraId="0857FE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ins w:id="3021" w:author="LKY" w:date="2026-05-22T20:57:44Z"/>
        </w:trPr>
        <w:tc>
          <w:tcPr>
            <w:tcW w:w="637" w:type="pct"/>
            <w:noWrap w:val="0"/>
            <w:vAlign w:val="top"/>
          </w:tcPr>
          <w:p w14:paraId="5CF14462">
            <w:pPr>
              <w:jc w:val="center"/>
              <w:rPr>
                <w:ins w:id="3022" w:author="LKY" w:date="2026-05-22T20:57:44Z"/>
                <w:rFonts w:hint="default" w:ascii="Times New Roman" w:hAnsi="Times New Roman"/>
                <w:vertAlign w:val="baseline"/>
                <w:lang w:val="en-US" w:eastAsia="zh-CN"/>
              </w:rPr>
            </w:pPr>
            <w:ins w:id="3023" w:author="LKY" w:date="2026-05-22T20:57:44Z">
              <w:r>
                <w:rPr>
                  <w:rFonts w:hint="eastAsia" w:ascii="Times New Roman" w:hAnsi="Times New Roman"/>
                  <w:vertAlign w:val="baseline"/>
                  <w:lang w:val="en-US" w:eastAsia="zh-CN"/>
                </w:rPr>
                <w:t>名称</w:t>
              </w:r>
            </w:ins>
          </w:p>
        </w:tc>
        <w:tc>
          <w:tcPr>
            <w:tcW w:w="488" w:type="pct"/>
            <w:noWrap w:val="0"/>
            <w:vAlign w:val="top"/>
          </w:tcPr>
          <w:p w14:paraId="5CD1A90B">
            <w:pPr>
              <w:jc w:val="center"/>
              <w:rPr>
                <w:ins w:id="3024" w:author="LKY" w:date="2026-05-22T20:57:44Z"/>
                <w:rFonts w:hint="default" w:ascii="Times New Roman" w:hAnsi="Times New Roman"/>
                <w:vertAlign w:val="baseline"/>
                <w:lang w:val="en-US" w:eastAsia="zh-CN"/>
              </w:rPr>
            </w:pPr>
            <w:ins w:id="3025" w:author="LKY" w:date="2026-05-22T20:57:44Z">
              <w:r>
                <w:rPr>
                  <w:rFonts w:hint="eastAsia" w:ascii="Times New Roman" w:hAnsi="Times New Roman"/>
                  <w:vertAlign w:val="baseline"/>
                  <w:lang w:val="en-US" w:eastAsia="zh-CN"/>
                </w:rPr>
                <w:t>DI16</w:t>
              </w:r>
            </w:ins>
          </w:p>
        </w:tc>
        <w:tc>
          <w:tcPr>
            <w:tcW w:w="482" w:type="pct"/>
            <w:noWrap w:val="0"/>
            <w:vAlign w:val="top"/>
          </w:tcPr>
          <w:p w14:paraId="4F23113D">
            <w:pPr>
              <w:jc w:val="center"/>
              <w:rPr>
                <w:ins w:id="3026" w:author="LKY" w:date="2026-05-22T20:57:44Z"/>
                <w:rFonts w:hint="default" w:ascii="Times New Roman" w:hAnsi="Times New Roman"/>
                <w:vertAlign w:val="baseline"/>
                <w:lang w:val="en-US" w:eastAsia="zh-CN"/>
              </w:rPr>
            </w:pPr>
            <w:ins w:id="3027" w:author="LKY" w:date="2026-05-22T20:57:44Z">
              <w:r>
                <w:rPr>
                  <w:rFonts w:hint="eastAsia" w:ascii="Times New Roman" w:hAnsi="Times New Roman"/>
                  <w:vertAlign w:val="baseline"/>
                  <w:lang w:val="en-US" w:eastAsia="zh-CN"/>
                </w:rPr>
                <w:t>DI18</w:t>
              </w:r>
            </w:ins>
          </w:p>
        </w:tc>
        <w:tc>
          <w:tcPr>
            <w:tcW w:w="488" w:type="pct"/>
            <w:noWrap w:val="0"/>
            <w:vAlign w:val="top"/>
          </w:tcPr>
          <w:p w14:paraId="0B2C5732">
            <w:pPr>
              <w:jc w:val="center"/>
              <w:rPr>
                <w:ins w:id="3028" w:author="LKY" w:date="2026-05-22T20:57:44Z"/>
                <w:rFonts w:hint="default" w:ascii="Times New Roman" w:hAnsi="Times New Roman"/>
                <w:vertAlign w:val="baseline"/>
                <w:lang w:val="en-US" w:eastAsia="zh-CN"/>
              </w:rPr>
            </w:pPr>
            <w:ins w:id="3029" w:author="LKY" w:date="2026-05-22T20:57:44Z">
              <w:r>
                <w:rPr>
                  <w:rFonts w:hint="eastAsia" w:ascii="Times New Roman" w:hAnsi="Times New Roman"/>
                  <w:vertAlign w:val="baseline"/>
                  <w:lang w:val="en-US" w:eastAsia="zh-CN"/>
                </w:rPr>
                <w:t>DI20</w:t>
              </w:r>
            </w:ins>
          </w:p>
        </w:tc>
        <w:tc>
          <w:tcPr>
            <w:tcW w:w="488" w:type="pct"/>
            <w:noWrap w:val="0"/>
            <w:vAlign w:val="top"/>
          </w:tcPr>
          <w:p w14:paraId="2BD6EC6D">
            <w:pPr>
              <w:jc w:val="center"/>
              <w:rPr>
                <w:ins w:id="3030" w:author="LKY" w:date="2026-05-22T20:57:44Z"/>
                <w:rFonts w:hint="default" w:ascii="Times New Roman" w:hAnsi="Times New Roman"/>
                <w:vertAlign w:val="baseline"/>
                <w:lang w:val="en-US" w:eastAsia="zh-CN"/>
              </w:rPr>
            </w:pPr>
            <w:ins w:id="3031" w:author="LKY" w:date="2026-05-22T20:57:44Z">
              <w:r>
                <w:rPr>
                  <w:rFonts w:hint="eastAsia" w:ascii="Times New Roman" w:hAnsi="Times New Roman"/>
                  <w:vertAlign w:val="baseline"/>
                  <w:lang w:val="en-US" w:eastAsia="zh-CN"/>
                </w:rPr>
                <w:t>DI22</w:t>
              </w:r>
            </w:ins>
          </w:p>
        </w:tc>
        <w:tc>
          <w:tcPr>
            <w:tcW w:w="488" w:type="pct"/>
            <w:noWrap w:val="0"/>
            <w:vAlign w:val="top"/>
          </w:tcPr>
          <w:p w14:paraId="45687CA3">
            <w:pPr>
              <w:jc w:val="center"/>
              <w:rPr>
                <w:ins w:id="3032" w:author="LKY" w:date="2026-05-22T20:57:44Z"/>
                <w:rFonts w:hint="default" w:ascii="Times New Roman" w:hAnsi="Times New Roman"/>
                <w:vertAlign w:val="baseline"/>
                <w:lang w:val="en-US" w:eastAsia="zh-CN"/>
              </w:rPr>
            </w:pPr>
            <w:ins w:id="3033" w:author="LKY" w:date="2026-05-22T20:57:44Z">
              <w:r>
                <w:rPr>
                  <w:rFonts w:hint="eastAsia" w:ascii="Times New Roman" w:hAnsi="Times New Roman"/>
                  <w:vertAlign w:val="baseline"/>
                  <w:lang w:val="en-US" w:eastAsia="zh-CN"/>
                </w:rPr>
                <w:t>DI24</w:t>
              </w:r>
            </w:ins>
          </w:p>
        </w:tc>
        <w:tc>
          <w:tcPr>
            <w:tcW w:w="488" w:type="pct"/>
            <w:noWrap w:val="0"/>
            <w:vAlign w:val="top"/>
          </w:tcPr>
          <w:p w14:paraId="0401BCE0">
            <w:pPr>
              <w:jc w:val="center"/>
              <w:rPr>
                <w:ins w:id="3034" w:author="LKY" w:date="2026-05-22T20:57:44Z"/>
                <w:rFonts w:hint="default" w:ascii="Times New Roman" w:hAnsi="Times New Roman"/>
                <w:vertAlign w:val="baseline"/>
                <w:lang w:val="en-US" w:eastAsia="zh-CN"/>
              </w:rPr>
            </w:pPr>
            <w:ins w:id="3035" w:author="LKY" w:date="2026-05-22T20:57:44Z">
              <w:r>
                <w:rPr>
                  <w:rFonts w:hint="eastAsia" w:ascii="Times New Roman" w:hAnsi="Times New Roman"/>
                  <w:vertAlign w:val="baseline"/>
                  <w:lang w:val="en-US" w:eastAsia="zh-CN"/>
                </w:rPr>
                <w:t>DI26</w:t>
              </w:r>
            </w:ins>
          </w:p>
        </w:tc>
        <w:tc>
          <w:tcPr>
            <w:tcW w:w="488" w:type="pct"/>
            <w:noWrap w:val="0"/>
            <w:vAlign w:val="top"/>
          </w:tcPr>
          <w:p w14:paraId="50F6B454">
            <w:pPr>
              <w:jc w:val="center"/>
              <w:rPr>
                <w:ins w:id="3036" w:author="LKY" w:date="2026-05-22T20:57:44Z"/>
                <w:rFonts w:hint="default" w:ascii="Times New Roman" w:hAnsi="Times New Roman"/>
                <w:vertAlign w:val="baseline"/>
                <w:lang w:val="en-US" w:eastAsia="zh-CN"/>
              </w:rPr>
            </w:pPr>
            <w:ins w:id="3037" w:author="LKY" w:date="2026-05-22T20:57:44Z">
              <w:r>
                <w:rPr>
                  <w:rFonts w:hint="eastAsia" w:ascii="Times New Roman" w:hAnsi="Times New Roman"/>
                  <w:vertAlign w:val="baseline"/>
                  <w:lang w:val="en-US" w:eastAsia="zh-CN"/>
                </w:rPr>
                <w:t>DI28</w:t>
              </w:r>
            </w:ins>
          </w:p>
        </w:tc>
        <w:tc>
          <w:tcPr>
            <w:tcW w:w="525" w:type="pct"/>
            <w:noWrap w:val="0"/>
            <w:vAlign w:val="top"/>
          </w:tcPr>
          <w:p w14:paraId="53C71881">
            <w:pPr>
              <w:jc w:val="center"/>
              <w:rPr>
                <w:ins w:id="3038" w:author="LKY" w:date="2026-05-22T20:57:44Z"/>
                <w:rFonts w:hint="default" w:ascii="Times New Roman" w:hAnsi="Times New Roman"/>
                <w:vertAlign w:val="baseline"/>
                <w:lang w:val="en-US" w:eastAsia="zh-CN"/>
              </w:rPr>
            </w:pPr>
            <w:ins w:id="3039" w:author="LKY" w:date="2026-05-22T20:57:44Z">
              <w:r>
                <w:rPr>
                  <w:rFonts w:hint="eastAsia" w:ascii="Times New Roman" w:hAnsi="Times New Roman"/>
                  <w:vertAlign w:val="baseline"/>
                  <w:lang w:val="en-US" w:eastAsia="zh-CN"/>
                </w:rPr>
                <w:t>DI30</w:t>
              </w:r>
            </w:ins>
          </w:p>
        </w:tc>
        <w:tc>
          <w:tcPr>
            <w:tcW w:w="425" w:type="pct"/>
            <w:noWrap w:val="0"/>
            <w:vAlign w:val="top"/>
          </w:tcPr>
          <w:p w14:paraId="60C13FF9">
            <w:pPr>
              <w:jc w:val="center"/>
              <w:rPr>
                <w:ins w:id="3040" w:author="LKY" w:date="2026-05-22T20:57:44Z"/>
                <w:rFonts w:hint="default" w:ascii="Times New Roman" w:hAnsi="Times New Roman"/>
                <w:vertAlign w:val="baseline"/>
                <w:lang w:val="en-US" w:eastAsia="zh-CN"/>
              </w:rPr>
            </w:pPr>
            <w:ins w:id="3041" w:author="LKY" w:date="2026-05-22T20:57:44Z">
              <w:r>
                <w:rPr>
                  <w:rFonts w:hint="eastAsia" w:ascii="Times New Roman" w:hAnsi="Times New Roman"/>
                  <w:vertAlign w:val="baseline"/>
                  <w:lang w:val="en-US" w:eastAsia="zh-CN"/>
                </w:rPr>
                <w:t>COM</w:t>
              </w:r>
            </w:ins>
          </w:p>
        </w:tc>
      </w:tr>
      <w:tr w14:paraId="00E6AE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ins w:id="3042" w:author="LKY" w:date="2026-05-22T20:57:44Z"/>
        </w:trPr>
        <w:tc>
          <w:tcPr>
            <w:tcW w:w="637" w:type="pct"/>
            <w:tcBorders>
              <w:top w:val="single" w:color="auto" w:sz="4" w:space="0"/>
              <w:left w:val="single" w:color="auto" w:sz="4" w:space="0"/>
              <w:bottom w:val="single" w:color="auto" w:sz="4" w:space="0"/>
              <w:right w:val="single" w:color="auto" w:sz="4" w:space="0"/>
            </w:tcBorders>
            <w:noWrap w:val="0"/>
            <w:vAlign w:val="top"/>
          </w:tcPr>
          <w:p w14:paraId="16F73E96">
            <w:pPr>
              <w:jc w:val="center"/>
              <w:rPr>
                <w:ins w:id="3043" w:author="LKY" w:date="2026-05-22T20:57:44Z"/>
                <w:rFonts w:hint="default" w:ascii="Times New Roman" w:hAnsi="Times New Roman"/>
                <w:vertAlign w:val="baseline"/>
                <w:lang w:val="en-US" w:eastAsia="zh-CN"/>
              </w:rPr>
            </w:pPr>
            <w:ins w:id="3044" w:author="LKY" w:date="2026-05-22T20:57:44Z">
              <w:r>
                <w:rPr>
                  <w:rFonts w:hint="eastAsia" w:ascii="Times New Roman" w:hAnsi="Times New Roman"/>
                  <w:vertAlign w:val="baseline"/>
                  <w:lang w:val="en-US" w:eastAsia="zh-CN"/>
                </w:rPr>
                <w:t>端口号</w:t>
              </w:r>
            </w:ins>
          </w:p>
        </w:tc>
        <w:tc>
          <w:tcPr>
            <w:tcW w:w="488" w:type="pct"/>
            <w:tcBorders>
              <w:top w:val="single" w:color="auto" w:sz="4" w:space="0"/>
              <w:left w:val="single" w:color="auto" w:sz="4" w:space="0"/>
              <w:bottom w:val="single" w:color="auto" w:sz="4" w:space="0"/>
              <w:right w:val="single" w:color="auto" w:sz="4" w:space="0"/>
            </w:tcBorders>
            <w:noWrap w:val="0"/>
            <w:vAlign w:val="top"/>
          </w:tcPr>
          <w:p w14:paraId="376FF371">
            <w:pPr>
              <w:jc w:val="center"/>
              <w:rPr>
                <w:ins w:id="3045" w:author="LKY" w:date="2026-05-22T20:57:44Z"/>
                <w:rFonts w:hint="default" w:ascii="Times New Roman" w:hAnsi="Times New Roman" w:eastAsiaTheme="minorEastAsia" w:cstheme="minorBidi"/>
                <w:kern w:val="2"/>
                <w:sz w:val="21"/>
                <w:szCs w:val="24"/>
                <w:vertAlign w:val="baseline"/>
                <w:lang w:val="en-US" w:eastAsia="zh-CN" w:bidi="ar-SA"/>
              </w:rPr>
            </w:pPr>
            <w:ins w:id="3046" w:author="LKY" w:date="2026-05-22T20:57:44Z">
              <w:r>
                <w:rPr>
                  <w:rFonts w:hint="eastAsia" w:ascii="Times New Roman" w:hAnsi="Times New Roman"/>
                  <w:vertAlign w:val="baseline"/>
                  <w:lang w:val="en-US" w:eastAsia="zh-CN"/>
                </w:rPr>
                <w:t>B1</w:t>
              </w:r>
            </w:ins>
          </w:p>
        </w:tc>
        <w:tc>
          <w:tcPr>
            <w:tcW w:w="482" w:type="pct"/>
            <w:tcBorders>
              <w:top w:val="single" w:color="auto" w:sz="4" w:space="0"/>
              <w:left w:val="single" w:color="auto" w:sz="4" w:space="0"/>
              <w:bottom w:val="single" w:color="auto" w:sz="4" w:space="0"/>
              <w:right w:val="single" w:color="auto" w:sz="4" w:space="0"/>
            </w:tcBorders>
            <w:noWrap w:val="0"/>
            <w:vAlign w:val="top"/>
          </w:tcPr>
          <w:p w14:paraId="3422A3BC">
            <w:pPr>
              <w:jc w:val="center"/>
              <w:rPr>
                <w:ins w:id="3047" w:author="LKY" w:date="2026-05-22T20:57:44Z"/>
                <w:rFonts w:hint="default" w:ascii="Times New Roman" w:hAnsi="Times New Roman" w:eastAsiaTheme="minorEastAsia" w:cstheme="minorBidi"/>
                <w:kern w:val="2"/>
                <w:sz w:val="21"/>
                <w:szCs w:val="24"/>
                <w:vertAlign w:val="baseline"/>
                <w:lang w:val="en-US" w:eastAsia="zh-CN" w:bidi="ar-SA"/>
              </w:rPr>
            </w:pPr>
            <w:ins w:id="3048" w:author="LKY" w:date="2026-05-22T20:57:44Z">
              <w:r>
                <w:rPr>
                  <w:rFonts w:hint="eastAsia" w:ascii="Times New Roman" w:hAnsi="Times New Roman" w:cstheme="minorBidi"/>
                  <w:kern w:val="2"/>
                  <w:sz w:val="21"/>
                  <w:szCs w:val="24"/>
                  <w:vertAlign w:val="baseline"/>
                  <w:lang w:val="en-US" w:eastAsia="zh-CN" w:bidi="ar-SA"/>
                </w:rPr>
                <w:t>B2</w:t>
              </w:r>
            </w:ins>
          </w:p>
        </w:tc>
        <w:tc>
          <w:tcPr>
            <w:tcW w:w="488" w:type="pct"/>
            <w:tcBorders>
              <w:top w:val="single" w:color="auto" w:sz="4" w:space="0"/>
              <w:left w:val="single" w:color="auto" w:sz="4" w:space="0"/>
              <w:bottom w:val="single" w:color="auto" w:sz="4" w:space="0"/>
              <w:right w:val="single" w:color="auto" w:sz="4" w:space="0"/>
            </w:tcBorders>
            <w:noWrap w:val="0"/>
            <w:vAlign w:val="top"/>
          </w:tcPr>
          <w:p w14:paraId="38ED1626">
            <w:pPr>
              <w:jc w:val="center"/>
              <w:rPr>
                <w:ins w:id="3049" w:author="LKY" w:date="2026-05-22T20:57:44Z"/>
                <w:rFonts w:hint="default" w:ascii="Times New Roman" w:hAnsi="Times New Roman" w:eastAsiaTheme="minorEastAsia" w:cstheme="minorBidi"/>
                <w:kern w:val="2"/>
                <w:sz w:val="21"/>
                <w:szCs w:val="24"/>
                <w:vertAlign w:val="baseline"/>
                <w:lang w:val="en-US" w:eastAsia="zh-CN" w:bidi="ar-SA"/>
              </w:rPr>
            </w:pPr>
            <w:ins w:id="3050" w:author="LKY" w:date="2026-05-22T20:57:44Z">
              <w:r>
                <w:rPr>
                  <w:rFonts w:hint="eastAsia" w:ascii="Times New Roman" w:hAnsi="Times New Roman"/>
                  <w:sz w:val="21"/>
                  <w:vertAlign w:val="baseline"/>
                  <w:lang w:val="en-US" w:eastAsia="zh-CN" w:bidi="ar-SA"/>
                </w:rPr>
                <w:t>B3</w:t>
              </w:r>
            </w:ins>
          </w:p>
        </w:tc>
        <w:tc>
          <w:tcPr>
            <w:tcW w:w="488" w:type="pct"/>
            <w:tcBorders>
              <w:top w:val="single" w:color="auto" w:sz="4" w:space="0"/>
              <w:left w:val="single" w:color="auto" w:sz="4" w:space="0"/>
              <w:bottom w:val="single" w:color="auto" w:sz="4" w:space="0"/>
              <w:right w:val="single" w:color="auto" w:sz="4" w:space="0"/>
            </w:tcBorders>
            <w:noWrap w:val="0"/>
            <w:vAlign w:val="top"/>
          </w:tcPr>
          <w:p w14:paraId="38AC98CB">
            <w:pPr>
              <w:jc w:val="center"/>
              <w:rPr>
                <w:ins w:id="3051" w:author="LKY" w:date="2026-05-22T20:57:44Z"/>
                <w:rFonts w:hint="default" w:ascii="Times New Roman" w:hAnsi="Times New Roman" w:eastAsiaTheme="minorEastAsia" w:cstheme="minorBidi"/>
                <w:kern w:val="2"/>
                <w:sz w:val="21"/>
                <w:szCs w:val="24"/>
                <w:vertAlign w:val="baseline"/>
                <w:lang w:val="en-US" w:eastAsia="zh-CN" w:bidi="ar-SA"/>
              </w:rPr>
            </w:pPr>
            <w:ins w:id="3052" w:author="LKY" w:date="2026-05-22T20:57:44Z">
              <w:r>
                <w:rPr>
                  <w:rFonts w:hint="eastAsia" w:ascii="Times New Roman" w:hAnsi="Times New Roman" w:cstheme="minorBidi"/>
                  <w:kern w:val="2"/>
                  <w:sz w:val="21"/>
                  <w:szCs w:val="24"/>
                  <w:vertAlign w:val="baseline"/>
                  <w:lang w:val="en-US" w:eastAsia="zh-CN" w:bidi="ar-SA"/>
                </w:rPr>
                <w:t>B4</w:t>
              </w:r>
            </w:ins>
          </w:p>
        </w:tc>
        <w:tc>
          <w:tcPr>
            <w:tcW w:w="488" w:type="pct"/>
            <w:tcBorders>
              <w:top w:val="single" w:color="auto" w:sz="4" w:space="0"/>
              <w:left w:val="single" w:color="auto" w:sz="4" w:space="0"/>
              <w:bottom w:val="single" w:color="auto" w:sz="4" w:space="0"/>
              <w:right w:val="single" w:color="auto" w:sz="4" w:space="0"/>
            </w:tcBorders>
            <w:noWrap w:val="0"/>
            <w:vAlign w:val="top"/>
          </w:tcPr>
          <w:p w14:paraId="3E202D3E">
            <w:pPr>
              <w:jc w:val="center"/>
              <w:rPr>
                <w:ins w:id="3053" w:author="LKY" w:date="2026-05-22T20:57:44Z"/>
                <w:rFonts w:hint="default" w:ascii="Times New Roman" w:hAnsi="Times New Roman" w:eastAsiaTheme="minorEastAsia" w:cstheme="minorBidi"/>
                <w:kern w:val="2"/>
                <w:sz w:val="21"/>
                <w:szCs w:val="24"/>
                <w:vertAlign w:val="baseline"/>
                <w:lang w:val="en-US" w:eastAsia="zh-CN" w:bidi="ar-SA"/>
              </w:rPr>
            </w:pPr>
            <w:ins w:id="3054" w:author="LKY" w:date="2026-05-22T20:57:44Z">
              <w:r>
                <w:rPr>
                  <w:rFonts w:hint="eastAsia" w:ascii="Times New Roman" w:hAnsi="Times New Roman"/>
                  <w:vertAlign w:val="baseline"/>
                  <w:lang w:val="en-US" w:eastAsia="zh-CN"/>
                </w:rPr>
                <w:t>B5</w:t>
              </w:r>
            </w:ins>
          </w:p>
        </w:tc>
        <w:tc>
          <w:tcPr>
            <w:tcW w:w="488" w:type="pct"/>
            <w:tcBorders>
              <w:top w:val="single" w:color="auto" w:sz="4" w:space="0"/>
              <w:left w:val="single" w:color="auto" w:sz="4" w:space="0"/>
              <w:bottom w:val="single" w:color="auto" w:sz="4" w:space="0"/>
              <w:right w:val="single" w:color="auto" w:sz="4" w:space="0"/>
            </w:tcBorders>
            <w:noWrap w:val="0"/>
            <w:vAlign w:val="top"/>
          </w:tcPr>
          <w:p w14:paraId="4FB1D978">
            <w:pPr>
              <w:jc w:val="center"/>
              <w:rPr>
                <w:ins w:id="3055" w:author="LKY" w:date="2026-05-22T20:57:44Z"/>
                <w:rFonts w:hint="default" w:ascii="Times New Roman" w:hAnsi="Times New Roman" w:eastAsiaTheme="minorEastAsia" w:cstheme="minorBidi"/>
                <w:kern w:val="2"/>
                <w:sz w:val="21"/>
                <w:szCs w:val="24"/>
                <w:vertAlign w:val="baseline"/>
                <w:lang w:val="en-US" w:eastAsia="zh-CN" w:bidi="ar-SA"/>
              </w:rPr>
            </w:pPr>
            <w:ins w:id="3056" w:author="LKY" w:date="2026-05-22T20:57:44Z">
              <w:r>
                <w:rPr>
                  <w:rFonts w:hint="eastAsia" w:ascii="Times New Roman" w:hAnsi="Times New Roman" w:cstheme="minorBidi"/>
                  <w:kern w:val="2"/>
                  <w:sz w:val="21"/>
                  <w:szCs w:val="24"/>
                  <w:vertAlign w:val="baseline"/>
                  <w:lang w:val="en-US" w:eastAsia="zh-CN" w:bidi="ar-SA"/>
                </w:rPr>
                <w:t>B6</w:t>
              </w:r>
            </w:ins>
          </w:p>
        </w:tc>
        <w:tc>
          <w:tcPr>
            <w:tcW w:w="488" w:type="pct"/>
            <w:tcBorders>
              <w:top w:val="single" w:color="auto" w:sz="4" w:space="0"/>
              <w:left w:val="single" w:color="auto" w:sz="4" w:space="0"/>
              <w:bottom w:val="single" w:color="auto" w:sz="4" w:space="0"/>
              <w:right w:val="single" w:color="auto" w:sz="4" w:space="0"/>
            </w:tcBorders>
            <w:noWrap w:val="0"/>
            <w:vAlign w:val="top"/>
          </w:tcPr>
          <w:p w14:paraId="75215D10">
            <w:pPr>
              <w:jc w:val="center"/>
              <w:rPr>
                <w:ins w:id="3057" w:author="LKY" w:date="2026-05-22T20:57:44Z"/>
                <w:rFonts w:hint="default" w:ascii="Times New Roman" w:hAnsi="Times New Roman"/>
                <w:vertAlign w:val="baseline"/>
                <w:lang w:val="en-US" w:eastAsia="zh-CN"/>
              </w:rPr>
            </w:pPr>
            <w:ins w:id="3058" w:author="LKY" w:date="2026-05-22T20:57:44Z">
              <w:r>
                <w:rPr>
                  <w:rFonts w:hint="eastAsia" w:ascii="Times New Roman" w:hAnsi="Times New Roman"/>
                  <w:vertAlign w:val="baseline"/>
                  <w:lang w:val="en-US" w:eastAsia="zh-CN"/>
                </w:rPr>
                <w:t>B7</w:t>
              </w:r>
            </w:ins>
          </w:p>
        </w:tc>
        <w:tc>
          <w:tcPr>
            <w:tcW w:w="525" w:type="pct"/>
            <w:tcBorders>
              <w:top w:val="single" w:color="auto" w:sz="4" w:space="0"/>
              <w:left w:val="single" w:color="auto" w:sz="4" w:space="0"/>
              <w:bottom w:val="single" w:color="auto" w:sz="4" w:space="0"/>
              <w:right w:val="single" w:color="auto" w:sz="4" w:space="0"/>
            </w:tcBorders>
            <w:noWrap w:val="0"/>
            <w:vAlign w:val="top"/>
          </w:tcPr>
          <w:p w14:paraId="473DB756">
            <w:pPr>
              <w:jc w:val="center"/>
              <w:rPr>
                <w:ins w:id="3059" w:author="LKY" w:date="2026-05-22T20:57:44Z"/>
                <w:rFonts w:hint="default" w:ascii="Times New Roman" w:hAnsi="Times New Roman"/>
                <w:vertAlign w:val="baseline"/>
                <w:lang w:val="en-US" w:eastAsia="zh-CN"/>
              </w:rPr>
            </w:pPr>
            <w:ins w:id="3060" w:author="LKY" w:date="2026-05-22T20:57:44Z">
              <w:r>
                <w:rPr>
                  <w:rFonts w:hint="eastAsia" w:ascii="Times New Roman" w:hAnsi="Times New Roman"/>
                  <w:vertAlign w:val="baseline"/>
                  <w:lang w:val="en-US" w:eastAsia="zh-CN"/>
                </w:rPr>
                <w:t>B8</w:t>
              </w:r>
            </w:ins>
          </w:p>
        </w:tc>
        <w:tc>
          <w:tcPr>
            <w:tcW w:w="425" w:type="pct"/>
            <w:tcBorders>
              <w:top w:val="single" w:color="auto" w:sz="4" w:space="0"/>
              <w:left w:val="single" w:color="auto" w:sz="4" w:space="0"/>
              <w:bottom w:val="single" w:color="auto" w:sz="4" w:space="0"/>
              <w:right w:val="single" w:color="auto" w:sz="4" w:space="0"/>
            </w:tcBorders>
            <w:noWrap w:val="0"/>
            <w:vAlign w:val="top"/>
          </w:tcPr>
          <w:p w14:paraId="413067FE">
            <w:pPr>
              <w:jc w:val="center"/>
              <w:rPr>
                <w:ins w:id="3061" w:author="LKY" w:date="2026-05-22T20:57:44Z"/>
                <w:rFonts w:hint="default" w:ascii="Times New Roman" w:hAnsi="Times New Roman"/>
                <w:vertAlign w:val="baseline"/>
                <w:lang w:val="en-US" w:eastAsia="zh-CN"/>
              </w:rPr>
            </w:pPr>
            <w:ins w:id="3062" w:author="LKY" w:date="2026-05-22T20:57:44Z">
              <w:r>
                <w:rPr>
                  <w:rFonts w:hint="eastAsia" w:ascii="Times New Roman" w:hAnsi="Times New Roman"/>
                  <w:vertAlign w:val="baseline"/>
                  <w:lang w:val="en-US" w:eastAsia="zh-CN"/>
                </w:rPr>
                <w:t>B9</w:t>
              </w:r>
            </w:ins>
          </w:p>
        </w:tc>
      </w:tr>
      <w:tr w14:paraId="09BA92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ins w:id="3063" w:author="LKY" w:date="2026-05-22T20:57:44Z"/>
        </w:trPr>
        <w:tc>
          <w:tcPr>
            <w:tcW w:w="637" w:type="pct"/>
            <w:tcBorders>
              <w:top w:val="single" w:color="auto" w:sz="4" w:space="0"/>
              <w:left w:val="single" w:color="auto" w:sz="4" w:space="0"/>
              <w:bottom w:val="single" w:color="auto" w:sz="4" w:space="0"/>
              <w:right w:val="single" w:color="auto" w:sz="4" w:space="0"/>
            </w:tcBorders>
            <w:noWrap w:val="0"/>
            <w:vAlign w:val="top"/>
          </w:tcPr>
          <w:p w14:paraId="54CEF83B">
            <w:pPr>
              <w:jc w:val="center"/>
              <w:rPr>
                <w:ins w:id="3064" w:author="LKY" w:date="2026-05-22T20:57:44Z"/>
                <w:rFonts w:hint="default" w:ascii="Times New Roman" w:hAnsi="Times New Roman"/>
                <w:vertAlign w:val="baseline"/>
                <w:lang w:val="en-US" w:eastAsia="zh-CN"/>
              </w:rPr>
            </w:pPr>
            <w:ins w:id="3065" w:author="LKY" w:date="2026-05-22T20:57:44Z">
              <w:r>
                <w:rPr>
                  <w:rFonts w:hint="eastAsia" w:ascii="Times New Roman" w:hAnsi="Times New Roman"/>
                  <w:vertAlign w:val="baseline"/>
                  <w:lang w:val="en-US" w:eastAsia="zh-CN"/>
                </w:rPr>
                <w:t>名称</w:t>
              </w:r>
            </w:ins>
          </w:p>
        </w:tc>
        <w:tc>
          <w:tcPr>
            <w:tcW w:w="488" w:type="pct"/>
            <w:tcBorders>
              <w:top w:val="single" w:color="auto" w:sz="4" w:space="0"/>
              <w:left w:val="single" w:color="auto" w:sz="4" w:space="0"/>
              <w:bottom w:val="single" w:color="auto" w:sz="4" w:space="0"/>
              <w:right w:val="single" w:color="auto" w:sz="4" w:space="0"/>
            </w:tcBorders>
            <w:noWrap w:val="0"/>
            <w:vAlign w:val="top"/>
          </w:tcPr>
          <w:p w14:paraId="155623E3">
            <w:pPr>
              <w:jc w:val="center"/>
              <w:rPr>
                <w:ins w:id="3066" w:author="LKY" w:date="2026-05-22T20:57:44Z"/>
                <w:rFonts w:hint="default" w:ascii="Times New Roman" w:hAnsi="Times New Roman"/>
                <w:vertAlign w:val="baseline"/>
                <w:lang w:val="en-US" w:eastAsia="zh-CN"/>
              </w:rPr>
            </w:pPr>
            <w:ins w:id="3067" w:author="LKY" w:date="2026-05-22T20:57:44Z">
              <w:r>
                <w:rPr>
                  <w:rFonts w:hint="eastAsia" w:ascii="Times New Roman" w:hAnsi="Times New Roman"/>
                  <w:vertAlign w:val="baseline"/>
                  <w:lang w:val="en-US" w:eastAsia="zh-CN"/>
                </w:rPr>
                <w:t>DI1</w:t>
              </w:r>
            </w:ins>
          </w:p>
        </w:tc>
        <w:tc>
          <w:tcPr>
            <w:tcW w:w="482" w:type="pct"/>
            <w:tcBorders>
              <w:top w:val="single" w:color="auto" w:sz="4" w:space="0"/>
              <w:left w:val="single" w:color="auto" w:sz="4" w:space="0"/>
              <w:bottom w:val="single" w:color="auto" w:sz="4" w:space="0"/>
              <w:right w:val="single" w:color="auto" w:sz="4" w:space="0"/>
            </w:tcBorders>
            <w:noWrap w:val="0"/>
            <w:vAlign w:val="top"/>
          </w:tcPr>
          <w:p w14:paraId="4FE46D43">
            <w:pPr>
              <w:jc w:val="center"/>
              <w:rPr>
                <w:ins w:id="3068" w:author="LKY" w:date="2026-05-22T20:57:44Z"/>
                <w:rFonts w:hint="default" w:ascii="Times New Roman" w:hAnsi="Times New Roman"/>
                <w:vertAlign w:val="baseline"/>
                <w:lang w:val="en-US" w:eastAsia="zh-CN"/>
              </w:rPr>
            </w:pPr>
            <w:ins w:id="3069" w:author="LKY" w:date="2026-05-22T20:57:44Z">
              <w:r>
                <w:rPr>
                  <w:rFonts w:hint="eastAsia" w:ascii="Times New Roman" w:hAnsi="Times New Roman"/>
                  <w:vertAlign w:val="baseline"/>
                  <w:lang w:val="en-US" w:eastAsia="zh-CN"/>
                </w:rPr>
                <w:t>DI3</w:t>
              </w:r>
            </w:ins>
          </w:p>
        </w:tc>
        <w:tc>
          <w:tcPr>
            <w:tcW w:w="488" w:type="pct"/>
            <w:tcBorders>
              <w:top w:val="single" w:color="auto" w:sz="4" w:space="0"/>
              <w:left w:val="single" w:color="auto" w:sz="4" w:space="0"/>
              <w:bottom w:val="single" w:color="auto" w:sz="4" w:space="0"/>
              <w:right w:val="single" w:color="auto" w:sz="4" w:space="0"/>
            </w:tcBorders>
            <w:noWrap w:val="0"/>
            <w:vAlign w:val="top"/>
          </w:tcPr>
          <w:p w14:paraId="55A70141">
            <w:pPr>
              <w:jc w:val="center"/>
              <w:rPr>
                <w:ins w:id="3070" w:author="LKY" w:date="2026-05-22T20:57:44Z"/>
                <w:rFonts w:hint="default" w:ascii="Times New Roman" w:hAnsi="Times New Roman" w:eastAsiaTheme="minorEastAsia" w:cstheme="minorBidi"/>
                <w:kern w:val="2"/>
                <w:sz w:val="21"/>
                <w:szCs w:val="24"/>
                <w:vertAlign w:val="baseline"/>
                <w:lang w:val="en-US" w:eastAsia="zh-CN" w:bidi="ar-SA"/>
              </w:rPr>
            </w:pPr>
            <w:ins w:id="3071" w:author="LKY" w:date="2026-05-22T20:57:44Z">
              <w:r>
                <w:rPr>
                  <w:rFonts w:hint="eastAsia" w:ascii="Times New Roman" w:hAnsi="Times New Roman"/>
                  <w:vertAlign w:val="baseline"/>
                  <w:lang w:val="en-US" w:eastAsia="zh-CN"/>
                </w:rPr>
                <w:t>DI5</w:t>
              </w:r>
            </w:ins>
          </w:p>
        </w:tc>
        <w:tc>
          <w:tcPr>
            <w:tcW w:w="488" w:type="pct"/>
            <w:tcBorders>
              <w:top w:val="single" w:color="auto" w:sz="4" w:space="0"/>
              <w:left w:val="single" w:color="auto" w:sz="4" w:space="0"/>
              <w:bottom w:val="single" w:color="auto" w:sz="4" w:space="0"/>
              <w:right w:val="single" w:color="auto" w:sz="4" w:space="0"/>
            </w:tcBorders>
            <w:noWrap w:val="0"/>
            <w:vAlign w:val="top"/>
          </w:tcPr>
          <w:p w14:paraId="7AA1DF4B">
            <w:pPr>
              <w:jc w:val="center"/>
              <w:rPr>
                <w:ins w:id="3072" w:author="LKY" w:date="2026-05-22T20:57:44Z"/>
                <w:rFonts w:hint="default" w:ascii="Times New Roman" w:hAnsi="Times New Roman" w:eastAsiaTheme="minorEastAsia" w:cstheme="minorBidi"/>
                <w:kern w:val="2"/>
                <w:sz w:val="21"/>
                <w:szCs w:val="24"/>
                <w:vertAlign w:val="baseline"/>
                <w:lang w:val="en-US" w:eastAsia="zh-CN" w:bidi="ar-SA"/>
              </w:rPr>
            </w:pPr>
            <w:ins w:id="3073" w:author="LKY" w:date="2026-05-22T20:57:44Z">
              <w:r>
                <w:rPr>
                  <w:rFonts w:hint="eastAsia" w:ascii="Times New Roman" w:hAnsi="Times New Roman"/>
                  <w:vertAlign w:val="baseline"/>
                  <w:lang w:val="en-US" w:eastAsia="zh-CN"/>
                </w:rPr>
                <w:t>DI7</w:t>
              </w:r>
            </w:ins>
          </w:p>
        </w:tc>
        <w:tc>
          <w:tcPr>
            <w:tcW w:w="488" w:type="pct"/>
            <w:tcBorders>
              <w:top w:val="single" w:color="auto" w:sz="4" w:space="0"/>
              <w:left w:val="single" w:color="auto" w:sz="4" w:space="0"/>
              <w:bottom w:val="single" w:color="auto" w:sz="4" w:space="0"/>
              <w:right w:val="single" w:color="auto" w:sz="4" w:space="0"/>
            </w:tcBorders>
            <w:noWrap w:val="0"/>
            <w:vAlign w:val="top"/>
          </w:tcPr>
          <w:p w14:paraId="7F0E557B">
            <w:pPr>
              <w:jc w:val="center"/>
              <w:rPr>
                <w:ins w:id="3074" w:author="LKY" w:date="2026-05-22T20:57:44Z"/>
                <w:rFonts w:hint="default" w:ascii="Times New Roman" w:hAnsi="Times New Roman"/>
                <w:vertAlign w:val="baseline"/>
                <w:lang w:val="en-US" w:eastAsia="zh-CN"/>
              </w:rPr>
            </w:pPr>
            <w:ins w:id="3075" w:author="LKY" w:date="2026-05-22T20:57:44Z">
              <w:r>
                <w:rPr>
                  <w:rFonts w:hint="eastAsia" w:ascii="Times New Roman" w:hAnsi="Times New Roman"/>
                  <w:vertAlign w:val="baseline"/>
                  <w:lang w:val="en-US" w:eastAsia="zh-CN"/>
                </w:rPr>
                <w:t>DI9</w:t>
              </w:r>
            </w:ins>
          </w:p>
        </w:tc>
        <w:tc>
          <w:tcPr>
            <w:tcW w:w="488" w:type="pct"/>
            <w:tcBorders>
              <w:top w:val="single" w:color="auto" w:sz="4" w:space="0"/>
              <w:left w:val="single" w:color="auto" w:sz="4" w:space="0"/>
              <w:bottom w:val="single" w:color="auto" w:sz="4" w:space="0"/>
              <w:right w:val="single" w:color="auto" w:sz="4" w:space="0"/>
            </w:tcBorders>
            <w:noWrap w:val="0"/>
            <w:vAlign w:val="top"/>
          </w:tcPr>
          <w:p w14:paraId="367A73F1">
            <w:pPr>
              <w:jc w:val="center"/>
              <w:rPr>
                <w:ins w:id="3076" w:author="LKY" w:date="2026-05-22T20:57:44Z"/>
                <w:rFonts w:hint="default" w:ascii="Times New Roman" w:hAnsi="Times New Roman"/>
                <w:vertAlign w:val="baseline"/>
                <w:lang w:val="en-US" w:eastAsia="zh-CN"/>
              </w:rPr>
            </w:pPr>
            <w:ins w:id="3077" w:author="LKY" w:date="2026-05-22T20:57:44Z">
              <w:r>
                <w:rPr>
                  <w:rFonts w:hint="eastAsia" w:ascii="Times New Roman" w:hAnsi="Times New Roman"/>
                  <w:vertAlign w:val="baseline"/>
                  <w:lang w:val="en-US" w:eastAsia="zh-CN"/>
                </w:rPr>
                <w:t>DI11</w:t>
              </w:r>
            </w:ins>
          </w:p>
        </w:tc>
        <w:tc>
          <w:tcPr>
            <w:tcW w:w="488" w:type="pct"/>
            <w:tcBorders>
              <w:top w:val="single" w:color="auto" w:sz="4" w:space="0"/>
              <w:left w:val="single" w:color="auto" w:sz="4" w:space="0"/>
              <w:bottom w:val="single" w:color="auto" w:sz="4" w:space="0"/>
              <w:right w:val="single" w:color="auto" w:sz="4" w:space="0"/>
            </w:tcBorders>
            <w:noWrap w:val="0"/>
            <w:vAlign w:val="top"/>
          </w:tcPr>
          <w:p w14:paraId="0D1DE97F">
            <w:pPr>
              <w:jc w:val="center"/>
              <w:rPr>
                <w:ins w:id="3078" w:author="LKY" w:date="2026-05-22T20:57:44Z"/>
                <w:rFonts w:hint="default" w:ascii="Times New Roman" w:hAnsi="Times New Roman"/>
                <w:vertAlign w:val="baseline"/>
                <w:lang w:val="en-US" w:eastAsia="zh-CN"/>
              </w:rPr>
            </w:pPr>
            <w:ins w:id="3079" w:author="LKY" w:date="2026-05-22T20:57:44Z">
              <w:r>
                <w:rPr>
                  <w:rFonts w:hint="eastAsia" w:ascii="Times New Roman" w:hAnsi="Times New Roman"/>
                  <w:vertAlign w:val="baseline"/>
                  <w:lang w:val="en-US" w:eastAsia="zh-CN"/>
                </w:rPr>
                <w:t>DI13</w:t>
              </w:r>
            </w:ins>
          </w:p>
        </w:tc>
        <w:tc>
          <w:tcPr>
            <w:tcW w:w="525" w:type="pct"/>
            <w:tcBorders>
              <w:top w:val="single" w:color="auto" w:sz="4" w:space="0"/>
              <w:left w:val="single" w:color="auto" w:sz="4" w:space="0"/>
              <w:bottom w:val="single" w:color="auto" w:sz="4" w:space="0"/>
              <w:right w:val="single" w:color="auto" w:sz="4" w:space="0"/>
            </w:tcBorders>
            <w:noWrap w:val="0"/>
            <w:vAlign w:val="top"/>
          </w:tcPr>
          <w:p w14:paraId="7C3DFA08">
            <w:pPr>
              <w:jc w:val="center"/>
              <w:rPr>
                <w:ins w:id="3080" w:author="LKY" w:date="2026-05-22T20:57:44Z"/>
                <w:rFonts w:hint="default" w:ascii="Times New Roman" w:hAnsi="Times New Roman"/>
                <w:vertAlign w:val="baseline"/>
                <w:lang w:val="en-US" w:eastAsia="zh-CN"/>
              </w:rPr>
            </w:pPr>
            <w:ins w:id="3081" w:author="LKY" w:date="2026-05-22T20:57:44Z">
              <w:r>
                <w:rPr>
                  <w:rFonts w:hint="eastAsia" w:ascii="Times New Roman" w:hAnsi="Times New Roman"/>
                  <w:vertAlign w:val="baseline"/>
                  <w:lang w:val="en-US" w:eastAsia="zh-CN"/>
                </w:rPr>
                <w:t>DI15</w:t>
              </w:r>
            </w:ins>
          </w:p>
        </w:tc>
        <w:tc>
          <w:tcPr>
            <w:tcW w:w="425" w:type="pct"/>
            <w:tcBorders>
              <w:top w:val="single" w:color="auto" w:sz="4" w:space="0"/>
              <w:left w:val="single" w:color="auto" w:sz="4" w:space="0"/>
              <w:bottom w:val="single" w:color="auto" w:sz="4" w:space="0"/>
              <w:right w:val="single" w:color="auto" w:sz="4" w:space="0"/>
            </w:tcBorders>
            <w:noWrap w:val="0"/>
            <w:vAlign w:val="top"/>
          </w:tcPr>
          <w:p w14:paraId="0156DA1D">
            <w:pPr>
              <w:jc w:val="center"/>
              <w:rPr>
                <w:ins w:id="3082" w:author="LKY" w:date="2026-05-22T20:57:44Z"/>
                <w:rFonts w:hint="default" w:ascii="Times New Roman" w:hAnsi="Times New Roman"/>
                <w:vertAlign w:val="baseline"/>
                <w:lang w:val="en-US" w:eastAsia="zh-CN"/>
              </w:rPr>
            </w:pPr>
            <w:ins w:id="3083" w:author="LKY" w:date="2026-05-22T20:57:44Z">
              <w:r>
                <w:rPr>
                  <w:rFonts w:hint="eastAsia" w:ascii="Times New Roman" w:hAnsi="Times New Roman"/>
                  <w:vertAlign w:val="baseline"/>
                  <w:lang w:val="en-US" w:eastAsia="zh-CN"/>
                </w:rPr>
                <w:t>PE</w:t>
              </w:r>
            </w:ins>
          </w:p>
        </w:tc>
      </w:tr>
      <w:tr w14:paraId="4A3436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ins w:id="3084" w:author="LKY" w:date="2026-05-22T20:57:44Z"/>
        </w:trPr>
        <w:tc>
          <w:tcPr>
            <w:tcW w:w="637" w:type="pct"/>
            <w:tcBorders>
              <w:top w:val="single" w:color="auto" w:sz="4" w:space="0"/>
              <w:left w:val="single" w:color="auto" w:sz="4" w:space="0"/>
              <w:bottom w:val="single" w:color="auto" w:sz="4" w:space="0"/>
              <w:right w:val="single" w:color="auto" w:sz="4" w:space="0"/>
            </w:tcBorders>
            <w:noWrap w:val="0"/>
            <w:vAlign w:val="top"/>
          </w:tcPr>
          <w:p w14:paraId="778A9574">
            <w:pPr>
              <w:jc w:val="center"/>
              <w:rPr>
                <w:ins w:id="3085" w:author="LKY" w:date="2026-05-22T20:57:44Z"/>
                <w:rFonts w:hint="default" w:ascii="Times New Roman" w:hAnsi="Times New Roman"/>
                <w:vertAlign w:val="baseline"/>
                <w:lang w:val="en-US" w:eastAsia="zh-CN"/>
              </w:rPr>
            </w:pPr>
            <w:ins w:id="3086" w:author="LKY" w:date="2026-05-22T20:57:44Z">
              <w:r>
                <w:rPr>
                  <w:rFonts w:hint="eastAsia" w:ascii="Times New Roman" w:hAnsi="Times New Roman"/>
                  <w:vertAlign w:val="baseline"/>
                  <w:lang w:val="en-US" w:eastAsia="zh-CN"/>
                </w:rPr>
                <w:t>端口号</w:t>
              </w:r>
            </w:ins>
          </w:p>
        </w:tc>
        <w:tc>
          <w:tcPr>
            <w:tcW w:w="488" w:type="pct"/>
            <w:tcBorders>
              <w:top w:val="single" w:color="auto" w:sz="4" w:space="0"/>
              <w:left w:val="single" w:color="auto" w:sz="4" w:space="0"/>
              <w:bottom w:val="single" w:color="auto" w:sz="4" w:space="0"/>
              <w:right w:val="single" w:color="auto" w:sz="4" w:space="0"/>
            </w:tcBorders>
            <w:noWrap w:val="0"/>
            <w:vAlign w:val="top"/>
          </w:tcPr>
          <w:p w14:paraId="30E00ED5">
            <w:pPr>
              <w:jc w:val="center"/>
              <w:rPr>
                <w:ins w:id="3087" w:author="LKY" w:date="2026-05-22T20:57:44Z"/>
                <w:rFonts w:hint="default" w:ascii="Times New Roman" w:hAnsi="Times New Roman"/>
                <w:vertAlign w:val="baseline"/>
                <w:lang w:val="en-US" w:eastAsia="zh-CN"/>
              </w:rPr>
            </w:pPr>
            <w:ins w:id="3088" w:author="LKY" w:date="2026-05-22T20:57:44Z">
              <w:r>
                <w:rPr>
                  <w:rFonts w:hint="eastAsia" w:ascii="Times New Roman" w:hAnsi="Times New Roman"/>
                  <w:vertAlign w:val="baseline"/>
                  <w:lang w:val="en-US" w:eastAsia="zh-CN"/>
                </w:rPr>
                <w:t>A1</w:t>
              </w:r>
            </w:ins>
          </w:p>
        </w:tc>
        <w:tc>
          <w:tcPr>
            <w:tcW w:w="482" w:type="pct"/>
            <w:tcBorders>
              <w:top w:val="single" w:color="auto" w:sz="4" w:space="0"/>
              <w:left w:val="single" w:color="auto" w:sz="4" w:space="0"/>
              <w:bottom w:val="single" w:color="auto" w:sz="4" w:space="0"/>
              <w:right w:val="single" w:color="auto" w:sz="4" w:space="0"/>
            </w:tcBorders>
            <w:noWrap w:val="0"/>
            <w:vAlign w:val="top"/>
          </w:tcPr>
          <w:p w14:paraId="3C9E215C">
            <w:pPr>
              <w:jc w:val="center"/>
              <w:rPr>
                <w:ins w:id="3089" w:author="LKY" w:date="2026-05-22T20:57:44Z"/>
                <w:rFonts w:hint="default" w:ascii="Times New Roman" w:hAnsi="Times New Roman"/>
                <w:vertAlign w:val="baseline"/>
                <w:lang w:val="en-US" w:eastAsia="zh-CN"/>
              </w:rPr>
            </w:pPr>
            <w:ins w:id="3090" w:author="LKY" w:date="2026-05-22T20:57:44Z">
              <w:r>
                <w:rPr>
                  <w:rFonts w:hint="eastAsia" w:ascii="Times New Roman" w:hAnsi="Times New Roman"/>
                  <w:vertAlign w:val="baseline"/>
                  <w:lang w:val="en-US" w:eastAsia="zh-CN"/>
                </w:rPr>
                <w:t>A2</w:t>
              </w:r>
            </w:ins>
          </w:p>
        </w:tc>
        <w:tc>
          <w:tcPr>
            <w:tcW w:w="488" w:type="pct"/>
            <w:tcBorders>
              <w:top w:val="single" w:color="auto" w:sz="4" w:space="0"/>
              <w:left w:val="single" w:color="auto" w:sz="4" w:space="0"/>
              <w:bottom w:val="single" w:color="auto" w:sz="4" w:space="0"/>
              <w:right w:val="single" w:color="auto" w:sz="4" w:space="0"/>
            </w:tcBorders>
            <w:noWrap w:val="0"/>
            <w:vAlign w:val="top"/>
          </w:tcPr>
          <w:p w14:paraId="589D2676">
            <w:pPr>
              <w:jc w:val="center"/>
              <w:rPr>
                <w:ins w:id="3091" w:author="LKY" w:date="2026-05-22T20:57:44Z"/>
                <w:rFonts w:hint="default" w:ascii="Times New Roman" w:hAnsi="Times New Roman"/>
                <w:vertAlign w:val="baseline"/>
                <w:lang w:val="en-US" w:eastAsia="zh-CN"/>
              </w:rPr>
            </w:pPr>
            <w:ins w:id="3092" w:author="LKY" w:date="2026-05-22T20:57:44Z">
              <w:r>
                <w:rPr>
                  <w:rFonts w:hint="eastAsia" w:ascii="Times New Roman" w:hAnsi="Times New Roman"/>
                  <w:vertAlign w:val="baseline"/>
                  <w:lang w:val="en-US" w:eastAsia="zh-CN"/>
                </w:rPr>
                <w:t>A3</w:t>
              </w:r>
            </w:ins>
          </w:p>
        </w:tc>
        <w:tc>
          <w:tcPr>
            <w:tcW w:w="488" w:type="pct"/>
            <w:tcBorders>
              <w:top w:val="single" w:color="auto" w:sz="4" w:space="0"/>
              <w:left w:val="single" w:color="auto" w:sz="4" w:space="0"/>
              <w:bottom w:val="single" w:color="auto" w:sz="4" w:space="0"/>
              <w:right w:val="single" w:color="auto" w:sz="4" w:space="0"/>
            </w:tcBorders>
            <w:noWrap w:val="0"/>
            <w:vAlign w:val="top"/>
          </w:tcPr>
          <w:p w14:paraId="5EAEC81F">
            <w:pPr>
              <w:jc w:val="center"/>
              <w:rPr>
                <w:ins w:id="3093" w:author="LKY" w:date="2026-05-22T20:57:44Z"/>
                <w:rFonts w:hint="default" w:ascii="Times New Roman" w:hAnsi="Times New Roman"/>
                <w:vertAlign w:val="baseline"/>
                <w:lang w:val="en-US" w:eastAsia="zh-CN"/>
              </w:rPr>
            </w:pPr>
            <w:ins w:id="3094" w:author="LKY" w:date="2026-05-22T20:57:44Z">
              <w:r>
                <w:rPr>
                  <w:rFonts w:hint="eastAsia" w:ascii="Times New Roman" w:hAnsi="Times New Roman"/>
                  <w:vertAlign w:val="baseline"/>
                  <w:lang w:val="en-US" w:eastAsia="zh-CN"/>
                </w:rPr>
                <w:t>A4</w:t>
              </w:r>
            </w:ins>
          </w:p>
        </w:tc>
        <w:tc>
          <w:tcPr>
            <w:tcW w:w="488" w:type="pct"/>
            <w:tcBorders>
              <w:top w:val="single" w:color="auto" w:sz="4" w:space="0"/>
              <w:left w:val="single" w:color="auto" w:sz="4" w:space="0"/>
              <w:bottom w:val="single" w:color="auto" w:sz="4" w:space="0"/>
              <w:right w:val="single" w:color="auto" w:sz="4" w:space="0"/>
            </w:tcBorders>
            <w:noWrap w:val="0"/>
            <w:vAlign w:val="top"/>
          </w:tcPr>
          <w:p w14:paraId="45C5E7A5">
            <w:pPr>
              <w:jc w:val="center"/>
              <w:rPr>
                <w:ins w:id="3095" w:author="LKY" w:date="2026-05-22T20:57:44Z"/>
                <w:rFonts w:hint="default" w:ascii="Times New Roman" w:hAnsi="Times New Roman"/>
                <w:vertAlign w:val="baseline"/>
                <w:lang w:val="en-US" w:eastAsia="zh-CN"/>
              </w:rPr>
            </w:pPr>
            <w:ins w:id="3096" w:author="LKY" w:date="2026-05-22T20:57:44Z">
              <w:r>
                <w:rPr>
                  <w:rFonts w:hint="eastAsia" w:ascii="Times New Roman" w:hAnsi="Times New Roman"/>
                  <w:vertAlign w:val="baseline"/>
                  <w:lang w:val="en-US" w:eastAsia="zh-CN"/>
                </w:rPr>
                <w:t>A5</w:t>
              </w:r>
            </w:ins>
          </w:p>
        </w:tc>
        <w:tc>
          <w:tcPr>
            <w:tcW w:w="488" w:type="pct"/>
            <w:tcBorders>
              <w:top w:val="single" w:color="auto" w:sz="4" w:space="0"/>
              <w:left w:val="single" w:color="auto" w:sz="4" w:space="0"/>
              <w:bottom w:val="single" w:color="auto" w:sz="4" w:space="0"/>
              <w:right w:val="single" w:color="auto" w:sz="4" w:space="0"/>
            </w:tcBorders>
            <w:noWrap w:val="0"/>
            <w:vAlign w:val="top"/>
          </w:tcPr>
          <w:p w14:paraId="7B2F878F">
            <w:pPr>
              <w:jc w:val="center"/>
              <w:rPr>
                <w:ins w:id="3097" w:author="LKY" w:date="2026-05-22T20:57:44Z"/>
                <w:rFonts w:hint="default" w:ascii="Times New Roman" w:hAnsi="Times New Roman"/>
                <w:vertAlign w:val="baseline"/>
                <w:lang w:val="en-US" w:eastAsia="zh-CN"/>
              </w:rPr>
            </w:pPr>
            <w:ins w:id="3098" w:author="LKY" w:date="2026-05-22T20:57:44Z">
              <w:r>
                <w:rPr>
                  <w:rFonts w:hint="eastAsia" w:ascii="Times New Roman" w:hAnsi="Times New Roman"/>
                  <w:vertAlign w:val="baseline"/>
                  <w:lang w:val="en-US" w:eastAsia="zh-CN"/>
                </w:rPr>
                <w:t>A6</w:t>
              </w:r>
            </w:ins>
          </w:p>
        </w:tc>
        <w:tc>
          <w:tcPr>
            <w:tcW w:w="488" w:type="pct"/>
            <w:tcBorders>
              <w:top w:val="single" w:color="auto" w:sz="4" w:space="0"/>
              <w:left w:val="single" w:color="auto" w:sz="4" w:space="0"/>
              <w:bottom w:val="single" w:color="auto" w:sz="4" w:space="0"/>
              <w:right w:val="single" w:color="auto" w:sz="4" w:space="0"/>
            </w:tcBorders>
            <w:noWrap w:val="0"/>
            <w:vAlign w:val="top"/>
          </w:tcPr>
          <w:p w14:paraId="4CBBCFC4">
            <w:pPr>
              <w:jc w:val="center"/>
              <w:rPr>
                <w:ins w:id="3099" w:author="LKY" w:date="2026-05-22T20:57:44Z"/>
                <w:rFonts w:hint="default" w:ascii="Times New Roman" w:hAnsi="Times New Roman"/>
                <w:vertAlign w:val="baseline"/>
                <w:lang w:val="en-US" w:eastAsia="zh-CN"/>
              </w:rPr>
            </w:pPr>
            <w:ins w:id="3100" w:author="LKY" w:date="2026-05-22T20:57:44Z">
              <w:r>
                <w:rPr>
                  <w:rFonts w:hint="eastAsia" w:ascii="Times New Roman" w:hAnsi="Times New Roman"/>
                  <w:vertAlign w:val="baseline"/>
                  <w:lang w:val="en-US" w:eastAsia="zh-CN"/>
                </w:rPr>
                <w:t>A7</w:t>
              </w:r>
            </w:ins>
          </w:p>
        </w:tc>
        <w:tc>
          <w:tcPr>
            <w:tcW w:w="525" w:type="pct"/>
            <w:tcBorders>
              <w:top w:val="single" w:color="auto" w:sz="4" w:space="0"/>
              <w:left w:val="single" w:color="auto" w:sz="4" w:space="0"/>
              <w:bottom w:val="single" w:color="auto" w:sz="4" w:space="0"/>
              <w:right w:val="single" w:color="auto" w:sz="4" w:space="0"/>
            </w:tcBorders>
            <w:noWrap w:val="0"/>
            <w:vAlign w:val="top"/>
          </w:tcPr>
          <w:p w14:paraId="44D5D8FF">
            <w:pPr>
              <w:jc w:val="center"/>
              <w:rPr>
                <w:ins w:id="3101" w:author="LKY" w:date="2026-05-22T20:57:44Z"/>
                <w:rFonts w:hint="default" w:ascii="Times New Roman" w:hAnsi="Times New Roman"/>
                <w:vertAlign w:val="baseline"/>
                <w:lang w:val="en-US" w:eastAsia="zh-CN"/>
              </w:rPr>
            </w:pPr>
            <w:ins w:id="3102" w:author="LKY" w:date="2026-05-22T20:57:44Z">
              <w:r>
                <w:rPr>
                  <w:rFonts w:hint="eastAsia" w:ascii="Times New Roman" w:hAnsi="Times New Roman"/>
                  <w:vertAlign w:val="baseline"/>
                  <w:lang w:val="en-US" w:eastAsia="zh-CN"/>
                </w:rPr>
                <w:t>A8</w:t>
              </w:r>
            </w:ins>
          </w:p>
        </w:tc>
        <w:tc>
          <w:tcPr>
            <w:tcW w:w="425" w:type="pct"/>
            <w:tcBorders>
              <w:top w:val="single" w:color="auto" w:sz="4" w:space="0"/>
              <w:left w:val="single" w:color="auto" w:sz="4" w:space="0"/>
              <w:bottom w:val="single" w:color="auto" w:sz="4" w:space="0"/>
              <w:right w:val="single" w:color="auto" w:sz="4" w:space="0"/>
            </w:tcBorders>
            <w:noWrap w:val="0"/>
            <w:vAlign w:val="top"/>
          </w:tcPr>
          <w:p w14:paraId="0ED13CC8">
            <w:pPr>
              <w:jc w:val="center"/>
              <w:rPr>
                <w:ins w:id="3103" w:author="LKY" w:date="2026-05-22T20:57:44Z"/>
                <w:rFonts w:hint="default" w:ascii="Times New Roman" w:hAnsi="Times New Roman"/>
                <w:vertAlign w:val="baseline"/>
                <w:lang w:val="en-US" w:eastAsia="zh-CN"/>
              </w:rPr>
            </w:pPr>
            <w:ins w:id="3104" w:author="LKY" w:date="2026-05-22T20:57:44Z">
              <w:r>
                <w:rPr>
                  <w:rFonts w:hint="eastAsia" w:ascii="Times New Roman" w:hAnsi="Times New Roman"/>
                  <w:vertAlign w:val="baseline"/>
                  <w:lang w:val="en-US" w:eastAsia="zh-CN"/>
                </w:rPr>
                <w:t>A9</w:t>
              </w:r>
            </w:ins>
          </w:p>
        </w:tc>
      </w:tr>
      <w:tr w14:paraId="09D4A1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ins w:id="3105" w:author="LKY" w:date="2026-05-22T20:57:44Z"/>
        </w:trPr>
        <w:tc>
          <w:tcPr>
            <w:tcW w:w="637" w:type="pct"/>
            <w:tcBorders>
              <w:top w:val="single" w:color="auto" w:sz="4" w:space="0"/>
              <w:left w:val="single" w:color="auto" w:sz="4" w:space="0"/>
              <w:bottom w:val="single" w:color="auto" w:sz="4" w:space="0"/>
              <w:right w:val="single" w:color="auto" w:sz="4" w:space="0"/>
            </w:tcBorders>
            <w:noWrap w:val="0"/>
            <w:vAlign w:val="top"/>
          </w:tcPr>
          <w:p w14:paraId="1973BCD4">
            <w:pPr>
              <w:jc w:val="center"/>
              <w:rPr>
                <w:ins w:id="3106" w:author="LKY" w:date="2026-05-22T20:57:44Z"/>
                <w:rFonts w:hint="default" w:ascii="Times New Roman" w:hAnsi="Times New Roman"/>
                <w:vertAlign w:val="baseline"/>
                <w:lang w:val="en-US" w:eastAsia="zh-CN"/>
              </w:rPr>
            </w:pPr>
            <w:ins w:id="3107" w:author="LKY" w:date="2026-05-22T20:57:44Z">
              <w:r>
                <w:rPr>
                  <w:rFonts w:hint="eastAsia" w:ascii="Times New Roman" w:hAnsi="Times New Roman"/>
                  <w:vertAlign w:val="baseline"/>
                  <w:lang w:val="en-US" w:eastAsia="zh-CN"/>
                </w:rPr>
                <w:t>名称</w:t>
              </w:r>
            </w:ins>
          </w:p>
        </w:tc>
        <w:tc>
          <w:tcPr>
            <w:tcW w:w="488" w:type="pct"/>
            <w:tcBorders>
              <w:top w:val="single" w:color="auto" w:sz="4" w:space="0"/>
              <w:left w:val="single" w:color="auto" w:sz="4" w:space="0"/>
              <w:bottom w:val="single" w:color="auto" w:sz="4" w:space="0"/>
              <w:right w:val="single" w:color="auto" w:sz="4" w:space="0"/>
            </w:tcBorders>
            <w:noWrap w:val="0"/>
            <w:vAlign w:val="top"/>
          </w:tcPr>
          <w:p w14:paraId="63F792E0">
            <w:pPr>
              <w:jc w:val="center"/>
              <w:rPr>
                <w:ins w:id="3108" w:author="LKY" w:date="2026-05-22T20:57:44Z"/>
                <w:rFonts w:hint="default" w:ascii="Times New Roman" w:hAnsi="Times New Roman"/>
                <w:vertAlign w:val="baseline"/>
                <w:lang w:val="en-US" w:eastAsia="zh-CN"/>
              </w:rPr>
            </w:pPr>
            <w:ins w:id="3109" w:author="LKY" w:date="2026-05-22T20:57:44Z">
              <w:r>
                <w:rPr>
                  <w:rFonts w:hint="eastAsia" w:ascii="Times New Roman" w:hAnsi="Times New Roman"/>
                  <w:vertAlign w:val="baseline"/>
                  <w:lang w:val="en-US" w:eastAsia="zh-CN"/>
                </w:rPr>
                <w:t>DI0</w:t>
              </w:r>
            </w:ins>
          </w:p>
        </w:tc>
        <w:tc>
          <w:tcPr>
            <w:tcW w:w="482" w:type="pct"/>
            <w:tcBorders>
              <w:top w:val="single" w:color="auto" w:sz="4" w:space="0"/>
              <w:left w:val="single" w:color="auto" w:sz="4" w:space="0"/>
              <w:bottom w:val="single" w:color="auto" w:sz="4" w:space="0"/>
              <w:right w:val="single" w:color="auto" w:sz="4" w:space="0"/>
            </w:tcBorders>
            <w:noWrap w:val="0"/>
            <w:vAlign w:val="top"/>
          </w:tcPr>
          <w:p w14:paraId="060007E0">
            <w:pPr>
              <w:jc w:val="center"/>
              <w:rPr>
                <w:ins w:id="3110" w:author="LKY" w:date="2026-05-22T20:57:44Z"/>
                <w:rFonts w:hint="default" w:ascii="Times New Roman" w:hAnsi="Times New Roman"/>
                <w:vertAlign w:val="baseline"/>
                <w:lang w:val="en-US" w:eastAsia="zh-CN"/>
              </w:rPr>
            </w:pPr>
            <w:ins w:id="3111" w:author="LKY" w:date="2026-05-22T20:57:44Z">
              <w:r>
                <w:rPr>
                  <w:rFonts w:hint="eastAsia" w:ascii="Times New Roman" w:hAnsi="Times New Roman"/>
                  <w:vertAlign w:val="baseline"/>
                  <w:lang w:val="en-US" w:eastAsia="zh-CN"/>
                </w:rPr>
                <w:t>DI2</w:t>
              </w:r>
            </w:ins>
          </w:p>
        </w:tc>
        <w:tc>
          <w:tcPr>
            <w:tcW w:w="488" w:type="pct"/>
            <w:tcBorders>
              <w:top w:val="single" w:color="auto" w:sz="4" w:space="0"/>
              <w:left w:val="single" w:color="auto" w:sz="4" w:space="0"/>
              <w:bottom w:val="single" w:color="auto" w:sz="4" w:space="0"/>
              <w:right w:val="single" w:color="auto" w:sz="4" w:space="0"/>
            </w:tcBorders>
            <w:noWrap w:val="0"/>
            <w:vAlign w:val="top"/>
          </w:tcPr>
          <w:p w14:paraId="56B626EE">
            <w:pPr>
              <w:jc w:val="center"/>
              <w:rPr>
                <w:ins w:id="3112" w:author="LKY" w:date="2026-05-22T20:57:44Z"/>
                <w:rFonts w:hint="default" w:ascii="Times New Roman" w:hAnsi="Times New Roman"/>
                <w:vertAlign w:val="baseline"/>
                <w:lang w:val="en-US" w:eastAsia="zh-CN"/>
              </w:rPr>
            </w:pPr>
            <w:ins w:id="3113" w:author="LKY" w:date="2026-05-22T20:57:44Z">
              <w:r>
                <w:rPr>
                  <w:rFonts w:hint="eastAsia" w:ascii="Times New Roman" w:hAnsi="Times New Roman"/>
                  <w:vertAlign w:val="baseline"/>
                  <w:lang w:val="en-US" w:eastAsia="zh-CN"/>
                </w:rPr>
                <w:t>DI4</w:t>
              </w:r>
            </w:ins>
          </w:p>
        </w:tc>
        <w:tc>
          <w:tcPr>
            <w:tcW w:w="488" w:type="pct"/>
            <w:tcBorders>
              <w:top w:val="single" w:color="auto" w:sz="4" w:space="0"/>
              <w:left w:val="single" w:color="auto" w:sz="4" w:space="0"/>
              <w:bottom w:val="single" w:color="auto" w:sz="4" w:space="0"/>
              <w:right w:val="single" w:color="auto" w:sz="4" w:space="0"/>
            </w:tcBorders>
            <w:noWrap w:val="0"/>
            <w:vAlign w:val="top"/>
          </w:tcPr>
          <w:p w14:paraId="1E2D1493">
            <w:pPr>
              <w:jc w:val="center"/>
              <w:rPr>
                <w:ins w:id="3114" w:author="LKY" w:date="2026-05-22T20:57:44Z"/>
                <w:rFonts w:hint="default" w:ascii="Times New Roman" w:hAnsi="Times New Roman"/>
                <w:vertAlign w:val="baseline"/>
                <w:lang w:val="en-US" w:eastAsia="zh-CN"/>
              </w:rPr>
            </w:pPr>
            <w:ins w:id="3115" w:author="LKY" w:date="2026-05-22T20:57:44Z">
              <w:r>
                <w:rPr>
                  <w:rFonts w:hint="eastAsia" w:ascii="Times New Roman" w:hAnsi="Times New Roman"/>
                  <w:vertAlign w:val="baseline"/>
                  <w:lang w:val="en-US" w:eastAsia="zh-CN"/>
                </w:rPr>
                <w:t>DI6</w:t>
              </w:r>
            </w:ins>
          </w:p>
        </w:tc>
        <w:tc>
          <w:tcPr>
            <w:tcW w:w="488" w:type="pct"/>
            <w:tcBorders>
              <w:top w:val="single" w:color="auto" w:sz="4" w:space="0"/>
              <w:left w:val="single" w:color="auto" w:sz="4" w:space="0"/>
              <w:bottom w:val="single" w:color="auto" w:sz="4" w:space="0"/>
              <w:right w:val="single" w:color="auto" w:sz="4" w:space="0"/>
            </w:tcBorders>
            <w:noWrap w:val="0"/>
            <w:vAlign w:val="top"/>
          </w:tcPr>
          <w:p w14:paraId="06E3405B">
            <w:pPr>
              <w:jc w:val="center"/>
              <w:rPr>
                <w:ins w:id="3116" w:author="LKY" w:date="2026-05-22T20:57:44Z"/>
                <w:rFonts w:hint="default" w:ascii="Times New Roman" w:hAnsi="Times New Roman"/>
                <w:vertAlign w:val="baseline"/>
                <w:lang w:val="en-US" w:eastAsia="zh-CN"/>
              </w:rPr>
            </w:pPr>
            <w:ins w:id="3117" w:author="LKY" w:date="2026-05-22T20:57:44Z">
              <w:r>
                <w:rPr>
                  <w:rFonts w:hint="eastAsia" w:ascii="Times New Roman" w:hAnsi="Times New Roman"/>
                  <w:vertAlign w:val="baseline"/>
                  <w:lang w:val="en-US" w:eastAsia="zh-CN"/>
                </w:rPr>
                <w:t>DI8</w:t>
              </w:r>
            </w:ins>
          </w:p>
        </w:tc>
        <w:tc>
          <w:tcPr>
            <w:tcW w:w="488" w:type="pct"/>
            <w:tcBorders>
              <w:top w:val="single" w:color="auto" w:sz="4" w:space="0"/>
              <w:left w:val="single" w:color="auto" w:sz="4" w:space="0"/>
              <w:bottom w:val="single" w:color="auto" w:sz="4" w:space="0"/>
              <w:right w:val="single" w:color="auto" w:sz="4" w:space="0"/>
            </w:tcBorders>
            <w:noWrap w:val="0"/>
            <w:vAlign w:val="top"/>
          </w:tcPr>
          <w:p w14:paraId="6721DFF4">
            <w:pPr>
              <w:jc w:val="center"/>
              <w:rPr>
                <w:ins w:id="3118" w:author="LKY" w:date="2026-05-22T20:57:44Z"/>
                <w:rFonts w:hint="default" w:ascii="Times New Roman" w:hAnsi="Times New Roman"/>
                <w:vertAlign w:val="baseline"/>
                <w:lang w:val="en-US" w:eastAsia="zh-CN"/>
              </w:rPr>
            </w:pPr>
            <w:ins w:id="3119" w:author="LKY" w:date="2026-05-22T20:57:44Z">
              <w:r>
                <w:rPr>
                  <w:rFonts w:hint="eastAsia" w:ascii="Times New Roman" w:hAnsi="Times New Roman"/>
                  <w:vertAlign w:val="baseline"/>
                  <w:lang w:val="en-US" w:eastAsia="zh-CN"/>
                </w:rPr>
                <w:t>DI10</w:t>
              </w:r>
            </w:ins>
          </w:p>
        </w:tc>
        <w:tc>
          <w:tcPr>
            <w:tcW w:w="488" w:type="pct"/>
            <w:tcBorders>
              <w:top w:val="single" w:color="auto" w:sz="4" w:space="0"/>
              <w:left w:val="single" w:color="auto" w:sz="4" w:space="0"/>
              <w:bottom w:val="single" w:color="auto" w:sz="4" w:space="0"/>
              <w:right w:val="single" w:color="auto" w:sz="4" w:space="0"/>
            </w:tcBorders>
            <w:noWrap w:val="0"/>
            <w:vAlign w:val="top"/>
          </w:tcPr>
          <w:p w14:paraId="3B9E1AD2">
            <w:pPr>
              <w:jc w:val="center"/>
              <w:rPr>
                <w:ins w:id="3120" w:author="LKY" w:date="2026-05-22T20:57:44Z"/>
                <w:rFonts w:hint="default" w:ascii="Times New Roman" w:hAnsi="Times New Roman"/>
                <w:vertAlign w:val="baseline"/>
                <w:lang w:val="en-US" w:eastAsia="zh-CN"/>
              </w:rPr>
            </w:pPr>
            <w:ins w:id="3121" w:author="LKY" w:date="2026-05-22T20:57:44Z">
              <w:r>
                <w:rPr>
                  <w:rFonts w:hint="eastAsia" w:ascii="Times New Roman" w:hAnsi="Times New Roman"/>
                  <w:vertAlign w:val="baseline"/>
                  <w:lang w:val="en-US" w:eastAsia="zh-CN"/>
                </w:rPr>
                <w:t>DI12</w:t>
              </w:r>
            </w:ins>
          </w:p>
        </w:tc>
        <w:tc>
          <w:tcPr>
            <w:tcW w:w="525" w:type="pct"/>
            <w:tcBorders>
              <w:top w:val="single" w:color="auto" w:sz="4" w:space="0"/>
              <w:left w:val="single" w:color="auto" w:sz="4" w:space="0"/>
              <w:bottom w:val="single" w:color="auto" w:sz="4" w:space="0"/>
              <w:right w:val="single" w:color="auto" w:sz="4" w:space="0"/>
            </w:tcBorders>
            <w:noWrap w:val="0"/>
            <w:vAlign w:val="top"/>
          </w:tcPr>
          <w:p w14:paraId="15EE5592">
            <w:pPr>
              <w:jc w:val="center"/>
              <w:rPr>
                <w:ins w:id="3122" w:author="LKY" w:date="2026-05-22T20:57:44Z"/>
                <w:rFonts w:hint="default" w:ascii="Times New Roman" w:hAnsi="Times New Roman"/>
                <w:vertAlign w:val="baseline"/>
                <w:lang w:val="en-US" w:eastAsia="zh-CN"/>
              </w:rPr>
            </w:pPr>
            <w:ins w:id="3123" w:author="LKY" w:date="2026-05-22T20:57:44Z">
              <w:r>
                <w:rPr>
                  <w:rFonts w:hint="eastAsia" w:ascii="Times New Roman" w:hAnsi="Times New Roman"/>
                  <w:vertAlign w:val="baseline"/>
                  <w:lang w:val="en-US" w:eastAsia="zh-CN"/>
                </w:rPr>
                <w:t>DI14</w:t>
              </w:r>
            </w:ins>
          </w:p>
        </w:tc>
        <w:tc>
          <w:tcPr>
            <w:tcW w:w="425" w:type="pct"/>
            <w:tcBorders>
              <w:top w:val="single" w:color="auto" w:sz="4" w:space="0"/>
              <w:left w:val="single" w:color="auto" w:sz="4" w:space="0"/>
              <w:bottom w:val="single" w:color="auto" w:sz="4" w:space="0"/>
              <w:right w:val="single" w:color="auto" w:sz="4" w:space="0"/>
            </w:tcBorders>
            <w:noWrap w:val="0"/>
            <w:vAlign w:val="top"/>
          </w:tcPr>
          <w:p w14:paraId="2D69ABF5">
            <w:pPr>
              <w:jc w:val="center"/>
              <w:rPr>
                <w:ins w:id="3124" w:author="LKY" w:date="2026-05-22T20:57:44Z"/>
                <w:rFonts w:hint="default" w:ascii="Times New Roman" w:hAnsi="Times New Roman"/>
                <w:vertAlign w:val="baseline"/>
                <w:lang w:val="en-US" w:eastAsia="zh-CN"/>
              </w:rPr>
            </w:pPr>
            <w:ins w:id="3125" w:author="LKY" w:date="2026-05-22T20:57:44Z">
              <w:r>
                <w:rPr>
                  <w:rFonts w:hint="eastAsia" w:ascii="Times New Roman" w:hAnsi="Times New Roman"/>
                  <w:vertAlign w:val="baseline"/>
                  <w:lang w:val="en-US" w:eastAsia="zh-CN"/>
                </w:rPr>
                <w:t>COM</w:t>
              </w:r>
            </w:ins>
          </w:p>
        </w:tc>
      </w:tr>
    </w:tbl>
    <w:p w14:paraId="6388EB6A">
      <w:pPr>
        <w:pStyle w:val="12"/>
        <w:keepNext w:val="0"/>
        <w:keepLines w:val="0"/>
        <w:pageBreakBefore w:val="0"/>
        <w:widowControl w:val="0"/>
        <w:kinsoku/>
        <w:wordWrap/>
        <w:overflowPunct/>
        <w:topLinePunct w:val="0"/>
        <w:autoSpaceDE/>
        <w:autoSpaceDN/>
        <w:bidi w:val="0"/>
        <w:adjustRightInd/>
        <w:snapToGrid/>
        <w:spacing w:after="0"/>
        <w:ind w:left="0" w:leftChars="0" w:firstLine="0" w:firstLineChars="0"/>
        <w:jc w:val="left"/>
        <w:textAlignment w:val="auto"/>
        <w:outlineLvl w:val="9"/>
        <w:rPr>
          <w:ins w:id="3126" w:author="LKY" w:date="2026-05-22T20:57:44Z"/>
          <w:rFonts w:hint="eastAsia" w:ascii="Times New Roman" w:hAnsi="Times New Roman" w:eastAsia="宋体" w:cs="宋体"/>
          <w:b w:val="0"/>
          <w:bCs w:val="0"/>
          <w:iCs/>
          <w:color w:val="FF0000"/>
          <w:kern w:val="2"/>
          <w:sz w:val="24"/>
          <w:szCs w:val="24"/>
          <w:lang w:val="en-US" w:eastAsia="zh-CN" w:bidi="ar-SA"/>
        </w:rPr>
      </w:pPr>
    </w:p>
    <w:p w14:paraId="19A1EBA6">
      <w:pPr>
        <w:jc w:val="center"/>
        <w:rPr>
          <w:ins w:id="3127" w:author="L" w:date="2026-05-20T14:36:34Z"/>
          <w:rFonts w:hint="default" w:ascii="Times New Roman" w:hAnsi="Times New Roman"/>
          <w:vertAlign w:val="baseline"/>
          <w:lang w:val="en-US" w:eastAsia="zh-CN"/>
        </w:rPr>
      </w:pPr>
      <w:ins w:id="3128" w:author="LKY" w:date="2026-05-22T20:57:44Z">
        <w:r>
          <w:rPr>
            <w:rFonts w:hint="eastAsia" w:ascii="Times New Roman" w:hAnsi="Times New Roman" w:eastAsia="宋体" w:cs="宋体"/>
            <w:b w:val="0"/>
            <w:bCs w:val="0"/>
            <w:iCs/>
            <w:color w:val="FF0000"/>
            <w:kern w:val="2"/>
            <w:sz w:val="24"/>
            <w:szCs w:val="24"/>
            <w:lang w:val="en-US" w:eastAsia="zh-CN" w:bidi="ar-SA"/>
          </w:rPr>
          <w:t>注意：上述两个DI模块采用共板形式，分别对应NPN型、PNP型、干接点</w:t>
        </w:r>
      </w:ins>
    </w:p>
    <w:p w14:paraId="5A60623B">
      <w:pPr>
        <w:jc w:val="center"/>
        <w:rPr>
          <w:rFonts w:hint="default" w:ascii="Times New Roman" w:hAnsi="Times New Roman"/>
          <w:vertAlign w:val="baseline"/>
          <w:lang w:val="en-US" w:eastAsia="zh-CN"/>
        </w:rPr>
      </w:pPr>
    </w:p>
    <w:p w14:paraId="07412DA0">
      <w:pPr>
        <w:pStyle w:val="12"/>
        <w:ind w:left="0" w:leftChars="0" w:firstLine="0" w:firstLineChars="0"/>
        <w:outlineLvl w:val="2"/>
        <w:rPr>
          <w:rFonts w:hint="eastAsia" w:ascii="Times New Roman" w:hAnsi="Times New Roman"/>
          <w:b w:val="0"/>
          <w:bCs w:val="0"/>
          <w:sz w:val="24"/>
          <w:szCs w:val="24"/>
          <w:lang w:val="en-US" w:eastAsia="zh-CN"/>
        </w:rPr>
      </w:pPr>
      <w:bookmarkStart w:id="66" w:name="_Toc22498"/>
      <w:bookmarkStart w:id="67" w:name="_Toc14661"/>
      <w:bookmarkStart w:id="68" w:name="_Toc15143"/>
      <w:bookmarkStart w:id="69" w:name="_Toc31295"/>
      <w:r>
        <w:rPr>
          <w:rFonts w:hint="eastAsia" w:ascii="Times New Roman" w:hAnsi="Times New Roman"/>
          <w:b/>
          <w:bCs/>
          <w:sz w:val="28"/>
          <w:szCs w:val="28"/>
          <w:lang w:val="en-US" w:eastAsia="zh-CN"/>
        </w:rPr>
        <w:t>2.3.3 DO模块</w:t>
      </w:r>
      <w:bookmarkEnd w:id="66"/>
      <w:bookmarkEnd w:id="67"/>
      <w:bookmarkEnd w:id="68"/>
      <w:bookmarkEnd w:id="69"/>
    </w:p>
    <w:tbl>
      <w:tblPr>
        <w:tblStyle w:val="1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89"/>
        <w:gridCol w:w="833"/>
        <w:gridCol w:w="823"/>
        <w:gridCol w:w="833"/>
        <w:gridCol w:w="833"/>
        <w:gridCol w:w="833"/>
        <w:gridCol w:w="833"/>
        <w:gridCol w:w="834"/>
        <w:gridCol w:w="896"/>
        <w:gridCol w:w="715"/>
      </w:tblGrid>
      <w:tr w14:paraId="56887C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ins w:id="3129" w:author="LKY" w:date="2026-05-22T20:58:02Z"/>
        </w:trPr>
        <w:tc>
          <w:tcPr>
            <w:tcW w:w="5000" w:type="pct"/>
            <w:gridSpan w:val="10"/>
            <w:tcBorders>
              <w:top w:val="single" w:color="auto" w:sz="4" w:space="0"/>
            </w:tcBorders>
            <w:noWrap w:val="0"/>
            <w:vAlign w:val="top"/>
          </w:tcPr>
          <w:p w14:paraId="4A3CFAC7">
            <w:pPr>
              <w:jc w:val="center"/>
              <w:rPr>
                <w:ins w:id="3130" w:author="LKY" w:date="2026-05-22T20:58:02Z"/>
                <w:rFonts w:hint="eastAsia" w:ascii="Times New Roman" w:hAnsi="Times New Roman"/>
                <w:vertAlign w:val="baseline"/>
                <w:lang w:val="en-US" w:eastAsia="zh-CN"/>
              </w:rPr>
            </w:pPr>
            <w:ins w:id="3131" w:author="LKY" w:date="2026-05-22T20:58:02Z">
              <w:r>
                <w:rPr>
                  <w:rFonts w:hint="eastAsia" w:ascii="Times New Roman" w:hAnsi="Times New Roman"/>
                  <w:vertAlign w:val="baseline"/>
                  <w:lang w:val="en-US" w:eastAsia="zh-CN"/>
                </w:rPr>
                <w:t>N2161模块（PNP）</w:t>
              </w:r>
            </w:ins>
          </w:p>
        </w:tc>
      </w:tr>
      <w:tr w14:paraId="7F8D97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ins w:id="3132" w:author="LKY" w:date="2026-05-22T20:58:02Z"/>
        </w:trPr>
        <w:tc>
          <w:tcPr>
            <w:tcW w:w="639" w:type="pct"/>
            <w:tcBorders>
              <w:top w:val="single" w:color="auto" w:sz="4" w:space="0"/>
            </w:tcBorders>
            <w:noWrap w:val="0"/>
            <w:vAlign w:val="top"/>
          </w:tcPr>
          <w:p w14:paraId="07A3306C">
            <w:pPr>
              <w:jc w:val="center"/>
              <w:rPr>
                <w:ins w:id="3133" w:author="LKY" w:date="2026-05-22T20:58:02Z"/>
                <w:rFonts w:hint="default" w:ascii="Times New Roman" w:hAnsi="Times New Roman"/>
                <w:vertAlign w:val="baseline"/>
                <w:lang w:val="en-US" w:eastAsia="zh-CN"/>
              </w:rPr>
            </w:pPr>
            <w:ins w:id="3134" w:author="LKY" w:date="2026-05-22T20:58:02Z">
              <w:r>
                <w:rPr>
                  <w:rFonts w:hint="eastAsia" w:ascii="Times New Roman" w:hAnsi="Times New Roman"/>
                  <w:vertAlign w:val="baseline"/>
                  <w:lang w:val="en-US" w:eastAsia="zh-CN"/>
                </w:rPr>
                <w:t>端口号</w:t>
              </w:r>
            </w:ins>
          </w:p>
        </w:tc>
        <w:tc>
          <w:tcPr>
            <w:tcW w:w="489" w:type="pct"/>
            <w:tcBorders>
              <w:top w:val="single" w:color="auto" w:sz="4" w:space="0"/>
            </w:tcBorders>
            <w:noWrap w:val="0"/>
            <w:vAlign w:val="top"/>
          </w:tcPr>
          <w:p w14:paraId="49501585">
            <w:pPr>
              <w:jc w:val="center"/>
              <w:rPr>
                <w:ins w:id="3135" w:author="LKY" w:date="2026-05-22T20:58:02Z"/>
                <w:rFonts w:hint="default" w:ascii="Times New Roman" w:hAnsi="Times New Roman" w:eastAsiaTheme="minorEastAsia" w:cstheme="minorBidi"/>
                <w:kern w:val="2"/>
                <w:sz w:val="21"/>
                <w:szCs w:val="24"/>
                <w:vertAlign w:val="baseline"/>
                <w:lang w:val="en-US" w:eastAsia="zh-CN" w:bidi="ar-SA"/>
              </w:rPr>
            </w:pPr>
            <w:ins w:id="3136" w:author="LKY" w:date="2026-05-22T20:58:02Z">
              <w:r>
                <w:rPr>
                  <w:rFonts w:hint="eastAsia" w:ascii="Times New Roman" w:hAnsi="Times New Roman"/>
                  <w:vertAlign w:val="baseline"/>
                  <w:lang w:val="en-US" w:eastAsia="zh-CN"/>
                </w:rPr>
                <w:t>B1</w:t>
              </w:r>
            </w:ins>
          </w:p>
        </w:tc>
        <w:tc>
          <w:tcPr>
            <w:tcW w:w="483" w:type="pct"/>
            <w:tcBorders>
              <w:top w:val="single" w:color="auto" w:sz="4" w:space="0"/>
            </w:tcBorders>
            <w:noWrap w:val="0"/>
            <w:vAlign w:val="top"/>
          </w:tcPr>
          <w:p w14:paraId="0939CA46">
            <w:pPr>
              <w:jc w:val="center"/>
              <w:rPr>
                <w:ins w:id="3137" w:author="LKY" w:date="2026-05-22T20:58:02Z"/>
                <w:rFonts w:hint="default" w:ascii="Times New Roman" w:hAnsi="Times New Roman" w:eastAsiaTheme="minorEastAsia" w:cstheme="minorBidi"/>
                <w:kern w:val="2"/>
                <w:sz w:val="21"/>
                <w:szCs w:val="24"/>
                <w:vertAlign w:val="baseline"/>
                <w:lang w:val="en-US" w:eastAsia="zh-CN" w:bidi="ar-SA"/>
              </w:rPr>
            </w:pPr>
            <w:ins w:id="3138" w:author="LKY" w:date="2026-05-22T20:58:02Z">
              <w:r>
                <w:rPr>
                  <w:rFonts w:hint="eastAsia" w:ascii="Times New Roman" w:hAnsi="Times New Roman" w:cstheme="minorBidi"/>
                  <w:kern w:val="2"/>
                  <w:sz w:val="21"/>
                  <w:szCs w:val="24"/>
                  <w:vertAlign w:val="baseline"/>
                  <w:lang w:val="en-US" w:eastAsia="zh-CN" w:bidi="ar-SA"/>
                </w:rPr>
                <w:t>B2</w:t>
              </w:r>
            </w:ins>
          </w:p>
        </w:tc>
        <w:tc>
          <w:tcPr>
            <w:tcW w:w="489" w:type="pct"/>
            <w:tcBorders>
              <w:top w:val="single" w:color="auto" w:sz="4" w:space="0"/>
            </w:tcBorders>
            <w:noWrap w:val="0"/>
            <w:vAlign w:val="top"/>
          </w:tcPr>
          <w:p w14:paraId="56FC1FF1">
            <w:pPr>
              <w:jc w:val="center"/>
              <w:rPr>
                <w:ins w:id="3139" w:author="LKY" w:date="2026-05-22T20:58:02Z"/>
                <w:rFonts w:hint="default" w:ascii="Times New Roman" w:hAnsi="Times New Roman" w:eastAsiaTheme="minorEastAsia" w:cstheme="minorBidi"/>
                <w:kern w:val="2"/>
                <w:sz w:val="21"/>
                <w:szCs w:val="24"/>
                <w:vertAlign w:val="baseline"/>
                <w:lang w:val="en-US" w:eastAsia="zh-CN" w:bidi="ar-SA"/>
              </w:rPr>
            </w:pPr>
            <w:ins w:id="3140" w:author="LKY" w:date="2026-05-22T20:58:02Z">
              <w:r>
                <w:rPr>
                  <w:rFonts w:hint="eastAsia" w:ascii="Times New Roman" w:hAnsi="Times New Roman"/>
                  <w:sz w:val="21"/>
                  <w:vertAlign w:val="baseline"/>
                  <w:lang w:val="en-US" w:eastAsia="zh-CN" w:bidi="ar-SA"/>
                </w:rPr>
                <w:t>B3</w:t>
              </w:r>
            </w:ins>
          </w:p>
        </w:tc>
        <w:tc>
          <w:tcPr>
            <w:tcW w:w="489" w:type="pct"/>
            <w:tcBorders>
              <w:top w:val="single" w:color="auto" w:sz="4" w:space="0"/>
            </w:tcBorders>
            <w:noWrap w:val="0"/>
            <w:vAlign w:val="top"/>
          </w:tcPr>
          <w:p w14:paraId="69DF8E17">
            <w:pPr>
              <w:jc w:val="center"/>
              <w:rPr>
                <w:ins w:id="3141" w:author="LKY" w:date="2026-05-22T20:58:02Z"/>
                <w:rFonts w:hint="default" w:ascii="Times New Roman" w:hAnsi="Times New Roman" w:eastAsiaTheme="minorEastAsia" w:cstheme="minorBidi"/>
                <w:kern w:val="2"/>
                <w:sz w:val="21"/>
                <w:szCs w:val="24"/>
                <w:vertAlign w:val="baseline"/>
                <w:lang w:val="en-US" w:eastAsia="zh-CN" w:bidi="ar-SA"/>
              </w:rPr>
            </w:pPr>
            <w:ins w:id="3142" w:author="LKY" w:date="2026-05-22T20:58:02Z">
              <w:r>
                <w:rPr>
                  <w:rFonts w:hint="eastAsia" w:ascii="Times New Roman" w:hAnsi="Times New Roman" w:cstheme="minorBidi"/>
                  <w:kern w:val="2"/>
                  <w:sz w:val="21"/>
                  <w:szCs w:val="24"/>
                  <w:vertAlign w:val="baseline"/>
                  <w:lang w:val="en-US" w:eastAsia="zh-CN" w:bidi="ar-SA"/>
                </w:rPr>
                <w:t>B4</w:t>
              </w:r>
            </w:ins>
          </w:p>
        </w:tc>
        <w:tc>
          <w:tcPr>
            <w:tcW w:w="489" w:type="pct"/>
            <w:tcBorders>
              <w:top w:val="single" w:color="auto" w:sz="4" w:space="0"/>
            </w:tcBorders>
            <w:noWrap w:val="0"/>
            <w:vAlign w:val="top"/>
          </w:tcPr>
          <w:p w14:paraId="41536776">
            <w:pPr>
              <w:jc w:val="center"/>
              <w:rPr>
                <w:ins w:id="3143" w:author="LKY" w:date="2026-05-22T20:58:02Z"/>
                <w:rFonts w:hint="default" w:ascii="Times New Roman" w:hAnsi="Times New Roman" w:eastAsiaTheme="minorEastAsia" w:cstheme="minorBidi"/>
                <w:kern w:val="2"/>
                <w:sz w:val="21"/>
                <w:szCs w:val="24"/>
                <w:vertAlign w:val="baseline"/>
                <w:lang w:val="en-US" w:eastAsia="zh-CN" w:bidi="ar-SA"/>
              </w:rPr>
            </w:pPr>
            <w:ins w:id="3144" w:author="LKY" w:date="2026-05-22T20:58:02Z">
              <w:r>
                <w:rPr>
                  <w:rFonts w:hint="eastAsia" w:ascii="Times New Roman" w:hAnsi="Times New Roman"/>
                  <w:vertAlign w:val="baseline"/>
                  <w:lang w:val="en-US" w:eastAsia="zh-CN"/>
                </w:rPr>
                <w:t>B5</w:t>
              </w:r>
            </w:ins>
          </w:p>
        </w:tc>
        <w:tc>
          <w:tcPr>
            <w:tcW w:w="489" w:type="pct"/>
            <w:tcBorders>
              <w:top w:val="single" w:color="auto" w:sz="4" w:space="0"/>
            </w:tcBorders>
            <w:noWrap w:val="0"/>
            <w:vAlign w:val="top"/>
          </w:tcPr>
          <w:p w14:paraId="5074379C">
            <w:pPr>
              <w:jc w:val="center"/>
              <w:rPr>
                <w:ins w:id="3145" w:author="LKY" w:date="2026-05-22T20:58:02Z"/>
                <w:rFonts w:hint="default" w:ascii="Times New Roman" w:hAnsi="Times New Roman" w:eastAsiaTheme="minorEastAsia" w:cstheme="minorBidi"/>
                <w:kern w:val="2"/>
                <w:sz w:val="21"/>
                <w:szCs w:val="24"/>
                <w:vertAlign w:val="baseline"/>
                <w:lang w:val="en-US" w:eastAsia="zh-CN" w:bidi="ar-SA"/>
              </w:rPr>
            </w:pPr>
            <w:ins w:id="3146" w:author="LKY" w:date="2026-05-22T20:58:02Z">
              <w:r>
                <w:rPr>
                  <w:rFonts w:hint="eastAsia" w:ascii="Times New Roman" w:hAnsi="Times New Roman" w:cstheme="minorBidi"/>
                  <w:kern w:val="2"/>
                  <w:sz w:val="21"/>
                  <w:szCs w:val="24"/>
                  <w:vertAlign w:val="baseline"/>
                  <w:lang w:val="en-US" w:eastAsia="zh-CN" w:bidi="ar-SA"/>
                </w:rPr>
                <w:t>B6</w:t>
              </w:r>
            </w:ins>
          </w:p>
        </w:tc>
        <w:tc>
          <w:tcPr>
            <w:tcW w:w="489" w:type="pct"/>
            <w:tcBorders>
              <w:top w:val="single" w:color="auto" w:sz="4" w:space="0"/>
            </w:tcBorders>
            <w:noWrap w:val="0"/>
            <w:vAlign w:val="top"/>
          </w:tcPr>
          <w:p w14:paraId="5E3E2102">
            <w:pPr>
              <w:jc w:val="center"/>
              <w:rPr>
                <w:ins w:id="3147" w:author="LKY" w:date="2026-05-22T20:58:02Z"/>
                <w:rFonts w:hint="default" w:ascii="Times New Roman" w:hAnsi="Times New Roman"/>
                <w:vertAlign w:val="baseline"/>
                <w:lang w:val="en-US" w:eastAsia="zh-CN"/>
              </w:rPr>
            </w:pPr>
            <w:ins w:id="3148" w:author="LKY" w:date="2026-05-22T20:58:02Z">
              <w:r>
                <w:rPr>
                  <w:rFonts w:hint="eastAsia" w:ascii="Times New Roman" w:hAnsi="Times New Roman"/>
                  <w:vertAlign w:val="baseline"/>
                  <w:lang w:val="en-US" w:eastAsia="zh-CN"/>
                </w:rPr>
                <w:t>B7</w:t>
              </w:r>
            </w:ins>
          </w:p>
        </w:tc>
        <w:tc>
          <w:tcPr>
            <w:tcW w:w="525" w:type="pct"/>
            <w:tcBorders>
              <w:top w:val="single" w:color="auto" w:sz="4" w:space="0"/>
            </w:tcBorders>
            <w:noWrap w:val="0"/>
            <w:vAlign w:val="top"/>
          </w:tcPr>
          <w:p w14:paraId="0BFEB829">
            <w:pPr>
              <w:jc w:val="center"/>
              <w:rPr>
                <w:ins w:id="3149" w:author="LKY" w:date="2026-05-22T20:58:02Z"/>
                <w:rFonts w:hint="default" w:ascii="Times New Roman" w:hAnsi="Times New Roman"/>
                <w:vertAlign w:val="baseline"/>
                <w:lang w:val="en-US" w:eastAsia="zh-CN"/>
              </w:rPr>
            </w:pPr>
            <w:ins w:id="3150" w:author="LKY" w:date="2026-05-22T20:58:02Z">
              <w:r>
                <w:rPr>
                  <w:rFonts w:hint="eastAsia" w:ascii="Times New Roman" w:hAnsi="Times New Roman"/>
                  <w:vertAlign w:val="baseline"/>
                  <w:lang w:val="en-US" w:eastAsia="zh-CN"/>
                </w:rPr>
                <w:t>B8</w:t>
              </w:r>
            </w:ins>
          </w:p>
        </w:tc>
        <w:tc>
          <w:tcPr>
            <w:tcW w:w="412" w:type="pct"/>
            <w:tcBorders>
              <w:top w:val="single" w:color="auto" w:sz="4" w:space="0"/>
            </w:tcBorders>
            <w:noWrap w:val="0"/>
            <w:vAlign w:val="top"/>
          </w:tcPr>
          <w:p w14:paraId="70A8BEDD">
            <w:pPr>
              <w:jc w:val="center"/>
              <w:rPr>
                <w:ins w:id="3151" w:author="LKY" w:date="2026-05-22T20:58:02Z"/>
                <w:rFonts w:hint="default" w:ascii="Times New Roman" w:hAnsi="Times New Roman"/>
                <w:vertAlign w:val="baseline"/>
                <w:lang w:val="en-US" w:eastAsia="zh-CN"/>
              </w:rPr>
            </w:pPr>
            <w:ins w:id="3152" w:author="LKY" w:date="2026-05-22T20:58:02Z">
              <w:r>
                <w:rPr>
                  <w:rFonts w:hint="eastAsia" w:ascii="Times New Roman" w:hAnsi="Times New Roman"/>
                  <w:vertAlign w:val="baseline"/>
                  <w:lang w:val="en-US" w:eastAsia="zh-CN"/>
                </w:rPr>
                <w:t>B9</w:t>
              </w:r>
            </w:ins>
          </w:p>
        </w:tc>
      </w:tr>
      <w:tr w14:paraId="7644D9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ins w:id="3153" w:author="LKY" w:date="2026-05-22T20:58:02Z"/>
        </w:trPr>
        <w:tc>
          <w:tcPr>
            <w:tcW w:w="639" w:type="pct"/>
            <w:noWrap w:val="0"/>
            <w:vAlign w:val="top"/>
          </w:tcPr>
          <w:p w14:paraId="0FAB1CD4">
            <w:pPr>
              <w:jc w:val="center"/>
              <w:rPr>
                <w:ins w:id="3154" w:author="LKY" w:date="2026-05-22T20:58:02Z"/>
                <w:rFonts w:hint="default" w:ascii="Times New Roman" w:hAnsi="Times New Roman"/>
                <w:vertAlign w:val="baseline"/>
                <w:lang w:val="en-US" w:eastAsia="zh-CN"/>
              </w:rPr>
            </w:pPr>
            <w:ins w:id="3155" w:author="LKY" w:date="2026-05-22T20:58:02Z">
              <w:r>
                <w:rPr>
                  <w:rFonts w:hint="eastAsia" w:ascii="Times New Roman" w:hAnsi="Times New Roman"/>
                  <w:vertAlign w:val="baseline"/>
                  <w:lang w:val="en-US" w:eastAsia="zh-CN"/>
                </w:rPr>
                <w:t>名称</w:t>
              </w:r>
            </w:ins>
          </w:p>
        </w:tc>
        <w:tc>
          <w:tcPr>
            <w:tcW w:w="489" w:type="pct"/>
            <w:noWrap w:val="0"/>
            <w:vAlign w:val="top"/>
          </w:tcPr>
          <w:p w14:paraId="46E5A2F2">
            <w:pPr>
              <w:jc w:val="center"/>
              <w:rPr>
                <w:ins w:id="3156" w:author="LKY" w:date="2026-05-22T20:58:02Z"/>
                <w:rFonts w:hint="default" w:ascii="Times New Roman" w:hAnsi="Times New Roman"/>
                <w:vertAlign w:val="baseline"/>
                <w:lang w:val="en-US" w:eastAsia="zh-CN"/>
              </w:rPr>
            </w:pPr>
            <w:ins w:id="3157" w:author="LKY" w:date="2026-05-22T20:58:02Z">
              <w:r>
                <w:rPr>
                  <w:rFonts w:hint="eastAsia" w:ascii="Times New Roman" w:hAnsi="Times New Roman"/>
                  <w:vertAlign w:val="baseline"/>
                  <w:lang w:val="en-US" w:eastAsia="zh-CN"/>
                </w:rPr>
                <w:t>DO2</w:t>
              </w:r>
            </w:ins>
          </w:p>
        </w:tc>
        <w:tc>
          <w:tcPr>
            <w:tcW w:w="483" w:type="pct"/>
            <w:noWrap w:val="0"/>
            <w:vAlign w:val="top"/>
          </w:tcPr>
          <w:p w14:paraId="7952A0B2">
            <w:pPr>
              <w:jc w:val="center"/>
              <w:rPr>
                <w:ins w:id="3158" w:author="LKY" w:date="2026-05-22T20:58:02Z"/>
                <w:rFonts w:hint="default" w:ascii="Times New Roman" w:hAnsi="Times New Roman"/>
                <w:vertAlign w:val="baseline"/>
                <w:lang w:val="en-US" w:eastAsia="zh-CN"/>
              </w:rPr>
            </w:pPr>
            <w:ins w:id="3159" w:author="LKY" w:date="2026-05-22T20:58:02Z">
              <w:r>
                <w:rPr>
                  <w:rFonts w:hint="eastAsia" w:ascii="Times New Roman" w:hAnsi="Times New Roman"/>
                  <w:vertAlign w:val="baseline"/>
                  <w:lang w:val="en-US" w:eastAsia="zh-CN"/>
                </w:rPr>
                <w:t>DO4</w:t>
              </w:r>
            </w:ins>
          </w:p>
        </w:tc>
        <w:tc>
          <w:tcPr>
            <w:tcW w:w="489" w:type="pct"/>
            <w:noWrap w:val="0"/>
            <w:vAlign w:val="top"/>
          </w:tcPr>
          <w:p w14:paraId="06C35DDE">
            <w:pPr>
              <w:jc w:val="center"/>
              <w:rPr>
                <w:ins w:id="3160" w:author="LKY" w:date="2026-05-22T20:58:02Z"/>
                <w:rFonts w:hint="default" w:ascii="Times New Roman" w:hAnsi="Times New Roman" w:eastAsiaTheme="minorEastAsia" w:cstheme="minorBidi"/>
                <w:kern w:val="2"/>
                <w:sz w:val="21"/>
                <w:szCs w:val="24"/>
                <w:vertAlign w:val="baseline"/>
                <w:lang w:val="en-US" w:eastAsia="zh-CN" w:bidi="ar-SA"/>
              </w:rPr>
            </w:pPr>
            <w:ins w:id="3161" w:author="LKY" w:date="2026-05-22T20:58:02Z">
              <w:r>
                <w:rPr>
                  <w:rFonts w:hint="eastAsia" w:ascii="Times New Roman" w:hAnsi="Times New Roman"/>
                  <w:vertAlign w:val="baseline"/>
                  <w:lang w:val="en-US" w:eastAsia="zh-CN"/>
                </w:rPr>
                <w:t>DO6</w:t>
              </w:r>
            </w:ins>
          </w:p>
        </w:tc>
        <w:tc>
          <w:tcPr>
            <w:tcW w:w="489" w:type="pct"/>
            <w:noWrap w:val="0"/>
            <w:vAlign w:val="top"/>
          </w:tcPr>
          <w:p w14:paraId="4BEF5D90">
            <w:pPr>
              <w:jc w:val="center"/>
              <w:rPr>
                <w:ins w:id="3162" w:author="LKY" w:date="2026-05-22T20:58:02Z"/>
                <w:rFonts w:hint="default" w:ascii="Times New Roman" w:hAnsi="Times New Roman" w:eastAsiaTheme="minorEastAsia" w:cstheme="minorBidi"/>
                <w:kern w:val="2"/>
                <w:sz w:val="21"/>
                <w:szCs w:val="24"/>
                <w:vertAlign w:val="baseline"/>
                <w:lang w:val="en-US" w:eastAsia="zh-CN" w:bidi="ar-SA"/>
              </w:rPr>
            </w:pPr>
            <w:ins w:id="3163" w:author="LKY" w:date="2026-05-22T20:58:02Z">
              <w:r>
                <w:rPr>
                  <w:rFonts w:hint="eastAsia" w:ascii="Times New Roman" w:hAnsi="Times New Roman"/>
                  <w:vertAlign w:val="baseline"/>
                  <w:lang w:val="en-US" w:eastAsia="zh-CN"/>
                </w:rPr>
                <w:t>DO8</w:t>
              </w:r>
            </w:ins>
          </w:p>
        </w:tc>
        <w:tc>
          <w:tcPr>
            <w:tcW w:w="489" w:type="pct"/>
            <w:noWrap w:val="0"/>
            <w:vAlign w:val="top"/>
          </w:tcPr>
          <w:p w14:paraId="4A91F0B8">
            <w:pPr>
              <w:jc w:val="center"/>
              <w:rPr>
                <w:ins w:id="3164" w:author="LKY" w:date="2026-05-22T20:58:02Z"/>
                <w:rFonts w:hint="default" w:ascii="Times New Roman" w:hAnsi="Times New Roman"/>
                <w:vertAlign w:val="baseline"/>
                <w:lang w:val="en-US" w:eastAsia="zh-CN"/>
              </w:rPr>
            </w:pPr>
            <w:ins w:id="3165" w:author="LKY" w:date="2026-05-22T20:58:02Z">
              <w:r>
                <w:rPr>
                  <w:rFonts w:hint="eastAsia" w:ascii="Times New Roman" w:hAnsi="Times New Roman"/>
                  <w:vertAlign w:val="baseline"/>
                  <w:lang w:val="en-US" w:eastAsia="zh-CN"/>
                </w:rPr>
                <w:t>DO10</w:t>
              </w:r>
            </w:ins>
          </w:p>
        </w:tc>
        <w:tc>
          <w:tcPr>
            <w:tcW w:w="489" w:type="pct"/>
            <w:noWrap w:val="0"/>
            <w:vAlign w:val="top"/>
          </w:tcPr>
          <w:p w14:paraId="66B458A5">
            <w:pPr>
              <w:jc w:val="center"/>
              <w:rPr>
                <w:ins w:id="3166" w:author="LKY" w:date="2026-05-22T20:58:02Z"/>
                <w:rFonts w:hint="default" w:ascii="Times New Roman" w:hAnsi="Times New Roman"/>
                <w:vertAlign w:val="baseline"/>
                <w:lang w:val="en-US" w:eastAsia="zh-CN"/>
              </w:rPr>
            </w:pPr>
            <w:ins w:id="3167" w:author="LKY" w:date="2026-05-22T20:58:02Z">
              <w:r>
                <w:rPr>
                  <w:rFonts w:hint="eastAsia" w:ascii="Times New Roman" w:hAnsi="Times New Roman"/>
                  <w:vertAlign w:val="baseline"/>
                  <w:lang w:val="en-US" w:eastAsia="zh-CN"/>
                </w:rPr>
                <w:t>DO12</w:t>
              </w:r>
            </w:ins>
          </w:p>
        </w:tc>
        <w:tc>
          <w:tcPr>
            <w:tcW w:w="489" w:type="pct"/>
            <w:noWrap w:val="0"/>
            <w:vAlign w:val="top"/>
          </w:tcPr>
          <w:p w14:paraId="7E4F457B">
            <w:pPr>
              <w:jc w:val="center"/>
              <w:rPr>
                <w:ins w:id="3168" w:author="LKY" w:date="2026-05-22T20:58:02Z"/>
                <w:rFonts w:hint="default" w:ascii="Times New Roman" w:hAnsi="Times New Roman"/>
                <w:vertAlign w:val="baseline"/>
                <w:lang w:val="en-US" w:eastAsia="zh-CN"/>
              </w:rPr>
            </w:pPr>
            <w:ins w:id="3169" w:author="LKY" w:date="2026-05-22T20:58:02Z">
              <w:r>
                <w:rPr>
                  <w:rFonts w:hint="eastAsia" w:ascii="Times New Roman" w:hAnsi="Times New Roman"/>
                  <w:vertAlign w:val="baseline"/>
                  <w:lang w:val="en-US" w:eastAsia="zh-CN"/>
                </w:rPr>
                <w:t>DO14</w:t>
              </w:r>
            </w:ins>
          </w:p>
        </w:tc>
        <w:tc>
          <w:tcPr>
            <w:tcW w:w="525" w:type="pct"/>
            <w:noWrap w:val="0"/>
            <w:vAlign w:val="top"/>
          </w:tcPr>
          <w:p w14:paraId="3C7EDBF0">
            <w:pPr>
              <w:jc w:val="center"/>
              <w:rPr>
                <w:ins w:id="3170" w:author="LKY" w:date="2026-05-22T20:58:02Z"/>
                <w:rFonts w:hint="default" w:ascii="Times New Roman" w:hAnsi="Times New Roman"/>
                <w:vertAlign w:val="baseline"/>
                <w:lang w:val="en-US" w:eastAsia="zh-CN"/>
              </w:rPr>
            </w:pPr>
            <w:ins w:id="3171" w:author="LKY" w:date="2026-05-22T20:58:02Z">
              <w:r>
                <w:rPr>
                  <w:rFonts w:hint="eastAsia" w:ascii="Times New Roman" w:hAnsi="Times New Roman"/>
                  <w:vertAlign w:val="baseline"/>
                  <w:lang w:val="en-US" w:eastAsia="zh-CN"/>
                </w:rPr>
                <w:t>DO16</w:t>
              </w:r>
            </w:ins>
          </w:p>
        </w:tc>
        <w:tc>
          <w:tcPr>
            <w:tcW w:w="412" w:type="pct"/>
            <w:noWrap w:val="0"/>
            <w:vAlign w:val="top"/>
          </w:tcPr>
          <w:p w14:paraId="07D3B649">
            <w:pPr>
              <w:jc w:val="center"/>
              <w:rPr>
                <w:ins w:id="3172" w:author="LKY" w:date="2026-05-22T20:58:02Z"/>
                <w:rFonts w:hint="default" w:ascii="Times New Roman" w:hAnsi="Times New Roman"/>
                <w:vertAlign w:val="baseline"/>
                <w:lang w:val="en-US" w:eastAsia="zh-CN"/>
              </w:rPr>
            </w:pPr>
            <w:ins w:id="3173" w:author="LKY" w:date="2026-05-22T20:58:02Z">
              <w:r>
                <w:rPr>
                  <w:rFonts w:hint="eastAsia" w:ascii="Times New Roman" w:hAnsi="Times New Roman"/>
                  <w:vertAlign w:val="baseline"/>
                  <w:lang w:val="en-US" w:eastAsia="zh-CN"/>
                </w:rPr>
                <w:t>PE</w:t>
              </w:r>
            </w:ins>
          </w:p>
        </w:tc>
      </w:tr>
      <w:tr w14:paraId="00D4B6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ins w:id="3174" w:author="LKY" w:date="2026-05-22T20:58:02Z"/>
        </w:trPr>
        <w:tc>
          <w:tcPr>
            <w:tcW w:w="639" w:type="pct"/>
            <w:noWrap w:val="0"/>
            <w:vAlign w:val="top"/>
          </w:tcPr>
          <w:p w14:paraId="24EF8723">
            <w:pPr>
              <w:jc w:val="center"/>
              <w:rPr>
                <w:ins w:id="3175" w:author="LKY" w:date="2026-05-22T20:58:02Z"/>
                <w:rFonts w:hint="default" w:ascii="Times New Roman" w:hAnsi="Times New Roman"/>
                <w:vertAlign w:val="baseline"/>
                <w:lang w:val="en-US" w:eastAsia="zh-CN"/>
              </w:rPr>
            </w:pPr>
            <w:ins w:id="3176" w:author="LKY" w:date="2026-05-22T20:58:02Z">
              <w:r>
                <w:rPr>
                  <w:rFonts w:hint="eastAsia" w:ascii="Times New Roman" w:hAnsi="Times New Roman"/>
                  <w:vertAlign w:val="baseline"/>
                  <w:lang w:val="en-US" w:eastAsia="zh-CN"/>
                </w:rPr>
                <w:t>端口号</w:t>
              </w:r>
            </w:ins>
          </w:p>
        </w:tc>
        <w:tc>
          <w:tcPr>
            <w:tcW w:w="489" w:type="pct"/>
            <w:noWrap w:val="0"/>
            <w:vAlign w:val="top"/>
          </w:tcPr>
          <w:p w14:paraId="6777A82C">
            <w:pPr>
              <w:jc w:val="center"/>
              <w:rPr>
                <w:ins w:id="3177" w:author="LKY" w:date="2026-05-22T20:58:02Z"/>
                <w:rFonts w:hint="default" w:ascii="Times New Roman" w:hAnsi="Times New Roman"/>
                <w:vertAlign w:val="baseline"/>
                <w:lang w:val="en-US" w:eastAsia="zh-CN"/>
              </w:rPr>
            </w:pPr>
            <w:ins w:id="3178" w:author="LKY" w:date="2026-05-22T20:58:02Z">
              <w:r>
                <w:rPr>
                  <w:rFonts w:hint="eastAsia" w:ascii="Times New Roman" w:hAnsi="Times New Roman"/>
                  <w:vertAlign w:val="baseline"/>
                  <w:lang w:val="en-US" w:eastAsia="zh-CN"/>
                </w:rPr>
                <w:t>A1</w:t>
              </w:r>
            </w:ins>
          </w:p>
        </w:tc>
        <w:tc>
          <w:tcPr>
            <w:tcW w:w="483" w:type="pct"/>
            <w:noWrap w:val="0"/>
            <w:vAlign w:val="top"/>
          </w:tcPr>
          <w:p w14:paraId="4686DC58">
            <w:pPr>
              <w:jc w:val="center"/>
              <w:rPr>
                <w:ins w:id="3179" w:author="LKY" w:date="2026-05-22T20:58:02Z"/>
                <w:rFonts w:hint="default" w:ascii="Times New Roman" w:hAnsi="Times New Roman"/>
                <w:vertAlign w:val="baseline"/>
                <w:lang w:val="en-US" w:eastAsia="zh-CN"/>
              </w:rPr>
            </w:pPr>
            <w:ins w:id="3180" w:author="LKY" w:date="2026-05-22T20:58:02Z">
              <w:r>
                <w:rPr>
                  <w:rFonts w:hint="eastAsia" w:ascii="Times New Roman" w:hAnsi="Times New Roman"/>
                  <w:vertAlign w:val="baseline"/>
                  <w:lang w:val="en-US" w:eastAsia="zh-CN"/>
                </w:rPr>
                <w:t>A2</w:t>
              </w:r>
            </w:ins>
          </w:p>
        </w:tc>
        <w:tc>
          <w:tcPr>
            <w:tcW w:w="489" w:type="pct"/>
            <w:noWrap w:val="0"/>
            <w:vAlign w:val="top"/>
          </w:tcPr>
          <w:p w14:paraId="1C633115">
            <w:pPr>
              <w:jc w:val="center"/>
              <w:rPr>
                <w:ins w:id="3181" w:author="LKY" w:date="2026-05-22T20:58:02Z"/>
                <w:rFonts w:hint="default" w:ascii="Times New Roman" w:hAnsi="Times New Roman"/>
                <w:vertAlign w:val="baseline"/>
                <w:lang w:val="en-US" w:eastAsia="zh-CN"/>
              </w:rPr>
            </w:pPr>
            <w:ins w:id="3182" w:author="LKY" w:date="2026-05-22T20:58:02Z">
              <w:r>
                <w:rPr>
                  <w:rFonts w:hint="eastAsia" w:ascii="Times New Roman" w:hAnsi="Times New Roman"/>
                  <w:vertAlign w:val="baseline"/>
                  <w:lang w:val="en-US" w:eastAsia="zh-CN"/>
                </w:rPr>
                <w:t>A3</w:t>
              </w:r>
            </w:ins>
          </w:p>
        </w:tc>
        <w:tc>
          <w:tcPr>
            <w:tcW w:w="489" w:type="pct"/>
            <w:noWrap w:val="0"/>
            <w:vAlign w:val="top"/>
          </w:tcPr>
          <w:p w14:paraId="3629B522">
            <w:pPr>
              <w:jc w:val="center"/>
              <w:rPr>
                <w:ins w:id="3183" w:author="LKY" w:date="2026-05-22T20:58:02Z"/>
                <w:rFonts w:hint="default" w:ascii="Times New Roman" w:hAnsi="Times New Roman"/>
                <w:vertAlign w:val="baseline"/>
                <w:lang w:val="en-US" w:eastAsia="zh-CN"/>
              </w:rPr>
            </w:pPr>
            <w:ins w:id="3184" w:author="LKY" w:date="2026-05-22T20:58:02Z">
              <w:r>
                <w:rPr>
                  <w:rFonts w:hint="eastAsia" w:ascii="Times New Roman" w:hAnsi="Times New Roman"/>
                  <w:vertAlign w:val="baseline"/>
                  <w:lang w:val="en-US" w:eastAsia="zh-CN"/>
                </w:rPr>
                <w:t>A4</w:t>
              </w:r>
            </w:ins>
          </w:p>
        </w:tc>
        <w:tc>
          <w:tcPr>
            <w:tcW w:w="489" w:type="pct"/>
            <w:noWrap w:val="0"/>
            <w:vAlign w:val="top"/>
          </w:tcPr>
          <w:p w14:paraId="2CE083CF">
            <w:pPr>
              <w:jc w:val="center"/>
              <w:rPr>
                <w:ins w:id="3185" w:author="LKY" w:date="2026-05-22T20:58:02Z"/>
                <w:rFonts w:hint="default" w:ascii="Times New Roman" w:hAnsi="Times New Roman"/>
                <w:vertAlign w:val="baseline"/>
                <w:lang w:val="en-US" w:eastAsia="zh-CN"/>
              </w:rPr>
            </w:pPr>
            <w:ins w:id="3186" w:author="LKY" w:date="2026-05-22T20:58:02Z">
              <w:r>
                <w:rPr>
                  <w:rFonts w:hint="eastAsia" w:ascii="Times New Roman" w:hAnsi="Times New Roman"/>
                  <w:vertAlign w:val="baseline"/>
                  <w:lang w:val="en-US" w:eastAsia="zh-CN"/>
                </w:rPr>
                <w:t>A5</w:t>
              </w:r>
            </w:ins>
          </w:p>
        </w:tc>
        <w:tc>
          <w:tcPr>
            <w:tcW w:w="489" w:type="pct"/>
            <w:noWrap w:val="0"/>
            <w:vAlign w:val="top"/>
          </w:tcPr>
          <w:p w14:paraId="36A66AE7">
            <w:pPr>
              <w:jc w:val="center"/>
              <w:rPr>
                <w:ins w:id="3187" w:author="LKY" w:date="2026-05-22T20:58:02Z"/>
                <w:rFonts w:hint="default" w:ascii="Times New Roman" w:hAnsi="Times New Roman"/>
                <w:vertAlign w:val="baseline"/>
                <w:lang w:val="en-US" w:eastAsia="zh-CN"/>
              </w:rPr>
            </w:pPr>
            <w:ins w:id="3188" w:author="LKY" w:date="2026-05-22T20:58:02Z">
              <w:r>
                <w:rPr>
                  <w:rFonts w:hint="eastAsia" w:ascii="Times New Roman" w:hAnsi="Times New Roman"/>
                  <w:vertAlign w:val="baseline"/>
                  <w:lang w:val="en-US" w:eastAsia="zh-CN"/>
                </w:rPr>
                <w:t>A6</w:t>
              </w:r>
            </w:ins>
          </w:p>
        </w:tc>
        <w:tc>
          <w:tcPr>
            <w:tcW w:w="489" w:type="pct"/>
            <w:noWrap w:val="0"/>
            <w:vAlign w:val="top"/>
          </w:tcPr>
          <w:p w14:paraId="58CCF0B9">
            <w:pPr>
              <w:jc w:val="center"/>
              <w:rPr>
                <w:ins w:id="3189" w:author="LKY" w:date="2026-05-22T20:58:02Z"/>
                <w:rFonts w:hint="default" w:ascii="Times New Roman" w:hAnsi="Times New Roman"/>
                <w:vertAlign w:val="baseline"/>
                <w:lang w:val="en-US" w:eastAsia="zh-CN"/>
              </w:rPr>
            </w:pPr>
            <w:ins w:id="3190" w:author="LKY" w:date="2026-05-22T20:58:02Z">
              <w:r>
                <w:rPr>
                  <w:rFonts w:hint="eastAsia" w:ascii="Times New Roman" w:hAnsi="Times New Roman"/>
                  <w:vertAlign w:val="baseline"/>
                  <w:lang w:val="en-US" w:eastAsia="zh-CN"/>
                </w:rPr>
                <w:t>A7</w:t>
              </w:r>
            </w:ins>
          </w:p>
        </w:tc>
        <w:tc>
          <w:tcPr>
            <w:tcW w:w="525" w:type="pct"/>
            <w:noWrap w:val="0"/>
            <w:vAlign w:val="top"/>
          </w:tcPr>
          <w:p w14:paraId="0CB36738">
            <w:pPr>
              <w:jc w:val="center"/>
              <w:rPr>
                <w:ins w:id="3191" w:author="LKY" w:date="2026-05-22T20:58:02Z"/>
                <w:rFonts w:hint="default" w:ascii="Times New Roman" w:hAnsi="Times New Roman"/>
                <w:vertAlign w:val="baseline"/>
                <w:lang w:val="en-US" w:eastAsia="zh-CN"/>
              </w:rPr>
            </w:pPr>
            <w:ins w:id="3192" w:author="LKY" w:date="2026-05-22T20:58:02Z">
              <w:r>
                <w:rPr>
                  <w:rFonts w:hint="eastAsia" w:ascii="Times New Roman" w:hAnsi="Times New Roman"/>
                  <w:vertAlign w:val="baseline"/>
                  <w:lang w:val="en-US" w:eastAsia="zh-CN"/>
                </w:rPr>
                <w:t>A8</w:t>
              </w:r>
            </w:ins>
          </w:p>
        </w:tc>
        <w:tc>
          <w:tcPr>
            <w:tcW w:w="412" w:type="pct"/>
            <w:noWrap w:val="0"/>
            <w:vAlign w:val="top"/>
          </w:tcPr>
          <w:p w14:paraId="640FCF6E">
            <w:pPr>
              <w:jc w:val="center"/>
              <w:rPr>
                <w:ins w:id="3193" w:author="LKY" w:date="2026-05-22T20:58:02Z"/>
                <w:rFonts w:hint="default" w:ascii="Times New Roman" w:hAnsi="Times New Roman"/>
                <w:vertAlign w:val="baseline"/>
                <w:lang w:val="en-US" w:eastAsia="zh-CN"/>
              </w:rPr>
            </w:pPr>
            <w:ins w:id="3194" w:author="LKY" w:date="2026-05-22T20:58:02Z">
              <w:r>
                <w:rPr>
                  <w:rFonts w:hint="eastAsia" w:ascii="Times New Roman" w:hAnsi="Times New Roman"/>
                  <w:vertAlign w:val="baseline"/>
                  <w:lang w:val="en-US" w:eastAsia="zh-CN"/>
                </w:rPr>
                <w:t>A9</w:t>
              </w:r>
            </w:ins>
          </w:p>
        </w:tc>
      </w:tr>
      <w:tr w14:paraId="3AEA08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ins w:id="3195" w:author="LKY" w:date="2026-05-22T20:58:02Z"/>
        </w:trPr>
        <w:tc>
          <w:tcPr>
            <w:tcW w:w="639" w:type="pct"/>
            <w:noWrap w:val="0"/>
            <w:vAlign w:val="top"/>
          </w:tcPr>
          <w:p w14:paraId="497C222C">
            <w:pPr>
              <w:jc w:val="center"/>
              <w:rPr>
                <w:ins w:id="3196" w:author="LKY" w:date="2026-05-22T20:58:02Z"/>
                <w:rFonts w:hint="default" w:ascii="Times New Roman" w:hAnsi="Times New Roman"/>
                <w:vertAlign w:val="baseline"/>
                <w:lang w:val="en-US" w:eastAsia="zh-CN"/>
              </w:rPr>
            </w:pPr>
            <w:ins w:id="3197" w:author="LKY" w:date="2026-05-22T20:58:02Z">
              <w:r>
                <w:rPr>
                  <w:rFonts w:hint="eastAsia" w:ascii="Times New Roman" w:hAnsi="Times New Roman"/>
                  <w:vertAlign w:val="baseline"/>
                  <w:lang w:val="en-US" w:eastAsia="zh-CN"/>
                </w:rPr>
                <w:t>名称</w:t>
              </w:r>
            </w:ins>
          </w:p>
        </w:tc>
        <w:tc>
          <w:tcPr>
            <w:tcW w:w="489" w:type="pct"/>
            <w:noWrap w:val="0"/>
            <w:vAlign w:val="top"/>
          </w:tcPr>
          <w:p w14:paraId="478E8EA3">
            <w:pPr>
              <w:jc w:val="center"/>
              <w:rPr>
                <w:ins w:id="3198" w:author="LKY" w:date="2026-05-22T20:58:02Z"/>
                <w:rFonts w:hint="default" w:ascii="Times New Roman" w:hAnsi="Times New Roman"/>
                <w:vertAlign w:val="baseline"/>
                <w:lang w:val="en-US" w:eastAsia="zh-CN"/>
              </w:rPr>
            </w:pPr>
            <w:ins w:id="3199" w:author="LKY" w:date="2026-05-22T20:58:02Z">
              <w:r>
                <w:rPr>
                  <w:rFonts w:hint="eastAsia" w:ascii="Times New Roman" w:hAnsi="Times New Roman"/>
                  <w:vertAlign w:val="baseline"/>
                  <w:lang w:val="en-US" w:eastAsia="zh-CN"/>
                </w:rPr>
                <w:t>DO1</w:t>
              </w:r>
            </w:ins>
          </w:p>
        </w:tc>
        <w:tc>
          <w:tcPr>
            <w:tcW w:w="483" w:type="pct"/>
            <w:noWrap w:val="0"/>
            <w:vAlign w:val="top"/>
          </w:tcPr>
          <w:p w14:paraId="5EBD7661">
            <w:pPr>
              <w:jc w:val="center"/>
              <w:rPr>
                <w:ins w:id="3200" w:author="LKY" w:date="2026-05-22T20:58:02Z"/>
                <w:rFonts w:hint="default" w:ascii="Times New Roman" w:hAnsi="Times New Roman"/>
                <w:vertAlign w:val="baseline"/>
                <w:lang w:val="en-US" w:eastAsia="zh-CN"/>
              </w:rPr>
            </w:pPr>
            <w:ins w:id="3201" w:author="LKY" w:date="2026-05-22T20:58:02Z">
              <w:r>
                <w:rPr>
                  <w:rFonts w:hint="eastAsia" w:ascii="Times New Roman" w:hAnsi="Times New Roman"/>
                  <w:vertAlign w:val="baseline"/>
                  <w:lang w:val="en-US" w:eastAsia="zh-CN"/>
                </w:rPr>
                <w:t>DO3</w:t>
              </w:r>
            </w:ins>
          </w:p>
        </w:tc>
        <w:tc>
          <w:tcPr>
            <w:tcW w:w="489" w:type="pct"/>
            <w:noWrap w:val="0"/>
            <w:vAlign w:val="top"/>
          </w:tcPr>
          <w:p w14:paraId="6B27EF35">
            <w:pPr>
              <w:jc w:val="center"/>
              <w:rPr>
                <w:ins w:id="3202" w:author="LKY" w:date="2026-05-22T20:58:02Z"/>
                <w:rFonts w:hint="default" w:ascii="Times New Roman" w:hAnsi="Times New Roman"/>
                <w:vertAlign w:val="baseline"/>
                <w:lang w:val="en-US" w:eastAsia="zh-CN"/>
              </w:rPr>
            </w:pPr>
            <w:ins w:id="3203" w:author="LKY" w:date="2026-05-22T20:58:02Z">
              <w:r>
                <w:rPr>
                  <w:rFonts w:hint="eastAsia" w:ascii="Times New Roman" w:hAnsi="Times New Roman"/>
                  <w:vertAlign w:val="baseline"/>
                  <w:lang w:val="en-US" w:eastAsia="zh-CN"/>
                </w:rPr>
                <w:t>DO5</w:t>
              </w:r>
            </w:ins>
          </w:p>
        </w:tc>
        <w:tc>
          <w:tcPr>
            <w:tcW w:w="489" w:type="pct"/>
            <w:noWrap w:val="0"/>
            <w:vAlign w:val="top"/>
          </w:tcPr>
          <w:p w14:paraId="619F3736">
            <w:pPr>
              <w:jc w:val="center"/>
              <w:rPr>
                <w:ins w:id="3204" w:author="LKY" w:date="2026-05-22T20:58:02Z"/>
                <w:rFonts w:hint="default" w:ascii="Times New Roman" w:hAnsi="Times New Roman"/>
                <w:vertAlign w:val="baseline"/>
                <w:lang w:val="en-US" w:eastAsia="zh-CN"/>
              </w:rPr>
            </w:pPr>
            <w:ins w:id="3205" w:author="LKY" w:date="2026-05-22T20:58:02Z">
              <w:r>
                <w:rPr>
                  <w:rFonts w:hint="eastAsia" w:ascii="Times New Roman" w:hAnsi="Times New Roman"/>
                  <w:vertAlign w:val="baseline"/>
                  <w:lang w:val="en-US" w:eastAsia="zh-CN"/>
                </w:rPr>
                <w:t>DO7</w:t>
              </w:r>
            </w:ins>
          </w:p>
        </w:tc>
        <w:tc>
          <w:tcPr>
            <w:tcW w:w="489" w:type="pct"/>
            <w:noWrap w:val="0"/>
            <w:vAlign w:val="top"/>
          </w:tcPr>
          <w:p w14:paraId="502A3622">
            <w:pPr>
              <w:jc w:val="center"/>
              <w:rPr>
                <w:ins w:id="3206" w:author="LKY" w:date="2026-05-22T20:58:02Z"/>
                <w:rFonts w:hint="default" w:ascii="Times New Roman" w:hAnsi="Times New Roman"/>
                <w:vertAlign w:val="baseline"/>
                <w:lang w:val="en-US" w:eastAsia="zh-CN"/>
              </w:rPr>
            </w:pPr>
            <w:ins w:id="3207" w:author="LKY" w:date="2026-05-22T20:58:02Z">
              <w:r>
                <w:rPr>
                  <w:rFonts w:hint="eastAsia" w:ascii="Times New Roman" w:hAnsi="Times New Roman"/>
                  <w:vertAlign w:val="baseline"/>
                  <w:lang w:val="en-US" w:eastAsia="zh-CN"/>
                </w:rPr>
                <w:t>DO9</w:t>
              </w:r>
            </w:ins>
          </w:p>
        </w:tc>
        <w:tc>
          <w:tcPr>
            <w:tcW w:w="489" w:type="pct"/>
            <w:noWrap w:val="0"/>
            <w:vAlign w:val="top"/>
          </w:tcPr>
          <w:p w14:paraId="66CC4177">
            <w:pPr>
              <w:jc w:val="center"/>
              <w:rPr>
                <w:ins w:id="3208" w:author="LKY" w:date="2026-05-22T20:58:02Z"/>
                <w:rFonts w:hint="default" w:ascii="Times New Roman" w:hAnsi="Times New Roman"/>
                <w:vertAlign w:val="baseline"/>
                <w:lang w:val="en-US" w:eastAsia="zh-CN"/>
              </w:rPr>
            </w:pPr>
            <w:ins w:id="3209" w:author="LKY" w:date="2026-05-22T20:58:02Z">
              <w:r>
                <w:rPr>
                  <w:rFonts w:hint="eastAsia" w:ascii="Times New Roman" w:hAnsi="Times New Roman"/>
                  <w:vertAlign w:val="baseline"/>
                  <w:lang w:val="en-US" w:eastAsia="zh-CN"/>
                </w:rPr>
                <w:t>DO11</w:t>
              </w:r>
            </w:ins>
          </w:p>
        </w:tc>
        <w:tc>
          <w:tcPr>
            <w:tcW w:w="489" w:type="pct"/>
            <w:noWrap w:val="0"/>
            <w:vAlign w:val="top"/>
          </w:tcPr>
          <w:p w14:paraId="57458185">
            <w:pPr>
              <w:jc w:val="center"/>
              <w:rPr>
                <w:ins w:id="3210" w:author="LKY" w:date="2026-05-22T20:58:02Z"/>
                <w:rFonts w:hint="default" w:ascii="Times New Roman" w:hAnsi="Times New Roman"/>
                <w:vertAlign w:val="baseline"/>
                <w:lang w:val="en-US" w:eastAsia="zh-CN"/>
              </w:rPr>
            </w:pPr>
            <w:ins w:id="3211" w:author="LKY" w:date="2026-05-22T20:58:02Z">
              <w:r>
                <w:rPr>
                  <w:rFonts w:hint="eastAsia" w:ascii="Times New Roman" w:hAnsi="Times New Roman"/>
                  <w:vertAlign w:val="baseline"/>
                  <w:lang w:val="en-US" w:eastAsia="zh-CN"/>
                </w:rPr>
                <w:t>DO13</w:t>
              </w:r>
            </w:ins>
          </w:p>
        </w:tc>
        <w:tc>
          <w:tcPr>
            <w:tcW w:w="525" w:type="pct"/>
            <w:noWrap w:val="0"/>
            <w:vAlign w:val="top"/>
          </w:tcPr>
          <w:p w14:paraId="11A695CC">
            <w:pPr>
              <w:jc w:val="center"/>
              <w:rPr>
                <w:ins w:id="3212" w:author="LKY" w:date="2026-05-22T20:58:02Z"/>
                <w:rFonts w:hint="default" w:ascii="Times New Roman" w:hAnsi="Times New Roman"/>
                <w:vertAlign w:val="baseline"/>
                <w:lang w:val="en-US" w:eastAsia="zh-CN"/>
              </w:rPr>
            </w:pPr>
            <w:ins w:id="3213" w:author="LKY" w:date="2026-05-22T20:58:02Z">
              <w:r>
                <w:rPr>
                  <w:rFonts w:hint="eastAsia" w:ascii="Times New Roman" w:hAnsi="Times New Roman"/>
                  <w:vertAlign w:val="baseline"/>
                  <w:lang w:val="en-US" w:eastAsia="zh-CN"/>
                </w:rPr>
                <w:t>DO15</w:t>
              </w:r>
            </w:ins>
          </w:p>
        </w:tc>
        <w:tc>
          <w:tcPr>
            <w:tcW w:w="412" w:type="pct"/>
            <w:noWrap w:val="0"/>
            <w:vAlign w:val="top"/>
          </w:tcPr>
          <w:p w14:paraId="579C7668">
            <w:pPr>
              <w:jc w:val="center"/>
              <w:rPr>
                <w:ins w:id="3214" w:author="LKY" w:date="2026-05-22T20:58:02Z"/>
                <w:rFonts w:hint="default" w:ascii="Times New Roman" w:hAnsi="Times New Roman"/>
                <w:vertAlign w:val="baseline"/>
                <w:lang w:val="en-US" w:eastAsia="zh-CN"/>
              </w:rPr>
            </w:pPr>
            <w:ins w:id="3215" w:author="LKY" w:date="2026-05-22T20:58:02Z">
              <w:r>
                <w:rPr>
                  <w:rFonts w:hint="eastAsia" w:ascii="Times New Roman" w:hAnsi="Times New Roman"/>
                  <w:vertAlign w:val="baseline"/>
                  <w:lang w:val="en-US" w:eastAsia="zh-CN"/>
                </w:rPr>
                <w:t>COM</w:t>
              </w:r>
            </w:ins>
          </w:p>
        </w:tc>
      </w:tr>
    </w:tbl>
    <w:p w14:paraId="58E65B75">
      <w:pPr>
        <w:rPr>
          <w:ins w:id="3216" w:author="LKY" w:date="2026-05-22T20:58:02Z"/>
          <w:rFonts w:hint="default" w:asciiTheme="minorHAnsi" w:hAnsiTheme="minorHAnsi"/>
          <w:b w:val="0"/>
          <w:bCs w:val="0"/>
          <w:sz w:val="21"/>
          <w:szCs w:val="24"/>
          <w:lang w:val="en-US" w:eastAsia="zh-CN"/>
        </w:rPr>
      </w:pPr>
    </w:p>
    <w:tbl>
      <w:tblPr>
        <w:tblStyle w:val="1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89"/>
        <w:gridCol w:w="833"/>
        <w:gridCol w:w="823"/>
        <w:gridCol w:w="833"/>
        <w:gridCol w:w="833"/>
        <w:gridCol w:w="833"/>
        <w:gridCol w:w="833"/>
        <w:gridCol w:w="834"/>
        <w:gridCol w:w="896"/>
        <w:gridCol w:w="715"/>
      </w:tblGrid>
      <w:tr w14:paraId="485A03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ins w:id="3217" w:author="LKY" w:date="2026-05-22T20:58:02Z"/>
        </w:trPr>
        <w:tc>
          <w:tcPr>
            <w:tcW w:w="5000" w:type="pct"/>
            <w:gridSpan w:val="10"/>
            <w:tcBorders>
              <w:top w:val="single" w:color="auto" w:sz="4" w:space="0"/>
            </w:tcBorders>
            <w:noWrap w:val="0"/>
            <w:vAlign w:val="top"/>
          </w:tcPr>
          <w:p w14:paraId="781DCE89">
            <w:pPr>
              <w:jc w:val="center"/>
              <w:rPr>
                <w:ins w:id="3218" w:author="LKY" w:date="2026-05-22T20:58:02Z"/>
                <w:rFonts w:hint="eastAsia" w:ascii="Times New Roman" w:hAnsi="Times New Roman"/>
                <w:vertAlign w:val="baseline"/>
                <w:lang w:val="en-US" w:eastAsia="zh-CN"/>
              </w:rPr>
            </w:pPr>
            <w:ins w:id="3219" w:author="LKY" w:date="2026-05-22T20:58:02Z">
              <w:r>
                <w:rPr>
                  <w:rFonts w:hint="eastAsia" w:ascii="Times New Roman" w:hAnsi="Times New Roman"/>
                  <w:vertAlign w:val="baseline"/>
                  <w:lang w:val="en-US" w:eastAsia="zh-CN"/>
                </w:rPr>
                <w:t>N2162模块（NPN）</w:t>
              </w:r>
            </w:ins>
          </w:p>
        </w:tc>
      </w:tr>
      <w:tr w14:paraId="73C218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ins w:id="3220" w:author="LKY" w:date="2026-05-22T20:58:02Z"/>
        </w:trPr>
        <w:tc>
          <w:tcPr>
            <w:tcW w:w="639" w:type="pct"/>
            <w:tcBorders>
              <w:top w:val="single" w:color="auto" w:sz="4" w:space="0"/>
            </w:tcBorders>
            <w:noWrap w:val="0"/>
            <w:vAlign w:val="top"/>
          </w:tcPr>
          <w:p w14:paraId="3F62BAE7">
            <w:pPr>
              <w:jc w:val="center"/>
              <w:rPr>
                <w:ins w:id="3221" w:author="LKY" w:date="2026-05-22T20:58:02Z"/>
                <w:rFonts w:hint="default" w:ascii="Times New Roman" w:hAnsi="Times New Roman"/>
                <w:vertAlign w:val="baseline"/>
                <w:lang w:val="en-US" w:eastAsia="zh-CN"/>
              </w:rPr>
            </w:pPr>
            <w:ins w:id="3222" w:author="LKY" w:date="2026-05-22T20:58:02Z">
              <w:r>
                <w:rPr>
                  <w:rFonts w:hint="eastAsia" w:ascii="Times New Roman" w:hAnsi="Times New Roman"/>
                  <w:vertAlign w:val="baseline"/>
                  <w:lang w:val="en-US" w:eastAsia="zh-CN"/>
                </w:rPr>
                <w:t>端口号</w:t>
              </w:r>
            </w:ins>
          </w:p>
        </w:tc>
        <w:tc>
          <w:tcPr>
            <w:tcW w:w="489" w:type="pct"/>
            <w:tcBorders>
              <w:top w:val="single" w:color="auto" w:sz="4" w:space="0"/>
            </w:tcBorders>
            <w:noWrap w:val="0"/>
            <w:vAlign w:val="top"/>
          </w:tcPr>
          <w:p w14:paraId="4B36FEE6">
            <w:pPr>
              <w:jc w:val="center"/>
              <w:rPr>
                <w:ins w:id="3223" w:author="LKY" w:date="2026-05-22T20:58:02Z"/>
                <w:rFonts w:hint="default" w:ascii="Times New Roman" w:hAnsi="Times New Roman" w:eastAsiaTheme="minorEastAsia" w:cstheme="minorBidi"/>
                <w:kern w:val="2"/>
                <w:sz w:val="21"/>
                <w:szCs w:val="24"/>
                <w:vertAlign w:val="baseline"/>
                <w:lang w:val="en-US" w:eastAsia="zh-CN" w:bidi="ar-SA"/>
              </w:rPr>
            </w:pPr>
            <w:ins w:id="3224" w:author="LKY" w:date="2026-05-22T20:58:02Z">
              <w:r>
                <w:rPr>
                  <w:rFonts w:hint="eastAsia" w:ascii="Times New Roman" w:hAnsi="Times New Roman"/>
                  <w:vertAlign w:val="baseline"/>
                  <w:lang w:val="en-US" w:eastAsia="zh-CN"/>
                </w:rPr>
                <w:t>B1</w:t>
              </w:r>
            </w:ins>
          </w:p>
        </w:tc>
        <w:tc>
          <w:tcPr>
            <w:tcW w:w="483" w:type="pct"/>
            <w:tcBorders>
              <w:top w:val="single" w:color="auto" w:sz="4" w:space="0"/>
            </w:tcBorders>
            <w:noWrap w:val="0"/>
            <w:vAlign w:val="top"/>
          </w:tcPr>
          <w:p w14:paraId="2A531788">
            <w:pPr>
              <w:jc w:val="center"/>
              <w:rPr>
                <w:ins w:id="3225" w:author="LKY" w:date="2026-05-22T20:58:02Z"/>
                <w:rFonts w:hint="default" w:ascii="Times New Roman" w:hAnsi="Times New Roman" w:eastAsiaTheme="minorEastAsia" w:cstheme="minorBidi"/>
                <w:kern w:val="2"/>
                <w:sz w:val="21"/>
                <w:szCs w:val="24"/>
                <w:vertAlign w:val="baseline"/>
                <w:lang w:val="en-US" w:eastAsia="zh-CN" w:bidi="ar-SA"/>
              </w:rPr>
            </w:pPr>
            <w:ins w:id="3226" w:author="LKY" w:date="2026-05-22T20:58:02Z">
              <w:r>
                <w:rPr>
                  <w:rFonts w:hint="eastAsia" w:ascii="Times New Roman" w:hAnsi="Times New Roman" w:cstheme="minorBidi"/>
                  <w:kern w:val="2"/>
                  <w:sz w:val="21"/>
                  <w:szCs w:val="24"/>
                  <w:vertAlign w:val="baseline"/>
                  <w:lang w:val="en-US" w:eastAsia="zh-CN" w:bidi="ar-SA"/>
                </w:rPr>
                <w:t>B2</w:t>
              </w:r>
            </w:ins>
          </w:p>
        </w:tc>
        <w:tc>
          <w:tcPr>
            <w:tcW w:w="489" w:type="pct"/>
            <w:tcBorders>
              <w:top w:val="single" w:color="auto" w:sz="4" w:space="0"/>
            </w:tcBorders>
            <w:noWrap w:val="0"/>
            <w:vAlign w:val="top"/>
          </w:tcPr>
          <w:p w14:paraId="29A0E497">
            <w:pPr>
              <w:jc w:val="center"/>
              <w:rPr>
                <w:ins w:id="3227" w:author="LKY" w:date="2026-05-22T20:58:02Z"/>
                <w:rFonts w:hint="default" w:ascii="Times New Roman" w:hAnsi="Times New Roman" w:eastAsiaTheme="minorEastAsia" w:cstheme="minorBidi"/>
                <w:kern w:val="2"/>
                <w:sz w:val="21"/>
                <w:szCs w:val="24"/>
                <w:vertAlign w:val="baseline"/>
                <w:lang w:val="en-US" w:eastAsia="zh-CN" w:bidi="ar-SA"/>
              </w:rPr>
            </w:pPr>
            <w:ins w:id="3228" w:author="LKY" w:date="2026-05-22T20:58:02Z">
              <w:r>
                <w:rPr>
                  <w:rFonts w:hint="eastAsia" w:ascii="Times New Roman" w:hAnsi="Times New Roman"/>
                  <w:sz w:val="21"/>
                  <w:vertAlign w:val="baseline"/>
                  <w:lang w:val="en-US" w:eastAsia="zh-CN" w:bidi="ar-SA"/>
                </w:rPr>
                <w:t>B3</w:t>
              </w:r>
            </w:ins>
          </w:p>
        </w:tc>
        <w:tc>
          <w:tcPr>
            <w:tcW w:w="489" w:type="pct"/>
            <w:tcBorders>
              <w:top w:val="single" w:color="auto" w:sz="4" w:space="0"/>
            </w:tcBorders>
            <w:noWrap w:val="0"/>
            <w:vAlign w:val="top"/>
          </w:tcPr>
          <w:p w14:paraId="3E47E0A0">
            <w:pPr>
              <w:jc w:val="center"/>
              <w:rPr>
                <w:ins w:id="3229" w:author="LKY" w:date="2026-05-22T20:58:02Z"/>
                <w:rFonts w:hint="default" w:ascii="Times New Roman" w:hAnsi="Times New Roman" w:eastAsiaTheme="minorEastAsia" w:cstheme="minorBidi"/>
                <w:kern w:val="2"/>
                <w:sz w:val="21"/>
                <w:szCs w:val="24"/>
                <w:vertAlign w:val="baseline"/>
                <w:lang w:val="en-US" w:eastAsia="zh-CN" w:bidi="ar-SA"/>
              </w:rPr>
            </w:pPr>
            <w:ins w:id="3230" w:author="LKY" w:date="2026-05-22T20:58:02Z">
              <w:r>
                <w:rPr>
                  <w:rFonts w:hint="eastAsia" w:ascii="Times New Roman" w:hAnsi="Times New Roman" w:cstheme="minorBidi"/>
                  <w:kern w:val="2"/>
                  <w:sz w:val="21"/>
                  <w:szCs w:val="24"/>
                  <w:vertAlign w:val="baseline"/>
                  <w:lang w:val="en-US" w:eastAsia="zh-CN" w:bidi="ar-SA"/>
                </w:rPr>
                <w:t>B4</w:t>
              </w:r>
            </w:ins>
          </w:p>
        </w:tc>
        <w:tc>
          <w:tcPr>
            <w:tcW w:w="489" w:type="pct"/>
            <w:tcBorders>
              <w:top w:val="single" w:color="auto" w:sz="4" w:space="0"/>
            </w:tcBorders>
            <w:noWrap w:val="0"/>
            <w:vAlign w:val="top"/>
          </w:tcPr>
          <w:p w14:paraId="660AF34C">
            <w:pPr>
              <w:jc w:val="center"/>
              <w:rPr>
                <w:ins w:id="3231" w:author="LKY" w:date="2026-05-22T20:58:02Z"/>
                <w:rFonts w:hint="default" w:ascii="Times New Roman" w:hAnsi="Times New Roman" w:eastAsiaTheme="minorEastAsia" w:cstheme="minorBidi"/>
                <w:kern w:val="2"/>
                <w:sz w:val="21"/>
                <w:szCs w:val="24"/>
                <w:vertAlign w:val="baseline"/>
                <w:lang w:val="en-US" w:eastAsia="zh-CN" w:bidi="ar-SA"/>
              </w:rPr>
            </w:pPr>
            <w:ins w:id="3232" w:author="LKY" w:date="2026-05-22T20:58:02Z">
              <w:r>
                <w:rPr>
                  <w:rFonts w:hint="eastAsia" w:ascii="Times New Roman" w:hAnsi="Times New Roman"/>
                  <w:vertAlign w:val="baseline"/>
                  <w:lang w:val="en-US" w:eastAsia="zh-CN"/>
                </w:rPr>
                <w:t>B5</w:t>
              </w:r>
            </w:ins>
          </w:p>
        </w:tc>
        <w:tc>
          <w:tcPr>
            <w:tcW w:w="489" w:type="pct"/>
            <w:tcBorders>
              <w:top w:val="single" w:color="auto" w:sz="4" w:space="0"/>
            </w:tcBorders>
            <w:noWrap w:val="0"/>
            <w:vAlign w:val="top"/>
          </w:tcPr>
          <w:p w14:paraId="1636F07D">
            <w:pPr>
              <w:jc w:val="center"/>
              <w:rPr>
                <w:ins w:id="3233" w:author="LKY" w:date="2026-05-22T20:58:02Z"/>
                <w:rFonts w:hint="default" w:ascii="Times New Roman" w:hAnsi="Times New Roman" w:eastAsiaTheme="minorEastAsia" w:cstheme="minorBidi"/>
                <w:kern w:val="2"/>
                <w:sz w:val="21"/>
                <w:szCs w:val="24"/>
                <w:vertAlign w:val="baseline"/>
                <w:lang w:val="en-US" w:eastAsia="zh-CN" w:bidi="ar-SA"/>
              </w:rPr>
            </w:pPr>
            <w:ins w:id="3234" w:author="LKY" w:date="2026-05-22T20:58:02Z">
              <w:r>
                <w:rPr>
                  <w:rFonts w:hint="eastAsia" w:ascii="Times New Roman" w:hAnsi="Times New Roman" w:cstheme="minorBidi"/>
                  <w:kern w:val="2"/>
                  <w:sz w:val="21"/>
                  <w:szCs w:val="24"/>
                  <w:vertAlign w:val="baseline"/>
                  <w:lang w:val="en-US" w:eastAsia="zh-CN" w:bidi="ar-SA"/>
                </w:rPr>
                <w:t>B6</w:t>
              </w:r>
            </w:ins>
          </w:p>
        </w:tc>
        <w:tc>
          <w:tcPr>
            <w:tcW w:w="489" w:type="pct"/>
            <w:tcBorders>
              <w:top w:val="single" w:color="auto" w:sz="4" w:space="0"/>
            </w:tcBorders>
            <w:noWrap w:val="0"/>
            <w:vAlign w:val="top"/>
          </w:tcPr>
          <w:p w14:paraId="3E2CF4F0">
            <w:pPr>
              <w:jc w:val="center"/>
              <w:rPr>
                <w:ins w:id="3235" w:author="LKY" w:date="2026-05-22T20:58:02Z"/>
                <w:rFonts w:hint="default" w:ascii="Times New Roman" w:hAnsi="Times New Roman"/>
                <w:vertAlign w:val="baseline"/>
                <w:lang w:val="en-US" w:eastAsia="zh-CN"/>
              </w:rPr>
            </w:pPr>
            <w:ins w:id="3236" w:author="LKY" w:date="2026-05-22T20:58:02Z">
              <w:r>
                <w:rPr>
                  <w:rFonts w:hint="eastAsia" w:ascii="Times New Roman" w:hAnsi="Times New Roman"/>
                  <w:vertAlign w:val="baseline"/>
                  <w:lang w:val="en-US" w:eastAsia="zh-CN"/>
                </w:rPr>
                <w:t>B7</w:t>
              </w:r>
            </w:ins>
          </w:p>
        </w:tc>
        <w:tc>
          <w:tcPr>
            <w:tcW w:w="525" w:type="pct"/>
            <w:tcBorders>
              <w:top w:val="single" w:color="auto" w:sz="4" w:space="0"/>
            </w:tcBorders>
            <w:noWrap w:val="0"/>
            <w:vAlign w:val="top"/>
          </w:tcPr>
          <w:p w14:paraId="143F37D8">
            <w:pPr>
              <w:jc w:val="center"/>
              <w:rPr>
                <w:ins w:id="3237" w:author="LKY" w:date="2026-05-22T20:58:02Z"/>
                <w:rFonts w:hint="default" w:ascii="Times New Roman" w:hAnsi="Times New Roman"/>
                <w:vertAlign w:val="baseline"/>
                <w:lang w:val="en-US" w:eastAsia="zh-CN"/>
              </w:rPr>
            </w:pPr>
            <w:ins w:id="3238" w:author="LKY" w:date="2026-05-22T20:58:02Z">
              <w:r>
                <w:rPr>
                  <w:rFonts w:hint="eastAsia" w:ascii="Times New Roman" w:hAnsi="Times New Roman"/>
                  <w:vertAlign w:val="baseline"/>
                  <w:lang w:val="en-US" w:eastAsia="zh-CN"/>
                </w:rPr>
                <w:t>B8</w:t>
              </w:r>
            </w:ins>
          </w:p>
        </w:tc>
        <w:tc>
          <w:tcPr>
            <w:tcW w:w="412" w:type="pct"/>
            <w:tcBorders>
              <w:top w:val="single" w:color="auto" w:sz="4" w:space="0"/>
            </w:tcBorders>
            <w:noWrap w:val="0"/>
            <w:vAlign w:val="top"/>
          </w:tcPr>
          <w:p w14:paraId="209706E6">
            <w:pPr>
              <w:jc w:val="center"/>
              <w:rPr>
                <w:ins w:id="3239" w:author="LKY" w:date="2026-05-22T20:58:02Z"/>
                <w:rFonts w:hint="default" w:ascii="Times New Roman" w:hAnsi="Times New Roman"/>
                <w:vertAlign w:val="baseline"/>
                <w:lang w:val="en-US" w:eastAsia="zh-CN"/>
              </w:rPr>
            </w:pPr>
            <w:ins w:id="3240" w:author="LKY" w:date="2026-05-22T20:58:02Z">
              <w:r>
                <w:rPr>
                  <w:rFonts w:hint="eastAsia" w:ascii="Times New Roman" w:hAnsi="Times New Roman"/>
                  <w:vertAlign w:val="baseline"/>
                  <w:lang w:val="en-US" w:eastAsia="zh-CN"/>
                </w:rPr>
                <w:t>B9</w:t>
              </w:r>
            </w:ins>
          </w:p>
        </w:tc>
      </w:tr>
      <w:tr w14:paraId="25E9A4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ins w:id="3241" w:author="LKY" w:date="2026-05-22T20:58:02Z"/>
        </w:trPr>
        <w:tc>
          <w:tcPr>
            <w:tcW w:w="639" w:type="pct"/>
            <w:noWrap w:val="0"/>
            <w:vAlign w:val="top"/>
          </w:tcPr>
          <w:p w14:paraId="21B98E52">
            <w:pPr>
              <w:jc w:val="center"/>
              <w:rPr>
                <w:ins w:id="3242" w:author="LKY" w:date="2026-05-22T20:58:02Z"/>
                <w:rFonts w:hint="default" w:ascii="Times New Roman" w:hAnsi="Times New Roman"/>
                <w:vertAlign w:val="baseline"/>
                <w:lang w:val="en-US" w:eastAsia="zh-CN"/>
              </w:rPr>
            </w:pPr>
            <w:ins w:id="3243" w:author="LKY" w:date="2026-05-22T20:58:02Z">
              <w:r>
                <w:rPr>
                  <w:rFonts w:hint="eastAsia" w:ascii="Times New Roman" w:hAnsi="Times New Roman"/>
                  <w:vertAlign w:val="baseline"/>
                  <w:lang w:val="en-US" w:eastAsia="zh-CN"/>
                </w:rPr>
                <w:t>名称</w:t>
              </w:r>
            </w:ins>
          </w:p>
        </w:tc>
        <w:tc>
          <w:tcPr>
            <w:tcW w:w="489" w:type="pct"/>
            <w:noWrap w:val="0"/>
            <w:vAlign w:val="top"/>
          </w:tcPr>
          <w:p w14:paraId="67D3E529">
            <w:pPr>
              <w:jc w:val="center"/>
              <w:rPr>
                <w:ins w:id="3244" w:author="LKY" w:date="2026-05-22T20:58:02Z"/>
                <w:rFonts w:hint="default" w:ascii="Times New Roman" w:hAnsi="Times New Roman"/>
                <w:vertAlign w:val="baseline"/>
                <w:lang w:val="en-US" w:eastAsia="zh-CN"/>
              </w:rPr>
            </w:pPr>
            <w:ins w:id="3245" w:author="LKY" w:date="2026-05-22T20:58:02Z">
              <w:r>
                <w:rPr>
                  <w:rFonts w:hint="eastAsia" w:ascii="Times New Roman" w:hAnsi="Times New Roman"/>
                  <w:vertAlign w:val="baseline"/>
                  <w:lang w:val="en-US" w:eastAsia="zh-CN"/>
                </w:rPr>
                <w:t>DO2</w:t>
              </w:r>
            </w:ins>
          </w:p>
        </w:tc>
        <w:tc>
          <w:tcPr>
            <w:tcW w:w="483" w:type="pct"/>
            <w:noWrap w:val="0"/>
            <w:vAlign w:val="top"/>
          </w:tcPr>
          <w:p w14:paraId="5BB4A05C">
            <w:pPr>
              <w:jc w:val="center"/>
              <w:rPr>
                <w:ins w:id="3246" w:author="LKY" w:date="2026-05-22T20:58:02Z"/>
                <w:rFonts w:hint="default" w:ascii="Times New Roman" w:hAnsi="Times New Roman"/>
                <w:vertAlign w:val="baseline"/>
                <w:lang w:val="en-US" w:eastAsia="zh-CN"/>
              </w:rPr>
            </w:pPr>
            <w:ins w:id="3247" w:author="LKY" w:date="2026-05-22T20:58:02Z">
              <w:r>
                <w:rPr>
                  <w:rFonts w:hint="eastAsia" w:ascii="Times New Roman" w:hAnsi="Times New Roman"/>
                  <w:vertAlign w:val="baseline"/>
                  <w:lang w:val="en-US" w:eastAsia="zh-CN"/>
                </w:rPr>
                <w:t>DO4</w:t>
              </w:r>
            </w:ins>
          </w:p>
        </w:tc>
        <w:tc>
          <w:tcPr>
            <w:tcW w:w="489" w:type="pct"/>
            <w:noWrap w:val="0"/>
            <w:vAlign w:val="top"/>
          </w:tcPr>
          <w:p w14:paraId="6ADA380E">
            <w:pPr>
              <w:jc w:val="center"/>
              <w:rPr>
                <w:ins w:id="3248" w:author="LKY" w:date="2026-05-22T20:58:02Z"/>
                <w:rFonts w:hint="default" w:ascii="Times New Roman" w:hAnsi="Times New Roman" w:eastAsiaTheme="minorEastAsia" w:cstheme="minorBidi"/>
                <w:kern w:val="2"/>
                <w:sz w:val="21"/>
                <w:szCs w:val="24"/>
                <w:vertAlign w:val="baseline"/>
                <w:lang w:val="en-US" w:eastAsia="zh-CN" w:bidi="ar-SA"/>
              </w:rPr>
            </w:pPr>
            <w:ins w:id="3249" w:author="LKY" w:date="2026-05-22T20:58:02Z">
              <w:r>
                <w:rPr>
                  <w:rFonts w:hint="eastAsia" w:ascii="Times New Roman" w:hAnsi="Times New Roman"/>
                  <w:vertAlign w:val="baseline"/>
                  <w:lang w:val="en-US" w:eastAsia="zh-CN"/>
                </w:rPr>
                <w:t>DO6</w:t>
              </w:r>
            </w:ins>
          </w:p>
        </w:tc>
        <w:tc>
          <w:tcPr>
            <w:tcW w:w="489" w:type="pct"/>
            <w:noWrap w:val="0"/>
            <w:vAlign w:val="top"/>
          </w:tcPr>
          <w:p w14:paraId="3AB893E2">
            <w:pPr>
              <w:jc w:val="center"/>
              <w:rPr>
                <w:ins w:id="3250" w:author="LKY" w:date="2026-05-22T20:58:02Z"/>
                <w:rFonts w:hint="default" w:ascii="Times New Roman" w:hAnsi="Times New Roman" w:eastAsiaTheme="minorEastAsia" w:cstheme="minorBidi"/>
                <w:kern w:val="2"/>
                <w:sz w:val="21"/>
                <w:szCs w:val="24"/>
                <w:vertAlign w:val="baseline"/>
                <w:lang w:val="en-US" w:eastAsia="zh-CN" w:bidi="ar-SA"/>
              </w:rPr>
            </w:pPr>
            <w:ins w:id="3251" w:author="LKY" w:date="2026-05-22T20:58:02Z">
              <w:r>
                <w:rPr>
                  <w:rFonts w:hint="eastAsia" w:ascii="Times New Roman" w:hAnsi="Times New Roman"/>
                  <w:vertAlign w:val="baseline"/>
                  <w:lang w:val="en-US" w:eastAsia="zh-CN"/>
                </w:rPr>
                <w:t>DO8</w:t>
              </w:r>
            </w:ins>
          </w:p>
        </w:tc>
        <w:tc>
          <w:tcPr>
            <w:tcW w:w="489" w:type="pct"/>
            <w:noWrap w:val="0"/>
            <w:vAlign w:val="top"/>
          </w:tcPr>
          <w:p w14:paraId="232C2F7A">
            <w:pPr>
              <w:jc w:val="center"/>
              <w:rPr>
                <w:ins w:id="3252" w:author="LKY" w:date="2026-05-22T20:58:02Z"/>
                <w:rFonts w:hint="default" w:ascii="Times New Roman" w:hAnsi="Times New Roman"/>
                <w:vertAlign w:val="baseline"/>
                <w:lang w:val="en-US" w:eastAsia="zh-CN"/>
              </w:rPr>
            </w:pPr>
            <w:ins w:id="3253" w:author="LKY" w:date="2026-05-22T20:58:02Z">
              <w:r>
                <w:rPr>
                  <w:rFonts w:hint="eastAsia" w:ascii="Times New Roman" w:hAnsi="Times New Roman"/>
                  <w:vertAlign w:val="baseline"/>
                  <w:lang w:val="en-US" w:eastAsia="zh-CN"/>
                </w:rPr>
                <w:t>DO10</w:t>
              </w:r>
            </w:ins>
          </w:p>
        </w:tc>
        <w:tc>
          <w:tcPr>
            <w:tcW w:w="489" w:type="pct"/>
            <w:noWrap w:val="0"/>
            <w:vAlign w:val="top"/>
          </w:tcPr>
          <w:p w14:paraId="5814B2CD">
            <w:pPr>
              <w:jc w:val="center"/>
              <w:rPr>
                <w:ins w:id="3254" w:author="LKY" w:date="2026-05-22T20:58:02Z"/>
                <w:rFonts w:hint="default" w:ascii="Times New Roman" w:hAnsi="Times New Roman"/>
                <w:vertAlign w:val="baseline"/>
                <w:lang w:val="en-US" w:eastAsia="zh-CN"/>
              </w:rPr>
            </w:pPr>
            <w:ins w:id="3255" w:author="LKY" w:date="2026-05-22T20:58:02Z">
              <w:r>
                <w:rPr>
                  <w:rFonts w:hint="eastAsia" w:ascii="Times New Roman" w:hAnsi="Times New Roman"/>
                  <w:vertAlign w:val="baseline"/>
                  <w:lang w:val="en-US" w:eastAsia="zh-CN"/>
                </w:rPr>
                <w:t>DO12</w:t>
              </w:r>
            </w:ins>
          </w:p>
        </w:tc>
        <w:tc>
          <w:tcPr>
            <w:tcW w:w="489" w:type="pct"/>
            <w:noWrap w:val="0"/>
            <w:vAlign w:val="top"/>
          </w:tcPr>
          <w:p w14:paraId="390D605E">
            <w:pPr>
              <w:jc w:val="center"/>
              <w:rPr>
                <w:ins w:id="3256" w:author="LKY" w:date="2026-05-22T20:58:02Z"/>
                <w:rFonts w:hint="default" w:ascii="Times New Roman" w:hAnsi="Times New Roman"/>
                <w:vertAlign w:val="baseline"/>
                <w:lang w:val="en-US" w:eastAsia="zh-CN"/>
              </w:rPr>
            </w:pPr>
            <w:ins w:id="3257" w:author="LKY" w:date="2026-05-22T20:58:02Z">
              <w:r>
                <w:rPr>
                  <w:rFonts w:hint="eastAsia" w:ascii="Times New Roman" w:hAnsi="Times New Roman"/>
                  <w:vertAlign w:val="baseline"/>
                  <w:lang w:val="en-US" w:eastAsia="zh-CN"/>
                </w:rPr>
                <w:t>DO14</w:t>
              </w:r>
            </w:ins>
          </w:p>
        </w:tc>
        <w:tc>
          <w:tcPr>
            <w:tcW w:w="525" w:type="pct"/>
            <w:noWrap w:val="0"/>
            <w:vAlign w:val="top"/>
          </w:tcPr>
          <w:p w14:paraId="4B31B0A4">
            <w:pPr>
              <w:jc w:val="center"/>
              <w:rPr>
                <w:ins w:id="3258" w:author="LKY" w:date="2026-05-22T20:58:02Z"/>
                <w:rFonts w:hint="default" w:ascii="Times New Roman" w:hAnsi="Times New Roman"/>
                <w:vertAlign w:val="baseline"/>
                <w:lang w:val="en-US" w:eastAsia="zh-CN"/>
              </w:rPr>
            </w:pPr>
            <w:ins w:id="3259" w:author="LKY" w:date="2026-05-22T20:58:02Z">
              <w:r>
                <w:rPr>
                  <w:rFonts w:hint="eastAsia" w:ascii="Times New Roman" w:hAnsi="Times New Roman"/>
                  <w:vertAlign w:val="baseline"/>
                  <w:lang w:val="en-US" w:eastAsia="zh-CN"/>
                </w:rPr>
                <w:t>DO16</w:t>
              </w:r>
            </w:ins>
          </w:p>
        </w:tc>
        <w:tc>
          <w:tcPr>
            <w:tcW w:w="412" w:type="pct"/>
            <w:noWrap w:val="0"/>
            <w:vAlign w:val="top"/>
          </w:tcPr>
          <w:p w14:paraId="02D11469">
            <w:pPr>
              <w:jc w:val="center"/>
              <w:rPr>
                <w:ins w:id="3260" w:author="LKY" w:date="2026-05-22T20:58:02Z"/>
                <w:rFonts w:hint="default" w:ascii="Times New Roman" w:hAnsi="Times New Roman"/>
                <w:vertAlign w:val="baseline"/>
                <w:lang w:val="en-US" w:eastAsia="zh-CN"/>
              </w:rPr>
            </w:pPr>
            <w:ins w:id="3261" w:author="LKY" w:date="2026-05-22T20:58:02Z">
              <w:r>
                <w:rPr>
                  <w:rFonts w:hint="eastAsia" w:ascii="Times New Roman" w:hAnsi="Times New Roman"/>
                  <w:vertAlign w:val="baseline"/>
                  <w:lang w:val="en-US" w:eastAsia="zh-CN"/>
                </w:rPr>
                <w:t>PE</w:t>
              </w:r>
            </w:ins>
          </w:p>
        </w:tc>
      </w:tr>
      <w:tr w14:paraId="063EF5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ins w:id="3262" w:author="LKY" w:date="2026-05-22T20:58:02Z"/>
        </w:trPr>
        <w:tc>
          <w:tcPr>
            <w:tcW w:w="639" w:type="pct"/>
            <w:noWrap w:val="0"/>
            <w:vAlign w:val="top"/>
          </w:tcPr>
          <w:p w14:paraId="46CC3559">
            <w:pPr>
              <w:jc w:val="center"/>
              <w:rPr>
                <w:ins w:id="3263" w:author="LKY" w:date="2026-05-22T20:58:02Z"/>
                <w:rFonts w:hint="default" w:ascii="Times New Roman" w:hAnsi="Times New Roman"/>
                <w:vertAlign w:val="baseline"/>
                <w:lang w:val="en-US" w:eastAsia="zh-CN"/>
              </w:rPr>
            </w:pPr>
            <w:ins w:id="3264" w:author="LKY" w:date="2026-05-22T20:58:02Z">
              <w:r>
                <w:rPr>
                  <w:rFonts w:hint="eastAsia" w:ascii="Times New Roman" w:hAnsi="Times New Roman"/>
                  <w:vertAlign w:val="baseline"/>
                  <w:lang w:val="en-US" w:eastAsia="zh-CN"/>
                </w:rPr>
                <w:t>端口号</w:t>
              </w:r>
            </w:ins>
          </w:p>
        </w:tc>
        <w:tc>
          <w:tcPr>
            <w:tcW w:w="489" w:type="pct"/>
            <w:noWrap w:val="0"/>
            <w:vAlign w:val="top"/>
          </w:tcPr>
          <w:p w14:paraId="6EBDE4FA">
            <w:pPr>
              <w:jc w:val="center"/>
              <w:rPr>
                <w:ins w:id="3265" w:author="LKY" w:date="2026-05-22T20:58:02Z"/>
                <w:rFonts w:hint="default" w:ascii="Times New Roman" w:hAnsi="Times New Roman"/>
                <w:vertAlign w:val="baseline"/>
                <w:lang w:val="en-US" w:eastAsia="zh-CN"/>
              </w:rPr>
            </w:pPr>
            <w:ins w:id="3266" w:author="LKY" w:date="2026-05-22T20:58:02Z">
              <w:r>
                <w:rPr>
                  <w:rFonts w:hint="eastAsia" w:ascii="Times New Roman" w:hAnsi="Times New Roman"/>
                  <w:vertAlign w:val="baseline"/>
                  <w:lang w:val="en-US" w:eastAsia="zh-CN"/>
                </w:rPr>
                <w:t>A1</w:t>
              </w:r>
            </w:ins>
          </w:p>
        </w:tc>
        <w:tc>
          <w:tcPr>
            <w:tcW w:w="483" w:type="pct"/>
            <w:noWrap w:val="0"/>
            <w:vAlign w:val="top"/>
          </w:tcPr>
          <w:p w14:paraId="55773407">
            <w:pPr>
              <w:jc w:val="center"/>
              <w:rPr>
                <w:ins w:id="3267" w:author="LKY" w:date="2026-05-22T20:58:02Z"/>
                <w:rFonts w:hint="default" w:ascii="Times New Roman" w:hAnsi="Times New Roman"/>
                <w:vertAlign w:val="baseline"/>
                <w:lang w:val="en-US" w:eastAsia="zh-CN"/>
              </w:rPr>
            </w:pPr>
            <w:ins w:id="3268" w:author="LKY" w:date="2026-05-22T20:58:02Z">
              <w:r>
                <w:rPr>
                  <w:rFonts w:hint="eastAsia" w:ascii="Times New Roman" w:hAnsi="Times New Roman"/>
                  <w:vertAlign w:val="baseline"/>
                  <w:lang w:val="en-US" w:eastAsia="zh-CN"/>
                </w:rPr>
                <w:t>A2</w:t>
              </w:r>
            </w:ins>
          </w:p>
        </w:tc>
        <w:tc>
          <w:tcPr>
            <w:tcW w:w="489" w:type="pct"/>
            <w:noWrap w:val="0"/>
            <w:vAlign w:val="top"/>
          </w:tcPr>
          <w:p w14:paraId="2FC2E6A6">
            <w:pPr>
              <w:jc w:val="center"/>
              <w:rPr>
                <w:ins w:id="3269" w:author="LKY" w:date="2026-05-22T20:58:02Z"/>
                <w:rFonts w:hint="default" w:ascii="Times New Roman" w:hAnsi="Times New Roman"/>
                <w:vertAlign w:val="baseline"/>
                <w:lang w:val="en-US" w:eastAsia="zh-CN"/>
              </w:rPr>
            </w:pPr>
            <w:ins w:id="3270" w:author="LKY" w:date="2026-05-22T20:58:02Z">
              <w:r>
                <w:rPr>
                  <w:rFonts w:hint="eastAsia" w:ascii="Times New Roman" w:hAnsi="Times New Roman"/>
                  <w:vertAlign w:val="baseline"/>
                  <w:lang w:val="en-US" w:eastAsia="zh-CN"/>
                </w:rPr>
                <w:t>A3</w:t>
              </w:r>
            </w:ins>
          </w:p>
        </w:tc>
        <w:tc>
          <w:tcPr>
            <w:tcW w:w="489" w:type="pct"/>
            <w:noWrap w:val="0"/>
            <w:vAlign w:val="top"/>
          </w:tcPr>
          <w:p w14:paraId="44AEA786">
            <w:pPr>
              <w:jc w:val="center"/>
              <w:rPr>
                <w:ins w:id="3271" w:author="LKY" w:date="2026-05-22T20:58:02Z"/>
                <w:rFonts w:hint="default" w:ascii="Times New Roman" w:hAnsi="Times New Roman"/>
                <w:vertAlign w:val="baseline"/>
                <w:lang w:val="en-US" w:eastAsia="zh-CN"/>
              </w:rPr>
            </w:pPr>
            <w:ins w:id="3272" w:author="LKY" w:date="2026-05-22T20:58:02Z">
              <w:r>
                <w:rPr>
                  <w:rFonts w:hint="eastAsia" w:ascii="Times New Roman" w:hAnsi="Times New Roman"/>
                  <w:vertAlign w:val="baseline"/>
                  <w:lang w:val="en-US" w:eastAsia="zh-CN"/>
                </w:rPr>
                <w:t>A4</w:t>
              </w:r>
            </w:ins>
          </w:p>
        </w:tc>
        <w:tc>
          <w:tcPr>
            <w:tcW w:w="489" w:type="pct"/>
            <w:noWrap w:val="0"/>
            <w:vAlign w:val="top"/>
          </w:tcPr>
          <w:p w14:paraId="49DFA493">
            <w:pPr>
              <w:jc w:val="center"/>
              <w:rPr>
                <w:ins w:id="3273" w:author="LKY" w:date="2026-05-22T20:58:02Z"/>
                <w:rFonts w:hint="default" w:ascii="Times New Roman" w:hAnsi="Times New Roman"/>
                <w:vertAlign w:val="baseline"/>
                <w:lang w:val="en-US" w:eastAsia="zh-CN"/>
              </w:rPr>
            </w:pPr>
            <w:ins w:id="3274" w:author="LKY" w:date="2026-05-22T20:58:02Z">
              <w:r>
                <w:rPr>
                  <w:rFonts w:hint="eastAsia" w:ascii="Times New Roman" w:hAnsi="Times New Roman"/>
                  <w:vertAlign w:val="baseline"/>
                  <w:lang w:val="en-US" w:eastAsia="zh-CN"/>
                </w:rPr>
                <w:t>A5</w:t>
              </w:r>
            </w:ins>
          </w:p>
        </w:tc>
        <w:tc>
          <w:tcPr>
            <w:tcW w:w="489" w:type="pct"/>
            <w:noWrap w:val="0"/>
            <w:vAlign w:val="top"/>
          </w:tcPr>
          <w:p w14:paraId="535E1963">
            <w:pPr>
              <w:jc w:val="center"/>
              <w:rPr>
                <w:ins w:id="3275" w:author="LKY" w:date="2026-05-22T20:58:02Z"/>
                <w:rFonts w:hint="default" w:ascii="Times New Roman" w:hAnsi="Times New Roman"/>
                <w:vertAlign w:val="baseline"/>
                <w:lang w:val="en-US" w:eastAsia="zh-CN"/>
              </w:rPr>
            </w:pPr>
            <w:ins w:id="3276" w:author="LKY" w:date="2026-05-22T20:58:02Z">
              <w:r>
                <w:rPr>
                  <w:rFonts w:hint="eastAsia" w:ascii="Times New Roman" w:hAnsi="Times New Roman"/>
                  <w:vertAlign w:val="baseline"/>
                  <w:lang w:val="en-US" w:eastAsia="zh-CN"/>
                </w:rPr>
                <w:t>A6</w:t>
              </w:r>
            </w:ins>
          </w:p>
        </w:tc>
        <w:tc>
          <w:tcPr>
            <w:tcW w:w="489" w:type="pct"/>
            <w:noWrap w:val="0"/>
            <w:vAlign w:val="top"/>
          </w:tcPr>
          <w:p w14:paraId="2138FEAF">
            <w:pPr>
              <w:jc w:val="center"/>
              <w:rPr>
                <w:ins w:id="3277" w:author="LKY" w:date="2026-05-22T20:58:02Z"/>
                <w:rFonts w:hint="default" w:ascii="Times New Roman" w:hAnsi="Times New Roman"/>
                <w:vertAlign w:val="baseline"/>
                <w:lang w:val="en-US" w:eastAsia="zh-CN"/>
              </w:rPr>
            </w:pPr>
            <w:ins w:id="3278" w:author="LKY" w:date="2026-05-22T20:58:02Z">
              <w:r>
                <w:rPr>
                  <w:rFonts w:hint="eastAsia" w:ascii="Times New Roman" w:hAnsi="Times New Roman"/>
                  <w:vertAlign w:val="baseline"/>
                  <w:lang w:val="en-US" w:eastAsia="zh-CN"/>
                </w:rPr>
                <w:t>A7</w:t>
              </w:r>
            </w:ins>
          </w:p>
        </w:tc>
        <w:tc>
          <w:tcPr>
            <w:tcW w:w="525" w:type="pct"/>
            <w:noWrap w:val="0"/>
            <w:vAlign w:val="top"/>
          </w:tcPr>
          <w:p w14:paraId="06A7F622">
            <w:pPr>
              <w:jc w:val="center"/>
              <w:rPr>
                <w:ins w:id="3279" w:author="LKY" w:date="2026-05-22T20:58:02Z"/>
                <w:rFonts w:hint="default" w:ascii="Times New Roman" w:hAnsi="Times New Roman"/>
                <w:vertAlign w:val="baseline"/>
                <w:lang w:val="en-US" w:eastAsia="zh-CN"/>
              </w:rPr>
            </w:pPr>
            <w:ins w:id="3280" w:author="LKY" w:date="2026-05-22T20:58:02Z">
              <w:r>
                <w:rPr>
                  <w:rFonts w:hint="eastAsia" w:ascii="Times New Roman" w:hAnsi="Times New Roman"/>
                  <w:vertAlign w:val="baseline"/>
                  <w:lang w:val="en-US" w:eastAsia="zh-CN"/>
                </w:rPr>
                <w:t>A8</w:t>
              </w:r>
            </w:ins>
          </w:p>
        </w:tc>
        <w:tc>
          <w:tcPr>
            <w:tcW w:w="412" w:type="pct"/>
            <w:noWrap w:val="0"/>
            <w:vAlign w:val="top"/>
          </w:tcPr>
          <w:p w14:paraId="02905A2C">
            <w:pPr>
              <w:jc w:val="center"/>
              <w:rPr>
                <w:ins w:id="3281" w:author="LKY" w:date="2026-05-22T20:58:02Z"/>
                <w:rFonts w:hint="default" w:ascii="Times New Roman" w:hAnsi="Times New Roman"/>
                <w:vertAlign w:val="baseline"/>
                <w:lang w:val="en-US" w:eastAsia="zh-CN"/>
              </w:rPr>
            </w:pPr>
            <w:ins w:id="3282" w:author="LKY" w:date="2026-05-22T20:58:02Z">
              <w:r>
                <w:rPr>
                  <w:rFonts w:hint="eastAsia" w:ascii="Times New Roman" w:hAnsi="Times New Roman"/>
                  <w:vertAlign w:val="baseline"/>
                  <w:lang w:val="en-US" w:eastAsia="zh-CN"/>
                </w:rPr>
                <w:t>A9</w:t>
              </w:r>
            </w:ins>
          </w:p>
        </w:tc>
      </w:tr>
      <w:tr w14:paraId="0FC422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ins w:id="3283" w:author="LKY" w:date="2026-05-22T20:58:02Z"/>
        </w:trPr>
        <w:tc>
          <w:tcPr>
            <w:tcW w:w="639" w:type="pct"/>
            <w:noWrap w:val="0"/>
            <w:vAlign w:val="top"/>
          </w:tcPr>
          <w:p w14:paraId="10AEE828">
            <w:pPr>
              <w:jc w:val="center"/>
              <w:rPr>
                <w:ins w:id="3284" w:author="LKY" w:date="2026-05-22T20:58:02Z"/>
                <w:rFonts w:hint="default" w:ascii="Times New Roman" w:hAnsi="Times New Roman"/>
                <w:vertAlign w:val="baseline"/>
                <w:lang w:val="en-US" w:eastAsia="zh-CN"/>
              </w:rPr>
            </w:pPr>
            <w:ins w:id="3285" w:author="LKY" w:date="2026-05-22T20:58:02Z">
              <w:r>
                <w:rPr>
                  <w:rFonts w:hint="eastAsia" w:ascii="Times New Roman" w:hAnsi="Times New Roman"/>
                  <w:vertAlign w:val="baseline"/>
                  <w:lang w:val="en-US" w:eastAsia="zh-CN"/>
                </w:rPr>
                <w:t>名称</w:t>
              </w:r>
            </w:ins>
          </w:p>
        </w:tc>
        <w:tc>
          <w:tcPr>
            <w:tcW w:w="489" w:type="pct"/>
            <w:noWrap w:val="0"/>
            <w:vAlign w:val="top"/>
          </w:tcPr>
          <w:p w14:paraId="72EA4A0D">
            <w:pPr>
              <w:jc w:val="center"/>
              <w:rPr>
                <w:ins w:id="3286" w:author="LKY" w:date="2026-05-22T20:58:02Z"/>
                <w:rFonts w:hint="default" w:ascii="Times New Roman" w:hAnsi="Times New Roman"/>
                <w:vertAlign w:val="baseline"/>
                <w:lang w:val="en-US" w:eastAsia="zh-CN"/>
              </w:rPr>
            </w:pPr>
            <w:ins w:id="3287" w:author="LKY" w:date="2026-05-22T20:58:02Z">
              <w:r>
                <w:rPr>
                  <w:rFonts w:hint="eastAsia" w:ascii="Times New Roman" w:hAnsi="Times New Roman"/>
                  <w:vertAlign w:val="baseline"/>
                  <w:lang w:val="en-US" w:eastAsia="zh-CN"/>
                </w:rPr>
                <w:t>DO1</w:t>
              </w:r>
            </w:ins>
          </w:p>
        </w:tc>
        <w:tc>
          <w:tcPr>
            <w:tcW w:w="483" w:type="pct"/>
            <w:noWrap w:val="0"/>
            <w:vAlign w:val="top"/>
          </w:tcPr>
          <w:p w14:paraId="6DEE467B">
            <w:pPr>
              <w:jc w:val="center"/>
              <w:rPr>
                <w:ins w:id="3288" w:author="LKY" w:date="2026-05-22T20:58:02Z"/>
                <w:rFonts w:hint="default" w:ascii="Times New Roman" w:hAnsi="Times New Roman"/>
                <w:vertAlign w:val="baseline"/>
                <w:lang w:val="en-US" w:eastAsia="zh-CN"/>
              </w:rPr>
            </w:pPr>
            <w:ins w:id="3289" w:author="LKY" w:date="2026-05-22T20:58:02Z">
              <w:r>
                <w:rPr>
                  <w:rFonts w:hint="eastAsia" w:ascii="Times New Roman" w:hAnsi="Times New Roman"/>
                  <w:vertAlign w:val="baseline"/>
                  <w:lang w:val="en-US" w:eastAsia="zh-CN"/>
                </w:rPr>
                <w:t>DO3</w:t>
              </w:r>
            </w:ins>
          </w:p>
        </w:tc>
        <w:tc>
          <w:tcPr>
            <w:tcW w:w="489" w:type="pct"/>
            <w:noWrap w:val="0"/>
            <w:vAlign w:val="top"/>
          </w:tcPr>
          <w:p w14:paraId="64C42AD8">
            <w:pPr>
              <w:jc w:val="center"/>
              <w:rPr>
                <w:ins w:id="3290" w:author="LKY" w:date="2026-05-22T20:58:02Z"/>
                <w:rFonts w:hint="default" w:ascii="Times New Roman" w:hAnsi="Times New Roman"/>
                <w:vertAlign w:val="baseline"/>
                <w:lang w:val="en-US" w:eastAsia="zh-CN"/>
              </w:rPr>
            </w:pPr>
            <w:ins w:id="3291" w:author="LKY" w:date="2026-05-22T20:58:02Z">
              <w:r>
                <w:rPr>
                  <w:rFonts w:hint="eastAsia" w:ascii="Times New Roman" w:hAnsi="Times New Roman"/>
                  <w:vertAlign w:val="baseline"/>
                  <w:lang w:val="en-US" w:eastAsia="zh-CN"/>
                </w:rPr>
                <w:t>DO5</w:t>
              </w:r>
            </w:ins>
          </w:p>
        </w:tc>
        <w:tc>
          <w:tcPr>
            <w:tcW w:w="489" w:type="pct"/>
            <w:noWrap w:val="0"/>
            <w:vAlign w:val="top"/>
          </w:tcPr>
          <w:p w14:paraId="140017DB">
            <w:pPr>
              <w:jc w:val="center"/>
              <w:rPr>
                <w:ins w:id="3292" w:author="LKY" w:date="2026-05-22T20:58:02Z"/>
                <w:rFonts w:hint="default" w:ascii="Times New Roman" w:hAnsi="Times New Roman"/>
                <w:vertAlign w:val="baseline"/>
                <w:lang w:val="en-US" w:eastAsia="zh-CN"/>
              </w:rPr>
            </w:pPr>
            <w:ins w:id="3293" w:author="LKY" w:date="2026-05-22T20:58:02Z">
              <w:r>
                <w:rPr>
                  <w:rFonts w:hint="eastAsia" w:ascii="Times New Roman" w:hAnsi="Times New Roman"/>
                  <w:vertAlign w:val="baseline"/>
                  <w:lang w:val="en-US" w:eastAsia="zh-CN"/>
                </w:rPr>
                <w:t>DO7</w:t>
              </w:r>
            </w:ins>
          </w:p>
        </w:tc>
        <w:tc>
          <w:tcPr>
            <w:tcW w:w="489" w:type="pct"/>
            <w:noWrap w:val="0"/>
            <w:vAlign w:val="top"/>
          </w:tcPr>
          <w:p w14:paraId="1A9481D7">
            <w:pPr>
              <w:jc w:val="center"/>
              <w:rPr>
                <w:ins w:id="3294" w:author="LKY" w:date="2026-05-22T20:58:02Z"/>
                <w:rFonts w:hint="default" w:ascii="Times New Roman" w:hAnsi="Times New Roman"/>
                <w:vertAlign w:val="baseline"/>
                <w:lang w:val="en-US" w:eastAsia="zh-CN"/>
              </w:rPr>
            </w:pPr>
            <w:ins w:id="3295" w:author="LKY" w:date="2026-05-22T20:58:02Z">
              <w:r>
                <w:rPr>
                  <w:rFonts w:hint="eastAsia" w:ascii="Times New Roman" w:hAnsi="Times New Roman"/>
                  <w:vertAlign w:val="baseline"/>
                  <w:lang w:val="en-US" w:eastAsia="zh-CN"/>
                </w:rPr>
                <w:t>DO9</w:t>
              </w:r>
            </w:ins>
          </w:p>
        </w:tc>
        <w:tc>
          <w:tcPr>
            <w:tcW w:w="489" w:type="pct"/>
            <w:noWrap w:val="0"/>
            <w:vAlign w:val="top"/>
          </w:tcPr>
          <w:p w14:paraId="086403A3">
            <w:pPr>
              <w:jc w:val="center"/>
              <w:rPr>
                <w:ins w:id="3296" w:author="LKY" w:date="2026-05-22T20:58:02Z"/>
                <w:rFonts w:hint="default" w:ascii="Times New Roman" w:hAnsi="Times New Roman"/>
                <w:vertAlign w:val="baseline"/>
                <w:lang w:val="en-US" w:eastAsia="zh-CN"/>
              </w:rPr>
            </w:pPr>
            <w:ins w:id="3297" w:author="LKY" w:date="2026-05-22T20:58:02Z">
              <w:r>
                <w:rPr>
                  <w:rFonts w:hint="eastAsia" w:ascii="Times New Roman" w:hAnsi="Times New Roman"/>
                  <w:vertAlign w:val="baseline"/>
                  <w:lang w:val="en-US" w:eastAsia="zh-CN"/>
                </w:rPr>
                <w:t>DO11</w:t>
              </w:r>
            </w:ins>
          </w:p>
        </w:tc>
        <w:tc>
          <w:tcPr>
            <w:tcW w:w="489" w:type="pct"/>
            <w:noWrap w:val="0"/>
            <w:vAlign w:val="top"/>
          </w:tcPr>
          <w:p w14:paraId="509BBE6A">
            <w:pPr>
              <w:jc w:val="center"/>
              <w:rPr>
                <w:ins w:id="3298" w:author="LKY" w:date="2026-05-22T20:58:02Z"/>
                <w:rFonts w:hint="default" w:ascii="Times New Roman" w:hAnsi="Times New Roman"/>
                <w:vertAlign w:val="baseline"/>
                <w:lang w:val="en-US" w:eastAsia="zh-CN"/>
              </w:rPr>
            </w:pPr>
            <w:ins w:id="3299" w:author="LKY" w:date="2026-05-22T20:58:02Z">
              <w:r>
                <w:rPr>
                  <w:rFonts w:hint="eastAsia" w:ascii="Times New Roman" w:hAnsi="Times New Roman"/>
                  <w:vertAlign w:val="baseline"/>
                  <w:lang w:val="en-US" w:eastAsia="zh-CN"/>
                </w:rPr>
                <w:t>DO13</w:t>
              </w:r>
            </w:ins>
          </w:p>
        </w:tc>
        <w:tc>
          <w:tcPr>
            <w:tcW w:w="525" w:type="pct"/>
            <w:noWrap w:val="0"/>
            <w:vAlign w:val="top"/>
          </w:tcPr>
          <w:p w14:paraId="121CDD4F">
            <w:pPr>
              <w:jc w:val="center"/>
              <w:rPr>
                <w:ins w:id="3300" w:author="LKY" w:date="2026-05-22T20:58:02Z"/>
                <w:rFonts w:hint="default" w:ascii="Times New Roman" w:hAnsi="Times New Roman"/>
                <w:vertAlign w:val="baseline"/>
                <w:lang w:val="en-US" w:eastAsia="zh-CN"/>
              </w:rPr>
            </w:pPr>
            <w:ins w:id="3301" w:author="LKY" w:date="2026-05-22T20:58:02Z">
              <w:r>
                <w:rPr>
                  <w:rFonts w:hint="eastAsia" w:ascii="Times New Roman" w:hAnsi="Times New Roman"/>
                  <w:vertAlign w:val="baseline"/>
                  <w:lang w:val="en-US" w:eastAsia="zh-CN"/>
                </w:rPr>
                <w:t>DO15</w:t>
              </w:r>
            </w:ins>
          </w:p>
        </w:tc>
        <w:tc>
          <w:tcPr>
            <w:tcW w:w="412" w:type="pct"/>
            <w:noWrap w:val="0"/>
            <w:vAlign w:val="top"/>
          </w:tcPr>
          <w:p w14:paraId="1B85A6B7">
            <w:pPr>
              <w:jc w:val="center"/>
              <w:rPr>
                <w:ins w:id="3302" w:author="LKY" w:date="2026-05-22T20:58:02Z"/>
                <w:rFonts w:hint="default" w:ascii="Times New Roman" w:hAnsi="Times New Roman"/>
                <w:vertAlign w:val="baseline"/>
                <w:lang w:val="en-US" w:eastAsia="zh-CN"/>
              </w:rPr>
            </w:pPr>
            <w:ins w:id="3303" w:author="LKY" w:date="2026-05-22T20:58:02Z">
              <w:r>
                <w:rPr>
                  <w:rFonts w:hint="eastAsia" w:ascii="Times New Roman" w:hAnsi="Times New Roman"/>
                  <w:vertAlign w:val="baseline"/>
                  <w:lang w:val="en-US" w:eastAsia="zh-CN"/>
                </w:rPr>
                <w:t>COM</w:t>
              </w:r>
            </w:ins>
          </w:p>
        </w:tc>
      </w:tr>
    </w:tbl>
    <w:p w14:paraId="24EB8B88">
      <w:pPr>
        <w:pStyle w:val="12"/>
        <w:ind w:left="0" w:leftChars="0" w:firstLine="0" w:firstLineChars="0"/>
        <w:outlineLvl w:val="9"/>
        <w:rPr>
          <w:ins w:id="3304" w:author="LKY" w:date="2026-05-22T20:58:02Z"/>
          <w:rFonts w:hint="eastAsia" w:ascii="Times New Roman" w:hAnsi="Times New Roman"/>
          <w:b w:val="0"/>
          <w:bCs w:val="0"/>
          <w:sz w:val="24"/>
          <w:szCs w:val="24"/>
          <w:lang w:val="en-US" w:eastAsia="zh-CN"/>
        </w:rPr>
      </w:pPr>
    </w:p>
    <w:tbl>
      <w:tblPr>
        <w:tblStyle w:val="14"/>
        <w:tblW w:w="501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43"/>
        <w:gridCol w:w="811"/>
        <w:gridCol w:w="811"/>
        <w:gridCol w:w="811"/>
        <w:gridCol w:w="811"/>
        <w:gridCol w:w="811"/>
        <w:gridCol w:w="811"/>
        <w:gridCol w:w="811"/>
        <w:gridCol w:w="1059"/>
        <w:gridCol w:w="860"/>
      </w:tblGrid>
      <w:tr w14:paraId="112A58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ins w:id="3305" w:author="LKY" w:date="2026-05-22T20:58:02Z"/>
        </w:trPr>
        <w:tc>
          <w:tcPr>
            <w:tcW w:w="5000" w:type="pct"/>
            <w:gridSpan w:val="10"/>
            <w:tcBorders>
              <w:top w:val="single" w:color="auto" w:sz="4" w:space="0"/>
            </w:tcBorders>
            <w:noWrap w:val="0"/>
            <w:vAlign w:val="top"/>
          </w:tcPr>
          <w:p w14:paraId="3D4EC852">
            <w:pPr>
              <w:pBdr>
                <w:top w:val="none" w:color="auto" w:sz="0" w:space="0"/>
                <w:left w:val="none" w:color="auto" w:sz="0" w:space="0"/>
                <w:bottom w:val="none" w:color="auto" w:sz="0" w:space="0"/>
                <w:right w:val="none" w:color="auto" w:sz="0" w:space="0"/>
                <w:between w:val="none" w:color="auto" w:sz="0" w:space="0"/>
              </w:pBdr>
              <w:jc w:val="center"/>
              <w:rPr>
                <w:ins w:id="3306" w:author="LKY" w:date="2026-05-22T20:58:02Z"/>
                <w:rFonts w:hint="eastAsia" w:ascii="Times New Roman" w:hAnsi="Times New Roman"/>
                <w:vertAlign w:val="baseline"/>
                <w:lang w:val="en-US" w:eastAsia="zh-CN"/>
              </w:rPr>
            </w:pPr>
            <w:ins w:id="3307" w:author="LKY" w:date="2026-05-22T20:58:02Z">
              <w:r>
                <w:rPr>
                  <w:rFonts w:hint="eastAsia" w:ascii="Times New Roman" w:hAnsi="Times New Roman"/>
                  <w:vertAlign w:val="baseline"/>
                  <w:lang w:val="en-US" w:eastAsia="zh-CN"/>
                </w:rPr>
                <w:t>N2321模块（PNP）</w:t>
              </w:r>
            </w:ins>
          </w:p>
        </w:tc>
      </w:tr>
      <w:tr w14:paraId="1263E7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ins w:id="3308" w:author="LKY" w:date="2026-05-22T20:58:02Z"/>
        </w:trPr>
        <w:tc>
          <w:tcPr>
            <w:tcW w:w="552" w:type="pct"/>
            <w:tcBorders>
              <w:top w:val="single" w:color="auto" w:sz="4" w:space="0"/>
            </w:tcBorders>
            <w:noWrap w:val="0"/>
            <w:vAlign w:val="top"/>
          </w:tcPr>
          <w:p w14:paraId="70BCFEB8">
            <w:pPr>
              <w:jc w:val="center"/>
              <w:rPr>
                <w:ins w:id="3309" w:author="LKY" w:date="2026-05-22T20:58:02Z"/>
                <w:rFonts w:hint="default" w:ascii="Times New Roman" w:hAnsi="Times New Roman"/>
                <w:vertAlign w:val="baseline"/>
                <w:lang w:val="en-US" w:eastAsia="zh-CN"/>
              </w:rPr>
            </w:pPr>
            <w:ins w:id="3310" w:author="LKY" w:date="2026-05-22T20:58:02Z">
              <w:r>
                <w:rPr>
                  <w:rFonts w:hint="eastAsia" w:ascii="Times New Roman" w:hAnsi="Times New Roman"/>
                  <w:vertAlign w:val="baseline"/>
                  <w:lang w:val="en-US" w:eastAsia="zh-CN"/>
                </w:rPr>
                <w:t>端口号</w:t>
              </w:r>
            </w:ins>
          </w:p>
        </w:tc>
        <w:tc>
          <w:tcPr>
            <w:tcW w:w="475" w:type="pct"/>
            <w:tcBorders>
              <w:top w:val="single" w:color="auto" w:sz="4" w:space="0"/>
            </w:tcBorders>
            <w:noWrap w:val="0"/>
            <w:vAlign w:val="top"/>
          </w:tcPr>
          <w:p w14:paraId="3C2D107B">
            <w:pPr>
              <w:jc w:val="center"/>
              <w:rPr>
                <w:ins w:id="3311" w:author="LKY" w:date="2026-05-22T20:58:02Z"/>
                <w:rFonts w:hint="default" w:ascii="Times New Roman" w:hAnsi="Times New Roman" w:eastAsiaTheme="minorEastAsia" w:cstheme="minorBidi"/>
                <w:kern w:val="2"/>
                <w:sz w:val="21"/>
                <w:szCs w:val="24"/>
                <w:vertAlign w:val="baseline"/>
                <w:lang w:val="en-US" w:eastAsia="zh-CN" w:bidi="ar-SA"/>
              </w:rPr>
            </w:pPr>
            <w:ins w:id="3312" w:author="LKY" w:date="2026-05-22T20:58:02Z">
              <w:r>
                <w:rPr>
                  <w:rFonts w:hint="eastAsia" w:ascii="Times New Roman" w:hAnsi="Times New Roman"/>
                  <w:vertAlign w:val="baseline"/>
                  <w:lang w:val="en-US" w:eastAsia="zh-CN"/>
                </w:rPr>
                <w:t>B1</w:t>
              </w:r>
            </w:ins>
          </w:p>
        </w:tc>
        <w:tc>
          <w:tcPr>
            <w:tcW w:w="475" w:type="pct"/>
            <w:tcBorders>
              <w:top w:val="single" w:color="auto" w:sz="4" w:space="0"/>
            </w:tcBorders>
            <w:noWrap w:val="0"/>
            <w:vAlign w:val="top"/>
          </w:tcPr>
          <w:p w14:paraId="2630330C">
            <w:pPr>
              <w:jc w:val="center"/>
              <w:rPr>
                <w:ins w:id="3313" w:author="LKY" w:date="2026-05-22T20:58:02Z"/>
                <w:rFonts w:hint="default" w:ascii="Times New Roman" w:hAnsi="Times New Roman" w:eastAsiaTheme="minorEastAsia" w:cstheme="minorBidi"/>
                <w:kern w:val="2"/>
                <w:sz w:val="21"/>
                <w:szCs w:val="24"/>
                <w:vertAlign w:val="baseline"/>
                <w:lang w:val="en-US" w:eastAsia="zh-CN" w:bidi="ar-SA"/>
              </w:rPr>
            </w:pPr>
            <w:ins w:id="3314" w:author="LKY" w:date="2026-05-22T20:58:02Z">
              <w:r>
                <w:rPr>
                  <w:rFonts w:hint="eastAsia" w:ascii="Times New Roman" w:hAnsi="Times New Roman" w:cstheme="minorBidi"/>
                  <w:kern w:val="2"/>
                  <w:sz w:val="21"/>
                  <w:szCs w:val="24"/>
                  <w:vertAlign w:val="baseline"/>
                  <w:lang w:val="en-US" w:eastAsia="zh-CN" w:bidi="ar-SA"/>
                </w:rPr>
                <w:t>B2</w:t>
              </w:r>
            </w:ins>
          </w:p>
        </w:tc>
        <w:tc>
          <w:tcPr>
            <w:tcW w:w="475" w:type="pct"/>
            <w:tcBorders>
              <w:top w:val="single" w:color="auto" w:sz="4" w:space="0"/>
            </w:tcBorders>
            <w:noWrap w:val="0"/>
            <w:vAlign w:val="top"/>
          </w:tcPr>
          <w:p w14:paraId="37869BDB">
            <w:pPr>
              <w:jc w:val="center"/>
              <w:rPr>
                <w:ins w:id="3315" w:author="LKY" w:date="2026-05-22T20:58:02Z"/>
                <w:rFonts w:hint="default" w:ascii="Times New Roman" w:hAnsi="Times New Roman" w:eastAsiaTheme="minorEastAsia" w:cstheme="minorBidi"/>
                <w:kern w:val="2"/>
                <w:sz w:val="21"/>
                <w:szCs w:val="24"/>
                <w:vertAlign w:val="baseline"/>
                <w:lang w:val="en-US" w:eastAsia="zh-CN" w:bidi="ar-SA"/>
              </w:rPr>
            </w:pPr>
            <w:ins w:id="3316" w:author="LKY" w:date="2026-05-22T20:58:02Z">
              <w:r>
                <w:rPr>
                  <w:rFonts w:hint="eastAsia" w:ascii="Times New Roman" w:hAnsi="Times New Roman" w:cstheme="minorBidi"/>
                  <w:kern w:val="2"/>
                  <w:sz w:val="21"/>
                  <w:szCs w:val="24"/>
                  <w:vertAlign w:val="baseline"/>
                  <w:lang w:val="en-US" w:eastAsia="zh-CN" w:bidi="ar-SA"/>
                </w:rPr>
                <w:t>B3</w:t>
              </w:r>
            </w:ins>
          </w:p>
        </w:tc>
        <w:tc>
          <w:tcPr>
            <w:tcW w:w="475" w:type="pct"/>
            <w:tcBorders>
              <w:top w:val="single" w:color="auto" w:sz="4" w:space="0"/>
            </w:tcBorders>
            <w:noWrap w:val="0"/>
            <w:vAlign w:val="top"/>
          </w:tcPr>
          <w:p w14:paraId="0C32CAC4">
            <w:pPr>
              <w:jc w:val="center"/>
              <w:rPr>
                <w:ins w:id="3317" w:author="LKY" w:date="2026-05-22T20:58:02Z"/>
                <w:rFonts w:hint="default" w:ascii="Times New Roman" w:hAnsi="Times New Roman" w:eastAsiaTheme="minorEastAsia" w:cstheme="minorBidi"/>
                <w:kern w:val="2"/>
                <w:sz w:val="21"/>
                <w:szCs w:val="24"/>
                <w:vertAlign w:val="baseline"/>
                <w:lang w:val="en-US" w:eastAsia="zh-CN" w:bidi="ar-SA"/>
              </w:rPr>
            </w:pPr>
            <w:ins w:id="3318" w:author="LKY" w:date="2026-05-22T20:58:02Z">
              <w:r>
                <w:rPr>
                  <w:rFonts w:hint="eastAsia" w:ascii="Times New Roman" w:hAnsi="Times New Roman" w:cstheme="minorBidi"/>
                  <w:kern w:val="2"/>
                  <w:sz w:val="21"/>
                  <w:szCs w:val="24"/>
                  <w:vertAlign w:val="baseline"/>
                  <w:lang w:val="en-US" w:eastAsia="zh-CN" w:bidi="ar-SA"/>
                </w:rPr>
                <w:t>B4</w:t>
              </w:r>
            </w:ins>
          </w:p>
        </w:tc>
        <w:tc>
          <w:tcPr>
            <w:tcW w:w="475" w:type="pct"/>
            <w:tcBorders>
              <w:top w:val="single" w:color="auto" w:sz="4" w:space="0"/>
            </w:tcBorders>
            <w:noWrap w:val="0"/>
            <w:vAlign w:val="top"/>
          </w:tcPr>
          <w:p w14:paraId="147BD965">
            <w:pPr>
              <w:jc w:val="center"/>
              <w:rPr>
                <w:ins w:id="3319" w:author="LKY" w:date="2026-05-22T20:58:02Z"/>
                <w:rFonts w:hint="default" w:ascii="Times New Roman" w:hAnsi="Times New Roman" w:eastAsiaTheme="minorEastAsia" w:cstheme="minorBidi"/>
                <w:kern w:val="2"/>
                <w:sz w:val="21"/>
                <w:szCs w:val="24"/>
                <w:vertAlign w:val="baseline"/>
                <w:lang w:val="en-US" w:eastAsia="zh-CN" w:bidi="ar-SA"/>
              </w:rPr>
            </w:pPr>
            <w:ins w:id="3320" w:author="LKY" w:date="2026-05-22T20:58:02Z">
              <w:r>
                <w:rPr>
                  <w:rFonts w:hint="eastAsia" w:ascii="Times New Roman" w:hAnsi="Times New Roman" w:cstheme="minorBidi"/>
                  <w:kern w:val="2"/>
                  <w:sz w:val="21"/>
                  <w:szCs w:val="24"/>
                  <w:vertAlign w:val="baseline"/>
                  <w:lang w:val="en-US" w:eastAsia="zh-CN" w:bidi="ar-SA"/>
                </w:rPr>
                <w:t>B5</w:t>
              </w:r>
            </w:ins>
          </w:p>
        </w:tc>
        <w:tc>
          <w:tcPr>
            <w:tcW w:w="475" w:type="pct"/>
            <w:tcBorders>
              <w:top w:val="single" w:color="auto" w:sz="4" w:space="0"/>
            </w:tcBorders>
            <w:noWrap w:val="0"/>
            <w:vAlign w:val="top"/>
          </w:tcPr>
          <w:p w14:paraId="5AB5AD02">
            <w:pPr>
              <w:jc w:val="center"/>
              <w:rPr>
                <w:ins w:id="3321" w:author="LKY" w:date="2026-05-22T20:58:02Z"/>
                <w:rFonts w:hint="default" w:ascii="Times New Roman" w:hAnsi="Times New Roman" w:eastAsiaTheme="minorEastAsia" w:cstheme="minorBidi"/>
                <w:kern w:val="2"/>
                <w:sz w:val="21"/>
                <w:szCs w:val="24"/>
                <w:vertAlign w:val="baseline"/>
                <w:lang w:val="en-US" w:eastAsia="zh-CN" w:bidi="ar-SA"/>
              </w:rPr>
            </w:pPr>
            <w:ins w:id="3322" w:author="LKY" w:date="2026-05-22T20:58:02Z">
              <w:r>
                <w:rPr>
                  <w:rFonts w:hint="eastAsia" w:ascii="Times New Roman" w:hAnsi="Times New Roman" w:cstheme="minorBidi"/>
                  <w:kern w:val="2"/>
                  <w:sz w:val="21"/>
                  <w:szCs w:val="24"/>
                  <w:vertAlign w:val="baseline"/>
                  <w:lang w:val="en-US" w:eastAsia="zh-CN" w:bidi="ar-SA"/>
                </w:rPr>
                <w:t>B6</w:t>
              </w:r>
            </w:ins>
          </w:p>
        </w:tc>
        <w:tc>
          <w:tcPr>
            <w:tcW w:w="475" w:type="pct"/>
            <w:tcBorders>
              <w:top w:val="single" w:color="auto" w:sz="4" w:space="0"/>
            </w:tcBorders>
            <w:noWrap w:val="0"/>
            <w:vAlign w:val="top"/>
          </w:tcPr>
          <w:p w14:paraId="66C46E7F">
            <w:pPr>
              <w:jc w:val="center"/>
              <w:rPr>
                <w:ins w:id="3323" w:author="LKY" w:date="2026-05-22T20:58:02Z"/>
                <w:rFonts w:hint="default" w:ascii="Times New Roman" w:hAnsi="Times New Roman"/>
                <w:vertAlign w:val="baseline"/>
                <w:lang w:val="en-US" w:eastAsia="zh-CN"/>
              </w:rPr>
            </w:pPr>
            <w:ins w:id="3324" w:author="LKY" w:date="2026-05-22T20:58:02Z">
              <w:r>
                <w:rPr>
                  <w:rFonts w:hint="eastAsia" w:ascii="Times New Roman" w:hAnsi="Times New Roman"/>
                  <w:vertAlign w:val="baseline"/>
                  <w:lang w:val="en-US" w:eastAsia="zh-CN"/>
                </w:rPr>
                <w:t>B7</w:t>
              </w:r>
            </w:ins>
          </w:p>
        </w:tc>
        <w:tc>
          <w:tcPr>
            <w:tcW w:w="620" w:type="pct"/>
            <w:tcBorders>
              <w:top w:val="single" w:color="auto" w:sz="4" w:space="0"/>
            </w:tcBorders>
            <w:noWrap w:val="0"/>
            <w:vAlign w:val="top"/>
          </w:tcPr>
          <w:p w14:paraId="28F73FD3">
            <w:pPr>
              <w:jc w:val="center"/>
              <w:rPr>
                <w:ins w:id="3325" w:author="LKY" w:date="2026-05-22T20:58:02Z"/>
                <w:rFonts w:hint="default" w:ascii="Times New Roman" w:hAnsi="Times New Roman"/>
                <w:vertAlign w:val="baseline"/>
                <w:lang w:val="en-US" w:eastAsia="zh-CN"/>
              </w:rPr>
            </w:pPr>
            <w:ins w:id="3326" w:author="LKY" w:date="2026-05-22T20:58:02Z">
              <w:r>
                <w:rPr>
                  <w:rFonts w:hint="eastAsia" w:ascii="Times New Roman" w:hAnsi="Times New Roman"/>
                  <w:vertAlign w:val="baseline"/>
                  <w:lang w:val="en-US" w:eastAsia="zh-CN"/>
                </w:rPr>
                <w:t>B8</w:t>
              </w:r>
            </w:ins>
          </w:p>
        </w:tc>
        <w:tc>
          <w:tcPr>
            <w:tcW w:w="495" w:type="pct"/>
            <w:tcBorders>
              <w:top w:val="single" w:color="auto" w:sz="4" w:space="0"/>
            </w:tcBorders>
            <w:noWrap w:val="0"/>
            <w:vAlign w:val="top"/>
          </w:tcPr>
          <w:p w14:paraId="72CA1362">
            <w:pPr>
              <w:jc w:val="center"/>
              <w:rPr>
                <w:ins w:id="3327" w:author="LKY" w:date="2026-05-22T20:58:02Z"/>
                <w:rFonts w:hint="default" w:ascii="Times New Roman" w:hAnsi="Times New Roman"/>
                <w:vertAlign w:val="baseline"/>
                <w:lang w:val="en-US" w:eastAsia="zh-CN"/>
              </w:rPr>
            </w:pPr>
            <w:ins w:id="3328" w:author="LKY" w:date="2026-05-22T20:58:02Z">
              <w:r>
                <w:rPr>
                  <w:rFonts w:hint="eastAsia" w:ascii="Times New Roman" w:hAnsi="Times New Roman"/>
                  <w:vertAlign w:val="baseline"/>
                  <w:lang w:val="en-US" w:eastAsia="zh-CN"/>
                </w:rPr>
                <w:t>B9</w:t>
              </w:r>
            </w:ins>
          </w:p>
        </w:tc>
      </w:tr>
      <w:tr w14:paraId="774E79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ins w:id="3329" w:author="LKY" w:date="2026-05-22T20:58:02Z"/>
        </w:trPr>
        <w:tc>
          <w:tcPr>
            <w:tcW w:w="552" w:type="pct"/>
            <w:noWrap w:val="0"/>
            <w:vAlign w:val="top"/>
          </w:tcPr>
          <w:p w14:paraId="1E5833F3">
            <w:pPr>
              <w:jc w:val="center"/>
              <w:rPr>
                <w:ins w:id="3330" w:author="LKY" w:date="2026-05-22T20:58:02Z"/>
                <w:rFonts w:hint="default" w:ascii="Times New Roman" w:hAnsi="Times New Roman"/>
                <w:vertAlign w:val="baseline"/>
                <w:lang w:val="en-US" w:eastAsia="zh-CN"/>
              </w:rPr>
            </w:pPr>
            <w:ins w:id="3331" w:author="LKY" w:date="2026-05-22T20:58:02Z">
              <w:r>
                <w:rPr>
                  <w:rFonts w:hint="eastAsia" w:ascii="Times New Roman" w:hAnsi="Times New Roman"/>
                  <w:vertAlign w:val="baseline"/>
                  <w:lang w:val="en-US" w:eastAsia="zh-CN"/>
                </w:rPr>
                <w:t>名称</w:t>
              </w:r>
            </w:ins>
          </w:p>
        </w:tc>
        <w:tc>
          <w:tcPr>
            <w:tcW w:w="475" w:type="pct"/>
            <w:noWrap w:val="0"/>
            <w:vAlign w:val="top"/>
          </w:tcPr>
          <w:p w14:paraId="08EF784A">
            <w:pPr>
              <w:jc w:val="center"/>
              <w:rPr>
                <w:ins w:id="3332" w:author="LKY" w:date="2026-05-22T20:58:02Z"/>
                <w:rFonts w:hint="default" w:ascii="Times New Roman" w:hAnsi="Times New Roman"/>
                <w:vertAlign w:val="baseline"/>
                <w:lang w:val="en-US" w:eastAsia="zh-CN"/>
              </w:rPr>
            </w:pPr>
            <w:ins w:id="3333" w:author="LKY" w:date="2026-05-22T20:58:02Z">
              <w:r>
                <w:rPr>
                  <w:rFonts w:hint="eastAsia" w:ascii="Times New Roman" w:hAnsi="Times New Roman"/>
                  <w:vertAlign w:val="baseline"/>
                  <w:lang w:val="en-US" w:eastAsia="zh-CN"/>
                </w:rPr>
                <w:t>DO17</w:t>
              </w:r>
            </w:ins>
          </w:p>
        </w:tc>
        <w:tc>
          <w:tcPr>
            <w:tcW w:w="475" w:type="pct"/>
            <w:noWrap w:val="0"/>
            <w:vAlign w:val="top"/>
          </w:tcPr>
          <w:p w14:paraId="5368D14A">
            <w:pPr>
              <w:jc w:val="center"/>
              <w:rPr>
                <w:ins w:id="3334" w:author="LKY" w:date="2026-05-22T20:58:02Z"/>
                <w:rFonts w:hint="default" w:ascii="Times New Roman" w:hAnsi="Times New Roman"/>
                <w:vertAlign w:val="baseline"/>
                <w:lang w:val="en-US" w:eastAsia="zh-CN"/>
              </w:rPr>
            </w:pPr>
            <w:ins w:id="3335" w:author="LKY" w:date="2026-05-22T20:58:02Z">
              <w:r>
                <w:rPr>
                  <w:rFonts w:hint="eastAsia" w:ascii="Times New Roman" w:hAnsi="Times New Roman"/>
                  <w:vertAlign w:val="baseline"/>
                  <w:lang w:val="en-US" w:eastAsia="zh-CN"/>
                </w:rPr>
                <w:t>DO19</w:t>
              </w:r>
            </w:ins>
          </w:p>
        </w:tc>
        <w:tc>
          <w:tcPr>
            <w:tcW w:w="475" w:type="pct"/>
            <w:noWrap w:val="0"/>
            <w:vAlign w:val="top"/>
          </w:tcPr>
          <w:p w14:paraId="112B4A00">
            <w:pPr>
              <w:jc w:val="center"/>
              <w:rPr>
                <w:ins w:id="3336" w:author="LKY" w:date="2026-05-22T20:58:02Z"/>
                <w:rFonts w:hint="default" w:ascii="Times New Roman" w:hAnsi="Times New Roman" w:eastAsiaTheme="minorEastAsia" w:cstheme="minorBidi"/>
                <w:kern w:val="2"/>
                <w:sz w:val="21"/>
                <w:szCs w:val="24"/>
                <w:vertAlign w:val="baseline"/>
                <w:lang w:val="en-US" w:eastAsia="zh-CN" w:bidi="ar-SA"/>
              </w:rPr>
            </w:pPr>
            <w:ins w:id="3337" w:author="LKY" w:date="2026-05-22T20:58:02Z">
              <w:r>
                <w:rPr>
                  <w:rFonts w:hint="eastAsia" w:ascii="Times New Roman" w:hAnsi="Times New Roman"/>
                  <w:vertAlign w:val="baseline"/>
                  <w:lang w:val="en-US" w:eastAsia="zh-CN"/>
                </w:rPr>
                <w:t>DO21</w:t>
              </w:r>
            </w:ins>
          </w:p>
        </w:tc>
        <w:tc>
          <w:tcPr>
            <w:tcW w:w="475" w:type="pct"/>
            <w:noWrap w:val="0"/>
            <w:vAlign w:val="top"/>
          </w:tcPr>
          <w:p w14:paraId="2DE601AD">
            <w:pPr>
              <w:jc w:val="center"/>
              <w:rPr>
                <w:ins w:id="3338" w:author="LKY" w:date="2026-05-22T20:58:02Z"/>
                <w:rFonts w:hint="default" w:ascii="Times New Roman" w:hAnsi="Times New Roman" w:eastAsiaTheme="minorEastAsia" w:cstheme="minorBidi"/>
                <w:kern w:val="2"/>
                <w:sz w:val="21"/>
                <w:szCs w:val="24"/>
                <w:vertAlign w:val="baseline"/>
                <w:lang w:val="en-US" w:eastAsia="zh-CN" w:bidi="ar-SA"/>
              </w:rPr>
            </w:pPr>
            <w:ins w:id="3339" w:author="LKY" w:date="2026-05-22T20:58:02Z">
              <w:r>
                <w:rPr>
                  <w:rFonts w:hint="eastAsia" w:ascii="Times New Roman" w:hAnsi="Times New Roman"/>
                  <w:vertAlign w:val="baseline"/>
                  <w:lang w:val="en-US" w:eastAsia="zh-CN"/>
                </w:rPr>
                <w:t>DO23</w:t>
              </w:r>
            </w:ins>
          </w:p>
        </w:tc>
        <w:tc>
          <w:tcPr>
            <w:tcW w:w="475" w:type="pct"/>
            <w:noWrap w:val="0"/>
            <w:vAlign w:val="top"/>
          </w:tcPr>
          <w:p w14:paraId="06AA5F0B">
            <w:pPr>
              <w:jc w:val="center"/>
              <w:rPr>
                <w:ins w:id="3340" w:author="LKY" w:date="2026-05-22T20:58:02Z"/>
                <w:rFonts w:hint="default" w:ascii="Times New Roman" w:hAnsi="Times New Roman"/>
                <w:vertAlign w:val="baseline"/>
                <w:lang w:val="en-US" w:eastAsia="zh-CN"/>
              </w:rPr>
            </w:pPr>
            <w:ins w:id="3341" w:author="LKY" w:date="2026-05-22T20:58:02Z">
              <w:r>
                <w:rPr>
                  <w:rFonts w:hint="eastAsia" w:ascii="Times New Roman" w:hAnsi="Times New Roman"/>
                  <w:vertAlign w:val="baseline"/>
                  <w:lang w:val="en-US" w:eastAsia="zh-CN"/>
                </w:rPr>
                <w:t>DO25</w:t>
              </w:r>
            </w:ins>
          </w:p>
        </w:tc>
        <w:tc>
          <w:tcPr>
            <w:tcW w:w="475" w:type="pct"/>
            <w:noWrap w:val="0"/>
            <w:vAlign w:val="top"/>
          </w:tcPr>
          <w:p w14:paraId="5372CDE9">
            <w:pPr>
              <w:jc w:val="center"/>
              <w:rPr>
                <w:ins w:id="3342" w:author="LKY" w:date="2026-05-22T20:58:02Z"/>
                <w:rFonts w:hint="default" w:ascii="Times New Roman" w:hAnsi="Times New Roman"/>
                <w:vertAlign w:val="baseline"/>
                <w:lang w:val="en-US" w:eastAsia="zh-CN"/>
              </w:rPr>
            </w:pPr>
            <w:ins w:id="3343" w:author="LKY" w:date="2026-05-22T20:58:02Z">
              <w:r>
                <w:rPr>
                  <w:rFonts w:hint="eastAsia" w:ascii="Times New Roman" w:hAnsi="Times New Roman"/>
                  <w:vertAlign w:val="baseline"/>
                  <w:lang w:val="en-US" w:eastAsia="zh-CN"/>
                </w:rPr>
                <w:t>DO27</w:t>
              </w:r>
            </w:ins>
          </w:p>
        </w:tc>
        <w:tc>
          <w:tcPr>
            <w:tcW w:w="475" w:type="pct"/>
            <w:noWrap w:val="0"/>
            <w:vAlign w:val="top"/>
          </w:tcPr>
          <w:p w14:paraId="7901AD27">
            <w:pPr>
              <w:jc w:val="center"/>
              <w:rPr>
                <w:ins w:id="3344" w:author="LKY" w:date="2026-05-22T20:58:02Z"/>
                <w:rFonts w:hint="default" w:ascii="Times New Roman" w:hAnsi="Times New Roman"/>
                <w:vertAlign w:val="baseline"/>
                <w:lang w:val="en-US" w:eastAsia="zh-CN"/>
              </w:rPr>
            </w:pPr>
            <w:ins w:id="3345" w:author="LKY" w:date="2026-05-22T20:58:02Z">
              <w:r>
                <w:rPr>
                  <w:rFonts w:hint="eastAsia" w:ascii="Times New Roman" w:hAnsi="Times New Roman"/>
                  <w:vertAlign w:val="baseline"/>
                  <w:lang w:val="en-US" w:eastAsia="zh-CN"/>
                </w:rPr>
                <w:t>DO29</w:t>
              </w:r>
            </w:ins>
          </w:p>
        </w:tc>
        <w:tc>
          <w:tcPr>
            <w:tcW w:w="620" w:type="pct"/>
            <w:noWrap w:val="0"/>
            <w:vAlign w:val="top"/>
          </w:tcPr>
          <w:p w14:paraId="0B578350">
            <w:pPr>
              <w:jc w:val="center"/>
              <w:rPr>
                <w:ins w:id="3346" w:author="LKY" w:date="2026-05-22T20:58:02Z"/>
                <w:rFonts w:hint="default" w:ascii="Times New Roman" w:hAnsi="Times New Roman"/>
                <w:vertAlign w:val="baseline"/>
                <w:lang w:val="en-US" w:eastAsia="zh-CN"/>
              </w:rPr>
            </w:pPr>
            <w:ins w:id="3347" w:author="LKY" w:date="2026-05-22T20:58:02Z">
              <w:r>
                <w:rPr>
                  <w:rFonts w:hint="eastAsia" w:ascii="Times New Roman" w:hAnsi="Times New Roman"/>
                  <w:vertAlign w:val="baseline"/>
                  <w:lang w:val="en-US" w:eastAsia="zh-CN"/>
                </w:rPr>
                <w:t>DO31</w:t>
              </w:r>
            </w:ins>
          </w:p>
        </w:tc>
        <w:tc>
          <w:tcPr>
            <w:tcW w:w="495" w:type="pct"/>
            <w:noWrap w:val="0"/>
            <w:vAlign w:val="top"/>
          </w:tcPr>
          <w:p w14:paraId="3F5B462C">
            <w:pPr>
              <w:jc w:val="center"/>
              <w:rPr>
                <w:ins w:id="3348" w:author="LKY" w:date="2026-05-22T20:58:02Z"/>
                <w:rFonts w:hint="default" w:ascii="Times New Roman" w:hAnsi="Times New Roman"/>
                <w:vertAlign w:val="baseline"/>
                <w:lang w:val="en-US" w:eastAsia="zh-CN"/>
              </w:rPr>
            </w:pPr>
            <w:ins w:id="3349" w:author="LKY" w:date="2026-05-22T20:58:02Z">
              <w:r>
                <w:rPr>
                  <w:rFonts w:hint="eastAsia" w:ascii="Times New Roman" w:hAnsi="Times New Roman"/>
                  <w:vertAlign w:val="baseline"/>
                  <w:lang w:val="en-US" w:eastAsia="zh-CN"/>
                </w:rPr>
                <w:t>PE</w:t>
              </w:r>
            </w:ins>
          </w:p>
        </w:tc>
      </w:tr>
      <w:tr w14:paraId="6E26B5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ins w:id="3350" w:author="LKY" w:date="2026-05-22T20:58:03Z"/>
        </w:trPr>
        <w:tc>
          <w:tcPr>
            <w:tcW w:w="552" w:type="pct"/>
            <w:noWrap w:val="0"/>
            <w:vAlign w:val="top"/>
          </w:tcPr>
          <w:p w14:paraId="12442926">
            <w:pPr>
              <w:jc w:val="center"/>
              <w:rPr>
                <w:ins w:id="3351" w:author="LKY" w:date="2026-05-22T20:58:02Z"/>
                <w:rFonts w:hint="default" w:ascii="Times New Roman" w:hAnsi="Times New Roman"/>
                <w:vertAlign w:val="baseline"/>
                <w:lang w:val="en-US" w:eastAsia="zh-CN"/>
              </w:rPr>
            </w:pPr>
            <w:ins w:id="3352" w:author="LKY" w:date="2026-05-22T20:58:02Z">
              <w:r>
                <w:rPr>
                  <w:rFonts w:hint="eastAsia" w:ascii="Times New Roman" w:hAnsi="Times New Roman"/>
                  <w:vertAlign w:val="baseline"/>
                  <w:lang w:val="en-US" w:eastAsia="zh-CN"/>
                </w:rPr>
                <w:t>端口号</w:t>
              </w:r>
            </w:ins>
          </w:p>
        </w:tc>
        <w:tc>
          <w:tcPr>
            <w:tcW w:w="475" w:type="pct"/>
            <w:noWrap w:val="0"/>
            <w:vAlign w:val="top"/>
          </w:tcPr>
          <w:p w14:paraId="199ABD1E">
            <w:pPr>
              <w:jc w:val="center"/>
              <w:rPr>
                <w:ins w:id="3353" w:author="LKY" w:date="2026-05-22T20:58:02Z"/>
                <w:rFonts w:hint="default" w:ascii="Times New Roman" w:hAnsi="Times New Roman"/>
                <w:vertAlign w:val="baseline"/>
                <w:lang w:val="en-US" w:eastAsia="zh-CN"/>
              </w:rPr>
            </w:pPr>
            <w:ins w:id="3354" w:author="LKY" w:date="2026-05-22T20:58:02Z">
              <w:r>
                <w:rPr>
                  <w:rFonts w:hint="eastAsia" w:ascii="Times New Roman" w:hAnsi="Times New Roman"/>
                  <w:vertAlign w:val="baseline"/>
                  <w:lang w:val="en-US" w:eastAsia="zh-CN"/>
                </w:rPr>
                <w:t>A1</w:t>
              </w:r>
            </w:ins>
          </w:p>
        </w:tc>
        <w:tc>
          <w:tcPr>
            <w:tcW w:w="475" w:type="pct"/>
            <w:noWrap w:val="0"/>
            <w:vAlign w:val="top"/>
          </w:tcPr>
          <w:p w14:paraId="60C99D16">
            <w:pPr>
              <w:jc w:val="center"/>
              <w:rPr>
                <w:ins w:id="3355" w:author="LKY" w:date="2026-05-22T20:58:02Z"/>
                <w:rFonts w:hint="default" w:ascii="Times New Roman" w:hAnsi="Times New Roman"/>
                <w:vertAlign w:val="baseline"/>
                <w:lang w:val="en-US" w:eastAsia="zh-CN"/>
              </w:rPr>
            </w:pPr>
            <w:ins w:id="3356" w:author="LKY" w:date="2026-05-22T20:58:02Z">
              <w:r>
                <w:rPr>
                  <w:rFonts w:hint="eastAsia" w:ascii="Times New Roman" w:hAnsi="Times New Roman"/>
                  <w:vertAlign w:val="baseline"/>
                  <w:lang w:val="en-US" w:eastAsia="zh-CN"/>
                </w:rPr>
                <w:t>A2</w:t>
              </w:r>
            </w:ins>
          </w:p>
        </w:tc>
        <w:tc>
          <w:tcPr>
            <w:tcW w:w="475" w:type="pct"/>
            <w:noWrap w:val="0"/>
            <w:vAlign w:val="top"/>
          </w:tcPr>
          <w:p w14:paraId="534B6FDD">
            <w:pPr>
              <w:jc w:val="center"/>
              <w:rPr>
                <w:ins w:id="3357" w:author="LKY" w:date="2026-05-22T20:58:02Z"/>
                <w:rFonts w:hint="default" w:ascii="Times New Roman" w:hAnsi="Times New Roman"/>
                <w:vertAlign w:val="baseline"/>
                <w:lang w:val="en-US" w:eastAsia="zh-CN"/>
              </w:rPr>
            </w:pPr>
            <w:ins w:id="3358" w:author="LKY" w:date="2026-05-22T20:58:02Z">
              <w:r>
                <w:rPr>
                  <w:rFonts w:hint="eastAsia" w:ascii="Times New Roman" w:hAnsi="Times New Roman"/>
                  <w:vertAlign w:val="baseline"/>
                  <w:lang w:val="en-US" w:eastAsia="zh-CN"/>
                </w:rPr>
                <w:t>A3</w:t>
              </w:r>
            </w:ins>
          </w:p>
        </w:tc>
        <w:tc>
          <w:tcPr>
            <w:tcW w:w="475" w:type="pct"/>
            <w:noWrap w:val="0"/>
            <w:vAlign w:val="top"/>
          </w:tcPr>
          <w:p w14:paraId="5B37191A">
            <w:pPr>
              <w:jc w:val="center"/>
              <w:rPr>
                <w:ins w:id="3359" w:author="LKY" w:date="2026-05-22T20:58:03Z"/>
                <w:rFonts w:hint="default" w:ascii="Times New Roman" w:hAnsi="Times New Roman"/>
                <w:vertAlign w:val="baseline"/>
                <w:lang w:val="en-US" w:eastAsia="zh-CN"/>
              </w:rPr>
            </w:pPr>
            <w:ins w:id="3360" w:author="LKY" w:date="2026-05-22T20:58:03Z">
              <w:r>
                <w:rPr>
                  <w:rFonts w:hint="eastAsia" w:ascii="Times New Roman" w:hAnsi="Times New Roman"/>
                  <w:vertAlign w:val="baseline"/>
                  <w:lang w:val="en-US" w:eastAsia="zh-CN"/>
                </w:rPr>
                <w:t>A4</w:t>
              </w:r>
            </w:ins>
          </w:p>
        </w:tc>
        <w:tc>
          <w:tcPr>
            <w:tcW w:w="475" w:type="pct"/>
            <w:noWrap w:val="0"/>
            <w:vAlign w:val="top"/>
          </w:tcPr>
          <w:p w14:paraId="0FE3B028">
            <w:pPr>
              <w:jc w:val="center"/>
              <w:rPr>
                <w:ins w:id="3361" w:author="LKY" w:date="2026-05-22T20:58:03Z"/>
                <w:rFonts w:hint="default" w:ascii="Times New Roman" w:hAnsi="Times New Roman"/>
                <w:vertAlign w:val="baseline"/>
                <w:lang w:val="en-US" w:eastAsia="zh-CN"/>
              </w:rPr>
            </w:pPr>
            <w:ins w:id="3362" w:author="LKY" w:date="2026-05-22T20:58:03Z">
              <w:r>
                <w:rPr>
                  <w:rFonts w:hint="eastAsia" w:ascii="Times New Roman" w:hAnsi="Times New Roman"/>
                  <w:vertAlign w:val="baseline"/>
                  <w:lang w:val="en-US" w:eastAsia="zh-CN"/>
                </w:rPr>
                <w:t>A5</w:t>
              </w:r>
            </w:ins>
          </w:p>
        </w:tc>
        <w:tc>
          <w:tcPr>
            <w:tcW w:w="475" w:type="pct"/>
            <w:noWrap w:val="0"/>
            <w:vAlign w:val="top"/>
          </w:tcPr>
          <w:p w14:paraId="29C68F7B">
            <w:pPr>
              <w:jc w:val="center"/>
              <w:rPr>
                <w:ins w:id="3363" w:author="LKY" w:date="2026-05-22T20:58:03Z"/>
                <w:rFonts w:hint="default" w:ascii="Times New Roman" w:hAnsi="Times New Roman"/>
                <w:vertAlign w:val="baseline"/>
                <w:lang w:val="en-US" w:eastAsia="zh-CN"/>
              </w:rPr>
            </w:pPr>
            <w:ins w:id="3364" w:author="LKY" w:date="2026-05-22T20:58:03Z">
              <w:r>
                <w:rPr>
                  <w:rFonts w:hint="eastAsia" w:ascii="Times New Roman" w:hAnsi="Times New Roman"/>
                  <w:vertAlign w:val="baseline"/>
                  <w:lang w:val="en-US" w:eastAsia="zh-CN"/>
                </w:rPr>
                <w:t>A6</w:t>
              </w:r>
            </w:ins>
          </w:p>
        </w:tc>
        <w:tc>
          <w:tcPr>
            <w:tcW w:w="475" w:type="pct"/>
            <w:noWrap w:val="0"/>
            <w:vAlign w:val="top"/>
          </w:tcPr>
          <w:p w14:paraId="34046D28">
            <w:pPr>
              <w:jc w:val="center"/>
              <w:rPr>
                <w:ins w:id="3365" w:author="LKY" w:date="2026-05-22T20:58:03Z"/>
                <w:rFonts w:hint="default" w:ascii="Times New Roman" w:hAnsi="Times New Roman"/>
                <w:vertAlign w:val="baseline"/>
                <w:lang w:val="en-US" w:eastAsia="zh-CN"/>
              </w:rPr>
            </w:pPr>
            <w:ins w:id="3366" w:author="LKY" w:date="2026-05-22T20:58:03Z">
              <w:r>
                <w:rPr>
                  <w:rFonts w:hint="eastAsia" w:ascii="Times New Roman" w:hAnsi="Times New Roman"/>
                  <w:vertAlign w:val="baseline"/>
                  <w:lang w:val="en-US" w:eastAsia="zh-CN"/>
                </w:rPr>
                <w:t>A7</w:t>
              </w:r>
            </w:ins>
          </w:p>
        </w:tc>
        <w:tc>
          <w:tcPr>
            <w:tcW w:w="620" w:type="pct"/>
            <w:noWrap w:val="0"/>
            <w:vAlign w:val="top"/>
          </w:tcPr>
          <w:p w14:paraId="173985ED">
            <w:pPr>
              <w:jc w:val="center"/>
              <w:rPr>
                <w:ins w:id="3367" w:author="LKY" w:date="2026-05-22T20:58:03Z"/>
                <w:rFonts w:hint="default" w:ascii="Times New Roman" w:hAnsi="Times New Roman"/>
                <w:vertAlign w:val="baseline"/>
                <w:lang w:val="en-US" w:eastAsia="zh-CN"/>
              </w:rPr>
            </w:pPr>
            <w:ins w:id="3368" w:author="LKY" w:date="2026-05-22T20:58:03Z">
              <w:r>
                <w:rPr>
                  <w:rFonts w:hint="eastAsia" w:ascii="Times New Roman" w:hAnsi="Times New Roman"/>
                  <w:vertAlign w:val="baseline"/>
                  <w:lang w:val="en-US" w:eastAsia="zh-CN"/>
                </w:rPr>
                <w:t>A8</w:t>
              </w:r>
            </w:ins>
          </w:p>
        </w:tc>
        <w:tc>
          <w:tcPr>
            <w:tcW w:w="495" w:type="pct"/>
            <w:noWrap w:val="0"/>
            <w:vAlign w:val="top"/>
          </w:tcPr>
          <w:p w14:paraId="2702E164">
            <w:pPr>
              <w:jc w:val="center"/>
              <w:rPr>
                <w:ins w:id="3369" w:author="LKY" w:date="2026-05-22T20:58:03Z"/>
                <w:rFonts w:hint="default" w:ascii="Times New Roman" w:hAnsi="Times New Roman"/>
                <w:vertAlign w:val="baseline"/>
                <w:lang w:val="en-US" w:eastAsia="zh-CN"/>
              </w:rPr>
            </w:pPr>
            <w:ins w:id="3370" w:author="LKY" w:date="2026-05-22T20:58:03Z">
              <w:r>
                <w:rPr>
                  <w:rFonts w:hint="eastAsia" w:ascii="Times New Roman" w:hAnsi="Times New Roman"/>
                  <w:vertAlign w:val="baseline"/>
                  <w:lang w:val="en-US" w:eastAsia="zh-CN"/>
                </w:rPr>
                <w:t>A9</w:t>
              </w:r>
            </w:ins>
          </w:p>
        </w:tc>
      </w:tr>
      <w:tr w14:paraId="4F00FA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ins w:id="3371" w:author="LKY" w:date="2026-05-22T20:58:03Z"/>
        </w:trPr>
        <w:tc>
          <w:tcPr>
            <w:tcW w:w="552" w:type="pct"/>
            <w:noWrap w:val="0"/>
            <w:vAlign w:val="top"/>
          </w:tcPr>
          <w:p w14:paraId="02AB8933">
            <w:pPr>
              <w:jc w:val="center"/>
              <w:rPr>
                <w:ins w:id="3372" w:author="LKY" w:date="2026-05-22T20:58:03Z"/>
                <w:rFonts w:hint="default" w:ascii="Times New Roman" w:hAnsi="Times New Roman"/>
                <w:vertAlign w:val="baseline"/>
                <w:lang w:val="en-US" w:eastAsia="zh-CN"/>
              </w:rPr>
            </w:pPr>
            <w:ins w:id="3373" w:author="LKY" w:date="2026-05-22T20:58:03Z">
              <w:r>
                <w:rPr>
                  <w:rFonts w:hint="eastAsia" w:ascii="Times New Roman" w:hAnsi="Times New Roman"/>
                  <w:vertAlign w:val="baseline"/>
                  <w:lang w:val="en-US" w:eastAsia="zh-CN"/>
                </w:rPr>
                <w:t>名称</w:t>
              </w:r>
            </w:ins>
          </w:p>
        </w:tc>
        <w:tc>
          <w:tcPr>
            <w:tcW w:w="475" w:type="pct"/>
            <w:noWrap w:val="0"/>
            <w:vAlign w:val="top"/>
          </w:tcPr>
          <w:p w14:paraId="2B639FF6">
            <w:pPr>
              <w:jc w:val="center"/>
              <w:rPr>
                <w:ins w:id="3374" w:author="LKY" w:date="2026-05-22T20:58:03Z"/>
                <w:rFonts w:hint="default" w:ascii="Times New Roman" w:hAnsi="Times New Roman"/>
                <w:vertAlign w:val="baseline"/>
                <w:lang w:val="en-US" w:eastAsia="zh-CN"/>
              </w:rPr>
            </w:pPr>
            <w:ins w:id="3375" w:author="LKY" w:date="2026-05-22T20:58:03Z">
              <w:r>
                <w:rPr>
                  <w:rFonts w:hint="eastAsia" w:ascii="Times New Roman" w:hAnsi="Times New Roman"/>
                  <w:vertAlign w:val="baseline"/>
                  <w:lang w:val="en-US" w:eastAsia="zh-CN"/>
                </w:rPr>
                <w:t>DO16</w:t>
              </w:r>
            </w:ins>
          </w:p>
        </w:tc>
        <w:tc>
          <w:tcPr>
            <w:tcW w:w="475" w:type="pct"/>
            <w:noWrap w:val="0"/>
            <w:vAlign w:val="top"/>
          </w:tcPr>
          <w:p w14:paraId="6B8C393C">
            <w:pPr>
              <w:jc w:val="center"/>
              <w:rPr>
                <w:ins w:id="3376" w:author="LKY" w:date="2026-05-22T20:58:03Z"/>
                <w:rFonts w:hint="default" w:ascii="Times New Roman" w:hAnsi="Times New Roman"/>
                <w:vertAlign w:val="baseline"/>
                <w:lang w:val="en-US" w:eastAsia="zh-CN"/>
              </w:rPr>
            </w:pPr>
            <w:ins w:id="3377" w:author="LKY" w:date="2026-05-22T20:58:03Z">
              <w:r>
                <w:rPr>
                  <w:rFonts w:hint="eastAsia" w:ascii="Times New Roman" w:hAnsi="Times New Roman"/>
                  <w:vertAlign w:val="baseline"/>
                  <w:lang w:val="en-US" w:eastAsia="zh-CN"/>
                </w:rPr>
                <w:t>DO18</w:t>
              </w:r>
            </w:ins>
          </w:p>
        </w:tc>
        <w:tc>
          <w:tcPr>
            <w:tcW w:w="475" w:type="pct"/>
            <w:noWrap w:val="0"/>
            <w:vAlign w:val="top"/>
          </w:tcPr>
          <w:p w14:paraId="5AF10249">
            <w:pPr>
              <w:jc w:val="center"/>
              <w:rPr>
                <w:ins w:id="3378" w:author="LKY" w:date="2026-05-22T20:58:03Z"/>
                <w:rFonts w:hint="default" w:ascii="Times New Roman" w:hAnsi="Times New Roman"/>
                <w:vertAlign w:val="baseline"/>
                <w:lang w:val="en-US" w:eastAsia="zh-CN"/>
              </w:rPr>
            </w:pPr>
            <w:ins w:id="3379" w:author="LKY" w:date="2026-05-22T20:58:03Z">
              <w:r>
                <w:rPr>
                  <w:rFonts w:hint="eastAsia" w:ascii="Times New Roman" w:hAnsi="Times New Roman"/>
                  <w:vertAlign w:val="baseline"/>
                  <w:lang w:val="en-US" w:eastAsia="zh-CN"/>
                </w:rPr>
                <w:t>DO20</w:t>
              </w:r>
            </w:ins>
          </w:p>
        </w:tc>
        <w:tc>
          <w:tcPr>
            <w:tcW w:w="475" w:type="pct"/>
            <w:noWrap w:val="0"/>
            <w:vAlign w:val="top"/>
          </w:tcPr>
          <w:p w14:paraId="0F7ADE7F">
            <w:pPr>
              <w:jc w:val="center"/>
              <w:rPr>
                <w:ins w:id="3380" w:author="LKY" w:date="2026-05-22T20:58:03Z"/>
                <w:rFonts w:hint="default" w:ascii="Times New Roman" w:hAnsi="Times New Roman"/>
                <w:vertAlign w:val="baseline"/>
                <w:lang w:val="en-US" w:eastAsia="zh-CN"/>
              </w:rPr>
            </w:pPr>
            <w:ins w:id="3381" w:author="LKY" w:date="2026-05-22T20:58:03Z">
              <w:r>
                <w:rPr>
                  <w:rFonts w:hint="eastAsia" w:ascii="Times New Roman" w:hAnsi="Times New Roman"/>
                  <w:vertAlign w:val="baseline"/>
                  <w:lang w:val="en-US" w:eastAsia="zh-CN"/>
                </w:rPr>
                <w:t>DO22</w:t>
              </w:r>
            </w:ins>
          </w:p>
        </w:tc>
        <w:tc>
          <w:tcPr>
            <w:tcW w:w="475" w:type="pct"/>
            <w:noWrap w:val="0"/>
            <w:vAlign w:val="top"/>
          </w:tcPr>
          <w:p w14:paraId="3C8FDE90">
            <w:pPr>
              <w:jc w:val="center"/>
              <w:rPr>
                <w:ins w:id="3382" w:author="LKY" w:date="2026-05-22T20:58:03Z"/>
                <w:rFonts w:hint="default" w:ascii="Times New Roman" w:hAnsi="Times New Roman"/>
                <w:vertAlign w:val="baseline"/>
                <w:lang w:val="en-US" w:eastAsia="zh-CN"/>
              </w:rPr>
            </w:pPr>
            <w:ins w:id="3383" w:author="LKY" w:date="2026-05-22T20:58:03Z">
              <w:r>
                <w:rPr>
                  <w:rFonts w:hint="eastAsia" w:ascii="Times New Roman" w:hAnsi="Times New Roman"/>
                  <w:vertAlign w:val="baseline"/>
                  <w:lang w:val="en-US" w:eastAsia="zh-CN"/>
                </w:rPr>
                <w:t>DO24</w:t>
              </w:r>
            </w:ins>
          </w:p>
        </w:tc>
        <w:tc>
          <w:tcPr>
            <w:tcW w:w="475" w:type="pct"/>
            <w:noWrap w:val="0"/>
            <w:vAlign w:val="top"/>
          </w:tcPr>
          <w:p w14:paraId="1CBE5B57">
            <w:pPr>
              <w:jc w:val="center"/>
              <w:rPr>
                <w:ins w:id="3384" w:author="LKY" w:date="2026-05-22T20:58:03Z"/>
                <w:rFonts w:hint="default" w:ascii="Times New Roman" w:hAnsi="Times New Roman"/>
                <w:vertAlign w:val="baseline"/>
                <w:lang w:val="en-US" w:eastAsia="zh-CN"/>
              </w:rPr>
            </w:pPr>
            <w:ins w:id="3385" w:author="LKY" w:date="2026-05-22T20:58:03Z">
              <w:r>
                <w:rPr>
                  <w:rFonts w:hint="eastAsia" w:ascii="Times New Roman" w:hAnsi="Times New Roman"/>
                  <w:vertAlign w:val="baseline"/>
                  <w:lang w:val="en-US" w:eastAsia="zh-CN"/>
                </w:rPr>
                <w:t>DO26</w:t>
              </w:r>
            </w:ins>
          </w:p>
        </w:tc>
        <w:tc>
          <w:tcPr>
            <w:tcW w:w="475" w:type="pct"/>
            <w:noWrap w:val="0"/>
            <w:vAlign w:val="top"/>
          </w:tcPr>
          <w:p w14:paraId="5555D524">
            <w:pPr>
              <w:jc w:val="center"/>
              <w:rPr>
                <w:ins w:id="3386" w:author="LKY" w:date="2026-05-22T20:58:03Z"/>
                <w:rFonts w:hint="default" w:ascii="Times New Roman" w:hAnsi="Times New Roman"/>
                <w:vertAlign w:val="baseline"/>
                <w:lang w:val="en-US" w:eastAsia="zh-CN"/>
              </w:rPr>
            </w:pPr>
            <w:ins w:id="3387" w:author="LKY" w:date="2026-05-22T20:58:03Z">
              <w:r>
                <w:rPr>
                  <w:rFonts w:hint="eastAsia" w:ascii="Times New Roman" w:hAnsi="Times New Roman"/>
                  <w:vertAlign w:val="baseline"/>
                  <w:lang w:val="en-US" w:eastAsia="zh-CN"/>
                </w:rPr>
                <w:t>DO28</w:t>
              </w:r>
            </w:ins>
          </w:p>
        </w:tc>
        <w:tc>
          <w:tcPr>
            <w:tcW w:w="620" w:type="pct"/>
            <w:noWrap w:val="0"/>
            <w:vAlign w:val="top"/>
          </w:tcPr>
          <w:p w14:paraId="2BFF270C">
            <w:pPr>
              <w:jc w:val="center"/>
              <w:rPr>
                <w:ins w:id="3388" w:author="LKY" w:date="2026-05-22T20:58:03Z"/>
                <w:rFonts w:hint="default" w:ascii="Times New Roman" w:hAnsi="Times New Roman"/>
                <w:vertAlign w:val="baseline"/>
                <w:lang w:val="en-US" w:eastAsia="zh-CN"/>
              </w:rPr>
            </w:pPr>
            <w:ins w:id="3389" w:author="LKY" w:date="2026-05-22T20:58:03Z">
              <w:r>
                <w:rPr>
                  <w:rFonts w:hint="eastAsia" w:ascii="Times New Roman" w:hAnsi="Times New Roman"/>
                  <w:vertAlign w:val="baseline"/>
                  <w:lang w:val="en-US" w:eastAsia="zh-CN"/>
                </w:rPr>
                <w:t>DO30</w:t>
              </w:r>
            </w:ins>
          </w:p>
        </w:tc>
        <w:tc>
          <w:tcPr>
            <w:tcW w:w="495" w:type="pct"/>
            <w:noWrap w:val="0"/>
            <w:vAlign w:val="top"/>
          </w:tcPr>
          <w:p w14:paraId="3EA33C97">
            <w:pPr>
              <w:jc w:val="center"/>
              <w:rPr>
                <w:ins w:id="3390" w:author="LKY" w:date="2026-05-22T20:58:03Z"/>
                <w:rFonts w:hint="default" w:ascii="Times New Roman" w:hAnsi="Times New Roman"/>
                <w:vertAlign w:val="baseline"/>
                <w:lang w:val="en-US" w:eastAsia="zh-CN"/>
              </w:rPr>
            </w:pPr>
            <w:ins w:id="3391" w:author="LKY" w:date="2026-05-22T20:58:03Z">
              <w:r>
                <w:rPr>
                  <w:rFonts w:hint="eastAsia" w:ascii="Times New Roman" w:hAnsi="Times New Roman"/>
                  <w:vertAlign w:val="baseline"/>
                  <w:lang w:val="en-US" w:eastAsia="zh-CN"/>
                </w:rPr>
                <w:t>COM</w:t>
              </w:r>
            </w:ins>
          </w:p>
        </w:tc>
      </w:tr>
      <w:tr w14:paraId="286EBE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ins w:id="3392" w:author="LKY" w:date="2026-05-22T20:58:03Z"/>
        </w:trPr>
        <w:tc>
          <w:tcPr>
            <w:tcW w:w="552" w:type="pct"/>
            <w:noWrap w:val="0"/>
            <w:vAlign w:val="top"/>
          </w:tcPr>
          <w:p w14:paraId="322B6BA3">
            <w:pPr>
              <w:jc w:val="center"/>
              <w:rPr>
                <w:ins w:id="3393" w:author="LKY" w:date="2026-05-22T20:58:03Z"/>
                <w:rFonts w:hint="default" w:ascii="Times New Roman" w:hAnsi="Times New Roman"/>
                <w:vertAlign w:val="baseline"/>
                <w:lang w:val="en-US" w:eastAsia="zh-CN"/>
              </w:rPr>
            </w:pPr>
            <w:ins w:id="3394" w:author="LKY" w:date="2026-05-22T20:58:03Z">
              <w:r>
                <w:rPr>
                  <w:rFonts w:hint="eastAsia" w:ascii="Times New Roman" w:hAnsi="Times New Roman"/>
                  <w:vertAlign w:val="baseline"/>
                  <w:lang w:val="en-US" w:eastAsia="zh-CN"/>
                </w:rPr>
                <w:t>端口号</w:t>
              </w:r>
            </w:ins>
          </w:p>
        </w:tc>
        <w:tc>
          <w:tcPr>
            <w:tcW w:w="475" w:type="pct"/>
            <w:noWrap w:val="0"/>
            <w:vAlign w:val="top"/>
          </w:tcPr>
          <w:p w14:paraId="09DACF52">
            <w:pPr>
              <w:jc w:val="center"/>
              <w:rPr>
                <w:ins w:id="3395" w:author="LKY" w:date="2026-05-22T20:58:03Z"/>
                <w:rFonts w:hint="default" w:ascii="Times New Roman" w:hAnsi="Times New Roman"/>
                <w:vertAlign w:val="baseline"/>
                <w:lang w:val="en-US" w:eastAsia="zh-CN"/>
              </w:rPr>
            </w:pPr>
            <w:ins w:id="3396" w:author="LKY" w:date="2026-05-22T20:58:03Z">
              <w:r>
                <w:rPr>
                  <w:rFonts w:hint="eastAsia" w:ascii="Times New Roman" w:hAnsi="Times New Roman"/>
                  <w:vertAlign w:val="baseline"/>
                  <w:lang w:val="en-US" w:eastAsia="zh-CN"/>
                </w:rPr>
                <w:t>B1</w:t>
              </w:r>
            </w:ins>
          </w:p>
        </w:tc>
        <w:tc>
          <w:tcPr>
            <w:tcW w:w="475" w:type="pct"/>
            <w:noWrap w:val="0"/>
            <w:vAlign w:val="top"/>
          </w:tcPr>
          <w:p w14:paraId="23B8940C">
            <w:pPr>
              <w:jc w:val="center"/>
              <w:rPr>
                <w:ins w:id="3397" w:author="LKY" w:date="2026-05-22T20:58:03Z"/>
                <w:rFonts w:hint="default" w:ascii="Times New Roman" w:hAnsi="Times New Roman"/>
                <w:vertAlign w:val="baseline"/>
                <w:lang w:val="en-US" w:eastAsia="zh-CN"/>
              </w:rPr>
            </w:pPr>
            <w:ins w:id="3398" w:author="LKY" w:date="2026-05-22T20:58:03Z">
              <w:r>
                <w:rPr>
                  <w:rFonts w:hint="eastAsia" w:ascii="Times New Roman" w:hAnsi="Times New Roman"/>
                  <w:vertAlign w:val="baseline"/>
                  <w:lang w:val="en-US" w:eastAsia="zh-CN"/>
                </w:rPr>
                <w:t>B2</w:t>
              </w:r>
            </w:ins>
          </w:p>
        </w:tc>
        <w:tc>
          <w:tcPr>
            <w:tcW w:w="475" w:type="pct"/>
            <w:noWrap w:val="0"/>
            <w:vAlign w:val="top"/>
          </w:tcPr>
          <w:p w14:paraId="50EFCFA4">
            <w:pPr>
              <w:jc w:val="center"/>
              <w:rPr>
                <w:ins w:id="3399" w:author="LKY" w:date="2026-05-22T20:58:03Z"/>
                <w:rFonts w:hint="default" w:ascii="Times New Roman" w:hAnsi="Times New Roman"/>
                <w:vertAlign w:val="baseline"/>
                <w:lang w:val="en-US" w:eastAsia="zh-CN"/>
              </w:rPr>
            </w:pPr>
            <w:ins w:id="3400" w:author="LKY" w:date="2026-05-22T20:58:03Z">
              <w:r>
                <w:rPr>
                  <w:rFonts w:hint="eastAsia" w:ascii="Times New Roman" w:hAnsi="Times New Roman"/>
                  <w:vertAlign w:val="baseline"/>
                  <w:lang w:val="en-US" w:eastAsia="zh-CN"/>
                </w:rPr>
                <w:t>B3</w:t>
              </w:r>
            </w:ins>
          </w:p>
        </w:tc>
        <w:tc>
          <w:tcPr>
            <w:tcW w:w="475" w:type="pct"/>
            <w:noWrap w:val="0"/>
            <w:vAlign w:val="top"/>
          </w:tcPr>
          <w:p w14:paraId="56067CEE">
            <w:pPr>
              <w:jc w:val="center"/>
              <w:rPr>
                <w:ins w:id="3401" w:author="LKY" w:date="2026-05-22T20:58:03Z"/>
                <w:rFonts w:hint="default" w:ascii="Times New Roman" w:hAnsi="Times New Roman"/>
                <w:vertAlign w:val="baseline"/>
                <w:lang w:val="en-US" w:eastAsia="zh-CN"/>
              </w:rPr>
            </w:pPr>
            <w:ins w:id="3402" w:author="LKY" w:date="2026-05-22T20:58:03Z">
              <w:r>
                <w:rPr>
                  <w:rFonts w:hint="eastAsia" w:ascii="Times New Roman" w:hAnsi="Times New Roman"/>
                  <w:vertAlign w:val="baseline"/>
                  <w:lang w:val="en-US" w:eastAsia="zh-CN"/>
                </w:rPr>
                <w:t>B4</w:t>
              </w:r>
            </w:ins>
          </w:p>
        </w:tc>
        <w:tc>
          <w:tcPr>
            <w:tcW w:w="475" w:type="pct"/>
            <w:noWrap w:val="0"/>
            <w:vAlign w:val="top"/>
          </w:tcPr>
          <w:p w14:paraId="7559FA8C">
            <w:pPr>
              <w:jc w:val="center"/>
              <w:rPr>
                <w:ins w:id="3403" w:author="LKY" w:date="2026-05-22T20:58:03Z"/>
                <w:rFonts w:hint="default" w:ascii="Times New Roman" w:hAnsi="Times New Roman"/>
                <w:vertAlign w:val="baseline"/>
                <w:lang w:val="en-US" w:eastAsia="zh-CN"/>
              </w:rPr>
            </w:pPr>
            <w:ins w:id="3404" w:author="LKY" w:date="2026-05-22T20:58:03Z">
              <w:r>
                <w:rPr>
                  <w:rFonts w:hint="eastAsia" w:ascii="Times New Roman" w:hAnsi="Times New Roman"/>
                  <w:vertAlign w:val="baseline"/>
                  <w:lang w:val="en-US" w:eastAsia="zh-CN"/>
                </w:rPr>
                <w:t>B5</w:t>
              </w:r>
            </w:ins>
          </w:p>
        </w:tc>
        <w:tc>
          <w:tcPr>
            <w:tcW w:w="475" w:type="pct"/>
            <w:noWrap w:val="0"/>
            <w:vAlign w:val="top"/>
          </w:tcPr>
          <w:p w14:paraId="7D6A7367">
            <w:pPr>
              <w:jc w:val="center"/>
              <w:rPr>
                <w:ins w:id="3405" w:author="LKY" w:date="2026-05-22T20:58:03Z"/>
                <w:rFonts w:hint="default" w:ascii="Times New Roman" w:hAnsi="Times New Roman"/>
                <w:vertAlign w:val="baseline"/>
                <w:lang w:val="en-US" w:eastAsia="zh-CN"/>
              </w:rPr>
            </w:pPr>
            <w:ins w:id="3406" w:author="LKY" w:date="2026-05-22T20:58:03Z">
              <w:r>
                <w:rPr>
                  <w:rFonts w:hint="eastAsia" w:ascii="Times New Roman" w:hAnsi="Times New Roman"/>
                  <w:vertAlign w:val="baseline"/>
                  <w:lang w:val="en-US" w:eastAsia="zh-CN"/>
                </w:rPr>
                <w:t>B6</w:t>
              </w:r>
            </w:ins>
          </w:p>
        </w:tc>
        <w:tc>
          <w:tcPr>
            <w:tcW w:w="475" w:type="pct"/>
            <w:noWrap w:val="0"/>
            <w:vAlign w:val="top"/>
          </w:tcPr>
          <w:p w14:paraId="6CA488E3">
            <w:pPr>
              <w:jc w:val="center"/>
              <w:rPr>
                <w:ins w:id="3407" w:author="LKY" w:date="2026-05-22T20:58:03Z"/>
                <w:rFonts w:hint="default" w:ascii="Times New Roman" w:hAnsi="Times New Roman"/>
                <w:vertAlign w:val="baseline"/>
                <w:lang w:val="en-US" w:eastAsia="zh-CN"/>
              </w:rPr>
            </w:pPr>
            <w:ins w:id="3408" w:author="LKY" w:date="2026-05-22T20:58:03Z">
              <w:r>
                <w:rPr>
                  <w:rFonts w:hint="eastAsia" w:ascii="Times New Roman" w:hAnsi="Times New Roman"/>
                  <w:vertAlign w:val="baseline"/>
                  <w:lang w:val="en-US" w:eastAsia="zh-CN"/>
                </w:rPr>
                <w:t>B7</w:t>
              </w:r>
            </w:ins>
          </w:p>
        </w:tc>
        <w:tc>
          <w:tcPr>
            <w:tcW w:w="620" w:type="pct"/>
            <w:noWrap w:val="0"/>
            <w:vAlign w:val="top"/>
          </w:tcPr>
          <w:p w14:paraId="6AA27739">
            <w:pPr>
              <w:jc w:val="center"/>
              <w:rPr>
                <w:ins w:id="3409" w:author="LKY" w:date="2026-05-22T20:58:03Z"/>
                <w:rFonts w:hint="default" w:ascii="Times New Roman" w:hAnsi="Times New Roman"/>
                <w:vertAlign w:val="baseline"/>
                <w:lang w:val="en-US" w:eastAsia="zh-CN"/>
              </w:rPr>
            </w:pPr>
            <w:ins w:id="3410" w:author="LKY" w:date="2026-05-22T20:58:03Z">
              <w:r>
                <w:rPr>
                  <w:rFonts w:hint="eastAsia" w:ascii="Times New Roman" w:hAnsi="Times New Roman"/>
                  <w:vertAlign w:val="baseline"/>
                  <w:lang w:val="en-US" w:eastAsia="zh-CN"/>
                </w:rPr>
                <w:t>B8</w:t>
              </w:r>
            </w:ins>
          </w:p>
        </w:tc>
        <w:tc>
          <w:tcPr>
            <w:tcW w:w="495" w:type="pct"/>
            <w:noWrap w:val="0"/>
            <w:vAlign w:val="top"/>
          </w:tcPr>
          <w:p w14:paraId="7CCD33DD">
            <w:pPr>
              <w:jc w:val="center"/>
              <w:rPr>
                <w:ins w:id="3411" w:author="LKY" w:date="2026-05-22T20:58:03Z"/>
                <w:rFonts w:hint="default" w:ascii="Times New Roman" w:hAnsi="Times New Roman"/>
                <w:vertAlign w:val="baseline"/>
                <w:lang w:val="en-US" w:eastAsia="zh-CN"/>
              </w:rPr>
            </w:pPr>
            <w:ins w:id="3412" w:author="LKY" w:date="2026-05-22T20:58:03Z">
              <w:r>
                <w:rPr>
                  <w:rFonts w:hint="eastAsia" w:ascii="Times New Roman" w:hAnsi="Times New Roman"/>
                  <w:vertAlign w:val="baseline"/>
                  <w:lang w:val="en-US" w:eastAsia="zh-CN"/>
                </w:rPr>
                <w:t>B9</w:t>
              </w:r>
            </w:ins>
          </w:p>
        </w:tc>
      </w:tr>
      <w:tr w14:paraId="34845A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ins w:id="3413" w:author="LKY" w:date="2026-05-22T20:58:03Z"/>
        </w:trPr>
        <w:tc>
          <w:tcPr>
            <w:tcW w:w="552" w:type="pct"/>
            <w:noWrap w:val="0"/>
            <w:vAlign w:val="top"/>
          </w:tcPr>
          <w:p w14:paraId="0CAAE236">
            <w:pPr>
              <w:jc w:val="center"/>
              <w:rPr>
                <w:ins w:id="3414" w:author="LKY" w:date="2026-05-22T20:58:03Z"/>
                <w:rFonts w:hint="default" w:ascii="Times New Roman" w:hAnsi="Times New Roman"/>
                <w:vertAlign w:val="baseline"/>
                <w:lang w:val="en-US" w:eastAsia="zh-CN"/>
              </w:rPr>
            </w:pPr>
            <w:ins w:id="3415" w:author="LKY" w:date="2026-05-22T20:58:03Z">
              <w:r>
                <w:rPr>
                  <w:rFonts w:hint="eastAsia" w:ascii="Times New Roman" w:hAnsi="Times New Roman"/>
                  <w:vertAlign w:val="baseline"/>
                  <w:lang w:val="en-US" w:eastAsia="zh-CN"/>
                </w:rPr>
                <w:t>名称</w:t>
              </w:r>
            </w:ins>
          </w:p>
        </w:tc>
        <w:tc>
          <w:tcPr>
            <w:tcW w:w="475" w:type="pct"/>
            <w:noWrap w:val="0"/>
            <w:vAlign w:val="top"/>
          </w:tcPr>
          <w:p w14:paraId="09DCE957">
            <w:pPr>
              <w:jc w:val="center"/>
              <w:rPr>
                <w:ins w:id="3416" w:author="LKY" w:date="2026-05-22T20:58:03Z"/>
                <w:rFonts w:hint="default" w:ascii="Times New Roman" w:hAnsi="Times New Roman"/>
                <w:vertAlign w:val="baseline"/>
                <w:lang w:val="en-US" w:eastAsia="zh-CN"/>
              </w:rPr>
            </w:pPr>
            <w:ins w:id="3417" w:author="LKY" w:date="2026-05-22T20:58:03Z">
              <w:r>
                <w:rPr>
                  <w:rFonts w:hint="eastAsia" w:ascii="Times New Roman" w:hAnsi="Times New Roman"/>
                  <w:vertAlign w:val="baseline"/>
                  <w:lang w:val="en-US" w:eastAsia="zh-CN"/>
                </w:rPr>
                <w:t>DO1</w:t>
              </w:r>
            </w:ins>
          </w:p>
        </w:tc>
        <w:tc>
          <w:tcPr>
            <w:tcW w:w="475" w:type="pct"/>
            <w:noWrap w:val="0"/>
            <w:vAlign w:val="top"/>
          </w:tcPr>
          <w:p w14:paraId="46094F3B">
            <w:pPr>
              <w:jc w:val="center"/>
              <w:rPr>
                <w:ins w:id="3418" w:author="LKY" w:date="2026-05-22T20:58:03Z"/>
                <w:rFonts w:hint="default" w:ascii="Times New Roman" w:hAnsi="Times New Roman"/>
                <w:vertAlign w:val="baseline"/>
                <w:lang w:val="en-US" w:eastAsia="zh-CN"/>
              </w:rPr>
            </w:pPr>
            <w:ins w:id="3419" w:author="LKY" w:date="2026-05-22T20:58:03Z">
              <w:r>
                <w:rPr>
                  <w:rFonts w:hint="eastAsia" w:ascii="Times New Roman" w:hAnsi="Times New Roman"/>
                  <w:vertAlign w:val="baseline"/>
                  <w:lang w:val="en-US" w:eastAsia="zh-CN"/>
                </w:rPr>
                <w:t>DO3</w:t>
              </w:r>
            </w:ins>
          </w:p>
        </w:tc>
        <w:tc>
          <w:tcPr>
            <w:tcW w:w="475" w:type="pct"/>
            <w:noWrap w:val="0"/>
            <w:vAlign w:val="top"/>
          </w:tcPr>
          <w:p w14:paraId="168CBBB6">
            <w:pPr>
              <w:jc w:val="center"/>
              <w:rPr>
                <w:ins w:id="3420" w:author="LKY" w:date="2026-05-22T20:58:03Z"/>
                <w:rFonts w:hint="default" w:ascii="Times New Roman" w:hAnsi="Times New Roman"/>
                <w:vertAlign w:val="baseline"/>
                <w:lang w:val="en-US" w:eastAsia="zh-CN"/>
              </w:rPr>
            </w:pPr>
            <w:ins w:id="3421" w:author="LKY" w:date="2026-05-22T20:58:03Z">
              <w:r>
                <w:rPr>
                  <w:rFonts w:hint="eastAsia" w:ascii="Times New Roman" w:hAnsi="Times New Roman"/>
                  <w:vertAlign w:val="baseline"/>
                  <w:lang w:val="en-US" w:eastAsia="zh-CN"/>
                </w:rPr>
                <w:t>DO5</w:t>
              </w:r>
            </w:ins>
          </w:p>
        </w:tc>
        <w:tc>
          <w:tcPr>
            <w:tcW w:w="475" w:type="pct"/>
            <w:noWrap w:val="0"/>
            <w:vAlign w:val="top"/>
          </w:tcPr>
          <w:p w14:paraId="4610CD69">
            <w:pPr>
              <w:jc w:val="center"/>
              <w:rPr>
                <w:ins w:id="3422" w:author="LKY" w:date="2026-05-22T20:58:03Z"/>
                <w:rFonts w:hint="default" w:ascii="Times New Roman" w:hAnsi="Times New Roman"/>
                <w:vertAlign w:val="baseline"/>
                <w:lang w:val="en-US" w:eastAsia="zh-CN"/>
              </w:rPr>
            </w:pPr>
            <w:ins w:id="3423" w:author="LKY" w:date="2026-05-22T20:58:03Z">
              <w:r>
                <w:rPr>
                  <w:rFonts w:hint="eastAsia" w:ascii="Times New Roman" w:hAnsi="Times New Roman"/>
                  <w:vertAlign w:val="baseline"/>
                  <w:lang w:val="en-US" w:eastAsia="zh-CN"/>
                </w:rPr>
                <w:t>DO7</w:t>
              </w:r>
            </w:ins>
          </w:p>
        </w:tc>
        <w:tc>
          <w:tcPr>
            <w:tcW w:w="475" w:type="pct"/>
            <w:noWrap w:val="0"/>
            <w:vAlign w:val="top"/>
          </w:tcPr>
          <w:p w14:paraId="4DBAF06C">
            <w:pPr>
              <w:jc w:val="center"/>
              <w:rPr>
                <w:ins w:id="3424" w:author="LKY" w:date="2026-05-22T20:58:03Z"/>
                <w:rFonts w:hint="default" w:ascii="Times New Roman" w:hAnsi="Times New Roman"/>
                <w:vertAlign w:val="baseline"/>
                <w:lang w:val="en-US" w:eastAsia="zh-CN"/>
              </w:rPr>
            </w:pPr>
            <w:ins w:id="3425" w:author="LKY" w:date="2026-05-22T20:58:03Z">
              <w:r>
                <w:rPr>
                  <w:rFonts w:hint="eastAsia" w:ascii="Times New Roman" w:hAnsi="Times New Roman"/>
                  <w:vertAlign w:val="baseline"/>
                  <w:lang w:val="en-US" w:eastAsia="zh-CN"/>
                </w:rPr>
                <w:t>DO9</w:t>
              </w:r>
            </w:ins>
          </w:p>
        </w:tc>
        <w:tc>
          <w:tcPr>
            <w:tcW w:w="475" w:type="pct"/>
            <w:noWrap w:val="0"/>
            <w:vAlign w:val="top"/>
          </w:tcPr>
          <w:p w14:paraId="4BE54AE9">
            <w:pPr>
              <w:jc w:val="center"/>
              <w:rPr>
                <w:ins w:id="3426" w:author="LKY" w:date="2026-05-22T20:58:03Z"/>
                <w:rFonts w:hint="default" w:ascii="Times New Roman" w:hAnsi="Times New Roman"/>
                <w:vertAlign w:val="baseline"/>
                <w:lang w:val="en-US" w:eastAsia="zh-CN"/>
              </w:rPr>
            </w:pPr>
            <w:ins w:id="3427" w:author="LKY" w:date="2026-05-22T20:58:03Z">
              <w:r>
                <w:rPr>
                  <w:rFonts w:hint="eastAsia" w:ascii="Times New Roman" w:hAnsi="Times New Roman"/>
                  <w:vertAlign w:val="baseline"/>
                  <w:lang w:val="en-US" w:eastAsia="zh-CN"/>
                </w:rPr>
                <w:t>DO11</w:t>
              </w:r>
            </w:ins>
          </w:p>
        </w:tc>
        <w:tc>
          <w:tcPr>
            <w:tcW w:w="475" w:type="pct"/>
            <w:noWrap w:val="0"/>
            <w:vAlign w:val="top"/>
          </w:tcPr>
          <w:p w14:paraId="466BCEE7">
            <w:pPr>
              <w:jc w:val="center"/>
              <w:rPr>
                <w:ins w:id="3428" w:author="LKY" w:date="2026-05-22T20:58:03Z"/>
                <w:rFonts w:hint="default" w:ascii="Times New Roman" w:hAnsi="Times New Roman"/>
                <w:vertAlign w:val="baseline"/>
                <w:lang w:val="en-US" w:eastAsia="zh-CN"/>
              </w:rPr>
            </w:pPr>
            <w:ins w:id="3429" w:author="LKY" w:date="2026-05-22T20:58:03Z">
              <w:r>
                <w:rPr>
                  <w:rFonts w:hint="eastAsia" w:ascii="Times New Roman" w:hAnsi="Times New Roman"/>
                  <w:vertAlign w:val="baseline"/>
                  <w:lang w:val="en-US" w:eastAsia="zh-CN"/>
                </w:rPr>
                <w:t>DO13</w:t>
              </w:r>
            </w:ins>
          </w:p>
        </w:tc>
        <w:tc>
          <w:tcPr>
            <w:tcW w:w="620" w:type="pct"/>
            <w:noWrap w:val="0"/>
            <w:vAlign w:val="top"/>
          </w:tcPr>
          <w:p w14:paraId="4286CDD2">
            <w:pPr>
              <w:jc w:val="center"/>
              <w:rPr>
                <w:ins w:id="3430" w:author="LKY" w:date="2026-05-22T20:58:03Z"/>
                <w:rFonts w:hint="default" w:ascii="Times New Roman" w:hAnsi="Times New Roman"/>
                <w:vertAlign w:val="baseline"/>
                <w:lang w:val="en-US" w:eastAsia="zh-CN"/>
              </w:rPr>
            </w:pPr>
            <w:ins w:id="3431" w:author="LKY" w:date="2026-05-22T20:58:03Z">
              <w:r>
                <w:rPr>
                  <w:rFonts w:hint="eastAsia" w:ascii="Times New Roman" w:hAnsi="Times New Roman"/>
                  <w:vertAlign w:val="baseline"/>
                  <w:lang w:val="en-US" w:eastAsia="zh-CN"/>
                </w:rPr>
                <w:t>DO15</w:t>
              </w:r>
            </w:ins>
          </w:p>
        </w:tc>
        <w:tc>
          <w:tcPr>
            <w:tcW w:w="495" w:type="pct"/>
            <w:noWrap w:val="0"/>
            <w:vAlign w:val="top"/>
          </w:tcPr>
          <w:p w14:paraId="3372CA15">
            <w:pPr>
              <w:jc w:val="center"/>
              <w:rPr>
                <w:ins w:id="3432" w:author="LKY" w:date="2026-05-22T20:58:03Z"/>
                <w:rFonts w:hint="default" w:ascii="Times New Roman" w:hAnsi="Times New Roman"/>
                <w:vertAlign w:val="baseline"/>
                <w:lang w:val="en-US" w:eastAsia="zh-CN"/>
              </w:rPr>
            </w:pPr>
            <w:ins w:id="3433" w:author="LKY" w:date="2026-05-22T20:58:03Z">
              <w:r>
                <w:rPr>
                  <w:rFonts w:hint="eastAsia" w:ascii="Times New Roman" w:hAnsi="Times New Roman"/>
                  <w:vertAlign w:val="baseline"/>
                  <w:lang w:val="en-US" w:eastAsia="zh-CN"/>
                </w:rPr>
                <w:t>PE</w:t>
              </w:r>
            </w:ins>
          </w:p>
        </w:tc>
      </w:tr>
      <w:tr w14:paraId="138C37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ins w:id="3434" w:author="LKY" w:date="2026-05-22T20:58:03Z"/>
        </w:trPr>
        <w:tc>
          <w:tcPr>
            <w:tcW w:w="552" w:type="pct"/>
            <w:noWrap w:val="0"/>
            <w:vAlign w:val="top"/>
          </w:tcPr>
          <w:p w14:paraId="113B2D46">
            <w:pPr>
              <w:jc w:val="center"/>
              <w:rPr>
                <w:ins w:id="3435" w:author="LKY" w:date="2026-05-22T20:58:03Z"/>
                <w:rFonts w:hint="default" w:ascii="Times New Roman" w:hAnsi="Times New Roman"/>
                <w:vertAlign w:val="baseline"/>
                <w:lang w:val="en-US" w:eastAsia="zh-CN"/>
              </w:rPr>
            </w:pPr>
            <w:ins w:id="3436" w:author="LKY" w:date="2026-05-22T20:58:03Z">
              <w:r>
                <w:rPr>
                  <w:rFonts w:hint="eastAsia" w:ascii="Times New Roman" w:hAnsi="Times New Roman"/>
                  <w:vertAlign w:val="baseline"/>
                  <w:lang w:val="en-US" w:eastAsia="zh-CN"/>
                </w:rPr>
                <w:t>端口号</w:t>
              </w:r>
            </w:ins>
          </w:p>
        </w:tc>
        <w:tc>
          <w:tcPr>
            <w:tcW w:w="475" w:type="pct"/>
            <w:noWrap w:val="0"/>
            <w:vAlign w:val="top"/>
          </w:tcPr>
          <w:p w14:paraId="16D41C73">
            <w:pPr>
              <w:jc w:val="center"/>
              <w:rPr>
                <w:ins w:id="3437" w:author="LKY" w:date="2026-05-22T20:58:03Z"/>
                <w:rFonts w:hint="default" w:ascii="Times New Roman" w:hAnsi="Times New Roman"/>
                <w:vertAlign w:val="baseline"/>
                <w:lang w:val="en-US" w:eastAsia="zh-CN"/>
              </w:rPr>
            </w:pPr>
            <w:ins w:id="3438" w:author="LKY" w:date="2026-05-22T20:58:03Z">
              <w:r>
                <w:rPr>
                  <w:rFonts w:hint="eastAsia" w:ascii="Times New Roman" w:hAnsi="Times New Roman"/>
                  <w:vertAlign w:val="baseline"/>
                  <w:lang w:val="en-US" w:eastAsia="zh-CN"/>
                </w:rPr>
                <w:t>A1</w:t>
              </w:r>
            </w:ins>
          </w:p>
        </w:tc>
        <w:tc>
          <w:tcPr>
            <w:tcW w:w="475" w:type="pct"/>
            <w:noWrap w:val="0"/>
            <w:vAlign w:val="top"/>
          </w:tcPr>
          <w:p w14:paraId="2FECD691">
            <w:pPr>
              <w:jc w:val="center"/>
              <w:rPr>
                <w:ins w:id="3439" w:author="LKY" w:date="2026-05-22T20:58:03Z"/>
                <w:rFonts w:hint="default" w:ascii="Times New Roman" w:hAnsi="Times New Roman"/>
                <w:vertAlign w:val="baseline"/>
                <w:lang w:val="en-US" w:eastAsia="zh-CN"/>
              </w:rPr>
            </w:pPr>
            <w:ins w:id="3440" w:author="LKY" w:date="2026-05-22T20:58:03Z">
              <w:r>
                <w:rPr>
                  <w:rFonts w:hint="eastAsia" w:ascii="Times New Roman" w:hAnsi="Times New Roman"/>
                  <w:vertAlign w:val="baseline"/>
                  <w:lang w:val="en-US" w:eastAsia="zh-CN"/>
                </w:rPr>
                <w:t>A2</w:t>
              </w:r>
            </w:ins>
          </w:p>
        </w:tc>
        <w:tc>
          <w:tcPr>
            <w:tcW w:w="475" w:type="pct"/>
            <w:noWrap w:val="0"/>
            <w:vAlign w:val="top"/>
          </w:tcPr>
          <w:p w14:paraId="1612A223">
            <w:pPr>
              <w:jc w:val="center"/>
              <w:rPr>
                <w:ins w:id="3441" w:author="LKY" w:date="2026-05-22T20:58:03Z"/>
                <w:rFonts w:hint="default" w:ascii="Times New Roman" w:hAnsi="Times New Roman"/>
                <w:vertAlign w:val="baseline"/>
                <w:lang w:val="en-US" w:eastAsia="zh-CN"/>
              </w:rPr>
            </w:pPr>
            <w:ins w:id="3442" w:author="LKY" w:date="2026-05-22T20:58:03Z">
              <w:r>
                <w:rPr>
                  <w:rFonts w:hint="eastAsia" w:ascii="Times New Roman" w:hAnsi="Times New Roman"/>
                  <w:vertAlign w:val="baseline"/>
                  <w:lang w:val="en-US" w:eastAsia="zh-CN"/>
                </w:rPr>
                <w:t>A3</w:t>
              </w:r>
            </w:ins>
          </w:p>
        </w:tc>
        <w:tc>
          <w:tcPr>
            <w:tcW w:w="475" w:type="pct"/>
            <w:noWrap w:val="0"/>
            <w:vAlign w:val="top"/>
          </w:tcPr>
          <w:p w14:paraId="66372E08">
            <w:pPr>
              <w:jc w:val="center"/>
              <w:rPr>
                <w:ins w:id="3443" w:author="LKY" w:date="2026-05-22T20:58:03Z"/>
                <w:rFonts w:hint="default" w:ascii="Times New Roman" w:hAnsi="Times New Roman"/>
                <w:vertAlign w:val="baseline"/>
                <w:lang w:val="en-US" w:eastAsia="zh-CN"/>
              </w:rPr>
            </w:pPr>
            <w:ins w:id="3444" w:author="LKY" w:date="2026-05-22T20:58:03Z">
              <w:r>
                <w:rPr>
                  <w:rFonts w:hint="eastAsia" w:ascii="Times New Roman" w:hAnsi="Times New Roman"/>
                  <w:vertAlign w:val="baseline"/>
                  <w:lang w:val="en-US" w:eastAsia="zh-CN"/>
                </w:rPr>
                <w:t>A4</w:t>
              </w:r>
            </w:ins>
          </w:p>
        </w:tc>
        <w:tc>
          <w:tcPr>
            <w:tcW w:w="475" w:type="pct"/>
            <w:noWrap w:val="0"/>
            <w:vAlign w:val="top"/>
          </w:tcPr>
          <w:p w14:paraId="5E311078">
            <w:pPr>
              <w:jc w:val="center"/>
              <w:rPr>
                <w:ins w:id="3445" w:author="LKY" w:date="2026-05-22T20:58:03Z"/>
                <w:rFonts w:hint="default" w:ascii="Times New Roman" w:hAnsi="Times New Roman"/>
                <w:vertAlign w:val="baseline"/>
                <w:lang w:val="en-US" w:eastAsia="zh-CN"/>
              </w:rPr>
            </w:pPr>
            <w:ins w:id="3446" w:author="LKY" w:date="2026-05-22T20:58:03Z">
              <w:r>
                <w:rPr>
                  <w:rFonts w:hint="eastAsia" w:ascii="Times New Roman" w:hAnsi="Times New Roman"/>
                  <w:vertAlign w:val="baseline"/>
                  <w:lang w:val="en-US" w:eastAsia="zh-CN"/>
                </w:rPr>
                <w:t>A5</w:t>
              </w:r>
            </w:ins>
          </w:p>
        </w:tc>
        <w:tc>
          <w:tcPr>
            <w:tcW w:w="475" w:type="pct"/>
            <w:noWrap w:val="0"/>
            <w:vAlign w:val="top"/>
          </w:tcPr>
          <w:p w14:paraId="4265676D">
            <w:pPr>
              <w:jc w:val="center"/>
              <w:rPr>
                <w:ins w:id="3447" w:author="LKY" w:date="2026-05-22T20:58:03Z"/>
                <w:rFonts w:hint="default" w:ascii="Times New Roman" w:hAnsi="Times New Roman"/>
                <w:vertAlign w:val="baseline"/>
                <w:lang w:val="en-US" w:eastAsia="zh-CN"/>
              </w:rPr>
            </w:pPr>
            <w:ins w:id="3448" w:author="LKY" w:date="2026-05-22T20:58:03Z">
              <w:r>
                <w:rPr>
                  <w:rFonts w:hint="eastAsia" w:ascii="Times New Roman" w:hAnsi="Times New Roman"/>
                  <w:vertAlign w:val="baseline"/>
                  <w:lang w:val="en-US" w:eastAsia="zh-CN"/>
                </w:rPr>
                <w:t>A6</w:t>
              </w:r>
            </w:ins>
          </w:p>
        </w:tc>
        <w:tc>
          <w:tcPr>
            <w:tcW w:w="475" w:type="pct"/>
            <w:noWrap w:val="0"/>
            <w:vAlign w:val="top"/>
          </w:tcPr>
          <w:p w14:paraId="35A0EBCB">
            <w:pPr>
              <w:jc w:val="center"/>
              <w:rPr>
                <w:ins w:id="3449" w:author="LKY" w:date="2026-05-22T20:58:03Z"/>
                <w:rFonts w:hint="default" w:ascii="Times New Roman" w:hAnsi="Times New Roman"/>
                <w:vertAlign w:val="baseline"/>
                <w:lang w:val="en-US" w:eastAsia="zh-CN"/>
              </w:rPr>
            </w:pPr>
            <w:ins w:id="3450" w:author="LKY" w:date="2026-05-22T20:58:03Z">
              <w:r>
                <w:rPr>
                  <w:rFonts w:hint="eastAsia" w:ascii="Times New Roman" w:hAnsi="Times New Roman"/>
                  <w:vertAlign w:val="baseline"/>
                  <w:lang w:val="en-US" w:eastAsia="zh-CN"/>
                </w:rPr>
                <w:t>A7</w:t>
              </w:r>
            </w:ins>
          </w:p>
        </w:tc>
        <w:tc>
          <w:tcPr>
            <w:tcW w:w="620" w:type="pct"/>
            <w:noWrap w:val="0"/>
            <w:vAlign w:val="top"/>
          </w:tcPr>
          <w:p w14:paraId="0A6A9EE4">
            <w:pPr>
              <w:jc w:val="center"/>
              <w:rPr>
                <w:ins w:id="3451" w:author="LKY" w:date="2026-05-22T20:58:03Z"/>
                <w:rFonts w:hint="default" w:ascii="Times New Roman" w:hAnsi="Times New Roman"/>
                <w:vertAlign w:val="baseline"/>
                <w:lang w:val="en-US" w:eastAsia="zh-CN"/>
              </w:rPr>
            </w:pPr>
            <w:ins w:id="3452" w:author="LKY" w:date="2026-05-22T20:58:03Z">
              <w:r>
                <w:rPr>
                  <w:rFonts w:hint="eastAsia" w:ascii="Times New Roman" w:hAnsi="Times New Roman"/>
                  <w:vertAlign w:val="baseline"/>
                  <w:lang w:val="en-US" w:eastAsia="zh-CN"/>
                </w:rPr>
                <w:t>A8</w:t>
              </w:r>
            </w:ins>
          </w:p>
        </w:tc>
        <w:tc>
          <w:tcPr>
            <w:tcW w:w="495" w:type="pct"/>
            <w:noWrap w:val="0"/>
            <w:vAlign w:val="top"/>
          </w:tcPr>
          <w:p w14:paraId="294BB0AF">
            <w:pPr>
              <w:jc w:val="center"/>
              <w:rPr>
                <w:ins w:id="3453" w:author="LKY" w:date="2026-05-22T20:58:03Z"/>
                <w:rFonts w:hint="default" w:ascii="Times New Roman" w:hAnsi="Times New Roman"/>
                <w:vertAlign w:val="baseline"/>
                <w:lang w:val="en-US" w:eastAsia="zh-CN"/>
              </w:rPr>
            </w:pPr>
            <w:ins w:id="3454" w:author="LKY" w:date="2026-05-22T20:58:03Z">
              <w:r>
                <w:rPr>
                  <w:rFonts w:hint="eastAsia" w:ascii="Times New Roman" w:hAnsi="Times New Roman"/>
                  <w:vertAlign w:val="baseline"/>
                  <w:lang w:val="en-US" w:eastAsia="zh-CN"/>
                </w:rPr>
                <w:t>A9</w:t>
              </w:r>
            </w:ins>
          </w:p>
        </w:tc>
      </w:tr>
      <w:tr w14:paraId="25C755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ins w:id="3455" w:author="LKY" w:date="2026-05-22T20:58:03Z"/>
        </w:trPr>
        <w:tc>
          <w:tcPr>
            <w:tcW w:w="552" w:type="pct"/>
            <w:noWrap w:val="0"/>
            <w:vAlign w:val="top"/>
          </w:tcPr>
          <w:p w14:paraId="578BABCA">
            <w:pPr>
              <w:jc w:val="center"/>
              <w:rPr>
                <w:ins w:id="3456" w:author="LKY" w:date="2026-05-22T20:58:03Z"/>
                <w:rFonts w:hint="default" w:ascii="Times New Roman" w:hAnsi="Times New Roman"/>
                <w:vertAlign w:val="baseline"/>
                <w:lang w:val="en-US" w:eastAsia="zh-CN"/>
              </w:rPr>
            </w:pPr>
            <w:ins w:id="3457" w:author="LKY" w:date="2026-05-22T20:58:03Z">
              <w:r>
                <w:rPr>
                  <w:rFonts w:hint="eastAsia" w:ascii="Times New Roman" w:hAnsi="Times New Roman"/>
                  <w:vertAlign w:val="baseline"/>
                  <w:lang w:val="en-US" w:eastAsia="zh-CN"/>
                </w:rPr>
                <w:t>名称</w:t>
              </w:r>
            </w:ins>
          </w:p>
        </w:tc>
        <w:tc>
          <w:tcPr>
            <w:tcW w:w="475" w:type="pct"/>
            <w:noWrap w:val="0"/>
            <w:vAlign w:val="top"/>
          </w:tcPr>
          <w:p w14:paraId="59FC0255">
            <w:pPr>
              <w:jc w:val="center"/>
              <w:rPr>
                <w:ins w:id="3458" w:author="LKY" w:date="2026-05-22T20:58:03Z"/>
                <w:rFonts w:hint="default" w:ascii="Times New Roman" w:hAnsi="Times New Roman"/>
                <w:vertAlign w:val="baseline"/>
                <w:lang w:val="en-US" w:eastAsia="zh-CN"/>
              </w:rPr>
            </w:pPr>
            <w:ins w:id="3459" w:author="LKY" w:date="2026-05-22T20:58:03Z">
              <w:r>
                <w:rPr>
                  <w:rFonts w:hint="eastAsia" w:ascii="Times New Roman" w:hAnsi="Times New Roman"/>
                  <w:vertAlign w:val="baseline"/>
                  <w:lang w:val="en-US" w:eastAsia="zh-CN"/>
                </w:rPr>
                <w:t>DO0</w:t>
              </w:r>
            </w:ins>
          </w:p>
        </w:tc>
        <w:tc>
          <w:tcPr>
            <w:tcW w:w="475" w:type="pct"/>
            <w:noWrap w:val="0"/>
            <w:vAlign w:val="top"/>
          </w:tcPr>
          <w:p w14:paraId="556F76EA">
            <w:pPr>
              <w:jc w:val="center"/>
              <w:rPr>
                <w:ins w:id="3460" w:author="LKY" w:date="2026-05-22T20:58:03Z"/>
                <w:rFonts w:hint="default" w:ascii="Times New Roman" w:hAnsi="Times New Roman"/>
                <w:vertAlign w:val="baseline"/>
                <w:lang w:val="en-US" w:eastAsia="zh-CN"/>
              </w:rPr>
            </w:pPr>
            <w:ins w:id="3461" w:author="LKY" w:date="2026-05-22T20:58:03Z">
              <w:r>
                <w:rPr>
                  <w:rFonts w:hint="eastAsia" w:ascii="Times New Roman" w:hAnsi="Times New Roman"/>
                  <w:vertAlign w:val="baseline"/>
                  <w:lang w:val="en-US" w:eastAsia="zh-CN"/>
                </w:rPr>
                <w:t>DO2</w:t>
              </w:r>
            </w:ins>
          </w:p>
        </w:tc>
        <w:tc>
          <w:tcPr>
            <w:tcW w:w="475" w:type="pct"/>
            <w:noWrap w:val="0"/>
            <w:vAlign w:val="top"/>
          </w:tcPr>
          <w:p w14:paraId="230A5470">
            <w:pPr>
              <w:jc w:val="center"/>
              <w:rPr>
                <w:ins w:id="3462" w:author="LKY" w:date="2026-05-22T20:58:03Z"/>
                <w:rFonts w:hint="default" w:ascii="Times New Roman" w:hAnsi="Times New Roman"/>
                <w:vertAlign w:val="baseline"/>
                <w:lang w:val="en-US" w:eastAsia="zh-CN"/>
              </w:rPr>
            </w:pPr>
            <w:ins w:id="3463" w:author="LKY" w:date="2026-05-22T20:58:03Z">
              <w:r>
                <w:rPr>
                  <w:rFonts w:hint="eastAsia" w:ascii="Times New Roman" w:hAnsi="Times New Roman"/>
                  <w:vertAlign w:val="baseline"/>
                  <w:lang w:val="en-US" w:eastAsia="zh-CN"/>
                </w:rPr>
                <w:t>DO4</w:t>
              </w:r>
            </w:ins>
          </w:p>
        </w:tc>
        <w:tc>
          <w:tcPr>
            <w:tcW w:w="475" w:type="pct"/>
            <w:noWrap w:val="0"/>
            <w:vAlign w:val="top"/>
          </w:tcPr>
          <w:p w14:paraId="2593436F">
            <w:pPr>
              <w:jc w:val="center"/>
              <w:rPr>
                <w:ins w:id="3464" w:author="LKY" w:date="2026-05-22T20:58:03Z"/>
                <w:rFonts w:hint="default" w:ascii="Times New Roman" w:hAnsi="Times New Roman"/>
                <w:vertAlign w:val="baseline"/>
                <w:lang w:val="en-US" w:eastAsia="zh-CN"/>
              </w:rPr>
            </w:pPr>
            <w:ins w:id="3465" w:author="LKY" w:date="2026-05-22T20:58:03Z">
              <w:r>
                <w:rPr>
                  <w:rFonts w:hint="eastAsia" w:ascii="Times New Roman" w:hAnsi="Times New Roman"/>
                  <w:vertAlign w:val="baseline"/>
                  <w:lang w:val="en-US" w:eastAsia="zh-CN"/>
                </w:rPr>
                <w:t>DO6</w:t>
              </w:r>
            </w:ins>
          </w:p>
        </w:tc>
        <w:tc>
          <w:tcPr>
            <w:tcW w:w="475" w:type="pct"/>
            <w:noWrap w:val="0"/>
            <w:vAlign w:val="top"/>
          </w:tcPr>
          <w:p w14:paraId="2723EC40">
            <w:pPr>
              <w:jc w:val="center"/>
              <w:rPr>
                <w:ins w:id="3466" w:author="LKY" w:date="2026-05-22T20:58:03Z"/>
                <w:rFonts w:hint="default" w:ascii="Times New Roman" w:hAnsi="Times New Roman"/>
                <w:vertAlign w:val="baseline"/>
                <w:lang w:val="en-US" w:eastAsia="zh-CN"/>
              </w:rPr>
            </w:pPr>
            <w:ins w:id="3467" w:author="LKY" w:date="2026-05-22T20:58:03Z">
              <w:r>
                <w:rPr>
                  <w:rFonts w:hint="eastAsia" w:ascii="Times New Roman" w:hAnsi="Times New Roman"/>
                  <w:vertAlign w:val="baseline"/>
                  <w:lang w:val="en-US" w:eastAsia="zh-CN"/>
                </w:rPr>
                <w:t>DO8</w:t>
              </w:r>
            </w:ins>
          </w:p>
        </w:tc>
        <w:tc>
          <w:tcPr>
            <w:tcW w:w="475" w:type="pct"/>
            <w:noWrap w:val="0"/>
            <w:vAlign w:val="top"/>
          </w:tcPr>
          <w:p w14:paraId="00C18A8C">
            <w:pPr>
              <w:jc w:val="center"/>
              <w:rPr>
                <w:ins w:id="3468" w:author="LKY" w:date="2026-05-22T20:58:03Z"/>
                <w:rFonts w:hint="default" w:ascii="Times New Roman" w:hAnsi="Times New Roman"/>
                <w:vertAlign w:val="baseline"/>
                <w:lang w:val="en-US" w:eastAsia="zh-CN"/>
              </w:rPr>
            </w:pPr>
            <w:ins w:id="3469" w:author="LKY" w:date="2026-05-22T20:58:03Z">
              <w:r>
                <w:rPr>
                  <w:rFonts w:hint="eastAsia" w:ascii="Times New Roman" w:hAnsi="Times New Roman"/>
                  <w:vertAlign w:val="baseline"/>
                  <w:lang w:val="en-US" w:eastAsia="zh-CN"/>
                </w:rPr>
                <w:t>DO10</w:t>
              </w:r>
            </w:ins>
          </w:p>
        </w:tc>
        <w:tc>
          <w:tcPr>
            <w:tcW w:w="475" w:type="pct"/>
            <w:noWrap w:val="0"/>
            <w:vAlign w:val="top"/>
          </w:tcPr>
          <w:p w14:paraId="0C423992">
            <w:pPr>
              <w:jc w:val="center"/>
              <w:rPr>
                <w:ins w:id="3470" w:author="LKY" w:date="2026-05-22T20:58:03Z"/>
                <w:rFonts w:hint="default" w:ascii="Times New Roman" w:hAnsi="Times New Roman"/>
                <w:vertAlign w:val="baseline"/>
                <w:lang w:val="en-US" w:eastAsia="zh-CN"/>
              </w:rPr>
            </w:pPr>
            <w:ins w:id="3471" w:author="LKY" w:date="2026-05-22T20:58:03Z">
              <w:r>
                <w:rPr>
                  <w:rFonts w:hint="eastAsia" w:ascii="Times New Roman" w:hAnsi="Times New Roman"/>
                  <w:vertAlign w:val="baseline"/>
                  <w:lang w:val="en-US" w:eastAsia="zh-CN"/>
                </w:rPr>
                <w:t>DO12</w:t>
              </w:r>
            </w:ins>
          </w:p>
        </w:tc>
        <w:tc>
          <w:tcPr>
            <w:tcW w:w="620" w:type="pct"/>
            <w:noWrap w:val="0"/>
            <w:vAlign w:val="top"/>
          </w:tcPr>
          <w:p w14:paraId="1451EDF5">
            <w:pPr>
              <w:jc w:val="center"/>
              <w:rPr>
                <w:ins w:id="3472" w:author="LKY" w:date="2026-05-22T20:58:03Z"/>
                <w:rFonts w:hint="default" w:ascii="Times New Roman" w:hAnsi="Times New Roman"/>
                <w:vertAlign w:val="baseline"/>
                <w:lang w:val="en-US" w:eastAsia="zh-CN"/>
              </w:rPr>
            </w:pPr>
            <w:ins w:id="3473" w:author="LKY" w:date="2026-05-22T20:58:03Z">
              <w:r>
                <w:rPr>
                  <w:rFonts w:hint="eastAsia" w:ascii="Times New Roman" w:hAnsi="Times New Roman"/>
                  <w:vertAlign w:val="baseline"/>
                  <w:lang w:val="en-US" w:eastAsia="zh-CN"/>
                </w:rPr>
                <w:t>DO14</w:t>
              </w:r>
            </w:ins>
          </w:p>
        </w:tc>
        <w:tc>
          <w:tcPr>
            <w:tcW w:w="495" w:type="pct"/>
            <w:noWrap w:val="0"/>
            <w:vAlign w:val="top"/>
          </w:tcPr>
          <w:p w14:paraId="1443C715">
            <w:pPr>
              <w:jc w:val="center"/>
              <w:rPr>
                <w:ins w:id="3474" w:author="LKY" w:date="2026-05-22T20:58:03Z"/>
                <w:rFonts w:hint="default" w:ascii="Times New Roman" w:hAnsi="Times New Roman"/>
                <w:vertAlign w:val="baseline"/>
                <w:lang w:val="en-US" w:eastAsia="zh-CN"/>
              </w:rPr>
            </w:pPr>
            <w:ins w:id="3475" w:author="LKY" w:date="2026-05-22T20:58:03Z">
              <w:r>
                <w:rPr>
                  <w:rFonts w:hint="eastAsia" w:ascii="Times New Roman" w:hAnsi="Times New Roman"/>
                  <w:vertAlign w:val="baseline"/>
                  <w:lang w:val="en-US" w:eastAsia="zh-CN"/>
                </w:rPr>
                <w:t>COM</w:t>
              </w:r>
            </w:ins>
          </w:p>
        </w:tc>
      </w:tr>
    </w:tbl>
    <w:p w14:paraId="2DFD9313">
      <w:pPr>
        <w:pStyle w:val="12"/>
        <w:ind w:left="0" w:leftChars="0" w:firstLine="0" w:firstLineChars="0"/>
        <w:outlineLvl w:val="9"/>
        <w:rPr>
          <w:ins w:id="3476" w:author="LKY" w:date="2026-05-22T20:58:03Z"/>
          <w:rFonts w:hint="eastAsia" w:ascii="Times New Roman" w:hAnsi="Times New Roman"/>
          <w:b w:val="0"/>
          <w:bCs w:val="0"/>
          <w:sz w:val="24"/>
          <w:szCs w:val="24"/>
          <w:lang w:val="en-US" w:eastAsia="zh-CN"/>
        </w:rPr>
      </w:pPr>
    </w:p>
    <w:tbl>
      <w:tblPr>
        <w:tblStyle w:val="14"/>
        <w:tblW w:w="501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43"/>
        <w:gridCol w:w="811"/>
        <w:gridCol w:w="811"/>
        <w:gridCol w:w="811"/>
        <w:gridCol w:w="811"/>
        <w:gridCol w:w="811"/>
        <w:gridCol w:w="811"/>
        <w:gridCol w:w="811"/>
        <w:gridCol w:w="1059"/>
        <w:gridCol w:w="860"/>
      </w:tblGrid>
      <w:tr w14:paraId="607CF4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ins w:id="3477" w:author="LKY" w:date="2026-05-22T20:58:03Z"/>
        </w:trPr>
        <w:tc>
          <w:tcPr>
            <w:tcW w:w="5000" w:type="pct"/>
            <w:gridSpan w:val="10"/>
            <w:tcBorders>
              <w:top w:val="single" w:color="auto" w:sz="4" w:space="0"/>
            </w:tcBorders>
            <w:noWrap w:val="0"/>
            <w:vAlign w:val="top"/>
          </w:tcPr>
          <w:p w14:paraId="7AA1C0CB">
            <w:pPr>
              <w:pBdr>
                <w:top w:val="none" w:color="auto" w:sz="0" w:space="0"/>
                <w:left w:val="none" w:color="auto" w:sz="0" w:space="0"/>
                <w:bottom w:val="none" w:color="auto" w:sz="0" w:space="0"/>
                <w:right w:val="none" w:color="auto" w:sz="0" w:space="0"/>
                <w:between w:val="none" w:color="auto" w:sz="0" w:space="0"/>
              </w:pBdr>
              <w:jc w:val="center"/>
              <w:rPr>
                <w:ins w:id="3478" w:author="LKY" w:date="2026-05-22T20:58:03Z"/>
                <w:rFonts w:hint="eastAsia" w:ascii="Times New Roman" w:hAnsi="Times New Roman"/>
                <w:vertAlign w:val="baseline"/>
                <w:lang w:val="en-US" w:eastAsia="zh-CN"/>
              </w:rPr>
            </w:pPr>
            <w:ins w:id="3479" w:author="LKY" w:date="2026-05-22T20:58:03Z">
              <w:r>
                <w:rPr>
                  <w:rFonts w:hint="eastAsia" w:ascii="Times New Roman" w:hAnsi="Times New Roman"/>
                  <w:vertAlign w:val="baseline"/>
                  <w:lang w:val="en-US" w:eastAsia="zh-CN"/>
                </w:rPr>
                <w:t>N2322模块（NPN）</w:t>
              </w:r>
            </w:ins>
          </w:p>
        </w:tc>
      </w:tr>
      <w:tr w14:paraId="77DB4B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ins w:id="3480" w:author="LKY" w:date="2026-05-22T20:58:03Z"/>
        </w:trPr>
        <w:tc>
          <w:tcPr>
            <w:tcW w:w="552" w:type="pct"/>
            <w:tcBorders>
              <w:top w:val="single" w:color="auto" w:sz="4" w:space="0"/>
            </w:tcBorders>
            <w:noWrap w:val="0"/>
            <w:vAlign w:val="top"/>
          </w:tcPr>
          <w:p w14:paraId="3B7634A3">
            <w:pPr>
              <w:jc w:val="center"/>
              <w:rPr>
                <w:ins w:id="3481" w:author="LKY" w:date="2026-05-22T20:58:03Z"/>
                <w:rFonts w:hint="default" w:ascii="Times New Roman" w:hAnsi="Times New Roman"/>
                <w:vertAlign w:val="baseline"/>
                <w:lang w:val="en-US" w:eastAsia="zh-CN"/>
              </w:rPr>
            </w:pPr>
            <w:ins w:id="3482" w:author="LKY" w:date="2026-05-22T20:58:03Z">
              <w:r>
                <w:rPr>
                  <w:rFonts w:hint="eastAsia" w:ascii="Times New Roman" w:hAnsi="Times New Roman"/>
                  <w:vertAlign w:val="baseline"/>
                  <w:lang w:val="en-US" w:eastAsia="zh-CN"/>
                </w:rPr>
                <w:t>端口号</w:t>
              </w:r>
            </w:ins>
          </w:p>
        </w:tc>
        <w:tc>
          <w:tcPr>
            <w:tcW w:w="475" w:type="pct"/>
            <w:tcBorders>
              <w:top w:val="single" w:color="auto" w:sz="4" w:space="0"/>
            </w:tcBorders>
            <w:noWrap w:val="0"/>
            <w:vAlign w:val="top"/>
          </w:tcPr>
          <w:p w14:paraId="130CD34E">
            <w:pPr>
              <w:jc w:val="center"/>
              <w:rPr>
                <w:ins w:id="3483" w:author="LKY" w:date="2026-05-22T20:58:03Z"/>
                <w:rFonts w:hint="default" w:ascii="Times New Roman" w:hAnsi="Times New Roman" w:eastAsiaTheme="minorEastAsia" w:cstheme="minorBidi"/>
                <w:kern w:val="2"/>
                <w:sz w:val="21"/>
                <w:szCs w:val="24"/>
                <w:vertAlign w:val="baseline"/>
                <w:lang w:val="en-US" w:eastAsia="zh-CN" w:bidi="ar-SA"/>
              </w:rPr>
            </w:pPr>
            <w:ins w:id="3484" w:author="LKY" w:date="2026-05-22T20:58:03Z">
              <w:r>
                <w:rPr>
                  <w:rFonts w:hint="eastAsia" w:ascii="Times New Roman" w:hAnsi="Times New Roman"/>
                  <w:vertAlign w:val="baseline"/>
                  <w:lang w:val="en-US" w:eastAsia="zh-CN"/>
                </w:rPr>
                <w:t>B1</w:t>
              </w:r>
            </w:ins>
          </w:p>
        </w:tc>
        <w:tc>
          <w:tcPr>
            <w:tcW w:w="475" w:type="pct"/>
            <w:tcBorders>
              <w:top w:val="single" w:color="auto" w:sz="4" w:space="0"/>
            </w:tcBorders>
            <w:noWrap w:val="0"/>
            <w:vAlign w:val="top"/>
          </w:tcPr>
          <w:p w14:paraId="79D9CA2B">
            <w:pPr>
              <w:jc w:val="center"/>
              <w:rPr>
                <w:ins w:id="3485" w:author="LKY" w:date="2026-05-22T20:58:03Z"/>
                <w:rFonts w:hint="default" w:ascii="Times New Roman" w:hAnsi="Times New Roman" w:eastAsiaTheme="minorEastAsia" w:cstheme="minorBidi"/>
                <w:kern w:val="2"/>
                <w:sz w:val="21"/>
                <w:szCs w:val="24"/>
                <w:vertAlign w:val="baseline"/>
                <w:lang w:val="en-US" w:eastAsia="zh-CN" w:bidi="ar-SA"/>
              </w:rPr>
            </w:pPr>
            <w:ins w:id="3486" w:author="LKY" w:date="2026-05-22T20:58:03Z">
              <w:r>
                <w:rPr>
                  <w:rFonts w:hint="eastAsia" w:ascii="Times New Roman" w:hAnsi="Times New Roman" w:cstheme="minorBidi"/>
                  <w:kern w:val="2"/>
                  <w:sz w:val="21"/>
                  <w:szCs w:val="24"/>
                  <w:vertAlign w:val="baseline"/>
                  <w:lang w:val="en-US" w:eastAsia="zh-CN" w:bidi="ar-SA"/>
                </w:rPr>
                <w:t>B2</w:t>
              </w:r>
            </w:ins>
          </w:p>
        </w:tc>
        <w:tc>
          <w:tcPr>
            <w:tcW w:w="475" w:type="pct"/>
            <w:tcBorders>
              <w:top w:val="single" w:color="auto" w:sz="4" w:space="0"/>
            </w:tcBorders>
            <w:noWrap w:val="0"/>
            <w:vAlign w:val="top"/>
          </w:tcPr>
          <w:p w14:paraId="5CFA2A4E">
            <w:pPr>
              <w:jc w:val="center"/>
              <w:rPr>
                <w:ins w:id="3487" w:author="LKY" w:date="2026-05-22T20:58:03Z"/>
                <w:rFonts w:hint="default" w:ascii="Times New Roman" w:hAnsi="Times New Roman" w:eastAsiaTheme="minorEastAsia" w:cstheme="minorBidi"/>
                <w:kern w:val="2"/>
                <w:sz w:val="21"/>
                <w:szCs w:val="24"/>
                <w:vertAlign w:val="baseline"/>
                <w:lang w:val="en-US" w:eastAsia="zh-CN" w:bidi="ar-SA"/>
              </w:rPr>
            </w:pPr>
            <w:ins w:id="3488" w:author="LKY" w:date="2026-05-22T20:58:03Z">
              <w:r>
                <w:rPr>
                  <w:rFonts w:hint="eastAsia" w:ascii="Times New Roman" w:hAnsi="Times New Roman" w:cstheme="minorBidi"/>
                  <w:kern w:val="2"/>
                  <w:sz w:val="21"/>
                  <w:szCs w:val="24"/>
                  <w:vertAlign w:val="baseline"/>
                  <w:lang w:val="en-US" w:eastAsia="zh-CN" w:bidi="ar-SA"/>
                </w:rPr>
                <w:t>B3</w:t>
              </w:r>
            </w:ins>
          </w:p>
        </w:tc>
        <w:tc>
          <w:tcPr>
            <w:tcW w:w="475" w:type="pct"/>
            <w:tcBorders>
              <w:top w:val="single" w:color="auto" w:sz="4" w:space="0"/>
            </w:tcBorders>
            <w:noWrap w:val="0"/>
            <w:vAlign w:val="top"/>
          </w:tcPr>
          <w:p w14:paraId="6139BD16">
            <w:pPr>
              <w:jc w:val="center"/>
              <w:rPr>
                <w:ins w:id="3489" w:author="LKY" w:date="2026-05-22T20:58:03Z"/>
                <w:rFonts w:hint="default" w:ascii="Times New Roman" w:hAnsi="Times New Roman" w:eastAsiaTheme="minorEastAsia" w:cstheme="minorBidi"/>
                <w:kern w:val="2"/>
                <w:sz w:val="21"/>
                <w:szCs w:val="24"/>
                <w:vertAlign w:val="baseline"/>
                <w:lang w:val="en-US" w:eastAsia="zh-CN" w:bidi="ar-SA"/>
              </w:rPr>
            </w:pPr>
            <w:ins w:id="3490" w:author="LKY" w:date="2026-05-22T20:58:03Z">
              <w:r>
                <w:rPr>
                  <w:rFonts w:hint="eastAsia" w:ascii="Times New Roman" w:hAnsi="Times New Roman" w:cstheme="minorBidi"/>
                  <w:kern w:val="2"/>
                  <w:sz w:val="21"/>
                  <w:szCs w:val="24"/>
                  <w:vertAlign w:val="baseline"/>
                  <w:lang w:val="en-US" w:eastAsia="zh-CN" w:bidi="ar-SA"/>
                </w:rPr>
                <w:t>B4</w:t>
              </w:r>
            </w:ins>
          </w:p>
        </w:tc>
        <w:tc>
          <w:tcPr>
            <w:tcW w:w="475" w:type="pct"/>
            <w:tcBorders>
              <w:top w:val="single" w:color="auto" w:sz="4" w:space="0"/>
            </w:tcBorders>
            <w:noWrap w:val="0"/>
            <w:vAlign w:val="top"/>
          </w:tcPr>
          <w:p w14:paraId="4192227C">
            <w:pPr>
              <w:jc w:val="center"/>
              <w:rPr>
                <w:ins w:id="3491" w:author="LKY" w:date="2026-05-22T20:58:03Z"/>
                <w:rFonts w:hint="default" w:ascii="Times New Roman" w:hAnsi="Times New Roman" w:eastAsiaTheme="minorEastAsia" w:cstheme="minorBidi"/>
                <w:kern w:val="2"/>
                <w:sz w:val="21"/>
                <w:szCs w:val="24"/>
                <w:vertAlign w:val="baseline"/>
                <w:lang w:val="en-US" w:eastAsia="zh-CN" w:bidi="ar-SA"/>
              </w:rPr>
            </w:pPr>
            <w:ins w:id="3492" w:author="LKY" w:date="2026-05-22T20:58:03Z">
              <w:r>
                <w:rPr>
                  <w:rFonts w:hint="eastAsia" w:ascii="Times New Roman" w:hAnsi="Times New Roman" w:cstheme="minorBidi"/>
                  <w:kern w:val="2"/>
                  <w:sz w:val="21"/>
                  <w:szCs w:val="24"/>
                  <w:vertAlign w:val="baseline"/>
                  <w:lang w:val="en-US" w:eastAsia="zh-CN" w:bidi="ar-SA"/>
                </w:rPr>
                <w:t>B5</w:t>
              </w:r>
            </w:ins>
          </w:p>
        </w:tc>
        <w:tc>
          <w:tcPr>
            <w:tcW w:w="475" w:type="pct"/>
            <w:tcBorders>
              <w:top w:val="single" w:color="auto" w:sz="4" w:space="0"/>
            </w:tcBorders>
            <w:noWrap w:val="0"/>
            <w:vAlign w:val="top"/>
          </w:tcPr>
          <w:p w14:paraId="2E72182F">
            <w:pPr>
              <w:jc w:val="center"/>
              <w:rPr>
                <w:ins w:id="3493" w:author="LKY" w:date="2026-05-22T20:58:03Z"/>
                <w:rFonts w:hint="default" w:ascii="Times New Roman" w:hAnsi="Times New Roman" w:eastAsiaTheme="minorEastAsia" w:cstheme="minorBidi"/>
                <w:kern w:val="2"/>
                <w:sz w:val="21"/>
                <w:szCs w:val="24"/>
                <w:vertAlign w:val="baseline"/>
                <w:lang w:val="en-US" w:eastAsia="zh-CN" w:bidi="ar-SA"/>
              </w:rPr>
            </w:pPr>
            <w:ins w:id="3494" w:author="LKY" w:date="2026-05-22T20:58:03Z">
              <w:r>
                <w:rPr>
                  <w:rFonts w:hint="eastAsia" w:ascii="Times New Roman" w:hAnsi="Times New Roman" w:cstheme="minorBidi"/>
                  <w:kern w:val="2"/>
                  <w:sz w:val="21"/>
                  <w:szCs w:val="24"/>
                  <w:vertAlign w:val="baseline"/>
                  <w:lang w:val="en-US" w:eastAsia="zh-CN" w:bidi="ar-SA"/>
                </w:rPr>
                <w:t>B6</w:t>
              </w:r>
            </w:ins>
          </w:p>
        </w:tc>
        <w:tc>
          <w:tcPr>
            <w:tcW w:w="475" w:type="pct"/>
            <w:tcBorders>
              <w:top w:val="single" w:color="auto" w:sz="4" w:space="0"/>
            </w:tcBorders>
            <w:noWrap w:val="0"/>
            <w:vAlign w:val="top"/>
          </w:tcPr>
          <w:p w14:paraId="43AD2B55">
            <w:pPr>
              <w:jc w:val="center"/>
              <w:rPr>
                <w:ins w:id="3495" w:author="LKY" w:date="2026-05-22T20:58:03Z"/>
                <w:rFonts w:hint="default" w:ascii="Times New Roman" w:hAnsi="Times New Roman"/>
                <w:vertAlign w:val="baseline"/>
                <w:lang w:val="en-US" w:eastAsia="zh-CN"/>
              </w:rPr>
            </w:pPr>
            <w:ins w:id="3496" w:author="LKY" w:date="2026-05-22T20:58:03Z">
              <w:r>
                <w:rPr>
                  <w:rFonts w:hint="eastAsia" w:ascii="Times New Roman" w:hAnsi="Times New Roman"/>
                  <w:vertAlign w:val="baseline"/>
                  <w:lang w:val="en-US" w:eastAsia="zh-CN"/>
                </w:rPr>
                <w:t>B7</w:t>
              </w:r>
            </w:ins>
          </w:p>
        </w:tc>
        <w:tc>
          <w:tcPr>
            <w:tcW w:w="620" w:type="pct"/>
            <w:tcBorders>
              <w:top w:val="single" w:color="auto" w:sz="4" w:space="0"/>
            </w:tcBorders>
            <w:noWrap w:val="0"/>
            <w:vAlign w:val="top"/>
          </w:tcPr>
          <w:p w14:paraId="699B916B">
            <w:pPr>
              <w:jc w:val="center"/>
              <w:rPr>
                <w:ins w:id="3497" w:author="LKY" w:date="2026-05-22T20:58:03Z"/>
                <w:rFonts w:hint="default" w:ascii="Times New Roman" w:hAnsi="Times New Roman"/>
                <w:vertAlign w:val="baseline"/>
                <w:lang w:val="en-US" w:eastAsia="zh-CN"/>
              </w:rPr>
            </w:pPr>
            <w:ins w:id="3498" w:author="LKY" w:date="2026-05-22T20:58:03Z">
              <w:r>
                <w:rPr>
                  <w:rFonts w:hint="eastAsia" w:ascii="Times New Roman" w:hAnsi="Times New Roman"/>
                  <w:vertAlign w:val="baseline"/>
                  <w:lang w:val="en-US" w:eastAsia="zh-CN"/>
                </w:rPr>
                <w:t>B8</w:t>
              </w:r>
            </w:ins>
          </w:p>
        </w:tc>
        <w:tc>
          <w:tcPr>
            <w:tcW w:w="495" w:type="pct"/>
            <w:tcBorders>
              <w:top w:val="single" w:color="auto" w:sz="4" w:space="0"/>
            </w:tcBorders>
            <w:noWrap w:val="0"/>
            <w:vAlign w:val="top"/>
          </w:tcPr>
          <w:p w14:paraId="4650CCB7">
            <w:pPr>
              <w:jc w:val="center"/>
              <w:rPr>
                <w:ins w:id="3499" w:author="LKY" w:date="2026-05-22T20:58:03Z"/>
                <w:rFonts w:hint="default" w:ascii="Times New Roman" w:hAnsi="Times New Roman"/>
                <w:vertAlign w:val="baseline"/>
                <w:lang w:val="en-US" w:eastAsia="zh-CN"/>
              </w:rPr>
            </w:pPr>
            <w:ins w:id="3500" w:author="LKY" w:date="2026-05-22T20:58:03Z">
              <w:r>
                <w:rPr>
                  <w:rFonts w:hint="eastAsia" w:ascii="Times New Roman" w:hAnsi="Times New Roman"/>
                  <w:vertAlign w:val="baseline"/>
                  <w:lang w:val="en-US" w:eastAsia="zh-CN"/>
                </w:rPr>
                <w:t>B9</w:t>
              </w:r>
            </w:ins>
          </w:p>
        </w:tc>
      </w:tr>
      <w:tr w14:paraId="6E3B9D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ins w:id="3501" w:author="LKY" w:date="2026-05-22T20:58:03Z"/>
        </w:trPr>
        <w:tc>
          <w:tcPr>
            <w:tcW w:w="552" w:type="pct"/>
            <w:noWrap w:val="0"/>
            <w:vAlign w:val="top"/>
          </w:tcPr>
          <w:p w14:paraId="5AD2BBC2">
            <w:pPr>
              <w:jc w:val="center"/>
              <w:rPr>
                <w:ins w:id="3502" w:author="LKY" w:date="2026-05-22T20:58:03Z"/>
                <w:rFonts w:hint="default" w:ascii="Times New Roman" w:hAnsi="Times New Roman"/>
                <w:vertAlign w:val="baseline"/>
                <w:lang w:val="en-US" w:eastAsia="zh-CN"/>
              </w:rPr>
            </w:pPr>
            <w:ins w:id="3503" w:author="LKY" w:date="2026-05-22T20:58:03Z">
              <w:r>
                <w:rPr>
                  <w:rFonts w:hint="eastAsia" w:ascii="Times New Roman" w:hAnsi="Times New Roman"/>
                  <w:vertAlign w:val="baseline"/>
                  <w:lang w:val="en-US" w:eastAsia="zh-CN"/>
                </w:rPr>
                <w:t>名称</w:t>
              </w:r>
            </w:ins>
          </w:p>
        </w:tc>
        <w:tc>
          <w:tcPr>
            <w:tcW w:w="475" w:type="pct"/>
            <w:noWrap w:val="0"/>
            <w:vAlign w:val="top"/>
          </w:tcPr>
          <w:p w14:paraId="39F9B8F5">
            <w:pPr>
              <w:jc w:val="center"/>
              <w:rPr>
                <w:ins w:id="3504" w:author="LKY" w:date="2026-05-22T20:58:03Z"/>
                <w:rFonts w:hint="default" w:ascii="Times New Roman" w:hAnsi="Times New Roman"/>
                <w:vertAlign w:val="baseline"/>
                <w:lang w:val="en-US" w:eastAsia="zh-CN"/>
              </w:rPr>
            </w:pPr>
            <w:ins w:id="3505" w:author="LKY" w:date="2026-05-22T20:58:03Z">
              <w:r>
                <w:rPr>
                  <w:rFonts w:hint="eastAsia" w:ascii="Times New Roman" w:hAnsi="Times New Roman"/>
                  <w:vertAlign w:val="baseline"/>
                  <w:lang w:val="en-US" w:eastAsia="zh-CN"/>
                </w:rPr>
                <w:t>DO17</w:t>
              </w:r>
            </w:ins>
          </w:p>
        </w:tc>
        <w:tc>
          <w:tcPr>
            <w:tcW w:w="475" w:type="pct"/>
            <w:noWrap w:val="0"/>
            <w:vAlign w:val="top"/>
          </w:tcPr>
          <w:p w14:paraId="66267278">
            <w:pPr>
              <w:jc w:val="center"/>
              <w:rPr>
                <w:ins w:id="3506" w:author="LKY" w:date="2026-05-22T20:58:03Z"/>
                <w:rFonts w:hint="default" w:ascii="Times New Roman" w:hAnsi="Times New Roman"/>
                <w:vertAlign w:val="baseline"/>
                <w:lang w:val="en-US" w:eastAsia="zh-CN"/>
              </w:rPr>
            </w:pPr>
            <w:ins w:id="3507" w:author="LKY" w:date="2026-05-22T20:58:03Z">
              <w:r>
                <w:rPr>
                  <w:rFonts w:hint="eastAsia" w:ascii="Times New Roman" w:hAnsi="Times New Roman"/>
                  <w:vertAlign w:val="baseline"/>
                  <w:lang w:val="en-US" w:eastAsia="zh-CN"/>
                </w:rPr>
                <w:t>DO19</w:t>
              </w:r>
            </w:ins>
          </w:p>
        </w:tc>
        <w:tc>
          <w:tcPr>
            <w:tcW w:w="475" w:type="pct"/>
            <w:noWrap w:val="0"/>
            <w:vAlign w:val="top"/>
          </w:tcPr>
          <w:p w14:paraId="6C01BC72">
            <w:pPr>
              <w:jc w:val="center"/>
              <w:rPr>
                <w:ins w:id="3508" w:author="LKY" w:date="2026-05-22T20:58:03Z"/>
                <w:rFonts w:hint="default" w:ascii="Times New Roman" w:hAnsi="Times New Roman" w:eastAsiaTheme="minorEastAsia" w:cstheme="minorBidi"/>
                <w:kern w:val="2"/>
                <w:sz w:val="21"/>
                <w:szCs w:val="24"/>
                <w:vertAlign w:val="baseline"/>
                <w:lang w:val="en-US" w:eastAsia="zh-CN" w:bidi="ar-SA"/>
              </w:rPr>
            </w:pPr>
            <w:ins w:id="3509" w:author="LKY" w:date="2026-05-22T20:58:03Z">
              <w:r>
                <w:rPr>
                  <w:rFonts w:hint="eastAsia" w:ascii="Times New Roman" w:hAnsi="Times New Roman"/>
                  <w:vertAlign w:val="baseline"/>
                  <w:lang w:val="en-US" w:eastAsia="zh-CN"/>
                </w:rPr>
                <w:t>DO21</w:t>
              </w:r>
            </w:ins>
          </w:p>
        </w:tc>
        <w:tc>
          <w:tcPr>
            <w:tcW w:w="475" w:type="pct"/>
            <w:noWrap w:val="0"/>
            <w:vAlign w:val="top"/>
          </w:tcPr>
          <w:p w14:paraId="22DD9A27">
            <w:pPr>
              <w:jc w:val="center"/>
              <w:rPr>
                <w:ins w:id="3510" w:author="LKY" w:date="2026-05-22T20:58:03Z"/>
                <w:rFonts w:hint="default" w:ascii="Times New Roman" w:hAnsi="Times New Roman" w:eastAsiaTheme="minorEastAsia" w:cstheme="minorBidi"/>
                <w:kern w:val="2"/>
                <w:sz w:val="21"/>
                <w:szCs w:val="24"/>
                <w:vertAlign w:val="baseline"/>
                <w:lang w:val="en-US" w:eastAsia="zh-CN" w:bidi="ar-SA"/>
              </w:rPr>
            </w:pPr>
            <w:ins w:id="3511" w:author="LKY" w:date="2026-05-22T20:58:03Z">
              <w:r>
                <w:rPr>
                  <w:rFonts w:hint="eastAsia" w:ascii="Times New Roman" w:hAnsi="Times New Roman"/>
                  <w:vertAlign w:val="baseline"/>
                  <w:lang w:val="en-US" w:eastAsia="zh-CN"/>
                </w:rPr>
                <w:t>DO23</w:t>
              </w:r>
            </w:ins>
          </w:p>
        </w:tc>
        <w:tc>
          <w:tcPr>
            <w:tcW w:w="475" w:type="pct"/>
            <w:noWrap w:val="0"/>
            <w:vAlign w:val="top"/>
          </w:tcPr>
          <w:p w14:paraId="453CEB36">
            <w:pPr>
              <w:jc w:val="center"/>
              <w:rPr>
                <w:ins w:id="3512" w:author="LKY" w:date="2026-05-22T20:58:03Z"/>
                <w:rFonts w:hint="default" w:ascii="Times New Roman" w:hAnsi="Times New Roman"/>
                <w:vertAlign w:val="baseline"/>
                <w:lang w:val="en-US" w:eastAsia="zh-CN"/>
              </w:rPr>
            </w:pPr>
            <w:ins w:id="3513" w:author="LKY" w:date="2026-05-22T20:58:03Z">
              <w:r>
                <w:rPr>
                  <w:rFonts w:hint="eastAsia" w:ascii="Times New Roman" w:hAnsi="Times New Roman"/>
                  <w:vertAlign w:val="baseline"/>
                  <w:lang w:val="en-US" w:eastAsia="zh-CN"/>
                </w:rPr>
                <w:t>DO25</w:t>
              </w:r>
            </w:ins>
          </w:p>
        </w:tc>
        <w:tc>
          <w:tcPr>
            <w:tcW w:w="475" w:type="pct"/>
            <w:noWrap w:val="0"/>
            <w:vAlign w:val="top"/>
          </w:tcPr>
          <w:p w14:paraId="233A3285">
            <w:pPr>
              <w:jc w:val="center"/>
              <w:rPr>
                <w:ins w:id="3514" w:author="LKY" w:date="2026-05-22T20:58:03Z"/>
                <w:rFonts w:hint="default" w:ascii="Times New Roman" w:hAnsi="Times New Roman"/>
                <w:vertAlign w:val="baseline"/>
                <w:lang w:val="en-US" w:eastAsia="zh-CN"/>
              </w:rPr>
            </w:pPr>
            <w:ins w:id="3515" w:author="LKY" w:date="2026-05-22T20:58:03Z">
              <w:r>
                <w:rPr>
                  <w:rFonts w:hint="eastAsia" w:ascii="Times New Roman" w:hAnsi="Times New Roman"/>
                  <w:vertAlign w:val="baseline"/>
                  <w:lang w:val="en-US" w:eastAsia="zh-CN"/>
                </w:rPr>
                <w:t>DO27</w:t>
              </w:r>
            </w:ins>
          </w:p>
        </w:tc>
        <w:tc>
          <w:tcPr>
            <w:tcW w:w="475" w:type="pct"/>
            <w:noWrap w:val="0"/>
            <w:vAlign w:val="top"/>
          </w:tcPr>
          <w:p w14:paraId="44524656">
            <w:pPr>
              <w:jc w:val="center"/>
              <w:rPr>
                <w:ins w:id="3516" w:author="LKY" w:date="2026-05-22T20:58:03Z"/>
                <w:rFonts w:hint="default" w:ascii="Times New Roman" w:hAnsi="Times New Roman"/>
                <w:vertAlign w:val="baseline"/>
                <w:lang w:val="en-US" w:eastAsia="zh-CN"/>
              </w:rPr>
            </w:pPr>
            <w:ins w:id="3517" w:author="LKY" w:date="2026-05-22T20:58:03Z">
              <w:r>
                <w:rPr>
                  <w:rFonts w:hint="eastAsia" w:ascii="Times New Roman" w:hAnsi="Times New Roman"/>
                  <w:vertAlign w:val="baseline"/>
                  <w:lang w:val="en-US" w:eastAsia="zh-CN"/>
                </w:rPr>
                <w:t>DO29</w:t>
              </w:r>
            </w:ins>
          </w:p>
        </w:tc>
        <w:tc>
          <w:tcPr>
            <w:tcW w:w="620" w:type="pct"/>
            <w:noWrap w:val="0"/>
            <w:vAlign w:val="top"/>
          </w:tcPr>
          <w:p w14:paraId="46B45A27">
            <w:pPr>
              <w:jc w:val="center"/>
              <w:rPr>
                <w:ins w:id="3518" w:author="LKY" w:date="2026-05-22T20:58:03Z"/>
                <w:rFonts w:hint="default" w:ascii="Times New Roman" w:hAnsi="Times New Roman"/>
                <w:vertAlign w:val="baseline"/>
                <w:lang w:val="en-US" w:eastAsia="zh-CN"/>
              </w:rPr>
            </w:pPr>
            <w:ins w:id="3519" w:author="LKY" w:date="2026-05-22T20:58:03Z">
              <w:r>
                <w:rPr>
                  <w:rFonts w:hint="eastAsia" w:ascii="Times New Roman" w:hAnsi="Times New Roman"/>
                  <w:vertAlign w:val="baseline"/>
                  <w:lang w:val="en-US" w:eastAsia="zh-CN"/>
                </w:rPr>
                <w:t>DO31</w:t>
              </w:r>
            </w:ins>
          </w:p>
        </w:tc>
        <w:tc>
          <w:tcPr>
            <w:tcW w:w="495" w:type="pct"/>
            <w:noWrap w:val="0"/>
            <w:vAlign w:val="top"/>
          </w:tcPr>
          <w:p w14:paraId="38C00345">
            <w:pPr>
              <w:jc w:val="center"/>
              <w:rPr>
                <w:ins w:id="3520" w:author="LKY" w:date="2026-05-22T20:58:03Z"/>
                <w:rFonts w:hint="default" w:ascii="Times New Roman" w:hAnsi="Times New Roman"/>
                <w:vertAlign w:val="baseline"/>
                <w:lang w:val="en-US" w:eastAsia="zh-CN"/>
              </w:rPr>
            </w:pPr>
            <w:ins w:id="3521" w:author="LKY" w:date="2026-05-22T20:58:03Z">
              <w:r>
                <w:rPr>
                  <w:rFonts w:hint="eastAsia" w:ascii="Times New Roman" w:hAnsi="Times New Roman"/>
                  <w:vertAlign w:val="baseline"/>
                  <w:lang w:val="en-US" w:eastAsia="zh-CN"/>
                </w:rPr>
                <w:t>PE</w:t>
              </w:r>
            </w:ins>
          </w:p>
        </w:tc>
      </w:tr>
      <w:tr w14:paraId="7412B4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ins w:id="3522" w:author="LKY" w:date="2026-05-22T20:58:03Z"/>
        </w:trPr>
        <w:tc>
          <w:tcPr>
            <w:tcW w:w="552" w:type="pct"/>
            <w:noWrap w:val="0"/>
            <w:vAlign w:val="top"/>
          </w:tcPr>
          <w:p w14:paraId="2CA0646C">
            <w:pPr>
              <w:jc w:val="center"/>
              <w:rPr>
                <w:ins w:id="3523" w:author="LKY" w:date="2026-05-22T20:58:03Z"/>
                <w:rFonts w:hint="default" w:ascii="Times New Roman" w:hAnsi="Times New Roman"/>
                <w:vertAlign w:val="baseline"/>
                <w:lang w:val="en-US" w:eastAsia="zh-CN"/>
              </w:rPr>
            </w:pPr>
            <w:ins w:id="3524" w:author="LKY" w:date="2026-05-22T20:58:03Z">
              <w:r>
                <w:rPr>
                  <w:rFonts w:hint="eastAsia" w:ascii="Times New Roman" w:hAnsi="Times New Roman"/>
                  <w:vertAlign w:val="baseline"/>
                  <w:lang w:val="en-US" w:eastAsia="zh-CN"/>
                </w:rPr>
                <w:t>端口号</w:t>
              </w:r>
            </w:ins>
          </w:p>
        </w:tc>
        <w:tc>
          <w:tcPr>
            <w:tcW w:w="475" w:type="pct"/>
            <w:noWrap w:val="0"/>
            <w:vAlign w:val="top"/>
          </w:tcPr>
          <w:p w14:paraId="737ECD07">
            <w:pPr>
              <w:jc w:val="center"/>
              <w:rPr>
                <w:ins w:id="3525" w:author="LKY" w:date="2026-05-22T20:58:03Z"/>
                <w:rFonts w:hint="default" w:ascii="Times New Roman" w:hAnsi="Times New Roman"/>
                <w:vertAlign w:val="baseline"/>
                <w:lang w:val="en-US" w:eastAsia="zh-CN"/>
              </w:rPr>
            </w:pPr>
            <w:ins w:id="3526" w:author="LKY" w:date="2026-05-22T20:58:03Z">
              <w:r>
                <w:rPr>
                  <w:rFonts w:hint="eastAsia" w:ascii="Times New Roman" w:hAnsi="Times New Roman"/>
                  <w:vertAlign w:val="baseline"/>
                  <w:lang w:val="en-US" w:eastAsia="zh-CN"/>
                </w:rPr>
                <w:t>A1</w:t>
              </w:r>
            </w:ins>
          </w:p>
        </w:tc>
        <w:tc>
          <w:tcPr>
            <w:tcW w:w="475" w:type="pct"/>
            <w:noWrap w:val="0"/>
            <w:vAlign w:val="top"/>
          </w:tcPr>
          <w:p w14:paraId="4A9689DE">
            <w:pPr>
              <w:jc w:val="center"/>
              <w:rPr>
                <w:ins w:id="3527" w:author="LKY" w:date="2026-05-22T20:58:03Z"/>
                <w:rFonts w:hint="default" w:ascii="Times New Roman" w:hAnsi="Times New Roman"/>
                <w:vertAlign w:val="baseline"/>
                <w:lang w:val="en-US" w:eastAsia="zh-CN"/>
              </w:rPr>
            </w:pPr>
            <w:ins w:id="3528" w:author="LKY" w:date="2026-05-22T20:58:03Z">
              <w:r>
                <w:rPr>
                  <w:rFonts w:hint="eastAsia" w:ascii="Times New Roman" w:hAnsi="Times New Roman"/>
                  <w:vertAlign w:val="baseline"/>
                  <w:lang w:val="en-US" w:eastAsia="zh-CN"/>
                </w:rPr>
                <w:t>A2</w:t>
              </w:r>
            </w:ins>
          </w:p>
        </w:tc>
        <w:tc>
          <w:tcPr>
            <w:tcW w:w="475" w:type="pct"/>
            <w:noWrap w:val="0"/>
            <w:vAlign w:val="top"/>
          </w:tcPr>
          <w:p w14:paraId="5C765CC9">
            <w:pPr>
              <w:jc w:val="center"/>
              <w:rPr>
                <w:ins w:id="3529" w:author="LKY" w:date="2026-05-22T20:58:03Z"/>
                <w:rFonts w:hint="default" w:ascii="Times New Roman" w:hAnsi="Times New Roman"/>
                <w:vertAlign w:val="baseline"/>
                <w:lang w:val="en-US" w:eastAsia="zh-CN"/>
              </w:rPr>
            </w:pPr>
            <w:ins w:id="3530" w:author="LKY" w:date="2026-05-22T20:58:03Z">
              <w:r>
                <w:rPr>
                  <w:rFonts w:hint="eastAsia" w:ascii="Times New Roman" w:hAnsi="Times New Roman"/>
                  <w:vertAlign w:val="baseline"/>
                  <w:lang w:val="en-US" w:eastAsia="zh-CN"/>
                </w:rPr>
                <w:t>A3</w:t>
              </w:r>
            </w:ins>
          </w:p>
        </w:tc>
        <w:tc>
          <w:tcPr>
            <w:tcW w:w="475" w:type="pct"/>
            <w:noWrap w:val="0"/>
            <w:vAlign w:val="top"/>
          </w:tcPr>
          <w:p w14:paraId="63A9F17F">
            <w:pPr>
              <w:jc w:val="center"/>
              <w:rPr>
                <w:ins w:id="3531" w:author="LKY" w:date="2026-05-22T20:58:03Z"/>
                <w:rFonts w:hint="default" w:ascii="Times New Roman" w:hAnsi="Times New Roman"/>
                <w:vertAlign w:val="baseline"/>
                <w:lang w:val="en-US" w:eastAsia="zh-CN"/>
              </w:rPr>
            </w:pPr>
            <w:ins w:id="3532" w:author="LKY" w:date="2026-05-22T20:58:03Z">
              <w:r>
                <w:rPr>
                  <w:rFonts w:hint="eastAsia" w:ascii="Times New Roman" w:hAnsi="Times New Roman"/>
                  <w:vertAlign w:val="baseline"/>
                  <w:lang w:val="en-US" w:eastAsia="zh-CN"/>
                </w:rPr>
                <w:t>A4</w:t>
              </w:r>
            </w:ins>
          </w:p>
        </w:tc>
        <w:tc>
          <w:tcPr>
            <w:tcW w:w="475" w:type="pct"/>
            <w:noWrap w:val="0"/>
            <w:vAlign w:val="top"/>
          </w:tcPr>
          <w:p w14:paraId="2E085D3F">
            <w:pPr>
              <w:jc w:val="center"/>
              <w:rPr>
                <w:ins w:id="3533" w:author="LKY" w:date="2026-05-22T20:58:03Z"/>
                <w:rFonts w:hint="default" w:ascii="Times New Roman" w:hAnsi="Times New Roman"/>
                <w:vertAlign w:val="baseline"/>
                <w:lang w:val="en-US" w:eastAsia="zh-CN"/>
              </w:rPr>
            </w:pPr>
            <w:ins w:id="3534" w:author="LKY" w:date="2026-05-22T20:58:03Z">
              <w:r>
                <w:rPr>
                  <w:rFonts w:hint="eastAsia" w:ascii="Times New Roman" w:hAnsi="Times New Roman"/>
                  <w:vertAlign w:val="baseline"/>
                  <w:lang w:val="en-US" w:eastAsia="zh-CN"/>
                </w:rPr>
                <w:t>A5</w:t>
              </w:r>
            </w:ins>
          </w:p>
        </w:tc>
        <w:tc>
          <w:tcPr>
            <w:tcW w:w="475" w:type="pct"/>
            <w:noWrap w:val="0"/>
            <w:vAlign w:val="top"/>
          </w:tcPr>
          <w:p w14:paraId="4DFCFE06">
            <w:pPr>
              <w:jc w:val="center"/>
              <w:rPr>
                <w:ins w:id="3535" w:author="LKY" w:date="2026-05-22T20:58:03Z"/>
                <w:rFonts w:hint="default" w:ascii="Times New Roman" w:hAnsi="Times New Roman"/>
                <w:vertAlign w:val="baseline"/>
                <w:lang w:val="en-US" w:eastAsia="zh-CN"/>
              </w:rPr>
            </w:pPr>
            <w:ins w:id="3536" w:author="LKY" w:date="2026-05-22T20:58:03Z">
              <w:r>
                <w:rPr>
                  <w:rFonts w:hint="eastAsia" w:ascii="Times New Roman" w:hAnsi="Times New Roman"/>
                  <w:vertAlign w:val="baseline"/>
                  <w:lang w:val="en-US" w:eastAsia="zh-CN"/>
                </w:rPr>
                <w:t>A6</w:t>
              </w:r>
            </w:ins>
          </w:p>
        </w:tc>
        <w:tc>
          <w:tcPr>
            <w:tcW w:w="475" w:type="pct"/>
            <w:noWrap w:val="0"/>
            <w:vAlign w:val="top"/>
          </w:tcPr>
          <w:p w14:paraId="7A622171">
            <w:pPr>
              <w:jc w:val="center"/>
              <w:rPr>
                <w:ins w:id="3537" w:author="LKY" w:date="2026-05-22T20:58:03Z"/>
                <w:rFonts w:hint="default" w:ascii="Times New Roman" w:hAnsi="Times New Roman"/>
                <w:vertAlign w:val="baseline"/>
                <w:lang w:val="en-US" w:eastAsia="zh-CN"/>
              </w:rPr>
            </w:pPr>
            <w:ins w:id="3538" w:author="LKY" w:date="2026-05-22T20:58:03Z">
              <w:r>
                <w:rPr>
                  <w:rFonts w:hint="eastAsia" w:ascii="Times New Roman" w:hAnsi="Times New Roman"/>
                  <w:vertAlign w:val="baseline"/>
                  <w:lang w:val="en-US" w:eastAsia="zh-CN"/>
                </w:rPr>
                <w:t>A7</w:t>
              </w:r>
            </w:ins>
          </w:p>
        </w:tc>
        <w:tc>
          <w:tcPr>
            <w:tcW w:w="620" w:type="pct"/>
            <w:noWrap w:val="0"/>
            <w:vAlign w:val="top"/>
          </w:tcPr>
          <w:p w14:paraId="3E53A6D5">
            <w:pPr>
              <w:jc w:val="center"/>
              <w:rPr>
                <w:ins w:id="3539" w:author="LKY" w:date="2026-05-22T20:58:03Z"/>
                <w:rFonts w:hint="default" w:ascii="Times New Roman" w:hAnsi="Times New Roman"/>
                <w:vertAlign w:val="baseline"/>
                <w:lang w:val="en-US" w:eastAsia="zh-CN"/>
              </w:rPr>
            </w:pPr>
            <w:ins w:id="3540" w:author="LKY" w:date="2026-05-22T20:58:03Z">
              <w:r>
                <w:rPr>
                  <w:rFonts w:hint="eastAsia" w:ascii="Times New Roman" w:hAnsi="Times New Roman"/>
                  <w:vertAlign w:val="baseline"/>
                  <w:lang w:val="en-US" w:eastAsia="zh-CN"/>
                </w:rPr>
                <w:t>A8</w:t>
              </w:r>
            </w:ins>
          </w:p>
        </w:tc>
        <w:tc>
          <w:tcPr>
            <w:tcW w:w="495" w:type="pct"/>
            <w:noWrap w:val="0"/>
            <w:vAlign w:val="top"/>
          </w:tcPr>
          <w:p w14:paraId="737951C3">
            <w:pPr>
              <w:jc w:val="center"/>
              <w:rPr>
                <w:ins w:id="3541" w:author="LKY" w:date="2026-05-22T20:58:03Z"/>
                <w:rFonts w:hint="default" w:ascii="Times New Roman" w:hAnsi="Times New Roman"/>
                <w:vertAlign w:val="baseline"/>
                <w:lang w:val="en-US" w:eastAsia="zh-CN"/>
              </w:rPr>
            </w:pPr>
            <w:ins w:id="3542" w:author="LKY" w:date="2026-05-22T20:58:03Z">
              <w:r>
                <w:rPr>
                  <w:rFonts w:hint="eastAsia" w:ascii="Times New Roman" w:hAnsi="Times New Roman"/>
                  <w:vertAlign w:val="baseline"/>
                  <w:lang w:val="en-US" w:eastAsia="zh-CN"/>
                </w:rPr>
                <w:t>A9</w:t>
              </w:r>
            </w:ins>
          </w:p>
        </w:tc>
      </w:tr>
      <w:tr w14:paraId="4565F4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ins w:id="3543" w:author="LKY" w:date="2026-05-22T20:58:03Z"/>
        </w:trPr>
        <w:tc>
          <w:tcPr>
            <w:tcW w:w="552" w:type="pct"/>
            <w:noWrap w:val="0"/>
            <w:vAlign w:val="top"/>
          </w:tcPr>
          <w:p w14:paraId="1C15AAC9">
            <w:pPr>
              <w:jc w:val="center"/>
              <w:rPr>
                <w:ins w:id="3544" w:author="LKY" w:date="2026-05-22T20:58:03Z"/>
                <w:rFonts w:hint="default" w:ascii="Times New Roman" w:hAnsi="Times New Roman"/>
                <w:vertAlign w:val="baseline"/>
                <w:lang w:val="en-US" w:eastAsia="zh-CN"/>
              </w:rPr>
            </w:pPr>
            <w:ins w:id="3545" w:author="LKY" w:date="2026-05-22T20:58:03Z">
              <w:r>
                <w:rPr>
                  <w:rFonts w:hint="eastAsia" w:ascii="Times New Roman" w:hAnsi="Times New Roman"/>
                  <w:vertAlign w:val="baseline"/>
                  <w:lang w:val="en-US" w:eastAsia="zh-CN"/>
                </w:rPr>
                <w:t>名称</w:t>
              </w:r>
            </w:ins>
          </w:p>
        </w:tc>
        <w:tc>
          <w:tcPr>
            <w:tcW w:w="475" w:type="pct"/>
            <w:noWrap w:val="0"/>
            <w:vAlign w:val="top"/>
          </w:tcPr>
          <w:p w14:paraId="5236DA7F">
            <w:pPr>
              <w:jc w:val="center"/>
              <w:rPr>
                <w:ins w:id="3546" w:author="LKY" w:date="2026-05-22T20:58:03Z"/>
                <w:rFonts w:hint="default" w:ascii="Times New Roman" w:hAnsi="Times New Roman"/>
                <w:vertAlign w:val="baseline"/>
                <w:lang w:val="en-US" w:eastAsia="zh-CN"/>
              </w:rPr>
            </w:pPr>
            <w:ins w:id="3547" w:author="LKY" w:date="2026-05-22T20:58:03Z">
              <w:r>
                <w:rPr>
                  <w:rFonts w:hint="eastAsia" w:ascii="Times New Roman" w:hAnsi="Times New Roman"/>
                  <w:vertAlign w:val="baseline"/>
                  <w:lang w:val="en-US" w:eastAsia="zh-CN"/>
                </w:rPr>
                <w:t>DO16</w:t>
              </w:r>
            </w:ins>
          </w:p>
        </w:tc>
        <w:tc>
          <w:tcPr>
            <w:tcW w:w="475" w:type="pct"/>
            <w:noWrap w:val="0"/>
            <w:vAlign w:val="top"/>
          </w:tcPr>
          <w:p w14:paraId="67EF6B54">
            <w:pPr>
              <w:jc w:val="center"/>
              <w:rPr>
                <w:ins w:id="3548" w:author="LKY" w:date="2026-05-22T20:58:03Z"/>
                <w:rFonts w:hint="default" w:ascii="Times New Roman" w:hAnsi="Times New Roman"/>
                <w:vertAlign w:val="baseline"/>
                <w:lang w:val="en-US" w:eastAsia="zh-CN"/>
              </w:rPr>
            </w:pPr>
            <w:ins w:id="3549" w:author="LKY" w:date="2026-05-22T20:58:03Z">
              <w:r>
                <w:rPr>
                  <w:rFonts w:hint="eastAsia" w:ascii="Times New Roman" w:hAnsi="Times New Roman"/>
                  <w:vertAlign w:val="baseline"/>
                  <w:lang w:val="en-US" w:eastAsia="zh-CN"/>
                </w:rPr>
                <w:t>DO18</w:t>
              </w:r>
            </w:ins>
          </w:p>
        </w:tc>
        <w:tc>
          <w:tcPr>
            <w:tcW w:w="475" w:type="pct"/>
            <w:noWrap w:val="0"/>
            <w:vAlign w:val="top"/>
          </w:tcPr>
          <w:p w14:paraId="4D293B38">
            <w:pPr>
              <w:jc w:val="center"/>
              <w:rPr>
                <w:ins w:id="3550" w:author="LKY" w:date="2026-05-22T20:58:03Z"/>
                <w:rFonts w:hint="default" w:ascii="Times New Roman" w:hAnsi="Times New Roman"/>
                <w:vertAlign w:val="baseline"/>
                <w:lang w:val="en-US" w:eastAsia="zh-CN"/>
              </w:rPr>
            </w:pPr>
            <w:ins w:id="3551" w:author="LKY" w:date="2026-05-22T20:58:03Z">
              <w:r>
                <w:rPr>
                  <w:rFonts w:hint="eastAsia" w:ascii="Times New Roman" w:hAnsi="Times New Roman"/>
                  <w:vertAlign w:val="baseline"/>
                  <w:lang w:val="en-US" w:eastAsia="zh-CN"/>
                </w:rPr>
                <w:t>DO20</w:t>
              </w:r>
            </w:ins>
          </w:p>
        </w:tc>
        <w:tc>
          <w:tcPr>
            <w:tcW w:w="475" w:type="pct"/>
            <w:noWrap w:val="0"/>
            <w:vAlign w:val="top"/>
          </w:tcPr>
          <w:p w14:paraId="05D8A654">
            <w:pPr>
              <w:jc w:val="center"/>
              <w:rPr>
                <w:ins w:id="3552" w:author="LKY" w:date="2026-05-22T20:58:03Z"/>
                <w:rFonts w:hint="default" w:ascii="Times New Roman" w:hAnsi="Times New Roman"/>
                <w:vertAlign w:val="baseline"/>
                <w:lang w:val="en-US" w:eastAsia="zh-CN"/>
              </w:rPr>
            </w:pPr>
            <w:ins w:id="3553" w:author="LKY" w:date="2026-05-22T20:58:03Z">
              <w:r>
                <w:rPr>
                  <w:rFonts w:hint="eastAsia" w:ascii="Times New Roman" w:hAnsi="Times New Roman"/>
                  <w:vertAlign w:val="baseline"/>
                  <w:lang w:val="en-US" w:eastAsia="zh-CN"/>
                </w:rPr>
                <w:t>DO22</w:t>
              </w:r>
            </w:ins>
          </w:p>
        </w:tc>
        <w:tc>
          <w:tcPr>
            <w:tcW w:w="475" w:type="pct"/>
            <w:noWrap w:val="0"/>
            <w:vAlign w:val="top"/>
          </w:tcPr>
          <w:p w14:paraId="246BF7AA">
            <w:pPr>
              <w:jc w:val="center"/>
              <w:rPr>
                <w:ins w:id="3554" w:author="LKY" w:date="2026-05-22T20:58:03Z"/>
                <w:rFonts w:hint="default" w:ascii="Times New Roman" w:hAnsi="Times New Roman"/>
                <w:vertAlign w:val="baseline"/>
                <w:lang w:val="en-US" w:eastAsia="zh-CN"/>
              </w:rPr>
            </w:pPr>
            <w:ins w:id="3555" w:author="LKY" w:date="2026-05-22T20:58:03Z">
              <w:r>
                <w:rPr>
                  <w:rFonts w:hint="eastAsia" w:ascii="Times New Roman" w:hAnsi="Times New Roman"/>
                  <w:vertAlign w:val="baseline"/>
                  <w:lang w:val="en-US" w:eastAsia="zh-CN"/>
                </w:rPr>
                <w:t>DO24</w:t>
              </w:r>
            </w:ins>
          </w:p>
        </w:tc>
        <w:tc>
          <w:tcPr>
            <w:tcW w:w="475" w:type="pct"/>
            <w:noWrap w:val="0"/>
            <w:vAlign w:val="top"/>
          </w:tcPr>
          <w:p w14:paraId="3DE40707">
            <w:pPr>
              <w:jc w:val="center"/>
              <w:rPr>
                <w:ins w:id="3556" w:author="LKY" w:date="2026-05-22T20:58:03Z"/>
                <w:rFonts w:hint="default" w:ascii="Times New Roman" w:hAnsi="Times New Roman"/>
                <w:vertAlign w:val="baseline"/>
                <w:lang w:val="en-US" w:eastAsia="zh-CN"/>
              </w:rPr>
            </w:pPr>
            <w:ins w:id="3557" w:author="LKY" w:date="2026-05-22T20:58:03Z">
              <w:r>
                <w:rPr>
                  <w:rFonts w:hint="eastAsia" w:ascii="Times New Roman" w:hAnsi="Times New Roman"/>
                  <w:vertAlign w:val="baseline"/>
                  <w:lang w:val="en-US" w:eastAsia="zh-CN"/>
                </w:rPr>
                <w:t>DO26</w:t>
              </w:r>
            </w:ins>
          </w:p>
        </w:tc>
        <w:tc>
          <w:tcPr>
            <w:tcW w:w="475" w:type="pct"/>
            <w:noWrap w:val="0"/>
            <w:vAlign w:val="top"/>
          </w:tcPr>
          <w:p w14:paraId="50BEBDBA">
            <w:pPr>
              <w:jc w:val="center"/>
              <w:rPr>
                <w:ins w:id="3558" w:author="LKY" w:date="2026-05-22T20:58:03Z"/>
                <w:rFonts w:hint="default" w:ascii="Times New Roman" w:hAnsi="Times New Roman"/>
                <w:vertAlign w:val="baseline"/>
                <w:lang w:val="en-US" w:eastAsia="zh-CN"/>
              </w:rPr>
            </w:pPr>
            <w:ins w:id="3559" w:author="LKY" w:date="2026-05-22T20:58:03Z">
              <w:r>
                <w:rPr>
                  <w:rFonts w:hint="eastAsia" w:ascii="Times New Roman" w:hAnsi="Times New Roman"/>
                  <w:vertAlign w:val="baseline"/>
                  <w:lang w:val="en-US" w:eastAsia="zh-CN"/>
                </w:rPr>
                <w:t>DO28</w:t>
              </w:r>
            </w:ins>
          </w:p>
        </w:tc>
        <w:tc>
          <w:tcPr>
            <w:tcW w:w="620" w:type="pct"/>
            <w:noWrap w:val="0"/>
            <w:vAlign w:val="top"/>
          </w:tcPr>
          <w:p w14:paraId="10988FEF">
            <w:pPr>
              <w:jc w:val="center"/>
              <w:rPr>
                <w:ins w:id="3560" w:author="LKY" w:date="2026-05-22T20:58:03Z"/>
                <w:rFonts w:hint="default" w:ascii="Times New Roman" w:hAnsi="Times New Roman"/>
                <w:vertAlign w:val="baseline"/>
                <w:lang w:val="en-US" w:eastAsia="zh-CN"/>
              </w:rPr>
            </w:pPr>
            <w:ins w:id="3561" w:author="LKY" w:date="2026-05-22T20:58:03Z">
              <w:r>
                <w:rPr>
                  <w:rFonts w:hint="eastAsia" w:ascii="Times New Roman" w:hAnsi="Times New Roman"/>
                  <w:vertAlign w:val="baseline"/>
                  <w:lang w:val="en-US" w:eastAsia="zh-CN"/>
                </w:rPr>
                <w:t>DO30</w:t>
              </w:r>
            </w:ins>
          </w:p>
        </w:tc>
        <w:tc>
          <w:tcPr>
            <w:tcW w:w="495" w:type="pct"/>
            <w:noWrap w:val="0"/>
            <w:vAlign w:val="top"/>
          </w:tcPr>
          <w:p w14:paraId="409410BA">
            <w:pPr>
              <w:jc w:val="center"/>
              <w:rPr>
                <w:ins w:id="3562" w:author="LKY" w:date="2026-05-22T20:58:03Z"/>
                <w:rFonts w:hint="default" w:ascii="Times New Roman" w:hAnsi="Times New Roman"/>
                <w:vertAlign w:val="baseline"/>
                <w:lang w:val="en-US" w:eastAsia="zh-CN"/>
              </w:rPr>
            </w:pPr>
            <w:ins w:id="3563" w:author="LKY" w:date="2026-05-22T20:58:03Z">
              <w:r>
                <w:rPr>
                  <w:rFonts w:hint="eastAsia" w:ascii="Times New Roman" w:hAnsi="Times New Roman"/>
                  <w:vertAlign w:val="baseline"/>
                  <w:lang w:val="en-US" w:eastAsia="zh-CN"/>
                </w:rPr>
                <w:t>COM</w:t>
              </w:r>
            </w:ins>
          </w:p>
        </w:tc>
      </w:tr>
      <w:tr w14:paraId="6CB0AF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ins w:id="3564" w:author="LKY" w:date="2026-05-22T20:58:03Z"/>
        </w:trPr>
        <w:tc>
          <w:tcPr>
            <w:tcW w:w="552" w:type="pct"/>
            <w:noWrap w:val="0"/>
            <w:vAlign w:val="top"/>
          </w:tcPr>
          <w:p w14:paraId="3A993CA6">
            <w:pPr>
              <w:jc w:val="center"/>
              <w:rPr>
                <w:ins w:id="3565" w:author="LKY" w:date="2026-05-22T20:58:03Z"/>
                <w:rFonts w:hint="default" w:ascii="Times New Roman" w:hAnsi="Times New Roman"/>
                <w:vertAlign w:val="baseline"/>
                <w:lang w:val="en-US" w:eastAsia="zh-CN"/>
              </w:rPr>
            </w:pPr>
            <w:ins w:id="3566" w:author="LKY" w:date="2026-05-22T20:58:03Z">
              <w:r>
                <w:rPr>
                  <w:rFonts w:hint="eastAsia" w:ascii="Times New Roman" w:hAnsi="Times New Roman"/>
                  <w:vertAlign w:val="baseline"/>
                  <w:lang w:val="en-US" w:eastAsia="zh-CN"/>
                </w:rPr>
                <w:t>端口号</w:t>
              </w:r>
            </w:ins>
          </w:p>
        </w:tc>
        <w:tc>
          <w:tcPr>
            <w:tcW w:w="475" w:type="pct"/>
            <w:noWrap w:val="0"/>
            <w:vAlign w:val="top"/>
          </w:tcPr>
          <w:p w14:paraId="2A7E3F59">
            <w:pPr>
              <w:jc w:val="center"/>
              <w:rPr>
                <w:ins w:id="3567" w:author="LKY" w:date="2026-05-22T20:58:03Z"/>
                <w:rFonts w:hint="default" w:ascii="Times New Roman" w:hAnsi="Times New Roman"/>
                <w:vertAlign w:val="baseline"/>
                <w:lang w:val="en-US" w:eastAsia="zh-CN"/>
              </w:rPr>
            </w:pPr>
            <w:ins w:id="3568" w:author="LKY" w:date="2026-05-22T20:58:03Z">
              <w:r>
                <w:rPr>
                  <w:rFonts w:hint="eastAsia" w:ascii="Times New Roman" w:hAnsi="Times New Roman"/>
                  <w:vertAlign w:val="baseline"/>
                  <w:lang w:val="en-US" w:eastAsia="zh-CN"/>
                </w:rPr>
                <w:t>B1</w:t>
              </w:r>
            </w:ins>
          </w:p>
        </w:tc>
        <w:tc>
          <w:tcPr>
            <w:tcW w:w="475" w:type="pct"/>
            <w:noWrap w:val="0"/>
            <w:vAlign w:val="top"/>
          </w:tcPr>
          <w:p w14:paraId="3A68AA08">
            <w:pPr>
              <w:jc w:val="center"/>
              <w:rPr>
                <w:ins w:id="3569" w:author="LKY" w:date="2026-05-22T20:58:03Z"/>
                <w:rFonts w:hint="default" w:ascii="Times New Roman" w:hAnsi="Times New Roman"/>
                <w:vertAlign w:val="baseline"/>
                <w:lang w:val="en-US" w:eastAsia="zh-CN"/>
              </w:rPr>
            </w:pPr>
            <w:ins w:id="3570" w:author="LKY" w:date="2026-05-22T20:58:03Z">
              <w:r>
                <w:rPr>
                  <w:rFonts w:hint="eastAsia" w:ascii="Times New Roman" w:hAnsi="Times New Roman"/>
                  <w:vertAlign w:val="baseline"/>
                  <w:lang w:val="en-US" w:eastAsia="zh-CN"/>
                </w:rPr>
                <w:t>B2</w:t>
              </w:r>
            </w:ins>
          </w:p>
        </w:tc>
        <w:tc>
          <w:tcPr>
            <w:tcW w:w="475" w:type="pct"/>
            <w:noWrap w:val="0"/>
            <w:vAlign w:val="top"/>
          </w:tcPr>
          <w:p w14:paraId="0F0B5CD4">
            <w:pPr>
              <w:jc w:val="center"/>
              <w:rPr>
                <w:ins w:id="3571" w:author="LKY" w:date="2026-05-22T20:58:03Z"/>
                <w:rFonts w:hint="default" w:ascii="Times New Roman" w:hAnsi="Times New Roman"/>
                <w:vertAlign w:val="baseline"/>
                <w:lang w:val="en-US" w:eastAsia="zh-CN"/>
              </w:rPr>
            </w:pPr>
            <w:ins w:id="3572" w:author="LKY" w:date="2026-05-22T20:58:03Z">
              <w:r>
                <w:rPr>
                  <w:rFonts w:hint="eastAsia" w:ascii="Times New Roman" w:hAnsi="Times New Roman"/>
                  <w:vertAlign w:val="baseline"/>
                  <w:lang w:val="en-US" w:eastAsia="zh-CN"/>
                </w:rPr>
                <w:t>B3</w:t>
              </w:r>
            </w:ins>
          </w:p>
        </w:tc>
        <w:tc>
          <w:tcPr>
            <w:tcW w:w="475" w:type="pct"/>
            <w:noWrap w:val="0"/>
            <w:vAlign w:val="top"/>
          </w:tcPr>
          <w:p w14:paraId="68E85442">
            <w:pPr>
              <w:jc w:val="center"/>
              <w:rPr>
                <w:ins w:id="3573" w:author="LKY" w:date="2026-05-22T20:58:03Z"/>
                <w:rFonts w:hint="default" w:ascii="Times New Roman" w:hAnsi="Times New Roman"/>
                <w:vertAlign w:val="baseline"/>
                <w:lang w:val="en-US" w:eastAsia="zh-CN"/>
              </w:rPr>
            </w:pPr>
            <w:ins w:id="3574" w:author="LKY" w:date="2026-05-22T20:58:03Z">
              <w:r>
                <w:rPr>
                  <w:rFonts w:hint="eastAsia" w:ascii="Times New Roman" w:hAnsi="Times New Roman"/>
                  <w:vertAlign w:val="baseline"/>
                  <w:lang w:val="en-US" w:eastAsia="zh-CN"/>
                </w:rPr>
                <w:t>B4</w:t>
              </w:r>
            </w:ins>
          </w:p>
        </w:tc>
        <w:tc>
          <w:tcPr>
            <w:tcW w:w="475" w:type="pct"/>
            <w:noWrap w:val="0"/>
            <w:vAlign w:val="top"/>
          </w:tcPr>
          <w:p w14:paraId="3D120448">
            <w:pPr>
              <w:jc w:val="center"/>
              <w:rPr>
                <w:ins w:id="3575" w:author="LKY" w:date="2026-05-22T20:58:03Z"/>
                <w:rFonts w:hint="default" w:ascii="Times New Roman" w:hAnsi="Times New Roman"/>
                <w:vertAlign w:val="baseline"/>
                <w:lang w:val="en-US" w:eastAsia="zh-CN"/>
              </w:rPr>
            </w:pPr>
            <w:ins w:id="3576" w:author="LKY" w:date="2026-05-22T20:58:03Z">
              <w:r>
                <w:rPr>
                  <w:rFonts w:hint="eastAsia" w:ascii="Times New Roman" w:hAnsi="Times New Roman"/>
                  <w:vertAlign w:val="baseline"/>
                  <w:lang w:val="en-US" w:eastAsia="zh-CN"/>
                </w:rPr>
                <w:t>B5</w:t>
              </w:r>
            </w:ins>
          </w:p>
        </w:tc>
        <w:tc>
          <w:tcPr>
            <w:tcW w:w="475" w:type="pct"/>
            <w:noWrap w:val="0"/>
            <w:vAlign w:val="top"/>
          </w:tcPr>
          <w:p w14:paraId="000A9B44">
            <w:pPr>
              <w:jc w:val="center"/>
              <w:rPr>
                <w:ins w:id="3577" w:author="LKY" w:date="2026-05-22T20:58:03Z"/>
                <w:rFonts w:hint="default" w:ascii="Times New Roman" w:hAnsi="Times New Roman"/>
                <w:vertAlign w:val="baseline"/>
                <w:lang w:val="en-US" w:eastAsia="zh-CN"/>
              </w:rPr>
            </w:pPr>
            <w:ins w:id="3578" w:author="LKY" w:date="2026-05-22T20:58:03Z">
              <w:r>
                <w:rPr>
                  <w:rFonts w:hint="eastAsia" w:ascii="Times New Roman" w:hAnsi="Times New Roman"/>
                  <w:vertAlign w:val="baseline"/>
                  <w:lang w:val="en-US" w:eastAsia="zh-CN"/>
                </w:rPr>
                <w:t>B6</w:t>
              </w:r>
            </w:ins>
          </w:p>
        </w:tc>
        <w:tc>
          <w:tcPr>
            <w:tcW w:w="475" w:type="pct"/>
            <w:noWrap w:val="0"/>
            <w:vAlign w:val="top"/>
          </w:tcPr>
          <w:p w14:paraId="755602FD">
            <w:pPr>
              <w:jc w:val="center"/>
              <w:rPr>
                <w:ins w:id="3579" w:author="LKY" w:date="2026-05-22T20:58:03Z"/>
                <w:rFonts w:hint="default" w:ascii="Times New Roman" w:hAnsi="Times New Roman"/>
                <w:vertAlign w:val="baseline"/>
                <w:lang w:val="en-US" w:eastAsia="zh-CN"/>
              </w:rPr>
            </w:pPr>
            <w:ins w:id="3580" w:author="LKY" w:date="2026-05-22T20:58:03Z">
              <w:r>
                <w:rPr>
                  <w:rFonts w:hint="eastAsia" w:ascii="Times New Roman" w:hAnsi="Times New Roman"/>
                  <w:vertAlign w:val="baseline"/>
                  <w:lang w:val="en-US" w:eastAsia="zh-CN"/>
                </w:rPr>
                <w:t>B7</w:t>
              </w:r>
            </w:ins>
          </w:p>
        </w:tc>
        <w:tc>
          <w:tcPr>
            <w:tcW w:w="620" w:type="pct"/>
            <w:noWrap w:val="0"/>
            <w:vAlign w:val="top"/>
          </w:tcPr>
          <w:p w14:paraId="1E0F2B00">
            <w:pPr>
              <w:jc w:val="center"/>
              <w:rPr>
                <w:ins w:id="3581" w:author="LKY" w:date="2026-05-22T20:58:03Z"/>
                <w:rFonts w:hint="default" w:ascii="Times New Roman" w:hAnsi="Times New Roman"/>
                <w:vertAlign w:val="baseline"/>
                <w:lang w:val="en-US" w:eastAsia="zh-CN"/>
              </w:rPr>
            </w:pPr>
            <w:ins w:id="3582" w:author="LKY" w:date="2026-05-22T20:58:03Z">
              <w:r>
                <w:rPr>
                  <w:rFonts w:hint="eastAsia" w:ascii="Times New Roman" w:hAnsi="Times New Roman"/>
                  <w:vertAlign w:val="baseline"/>
                  <w:lang w:val="en-US" w:eastAsia="zh-CN"/>
                </w:rPr>
                <w:t>B8</w:t>
              </w:r>
            </w:ins>
          </w:p>
        </w:tc>
        <w:tc>
          <w:tcPr>
            <w:tcW w:w="495" w:type="pct"/>
            <w:noWrap w:val="0"/>
            <w:vAlign w:val="top"/>
          </w:tcPr>
          <w:p w14:paraId="4E6CDC6C">
            <w:pPr>
              <w:jc w:val="center"/>
              <w:rPr>
                <w:ins w:id="3583" w:author="LKY" w:date="2026-05-22T20:58:03Z"/>
                <w:rFonts w:hint="default" w:ascii="Times New Roman" w:hAnsi="Times New Roman"/>
                <w:vertAlign w:val="baseline"/>
                <w:lang w:val="en-US" w:eastAsia="zh-CN"/>
              </w:rPr>
            </w:pPr>
            <w:ins w:id="3584" w:author="LKY" w:date="2026-05-22T20:58:03Z">
              <w:r>
                <w:rPr>
                  <w:rFonts w:hint="eastAsia" w:ascii="Times New Roman" w:hAnsi="Times New Roman"/>
                  <w:vertAlign w:val="baseline"/>
                  <w:lang w:val="en-US" w:eastAsia="zh-CN"/>
                </w:rPr>
                <w:t>B9</w:t>
              </w:r>
            </w:ins>
          </w:p>
        </w:tc>
      </w:tr>
      <w:tr w14:paraId="44AEFB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ins w:id="3585" w:author="LKY" w:date="2026-05-22T20:58:03Z"/>
        </w:trPr>
        <w:tc>
          <w:tcPr>
            <w:tcW w:w="552" w:type="pct"/>
            <w:noWrap w:val="0"/>
            <w:vAlign w:val="top"/>
          </w:tcPr>
          <w:p w14:paraId="039AF52C">
            <w:pPr>
              <w:jc w:val="center"/>
              <w:rPr>
                <w:ins w:id="3586" w:author="LKY" w:date="2026-05-22T20:58:03Z"/>
                <w:rFonts w:hint="default" w:ascii="Times New Roman" w:hAnsi="Times New Roman"/>
                <w:vertAlign w:val="baseline"/>
                <w:lang w:val="en-US" w:eastAsia="zh-CN"/>
              </w:rPr>
            </w:pPr>
            <w:ins w:id="3587" w:author="LKY" w:date="2026-05-22T20:58:03Z">
              <w:r>
                <w:rPr>
                  <w:rFonts w:hint="eastAsia" w:ascii="Times New Roman" w:hAnsi="Times New Roman"/>
                  <w:vertAlign w:val="baseline"/>
                  <w:lang w:val="en-US" w:eastAsia="zh-CN"/>
                </w:rPr>
                <w:t>名称</w:t>
              </w:r>
            </w:ins>
          </w:p>
        </w:tc>
        <w:tc>
          <w:tcPr>
            <w:tcW w:w="475" w:type="pct"/>
            <w:noWrap w:val="0"/>
            <w:vAlign w:val="top"/>
          </w:tcPr>
          <w:p w14:paraId="594AA959">
            <w:pPr>
              <w:jc w:val="center"/>
              <w:rPr>
                <w:ins w:id="3588" w:author="LKY" w:date="2026-05-22T20:58:03Z"/>
                <w:rFonts w:hint="default" w:ascii="Times New Roman" w:hAnsi="Times New Roman"/>
                <w:vertAlign w:val="baseline"/>
                <w:lang w:val="en-US" w:eastAsia="zh-CN"/>
              </w:rPr>
            </w:pPr>
            <w:ins w:id="3589" w:author="LKY" w:date="2026-05-22T20:58:03Z">
              <w:r>
                <w:rPr>
                  <w:rFonts w:hint="eastAsia" w:ascii="Times New Roman" w:hAnsi="Times New Roman"/>
                  <w:vertAlign w:val="baseline"/>
                  <w:lang w:val="en-US" w:eastAsia="zh-CN"/>
                </w:rPr>
                <w:t>DO1</w:t>
              </w:r>
            </w:ins>
          </w:p>
        </w:tc>
        <w:tc>
          <w:tcPr>
            <w:tcW w:w="475" w:type="pct"/>
            <w:noWrap w:val="0"/>
            <w:vAlign w:val="top"/>
          </w:tcPr>
          <w:p w14:paraId="310A8A77">
            <w:pPr>
              <w:jc w:val="center"/>
              <w:rPr>
                <w:ins w:id="3590" w:author="LKY" w:date="2026-05-22T20:58:03Z"/>
                <w:rFonts w:hint="default" w:ascii="Times New Roman" w:hAnsi="Times New Roman"/>
                <w:vertAlign w:val="baseline"/>
                <w:lang w:val="en-US" w:eastAsia="zh-CN"/>
              </w:rPr>
            </w:pPr>
            <w:ins w:id="3591" w:author="LKY" w:date="2026-05-22T20:58:03Z">
              <w:r>
                <w:rPr>
                  <w:rFonts w:hint="eastAsia" w:ascii="Times New Roman" w:hAnsi="Times New Roman"/>
                  <w:vertAlign w:val="baseline"/>
                  <w:lang w:val="en-US" w:eastAsia="zh-CN"/>
                </w:rPr>
                <w:t>DO3</w:t>
              </w:r>
            </w:ins>
          </w:p>
        </w:tc>
        <w:tc>
          <w:tcPr>
            <w:tcW w:w="475" w:type="pct"/>
            <w:noWrap w:val="0"/>
            <w:vAlign w:val="top"/>
          </w:tcPr>
          <w:p w14:paraId="1E14E661">
            <w:pPr>
              <w:jc w:val="center"/>
              <w:rPr>
                <w:ins w:id="3592" w:author="LKY" w:date="2026-05-22T20:58:03Z"/>
                <w:rFonts w:hint="default" w:ascii="Times New Roman" w:hAnsi="Times New Roman"/>
                <w:vertAlign w:val="baseline"/>
                <w:lang w:val="en-US" w:eastAsia="zh-CN"/>
              </w:rPr>
            </w:pPr>
            <w:ins w:id="3593" w:author="LKY" w:date="2026-05-22T20:58:03Z">
              <w:r>
                <w:rPr>
                  <w:rFonts w:hint="eastAsia" w:ascii="Times New Roman" w:hAnsi="Times New Roman"/>
                  <w:vertAlign w:val="baseline"/>
                  <w:lang w:val="en-US" w:eastAsia="zh-CN"/>
                </w:rPr>
                <w:t>DO5</w:t>
              </w:r>
            </w:ins>
          </w:p>
        </w:tc>
        <w:tc>
          <w:tcPr>
            <w:tcW w:w="475" w:type="pct"/>
            <w:noWrap w:val="0"/>
            <w:vAlign w:val="top"/>
          </w:tcPr>
          <w:p w14:paraId="24DB1854">
            <w:pPr>
              <w:jc w:val="center"/>
              <w:rPr>
                <w:ins w:id="3594" w:author="LKY" w:date="2026-05-22T20:58:03Z"/>
                <w:rFonts w:hint="default" w:ascii="Times New Roman" w:hAnsi="Times New Roman"/>
                <w:vertAlign w:val="baseline"/>
                <w:lang w:val="en-US" w:eastAsia="zh-CN"/>
              </w:rPr>
            </w:pPr>
            <w:ins w:id="3595" w:author="LKY" w:date="2026-05-22T20:58:03Z">
              <w:r>
                <w:rPr>
                  <w:rFonts w:hint="eastAsia" w:ascii="Times New Roman" w:hAnsi="Times New Roman"/>
                  <w:vertAlign w:val="baseline"/>
                  <w:lang w:val="en-US" w:eastAsia="zh-CN"/>
                </w:rPr>
                <w:t>DO7</w:t>
              </w:r>
            </w:ins>
          </w:p>
        </w:tc>
        <w:tc>
          <w:tcPr>
            <w:tcW w:w="475" w:type="pct"/>
            <w:noWrap w:val="0"/>
            <w:vAlign w:val="top"/>
          </w:tcPr>
          <w:p w14:paraId="23714AA8">
            <w:pPr>
              <w:jc w:val="center"/>
              <w:rPr>
                <w:ins w:id="3596" w:author="LKY" w:date="2026-05-22T20:58:03Z"/>
                <w:rFonts w:hint="default" w:ascii="Times New Roman" w:hAnsi="Times New Roman"/>
                <w:vertAlign w:val="baseline"/>
                <w:lang w:val="en-US" w:eastAsia="zh-CN"/>
              </w:rPr>
            </w:pPr>
            <w:ins w:id="3597" w:author="LKY" w:date="2026-05-22T20:58:03Z">
              <w:r>
                <w:rPr>
                  <w:rFonts w:hint="eastAsia" w:ascii="Times New Roman" w:hAnsi="Times New Roman"/>
                  <w:vertAlign w:val="baseline"/>
                  <w:lang w:val="en-US" w:eastAsia="zh-CN"/>
                </w:rPr>
                <w:t>DO9</w:t>
              </w:r>
            </w:ins>
          </w:p>
        </w:tc>
        <w:tc>
          <w:tcPr>
            <w:tcW w:w="475" w:type="pct"/>
            <w:noWrap w:val="0"/>
            <w:vAlign w:val="top"/>
          </w:tcPr>
          <w:p w14:paraId="7CFC7B73">
            <w:pPr>
              <w:jc w:val="center"/>
              <w:rPr>
                <w:ins w:id="3598" w:author="LKY" w:date="2026-05-22T20:58:03Z"/>
                <w:rFonts w:hint="default" w:ascii="Times New Roman" w:hAnsi="Times New Roman"/>
                <w:vertAlign w:val="baseline"/>
                <w:lang w:val="en-US" w:eastAsia="zh-CN"/>
              </w:rPr>
            </w:pPr>
            <w:ins w:id="3599" w:author="LKY" w:date="2026-05-22T20:58:03Z">
              <w:r>
                <w:rPr>
                  <w:rFonts w:hint="eastAsia" w:ascii="Times New Roman" w:hAnsi="Times New Roman"/>
                  <w:vertAlign w:val="baseline"/>
                  <w:lang w:val="en-US" w:eastAsia="zh-CN"/>
                </w:rPr>
                <w:t>DO11</w:t>
              </w:r>
            </w:ins>
          </w:p>
        </w:tc>
        <w:tc>
          <w:tcPr>
            <w:tcW w:w="475" w:type="pct"/>
            <w:noWrap w:val="0"/>
            <w:vAlign w:val="top"/>
          </w:tcPr>
          <w:p w14:paraId="6D0BA119">
            <w:pPr>
              <w:jc w:val="center"/>
              <w:rPr>
                <w:ins w:id="3600" w:author="LKY" w:date="2026-05-22T20:58:03Z"/>
                <w:rFonts w:hint="default" w:ascii="Times New Roman" w:hAnsi="Times New Roman"/>
                <w:vertAlign w:val="baseline"/>
                <w:lang w:val="en-US" w:eastAsia="zh-CN"/>
              </w:rPr>
            </w:pPr>
            <w:ins w:id="3601" w:author="LKY" w:date="2026-05-22T20:58:03Z">
              <w:r>
                <w:rPr>
                  <w:rFonts w:hint="eastAsia" w:ascii="Times New Roman" w:hAnsi="Times New Roman"/>
                  <w:vertAlign w:val="baseline"/>
                  <w:lang w:val="en-US" w:eastAsia="zh-CN"/>
                </w:rPr>
                <w:t>DO13</w:t>
              </w:r>
            </w:ins>
          </w:p>
        </w:tc>
        <w:tc>
          <w:tcPr>
            <w:tcW w:w="620" w:type="pct"/>
            <w:noWrap w:val="0"/>
            <w:vAlign w:val="top"/>
          </w:tcPr>
          <w:p w14:paraId="22DBEB3B">
            <w:pPr>
              <w:jc w:val="center"/>
              <w:rPr>
                <w:ins w:id="3602" w:author="LKY" w:date="2026-05-22T20:58:03Z"/>
                <w:rFonts w:hint="default" w:ascii="Times New Roman" w:hAnsi="Times New Roman"/>
                <w:vertAlign w:val="baseline"/>
                <w:lang w:val="en-US" w:eastAsia="zh-CN"/>
              </w:rPr>
            </w:pPr>
            <w:ins w:id="3603" w:author="LKY" w:date="2026-05-22T20:58:03Z">
              <w:r>
                <w:rPr>
                  <w:rFonts w:hint="eastAsia" w:ascii="Times New Roman" w:hAnsi="Times New Roman"/>
                  <w:vertAlign w:val="baseline"/>
                  <w:lang w:val="en-US" w:eastAsia="zh-CN"/>
                </w:rPr>
                <w:t>DO15</w:t>
              </w:r>
            </w:ins>
          </w:p>
        </w:tc>
        <w:tc>
          <w:tcPr>
            <w:tcW w:w="495" w:type="pct"/>
            <w:noWrap w:val="0"/>
            <w:vAlign w:val="top"/>
          </w:tcPr>
          <w:p w14:paraId="65A274E5">
            <w:pPr>
              <w:jc w:val="center"/>
              <w:rPr>
                <w:ins w:id="3604" w:author="LKY" w:date="2026-05-22T20:58:03Z"/>
                <w:rFonts w:hint="default" w:ascii="Times New Roman" w:hAnsi="Times New Roman"/>
                <w:vertAlign w:val="baseline"/>
                <w:lang w:val="en-US" w:eastAsia="zh-CN"/>
              </w:rPr>
            </w:pPr>
            <w:ins w:id="3605" w:author="LKY" w:date="2026-05-22T20:58:03Z">
              <w:r>
                <w:rPr>
                  <w:rFonts w:hint="eastAsia" w:ascii="Times New Roman" w:hAnsi="Times New Roman"/>
                  <w:vertAlign w:val="baseline"/>
                  <w:lang w:val="en-US" w:eastAsia="zh-CN"/>
                </w:rPr>
                <w:t>PE</w:t>
              </w:r>
            </w:ins>
          </w:p>
        </w:tc>
      </w:tr>
      <w:tr w14:paraId="1A73A3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ins w:id="3606" w:author="LKY" w:date="2026-05-22T20:58:03Z"/>
        </w:trPr>
        <w:tc>
          <w:tcPr>
            <w:tcW w:w="552" w:type="pct"/>
            <w:noWrap w:val="0"/>
            <w:vAlign w:val="top"/>
          </w:tcPr>
          <w:p w14:paraId="0B378BC7">
            <w:pPr>
              <w:jc w:val="center"/>
              <w:rPr>
                <w:ins w:id="3607" w:author="LKY" w:date="2026-05-22T20:58:03Z"/>
                <w:rFonts w:hint="default" w:ascii="Times New Roman" w:hAnsi="Times New Roman"/>
                <w:vertAlign w:val="baseline"/>
                <w:lang w:val="en-US" w:eastAsia="zh-CN"/>
              </w:rPr>
            </w:pPr>
            <w:ins w:id="3608" w:author="LKY" w:date="2026-05-22T20:58:03Z">
              <w:r>
                <w:rPr>
                  <w:rFonts w:hint="eastAsia" w:ascii="Times New Roman" w:hAnsi="Times New Roman"/>
                  <w:vertAlign w:val="baseline"/>
                  <w:lang w:val="en-US" w:eastAsia="zh-CN"/>
                </w:rPr>
                <w:t>端口号</w:t>
              </w:r>
            </w:ins>
          </w:p>
        </w:tc>
        <w:tc>
          <w:tcPr>
            <w:tcW w:w="475" w:type="pct"/>
            <w:noWrap w:val="0"/>
            <w:vAlign w:val="top"/>
          </w:tcPr>
          <w:p w14:paraId="38CE96D1">
            <w:pPr>
              <w:jc w:val="center"/>
              <w:rPr>
                <w:ins w:id="3609" w:author="LKY" w:date="2026-05-22T20:58:03Z"/>
                <w:rFonts w:hint="default" w:ascii="Times New Roman" w:hAnsi="Times New Roman"/>
                <w:vertAlign w:val="baseline"/>
                <w:lang w:val="en-US" w:eastAsia="zh-CN"/>
              </w:rPr>
            </w:pPr>
            <w:ins w:id="3610" w:author="LKY" w:date="2026-05-22T20:58:03Z">
              <w:r>
                <w:rPr>
                  <w:rFonts w:hint="eastAsia" w:ascii="Times New Roman" w:hAnsi="Times New Roman"/>
                  <w:vertAlign w:val="baseline"/>
                  <w:lang w:val="en-US" w:eastAsia="zh-CN"/>
                </w:rPr>
                <w:t>A1</w:t>
              </w:r>
            </w:ins>
          </w:p>
        </w:tc>
        <w:tc>
          <w:tcPr>
            <w:tcW w:w="475" w:type="pct"/>
            <w:noWrap w:val="0"/>
            <w:vAlign w:val="top"/>
          </w:tcPr>
          <w:p w14:paraId="1C3CA714">
            <w:pPr>
              <w:jc w:val="center"/>
              <w:rPr>
                <w:ins w:id="3611" w:author="LKY" w:date="2026-05-22T20:58:03Z"/>
                <w:rFonts w:hint="default" w:ascii="Times New Roman" w:hAnsi="Times New Roman"/>
                <w:vertAlign w:val="baseline"/>
                <w:lang w:val="en-US" w:eastAsia="zh-CN"/>
              </w:rPr>
            </w:pPr>
            <w:ins w:id="3612" w:author="LKY" w:date="2026-05-22T20:58:03Z">
              <w:r>
                <w:rPr>
                  <w:rFonts w:hint="eastAsia" w:ascii="Times New Roman" w:hAnsi="Times New Roman"/>
                  <w:vertAlign w:val="baseline"/>
                  <w:lang w:val="en-US" w:eastAsia="zh-CN"/>
                </w:rPr>
                <w:t>A2</w:t>
              </w:r>
            </w:ins>
          </w:p>
        </w:tc>
        <w:tc>
          <w:tcPr>
            <w:tcW w:w="475" w:type="pct"/>
            <w:noWrap w:val="0"/>
            <w:vAlign w:val="top"/>
          </w:tcPr>
          <w:p w14:paraId="77D7F616">
            <w:pPr>
              <w:jc w:val="center"/>
              <w:rPr>
                <w:ins w:id="3613" w:author="LKY" w:date="2026-05-22T20:58:03Z"/>
                <w:rFonts w:hint="default" w:ascii="Times New Roman" w:hAnsi="Times New Roman"/>
                <w:vertAlign w:val="baseline"/>
                <w:lang w:val="en-US" w:eastAsia="zh-CN"/>
              </w:rPr>
            </w:pPr>
            <w:ins w:id="3614" w:author="LKY" w:date="2026-05-22T20:58:03Z">
              <w:r>
                <w:rPr>
                  <w:rFonts w:hint="eastAsia" w:ascii="Times New Roman" w:hAnsi="Times New Roman"/>
                  <w:vertAlign w:val="baseline"/>
                  <w:lang w:val="en-US" w:eastAsia="zh-CN"/>
                </w:rPr>
                <w:t>A3</w:t>
              </w:r>
            </w:ins>
          </w:p>
        </w:tc>
        <w:tc>
          <w:tcPr>
            <w:tcW w:w="475" w:type="pct"/>
            <w:noWrap w:val="0"/>
            <w:vAlign w:val="top"/>
          </w:tcPr>
          <w:p w14:paraId="1453E930">
            <w:pPr>
              <w:jc w:val="center"/>
              <w:rPr>
                <w:ins w:id="3615" w:author="LKY" w:date="2026-05-22T20:58:03Z"/>
                <w:rFonts w:hint="default" w:ascii="Times New Roman" w:hAnsi="Times New Roman"/>
                <w:vertAlign w:val="baseline"/>
                <w:lang w:val="en-US" w:eastAsia="zh-CN"/>
              </w:rPr>
            </w:pPr>
            <w:ins w:id="3616" w:author="LKY" w:date="2026-05-22T20:58:03Z">
              <w:r>
                <w:rPr>
                  <w:rFonts w:hint="eastAsia" w:ascii="Times New Roman" w:hAnsi="Times New Roman"/>
                  <w:vertAlign w:val="baseline"/>
                  <w:lang w:val="en-US" w:eastAsia="zh-CN"/>
                </w:rPr>
                <w:t>A4</w:t>
              </w:r>
            </w:ins>
          </w:p>
        </w:tc>
        <w:tc>
          <w:tcPr>
            <w:tcW w:w="475" w:type="pct"/>
            <w:noWrap w:val="0"/>
            <w:vAlign w:val="top"/>
          </w:tcPr>
          <w:p w14:paraId="6C9C34FB">
            <w:pPr>
              <w:jc w:val="center"/>
              <w:rPr>
                <w:ins w:id="3617" w:author="LKY" w:date="2026-05-22T20:58:03Z"/>
                <w:rFonts w:hint="default" w:ascii="Times New Roman" w:hAnsi="Times New Roman"/>
                <w:vertAlign w:val="baseline"/>
                <w:lang w:val="en-US" w:eastAsia="zh-CN"/>
              </w:rPr>
            </w:pPr>
            <w:ins w:id="3618" w:author="LKY" w:date="2026-05-22T20:58:03Z">
              <w:r>
                <w:rPr>
                  <w:rFonts w:hint="eastAsia" w:ascii="Times New Roman" w:hAnsi="Times New Roman"/>
                  <w:vertAlign w:val="baseline"/>
                  <w:lang w:val="en-US" w:eastAsia="zh-CN"/>
                </w:rPr>
                <w:t>A5</w:t>
              </w:r>
            </w:ins>
          </w:p>
        </w:tc>
        <w:tc>
          <w:tcPr>
            <w:tcW w:w="475" w:type="pct"/>
            <w:noWrap w:val="0"/>
            <w:vAlign w:val="top"/>
          </w:tcPr>
          <w:p w14:paraId="59678881">
            <w:pPr>
              <w:jc w:val="center"/>
              <w:rPr>
                <w:ins w:id="3619" w:author="LKY" w:date="2026-05-22T20:58:03Z"/>
                <w:rFonts w:hint="default" w:ascii="Times New Roman" w:hAnsi="Times New Roman"/>
                <w:vertAlign w:val="baseline"/>
                <w:lang w:val="en-US" w:eastAsia="zh-CN"/>
              </w:rPr>
            </w:pPr>
            <w:ins w:id="3620" w:author="LKY" w:date="2026-05-22T20:58:03Z">
              <w:r>
                <w:rPr>
                  <w:rFonts w:hint="eastAsia" w:ascii="Times New Roman" w:hAnsi="Times New Roman"/>
                  <w:vertAlign w:val="baseline"/>
                  <w:lang w:val="en-US" w:eastAsia="zh-CN"/>
                </w:rPr>
                <w:t>A6</w:t>
              </w:r>
            </w:ins>
          </w:p>
        </w:tc>
        <w:tc>
          <w:tcPr>
            <w:tcW w:w="475" w:type="pct"/>
            <w:noWrap w:val="0"/>
            <w:vAlign w:val="top"/>
          </w:tcPr>
          <w:p w14:paraId="2284DACF">
            <w:pPr>
              <w:jc w:val="center"/>
              <w:rPr>
                <w:ins w:id="3621" w:author="LKY" w:date="2026-05-22T20:58:03Z"/>
                <w:rFonts w:hint="default" w:ascii="Times New Roman" w:hAnsi="Times New Roman"/>
                <w:vertAlign w:val="baseline"/>
                <w:lang w:val="en-US" w:eastAsia="zh-CN"/>
              </w:rPr>
            </w:pPr>
            <w:ins w:id="3622" w:author="LKY" w:date="2026-05-22T20:58:03Z">
              <w:r>
                <w:rPr>
                  <w:rFonts w:hint="eastAsia" w:ascii="Times New Roman" w:hAnsi="Times New Roman"/>
                  <w:vertAlign w:val="baseline"/>
                  <w:lang w:val="en-US" w:eastAsia="zh-CN"/>
                </w:rPr>
                <w:t>A7</w:t>
              </w:r>
            </w:ins>
          </w:p>
        </w:tc>
        <w:tc>
          <w:tcPr>
            <w:tcW w:w="620" w:type="pct"/>
            <w:noWrap w:val="0"/>
            <w:vAlign w:val="top"/>
          </w:tcPr>
          <w:p w14:paraId="6A249E64">
            <w:pPr>
              <w:jc w:val="center"/>
              <w:rPr>
                <w:ins w:id="3623" w:author="LKY" w:date="2026-05-22T20:58:03Z"/>
                <w:rFonts w:hint="default" w:ascii="Times New Roman" w:hAnsi="Times New Roman"/>
                <w:vertAlign w:val="baseline"/>
                <w:lang w:val="en-US" w:eastAsia="zh-CN"/>
              </w:rPr>
            </w:pPr>
            <w:ins w:id="3624" w:author="LKY" w:date="2026-05-22T20:58:03Z">
              <w:r>
                <w:rPr>
                  <w:rFonts w:hint="eastAsia" w:ascii="Times New Roman" w:hAnsi="Times New Roman"/>
                  <w:vertAlign w:val="baseline"/>
                  <w:lang w:val="en-US" w:eastAsia="zh-CN"/>
                </w:rPr>
                <w:t>A8</w:t>
              </w:r>
            </w:ins>
          </w:p>
        </w:tc>
        <w:tc>
          <w:tcPr>
            <w:tcW w:w="495" w:type="pct"/>
            <w:noWrap w:val="0"/>
            <w:vAlign w:val="top"/>
          </w:tcPr>
          <w:p w14:paraId="31C6A65C">
            <w:pPr>
              <w:jc w:val="center"/>
              <w:rPr>
                <w:ins w:id="3625" w:author="LKY" w:date="2026-05-22T20:58:03Z"/>
                <w:rFonts w:hint="default" w:ascii="Times New Roman" w:hAnsi="Times New Roman"/>
                <w:vertAlign w:val="baseline"/>
                <w:lang w:val="en-US" w:eastAsia="zh-CN"/>
              </w:rPr>
            </w:pPr>
            <w:ins w:id="3626" w:author="LKY" w:date="2026-05-22T20:58:03Z">
              <w:r>
                <w:rPr>
                  <w:rFonts w:hint="eastAsia" w:ascii="Times New Roman" w:hAnsi="Times New Roman"/>
                  <w:vertAlign w:val="baseline"/>
                  <w:lang w:val="en-US" w:eastAsia="zh-CN"/>
                </w:rPr>
                <w:t>A9</w:t>
              </w:r>
            </w:ins>
          </w:p>
        </w:tc>
      </w:tr>
      <w:tr w14:paraId="729D7B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ins w:id="3627" w:author="LKY" w:date="2026-05-22T20:58:03Z"/>
        </w:trPr>
        <w:tc>
          <w:tcPr>
            <w:tcW w:w="552" w:type="pct"/>
            <w:noWrap w:val="0"/>
            <w:vAlign w:val="top"/>
          </w:tcPr>
          <w:p w14:paraId="750F7E00">
            <w:pPr>
              <w:jc w:val="center"/>
              <w:rPr>
                <w:ins w:id="3628" w:author="LKY" w:date="2026-05-22T20:58:03Z"/>
                <w:rFonts w:hint="default" w:ascii="Times New Roman" w:hAnsi="Times New Roman"/>
                <w:vertAlign w:val="baseline"/>
                <w:lang w:val="en-US" w:eastAsia="zh-CN"/>
              </w:rPr>
            </w:pPr>
            <w:ins w:id="3629" w:author="LKY" w:date="2026-05-22T20:58:03Z">
              <w:r>
                <w:rPr>
                  <w:rFonts w:hint="eastAsia" w:ascii="Times New Roman" w:hAnsi="Times New Roman"/>
                  <w:vertAlign w:val="baseline"/>
                  <w:lang w:val="en-US" w:eastAsia="zh-CN"/>
                </w:rPr>
                <w:t>名称</w:t>
              </w:r>
            </w:ins>
          </w:p>
        </w:tc>
        <w:tc>
          <w:tcPr>
            <w:tcW w:w="475" w:type="pct"/>
            <w:noWrap w:val="0"/>
            <w:vAlign w:val="top"/>
          </w:tcPr>
          <w:p w14:paraId="2BA12606">
            <w:pPr>
              <w:jc w:val="center"/>
              <w:rPr>
                <w:ins w:id="3630" w:author="LKY" w:date="2026-05-22T20:58:03Z"/>
                <w:rFonts w:hint="default" w:ascii="Times New Roman" w:hAnsi="Times New Roman"/>
                <w:vertAlign w:val="baseline"/>
                <w:lang w:val="en-US" w:eastAsia="zh-CN"/>
              </w:rPr>
            </w:pPr>
            <w:ins w:id="3631" w:author="LKY" w:date="2026-05-22T20:58:03Z">
              <w:r>
                <w:rPr>
                  <w:rFonts w:hint="eastAsia" w:ascii="Times New Roman" w:hAnsi="Times New Roman"/>
                  <w:vertAlign w:val="baseline"/>
                  <w:lang w:val="en-US" w:eastAsia="zh-CN"/>
                </w:rPr>
                <w:t>DO0</w:t>
              </w:r>
            </w:ins>
          </w:p>
        </w:tc>
        <w:tc>
          <w:tcPr>
            <w:tcW w:w="475" w:type="pct"/>
            <w:noWrap w:val="0"/>
            <w:vAlign w:val="top"/>
          </w:tcPr>
          <w:p w14:paraId="405BA408">
            <w:pPr>
              <w:jc w:val="center"/>
              <w:rPr>
                <w:ins w:id="3632" w:author="LKY" w:date="2026-05-22T20:58:03Z"/>
                <w:rFonts w:hint="default" w:ascii="Times New Roman" w:hAnsi="Times New Roman"/>
                <w:vertAlign w:val="baseline"/>
                <w:lang w:val="en-US" w:eastAsia="zh-CN"/>
              </w:rPr>
            </w:pPr>
            <w:ins w:id="3633" w:author="LKY" w:date="2026-05-22T20:58:03Z">
              <w:r>
                <w:rPr>
                  <w:rFonts w:hint="eastAsia" w:ascii="Times New Roman" w:hAnsi="Times New Roman"/>
                  <w:vertAlign w:val="baseline"/>
                  <w:lang w:val="en-US" w:eastAsia="zh-CN"/>
                </w:rPr>
                <w:t>DO2</w:t>
              </w:r>
            </w:ins>
          </w:p>
        </w:tc>
        <w:tc>
          <w:tcPr>
            <w:tcW w:w="475" w:type="pct"/>
            <w:noWrap w:val="0"/>
            <w:vAlign w:val="top"/>
          </w:tcPr>
          <w:p w14:paraId="70ADDFCD">
            <w:pPr>
              <w:jc w:val="center"/>
              <w:rPr>
                <w:ins w:id="3634" w:author="LKY" w:date="2026-05-22T20:58:03Z"/>
                <w:rFonts w:hint="default" w:ascii="Times New Roman" w:hAnsi="Times New Roman"/>
                <w:vertAlign w:val="baseline"/>
                <w:lang w:val="en-US" w:eastAsia="zh-CN"/>
              </w:rPr>
            </w:pPr>
            <w:ins w:id="3635" w:author="LKY" w:date="2026-05-22T20:58:03Z">
              <w:r>
                <w:rPr>
                  <w:rFonts w:hint="eastAsia" w:ascii="Times New Roman" w:hAnsi="Times New Roman"/>
                  <w:vertAlign w:val="baseline"/>
                  <w:lang w:val="en-US" w:eastAsia="zh-CN"/>
                </w:rPr>
                <w:t>DO4</w:t>
              </w:r>
            </w:ins>
          </w:p>
        </w:tc>
        <w:tc>
          <w:tcPr>
            <w:tcW w:w="475" w:type="pct"/>
            <w:noWrap w:val="0"/>
            <w:vAlign w:val="top"/>
          </w:tcPr>
          <w:p w14:paraId="24FDD2CB">
            <w:pPr>
              <w:jc w:val="center"/>
              <w:rPr>
                <w:ins w:id="3636" w:author="LKY" w:date="2026-05-22T20:58:03Z"/>
                <w:rFonts w:hint="default" w:ascii="Times New Roman" w:hAnsi="Times New Roman"/>
                <w:vertAlign w:val="baseline"/>
                <w:lang w:val="en-US" w:eastAsia="zh-CN"/>
              </w:rPr>
            </w:pPr>
            <w:ins w:id="3637" w:author="LKY" w:date="2026-05-22T20:58:03Z">
              <w:r>
                <w:rPr>
                  <w:rFonts w:hint="eastAsia" w:ascii="Times New Roman" w:hAnsi="Times New Roman"/>
                  <w:vertAlign w:val="baseline"/>
                  <w:lang w:val="en-US" w:eastAsia="zh-CN"/>
                </w:rPr>
                <w:t>DO6</w:t>
              </w:r>
            </w:ins>
          </w:p>
        </w:tc>
        <w:tc>
          <w:tcPr>
            <w:tcW w:w="475" w:type="pct"/>
            <w:noWrap w:val="0"/>
            <w:vAlign w:val="top"/>
          </w:tcPr>
          <w:p w14:paraId="18BB356B">
            <w:pPr>
              <w:jc w:val="center"/>
              <w:rPr>
                <w:ins w:id="3638" w:author="LKY" w:date="2026-05-22T20:58:03Z"/>
                <w:rFonts w:hint="default" w:ascii="Times New Roman" w:hAnsi="Times New Roman"/>
                <w:vertAlign w:val="baseline"/>
                <w:lang w:val="en-US" w:eastAsia="zh-CN"/>
              </w:rPr>
            </w:pPr>
            <w:ins w:id="3639" w:author="LKY" w:date="2026-05-22T20:58:03Z">
              <w:r>
                <w:rPr>
                  <w:rFonts w:hint="eastAsia" w:ascii="Times New Roman" w:hAnsi="Times New Roman"/>
                  <w:vertAlign w:val="baseline"/>
                  <w:lang w:val="en-US" w:eastAsia="zh-CN"/>
                </w:rPr>
                <w:t>DO8</w:t>
              </w:r>
            </w:ins>
          </w:p>
        </w:tc>
        <w:tc>
          <w:tcPr>
            <w:tcW w:w="475" w:type="pct"/>
            <w:noWrap w:val="0"/>
            <w:vAlign w:val="top"/>
          </w:tcPr>
          <w:p w14:paraId="522A6633">
            <w:pPr>
              <w:jc w:val="center"/>
              <w:rPr>
                <w:ins w:id="3640" w:author="LKY" w:date="2026-05-22T20:58:03Z"/>
                <w:rFonts w:hint="default" w:ascii="Times New Roman" w:hAnsi="Times New Roman"/>
                <w:vertAlign w:val="baseline"/>
                <w:lang w:val="en-US" w:eastAsia="zh-CN"/>
              </w:rPr>
            </w:pPr>
            <w:ins w:id="3641" w:author="LKY" w:date="2026-05-22T20:58:03Z">
              <w:r>
                <w:rPr>
                  <w:rFonts w:hint="eastAsia" w:ascii="Times New Roman" w:hAnsi="Times New Roman"/>
                  <w:vertAlign w:val="baseline"/>
                  <w:lang w:val="en-US" w:eastAsia="zh-CN"/>
                </w:rPr>
                <w:t>DO10</w:t>
              </w:r>
            </w:ins>
          </w:p>
        </w:tc>
        <w:tc>
          <w:tcPr>
            <w:tcW w:w="475" w:type="pct"/>
            <w:noWrap w:val="0"/>
            <w:vAlign w:val="top"/>
          </w:tcPr>
          <w:p w14:paraId="166F8E11">
            <w:pPr>
              <w:jc w:val="center"/>
              <w:rPr>
                <w:ins w:id="3642" w:author="LKY" w:date="2026-05-22T20:58:03Z"/>
                <w:rFonts w:hint="default" w:ascii="Times New Roman" w:hAnsi="Times New Roman"/>
                <w:vertAlign w:val="baseline"/>
                <w:lang w:val="en-US" w:eastAsia="zh-CN"/>
              </w:rPr>
            </w:pPr>
            <w:ins w:id="3643" w:author="LKY" w:date="2026-05-22T20:58:03Z">
              <w:r>
                <w:rPr>
                  <w:rFonts w:hint="eastAsia" w:ascii="Times New Roman" w:hAnsi="Times New Roman"/>
                  <w:vertAlign w:val="baseline"/>
                  <w:lang w:val="en-US" w:eastAsia="zh-CN"/>
                </w:rPr>
                <w:t>DO12</w:t>
              </w:r>
            </w:ins>
          </w:p>
        </w:tc>
        <w:tc>
          <w:tcPr>
            <w:tcW w:w="620" w:type="pct"/>
            <w:noWrap w:val="0"/>
            <w:vAlign w:val="top"/>
          </w:tcPr>
          <w:p w14:paraId="560BFA8E">
            <w:pPr>
              <w:jc w:val="center"/>
              <w:rPr>
                <w:ins w:id="3644" w:author="LKY" w:date="2026-05-22T20:58:03Z"/>
                <w:rFonts w:hint="default" w:ascii="Times New Roman" w:hAnsi="Times New Roman"/>
                <w:vertAlign w:val="baseline"/>
                <w:lang w:val="en-US" w:eastAsia="zh-CN"/>
              </w:rPr>
            </w:pPr>
            <w:ins w:id="3645" w:author="LKY" w:date="2026-05-22T20:58:03Z">
              <w:r>
                <w:rPr>
                  <w:rFonts w:hint="eastAsia" w:ascii="Times New Roman" w:hAnsi="Times New Roman"/>
                  <w:vertAlign w:val="baseline"/>
                  <w:lang w:val="en-US" w:eastAsia="zh-CN"/>
                </w:rPr>
                <w:t>DO14</w:t>
              </w:r>
            </w:ins>
          </w:p>
        </w:tc>
        <w:tc>
          <w:tcPr>
            <w:tcW w:w="495" w:type="pct"/>
            <w:noWrap w:val="0"/>
            <w:vAlign w:val="top"/>
          </w:tcPr>
          <w:p w14:paraId="3DEE76C5">
            <w:pPr>
              <w:jc w:val="center"/>
              <w:rPr>
                <w:ins w:id="3646" w:author="LKY" w:date="2026-05-22T20:58:03Z"/>
                <w:rFonts w:hint="default" w:ascii="Times New Roman" w:hAnsi="Times New Roman"/>
                <w:vertAlign w:val="baseline"/>
                <w:lang w:val="en-US" w:eastAsia="zh-CN"/>
              </w:rPr>
            </w:pPr>
            <w:ins w:id="3647" w:author="LKY" w:date="2026-05-22T20:58:03Z">
              <w:r>
                <w:rPr>
                  <w:rFonts w:hint="eastAsia" w:ascii="Times New Roman" w:hAnsi="Times New Roman"/>
                  <w:vertAlign w:val="baseline"/>
                  <w:lang w:val="en-US" w:eastAsia="zh-CN"/>
                </w:rPr>
                <w:t>COM</w:t>
              </w:r>
            </w:ins>
          </w:p>
        </w:tc>
      </w:tr>
    </w:tbl>
    <w:p w14:paraId="0A054922">
      <w:pPr>
        <w:pStyle w:val="12"/>
        <w:ind w:left="0" w:leftChars="0" w:firstLine="0" w:firstLineChars="0"/>
        <w:outlineLvl w:val="9"/>
        <w:rPr>
          <w:ins w:id="3648" w:author="LKY" w:date="2026-05-22T20:58:03Z"/>
          <w:rFonts w:hint="eastAsia" w:ascii="Times New Roman" w:hAnsi="Times New Roman"/>
          <w:b w:val="0"/>
          <w:bCs w:val="0"/>
          <w:sz w:val="24"/>
          <w:szCs w:val="24"/>
          <w:lang w:val="en-US" w:eastAsia="zh-CN"/>
        </w:rPr>
      </w:pPr>
    </w:p>
    <w:tbl>
      <w:tblPr>
        <w:tblStyle w:val="1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24"/>
        <w:gridCol w:w="886"/>
        <w:gridCol w:w="10"/>
        <w:gridCol w:w="675"/>
        <w:gridCol w:w="804"/>
        <w:gridCol w:w="767"/>
        <w:gridCol w:w="786"/>
        <w:gridCol w:w="10"/>
        <w:gridCol w:w="776"/>
        <w:gridCol w:w="2"/>
        <w:gridCol w:w="784"/>
        <w:gridCol w:w="12"/>
        <w:gridCol w:w="776"/>
        <w:gridCol w:w="810"/>
      </w:tblGrid>
      <w:tr w14:paraId="01D5D7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ins w:id="3649" w:author="LKY" w:date="2026-05-22T20:58:03Z"/>
        </w:trPr>
        <w:tc>
          <w:tcPr>
            <w:tcW w:w="5000" w:type="pct"/>
            <w:gridSpan w:val="14"/>
            <w:tcBorders>
              <w:top w:val="single" w:color="auto" w:sz="4" w:space="0"/>
            </w:tcBorders>
            <w:noWrap w:val="0"/>
            <w:vAlign w:val="top"/>
          </w:tcPr>
          <w:p w14:paraId="37E543C2">
            <w:pPr>
              <w:pBdr>
                <w:top w:val="none" w:color="auto" w:sz="0" w:space="0"/>
                <w:left w:val="none" w:color="auto" w:sz="0" w:space="0"/>
                <w:bottom w:val="none" w:color="auto" w:sz="0" w:space="0"/>
                <w:right w:val="none" w:color="auto" w:sz="0" w:space="0"/>
                <w:between w:val="none" w:color="auto" w:sz="0" w:space="0"/>
              </w:pBdr>
              <w:jc w:val="center"/>
              <w:rPr>
                <w:ins w:id="3650" w:author="LKY" w:date="2026-05-22T20:58:03Z"/>
                <w:rFonts w:hint="eastAsia" w:ascii="Times New Roman" w:hAnsi="Times New Roman"/>
                <w:vertAlign w:val="baseline"/>
                <w:lang w:val="en-US" w:eastAsia="zh-CN"/>
              </w:rPr>
            </w:pPr>
            <w:ins w:id="3651" w:author="LKY" w:date="2026-05-22T20:58:03Z">
              <w:r>
                <w:rPr>
                  <w:rFonts w:hint="eastAsia" w:ascii="Times New Roman" w:hAnsi="Times New Roman"/>
                  <w:vertAlign w:val="baseline"/>
                  <w:lang w:val="en-US" w:eastAsia="zh-CN"/>
                </w:rPr>
                <w:t>N2084模块（继电器）</w:t>
              </w:r>
            </w:ins>
          </w:p>
        </w:tc>
      </w:tr>
      <w:tr w14:paraId="63C7F6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ins w:id="3652" w:author="LKY" w:date="2026-05-22T20:58:03Z"/>
        </w:trPr>
        <w:tc>
          <w:tcPr>
            <w:tcW w:w="836" w:type="pct"/>
            <w:tcBorders>
              <w:top w:val="single" w:color="auto" w:sz="4" w:space="0"/>
            </w:tcBorders>
            <w:noWrap w:val="0"/>
            <w:vAlign w:val="top"/>
          </w:tcPr>
          <w:p w14:paraId="7026FA62">
            <w:pPr>
              <w:jc w:val="center"/>
              <w:rPr>
                <w:ins w:id="3653" w:author="LKY" w:date="2026-05-22T20:58:03Z"/>
                <w:rFonts w:hint="default" w:ascii="Times New Roman" w:hAnsi="Times New Roman"/>
                <w:vertAlign w:val="baseline"/>
                <w:lang w:val="en-US" w:eastAsia="zh-CN"/>
              </w:rPr>
            </w:pPr>
            <w:ins w:id="3654" w:author="LKY" w:date="2026-05-22T20:58:03Z">
              <w:r>
                <w:rPr>
                  <w:rFonts w:hint="eastAsia" w:ascii="Times New Roman" w:hAnsi="Times New Roman"/>
                  <w:vertAlign w:val="baseline"/>
                  <w:lang w:val="en-US" w:eastAsia="zh-CN"/>
                </w:rPr>
                <w:t>端口号</w:t>
              </w:r>
            </w:ins>
          </w:p>
        </w:tc>
        <w:tc>
          <w:tcPr>
            <w:tcW w:w="526" w:type="pct"/>
            <w:gridSpan w:val="2"/>
            <w:tcBorders>
              <w:top w:val="single" w:color="auto" w:sz="4" w:space="0"/>
            </w:tcBorders>
            <w:noWrap w:val="0"/>
            <w:vAlign w:val="top"/>
          </w:tcPr>
          <w:p w14:paraId="22686A9F">
            <w:pPr>
              <w:jc w:val="center"/>
              <w:rPr>
                <w:ins w:id="3655" w:author="LKY" w:date="2026-05-22T20:58:03Z"/>
                <w:rFonts w:hint="default" w:ascii="Times New Roman" w:hAnsi="Times New Roman" w:eastAsiaTheme="minorEastAsia" w:cstheme="minorBidi"/>
                <w:kern w:val="2"/>
                <w:sz w:val="21"/>
                <w:szCs w:val="24"/>
                <w:vertAlign w:val="baseline"/>
                <w:lang w:val="en-US" w:eastAsia="zh-CN" w:bidi="ar-SA"/>
              </w:rPr>
            </w:pPr>
            <w:ins w:id="3656" w:author="LKY" w:date="2026-05-22T20:58:03Z">
              <w:r>
                <w:rPr>
                  <w:rFonts w:hint="eastAsia" w:ascii="Times New Roman" w:hAnsi="Times New Roman"/>
                  <w:vertAlign w:val="baseline"/>
                  <w:lang w:val="en-US" w:eastAsia="zh-CN"/>
                </w:rPr>
                <w:t>B1</w:t>
              </w:r>
            </w:ins>
          </w:p>
        </w:tc>
        <w:tc>
          <w:tcPr>
            <w:tcW w:w="396" w:type="pct"/>
            <w:tcBorders>
              <w:top w:val="single" w:color="auto" w:sz="4" w:space="0"/>
            </w:tcBorders>
            <w:noWrap w:val="0"/>
            <w:vAlign w:val="top"/>
          </w:tcPr>
          <w:p w14:paraId="268F616D">
            <w:pPr>
              <w:jc w:val="center"/>
              <w:rPr>
                <w:ins w:id="3657" w:author="LKY" w:date="2026-05-22T20:58:03Z"/>
                <w:rFonts w:hint="default" w:ascii="Times New Roman" w:hAnsi="Times New Roman" w:eastAsiaTheme="minorEastAsia" w:cstheme="minorBidi"/>
                <w:kern w:val="2"/>
                <w:sz w:val="21"/>
                <w:szCs w:val="24"/>
                <w:vertAlign w:val="baseline"/>
                <w:lang w:val="en-US" w:eastAsia="zh-CN" w:bidi="ar-SA"/>
              </w:rPr>
            </w:pPr>
            <w:ins w:id="3658" w:author="LKY" w:date="2026-05-22T20:58:03Z">
              <w:r>
                <w:rPr>
                  <w:rFonts w:hint="eastAsia" w:ascii="Times New Roman" w:hAnsi="Times New Roman" w:cstheme="minorBidi"/>
                  <w:kern w:val="2"/>
                  <w:sz w:val="21"/>
                  <w:szCs w:val="24"/>
                  <w:vertAlign w:val="baseline"/>
                  <w:lang w:val="en-US" w:eastAsia="zh-CN" w:bidi="ar-SA"/>
                </w:rPr>
                <w:t>B2</w:t>
              </w:r>
            </w:ins>
          </w:p>
        </w:tc>
        <w:tc>
          <w:tcPr>
            <w:tcW w:w="472" w:type="pct"/>
            <w:tcBorders>
              <w:top w:val="single" w:color="auto" w:sz="4" w:space="0"/>
            </w:tcBorders>
            <w:noWrap w:val="0"/>
            <w:vAlign w:val="top"/>
          </w:tcPr>
          <w:p w14:paraId="313302F8">
            <w:pPr>
              <w:jc w:val="center"/>
              <w:rPr>
                <w:ins w:id="3659" w:author="LKY" w:date="2026-05-22T20:58:03Z"/>
                <w:rFonts w:hint="default" w:ascii="Times New Roman" w:hAnsi="Times New Roman" w:eastAsiaTheme="minorEastAsia" w:cstheme="minorBidi"/>
                <w:kern w:val="2"/>
                <w:sz w:val="21"/>
                <w:szCs w:val="24"/>
                <w:vertAlign w:val="baseline"/>
                <w:lang w:val="en-US" w:eastAsia="zh-CN" w:bidi="ar-SA"/>
              </w:rPr>
            </w:pPr>
            <w:ins w:id="3660" w:author="LKY" w:date="2026-05-22T20:58:03Z">
              <w:r>
                <w:rPr>
                  <w:rFonts w:hint="eastAsia" w:ascii="Times New Roman" w:hAnsi="Times New Roman" w:cstheme="minorBidi"/>
                  <w:kern w:val="2"/>
                  <w:sz w:val="21"/>
                  <w:szCs w:val="24"/>
                  <w:vertAlign w:val="baseline"/>
                  <w:lang w:val="en-US" w:eastAsia="zh-CN" w:bidi="ar-SA"/>
                </w:rPr>
                <w:t>B3</w:t>
              </w:r>
            </w:ins>
          </w:p>
        </w:tc>
        <w:tc>
          <w:tcPr>
            <w:tcW w:w="450" w:type="pct"/>
            <w:tcBorders>
              <w:top w:val="single" w:color="auto" w:sz="4" w:space="0"/>
            </w:tcBorders>
            <w:noWrap w:val="0"/>
            <w:vAlign w:val="top"/>
          </w:tcPr>
          <w:p w14:paraId="330BC3DC">
            <w:pPr>
              <w:jc w:val="center"/>
              <w:rPr>
                <w:ins w:id="3661" w:author="LKY" w:date="2026-05-22T20:58:03Z"/>
                <w:rFonts w:hint="default" w:ascii="Times New Roman" w:hAnsi="Times New Roman" w:eastAsiaTheme="minorEastAsia" w:cstheme="minorBidi"/>
                <w:kern w:val="2"/>
                <w:sz w:val="21"/>
                <w:szCs w:val="24"/>
                <w:vertAlign w:val="baseline"/>
                <w:lang w:val="en-US" w:eastAsia="zh-CN" w:bidi="ar-SA"/>
              </w:rPr>
            </w:pPr>
            <w:ins w:id="3662" w:author="LKY" w:date="2026-05-22T20:58:03Z">
              <w:r>
                <w:rPr>
                  <w:rFonts w:hint="eastAsia" w:ascii="Times New Roman" w:hAnsi="Times New Roman" w:cstheme="minorBidi"/>
                  <w:kern w:val="2"/>
                  <w:sz w:val="21"/>
                  <w:szCs w:val="24"/>
                  <w:vertAlign w:val="baseline"/>
                  <w:lang w:val="en-US" w:eastAsia="zh-CN" w:bidi="ar-SA"/>
                </w:rPr>
                <w:t>B4</w:t>
              </w:r>
            </w:ins>
          </w:p>
        </w:tc>
        <w:tc>
          <w:tcPr>
            <w:tcW w:w="467" w:type="pct"/>
            <w:gridSpan w:val="2"/>
            <w:tcBorders>
              <w:top w:val="single" w:color="auto" w:sz="4" w:space="0"/>
            </w:tcBorders>
            <w:noWrap w:val="0"/>
            <w:vAlign w:val="top"/>
          </w:tcPr>
          <w:p w14:paraId="511F8DB4">
            <w:pPr>
              <w:jc w:val="center"/>
              <w:rPr>
                <w:ins w:id="3663" w:author="LKY" w:date="2026-05-22T20:58:03Z"/>
                <w:rFonts w:hint="default" w:ascii="Times New Roman" w:hAnsi="Times New Roman" w:eastAsiaTheme="minorEastAsia" w:cstheme="minorBidi"/>
                <w:kern w:val="2"/>
                <w:sz w:val="21"/>
                <w:szCs w:val="24"/>
                <w:vertAlign w:val="baseline"/>
                <w:lang w:val="en-US" w:eastAsia="zh-CN" w:bidi="ar-SA"/>
              </w:rPr>
            </w:pPr>
            <w:ins w:id="3664" w:author="LKY" w:date="2026-05-22T20:58:03Z">
              <w:r>
                <w:rPr>
                  <w:rFonts w:hint="eastAsia" w:ascii="Times New Roman" w:hAnsi="Times New Roman" w:cstheme="minorBidi"/>
                  <w:kern w:val="2"/>
                  <w:sz w:val="21"/>
                  <w:szCs w:val="24"/>
                  <w:vertAlign w:val="baseline"/>
                  <w:lang w:val="en-US" w:eastAsia="zh-CN" w:bidi="ar-SA"/>
                </w:rPr>
                <w:t>B5</w:t>
              </w:r>
            </w:ins>
          </w:p>
        </w:tc>
        <w:tc>
          <w:tcPr>
            <w:tcW w:w="456" w:type="pct"/>
            <w:gridSpan w:val="2"/>
            <w:tcBorders>
              <w:top w:val="single" w:color="auto" w:sz="4" w:space="0"/>
            </w:tcBorders>
            <w:noWrap w:val="0"/>
            <w:vAlign w:val="top"/>
          </w:tcPr>
          <w:p w14:paraId="7908D661">
            <w:pPr>
              <w:jc w:val="center"/>
              <w:rPr>
                <w:ins w:id="3665" w:author="LKY" w:date="2026-05-22T20:58:03Z"/>
                <w:rFonts w:hint="default" w:ascii="Times New Roman" w:hAnsi="Times New Roman" w:eastAsiaTheme="minorEastAsia" w:cstheme="minorBidi"/>
                <w:kern w:val="2"/>
                <w:sz w:val="21"/>
                <w:szCs w:val="24"/>
                <w:vertAlign w:val="baseline"/>
                <w:lang w:val="en-US" w:eastAsia="zh-CN" w:bidi="ar-SA"/>
              </w:rPr>
            </w:pPr>
            <w:ins w:id="3666" w:author="LKY" w:date="2026-05-22T20:58:03Z">
              <w:r>
                <w:rPr>
                  <w:rFonts w:hint="eastAsia" w:ascii="Times New Roman" w:hAnsi="Times New Roman" w:cstheme="minorBidi"/>
                  <w:kern w:val="2"/>
                  <w:sz w:val="21"/>
                  <w:szCs w:val="24"/>
                  <w:vertAlign w:val="baseline"/>
                  <w:lang w:val="en-US" w:eastAsia="zh-CN" w:bidi="ar-SA"/>
                </w:rPr>
                <w:t>B6</w:t>
              </w:r>
            </w:ins>
          </w:p>
        </w:tc>
        <w:tc>
          <w:tcPr>
            <w:tcW w:w="467" w:type="pct"/>
            <w:gridSpan w:val="2"/>
            <w:tcBorders>
              <w:top w:val="single" w:color="auto" w:sz="4" w:space="0"/>
            </w:tcBorders>
            <w:noWrap w:val="0"/>
            <w:vAlign w:val="top"/>
          </w:tcPr>
          <w:p w14:paraId="06E7DA56">
            <w:pPr>
              <w:jc w:val="center"/>
              <w:rPr>
                <w:ins w:id="3667" w:author="LKY" w:date="2026-05-22T20:58:03Z"/>
                <w:rFonts w:hint="default" w:ascii="Times New Roman" w:hAnsi="Times New Roman"/>
                <w:vertAlign w:val="baseline"/>
                <w:lang w:val="en-US" w:eastAsia="zh-CN"/>
              </w:rPr>
            </w:pPr>
            <w:ins w:id="3668" w:author="LKY" w:date="2026-05-22T20:58:03Z">
              <w:r>
                <w:rPr>
                  <w:rFonts w:hint="eastAsia" w:ascii="Times New Roman" w:hAnsi="Times New Roman"/>
                  <w:vertAlign w:val="baseline"/>
                  <w:lang w:val="en-US" w:eastAsia="zh-CN"/>
                </w:rPr>
                <w:t>B7</w:t>
              </w:r>
            </w:ins>
          </w:p>
        </w:tc>
        <w:tc>
          <w:tcPr>
            <w:tcW w:w="455" w:type="pct"/>
            <w:tcBorders>
              <w:top w:val="single" w:color="auto" w:sz="4" w:space="0"/>
            </w:tcBorders>
            <w:noWrap w:val="0"/>
            <w:vAlign w:val="top"/>
          </w:tcPr>
          <w:p w14:paraId="4EEF11B7">
            <w:pPr>
              <w:jc w:val="center"/>
              <w:rPr>
                <w:ins w:id="3669" w:author="LKY" w:date="2026-05-22T20:58:03Z"/>
                <w:rFonts w:hint="default" w:ascii="Times New Roman" w:hAnsi="Times New Roman"/>
                <w:vertAlign w:val="baseline"/>
                <w:lang w:val="en-US" w:eastAsia="zh-CN"/>
              </w:rPr>
            </w:pPr>
            <w:ins w:id="3670" w:author="LKY" w:date="2026-05-22T20:58:03Z">
              <w:r>
                <w:rPr>
                  <w:rFonts w:hint="eastAsia" w:ascii="Times New Roman" w:hAnsi="Times New Roman"/>
                  <w:vertAlign w:val="baseline"/>
                  <w:lang w:val="en-US" w:eastAsia="zh-CN"/>
                </w:rPr>
                <w:t>B8</w:t>
              </w:r>
            </w:ins>
          </w:p>
        </w:tc>
        <w:tc>
          <w:tcPr>
            <w:tcW w:w="471" w:type="pct"/>
            <w:tcBorders>
              <w:top w:val="single" w:color="auto" w:sz="4" w:space="0"/>
            </w:tcBorders>
            <w:noWrap w:val="0"/>
            <w:vAlign w:val="top"/>
          </w:tcPr>
          <w:p w14:paraId="4FFF655C">
            <w:pPr>
              <w:jc w:val="center"/>
              <w:rPr>
                <w:ins w:id="3671" w:author="LKY" w:date="2026-05-22T20:58:03Z"/>
                <w:rFonts w:hint="default" w:ascii="Times New Roman" w:hAnsi="Times New Roman"/>
                <w:vertAlign w:val="baseline"/>
                <w:lang w:val="en-US" w:eastAsia="zh-CN"/>
              </w:rPr>
            </w:pPr>
            <w:ins w:id="3672" w:author="LKY" w:date="2026-05-22T20:58:03Z">
              <w:r>
                <w:rPr>
                  <w:rFonts w:hint="eastAsia" w:ascii="Times New Roman" w:hAnsi="Times New Roman"/>
                  <w:vertAlign w:val="baseline"/>
                  <w:lang w:val="en-US" w:eastAsia="zh-CN"/>
                </w:rPr>
                <w:t>B9</w:t>
              </w:r>
            </w:ins>
          </w:p>
        </w:tc>
      </w:tr>
      <w:tr w14:paraId="4DDD11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ins w:id="3673" w:author="LKY" w:date="2026-05-22T20:58:03Z"/>
        </w:trPr>
        <w:tc>
          <w:tcPr>
            <w:tcW w:w="836" w:type="pct"/>
            <w:noWrap w:val="0"/>
            <w:vAlign w:val="top"/>
          </w:tcPr>
          <w:p w14:paraId="72FE3E83">
            <w:pPr>
              <w:jc w:val="center"/>
              <w:rPr>
                <w:ins w:id="3674" w:author="LKY" w:date="2026-05-22T20:58:03Z"/>
                <w:rFonts w:hint="default" w:ascii="Times New Roman" w:hAnsi="Times New Roman"/>
                <w:vertAlign w:val="baseline"/>
                <w:lang w:val="en-US" w:eastAsia="zh-CN"/>
              </w:rPr>
            </w:pPr>
            <w:ins w:id="3675" w:author="LKY" w:date="2026-05-22T20:58:03Z">
              <w:r>
                <w:rPr>
                  <w:rFonts w:hint="eastAsia" w:ascii="Times New Roman" w:hAnsi="Times New Roman"/>
                  <w:vertAlign w:val="baseline"/>
                  <w:lang w:val="en-US" w:eastAsia="zh-CN"/>
                </w:rPr>
                <w:t>名称</w:t>
              </w:r>
            </w:ins>
          </w:p>
        </w:tc>
        <w:tc>
          <w:tcPr>
            <w:tcW w:w="526" w:type="pct"/>
            <w:gridSpan w:val="2"/>
            <w:noWrap w:val="0"/>
            <w:vAlign w:val="top"/>
          </w:tcPr>
          <w:p w14:paraId="79A2F72D">
            <w:pPr>
              <w:jc w:val="center"/>
              <w:rPr>
                <w:ins w:id="3676" w:author="LKY" w:date="2026-05-22T20:58:03Z"/>
                <w:rFonts w:hint="default" w:ascii="Times New Roman" w:hAnsi="Times New Roman"/>
                <w:vertAlign w:val="baseline"/>
                <w:lang w:val="en-US" w:eastAsia="zh-CN"/>
              </w:rPr>
            </w:pPr>
            <w:ins w:id="3677" w:author="LKY" w:date="2026-05-22T20:58:03Z">
              <w:r>
                <w:rPr>
                  <w:rFonts w:hint="eastAsia" w:ascii="Times New Roman" w:hAnsi="Times New Roman"/>
                  <w:vertAlign w:val="baseline"/>
                  <w:lang w:val="en-US" w:eastAsia="zh-CN"/>
                </w:rPr>
                <w:t>SW1</w:t>
              </w:r>
            </w:ins>
          </w:p>
        </w:tc>
        <w:tc>
          <w:tcPr>
            <w:tcW w:w="396" w:type="pct"/>
            <w:noWrap w:val="0"/>
            <w:vAlign w:val="top"/>
          </w:tcPr>
          <w:p w14:paraId="30BDC7E9">
            <w:pPr>
              <w:jc w:val="center"/>
              <w:rPr>
                <w:ins w:id="3678" w:author="LKY" w:date="2026-05-22T20:58:03Z"/>
                <w:rFonts w:hint="default" w:ascii="Times New Roman" w:hAnsi="Times New Roman"/>
                <w:vertAlign w:val="baseline"/>
                <w:lang w:val="en-US" w:eastAsia="zh-CN"/>
              </w:rPr>
            </w:pPr>
            <w:ins w:id="3679" w:author="LKY" w:date="2026-05-22T20:58:03Z">
              <w:r>
                <w:rPr>
                  <w:rFonts w:hint="eastAsia" w:ascii="Times New Roman" w:hAnsi="Times New Roman"/>
                  <w:vertAlign w:val="baseline"/>
                  <w:lang w:val="en-US" w:eastAsia="zh-CN"/>
                </w:rPr>
                <w:t>SW2</w:t>
              </w:r>
            </w:ins>
          </w:p>
        </w:tc>
        <w:tc>
          <w:tcPr>
            <w:tcW w:w="472" w:type="pct"/>
            <w:noWrap w:val="0"/>
            <w:vAlign w:val="top"/>
          </w:tcPr>
          <w:p w14:paraId="3607E1D4">
            <w:pPr>
              <w:jc w:val="center"/>
              <w:rPr>
                <w:ins w:id="3680" w:author="LKY" w:date="2026-05-22T20:58:03Z"/>
                <w:rFonts w:hint="default" w:ascii="Times New Roman" w:hAnsi="Times New Roman" w:eastAsiaTheme="minorEastAsia" w:cstheme="minorBidi"/>
                <w:kern w:val="2"/>
                <w:sz w:val="21"/>
                <w:szCs w:val="24"/>
                <w:vertAlign w:val="baseline"/>
                <w:lang w:val="en-US" w:eastAsia="zh-CN" w:bidi="ar-SA"/>
              </w:rPr>
            </w:pPr>
            <w:ins w:id="3681" w:author="LKY" w:date="2026-05-22T20:58:03Z">
              <w:r>
                <w:rPr>
                  <w:rFonts w:hint="eastAsia" w:ascii="Times New Roman" w:hAnsi="Times New Roman"/>
                  <w:vertAlign w:val="baseline"/>
                  <w:lang w:val="en-US" w:eastAsia="zh-CN"/>
                </w:rPr>
                <w:t>SW3</w:t>
              </w:r>
            </w:ins>
          </w:p>
        </w:tc>
        <w:tc>
          <w:tcPr>
            <w:tcW w:w="450" w:type="pct"/>
            <w:noWrap w:val="0"/>
            <w:vAlign w:val="top"/>
          </w:tcPr>
          <w:p w14:paraId="2E2D91D0">
            <w:pPr>
              <w:jc w:val="center"/>
              <w:rPr>
                <w:ins w:id="3682" w:author="LKY" w:date="2026-05-22T20:58:03Z"/>
                <w:rFonts w:hint="default" w:ascii="Times New Roman" w:hAnsi="Times New Roman"/>
                <w:vertAlign w:val="baseline"/>
                <w:lang w:val="en-US" w:eastAsia="zh-CN"/>
              </w:rPr>
            </w:pPr>
            <w:ins w:id="3683" w:author="LKY" w:date="2026-05-22T20:58:03Z">
              <w:r>
                <w:rPr>
                  <w:rFonts w:hint="eastAsia" w:ascii="Times New Roman" w:hAnsi="Times New Roman"/>
                  <w:vertAlign w:val="baseline"/>
                  <w:lang w:val="en-US" w:eastAsia="zh-CN"/>
                </w:rPr>
                <w:t>SW4</w:t>
              </w:r>
            </w:ins>
          </w:p>
        </w:tc>
        <w:tc>
          <w:tcPr>
            <w:tcW w:w="461" w:type="pct"/>
            <w:noWrap w:val="0"/>
            <w:vAlign w:val="top"/>
          </w:tcPr>
          <w:p w14:paraId="3DBBC6C8">
            <w:pPr>
              <w:jc w:val="center"/>
              <w:rPr>
                <w:ins w:id="3684" w:author="LKY" w:date="2026-05-22T20:58:03Z"/>
                <w:rFonts w:hint="default" w:ascii="Times New Roman" w:hAnsi="Times New Roman"/>
                <w:vertAlign w:val="baseline"/>
                <w:lang w:val="en-US" w:eastAsia="zh-CN"/>
              </w:rPr>
            </w:pPr>
            <w:ins w:id="3685" w:author="LKY" w:date="2026-05-22T20:58:03Z">
              <w:r>
                <w:rPr>
                  <w:rFonts w:hint="eastAsia" w:ascii="Times New Roman" w:hAnsi="Times New Roman"/>
                  <w:vertAlign w:val="baseline"/>
                  <w:lang w:val="en-US" w:eastAsia="zh-CN"/>
                </w:rPr>
                <w:t>SW5</w:t>
              </w:r>
            </w:ins>
          </w:p>
        </w:tc>
        <w:tc>
          <w:tcPr>
            <w:tcW w:w="461" w:type="pct"/>
            <w:gridSpan w:val="2"/>
            <w:noWrap w:val="0"/>
            <w:vAlign w:val="top"/>
          </w:tcPr>
          <w:p w14:paraId="2F1B445D">
            <w:pPr>
              <w:jc w:val="center"/>
              <w:rPr>
                <w:ins w:id="3686" w:author="LKY" w:date="2026-05-22T20:58:03Z"/>
                <w:rFonts w:hint="default" w:ascii="Times New Roman" w:hAnsi="Times New Roman"/>
                <w:vertAlign w:val="baseline"/>
                <w:lang w:val="en-US" w:eastAsia="zh-CN"/>
              </w:rPr>
            </w:pPr>
            <w:ins w:id="3687" w:author="LKY" w:date="2026-05-22T20:58:03Z">
              <w:r>
                <w:rPr>
                  <w:rFonts w:hint="eastAsia" w:ascii="Times New Roman" w:hAnsi="Times New Roman"/>
                  <w:vertAlign w:val="baseline"/>
                  <w:lang w:val="en-US" w:eastAsia="zh-CN"/>
                </w:rPr>
                <w:t>SW6</w:t>
              </w:r>
            </w:ins>
          </w:p>
        </w:tc>
        <w:tc>
          <w:tcPr>
            <w:tcW w:w="461" w:type="pct"/>
            <w:gridSpan w:val="2"/>
            <w:noWrap w:val="0"/>
            <w:vAlign w:val="top"/>
          </w:tcPr>
          <w:p w14:paraId="1EE9E5FA">
            <w:pPr>
              <w:jc w:val="center"/>
              <w:rPr>
                <w:ins w:id="3688" w:author="LKY" w:date="2026-05-22T20:58:03Z"/>
                <w:rFonts w:hint="default" w:ascii="Times New Roman" w:hAnsi="Times New Roman"/>
                <w:vertAlign w:val="baseline"/>
                <w:lang w:val="en-US" w:eastAsia="zh-CN"/>
              </w:rPr>
            </w:pPr>
            <w:ins w:id="3689" w:author="LKY" w:date="2026-05-22T20:58:03Z">
              <w:r>
                <w:rPr>
                  <w:rFonts w:hint="eastAsia" w:ascii="Times New Roman" w:hAnsi="Times New Roman"/>
                  <w:vertAlign w:val="baseline"/>
                  <w:lang w:val="en-US" w:eastAsia="zh-CN"/>
                </w:rPr>
                <w:t>SW7</w:t>
              </w:r>
            </w:ins>
          </w:p>
        </w:tc>
        <w:tc>
          <w:tcPr>
            <w:tcW w:w="462" w:type="pct"/>
            <w:gridSpan w:val="2"/>
            <w:noWrap w:val="0"/>
            <w:vAlign w:val="top"/>
          </w:tcPr>
          <w:p w14:paraId="2D3CB001">
            <w:pPr>
              <w:jc w:val="center"/>
              <w:rPr>
                <w:ins w:id="3690" w:author="LKY" w:date="2026-05-22T20:58:03Z"/>
                <w:rFonts w:hint="default" w:ascii="Times New Roman" w:hAnsi="Times New Roman"/>
                <w:vertAlign w:val="baseline"/>
                <w:lang w:val="en-US" w:eastAsia="zh-CN"/>
              </w:rPr>
            </w:pPr>
            <w:ins w:id="3691" w:author="LKY" w:date="2026-05-22T20:58:03Z">
              <w:r>
                <w:rPr>
                  <w:rFonts w:hint="eastAsia" w:ascii="Times New Roman" w:hAnsi="Times New Roman"/>
                  <w:vertAlign w:val="baseline"/>
                  <w:lang w:val="en-US" w:eastAsia="zh-CN"/>
                </w:rPr>
                <w:t>SW8</w:t>
              </w:r>
            </w:ins>
          </w:p>
        </w:tc>
        <w:tc>
          <w:tcPr>
            <w:tcW w:w="471" w:type="pct"/>
            <w:noWrap w:val="0"/>
            <w:vAlign w:val="top"/>
          </w:tcPr>
          <w:p w14:paraId="5FBF6378">
            <w:pPr>
              <w:jc w:val="center"/>
              <w:rPr>
                <w:ins w:id="3692" w:author="LKY" w:date="2026-05-22T20:58:03Z"/>
                <w:rFonts w:hint="default" w:ascii="Times New Roman" w:hAnsi="Times New Roman"/>
                <w:vertAlign w:val="baseline"/>
                <w:lang w:val="en-US" w:eastAsia="zh-CN"/>
              </w:rPr>
            </w:pPr>
            <w:ins w:id="3693" w:author="LKY" w:date="2026-05-22T20:58:03Z">
              <w:r>
                <w:rPr>
                  <w:rFonts w:hint="eastAsia" w:ascii="Times New Roman" w:hAnsi="Times New Roman"/>
                  <w:vertAlign w:val="baseline"/>
                  <w:lang w:val="en-US" w:eastAsia="zh-CN"/>
                </w:rPr>
                <w:t>PE</w:t>
              </w:r>
            </w:ins>
          </w:p>
        </w:tc>
      </w:tr>
      <w:tr w14:paraId="0DD63A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ins w:id="3694" w:author="LKY" w:date="2026-05-22T20:58:03Z"/>
        </w:trPr>
        <w:tc>
          <w:tcPr>
            <w:tcW w:w="836" w:type="pct"/>
            <w:noWrap w:val="0"/>
            <w:vAlign w:val="top"/>
          </w:tcPr>
          <w:p w14:paraId="79DF72EF">
            <w:pPr>
              <w:jc w:val="center"/>
              <w:rPr>
                <w:ins w:id="3695" w:author="LKY" w:date="2026-05-22T20:58:03Z"/>
                <w:rFonts w:hint="default" w:ascii="Times New Roman" w:hAnsi="Times New Roman"/>
                <w:vertAlign w:val="baseline"/>
                <w:lang w:val="en-US" w:eastAsia="zh-CN"/>
              </w:rPr>
            </w:pPr>
            <w:ins w:id="3696" w:author="LKY" w:date="2026-05-22T20:58:03Z">
              <w:r>
                <w:rPr>
                  <w:rFonts w:hint="eastAsia" w:ascii="Times New Roman" w:hAnsi="Times New Roman"/>
                  <w:vertAlign w:val="baseline"/>
                  <w:lang w:val="en-US" w:eastAsia="zh-CN"/>
                </w:rPr>
                <w:t>端口号</w:t>
              </w:r>
            </w:ins>
          </w:p>
        </w:tc>
        <w:tc>
          <w:tcPr>
            <w:tcW w:w="526" w:type="pct"/>
            <w:gridSpan w:val="2"/>
            <w:noWrap w:val="0"/>
            <w:vAlign w:val="top"/>
          </w:tcPr>
          <w:p w14:paraId="6A49B84B">
            <w:pPr>
              <w:jc w:val="center"/>
              <w:rPr>
                <w:ins w:id="3697" w:author="LKY" w:date="2026-05-22T20:58:03Z"/>
                <w:rFonts w:hint="default" w:ascii="Times New Roman" w:hAnsi="Times New Roman"/>
                <w:vertAlign w:val="baseline"/>
                <w:lang w:val="en-US" w:eastAsia="zh-CN"/>
              </w:rPr>
            </w:pPr>
            <w:ins w:id="3698" w:author="LKY" w:date="2026-05-22T20:58:03Z">
              <w:r>
                <w:rPr>
                  <w:rFonts w:hint="eastAsia" w:ascii="Times New Roman" w:hAnsi="Times New Roman"/>
                  <w:vertAlign w:val="baseline"/>
                  <w:lang w:val="en-US" w:eastAsia="zh-CN"/>
                </w:rPr>
                <w:t>A1</w:t>
              </w:r>
            </w:ins>
          </w:p>
        </w:tc>
        <w:tc>
          <w:tcPr>
            <w:tcW w:w="396" w:type="pct"/>
            <w:noWrap w:val="0"/>
            <w:vAlign w:val="top"/>
          </w:tcPr>
          <w:p w14:paraId="48D74483">
            <w:pPr>
              <w:jc w:val="center"/>
              <w:rPr>
                <w:ins w:id="3699" w:author="LKY" w:date="2026-05-22T20:58:03Z"/>
                <w:rFonts w:hint="default" w:ascii="Times New Roman" w:hAnsi="Times New Roman"/>
                <w:vertAlign w:val="baseline"/>
                <w:lang w:val="en-US" w:eastAsia="zh-CN"/>
              </w:rPr>
            </w:pPr>
            <w:ins w:id="3700" w:author="LKY" w:date="2026-05-22T20:58:03Z">
              <w:r>
                <w:rPr>
                  <w:rFonts w:hint="eastAsia" w:ascii="Times New Roman" w:hAnsi="Times New Roman"/>
                  <w:vertAlign w:val="baseline"/>
                  <w:lang w:val="en-US" w:eastAsia="zh-CN"/>
                </w:rPr>
                <w:t>A2</w:t>
              </w:r>
            </w:ins>
          </w:p>
        </w:tc>
        <w:tc>
          <w:tcPr>
            <w:tcW w:w="472" w:type="pct"/>
            <w:noWrap w:val="0"/>
            <w:vAlign w:val="top"/>
          </w:tcPr>
          <w:p w14:paraId="23DE2C89">
            <w:pPr>
              <w:jc w:val="center"/>
              <w:rPr>
                <w:ins w:id="3701" w:author="LKY" w:date="2026-05-22T20:58:03Z"/>
                <w:rFonts w:hint="default" w:ascii="Times New Roman" w:hAnsi="Times New Roman"/>
                <w:vertAlign w:val="baseline"/>
                <w:lang w:val="en-US" w:eastAsia="zh-CN"/>
              </w:rPr>
            </w:pPr>
            <w:ins w:id="3702" w:author="LKY" w:date="2026-05-22T20:58:03Z">
              <w:r>
                <w:rPr>
                  <w:rFonts w:hint="eastAsia" w:ascii="Times New Roman" w:hAnsi="Times New Roman"/>
                  <w:vertAlign w:val="baseline"/>
                  <w:lang w:val="en-US" w:eastAsia="zh-CN"/>
                </w:rPr>
                <w:t>A3</w:t>
              </w:r>
            </w:ins>
          </w:p>
        </w:tc>
        <w:tc>
          <w:tcPr>
            <w:tcW w:w="450" w:type="pct"/>
            <w:noWrap w:val="0"/>
            <w:vAlign w:val="top"/>
          </w:tcPr>
          <w:p w14:paraId="7DDC2132">
            <w:pPr>
              <w:jc w:val="center"/>
              <w:rPr>
                <w:ins w:id="3703" w:author="LKY" w:date="2026-05-22T20:58:03Z"/>
                <w:rFonts w:hint="default" w:ascii="Times New Roman" w:hAnsi="Times New Roman"/>
                <w:vertAlign w:val="baseline"/>
                <w:lang w:val="en-US" w:eastAsia="zh-CN"/>
              </w:rPr>
            </w:pPr>
            <w:ins w:id="3704" w:author="LKY" w:date="2026-05-22T20:58:03Z">
              <w:r>
                <w:rPr>
                  <w:rFonts w:hint="eastAsia" w:ascii="Times New Roman" w:hAnsi="Times New Roman"/>
                  <w:vertAlign w:val="baseline"/>
                  <w:lang w:val="en-US" w:eastAsia="zh-CN"/>
                </w:rPr>
                <w:t>A4</w:t>
              </w:r>
            </w:ins>
          </w:p>
        </w:tc>
        <w:tc>
          <w:tcPr>
            <w:tcW w:w="467" w:type="pct"/>
            <w:gridSpan w:val="2"/>
            <w:noWrap w:val="0"/>
            <w:vAlign w:val="top"/>
          </w:tcPr>
          <w:p w14:paraId="0A4461E7">
            <w:pPr>
              <w:jc w:val="center"/>
              <w:rPr>
                <w:ins w:id="3705" w:author="LKY" w:date="2026-05-22T20:58:03Z"/>
                <w:rFonts w:hint="default" w:ascii="Times New Roman" w:hAnsi="Times New Roman"/>
                <w:vertAlign w:val="baseline"/>
                <w:lang w:val="en-US" w:eastAsia="zh-CN"/>
              </w:rPr>
            </w:pPr>
            <w:ins w:id="3706" w:author="LKY" w:date="2026-05-22T20:58:03Z">
              <w:r>
                <w:rPr>
                  <w:rFonts w:hint="eastAsia" w:ascii="Times New Roman" w:hAnsi="Times New Roman"/>
                  <w:vertAlign w:val="baseline"/>
                  <w:lang w:val="en-US" w:eastAsia="zh-CN"/>
                </w:rPr>
                <w:t>A5</w:t>
              </w:r>
            </w:ins>
          </w:p>
        </w:tc>
        <w:tc>
          <w:tcPr>
            <w:tcW w:w="456" w:type="pct"/>
            <w:gridSpan w:val="2"/>
            <w:noWrap w:val="0"/>
            <w:vAlign w:val="top"/>
          </w:tcPr>
          <w:p w14:paraId="1AE573C6">
            <w:pPr>
              <w:jc w:val="center"/>
              <w:rPr>
                <w:ins w:id="3707" w:author="LKY" w:date="2026-05-22T20:58:03Z"/>
                <w:rFonts w:hint="default" w:ascii="Times New Roman" w:hAnsi="Times New Roman"/>
                <w:vertAlign w:val="baseline"/>
                <w:lang w:val="en-US" w:eastAsia="zh-CN"/>
              </w:rPr>
            </w:pPr>
            <w:ins w:id="3708" w:author="LKY" w:date="2026-05-22T20:58:03Z">
              <w:r>
                <w:rPr>
                  <w:rFonts w:hint="eastAsia" w:ascii="Times New Roman" w:hAnsi="Times New Roman"/>
                  <w:vertAlign w:val="baseline"/>
                  <w:lang w:val="en-US" w:eastAsia="zh-CN"/>
                </w:rPr>
                <w:t>A6</w:t>
              </w:r>
            </w:ins>
          </w:p>
        </w:tc>
        <w:tc>
          <w:tcPr>
            <w:tcW w:w="467" w:type="pct"/>
            <w:gridSpan w:val="2"/>
            <w:noWrap w:val="0"/>
            <w:vAlign w:val="top"/>
          </w:tcPr>
          <w:p w14:paraId="2A695795">
            <w:pPr>
              <w:jc w:val="center"/>
              <w:rPr>
                <w:ins w:id="3709" w:author="LKY" w:date="2026-05-22T20:58:03Z"/>
                <w:rFonts w:hint="default" w:ascii="Times New Roman" w:hAnsi="Times New Roman"/>
                <w:vertAlign w:val="baseline"/>
                <w:lang w:val="en-US" w:eastAsia="zh-CN"/>
              </w:rPr>
            </w:pPr>
            <w:ins w:id="3710" w:author="LKY" w:date="2026-05-22T20:58:03Z">
              <w:r>
                <w:rPr>
                  <w:rFonts w:hint="eastAsia" w:ascii="Times New Roman" w:hAnsi="Times New Roman"/>
                  <w:vertAlign w:val="baseline"/>
                  <w:lang w:val="en-US" w:eastAsia="zh-CN"/>
                </w:rPr>
                <w:t>A7</w:t>
              </w:r>
            </w:ins>
          </w:p>
        </w:tc>
        <w:tc>
          <w:tcPr>
            <w:tcW w:w="455" w:type="pct"/>
            <w:noWrap w:val="0"/>
            <w:vAlign w:val="top"/>
          </w:tcPr>
          <w:p w14:paraId="56743F6F">
            <w:pPr>
              <w:jc w:val="center"/>
              <w:rPr>
                <w:ins w:id="3711" w:author="LKY" w:date="2026-05-22T20:58:03Z"/>
                <w:rFonts w:hint="default" w:ascii="Times New Roman" w:hAnsi="Times New Roman"/>
                <w:vertAlign w:val="baseline"/>
                <w:lang w:val="en-US" w:eastAsia="zh-CN"/>
              </w:rPr>
            </w:pPr>
            <w:ins w:id="3712" w:author="LKY" w:date="2026-05-22T20:58:03Z">
              <w:r>
                <w:rPr>
                  <w:rFonts w:hint="eastAsia" w:ascii="Times New Roman" w:hAnsi="Times New Roman"/>
                  <w:vertAlign w:val="baseline"/>
                  <w:lang w:val="en-US" w:eastAsia="zh-CN"/>
                </w:rPr>
                <w:t>A8</w:t>
              </w:r>
            </w:ins>
          </w:p>
        </w:tc>
        <w:tc>
          <w:tcPr>
            <w:tcW w:w="471" w:type="pct"/>
            <w:noWrap w:val="0"/>
            <w:vAlign w:val="top"/>
          </w:tcPr>
          <w:p w14:paraId="7850F767">
            <w:pPr>
              <w:jc w:val="center"/>
              <w:rPr>
                <w:ins w:id="3713" w:author="LKY" w:date="2026-05-22T20:58:03Z"/>
                <w:rFonts w:hint="default" w:ascii="Times New Roman" w:hAnsi="Times New Roman"/>
                <w:vertAlign w:val="baseline"/>
                <w:lang w:val="en-US" w:eastAsia="zh-CN"/>
              </w:rPr>
            </w:pPr>
            <w:ins w:id="3714" w:author="LKY" w:date="2026-05-22T20:58:03Z">
              <w:r>
                <w:rPr>
                  <w:rFonts w:hint="eastAsia" w:ascii="Times New Roman" w:hAnsi="Times New Roman"/>
                  <w:vertAlign w:val="baseline"/>
                  <w:lang w:val="en-US" w:eastAsia="zh-CN"/>
                </w:rPr>
                <w:t>A9</w:t>
              </w:r>
            </w:ins>
          </w:p>
        </w:tc>
      </w:tr>
      <w:tr w14:paraId="40A3CF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ins w:id="3715" w:author="LKY" w:date="2026-05-22T20:58:03Z"/>
        </w:trPr>
        <w:tc>
          <w:tcPr>
            <w:tcW w:w="836" w:type="pct"/>
            <w:noWrap w:val="0"/>
            <w:vAlign w:val="top"/>
          </w:tcPr>
          <w:p w14:paraId="0900CFED">
            <w:pPr>
              <w:jc w:val="center"/>
              <w:rPr>
                <w:ins w:id="3716" w:author="LKY" w:date="2026-05-22T20:58:03Z"/>
                <w:rFonts w:hint="default" w:ascii="Times New Roman" w:hAnsi="Times New Roman"/>
                <w:vertAlign w:val="baseline"/>
                <w:lang w:val="en-US" w:eastAsia="zh-CN"/>
              </w:rPr>
            </w:pPr>
            <w:ins w:id="3717" w:author="LKY" w:date="2026-05-22T20:58:03Z">
              <w:r>
                <w:rPr>
                  <w:rFonts w:hint="eastAsia" w:ascii="Times New Roman" w:hAnsi="Times New Roman"/>
                  <w:vertAlign w:val="baseline"/>
                  <w:lang w:val="en-US" w:eastAsia="zh-CN"/>
                </w:rPr>
                <w:t>名称</w:t>
              </w:r>
            </w:ins>
          </w:p>
        </w:tc>
        <w:tc>
          <w:tcPr>
            <w:tcW w:w="520" w:type="pct"/>
            <w:noWrap w:val="0"/>
            <w:vAlign w:val="top"/>
          </w:tcPr>
          <w:p w14:paraId="24068C4A">
            <w:pPr>
              <w:jc w:val="center"/>
              <w:rPr>
                <w:ins w:id="3718" w:author="LKY" w:date="2026-05-22T20:58:03Z"/>
                <w:rFonts w:hint="default" w:ascii="Times New Roman" w:hAnsi="Times New Roman"/>
                <w:vertAlign w:val="baseline"/>
                <w:lang w:val="en-US" w:eastAsia="zh-CN"/>
              </w:rPr>
            </w:pPr>
            <w:ins w:id="3719" w:author="LKY" w:date="2026-05-22T20:58:03Z">
              <w:r>
                <w:rPr>
                  <w:rFonts w:hint="eastAsia" w:ascii="Times New Roman" w:hAnsi="Times New Roman"/>
                  <w:vertAlign w:val="baseline"/>
                  <w:lang w:val="en-US" w:eastAsia="zh-CN"/>
                </w:rPr>
                <w:t>SW1</w:t>
              </w:r>
            </w:ins>
          </w:p>
        </w:tc>
        <w:tc>
          <w:tcPr>
            <w:tcW w:w="402" w:type="pct"/>
            <w:gridSpan w:val="2"/>
            <w:noWrap w:val="0"/>
            <w:vAlign w:val="top"/>
          </w:tcPr>
          <w:p w14:paraId="34F6FEC9">
            <w:pPr>
              <w:jc w:val="center"/>
              <w:rPr>
                <w:ins w:id="3720" w:author="LKY" w:date="2026-05-22T20:58:03Z"/>
                <w:rFonts w:hint="default" w:ascii="Times New Roman" w:hAnsi="Times New Roman"/>
                <w:vertAlign w:val="baseline"/>
                <w:lang w:val="en-US" w:eastAsia="zh-CN"/>
              </w:rPr>
            </w:pPr>
            <w:ins w:id="3721" w:author="LKY" w:date="2026-05-22T20:58:03Z">
              <w:r>
                <w:rPr>
                  <w:rFonts w:hint="eastAsia" w:ascii="Times New Roman" w:hAnsi="Times New Roman"/>
                  <w:vertAlign w:val="baseline"/>
                  <w:lang w:val="en-US" w:eastAsia="zh-CN"/>
                </w:rPr>
                <w:t>SW2</w:t>
              </w:r>
            </w:ins>
          </w:p>
        </w:tc>
        <w:tc>
          <w:tcPr>
            <w:tcW w:w="472" w:type="pct"/>
            <w:noWrap w:val="0"/>
            <w:vAlign w:val="top"/>
          </w:tcPr>
          <w:p w14:paraId="77007D5B">
            <w:pPr>
              <w:jc w:val="center"/>
              <w:rPr>
                <w:ins w:id="3722" w:author="LKY" w:date="2026-05-22T20:58:03Z"/>
                <w:rFonts w:hint="default" w:ascii="Times New Roman" w:hAnsi="Times New Roman"/>
                <w:vertAlign w:val="baseline"/>
                <w:lang w:val="en-US" w:eastAsia="zh-CN"/>
              </w:rPr>
            </w:pPr>
            <w:ins w:id="3723" w:author="LKY" w:date="2026-05-22T20:58:03Z">
              <w:r>
                <w:rPr>
                  <w:rFonts w:hint="eastAsia" w:ascii="Times New Roman" w:hAnsi="Times New Roman"/>
                  <w:vertAlign w:val="baseline"/>
                  <w:lang w:val="en-US" w:eastAsia="zh-CN"/>
                </w:rPr>
                <w:t>SW3</w:t>
              </w:r>
            </w:ins>
          </w:p>
        </w:tc>
        <w:tc>
          <w:tcPr>
            <w:tcW w:w="450" w:type="pct"/>
            <w:noWrap w:val="0"/>
            <w:vAlign w:val="top"/>
          </w:tcPr>
          <w:p w14:paraId="0EBCE468">
            <w:pPr>
              <w:jc w:val="center"/>
              <w:rPr>
                <w:ins w:id="3724" w:author="LKY" w:date="2026-05-22T20:58:03Z"/>
                <w:rFonts w:hint="default" w:ascii="Times New Roman" w:hAnsi="Times New Roman"/>
                <w:vertAlign w:val="baseline"/>
                <w:lang w:val="en-US" w:eastAsia="zh-CN"/>
              </w:rPr>
            </w:pPr>
            <w:ins w:id="3725" w:author="LKY" w:date="2026-05-22T20:58:03Z">
              <w:r>
                <w:rPr>
                  <w:rFonts w:hint="eastAsia" w:ascii="Times New Roman" w:hAnsi="Times New Roman"/>
                  <w:vertAlign w:val="baseline"/>
                  <w:lang w:val="en-US" w:eastAsia="zh-CN"/>
                </w:rPr>
                <w:t>SW4</w:t>
              </w:r>
            </w:ins>
          </w:p>
        </w:tc>
        <w:tc>
          <w:tcPr>
            <w:tcW w:w="467" w:type="pct"/>
            <w:gridSpan w:val="2"/>
            <w:noWrap w:val="0"/>
            <w:vAlign w:val="top"/>
          </w:tcPr>
          <w:p w14:paraId="51928CB3">
            <w:pPr>
              <w:jc w:val="center"/>
              <w:rPr>
                <w:ins w:id="3726" w:author="LKY" w:date="2026-05-22T20:58:03Z"/>
                <w:rFonts w:hint="default" w:ascii="Times New Roman" w:hAnsi="Times New Roman"/>
                <w:vertAlign w:val="baseline"/>
                <w:lang w:val="en-US" w:eastAsia="zh-CN"/>
              </w:rPr>
            </w:pPr>
            <w:ins w:id="3727" w:author="LKY" w:date="2026-05-22T20:58:03Z">
              <w:r>
                <w:rPr>
                  <w:rFonts w:hint="eastAsia" w:ascii="Times New Roman" w:hAnsi="Times New Roman"/>
                  <w:vertAlign w:val="baseline"/>
                  <w:lang w:val="en-US" w:eastAsia="zh-CN"/>
                </w:rPr>
                <w:t>SW5</w:t>
              </w:r>
            </w:ins>
          </w:p>
        </w:tc>
        <w:tc>
          <w:tcPr>
            <w:tcW w:w="456" w:type="pct"/>
            <w:gridSpan w:val="2"/>
            <w:noWrap w:val="0"/>
            <w:vAlign w:val="top"/>
          </w:tcPr>
          <w:p w14:paraId="61433794">
            <w:pPr>
              <w:jc w:val="center"/>
              <w:rPr>
                <w:ins w:id="3728" w:author="LKY" w:date="2026-05-22T20:58:03Z"/>
                <w:rFonts w:hint="default" w:ascii="Times New Roman" w:hAnsi="Times New Roman"/>
                <w:vertAlign w:val="baseline"/>
                <w:lang w:val="en-US" w:eastAsia="zh-CN"/>
              </w:rPr>
            </w:pPr>
            <w:ins w:id="3729" w:author="LKY" w:date="2026-05-22T20:58:03Z">
              <w:r>
                <w:rPr>
                  <w:rFonts w:hint="eastAsia" w:ascii="Times New Roman" w:hAnsi="Times New Roman"/>
                  <w:vertAlign w:val="baseline"/>
                  <w:lang w:val="en-US" w:eastAsia="zh-CN"/>
                </w:rPr>
                <w:t>SW6</w:t>
              </w:r>
            </w:ins>
          </w:p>
        </w:tc>
        <w:tc>
          <w:tcPr>
            <w:tcW w:w="467" w:type="pct"/>
            <w:gridSpan w:val="2"/>
            <w:noWrap w:val="0"/>
            <w:vAlign w:val="top"/>
          </w:tcPr>
          <w:p w14:paraId="0D248508">
            <w:pPr>
              <w:jc w:val="center"/>
              <w:rPr>
                <w:ins w:id="3730" w:author="LKY" w:date="2026-05-22T20:58:03Z"/>
                <w:rFonts w:hint="default" w:ascii="Times New Roman" w:hAnsi="Times New Roman"/>
                <w:vertAlign w:val="baseline"/>
                <w:lang w:val="en-US" w:eastAsia="zh-CN"/>
              </w:rPr>
            </w:pPr>
            <w:ins w:id="3731" w:author="LKY" w:date="2026-05-22T20:58:03Z">
              <w:r>
                <w:rPr>
                  <w:rFonts w:hint="eastAsia" w:ascii="Times New Roman" w:hAnsi="Times New Roman"/>
                  <w:vertAlign w:val="baseline"/>
                  <w:lang w:val="en-US" w:eastAsia="zh-CN"/>
                </w:rPr>
                <w:t>SW7</w:t>
              </w:r>
            </w:ins>
          </w:p>
        </w:tc>
        <w:tc>
          <w:tcPr>
            <w:tcW w:w="455" w:type="pct"/>
            <w:noWrap w:val="0"/>
            <w:vAlign w:val="top"/>
          </w:tcPr>
          <w:p w14:paraId="202CDB30">
            <w:pPr>
              <w:jc w:val="center"/>
              <w:rPr>
                <w:ins w:id="3732" w:author="LKY" w:date="2026-05-22T20:58:03Z"/>
                <w:rFonts w:hint="default" w:ascii="Times New Roman" w:hAnsi="Times New Roman"/>
                <w:vertAlign w:val="baseline"/>
                <w:lang w:val="en-US" w:eastAsia="zh-CN"/>
              </w:rPr>
            </w:pPr>
            <w:ins w:id="3733" w:author="LKY" w:date="2026-05-22T20:58:03Z">
              <w:r>
                <w:rPr>
                  <w:rFonts w:hint="eastAsia" w:ascii="Times New Roman" w:hAnsi="Times New Roman"/>
                  <w:vertAlign w:val="baseline"/>
                  <w:lang w:val="en-US" w:eastAsia="zh-CN"/>
                </w:rPr>
                <w:t>SW8</w:t>
              </w:r>
            </w:ins>
          </w:p>
        </w:tc>
        <w:tc>
          <w:tcPr>
            <w:tcW w:w="471" w:type="pct"/>
            <w:noWrap w:val="0"/>
            <w:vAlign w:val="top"/>
          </w:tcPr>
          <w:p w14:paraId="7F5F84DE">
            <w:pPr>
              <w:jc w:val="center"/>
              <w:rPr>
                <w:ins w:id="3734" w:author="LKY" w:date="2026-05-22T20:58:03Z"/>
                <w:rFonts w:hint="default" w:ascii="Times New Roman" w:hAnsi="Times New Roman"/>
                <w:vertAlign w:val="baseline"/>
                <w:lang w:val="en-US" w:eastAsia="zh-CN"/>
              </w:rPr>
            </w:pPr>
            <w:ins w:id="3735" w:author="LKY" w:date="2026-05-22T20:58:03Z">
              <w:r>
                <w:rPr>
                  <w:rFonts w:hint="eastAsia" w:ascii="Times New Roman" w:hAnsi="Times New Roman"/>
                  <w:vertAlign w:val="baseline"/>
                  <w:lang w:val="en-US" w:eastAsia="zh-CN"/>
                </w:rPr>
                <w:t>PE</w:t>
              </w:r>
            </w:ins>
          </w:p>
        </w:tc>
      </w:tr>
    </w:tbl>
    <w:p w14:paraId="5E1DF242">
      <w:pPr>
        <w:pStyle w:val="12"/>
        <w:ind w:left="0" w:leftChars="0" w:firstLine="0" w:firstLineChars="0"/>
        <w:outlineLvl w:val="9"/>
        <w:rPr>
          <w:rFonts w:hint="eastAsia" w:ascii="Times New Roman" w:hAnsi="Times New Roman"/>
          <w:b w:val="0"/>
          <w:bCs w:val="0"/>
          <w:sz w:val="24"/>
          <w:szCs w:val="24"/>
          <w:lang w:val="en-US" w:eastAsia="zh-CN"/>
        </w:rPr>
      </w:pPr>
    </w:p>
    <w:p w14:paraId="257EB82C">
      <w:pPr>
        <w:pStyle w:val="12"/>
        <w:ind w:left="0" w:leftChars="0" w:firstLine="0" w:firstLineChars="0"/>
        <w:outlineLvl w:val="2"/>
        <w:rPr>
          <w:rFonts w:hint="eastAsia" w:ascii="Times New Roman" w:hAnsi="Times New Roman" w:cstheme="minorBidi"/>
          <w:b/>
          <w:bCs/>
          <w:kern w:val="2"/>
          <w:sz w:val="28"/>
          <w:szCs w:val="28"/>
          <w:lang w:val="en-US" w:eastAsia="zh-CN" w:bidi="ar-SA"/>
        </w:rPr>
      </w:pPr>
      <w:bookmarkStart w:id="70" w:name="_Toc28007"/>
      <w:bookmarkStart w:id="71" w:name="_Toc26386"/>
      <w:bookmarkStart w:id="72" w:name="_Toc7603"/>
      <w:bookmarkStart w:id="73" w:name="_Toc27069"/>
      <w:r>
        <w:rPr>
          <w:rFonts w:hint="eastAsia" w:ascii="Times New Roman" w:hAnsi="Times New Roman" w:cstheme="minorBidi"/>
          <w:b/>
          <w:bCs/>
          <w:kern w:val="2"/>
          <w:sz w:val="28"/>
          <w:szCs w:val="28"/>
          <w:lang w:val="en-US" w:eastAsia="zh-CN" w:bidi="ar-SA"/>
        </w:rPr>
        <w:t>2.3.4 AO模块</w:t>
      </w:r>
      <w:bookmarkEnd w:id="70"/>
      <w:bookmarkEnd w:id="71"/>
      <w:bookmarkEnd w:id="72"/>
      <w:bookmarkEnd w:id="73"/>
    </w:p>
    <w:tbl>
      <w:tblPr>
        <w:tblStyle w:val="1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86"/>
        <w:gridCol w:w="832"/>
        <w:gridCol w:w="822"/>
        <w:gridCol w:w="832"/>
        <w:gridCol w:w="832"/>
        <w:gridCol w:w="832"/>
        <w:gridCol w:w="832"/>
        <w:gridCol w:w="833"/>
        <w:gridCol w:w="895"/>
        <w:gridCol w:w="726"/>
      </w:tblGrid>
      <w:tr w14:paraId="14215B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ins w:id="3736" w:author="LKY" w:date="2026-05-22T20:58:18Z"/>
        </w:trPr>
        <w:tc>
          <w:tcPr>
            <w:tcW w:w="5000" w:type="pct"/>
            <w:gridSpan w:val="10"/>
            <w:tcBorders>
              <w:top w:val="single" w:color="auto" w:sz="4" w:space="0"/>
            </w:tcBorders>
            <w:noWrap w:val="0"/>
            <w:vAlign w:val="top"/>
          </w:tcPr>
          <w:p w14:paraId="5439406A">
            <w:pPr>
              <w:jc w:val="center"/>
              <w:rPr>
                <w:ins w:id="3737" w:author="LKY" w:date="2026-05-22T20:58:18Z"/>
                <w:rFonts w:hint="default" w:ascii="Times New Roman" w:hAnsi="Times New Roman"/>
                <w:vertAlign w:val="baseline"/>
                <w:lang w:val="en-US" w:eastAsia="zh-CN"/>
              </w:rPr>
            </w:pPr>
            <w:ins w:id="3738" w:author="LKY" w:date="2026-05-22T20:58:18Z">
              <w:r>
                <w:rPr>
                  <w:rFonts w:hint="eastAsia" w:ascii="Times New Roman" w:hAnsi="Times New Roman"/>
                  <w:vertAlign w:val="baseline"/>
                  <w:lang w:val="en-US" w:eastAsia="zh-CN"/>
                </w:rPr>
                <w:t>N4081模块（0/4~20mA）</w:t>
              </w:r>
            </w:ins>
            <w:ins w:id="3739" w:author="LKY" w:date="2026-06-22T15:04:50Z">
              <w:r>
                <w:rPr>
                  <w:rFonts w:hint="eastAsia" w:ascii="Times New Roman" w:hAnsi="Times New Roman"/>
                  <w:vertAlign w:val="baseline"/>
                  <w:lang w:val="en-US" w:eastAsia="zh-CN"/>
                </w:rPr>
                <w:t>（±0.1误差）</w:t>
              </w:r>
            </w:ins>
          </w:p>
        </w:tc>
      </w:tr>
      <w:tr w14:paraId="7ECB0B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ins w:id="3740" w:author="LKY" w:date="2026-05-22T20:58:18Z"/>
        </w:trPr>
        <w:tc>
          <w:tcPr>
            <w:tcW w:w="638" w:type="pct"/>
            <w:tcBorders>
              <w:top w:val="single" w:color="auto" w:sz="4" w:space="0"/>
            </w:tcBorders>
            <w:noWrap w:val="0"/>
            <w:vAlign w:val="top"/>
          </w:tcPr>
          <w:p w14:paraId="1F0ADE6F">
            <w:pPr>
              <w:jc w:val="center"/>
              <w:rPr>
                <w:ins w:id="3741" w:author="LKY" w:date="2026-05-22T20:58:18Z"/>
                <w:rFonts w:hint="default" w:ascii="Times New Roman" w:hAnsi="Times New Roman"/>
                <w:vertAlign w:val="baseline"/>
                <w:lang w:val="en-US" w:eastAsia="zh-CN"/>
              </w:rPr>
            </w:pPr>
            <w:ins w:id="3742" w:author="LKY" w:date="2026-05-22T20:58:18Z">
              <w:r>
                <w:rPr>
                  <w:rFonts w:hint="eastAsia" w:ascii="Times New Roman" w:hAnsi="Times New Roman"/>
                  <w:vertAlign w:val="baseline"/>
                  <w:lang w:val="en-US" w:eastAsia="zh-CN"/>
                </w:rPr>
                <w:t>端口号</w:t>
              </w:r>
            </w:ins>
          </w:p>
        </w:tc>
        <w:tc>
          <w:tcPr>
            <w:tcW w:w="488" w:type="pct"/>
            <w:tcBorders>
              <w:top w:val="single" w:color="auto" w:sz="4" w:space="0"/>
            </w:tcBorders>
            <w:noWrap w:val="0"/>
            <w:vAlign w:val="top"/>
          </w:tcPr>
          <w:p w14:paraId="4107E144">
            <w:pPr>
              <w:jc w:val="center"/>
              <w:rPr>
                <w:ins w:id="3743" w:author="LKY" w:date="2026-05-22T20:58:18Z"/>
                <w:rFonts w:hint="default" w:ascii="Times New Roman" w:hAnsi="Times New Roman" w:eastAsiaTheme="minorEastAsia" w:cstheme="minorBidi"/>
                <w:kern w:val="2"/>
                <w:sz w:val="21"/>
                <w:szCs w:val="24"/>
                <w:vertAlign w:val="baseline"/>
                <w:lang w:val="en-US" w:eastAsia="zh-CN" w:bidi="ar-SA"/>
              </w:rPr>
            </w:pPr>
            <w:ins w:id="3744" w:author="LKY" w:date="2026-05-22T20:58:18Z">
              <w:r>
                <w:rPr>
                  <w:rFonts w:hint="eastAsia" w:ascii="Times New Roman" w:hAnsi="Times New Roman"/>
                  <w:vertAlign w:val="baseline"/>
                  <w:lang w:val="en-US" w:eastAsia="zh-CN"/>
                </w:rPr>
                <w:t>B1</w:t>
              </w:r>
            </w:ins>
          </w:p>
        </w:tc>
        <w:tc>
          <w:tcPr>
            <w:tcW w:w="482" w:type="pct"/>
            <w:tcBorders>
              <w:top w:val="single" w:color="auto" w:sz="4" w:space="0"/>
            </w:tcBorders>
            <w:noWrap w:val="0"/>
            <w:vAlign w:val="top"/>
          </w:tcPr>
          <w:p w14:paraId="585A1769">
            <w:pPr>
              <w:jc w:val="center"/>
              <w:rPr>
                <w:ins w:id="3745" w:author="LKY" w:date="2026-05-22T20:58:18Z"/>
                <w:rFonts w:hint="default" w:ascii="Times New Roman" w:hAnsi="Times New Roman" w:eastAsiaTheme="minorEastAsia" w:cstheme="minorBidi"/>
                <w:kern w:val="2"/>
                <w:sz w:val="21"/>
                <w:szCs w:val="24"/>
                <w:vertAlign w:val="baseline"/>
                <w:lang w:val="en-US" w:eastAsia="zh-CN" w:bidi="ar-SA"/>
              </w:rPr>
            </w:pPr>
            <w:ins w:id="3746" w:author="LKY" w:date="2026-05-22T20:58:18Z">
              <w:r>
                <w:rPr>
                  <w:rFonts w:hint="eastAsia" w:ascii="Times New Roman" w:hAnsi="Times New Roman" w:cstheme="minorBidi"/>
                  <w:kern w:val="2"/>
                  <w:sz w:val="21"/>
                  <w:szCs w:val="24"/>
                  <w:vertAlign w:val="baseline"/>
                  <w:lang w:val="en-US" w:eastAsia="zh-CN" w:bidi="ar-SA"/>
                </w:rPr>
                <w:t>B2</w:t>
              </w:r>
            </w:ins>
          </w:p>
        </w:tc>
        <w:tc>
          <w:tcPr>
            <w:tcW w:w="488" w:type="pct"/>
            <w:tcBorders>
              <w:top w:val="single" w:color="auto" w:sz="4" w:space="0"/>
            </w:tcBorders>
            <w:noWrap w:val="0"/>
            <w:vAlign w:val="top"/>
          </w:tcPr>
          <w:p w14:paraId="031D5FF1">
            <w:pPr>
              <w:jc w:val="center"/>
              <w:rPr>
                <w:ins w:id="3747" w:author="LKY" w:date="2026-05-22T20:58:18Z"/>
                <w:rFonts w:hint="default" w:ascii="Times New Roman" w:hAnsi="Times New Roman" w:eastAsiaTheme="minorEastAsia" w:cstheme="minorBidi"/>
                <w:kern w:val="2"/>
                <w:sz w:val="21"/>
                <w:szCs w:val="24"/>
                <w:vertAlign w:val="baseline"/>
                <w:lang w:val="en-US" w:eastAsia="zh-CN" w:bidi="ar-SA"/>
              </w:rPr>
            </w:pPr>
            <w:ins w:id="3748" w:author="LKY" w:date="2026-05-22T20:58:18Z">
              <w:r>
                <w:rPr>
                  <w:rFonts w:hint="eastAsia" w:ascii="Times New Roman" w:hAnsi="Times New Roman"/>
                  <w:sz w:val="21"/>
                  <w:vertAlign w:val="baseline"/>
                  <w:lang w:val="en-US" w:eastAsia="zh-CN" w:bidi="ar-SA"/>
                </w:rPr>
                <w:t>B3</w:t>
              </w:r>
            </w:ins>
          </w:p>
        </w:tc>
        <w:tc>
          <w:tcPr>
            <w:tcW w:w="488" w:type="pct"/>
            <w:tcBorders>
              <w:top w:val="single" w:color="auto" w:sz="4" w:space="0"/>
            </w:tcBorders>
            <w:noWrap w:val="0"/>
            <w:vAlign w:val="top"/>
          </w:tcPr>
          <w:p w14:paraId="24C3364F">
            <w:pPr>
              <w:jc w:val="center"/>
              <w:rPr>
                <w:ins w:id="3749" w:author="LKY" w:date="2026-05-22T20:58:18Z"/>
                <w:rFonts w:hint="default" w:ascii="Times New Roman" w:hAnsi="Times New Roman" w:eastAsiaTheme="minorEastAsia" w:cstheme="minorBidi"/>
                <w:kern w:val="2"/>
                <w:sz w:val="21"/>
                <w:szCs w:val="24"/>
                <w:vertAlign w:val="baseline"/>
                <w:lang w:val="en-US" w:eastAsia="zh-CN" w:bidi="ar-SA"/>
              </w:rPr>
            </w:pPr>
            <w:ins w:id="3750" w:author="LKY" w:date="2026-05-22T20:58:18Z">
              <w:r>
                <w:rPr>
                  <w:rFonts w:hint="eastAsia" w:ascii="Times New Roman" w:hAnsi="Times New Roman" w:cstheme="minorBidi"/>
                  <w:kern w:val="2"/>
                  <w:sz w:val="21"/>
                  <w:szCs w:val="24"/>
                  <w:vertAlign w:val="baseline"/>
                  <w:lang w:val="en-US" w:eastAsia="zh-CN" w:bidi="ar-SA"/>
                </w:rPr>
                <w:t>B4</w:t>
              </w:r>
            </w:ins>
          </w:p>
        </w:tc>
        <w:tc>
          <w:tcPr>
            <w:tcW w:w="488" w:type="pct"/>
            <w:tcBorders>
              <w:top w:val="single" w:color="auto" w:sz="4" w:space="0"/>
            </w:tcBorders>
            <w:noWrap w:val="0"/>
            <w:vAlign w:val="top"/>
          </w:tcPr>
          <w:p w14:paraId="7DC3972A">
            <w:pPr>
              <w:jc w:val="center"/>
              <w:rPr>
                <w:ins w:id="3751" w:author="LKY" w:date="2026-05-22T20:58:18Z"/>
                <w:rFonts w:hint="default" w:ascii="Times New Roman" w:hAnsi="Times New Roman" w:eastAsiaTheme="minorEastAsia" w:cstheme="minorBidi"/>
                <w:kern w:val="2"/>
                <w:sz w:val="21"/>
                <w:szCs w:val="24"/>
                <w:vertAlign w:val="baseline"/>
                <w:lang w:val="en-US" w:eastAsia="zh-CN" w:bidi="ar-SA"/>
              </w:rPr>
            </w:pPr>
            <w:ins w:id="3752" w:author="LKY" w:date="2026-05-22T20:58:18Z">
              <w:r>
                <w:rPr>
                  <w:rFonts w:hint="eastAsia" w:ascii="Times New Roman" w:hAnsi="Times New Roman"/>
                  <w:vertAlign w:val="baseline"/>
                  <w:lang w:val="en-US" w:eastAsia="zh-CN"/>
                </w:rPr>
                <w:t>B5</w:t>
              </w:r>
            </w:ins>
          </w:p>
        </w:tc>
        <w:tc>
          <w:tcPr>
            <w:tcW w:w="488" w:type="pct"/>
            <w:tcBorders>
              <w:top w:val="single" w:color="auto" w:sz="4" w:space="0"/>
            </w:tcBorders>
            <w:noWrap w:val="0"/>
            <w:vAlign w:val="top"/>
          </w:tcPr>
          <w:p w14:paraId="5CE9EE86">
            <w:pPr>
              <w:jc w:val="center"/>
              <w:rPr>
                <w:ins w:id="3753" w:author="LKY" w:date="2026-05-22T20:58:18Z"/>
                <w:rFonts w:hint="default" w:ascii="Times New Roman" w:hAnsi="Times New Roman" w:eastAsiaTheme="minorEastAsia" w:cstheme="minorBidi"/>
                <w:kern w:val="2"/>
                <w:sz w:val="21"/>
                <w:szCs w:val="24"/>
                <w:vertAlign w:val="baseline"/>
                <w:lang w:val="en-US" w:eastAsia="zh-CN" w:bidi="ar-SA"/>
              </w:rPr>
            </w:pPr>
            <w:ins w:id="3754" w:author="LKY" w:date="2026-05-22T20:58:18Z">
              <w:r>
                <w:rPr>
                  <w:rFonts w:hint="eastAsia" w:ascii="Times New Roman" w:hAnsi="Times New Roman" w:cstheme="minorBidi"/>
                  <w:kern w:val="2"/>
                  <w:sz w:val="21"/>
                  <w:szCs w:val="24"/>
                  <w:vertAlign w:val="baseline"/>
                  <w:lang w:val="en-US" w:eastAsia="zh-CN" w:bidi="ar-SA"/>
                </w:rPr>
                <w:t>B6</w:t>
              </w:r>
            </w:ins>
          </w:p>
        </w:tc>
        <w:tc>
          <w:tcPr>
            <w:tcW w:w="489" w:type="pct"/>
            <w:tcBorders>
              <w:top w:val="single" w:color="auto" w:sz="4" w:space="0"/>
            </w:tcBorders>
            <w:noWrap w:val="0"/>
            <w:vAlign w:val="top"/>
          </w:tcPr>
          <w:p w14:paraId="4C02FE6B">
            <w:pPr>
              <w:jc w:val="center"/>
              <w:rPr>
                <w:ins w:id="3755" w:author="LKY" w:date="2026-05-22T20:58:18Z"/>
                <w:rFonts w:hint="default" w:ascii="Times New Roman" w:hAnsi="Times New Roman"/>
                <w:vertAlign w:val="baseline"/>
                <w:lang w:val="en-US" w:eastAsia="zh-CN"/>
              </w:rPr>
            </w:pPr>
            <w:ins w:id="3756" w:author="LKY" w:date="2026-05-22T20:58:18Z">
              <w:r>
                <w:rPr>
                  <w:rFonts w:hint="eastAsia" w:ascii="Times New Roman" w:hAnsi="Times New Roman"/>
                  <w:vertAlign w:val="baseline"/>
                  <w:lang w:val="en-US" w:eastAsia="zh-CN"/>
                </w:rPr>
                <w:t>B7</w:t>
              </w:r>
            </w:ins>
          </w:p>
        </w:tc>
        <w:tc>
          <w:tcPr>
            <w:tcW w:w="525" w:type="pct"/>
            <w:tcBorders>
              <w:top w:val="single" w:color="auto" w:sz="4" w:space="0"/>
            </w:tcBorders>
            <w:noWrap w:val="0"/>
            <w:vAlign w:val="top"/>
          </w:tcPr>
          <w:p w14:paraId="646332D2">
            <w:pPr>
              <w:jc w:val="center"/>
              <w:rPr>
                <w:ins w:id="3757" w:author="LKY" w:date="2026-05-22T20:58:18Z"/>
                <w:rFonts w:hint="default" w:ascii="Times New Roman" w:hAnsi="Times New Roman"/>
                <w:vertAlign w:val="baseline"/>
                <w:lang w:val="en-US" w:eastAsia="zh-CN"/>
              </w:rPr>
            </w:pPr>
            <w:ins w:id="3758" w:author="LKY" w:date="2026-05-22T20:58:18Z">
              <w:r>
                <w:rPr>
                  <w:rFonts w:hint="eastAsia" w:ascii="Times New Roman" w:hAnsi="Times New Roman"/>
                  <w:vertAlign w:val="baseline"/>
                  <w:lang w:val="en-US" w:eastAsia="zh-CN"/>
                </w:rPr>
                <w:t>B8</w:t>
              </w:r>
            </w:ins>
          </w:p>
        </w:tc>
        <w:tc>
          <w:tcPr>
            <w:tcW w:w="419" w:type="pct"/>
            <w:tcBorders>
              <w:top w:val="single" w:color="auto" w:sz="4" w:space="0"/>
            </w:tcBorders>
            <w:noWrap w:val="0"/>
            <w:vAlign w:val="top"/>
          </w:tcPr>
          <w:p w14:paraId="104F11F6">
            <w:pPr>
              <w:jc w:val="center"/>
              <w:rPr>
                <w:ins w:id="3759" w:author="LKY" w:date="2026-05-22T20:58:18Z"/>
                <w:rFonts w:hint="default" w:ascii="Times New Roman" w:hAnsi="Times New Roman"/>
                <w:vertAlign w:val="baseline"/>
                <w:lang w:val="en-US" w:eastAsia="zh-CN"/>
              </w:rPr>
            </w:pPr>
            <w:ins w:id="3760" w:author="LKY" w:date="2026-05-22T20:58:18Z">
              <w:r>
                <w:rPr>
                  <w:rFonts w:hint="eastAsia" w:ascii="Times New Roman" w:hAnsi="Times New Roman"/>
                  <w:vertAlign w:val="baseline"/>
                  <w:lang w:val="en-US" w:eastAsia="zh-CN"/>
                </w:rPr>
                <w:t>B9</w:t>
              </w:r>
            </w:ins>
          </w:p>
        </w:tc>
      </w:tr>
      <w:tr w14:paraId="069CAA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ins w:id="3761" w:author="LKY" w:date="2026-05-22T20:58:18Z"/>
        </w:trPr>
        <w:tc>
          <w:tcPr>
            <w:tcW w:w="638" w:type="pct"/>
            <w:noWrap w:val="0"/>
            <w:vAlign w:val="top"/>
          </w:tcPr>
          <w:p w14:paraId="725CF44B">
            <w:pPr>
              <w:jc w:val="center"/>
              <w:rPr>
                <w:ins w:id="3762" w:author="LKY" w:date="2026-05-22T20:58:18Z"/>
                <w:rFonts w:hint="default" w:ascii="Times New Roman" w:hAnsi="Times New Roman"/>
                <w:vertAlign w:val="baseline"/>
                <w:lang w:val="en-US" w:eastAsia="zh-CN"/>
              </w:rPr>
            </w:pPr>
            <w:ins w:id="3763" w:author="LKY" w:date="2026-05-22T20:58:18Z">
              <w:r>
                <w:rPr>
                  <w:rFonts w:hint="eastAsia" w:ascii="Times New Roman" w:hAnsi="Times New Roman"/>
                  <w:vertAlign w:val="baseline"/>
                  <w:lang w:val="en-US" w:eastAsia="zh-CN"/>
                </w:rPr>
                <w:t>名称</w:t>
              </w:r>
            </w:ins>
          </w:p>
        </w:tc>
        <w:tc>
          <w:tcPr>
            <w:tcW w:w="488" w:type="pct"/>
            <w:noWrap w:val="0"/>
            <w:vAlign w:val="top"/>
          </w:tcPr>
          <w:p w14:paraId="3701719C">
            <w:pPr>
              <w:jc w:val="center"/>
              <w:rPr>
                <w:ins w:id="3764" w:author="LKY" w:date="2026-05-22T20:58:18Z"/>
                <w:rFonts w:hint="default" w:ascii="Times New Roman" w:hAnsi="Times New Roman"/>
                <w:vertAlign w:val="baseline"/>
                <w:lang w:val="en-US" w:eastAsia="zh-CN"/>
              </w:rPr>
            </w:pPr>
            <w:ins w:id="3765" w:author="LKY" w:date="2026-05-22T20:58:18Z">
              <w:r>
                <w:rPr>
                  <w:rFonts w:hint="eastAsia" w:ascii="Times New Roman" w:hAnsi="Times New Roman"/>
                  <w:vertAlign w:val="baseline"/>
                  <w:lang w:val="en-US" w:eastAsia="zh-CN"/>
                </w:rPr>
                <w:t>A1+</w:t>
              </w:r>
            </w:ins>
          </w:p>
        </w:tc>
        <w:tc>
          <w:tcPr>
            <w:tcW w:w="482" w:type="pct"/>
            <w:noWrap w:val="0"/>
            <w:vAlign w:val="top"/>
          </w:tcPr>
          <w:p w14:paraId="7C40F49E">
            <w:pPr>
              <w:jc w:val="center"/>
              <w:rPr>
                <w:ins w:id="3766" w:author="LKY" w:date="2026-05-22T20:58:18Z"/>
                <w:rFonts w:hint="default" w:ascii="Times New Roman" w:hAnsi="Times New Roman"/>
                <w:vertAlign w:val="baseline"/>
                <w:lang w:val="en-US" w:eastAsia="zh-CN"/>
              </w:rPr>
            </w:pPr>
            <w:ins w:id="3767" w:author="LKY" w:date="2026-05-22T20:58:18Z">
              <w:r>
                <w:rPr>
                  <w:rFonts w:hint="eastAsia" w:ascii="Times New Roman" w:hAnsi="Times New Roman"/>
                  <w:vertAlign w:val="baseline"/>
                  <w:lang w:val="en-US" w:eastAsia="zh-CN"/>
                </w:rPr>
                <w:t>A2+</w:t>
              </w:r>
            </w:ins>
          </w:p>
        </w:tc>
        <w:tc>
          <w:tcPr>
            <w:tcW w:w="488" w:type="pct"/>
            <w:noWrap w:val="0"/>
            <w:vAlign w:val="top"/>
          </w:tcPr>
          <w:p w14:paraId="54A26DEC">
            <w:pPr>
              <w:jc w:val="center"/>
              <w:rPr>
                <w:ins w:id="3768" w:author="LKY" w:date="2026-05-22T20:58:18Z"/>
                <w:rFonts w:hint="default" w:ascii="Times New Roman" w:hAnsi="Times New Roman" w:eastAsiaTheme="minorEastAsia" w:cstheme="minorBidi"/>
                <w:kern w:val="2"/>
                <w:sz w:val="21"/>
                <w:szCs w:val="24"/>
                <w:vertAlign w:val="baseline"/>
                <w:lang w:val="en-US" w:eastAsia="zh-CN" w:bidi="ar-SA"/>
              </w:rPr>
            </w:pPr>
            <w:ins w:id="3769" w:author="LKY" w:date="2026-05-22T20:58:18Z">
              <w:r>
                <w:rPr>
                  <w:rFonts w:hint="eastAsia" w:ascii="Times New Roman" w:hAnsi="Times New Roman"/>
                  <w:vertAlign w:val="baseline"/>
                  <w:lang w:val="en-US" w:eastAsia="zh-CN"/>
                </w:rPr>
                <w:t>A3+</w:t>
              </w:r>
            </w:ins>
          </w:p>
        </w:tc>
        <w:tc>
          <w:tcPr>
            <w:tcW w:w="488" w:type="pct"/>
            <w:noWrap w:val="0"/>
            <w:vAlign w:val="top"/>
          </w:tcPr>
          <w:p w14:paraId="63CC6347">
            <w:pPr>
              <w:jc w:val="center"/>
              <w:rPr>
                <w:ins w:id="3770" w:author="LKY" w:date="2026-05-22T20:58:18Z"/>
                <w:rFonts w:hint="default" w:ascii="Times New Roman" w:hAnsi="Times New Roman" w:eastAsiaTheme="minorEastAsia" w:cstheme="minorBidi"/>
                <w:kern w:val="2"/>
                <w:sz w:val="21"/>
                <w:szCs w:val="24"/>
                <w:vertAlign w:val="baseline"/>
                <w:lang w:val="en-US" w:eastAsia="zh-CN" w:bidi="ar-SA"/>
              </w:rPr>
            </w:pPr>
            <w:ins w:id="3771" w:author="LKY" w:date="2026-05-22T20:58:18Z">
              <w:r>
                <w:rPr>
                  <w:rFonts w:hint="eastAsia" w:ascii="Times New Roman" w:hAnsi="Times New Roman"/>
                  <w:vertAlign w:val="baseline"/>
                  <w:lang w:val="en-US" w:eastAsia="zh-CN"/>
                </w:rPr>
                <w:t>A4+</w:t>
              </w:r>
            </w:ins>
          </w:p>
        </w:tc>
        <w:tc>
          <w:tcPr>
            <w:tcW w:w="488" w:type="pct"/>
            <w:noWrap w:val="0"/>
            <w:vAlign w:val="top"/>
          </w:tcPr>
          <w:p w14:paraId="4F1B56D7">
            <w:pPr>
              <w:jc w:val="center"/>
              <w:rPr>
                <w:ins w:id="3772" w:author="LKY" w:date="2026-05-22T20:58:18Z"/>
                <w:rFonts w:hint="default" w:ascii="Times New Roman" w:hAnsi="Times New Roman"/>
                <w:vertAlign w:val="baseline"/>
                <w:lang w:val="en-US" w:eastAsia="zh-CN"/>
              </w:rPr>
            </w:pPr>
            <w:ins w:id="3773" w:author="LKY" w:date="2026-05-22T20:58:18Z">
              <w:r>
                <w:rPr>
                  <w:rFonts w:hint="eastAsia" w:ascii="Times New Roman" w:hAnsi="Times New Roman"/>
                  <w:vertAlign w:val="baseline"/>
                  <w:lang w:val="en-US" w:eastAsia="zh-CN"/>
                </w:rPr>
                <w:t>A5+</w:t>
              </w:r>
            </w:ins>
          </w:p>
        </w:tc>
        <w:tc>
          <w:tcPr>
            <w:tcW w:w="488" w:type="pct"/>
            <w:noWrap w:val="0"/>
            <w:vAlign w:val="top"/>
          </w:tcPr>
          <w:p w14:paraId="7ECF7224">
            <w:pPr>
              <w:jc w:val="center"/>
              <w:rPr>
                <w:ins w:id="3774" w:author="LKY" w:date="2026-05-22T20:58:18Z"/>
                <w:rFonts w:hint="default" w:ascii="Times New Roman" w:hAnsi="Times New Roman"/>
                <w:vertAlign w:val="baseline"/>
                <w:lang w:val="en-US" w:eastAsia="zh-CN"/>
              </w:rPr>
            </w:pPr>
            <w:ins w:id="3775" w:author="LKY" w:date="2026-05-22T20:58:18Z">
              <w:r>
                <w:rPr>
                  <w:rFonts w:hint="eastAsia" w:ascii="Times New Roman" w:hAnsi="Times New Roman"/>
                  <w:vertAlign w:val="baseline"/>
                  <w:lang w:val="en-US" w:eastAsia="zh-CN"/>
                </w:rPr>
                <w:t>A6+</w:t>
              </w:r>
            </w:ins>
          </w:p>
        </w:tc>
        <w:tc>
          <w:tcPr>
            <w:tcW w:w="489" w:type="pct"/>
            <w:noWrap w:val="0"/>
            <w:vAlign w:val="top"/>
          </w:tcPr>
          <w:p w14:paraId="0F4FDA2A">
            <w:pPr>
              <w:jc w:val="center"/>
              <w:rPr>
                <w:ins w:id="3776" w:author="LKY" w:date="2026-05-22T20:58:18Z"/>
                <w:rFonts w:hint="default" w:ascii="Times New Roman" w:hAnsi="Times New Roman"/>
                <w:vertAlign w:val="baseline"/>
                <w:lang w:val="en-US" w:eastAsia="zh-CN"/>
              </w:rPr>
            </w:pPr>
            <w:ins w:id="3777" w:author="LKY" w:date="2026-05-22T20:58:18Z">
              <w:r>
                <w:rPr>
                  <w:rFonts w:hint="eastAsia" w:ascii="Times New Roman" w:hAnsi="Times New Roman"/>
                  <w:vertAlign w:val="baseline"/>
                  <w:lang w:val="en-US" w:eastAsia="zh-CN"/>
                </w:rPr>
                <w:t>A7+</w:t>
              </w:r>
            </w:ins>
          </w:p>
        </w:tc>
        <w:tc>
          <w:tcPr>
            <w:tcW w:w="525" w:type="pct"/>
            <w:noWrap w:val="0"/>
            <w:vAlign w:val="top"/>
          </w:tcPr>
          <w:p w14:paraId="7FF20C0B">
            <w:pPr>
              <w:jc w:val="center"/>
              <w:rPr>
                <w:ins w:id="3778" w:author="LKY" w:date="2026-05-22T20:58:18Z"/>
                <w:rFonts w:hint="default" w:ascii="Times New Roman" w:hAnsi="Times New Roman"/>
                <w:vertAlign w:val="baseline"/>
                <w:lang w:val="en-US" w:eastAsia="zh-CN"/>
              </w:rPr>
            </w:pPr>
            <w:ins w:id="3779" w:author="LKY" w:date="2026-05-22T20:58:18Z">
              <w:r>
                <w:rPr>
                  <w:rFonts w:hint="eastAsia" w:ascii="Times New Roman" w:hAnsi="Times New Roman"/>
                  <w:vertAlign w:val="baseline"/>
                  <w:lang w:val="en-US" w:eastAsia="zh-CN"/>
                </w:rPr>
                <w:t>A8+</w:t>
              </w:r>
            </w:ins>
          </w:p>
        </w:tc>
        <w:tc>
          <w:tcPr>
            <w:tcW w:w="419" w:type="pct"/>
            <w:noWrap w:val="0"/>
            <w:vAlign w:val="top"/>
          </w:tcPr>
          <w:p w14:paraId="7C74DCEA">
            <w:pPr>
              <w:jc w:val="center"/>
              <w:rPr>
                <w:ins w:id="3780" w:author="LKY" w:date="2026-05-22T20:58:18Z"/>
                <w:rFonts w:hint="default" w:ascii="Times New Roman" w:hAnsi="Times New Roman"/>
                <w:vertAlign w:val="baseline"/>
                <w:lang w:val="en-US" w:eastAsia="zh-CN"/>
              </w:rPr>
            </w:pPr>
            <w:ins w:id="3781" w:author="LKY" w:date="2026-05-22T20:58:18Z">
              <w:r>
                <w:rPr>
                  <w:rFonts w:hint="eastAsia" w:ascii="Times New Roman" w:hAnsi="Times New Roman"/>
                  <w:vertAlign w:val="baseline"/>
                  <w:lang w:val="en-US" w:eastAsia="zh-CN"/>
                </w:rPr>
                <w:t>PE</w:t>
              </w:r>
            </w:ins>
          </w:p>
        </w:tc>
      </w:tr>
      <w:tr w14:paraId="5065F6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ins w:id="3782" w:author="LKY" w:date="2026-05-22T20:58:18Z"/>
        </w:trPr>
        <w:tc>
          <w:tcPr>
            <w:tcW w:w="638" w:type="pct"/>
            <w:noWrap w:val="0"/>
            <w:vAlign w:val="top"/>
          </w:tcPr>
          <w:p w14:paraId="09F7C86E">
            <w:pPr>
              <w:jc w:val="center"/>
              <w:rPr>
                <w:ins w:id="3783" w:author="LKY" w:date="2026-05-22T20:58:18Z"/>
                <w:rFonts w:hint="default" w:ascii="Times New Roman" w:hAnsi="Times New Roman"/>
                <w:vertAlign w:val="baseline"/>
                <w:lang w:val="en-US" w:eastAsia="zh-CN"/>
              </w:rPr>
            </w:pPr>
            <w:ins w:id="3784" w:author="LKY" w:date="2026-05-22T20:58:18Z">
              <w:r>
                <w:rPr>
                  <w:rFonts w:hint="eastAsia" w:ascii="Times New Roman" w:hAnsi="Times New Roman"/>
                  <w:vertAlign w:val="baseline"/>
                  <w:lang w:val="en-US" w:eastAsia="zh-CN"/>
                </w:rPr>
                <w:t>端口号</w:t>
              </w:r>
            </w:ins>
          </w:p>
        </w:tc>
        <w:tc>
          <w:tcPr>
            <w:tcW w:w="488" w:type="pct"/>
            <w:noWrap w:val="0"/>
            <w:vAlign w:val="top"/>
          </w:tcPr>
          <w:p w14:paraId="5E9449E5">
            <w:pPr>
              <w:jc w:val="center"/>
              <w:rPr>
                <w:ins w:id="3785" w:author="LKY" w:date="2026-05-22T20:58:18Z"/>
                <w:rFonts w:hint="default" w:ascii="Times New Roman" w:hAnsi="Times New Roman"/>
                <w:vertAlign w:val="baseline"/>
                <w:lang w:val="en-US" w:eastAsia="zh-CN"/>
              </w:rPr>
            </w:pPr>
            <w:ins w:id="3786" w:author="LKY" w:date="2026-05-22T20:58:18Z">
              <w:r>
                <w:rPr>
                  <w:rFonts w:hint="eastAsia" w:ascii="Times New Roman" w:hAnsi="Times New Roman"/>
                  <w:vertAlign w:val="baseline"/>
                  <w:lang w:val="en-US" w:eastAsia="zh-CN"/>
                </w:rPr>
                <w:t>A1</w:t>
              </w:r>
            </w:ins>
          </w:p>
        </w:tc>
        <w:tc>
          <w:tcPr>
            <w:tcW w:w="482" w:type="pct"/>
            <w:noWrap w:val="0"/>
            <w:vAlign w:val="top"/>
          </w:tcPr>
          <w:p w14:paraId="2FA1D85D">
            <w:pPr>
              <w:jc w:val="center"/>
              <w:rPr>
                <w:ins w:id="3787" w:author="LKY" w:date="2026-05-22T20:58:18Z"/>
                <w:rFonts w:hint="default" w:ascii="Times New Roman" w:hAnsi="Times New Roman"/>
                <w:vertAlign w:val="baseline"/>
                <w:lang w:val="en-US" w:eastAsia="zh-CN"/>
              </w:rPr>
            </w:pPr>
            <w:ins w:id="3788" w:author="LKY" w:date="2026-05-22T20:58:18Z">
              <w:r>
                <w:rPr>
                  <w:rFonts w:hint="eastAsia" w:ascii="Times New Roman" w:hAnsi="Times New Roman"/>
                  <w:vertAlign w:val="baseline"/>
                  <w:lang w:val="en-US" w:eastAsia="zh-CN"/>
                </w:rPr>
                <w:t>A2</w:t>
              </w:r>
            </w:ins>
          </w:p>
        </w:tc>
        <w:tc>
          <w:tcPr>
            <w:tcW w:w="488" w:type="pct"/>
            <w:noWrap w:val="0"/>
            <w:vAlign w:val="top"/>
          </w:tcPr>
          <w:p w14:paraId="31CAFCCA">
            <w:pPr>
              <w:jc w:val="center"/>
              <w:rPr>
                <w:ins w:id="3789" w:author="LKY" w:date="2026-05-22T20:58:18Z"/>
                <w:rFonts w:hint="default" w:ascii="Times New Roman" w:hAnsi="Times New Roman"/>
                <w:vertAlign w:val="baseline"/>
                <w:lang w:val="en-US" w:eastAsia="zh-CN"/>
              </w:rPr>
            </w:pPr>
            <w:ins w:id="3790" w:author="LKY" w:date="2026-05-22T20:58:18Z">
              <w:r>
                <w:rPr>
                  <w:rFonts w:hint="eastAsia" w:ascii="Times New Roman" w:hAnsi="Times New Roman"/>
                  <w:vertAlign w:val="baseline"/>
                  <w:lang w:val="en-US" w:eastAsia="zh-CN"/>
                </w:rPr>
                <w:t>A3</w:t>
              </w:r>
            </w:ins>
          </w:p>
        </w:tc>
        <w:tc>
          <w:tcPr>
            <w:tcW w:w="488" w:type="pct"/>
            <w:noWrap w:val="0"/>
            <w:vAlign w:val="top"/>
          </w:tcPr>
          <w:p w14:paraId="1E8AAAA8">
            <w:pPr>
              <w:jc w:val="center"/>
              <w:rPr>
                <w:ins w:id="3791" w:author="LKY" w:date="2026-05-22T20:58:18Z"/>
                <w:rFonts w:hint="default" w:ascii="Times New Roman" w:hAnsi="Times New Roman"/>
                <w:vertAlign w:val="baseline"/>
                <w:lang w:val="en-US" w:eastAsia="zh-CN"/>
              </w:rPr>
            </w:pPr>
            <w:ins w:id="3792" w:author="LKY" w:date="2026-05-22T20:58:18Z">
              <w:r>
                <w:rPr>
                  <w:rFonts w:hint="eastAsia" w:ascii="Times New Roman" w:hAnsi="Times New Roman"/>
                  <w:vertAlign w:val="baseline"/>
                  <w:lang w:val="en-US" w:eastAsia="zh-CN"/>
                </w:rPr>
                <w:t>A4</w:t>
              </w:r>
            </w:ins>
          </w:p>
        </w:tc>
        <w:tc>
          <w:tcPr>
            <w:tcW w:w="488" w:type="pct"/>
            <w:noWrap w:val="0"/>
            <w:vAlign w:val="top"/>
          </w:tcPr>
          <w:p w14:paraId="1F287BC6">
            <w:pPr>
              <w:jc w:val="center"/>
              <w:rPr>
                <w:ins w:id="3793" w:author="LKY" w:date="2026-05-22T20:58:18Z"/>
                <w:rFonts w:hint="default" w:ascii="Times New Roman" w:hAnsi="Times New Roman"/>
                <w:vertAlign w:val="baseline"/>
                <w:lang w:val="en-US" w:eastAsia="zh-CN"/>
              </w:rPr>
            </w:pPr>
            <w:ins w:id="3794" w:author="LKY" w:date="2026-05-22T20:58:18Z">
              <w:r>
                <w:rPr>
                  <w:rFonts w:hint="eastAsia" w:ascii="Times New Roman" w:hAnsi="Times New Roman"/>
                  <w:vertAlign w:val="baseline"/>
                  <w:lang w:val="en-US" w:eastAsia="zh-CN"/>
                </w:rPr>
                <w:t>A5</w:t>
              </w:r>
            </w:ins>
          </w:p>
        </w:tc>
        <w:tc>
          <w:tcPr>
            <w:tcW w:w="488" w:type="pct"/>
            <w:noWrap w:val="0"/>
            <w:vAlign w:val="top"/>
          </w:tcPr>
          <w:p w14:paraId="31AC40BF">
            <w:pPr>
              <w:jc w:val="center"/>
              <w:rPr>
                <w:ins w:id="3795" w:author="LKY" w:date="2026-05-22T20:58:18Z"/>
                <w:rFonts w:hint="default" w:ascii="Times New Roman" w:hAnsi="Times New Roman"/>
                <w:vertAlign w:val="baseline"/>
                <w:lang w:val="en-US" w:eastAsia="zh-CN"/>
              </w:rPr>
            </w:pPr>
            <w:ins w:id="3796" w:author="LKY" w:date="2026-05-22T20:58:18Z">
              <w:r>
                <w:rPr>
                  <w:rFonts w:hint="eastAsia" w:ascii="Times New Roman" w:hAnsi="Times New Roman"/>
                  <w:vertAlign w:val="baseline"/>
                  <w:lang w:val="en-US" w:eastAsia="zh-CN"/>
                </w:rPr>
                <w:t>A6</w:t>
              </w:r>
            </w:ins>
          </w:p>
        </w:tc>
        <w:tc>
          <w:tcPr>
            <w:tcW w:w="489" w:type="pct"/>
            <w:noWrap w:val="0"/>
            <w:vAlign w:val="top"/>
          </w:tcPr>
          <w:p w14:paraId="53C2009E">
            <w:pPr>
              <w:jc w:val="center"/>
              <w:rPr>
                <w:ins w:id="3797" w:author="LKY" w:date="2026-05-22T20:58:18Z"/>
                <w:rFonts w:hint="default" w:ascii="Times New Roman" w:hAnsi="Times New Roman"/>
                <w:vertAlign w:val="baseline"/>
                <w:lang w:val="en-US" w:eastAsia="zh-CN"/>
              </w:rPr>
            </w:pPr>
            <w:ins w:id="3798" w:author="LKY" w:date="2026-05-22T20:58:18Z">
              <w:r>
                <w:rPr>
                  <w:rFonts w:hint="eastAsia" w:ascii="Times New Roman" w:hAnsi="Times New Roman"/>
                  <w:vertAlign w:val="baseline"/>
                  <w:lang w:val="en-US" w:eastAsia="zh-CN"/>
                </w:rPr>
                <w:t>A7</w:t>
              </w:r>
            </w:ins>
          </w:p>
        </w:tc>
        <w:tc>
          <w:tcPr>
            <w:tcW w:w="525" w:type="pct"/>
            <w:noWrap w:val="0"/>
            <w:vAlign w:val="top"/>
          </w:tcPr>
          <w:p w14:paraId="5729BF4A">
            <w:pPr>
              <w:jc w:val="center"/>
              <w:rPr>
                <w:ins w:id="3799" w:author="LKY" w:date="2026-05-22T20:58:18Z"/>
                <w:rFonts w:hint="default" w:ascii="Times New Roman" w:hAnsi="Times New Roman"/>
                <w:vertAlign w:val="baseline"/>
                <w:lang w:val="en-US" w:eastAsia="zh-CN"/>
              </w:rPr>
            </w:pPr>
            <w:ins w:id="3800" w:author="LKY" w:date="2026-05-22T20:58:18Z">
              <w:r>
                <w:rPr>
                  <w:rFonts w:hint="eastAsia" w:ascii="Times New Roman" w:hAnsi="Times New Roman"/>
                  <w:vertAlign w:val="baseline"/>
                  <w:lang w:val="en-US" w:eastAsia="zh-CN"/>
                </w:rPr>
                <w:t>A8</w:t>
              </w:r>
            </w:ins>
          </w:p>
        </w:tc>
        <w:tc>
          <w:tcPr>
            <w:tcW w:w="419" w:type="pct"/>
            <w:noWrap w:val="0"/>
            <w:vAlign w:val="top"/>
          </w:tcPr>
          <w:p w14:paraId="05548746">
            <w:pPr>
              <w:jc w:val="center"/>
              <w:rPr>
                <w:ins w:id="3801" w:author="LKY" w:date="2026-05-22T20:58:18Z"/>
                <w:rFonts w:hint="default" w:ascii="Times New Roman" w:hAnsi="Times New Roman"/>
                <w:vertAlign w:val="baseline"/>
                <w:lang w:val="en-US" w:eastAsia="zh-CN"/>
              </w:rPr>
            </w:pPr>
            <w:ins w:id="3802" w:author="LKY" w:date="2026-05-22T20:58:18Z">
              <w:r>
                <w:rPr>
                  <w:rFonts w:hint="eastAsia" w:ascii="Times New Roman" w:hAnsi="Times New Roman"/>
                  <w:vertAlign w:val="baseline"/>
                  <w:lang w:val="en-US" w:eastAsia="zh-CN"/>
                </w:rPr>
                <w:t>A9</w:t>
              </w:r>
            </w:ins>
          </w:p>
        </w:tc>
      </w:tr>
      <w:tr w14:paraId="5A60D3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ins w:id="3803" w:author="LKY" w:date="2026-05-22T20:58:18Z"/>
        </w:trPr>
        <w:tc>
          <w:tcPr>
            <w:tcW w:w="638" w:type="pct"/>
            <w:noWrap w:val="0"/>
            <w:vAlign w:val="top"/>
          </w:tcPr>
          <w:p w14:paraId="43FCBD55">
            <w:pPr>
              <w:jc w:val="center"/>
              <w:rPr>
                <w:ins w:id="3804" w:author="LKY" w:date="2026-05-22T20:58:18Z"/>
                <w:rFonts w:hint="default" w:ascii="Times New Roman" w:hAnsi="Times New Roman"/>
                <w:vertAlign w:val="baseline"/>
                <w:lang w:val="en-US" w:eastAsia="zh-CN"/>
              </w:rPr>
            </w:pPr>
            <w:ins w:id="3805" w:author="LKY" w:date="2026-05-22T20:58:18Z">
              <w:r>
                <w:rPr>
                  <w:rFonts w:hint="eastAsia" w:ascii="Times New Roman" w:hAnsi="Times New Roman"/>
                  <w:vertAlign w:val="baseline"/>
                  <w:lang w:val="en-US" w:eastAsia="zh-CN"/>
                </w:rPr>
                <w:t>名称</w:t>
              </w:r>
            </w:ins>
          </w:p>
        </w:tc>
        <w:tc>
          <w:tcPr>
            <w:tcW w:w="488" w:type="pct"/>
            <w:noWrap w:val="0"/>
            <w:vAlign w:val="top"/>
          </w:tcPr>
          <w:p w14:paraId="6CF8C5DB">
            <w:pPr>
              <w:jc w:val="center"/>
              <w:rPr>
                <w:ins w:id="3806" w:author="LKY" w:date="2026-05-22T20:58:18Z"/>
                <w:rFonts w:hint="default" w:ascii="Times New Roman" w:hAnsi="Times New Roman"/>
                <w:vertAlign w:val="baseline"/>
                <w:lang w:val="en-US" w:eastAsia="zh-CN"/>
              </w:rPr>
            </w:pPr>
            <w:ins w:id="3807" w:author="LKY" w:date="2026-05-22T20:58:18Z">
              <w:r>
                <w:rPr>
                  <w:rFonts w:hint="eastAsia" w:ascii="Times New Roman" w:hAnsi="Times New Roman"/>
                  <w:vertAlign w:val="baseline"/>
                  <w:lang w:val="en-US" w:eastAsia="zh-CN"/>
                </w:rPr>
                <w:t>A1-</w:t>
              </w:r>
            </w:ins>
          </w:p>
        </w:tc>
        <w:tc>
          <w:tcPr>
            <w:tcW w:w="482" w:type="pct"/>
            <w:noWrap w:val="0"/>
            <w:vAlign w:val="top"/>
          </w:tcPr>
          <w:p w14:paraId="06CE8505">
            <w:pPr>
              <w:jc w:val="center"/>
              <w:rPr>
                <w:ins w:id="3808" w:author="LKY" w:date="2026-05-22T20:58:18Z"/>
                <w:rFonts w:hint="default" w:ascii="Times New Roman" w:hAnsi="Times New Roman"/>
                <w:vertAlign w:val="baseline"/>
                <w:lang w:val="en-US" w:eastAsia="zh-CN"/>
              </w:rPr>
            </w:pPr>
            <w:ins w:id="3809" w:author="LKY" w:date="2026-05-22T20:58:18Z">
              <w:r>
                <w:rPr>
                  <w:rFonts w:hint="eastAsia" w:ascii="Times New Roman" w:hAnsi="Times New Roman"/>
                  <w:vertAlign w:val="baseline"/>
                  <w:lang w:val="en-US" w:eastAsia="zh-CN"/>
                </w:rPr>
                <w:t>A2-</w:t>
              </w:r>
            </w:ins>
          </w:p>
        </w:tc>
        <w:tc>
          <w:tcPr>
            <w:tcW w:w="488" w:type="pct"/>
            <w:noWrap w:val="0"/>
            <w:vAlign w:val="top"/>
          </w:tcPr>
          <w:p w14:paraId="08B26D78">
            <w:pPr>
              <w:jc w:val="center"/>
              <w:rPr>
                <w:ins w:id="3810" w:author="LKY" w:date="2026-05-22T20:58:18Z"/>
                <w:rFonts w:hint="default" w:ascii="Times New Roman" w:hAnsi="Times New Roman"/>
                <w:vertAlign w:val="baseline"/>
                <w:lang w:val="en-US" w:eastAsia="zh-CN"/>
              </w:rPr>
            </w:pPr>
            <w:ins w:id="3811" w:author="LKY" w:date="2026-05-22T20:58:18Z">
              <w:r>
                <w:rPr>
                  <w:rFonts w:hint="eastAsia" w:ascii="Times New Roman" w:hAnsi="Times New Roman"/>
                  <w:vertAlign w:val="baseline"/>
                  <w:lang w:val="en-US" w:eastAsia="zh-CN"/>
                </w:rPr>
                <w:t>A3-</w:t>
              </w:r>
            </w:ins>
          </w:p>
        </w:tc>
        <w:tc>
          <w:tcPr>
            <w:tcW w:w="488" w:type="pct"/>
            <w:noWrap w:val="0"/>
            <w:vAlign w:val="top"/>
          </w:tcPr>
          <w:p w14:paraId="2E3DA717">
            <w:pPr>
              <w:jc w:val="center"/>
              <w:rPr>
                <w:ins w:id="3812" w:author="LKY" w:date="2026-05-22T20:58:18Z"/>
                <w:rFonts w:hint="default" w:ascii="Times New Roman" w:hAnsi="Times New Roman"/>
                <w:vertAlign w:val="baseline"/>
                <w:lang w:val="en-US" w:eastAsia="zh-CN"/>
              </w:rPr>
            </w:pPr>
            <w:ins w:id="3813" w:author="LKY" w:date="2026-05-22T20:58:18Z">
              <w:r>
                <w:rPr>
                  <w:rFonts w:hint="eastAsia" w:ascii="Times New Roman" w:hAnsi="Times New Roman"/>
                  <w:vertAlign w:val="baseline"/>
                  <w:lang w:val="en-US" w:eastAsia="zh-CN"/>
                </w:rPr>
                <w:t>A4-</w:t>
              </w:r>
            </w:ins>
          </w:p>
        </w:tc>
        <w:tc>
          <w:tcPr>
            <w:tcW w:w="488" w:type="pct"/>
            <w:noWrap w:val="0"/>
            <w:vAlign w:val="top"/>
          </w:tcPr>
          <w:p w14:paraId="4A3132D3">
            <w:pPr>
              <w:jc w:val="center"/>
              <w:rPr>
                <w:ins w:id="3814" w:author="LKY" w:date="2026-05-22T20:58:18Z"/>
                <w:rFonts w:hint="default" w:ascii="Times New Roman" w:hAnsi="Times New Roman"/>
                <w:vertAlign w:val="baseline"/>
                <w:lang w:val="en-US" w:eastAsia="zh-CN"/>
              </w:rPr>
            </w:pPr>
            <w:ins w:id="3815" w:author="LKY" w:date="2026-05-22T20:58:18Z">
              <w:r>
                <w:rPr>
                  <w:rFonts w:hint="eastAsia" w:ascii="Times New Roman" w:hAnsi="Times New Roman"/>
                  <w:vertAlign w:val="baseline"/>
                  <w:lang w:val="en-US" w:eastAsia="zh-CN"/>
                </w:rPr>
                <w:t>A5-</w:t>
              </w:r>
            </w:ins>
          </w:p>
        </w:tc>
        <w:tc>
          <w:tcPr>
            <w:tcW w:w="488" w:type="pct"/>
            <w:noWrap w:val="0"/>
            <w:vAlign w:val="top"/>
          </w:tcPr>
          <w:p w14:paraId="4408E82A">
            <w:pPr>
              <w:jc w:val="center"/>
              <w:rPr>
                <w:ins w:id="3816" w:author="LKY" w:date="2026-05-22T20:58:18Z"/>
                <w:rFonts w:hint="default" w:ascii="Times New Roman" w:hAnsi="Times New Roman"/>
                <w:vertAlign w:val="baseline"/>
                <w:lang w:val="en-US" w:eastAsia="zh-CN"/>
              </w:rPr>
            </w:pPr>
            <w:ins w:id="3817" w:author="LKY" w:date="2026-05-22T20:58:18Z">
              <w:r>
                <w:rPr>
                  <w:rFonts w:hint="eastAsia" w:ascii="Times New Roman" w:hAnsi="Times New Roman"/>
                  <w:vertAlign w:val="baseline"/>
                  <w:lang w:val="en-US" w:eastAsia="zh-CN"/>
                </w:rPr>
                <w:t>A6-</w:t>
              </w:r>
            </w:ins>
          </w:p>
        </w:tc>
        <w:tc>
          <w:tcPr>
            <w:tcW w:w="489" w:type="pct"/>
            <w:noWrap w:val="0"/>
            <w:vAlign w:val="top"/>
          </w:tcPr>
          <w:p w14:paraId="21F7E557">
            <w:pPr>
              <w:jc w:val="center"/>
              <w:rPr>
                <w:ins w:id="3818" w:author="LKY" w:date="2026-05-22T20:58:18Z"/>
                <w:rFonts w:hint="default" w:ascii="Times New Roman" w:hAnsi="Times New Roman"/>
                <w:vertAlign w:val="baseline"/>
                <w:lang w:val="en-US" w:eastAsia="zh-CN"/>
              </w:rPr>
            </w:pPr>
            <w:ins w:id="3819" w:author="LKY" w:date="2026-05-22T20:58:18Z">
              <w:r>
                <w:rPr>
                  <w:rFonts w:hint="eastAsia" w:ascii="Times New Roman" w:hAnsi="Times New Roman"/>
                  <w:vertAlign w:val="baseline"/>
                  <w:lang w:val="en-US" w:eastAsia="zh-CN"/>
                </w:rPr>
                <w:t>A7-</w:t>
              </w:r>
            </w:ins>
          </w:p>
        </w:tc>
        <w:tc>
          <w:tcPr>
            <w:tcW w:w="525" w:type="pct"/>
            <w:noWrap w:val="0"/>
            <w:vAlign w:val="top"/>
          </w:tcPr>
          <w:p w14:paraId="753F6CD9">
            <w:pPr>
              <w:jc w:val="center"/>
              <w:rPr>
                <w:ins w:id="3820" w:author="LKY" w:date="2026-05-22T20:58:18Z"/>
                <w:rFonts w:hint="default" w:ascii="Times New Roman" w:hAnsi="Times New Roman"/>
                <w:vertAlign w:val="baseline"/>
                <w:lang w:val="en-US" w:eastAsia="zh-CN"/>
              </w:rPr>
            </w:pPr>
            <w:ins w:id="3821" w:author="LKY" w:date="2026-05-22T20:58:18Z">
              <w:r>
                <w:rPr>
                  <w:rFonts w:hint="eastAsia" w:ascii="Times New Roman" w:hAnsi="Times New Roman"/>
                  <w:vertAlign w:val="baseline"/>
                  <w:lang w:val="en-US" w:eastAsia="zh-CN"/>
                </w:rPr>
                <w:t>A8-</w:t>
              </w:r>
            </w:ins>
          </w:p>
        </w:tc>
        <w:tc>
          <w:tcPr>
            <w:tcW w:w="419" w:type="pct"/>
            <w:noWrap w:val="0"/>
            <w:vAlign w:val="top"/>
          </w:tcPr>
          <w:p w14:paraId="60ECF564">
            <w:pPr>
              <w:jc w:val="center"/>
              <w:rPr>
                <w:ins w:id="3822" w:author="LKY" w:date="2026-05-22T20:58:18Z"/>
                <w:rFonts w:hint="default" w:ascii="Times New Roman" w:hAnsi="Times New Roman"/>
                <w:vertAlign w:val="baseline"/>
                <w:lang w:val="en-US" w:eastAsia="zh-CN"/>
              </w:rPr>
            </w:pPr>
            <w:ins w:id="3823" w:author="LKY" w:date="2026-05-22T20:58:18Z">
              <w:r>
                <w:rPr>
                  <w:rFonts w:hint="eastAsia" w:ascii="Times New Roman" w:hAnsi="Times New Roman"/>
                  <w:vertAlign w:val="baseline"/>
                  <w:lang w:val="en-US" w:eastAsia="zh-CN"/>
                </w:rPr>
                <w:t>PE</w:t>
              </w:r>
            </w:ins>
          </w:p>
        </w:tc>
      </w:tr>
    </w:tbl>
    <w:p w14:paraId="6290794D">
      <w:pPr>
        <w:rPr>
          <w:ins w:id="3824" w:author="LKY" w:date="2026-05-22T20:58:18Z"/>
          <w:rFonts w:hint="default"/>
          <w:lang w:val="en-US" w:eastAsia="zh-CN"/>
        </w:rPr>
      </w:pPr>
    </w:p>
    <w:tbl>
      <w:tblPr>
        <w:tblStyle w:val="1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89"/>
        <w:gridCol w:w="833"/>
        <w:gridCol w:w="823"/>
        <w:gridCol w:w="833"/>
        <w:gridCol w:w="833"/>
        <w:gridCol w:w="833"/>
        <w:gridCol w:w="833"/>
        <w:gridCol w:w="834"/>
        <w:gridCol w:w="896"/>
        <w:gridCol w:w="715"/>
      </w:tblGrid>
      <w:tr w14:paraId="255C98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ins w:id="3825" w:author="LKY" w:date="2026-05-22T20:58:18Z"/>
        </w:trPr>
        <w:tc>
          <w:tcPr>
            <w:tcW w:w="5000" w:type="pct"/>
            <w:gridSpan w:val="10"/>
            <w:tcBorders>
              <w:top w:val="single" w:color="auto" w:sz="4" w:space="0"/>
            </w:tcBorders>
            <w:noWrap w:val="0"/>
            <w:vAlign w:val="top"/>
          </w:tcPr>
          <w:p w14:paraId="25F4BECE">
            <w:pPr>
              <w:jc w:val="center"/>
              <w:rPr>
                <w:ins w:id="3826" w:author="LKY" w:date="2026-05-22T20:58:18Z"/>
                <w:rFonts w:hint="default" w:ascii="Times New Roman" w:hAnsi="Times New Roman"/>
                <w:vertAlign w:val="baseline"/>
                <w:lang w:val="en-US" w:eastAsia="zh-CN"/>
              </w:rPr>
            </w:pPr>
            <w:ins w:id="3827" w:author="LKY" w:date="2026-05-22T20:58:18Z">
              <w:r>
                <w:rPr>
                  <w:rFonts w:hint="eastAsia" w:ascii="Times New Roman" w:hAnsi="Times New Roman"/>
                  <w:vertAlign w:val="baseline"/>
                  <w:lang w:val="en-US" w:eastAsia="zh-CN"/>
                </w:rPr>
                <w:t>N4086模块（±5V/±10V）</w:t>
              </w:r>
            </w:ins>
            <w:ins w:id="3828" w:author="LKY" w:date="2026-06-22T15:04:53Z">
              <w:r>
                <w:rPr>
                  <w:rFonts w:hint="eastAsia" w:ascii="Times New Roman" w:hAnsi="Times New Roman"/>
                  <w:vertAlign w:val="baseline"/>
                  <w:lang w:val="en-US" w:eastAsia="zh-CN"/>
                </w:rPr>
                <w:t>（±0.1误差）</w:t>
              </w:r>
            </w:ins>
          </w:p>
        </w:tc>
      </w:tr>
      <w:tr w14:paraId="2EE8BA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ins w:id="3829" w:author="LKY" w:date="2026-05-22T20:58:18Z"/>
        </w:trPr>
        <w:tc>
          <w:tcPr>
            <w:tcW w:w="639" w:type="pct"/>
            <w:tcBorders>
              <w:top w:val="single" w:color="auto" w:sz="4" w:space="0"/>
            </w:tcBorders>
            <w:noWrap w:val="0"/>
            <w:vAlign w:val="top"/>
          </w:tcPr>
          <w:p w14:paraId="2F90B07C">
            <w:pPr>
              <w:jc w:val="center"/>
              <w:rPr>
                <w:ins w:id="3830" w:author="LKY" w:date="2026-05-22T20:58:18Z"/>
                <w:rFonts w:hint="default" w:ascii="Times New Roman" w:hAnsi="Times New Roman"/>
                <w:vertAlign w:val="baseline"/>
                <w:lang w:val="en-US" w:eastAsia="zh-CN"/>
              </w:rPr>
            </w:pPr>
            <w:ins w:id="3831" w:author="LKY" w:date="2026-05-22T20:58:18Z">
              <w:r>
                <w:rPr>
                  <w:rFonts w:hint="eastAsia" w:ascii="Times New Roman" w:hAnsi="Times New Roman"/>
                  <w:vertAlign w:val="baseline"/>
                  <w:lang w:val="en-US" w:eastAsia="zh-CN"/>
                </w:rPr>
                <w:t>端口号</w:t>
              </w:r>
            </w:ins>
          </w:p>
        </w:tc>
        <w:tc>
          <w:tcPr>
            <w:tcW w:w="489" w:type="pct"/>
            <w:tcBorders>
              <w:top w:val="single" w:color="auto" w:sz="4" w:space="0"/>
            </w:tcBorders>
            <w:noWrap w:val="0"/>
            <w:vAlign w:val="top"/>
          </w:tcPr>
          <w:p w14:paraId="52D8A29A">
            <w:pPr>
              <w:jc w:val="center"/>
              <w:rPr>
                <w:ins w:id="3832" w:author="LKY" w:date="2026-05-22T20:58:18Z"/>
                <w:rFonts w:hint="default" w:ascii="Times New Roman" w:hAnsi="Times New Roman" w:eastAsiaTheme="minorEastAsia" w:cstheme="minorBidi"/>
                <w:kern w:val="2"/>
                <w:sz w:val="21"/>
                <w:szCs w:val="24"/>
                <w:vertAlign w:val="baseline"/>
                <w:lang w:val="en-US" w:eastAsia="zh-CN" w:bidi="ar-SA"/>
              </w:rPr>
            </w:pPr>
            <w:ins w:id="3833" w:author="LKY" w:date="2026-05-22T20:58:18Z">
              <w:r>
                <w:rPr>
                  <w:rFonts w:hint="eastAsia" w:ascii="Times New Roman" w:hAnsi="Times New Roman"/>
                  <w:vertAlign w:val="baseline"/>
                  <w:lang w:val="en-US" w:eastAsia="zh-CN"/>
                </w:rPr>
                <w:t>B1</w:t>
              </w:r>
            </w:ins>
          </w:p>
        </w:tc>
        <w:tc>
          <w:tcPr>
            <w:tcW w:w="483" w:type="pct"/>
            <w:tcBorders>
              <w:top w:val="single" w:color="auto" w:sz="4" w:space="0"/>
            </w:tcBorders>
            <w:noWrap w:val="0"/>
            <w:vAlign w:val="top"/>
          </w:tcPr>
          <w:p w14:paraId="6127E8C5">
            <w:pPr>
              <w:jc w:val="center"/>
              <w:rPr>
                <w:ins w:id="3834" w:author="LKY" w:date="2026-05-22T20:58:18Z"/>
                <w:rFonts w:hint="default" w:ascii="Times New Roman" w:hAnsi="Times New Roman" w:eastAsiaTheme="minorEastAsia" w:cstheme="minorBidi"/>
                <w:kern w:val="2"/>
                <w:sz w:val="21"/>
                <w:szCs w:val="24"/>
                <w:vertAlign w:val="baseline"/>
                <w:lang w:val="en-US" w:eastAsia="zh-CN" w:bidi="ar-SA"/>
              </w:rPr>
            </w:pPr>
            <w:ins w:id="3835" w:author="LKY" w:date="2026-05-22T20:58:18Z">
              <w:r>
                <w:rPr>
                  <w:rFonts w:hint="eastAsia" w:ascii="Times New Roman" w:hAnsi="Times New Roman" w:cstheme="minorBidi"/>
                  <w:kern w:val="2"/>
                  <w:sz w:val="21"/>
                  <w:szCs w:val="24"/>
                  <w:vertAlign w:val="baseline"/>
                  <w:lang w:val="en-US" w:eastAsia="zh-CN" w:bidi="ar-SA"/>
                </w:rPr>
                <w:t>B2</w:t>
              </w:r>
            </w:ins>
          </w:p>
        </w:tc>
        <w:tc>
          <w:tcPr>
            <w:tcW w:w="489" w:type="pct"/>
            <w:tcBorders>
              <w:top w:val="single" w:color="auto" w:sz="4" w:space="0"/>
            </w:tcBorders>
            <w:noWrap w:val="0"/>
            <w:vAlign w:val="top"/>
          </w:tcPr>
          <w:p w14:paraId="6827735C">
            <w:pPr>
              <w:jc w:val="center"/>
              <w:rPr>
                <w:ins w:id="3836" w:author="LKY" w:date="2026-05-22T20:58:18Z"/>
                <w:rFonts w:hint="default" w:ascii="Times New Roman" w:hAnsi="Times New Roman" w:eastAsiaTheme="minorEastAsia" w:cstheme="minorBidi"/>
                <w:kern w:val="2"/>
                <w:sz w:val="21"/>
                <w:szCs w:val="24"/>
                <w:vertAlign w:val="baseline"/>
                <w:lang w:val="en-US" w:eastAsia="zh-CN" w:bidi="ar-SA"/>
              </w:rPr>
            </w:pPr>
            <w:ins w:id="3837" w:author="LKY" w:date="2026-05-22T20:58:18Z">
              <w:r>
                <w:rPr>
                  <w:rFonts w:hint="eastAsia" w:ascii="Times New Roman" w:hAnsi="Times New Roman"/>
                  <w:sz w:val="21"/>
                  <w:vertAlign w:val="baseline"/>
                  <w:lang w:val="en-US" w:eastAsia="zh-CN" w:bidi="ar-SA"/>
                </w:rPr>
                <w:t>B3</w:t>
              </w:r>
            </w:ins>
          </w:p>
        </w:tc>
        <w:tc>
          <w:tcPr>
            <w:tcW w:w="489" w:type="pct"/>
            <w:tcBorders>
              <w:top w:val="single" w:color="auto" w:sz="4" w:space="0"/>
            </w:tcBorders>
            <w:noWrap w:val="0"/>
            <w:vAlign w:val="top"/>
          </w:tcPr>
          <w:p w14:paraId="0479CE6C">
            <w:pPr>
              <w:jc w:val="center"/>
              <w:rPr>
                <w:ins w:id="3838" w:author="LKY" w:date="2026-05-22T20:58:18Z"/>
                <w:rFonts w:hint="default" w:ascii="Times New Roman" w:hAnsi="Times New Roman" w:eastAsiaTheme="minorEastAsia" w:cstheme="minorBidi"/>
                <w:kern w:val="2"/>
                <w:sz w:val="21"/>
                <w:szCs w:val="24"/>
                <w:vertAlign w:val="baseline"/>
                <w:lang w:val="en-US" w:eastAsia="zh-CN" w:bidi="ar-SA"/>
              </w:rPr>
            </w:pPr>
            <w:ins w:id="3839" w:author="LKY" w:date="2026-05-22T20:58:18Z">
              <w:r>
                <w:rPr>
                  <w:rFonts w:hint="eastAsia" w:ascii="Times New Roman" w:hAnsi="Times New Roman" w:cstheme="minorBidi"/>
                  <w:kern w:val="2"/>
                  <w:sz w:val="21"/>
                  <w:szCs w:val="24"/>
                  <w:vertAlign w:val="baseline"/>
                  <w:lang w:val="en-US" w:eastAsia="zh-CN" w:bidi="ar-SA"/>
                </w:rPr>
                <w:t>B4</w:t>
              </w:r>
            </w:ins>
          </w:p>
        </w:tc>
        <w:tc>
          <w:tcPr>
            <w:tcW w:w="489" w:type="pct"/>
            <w:tcBorders>
              <w:top w:val="single" w:color="auto" w:sz="4" w:space="0"/>
            </w:tcBorders>
            <w:noWrap w:val="0"/>
            <w:vAlign w:val="top"/>
          </w:tcPr>
          <w:p w14:paraId="530F5998">
            <w:pPr>
              <w:jc w:val="center"/>
              <w:rPr>
                <w:ins w:id="3840" w:author="LKY" w:date="2026-05-22T20:58:18Z"/>
                <w:rFonts w:hint="default" w:ascii="Times New Roman" w:hAnsi="Times New Roman" w:eastAsiaTheme="minorEastAsia" w:cstheme="minorBidi"/>
                <w:kern w:val="2"/>
                <w:sz w:val="21"/>
                <w:szCs w:val="24"/>
                <w:vertAlign w:val="baseline"/>
                <w:lang w:val="en-US" w:eastAsia="zh-CN" w:bidi="ar-SA"/>
              </w:rPr>
            </w:pPr>
            <w:ins w:id="3841" w:author="LKY" w:date="2026-05-22T20:58:18Z">
              <w:r>
                <w:rPr>
                  <w:rFonts w:hint="eastAsia" w:ascii="Times New Roman" w:hAnsi="Times New Roman"/>
                  <w:vertAlign w:val="baseline"/>
                  <w:lang w:val="en-US" w:eastAsia="zh-CN"/>
                </w:rPr>
                <w:t>B5</w:t>
              </w:r>
            </w:ins>
          </w:p>
        </w:tc>
        <w:tc>
          <w:tcPr>
            <w:tcW w:w="489" w:type="pct"/>
            <w:tcBorders>
              <w:top w:val="single" w:color="auto" w:sz="4" w:space="0"/>
            </w:tcBorders>
            <w:noWrap w:val="0"/>
            <w:vAlign w:val="top"/>
          </w:tcPr>
          <w:p w14:paraId="53C39DC6">
            <w:pPr>
              <w:jc w:val="center"/>
              <w:rPr>
                <w:ins w:id="3842" w:author="LKY" w:date="2026-05-22T20:58:18Z"/>
                <w:rFonts w:hint="default" w:ascii="Times New Roman" w:hAnsi="Times New Roman" w:eastAsiaTheme="minorEastAsia" w:cstheme="minorBidi"/>
                <w:kern w:val="2"/>
                <w:sz w:val="21"/>
                <w:szCs w:val="24"/>
                <w:vertAlign w:val="baseline"/>
                <w:lang w:val="en-US" w:eastAsia="zh-CN" w:bidi="ar-SA"/>
              </w:rPr>
            </w:pPr>
            <w:ins w:id="3843" w:author="LKY" w:date="2026-05-22T20:58:18Z">
              <w:r>
                <w:rPr>
                  <w:rFonts w:hint="eastAsia" w:ascii="Times New Roman" w:hAnsi="Times New Roman" w:cstheme="minorBidi"/>
                  <w:kern w:val="2"/>
                  <w:sz w:val="21"/>
                  <w:szCs w:val="24"/>
                  <w:vertAlign w:val="baseline"/>
                  <w:lang w:val="en-US" w:eastAsia="zh-CN" w:bidi="ar-SA"/>
                </w:rPr>
                <w:t>B6</w:t>
              </w:r>
            </w:ins>
          </w:p>
        </w:tc>
        <w:tc>
          <w:tcPr>
            <w:tcW w:w="489" w:type="pct"/>
            <w:tcBorders>
              <w:top w:val="single" w:color="auto" w:sz="4" w:space="0"/>
            </w:tcBorders>
            <w:noWrap w:val="0"/>
            <w:vAlign w:val="top"/>
          </w:tcPr>
          <w:p w14:paraId="2E92D221">
            <w:pPr>
              <w:jc w:val="center"/>
              <w:rPr>
                <w:ins w:id="3844" w:author="LKY" w:date="2026-05-22T20:58:18Z"/>
                <w:rFonts w:hint="default" w:ascii="Times New Roman" w:hAnsi="Times New Roman"/>
                <w:vertAlign w:val="baseline"/>
                <w:lang w:val="en-US" w:eastAsia="zh-CN"/>
              </w:rPr>
            </w:pPr>
            <w:ins w:id="3845" w:author="LKY" w:date="2026-05-22T20:58:18Z">
              <w:r>
                <w:rPr>
                  <w:rFonts w:hint="eastAsia" w:ascii="Times New Roman" w:hAnsi="Times New Roman"/>
                  <w:vertAlign w:val="baseline"/>
                  <w:lang w:val="en-US" w:eastAsia="zh-CN"/>
                </w:rPr>
                <w:t>B7</w:t>
              </w:r>
            </w:ins>
          </w:p>
        </w:tc>
        <w:tc>
          <w:tcPr>
            <w:tcW w:w="525" w:type="pct"/>
            <w:tcBorders>
              <w:top w:val="single" w:color="auto" w:sz="4" w:space="0"/>
            </w:tcBorders>
            <w:noWrap w:val="0"/>
            <w:vAlign w:val="top"/>
          </w:tcPr>
          <w:p w14:paraId="33D841E7">
            <w:pPr>
              <w:jc w:val="center"/>
              <w:rPr>
                <w:ins w:id="3846" w:author="LKY" w:date="2026-05-22T20:58:18Z"/>
                <w:rFonts w:hint="default" w:ascii="Times New Roman" w:hAnsi="Times New Roman"/>
                <w:vertAlign w:val="baseline"/>
                <w:lang w:val="en-US" w:eastAsia="zh-CN"/>
              </w:rPr>
            </w:pPr>
            <w:ins w:id="3847" w:author="LKY" w:date="2026-05-22T20:58:18Z">
              <w:r>
                <w:rPr>
                  <w:rFonts w:hint="eastAsia" w:ascii="Times New Roman" w:hAnsi="Times New Roman"/>
                  <w:vertAlign w:val="baseline"/>
                  <w:lang w:val="en-US" w:eastAsia="zh-CN"/>
                </w:rPr>
                <w:t>B8</w:t>
              </w:r>
            </w:ins>
          </w:p>
        </w:tc>
        <w:tc>
          <w:tcPr>
            <w:tcW w:w="412" w:type="pct"/>
            <w:tcBorders>
              <w:top w:val="single" w:color="auto" w:sz="4" w:space="0"/>
            </w:tcBorders>
            <w:noWrap w:val="0"/>
            <w:vAlign w:val="top"/>
          </w:tcPr>
          <w:p w14:paraId="6D8BB79A">
            <w:pPr>
              <w:jc w:val="center"/>
              <w:rPr>
                <w:ins w:id="3848" w:author="LKY" w:date="2026-05-22T20:58:18Z"/>
                <w:rFonts w:hint="default" w:ascii="Times New Roman" w:hAnsi="Times New Roman"/>
                <w:vertAlign w:val="baseline"/>
                <w:lang w:val="en-US" w:eastAsia="zh-CN"/>
              </w:rPr>
            </w:pPr>
            <w:ins w:id="3849" w:author="LKY" w:date="2026-05-22T20:58:18Z">
              <w:r>
                <w:rPr>
                  <w:rFonts w:hint="eastAsia" w:ascii="Times New Roman" w:hAnsi="Times New Roman"/>
                  <w:vertAlign w:val="baseline"/>
                  <w:lang w:val="en-US" w:eastAsia="zh-CN"/>
                </w:rPr>
                <w:t>B9</w:t>
              </w:r>
            </w:ins>
          </w:p>
        </w:tc>
      </w:tr>
      <w:tr w14:paraId="779D3A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ins w:id="3850" w:author="LKY" w:date="2026-05-22T20:58:18Z"/>
        </w:trPr>
        <w:tc>
          <w:tcPr>
            <w:tcW w:w="639" w:type="pct"/>
            <w:noWrap w:val="0"/>
            <w:vAlign w:val="top"/>
          </w:tcPr>
          <w:p w14:paraId="33547B4A">
            <w:pPr>
              <w:jc w:val="center"/>
              <w:rPr>
                <w:ins w:id="3851" w:author="LKY" w:date="2026-05-22T20:58:18Z"/>
                <w:rFonts w:hint="default" w:ascii="Times New Roman" w:hAnsi="Times New Roman"/>
                <w:vertAlign w:val="baseline"/>
                <w:lang w:val="en-US" w:eastAsia="zh-CN"/>
              </w:rPr>
            </w:pPr>
            <w:ins w:id="3852" w:author="LKY" w:date="2026-05-22T20:58:18Z">
              <w:r>
                <w:rPr>
                  <w:rFonts w:hint="eastAsia" w:ascii="Times New Roman" w:hAnsi="Times New Roman"/>
                  <w:vertAlign w:val="baseline"/>
                  <w:lang w:val="en-US" w:eastAsia="zh-CN"/>
                </w:rPr>
                <w:t>名称</w:t>
              </w:r>
            </w:ins>
          </w:p>
        </w:tc>
        <w:tc>
          <w:tcPr>
            <w:tcW w:w="489" w:type="pct"/>
            <w:noWrap w:val="0"/>
            <w:vAlign w:val="top"/>
          </w:tcPr>
          <w:p w14:paraId="50E8C74B">
            <w:pPr>
              <w:jc w:val="center"/>
              <w:rPr>
                <w:ins w:id="3853" w:author="LKY" w:date="2026-05-22T20:58:18Z"/>
                <w:rFonts w:hint="default" w:ascii="Times New Roman" w:hAnsi="Times New Roman"/>
                <w:vertAlign w:val="baseline"/>
                <w:lang w:val="en-US" w:eastAsia="zh-CN"/>
              </w:rPr>
            </w:pPr>
            <w:ins w:id="3854" w:author="LKY" w:date="2026-05-22T20:58:18Z">
              <w:r>
                <w:rPr>
                  <w:rFonts w:hint="eastAsia" w:ascii="Times New Roman" w:hAnsi="Times New Roman"/>
                  <w:vertAlign w:val="baseline"/>
                  <w:lang w:val="en-US" w:eastAsia="zh-CN"/>
                </w:rPr>
                <w:t>AO1</w:t>
              </w:r>
            </w:ins>
          </w:p>
        </w:tc>
        <w:tc>
          <w:tcPr>
            <w:tcW w:w="483" w:type="pct"/>
            <w:noWrap w:val="0"/>
            <w:vAlign w:val="top"/>
          </w:tcPr>
          <w:p w14:paraId="612B6C64">
            <w:pPr>
              <w:jc w:val="center"/>
              <w:rPr>
                <w:ins w:id="3855" w:author="LKY" w:date="2026-05-22T20:58:18Z"/>
                <w:rFonts w:hint="default" w:ascii="Times New Roman" w:hAnsi="Times New Roman"/>
                <w:vertAlign w:val="baseline"/>
                <w:lang w:val="en-US" w:eastAsia="zh-CN"/>
              </w:rPr>
            </w:pPr>
            <w:ins w:id="3856" w:author="LKY" w:date="2026-05-22T20:58:18Z">
              <w:r>
                <w:rPr>
                  <w:rFonts w:hint="eastAsia" w:ascii="Times New Roman" w:hAnsi="Times New Roman"/>
                  <w:vertAlign w:val="baseline"/>
                  <w:lang w:val="en-US" w:eastAsia="zh-CN"/>
                </w:rPr>
                <w:t>AO2</w:t>
              </w:r>
            </w:ins>
          </w:p>
        </w:tc>
        <w:tc>
          <w:tcPr>
            <w:tcW w:w="489" w:type="pct"/>
            <w:noWrap w:val="0"/>
            <w:vAlign w:val="top"/>
          </w:tcPr>
          <w:p w14:paraId="636630FF">
            <w:pPr>
              <w:jc w:val="center"/>
              <w:rPr>
                <w:ins w:id="3857" w:author="LKY" w:date="2026-05-22T20:58:18Z"/>
                <w:rFonts w:hint="default" w:ascii="Times New Roman" w:hAnsi="Times New Roman" w:eastAsiaTheme="minorEastAsia" w:cstheme="minorBidi"/>
                <w:kern w:val="2"/>
                <w:sz w:val="21"/>
                <w:szCs w:val="24"/>
                <w:vertAlign w:val="baseline"/>
                <w:lang w:val="en-US" w:eastAsia="zh-CN" w:bidi="ar-SA"/>
              </w:rPr>
            </w:pPr>
            <w:ins w:id="3858" w:author="LKY" w:date="2026-05-22T20:58:18Z">
              <w:r>
                <w:rPr>
                  <w:rFonts w:hint="eastAsia" w:ascii="Times New Roman" w:hAnsi="Times New Roman"/>
                  <w:vertAlign w:val="baseline"/>
                  <w:lang w:val="en-US" w:eastAsia="zh-CN"/>
                </w:rPr>
                <w:t>AO3</w:t>
              </w:r>
            </w:ins>
          </w:p>
        </w:tc>
        <w:tc>
          <w:tcPr>
            <w:tcW w:w="489" w:type="pct"/>
            <w:noWrap w:val="0"/>
            <w:vAlign w:val="top"/>
          </w:tcPr>
          <w:p w14:paraId="55F4987A">
            <w:pPr>
              <w:jc w:val="center"/>
              <w:rPr>
                <w:ins w:id="3859" w:author="LKY" w:date="2026-05-22T20:58:18Z"/>
                <w:rFonts w:hint="default" w:ascii="Times New Roman" w:hAnsi="Times New Roman" w:eastAsiaTheme="minorEastAsia" w:cstheme="minorBidi"/>
                <w:kern w:val="2"/>
                <w:sz w:val="21"/>
                <w:szCs w:val="24"/>
                <w:vertAlign w:val="baseline"/>
                <w:lang w:val="en-US" w:eastAsia="zh-CN" w:bidi="ar-SA"/>
              </w:rPr>
            </w:pPr>
            <w:ins w:id="3860" w:author="LKY" w:date="2026-05-22T20:58:18Z">
              <w:r>
                <w:rPr>
                  <w:rFonts w:hint="eastAsia" w:ascii="Times New Roman" w:hAnsi="Times New Roman"/>
                  <w:vertAlign w:val="baseline"/>
                  <w:lang w:val="en-US" w:eastAsia="zh-CN"/>
                </w:rPr>
                <w:t>AO4</w:t>
              </w:r>
            </w:ins>
          </w:p>
        </w:tc>
        <w:tc>
          <w:tcPr>
            <w:tcW w:w="489" w:type="pct"/>
            <w:noWrap w:val="0"/>
            <w:vAlign w:val="top"/>
          </w:tcPr>
          <w:p w14:paraId="2564FE13">
            <w:pPr>
              <w:jc w:val="center"/>
              <w:rPr>
                <w:ins w:id="3861" w:author="LKY" w:date="2026-05-22T20:58:18Z"/>
                <w:rFonts w:hint="default" w:ascii="Times New Roman" w:hAnsi="Times New Roman"/>
                <w:vertAlign w:val="baseline"/>
                <w:lang w:val="en-US" w:eastAsia="zh-CN"/>
              </w:rPr>
            </w:pPr>
            <w:ins w:id="3862" w:author="LKY" w:date="2026-05-22T20:58:18Z">
              <w:r>
                <w:rPr>
                  <w:rFonts w:hint="eastAsia" w:ascii="Times New Roman" w:hAnsi="Times New Roman"/>
                  <w:vertAlign w:val="baseline"/>
                  <w:lang w:val="en-US" w:eastAsia="zh-CN"/>
                </w:rPr>
                <w:t>AO5</w:t>
              </w:r>
            </w:ins>
          </w:p>
        </w:tc>
        <w:tc>
          <w:tcPr>
            <w:tcW w:w="489" w:type="pct"/>
            <w:noWrap w:val="0"/>
            <w:vAlign w:val="top"/>
          </w:tcPr>
          <w:p w14:paraId="5A80DA81">
            <w:pPr>
              <w:jc w:val="center"/>
              <w:rPr>
                <w:ins w:id="3863" w:author="LKY" w:date="2026-05-22T20:58:18Z"/>
                <w:rFonts w:hint="default" w:ascii="Times New Roman" w:hAnsi="Times New Roman"/>
                <w:vertAlign w:val="baseline"/>
                <w:lang w:val="en-US" w:eastAsia="zh-CN"/>
              </w:rPr>
            </w:pPr>
            <w:ins w:id="3864" w:author="LKY" w:date="2026-05-22T20:58:18Z">
              <w:r>
                <w:rPr>
                  <w:rFonts w:hint="eastAsia" w:ascii="Times New Roman" w:hAnsi="Times New Roman"/>
                  <w:vertAlign w:val="baseline"/>
                  <w:lang w:val="en-US" w:eastAsia="zh-CN"/>
                </w:rPr>
                <w:t>AO6</w:t>
              </w:r>
            </w:ins>
          </w:p>
        </w:tc>
        <w:tc>
          <w:tcPr>
            <w:tcW w:w="489" w:type="pct"/>
            <w:noWrap w:val="0"/>
            <w:vAlign w:val="top"/>
          </w:tcPr>
          <w:p w14:paraId="5AB5F109">
            <w:pPr>
              <w:jc w:val="center"/>
              <w:rPr>
                <w:ins w:id="3865" w:author="LKY" w:date="2026-05-22T20:58:18Z"/>
                <w:rFonts w:hint="default" w:ascii="Times New Roman" w:hAnsi="Times New Roman"/>
                <w:vertAlign w:val="baseline"/>
                <w:lang w:val="en-US" w:eastAsia="zh-CN"/>
              </w:rPr>
            </w:pPr>
            <w:ins w:id="3866" w:author="LKY" w:date="2026-05-22T20:58:18Z">
              <w:r>
                <w:rPr>
                  <w:rFonts w:hint="eastAsia" w:ascii="Times New Roman" w:hAnsi="Times New Roman"/>
                  <w:vertAlign w:val="baseline"/>
                  <w:lang w:val="en-US" w:eastAsia="zh-CN"/>
                </w:rPr>
                <w:t>AO7</w:t>
              </w:r>
            </w:ins>
          </w:p>
        </w:tc>
        <w:tc>
          <w:tcPr>
            <w:tcW w:w="525" w:type="pct"/>
            <w:noWrap w:val="0"/>
            <w:vAlign w:val="top"/>
          </w:tcPr>
          <w:p w14:paraId="0827D3A6">
            <w:pPr>
              <w:jc w:val="center"/>
              <w:rPr>
                <w:ins w:id="3867" w:author="LKY" w:date="2026-05-22T20:58:18Z"/>
                <w:rFonts w:hint="default" w:ascii="Times New Roman" w:hAnsi="Times New Roman"/>
                <w:vertAlign w:val="baseline"/>
                <w:lang w:val="en-US" w:eastAsia="zh-CN"/>
              </w:rPr>
            </w:pPr>
            <w:ins w:id="3868" w:author="LKY" w:date="2026-05-22T20:58:18Z">
              <w:r>
                <w:rPr>
                  <w:rFonts w:hint="eastAsia" w:ascii="Times New Roman" w:hAnsi="Times New Roman"/>
                  <w:vertAlign w:val="baseline"/>
                  <w:lang w:val="en-US" w:eastAsia="zh-CN"/>
                </w:rPr>
                <w:t>AO8</w:t>
              </w:r>
            </w:ins>
          </w:p>
        </w:tc>
        <w:tc>
          <w:tcPr>
            <w:tcW w:w="412" w:type="pct"/>
            <w:noWrap w:val="0"/>
            <w:vAlign w:val="top"/>
          </w:tcPr>
          <w:p w14:paraId="76570E99">
            <w:pPr>
              <w:jc w:val="center"/>
              <w:rPr>
                <w:ins w:id="3869" w:author="LKY" w:date="2026-05-22T20:58:18Z"/>
                <w:rFonts w:hint="default" w:ascii="Times New Roman" w:hAnsi="Times New Roman"/>
                <w:vertAlign w:val="baseline"/>
                <w:lang w:val="en-US" w:eastAsia="zh-CN"/>
              </w:rPr>
            </w:pPr>
            <w:ins w:id="3870" w:author="LKY" w:date="2026-05-22T20:58:18Z">
              <w:r>
                <w:rPr>
                  <w:rFonts w:hint="eastAsia" w:ascii="Times New Roman" w:hAnsi="Times New Roman"/>
                  <w:vertAlign w:val="baseline"/>
                  <w:lang w:val="en-US" w:eastAsia="zh-CN"/>
                </w:rPr>
                <w:t>PE</w:t>
              </w:r>
            </w:ins>
          </w:p>
        </w:tc>
      </w:tr>
      <w:tr w14:paraId="42B2B4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ins w:id="3871" w:author="LKY" w:date="2026-05-22T20:58:18Z"/>
        </w:trPr>
        <w:tc>
          <w:tcPr>
            <w:tcW w:w="639" w:type="pct"/>
            <w:noWrap w:val="0"/>
            <w:vAlign w:val="top"/>
          </w:tcPr>
          <w:p w14:paraId="755C8E31">
            <w:pPr>
              <w:jc w:val="center"/>
              <w:rPr>
                <w:ins w:id="3872" w:author="LKY" w:date="2026-05-22T20:58:18Z"/>
                <w:rFonts w:hint="default" w:ascii="Times New Roman" w:hAnsi="Times New Roman"/>
                <w:vertAlign w:val="baseline"/>
                <w:lang w:val="en-US" w:eastAsia="zh-CN"/>
              </w:rPr>
            </w:pPr>
            <w:ins w:id="3873" w:author="LKY" w:date="2026-05-22T20:58:18Z">
              <w:r>
                <w:rPr>
                  <w:rFonts w:hint="eastAsia" w:ascii="Times New Roman" w:hAnsi="Times New Roman"/>
                  <w:vertAlign w:val="baseline"/>
                  <w:lang w:val="en-US" w:eastAsia="zh-CN"/>
                </w:rPr>
                <w:t>端口号</w:t>
              </w:r>
            </w:ins>
          </w:p>
        </w:tc>
        <w:tc>
          <w:tcPr>
            <w:tcW w:w="489" w:type="pct"/>
            <w:noWrap w:val="0"/>
            <w:vAlign w:val="top"/>
          </w:tcPr>
          <w:p w14:paraId="26DD7297">
            <w:pPr>
              <w:jc w:val="center"/>
              <w:rPr>
                <w:ins w:id="3874" w:author="LKY" w:date="2026-05-22T20:58:18Z"/>
                <w:rFonts w:hint="default" w:ascii="Times New Roman" w:hAnsi="Times New Roman"/>
                <w:vertAlign w:val="baseline"/>
                <w:lang w:val="en-US" w:eastAsia="zh-CN"/>
              </w:rPr>
            </w:pPr>
            <w:ins w:id="3875" w:author="LKY" w:date="2026-05-22T20:58:18Z">
              <w:r>
                <w:rPr>
                  <w:rFonts w:hint="eastAsia" w:ascii="Times New Roman" w:hAnsi="Times New Roman"/>
                  <w:vertAlign w:val="baseline"/>
                  <w:lang w:val="en-US" w:eastAsia="zh-CN"/>
                </w:rPr>
                <w:t>A1</w:t>
              </w:r>
            </w:ins>
          </w:p>
        </w:tc>
        <w:tc>
          <w:tcPr>
            <w:tcW w:w="483" w:type="pct"/>
            <w:noWrap w:val="0"/>
            <w:vAlign w:val="top"/>
          </w:tcPr>
          <w:p w14:paraId="5871F70F">
            <w:pPr>
              <w:jc w:val="center"/>
              <w:rPr>
                <w:ins w:id="3876" w:author="LKY" w:date="2026-05-22T20:58:18Z"/>
                <w:rFonts w:hint="default" w:ascii="Times New Roman" w:hAnsi="Times New Roman"/>
                <w:vertAlign w:val="baseline"/>
                <w:lang w:val="en-US" w:eastAsia="zh-CN"/>
              </w:rPr>
            </w:pPr>
            <w:ins w:id="3877" w:author="LKY" w:date="2026-05-22T20:58:18Z">
              <w:r>
                <w:rPr>
                  <w:rFonts w:hint="eastAsia" w:ascii="Times New Roman" w:hAnsi="Times New Roman"/>
                  <w:vertAlign w:val="baseline"/>
                  <w:lang w:val="en-US" w:eastAsia="zh-CN"/>
                </w:rPr>
                <w:t>A2</w:t>
              </w:r>
            </w:ins>
          </w:p>
        </w:tc>
        <w:tc>
          <w:tcPr>
            <w:tcW w:w="489" w:type="pct"/>
            <w:noWrap w:val="0"/>
            <w:vAlign w:val="top"/>
          </w:tcPr>
          <w:p w14:paraId="7124BCD9">
            <w:pPr>
              <w:jc w:val="center"/>
              <w:rPr>
                <w:ins w:id="3878" w:author="LKY" w:date="2026-05-22T20:58:18Z"/>
                <w:rFonts w:hint="default" w:ascii="Times New Roman" w:hAnsi="Times New Roman"/>
                <w:vertAlign w:val="baseline"/>
                <w:lang w:val="en-US" w:eastAsia="zh-CN"/>
              </w:rPr>
            </w:pPr>
            <w:ins w:id="3879" w:author="LKY" w:date="2026-05-22T20:58:18Z">
              <w:r>
                <w:rPr>
                  <w:rFonts w:hint="eastAsia" w:ascii="Times New Roman" w:hAnsi="Times New Roman"/>
                  <w:vertAlign w:val="baseline"/>
                  <w:lang w:val="en-US" w:eastAsia="zh-CN"/>
                </w:rPr>
                <w:t>A3</w:t>
              </w:r>
            </w:ins>
          </w:p>
        </w:tc>
        <w:tc>
          <w:tcPr>
            <w:tcW w:w="489" w:type="pct"/>
            <w:noWrap w:val="0"/>
            <w:vAlign w:val="top"/>
          </w:tcPr>
          <w:p w14:paraId="3B369910">
            <w:pPr>
              <w:jc w:val="center"/>
              <w:rPr>
                <w:ins w:id="3880" w:author="LKY" w:date="2026-05-22T20:58:18Z"/>
                <w:rFonts w:hint="default" w:ascii="Times New Roman" w:hAnsi="Times New Roman"/>
                <w:vertAlign w:val="baseline"/>
                <w:lang w:val="en-US" w:eastAsia="zh-CN"/>
              </w:rPr>
            </w:pPr>
            <w:ins w:id="3881" w:author="LKY" w:date="2026-05-22T20:58:18Z">
              <w:r>
                <w:rPr>
                  <w:rFonts w:hint="eastAsia" w:ascii="Times New Roman" w:hAnsi="Times New Roman"/>
                  <w:vertAlign w:val="baseline"/>
                  <w:lang w:val="en-US" w:eastAsia="zh-CN"/>
                </w:rPr>
                <w:t>A4</w:t>
              </w:r>
            </w:ins>
          </w:p>
        </w:tc>
        <w:tc>
          <w:tcPr>
            <w:tcW w:w="489" w:type="pct"/>
            <w:noWrap w:val="0"/>
            <w:vAlign w:val="top"/>
          </w:tcPr>
          <w:p w14:paraId="283FAA61">
            <w:pPr>
              <w:jc w:val="center"/>
              <w:rPr>
                <w:ins w:id="3882" w:author="LKY" w:date="2026-05-22T20:58:18Z"/>
                <w:rFonts w:hint="default" w:ascii="Times New Roman" w:hAnsi="Times New Roman"/>
                <w:vertAlign w:val="baseline"/>
                <w:lang w:val="en-US" w:eastAsia="zh-CN"/>
              </w:rPr>
            </w:pPr>
            <w:ins w:id="3883" w:author="LKY" w:date="2026-05-22T20:58:18Z">
              <w:r>
                <w:rPr>
                  <w:rFonts w:hint="eastAsia" w:ascii="Times New Roman" w:hAnsi="Times New Roman"/>
                  <w:vertAlign w:val="baseline"/>
                  <w:lang w:val="en-US" w:eastAsia="zh-CN"/>
                </w:rPr>
                <w:t>A5</w:t>
              </w:r>
            </w:ins>
          </w:p>
        </w:tc>
        <w:tc>
          <w:tcPr>
            <w:tcW w:w="489" w:type="pct"/>
            <w:noWrap w:val="0"/>
            <w:vAlign w:val="top"/>
          </w:tcPr>
          <w:p w14:paraId="0F599773">
            <w:pPr>
              <w:jc w:val="center"/>
              <w:rPr>
                <w:ins w:id="3884" w:author="LKY" w:date="2026-05-22T20:58:18Z"/>
                <w:rFonts w:hint="default" w:ascii="Times New Roman" w:hAnsi="Times New Roman"/>
                <w:vertAlign w:val="baseline"/>
                <w:lang w:val="en-US" w:eastAsia="zh-CN"/>
              </w:rPr>
            </w:pPr>
            <w:ins w:id="3885" w:author="LKY" w:date="2026-05-22T20:58:18Z">
              <w:r>
                <w:rPr>
                  <w:rFonts w:hint="eastAsia" w:ascii="Times New Roman" w:hAnsi="Times New Roman"/>
                  <w:vertAlign w:val="baseline"/>
                  <w:lang w:val="en-US" w:eastAsia="zh-CN"/>
                </w:rPr>
                <w:t>A6</w:t>
              </w:r>
            </w:ins>
          </w:p>
        </w:tc>
        <w:tc>
          <w:tcPr>
            <w:tcW w:w="489" w:type="pct"/>
            <w:noWrap w:val="0"/>
            <w:vAlign w:val="top"/>
          </w:tcPr>
          <w:p w14:paraId="07C9A6EF">
            <w:pPr>
              <w:jc w:val="center"/>
              <w:rPr>
                <w:ins w:id="3886" w:author="LKY" w:date="2026-05-22T20:58:18Z"/>
                <w:rFonts w:hint="default" w:ascii="Times New Roman" w:hAnsi="Times New Roman"/>
                <w:vertAlign w:val="baseline"/>
                <w:lang w:val="en-US" w:eastAsia="zh-CN"/>
              </w:rPr>
            </w:pPr>
            <w:ins w:id="3887" w:author="LKY" w:date="2026-05-22T20:58:18Z">
              <w:r>
                <w:rPr>
                  <w:rFonts w:hint="eastAsia" w:ascii="Times New Roman" w:hAnsi="Times New Roman"/>
                  <w:vertAlign w:val="baseline"/>
                  <w:lang w:val="en-US" w:eastAsia="zh-CN"/>
                </w:rPr>
                <w:t>A7</w:t>
              </w:r>
            </w:ins>
          </w:p>
        </w:tc>
        <w:tc>
          <w:tcPr>
            <w:tcW w:w="525" w:type="pct"/>
            <w:noWrap w:val="0"/>
            <w:vAlign w:val="top"/>
          </w:tcPr>
          <w:p w14:paraId="5D1814B0">
            <w:pPr>
              <w:jc w:val="center"/>
              <w:rPr>
                <w:ins w:id="3888" w:author="LKY" w:date="2026-05-22T20:58:18Z"/>
                <w:rFonts w:hint="default" w:ascii="Times New Roman" w:hAnsi="Times New Roman"/>
                <w:vertAlign w:val="baseline"/>
                <w:lang w:val="en-US" w:eastAsia="zh-CN"/>
              </w:rPr>
            </w:pPr>
            <w:ins w:id="3889" w:author="LKY" w:date="2026-05-22T20:58:18Z">
              <w:r>
                <w:rPr>
                  <w:rFonts w:hint="eastAsia" w:ascii="Times New Roman" w:hAnsi="Times New Roman"/>
                  <w:vertAlign w:val="baseline"/>
                  <w:lang w:val="en-US" w:eastAsia="zh-CN"/>
                </w:rPr>
                <w:t>A8</w:t>
              </w:r>
            </w:ins>
          </w:p>
        </w:tc>
        <w:tc>
          <w:tcPr>
            <w:tcW w:w="412" w:type="pct"/>
            <w:noWrap w:val="0"/>
            <w:vAlign w:val="top"/>
          </w:tcPr>
          <w:p w14:paraId="15BDE381">
            <w:pPr>
              <w:jc w:val="center"/>
              <w:rPr>
                <w:ins w:id="3890" w:author="LKY" w:date="2026-05-22T20:58:18Z"/>
                <w:rFonts w:hint="default" w:ascii="Times New Roman" w:hAnsi="Times New Roman"/>
                <w:vertAlign w:val="baseline"/>
                <w:lang w:val="en-US" w:eastAsia="zh-CN"/>
              </w:rPr>
            </w:pPr>
            <w:ins w:id="3891" w:author="LKY" w:date="2026-05-22T20:58:18Z">
              <w:r>
                <w:rPr>
                  <w:rFonts w:hint="eastAsia" w:ascii="Times New Roman" w:hAnsi="Times New Roman"/>
                  <w:vertAlign w:val="baseline"/>
                  <w:lang w:val="en-US" w:eastAsia="zh-CN"/>
                </w:rPr>
                <w:t>A9</w:t>
              </w:r>
            </w:ins>
          </w:p>
        </w:tc>
      </w:tr>
      <w:tr w14:paraId="749E3F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ins w:id="3892" w:author="LKY" w:date="2026-05-22T20:58:18Z"/>
        </w:trPr>
        <w:tc>
          <w:tcPr>
            <w:tcW w:w="639" w:type="pct"/>
            <w:noWrap w:val="0"/>
            <w:vAlign w:val="top"/>
          </w:tcPr>
          <w:p w14:paraId="762335E5">
            <w:pPr>
              <w:jc w:val="center"/>
              <w:rPr>
                <w:ins w:id="3893" w:author="LKY" w:date="2026-05-22T20:58:18Z"/>
                <w:rFonts w:hint="default" w:ascii="Times New Roman" w:hAnsi="Times New Roman"/>
                <w:vertAlign w:val="baseline"/>
                <w:lang w:val="en-US" w:eastAsia="zh-CN"/>
              </w:rPr>
            </w:pPr>
            <w:ins w:id="3894" w:author="LKY" w:date="2026-05-22T20:58:18Z">
              <w:r>
                <w:rPr>
                  <w:rFonts w:hint="eastAsia" w:ascii="Times New Roman" w:hAnsi="Times New Roman"/>
                  <w:vertAlign w:val="baseline"/>
                  <w:lang w:val="en-US" w:eastAsia="zh-CN"/>
                </w:rPr>
                <w:t>名称</w:t>
              </w:r>
            </w:ins>
          </w:p>
        </w:tc>
        <w:tc>
          <w:tcPr>
            <w:tcW w:w="489" w:type="pct"/>
            <w:noWrap w:val="0"/>
            <w:vAlign w:val="top"/>
          </w:tcPr>
          <w:p w14:paraId="7A7F9800">
            <w:pPr>
              <w:jc w:val="center"/>
              <w:rPr>
                <w:ins w:id="3895" w:author="LKY" w:date="2026-05-22T20:58:18Z"/>
                <w:rFonts w:hint="default" w:ascii="Times New Roman" w:hAnsi="Times New Roman"/>
                <w:vertAlign w:val="baseline"/>
                <w:lang w:val="en-US" w:eastAsia="zh-CN"/>
              </w:rPr>
            </w:pPr>
            <w:ins w:id="3896" w:author="LKY" w:date="2026-05-22T20:58:18Z">
              <w:r>
                <w:rPr>
                  <w:rFonts w:hint="eastAsia" w:ascii="Times New Roman" w:hAnsi="Times New Roman"/>
                  <w:vertAlign w:val="baseline"/>
                  <w:lang w:val="en-US" w:eastAsia="zh-CN"/>
                </w:rPr>
                <w:t>GND</w:t>
              </w:r>
            </w:ins>
          </w:p>
        </w:tc>
        <w:tc>
          <w:tcPr>
            <w:tcW w:w="483" w:type="pct"/>
            <w:noWrap w:val="0"/>
            <w:vAlign w:val="top"/>
          </w:tcPr>
          <w:p w14:paraId="43046F47">
            <w:pPr>
              <w:jc w:val="center"/>
              <w:rPr>
                <w:ins w:id="3897" w:author="LKY" w:date="2026-05-22T20:58:18Z"/>
                <w:rFonts w:hint="default" w:ascii="Times New Roman" w:hAnsi="Times New Roman"/>
                <w:vertAlign w:val="baseline"/>
                <w:lang w:val="en-US" w:eastAsia="zh-CN"/>
              </w:rPr>
            </w:pPr>
            <w:ins w:id="3898" w:author="LKY" w:date="2026-05-22T20:58:18Z">
              <w:r>
                <w:rPr>
                  <w:rFonts w:hint="eastAsia" w:ascii="Times New Roman" w:hAnsi="Times New Roman"/>
                  <w:vertAlign w:val="baseline"/>
                  <w:lang w:val="en-US" w:eastAsia="zh-CN"/>
                </w:rPr>
                <w:t>GND</w:t>
              </w:r>
            </w:ins>
          </w:p>
        </w:tc>
        <w:tc>
          <w:tcPr>
            <w:tcW w:w="489" w:type="pct"/>
            <w:noWrap w:val="0"/>
            <w:vAlign w:val="top"/>
          </w:tcPr>
          <w:p w14:paraId="5712BD2D">
            <w:pPr>
              <w:jc w:val="center"/>
              <w:rPr>
                <w:ins w:id="3899" w:author="LKY" w:date="2026-05-22T20:58:18Z"/>
                <w:rFonts w:hint="default" w:ascii="Times New Roman" w:hAnsi="Times New Roman"/>
                <w:vertAlign w:val="baseline"/>
                <w:lang w:val="en-US" w:eastAsia="zh-CN"/>
              </w:rPr>
            </w:pPr>
            <w:ins w:id="3900" w:author="LKY" w:date="2026-05-22T20:58:18Z">
              <w:r>
                <w:rPr>
                  <w:rFonts w:hint="eastAsia" w:ascii="Times New Roman" w:hAnsi="Times New Roman"/>
                  <w:vertAlign w:val="baseline"/>
                  <w:lang w:val="en-US" w:eastAsia="zh-CN"/>
                </w:rPr>
                <w:t>GND</w:t>
              </w:r>
            </w:ins>
          </w:p>
        </w:tc>
        <w:tc>
          <w:tcPr>
            <w:tcW w:w="489" w:type="pct"/>
            <w:noWrap w:val="0"/>
            <w:vAlign w:val="top"/>
          </w:tcPr>
          <w:p w14:paraId="4CF5CC4F">
            <w:pPr>
              <w:jc w:val="center"/>
              <w:rPr>
                <w:ins w:id="3901" w:author="LKY" w:date="2026-05-22T20:58:18Z"/>
                <w:rFonts w:hint="default" w:ascii="Times New Roman" w:hAnsi="Times New Roman"/>
                <w:vertAlign w:val="baseline"/>
                <w:lang w:val="en-US" w:eastAsia="zh-CN"/>
              </w:rPr>
            </w:pPr>
            <w:ins w:id="3902" w:author="LKY" w:date="2026-05-22T20:58:18Z">
              <w:r>
                <w:rPr>
                  <w:rFonts w:hint="eastAsia" w:ascii="Times New Roman" w:hAnsi="Times New Roman"/>
                  <w:vertAlign w:val="baseline"/>
                  <w:lang w:val="en-US" w:eastAsia="zh-CN"/>
                </w:rPr>
                <w:t>GND</w:t>
              </w:r>
            </w:ins>
          </w:p>
        </w:tc>
        <w:tc>
          <w:tcPr>
            <w:tcW w:w="489" w:type="pct"/>
            <w:noWrap w:val="0"/>
            <w:vAlign w:val="top"/>
          </w:tcPr>
          <w:p w14:paraId="2900D802">
            <w:pPr>
              <w:jc w:val="center"/>
              <w:rPr>
                <w:ins w:id="3903" w:author="LKY" w:date="2026-05-22T20:58:18Z"/>
                <w:rFonts w:hint="default" w:ascii="Times New Roman" w:hAnsi="Times New Roman"/>
                <w:vertAlign w:val="baseline"/>
                <w:lang w:val="en-US" w:eastAsia="zh-CN"/>
              </w:rPr>
            </w:pPr>
            <w:ins w:id="3904" w:author="LKY" w:date="2026-05-22T20:58:18Z">
              <w:r>
                <w:rPr>
                  <w:rFonts w:hint="eastAsia" w:ascii="Times New Roman" w:hAnsi="Times New Roman"/>
                  <w:vertAlign w:val="baseline"/>
                  <w:lang w:val="en-US" w:eastAsia="zh-CN"/>
                </w:rPr>
                <w:t>GND</w:t>
              </w:r>
            </w:ins>
          </w:p>
        </w:tc>
        <w:tc>
          <w:tcPr>
            <w:tcW w:w="489" w:type="pct"/>
            <w:noWrap w:val="0"/>
            <w:vAlign w:val="top"/>
          </w:tcPr>
          <w:p w14:paraId="7BD3201B">
            <w:pPr>
              <w:jc w:val="center"/>
              <w:rPr>
                <w:ins w:id="3905" w:author="LKY" w:date="2026-05-22T20:58:18Z"/>
                <w:rFonts w:hint="default" w:ascii="Times New Roman" w:hAnsi="Times New Roman"/>
                <w:vertAlign w:val="baseline"/>
                <w:lang w:val="en-US" w:eastAsia="zh-CN"/>
              </w:rPr>
            </w:pPr>
            <w:ins w:id="3906" w:author="LKY" w:date="2026-05-22T20:58:18Z">
              <w:r>
                <w:rPr>
                  <w:rFonts w:hint="eastAsia" w:ascii="Times New Roman" w:hAnsi="Times New Roman"/>
                  <w:vertAlign w:val="baseline"/>
                  <w:lang w:val="en-US" w:eastAsia="zh-CN"/>
                </w:rPr>
                <w:t>GND</w:t>
              </w:r>
            </w:ins>
          </w:p>
        </w:tc>
        <w:tc>
          <w:tcPr>
            <w:tcW w:w="489" w:type="pct"/>
            <w:noWrap w:val="0"/>
            <w:vAlign w:val="top"/>
          </w:tcPr>
          <w:p w14:paraId="4BEC0084">
            <w:pPr>
              <w:jc w:val="center"/>
              <w:rPr>
                <w:ins w:id="3907" w:author="LKY" w:date="2026-05-22T20:58:18Z"/>
                <w:rFonts w:hint="default" w:ascii="Times New Roman" w:hAnsi="Times New Roman"/>
                <w:vertAlign w:val="baseline"/>
                <w:lang w:val="en-US" w:eastAsia="zh-CN"/>
              </w:rPr>
            </w:pPr>
            <w:ins w:id="3908" w:author="LKY" w:date="2026-05-22T20:58:18Z">
              <w:r>
                <w:rPr>
                  <w:rFonts w:hint="eastAsia" w:ascii="Times New Roman" w:hAnsi="Times New Roman"/>
                  <w:vertAlign w:val="baseline"/>
                  <w:lang w:val="en-US" w:eastAsia="zh-CN"/>
                </w:rPr>
                <w:t>GND</w:t>
              </w:r>
            </w:ins>
          </w:p>
        </w:tc>
        <w:tc>
          <w:tcPr>
            <w:tcW w:w="525" w:type="pct"/>
            <w:noWrap w:val="0"/>
            <w:vAlign w:val="top"/>
          </w:tcPr>
          <w:p w14:paraId="3D541D12">
            <w:pPr>
              <w:jc w:val="center"/>
              <w:rPr>
                <w:ins w:id="3909" w:author="LKY" w:date="2026-05-22T20:58:18Z"/>
                <w:rFonts w:hint="default" w:ascii="Times New Roman" w:hAnsi="Times New Roman"/>
                <w:vertAlign w:val="baseline"/>
                <w:lang w:val="en-US" w:eastAsia="zh-CN"/>
              </w:rPr>
            </w:pPr>
            <w:ins w:id="3910" w:author="LKY" w:date="2026-05-22T20:58:18Z">
              <w:r>
                <w:rPr>
                  <w:rFonts w:hint="eastAsia" w:ascii="Times New Roman" w:hAnsi="Times New Roman"/>
                  <w:vertAlign w:val="baseline"/>
                  <w:lang w:val="en-US" w:eastAsia="zh-CN"/>
                </w:rPr>
                <w:t>GND</w:t>
              </w:r>
            </w:ins>
          </w:p>
        </w:tc>
        <w:tc>
          <w:tcPr>
            <w:tcW w:w="412" w:type="pct"/>
            <w:noWrap w:val="0"/>
            <w:vAlign w:val="top"/>
          </w:tcPr>
          <w:p w14:paraId="46DABA2E">
            <w:pPr>
              <w:jc w:val="center"/>
              <w:rPr>
                <w:ins w:id="3911" w:author="LKY" w:date="2026-05-22T20:58:18Z"/>
                <w:rFonts w:hint="default" w:ascii="Times New Roman" w:hAnsi="Times New Roman"/>
                <w:vertAlign w:val="baseline"/>
                <w:lang w:val="en-US" w:eastAsia="zh-CN"/>
              </w:rPr>
            </w:pPr>
            <w:ins w:id="3912" w:author="LKY" w:date="2026-05-22T20:58:18Z">
              <w:r>
                <w:rPr>
                  <w:rFonts w:hint="eastAsia" w:ascii="Times New Roman" w:hAnsi="Times New Roman"/>
                  <w:vertAlign w:val="baseline"/>
                  <w:lang w:val="en-US" w:eastAsia="zh-CN"/>
                </w:rPr>
                <w:t>PE</w:t>
              </w:r>
            </w:ins>
          </w:p>
        </w:tc>
      </w:tr>
    </w:tbl>
    <w:p w14:paraId="095E838F">
      <w:pPr>
        <w:rPr>
          <w:ins w:id="3913" w:author="L" w:date="2026-06-30T11:15:44Z"/>
          <w:rFonts w:hint="eastAsia" w:ascii="Times New Roman" w:hAnsi="Times New Roman" w:eastAsia="宋体" w:cs="宋体"/>
          <w:b w:val="0"/>
          <w:bCs w:val="0"/>
          <w:iCs/>
          <w:color w:val="FF0000"/>
          <w:kern w:val="2"/>
          <w:sz w:val="24"/>
          <w:szCs w:val="24"/>
          <w:lang w:val="en-US" w:eastAsia="zh-CN" w:bidi="ar-SA"/>
        </w:rPr>
      </w:pPr>
    </w:p>
    <w:p w14:paraId="762C51A7">
      <w:pPr>
        <w:rPr>
          <w:ins w:id="3914" w:author="L" w:date="2026-06-30T11:15:43Z"/>
          <w:rFonts w:hint="default"/>
          <w:lang w:val="en-US" w:eastAsia="zh-CN"/>
        </w:rPr>
      </w:pPr>
      <w:ins w:id="3915" w:author="L" w:date="2026-06-30T11:15:43Z">
        <w:r>
          <w:rPr>
            <w:rFonts w:hint="eastAsia" w:ascii="Times New Roman" w:hAnsi="Times New Roman" w:eastAsia="宋体" w:cs="宋体"/>
            <w:b w:val="0"/>
            <w:bCs w:val="0"/>
            <w:iCs/>
            <w:color w:val="FF0000"/>
            <w:kern w:val="2"/>
            <w:sz w:val="24"/>
            <w:szCs w:val="24"/>
            <w:lang w:val="en-US" w:eastAsia="zh-CN" w:bidi="ar-SA"/>
          </w:rPr>
          <w:t>注意：</w:t>
        </w:r>
      </w:ins>
      <w:ins w:id="3916" w:author="L" w:date="2026-06-30T11:21:41Z">
        <w:r>
          <w:rPr>
            <w:rFonts w:hint="eastAsia" w:ascii="Times New Roman" w:hAnsi="Times New Roman" w:eastAsia="宋体" w:cs="宋体"/>
            <w:b w:val="0"/>
            <w:bCs w:val="0"/>
            <w:iCs/>
            <w:color w:val="FF0000"/>
            <w:kern w:val="2"/>
            <w:sz w:val="24"/>
            <w:szCs w:val="24"/>
            <w:lang w:val="en-US" w:eastAsia="zh-CN" w:bidi="ar-SA"/>
          </w:rPr>
          <w:t>采用 24V DC 直流电源供电</w:t>
        </w:r>
      </w:ins>
      <w:ins w:id="3917" w:author="L" w:date="2026-06-30T11:15:43Z">
        <w:r>
          <w:rPr>
            <w:rFonts w:hint="eastAsia" w:ascii="Times New Roman" w:hAnsi="Times New Roman" w:eastAsia="宋体" w:cs="宋体"/>
            <w:b w:val="0"/>
            <w:bCs w:val="0"/>
            <w:iCs/>
            <w:color w:val="FF0000"/>
            <w:kern w:val="2"/>
            <w:sz w:val="24"/>
            <w:szCs w:val="24"/>
            <w:lang w:val="en-US" w:eastAsia="zh-CN" w:bidi="ar-SA"/>
          </w:rPr>
          <w:t>。</w:t>
        </w:r>
      </w:ins>
    </w:p>
    <w:p w14:paraId="022FD264">
      <w:pPr>
        <w:rPr>
          <w:rFonts w:hint="default"/>
          <w:lang w:val="en-US" w:eastAsia="zh-CN"/>
        </w:rPr>
      </w:pPr>
    </w:p>
    <w:p w14:paraId="068BA76A">
      <w:pPr>
        <w:pStyle w:val="12"/>
        <w:ind w:left="0" w:leftChars="0" w:firstLine="0" w:firstLineChars="0"/>
        <w:outlineLvl w:val="2"/>
        <w:rPr>
          <w:rFonts w:hint="eastAsia" w:ascii="Times New Roman" w:hAnsi="Times New Roman" w:cstheme="minorBidi"/>
          <w:b/>
          <w:bCs/>
          <w:kern w:val="2"/>
          <w:sz w:val="28"/>
          <w:szCs w:val="28"/>
          <w:lang w:val="en-US" w:eastAsia="zh-CN" w:bidi="ar-SA"/>
        </w:rPr>
      </w:pPr>
      <w:bookmarkStart w:id="74" w:name="_Toc23396"/>
      <w:bookmarkStart w:id="75" w:name="_Toc6548"/>
      <w:bookmarkStart w:id="76" w:name="_Toc28070"/>
      <w:bookmarkStart w:id="77" w:name="_Toc27734"/>
      <w:r>
        <w:rPr>
          <w:rFonts w:hint="eastAsia" w:ascii="Times New Roman" w:hAnsi="Times New Roman" w:cstheme="minorBidi"/>
          <w:b/>
          <w:bCs/>
          <w:kern w:val="2"/>
          <w:sz w:val="28"/>
          <w:szCs w:val="28"/>
          <w:lang w:val="en-US" w:eastAsia="zh-CN" w:bidi="ar-SA"/>
        </w:rPr>
        <w:t>2.3.5 AI模块</w:t>
      </w:r>
      <w:bookmarkEnd w:id="74"/>
      <w:bookmarkEnd w:id="75"/>
      <w:bookmarkEnd w:id="76"/>
      <w:bookmarkEnd w:id="77"/>
    </w:p>
    <w:p w14:paraId="296DA4C2">
      <w:pPr>
        <w:pStyle w:val="12"/>
        <w:keepNext w:val="0"/>
        <w:keepLines w:val="0"/>
        <w:pageBreakBefore w:val="0"/>
        <w:widowControl w:val="0"/>
        <w:kinsoku/>
        <w:wordWrap/>
        <w:overflowPunct/>
        <w:topLinePunct w:val="0"/>
        <w:autoSpaceDE/>
        <w:autoSpaceDN/>
        <w:bidi w:val="0"/>
        <w:adjustRightInd/>
        <w:snapToGrid/>
        <w:spacing w:after="0"/>
        <w:ind w:left="0" w:leftChars="0" w:firstLine="0" w:firstLineChars="0"/>
        <w:jc w:val="left"/>
        <w:textAlignment w:val="auto"/>
        <w:outlineLvl w:val="9"/>
        <w:rPr>
          <w:rFonts w:hint="eastAsia" w:ascii="Times New Roman" w:hAnsi="Times New Roman" w:eastAsia="宋体" w:cs="宋体"/>
          <w:b w:val="0"/>
          <w:bCs w:val="0"/>
          <w:iCs/>
          <w:color w:val="FF0000"/>
          <w:kern w:val="2"/>
          <w:sz w:val="24"/>
          <w:szCs w:val="24"/>
          <w:lang w:val="en-US" w:eastAsia="zh-CN" w:bidi="ar-SA"/>
        </w:rPr>
      </w:pPr>
    </w:p>
    <w:tbl>
      <w:tblPr>
        <w:tblStyle w:val="1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89"/>
        <w:gridCol w:w="833"/>
        <w:gridCol w:w="823"/>
        <w:gridCol w:w="833"/>
        <w:gridCol w:w="833"/>
        <w:gridCol w:w="833"/>
        <w:gridCol w:w="833"/>
        <w:gridCol w:w="834"/>
        <w:gridCol w:w="896"/>
        <w:gridCol w:w="715"/>
      </w:tblGrid>
      <w:tr w14:paraId="1E1A09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ins w:id="3918" w:author="LKY" w:date="2026-05-22T20:58:33Z"/>
        </w:trPr>
        <w:tc>
          <w:tcPr>
            <w:tcW w:w="5000" w:type="pct"/>
            <w:gridSpan w:val="10"/>
            <w:tcBorders>
              <w:top w:val="single" w:color="auto" w:sz="4" w:space="0"/>
            </w:tcBorders>
            <w:noWrap w:val="0"/>
            <w:vAlign w:val="top"/>
          </w:tcPr>
          <w:p w14:paraId="3BF337B6">
            <w:pPr>
              <w:jc w:val="center"/>
              <w:rPr>
                <w:ins w:id="3919" w:author="LKY" w:date="2026-05-22T20:58:33Z"/>
                <w:rFonts w:hint="default" w:ascii="Times New Roman" w:hAnsi="Times New Roman"/>
                <w:vertAlign w:val="baseline"/>
                <w:lang w:val="en-US" w:eastAsia="zh-CN"/>
              </w:rPr>
            </w:pPr>
            <w:ins w:id="3920" w:author="LKY" w:date="2026-05-22T20:58:33Z">
              <w:r>
                <w:rPr>
                  <w:rFonts w:hint="eastAsia" w:ascii="Times New Roman" w:hAnsi="Times New Roman"/>
                  <w:vertAlign w:val="baseline"/>
                  <w:lang w:val="en-US" w:eastAsia="zh-CN"/>
                </w:rPr>
                <w:t>N3081/N3083模块</w:t>
              </w:r>
            </w:ins>
            <w:ins w:id="3921" w:author="LKY" w:date="2026-06-22T15:04:57Z">
              <w:r>
                <w:rPr>
                  <w:rFonts w:hint="eastAsia" w:ascii="Times New Roman" w:hAnsi="Times New Roman"/>
                  <w:vertAlign w:val="baseline"/>
                  <w:lang w:val="en-US" w:eastAsia="zh-CN"/>
                </w:rPr>
                <w:t>（±0.1误差）</w:t>
              </w:r>
            </w:ins>
          </w:p>
        </w:tc>
      </w:tr>
      <w:tr w14:paraId="03B862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ins w:id="3922" w:author="LKY" w:date="2026-05-22T20:58:33Z"/>
        </w:trPr>
        <w:tc>
          <w:tcPr>
            <w:tcW w:w="639" w:type="pct"/>
            <w:tcBorders>
              <w:top w:val="single" w:color="auto" w:sz="4" w:space="0"/>
            </w:tcBorders>
            <w:noWrap w:val="0"/>
            <w:vAlign w:val="top"/>
          </w:tcPr>
          <w:p w14:paraId="4F7CD1AA">
            <w:pPr>
              <w:jc w:val="center"/>
              <w:rPr>
                <w:ins w:id="3923" w:author="LKY" w:date="2026-05-22T20:58:33Z"/>
                <w:rFonts w:hint="default" w:ascii="Times New Roman" w:hAnsi="Times New Roman"/>
                <w:vertAlign w:val="baseline"/>
                <w:lang w:val="en-US" w:eastAsia="zh-CN"/>
              </w:rPr>
            </w:pPr>
            <w:ins w:id="3924" w:author="LKY" w:date="2026-05-22T20:58:33Z">
              <w:r>
                <w:rPr>
                  <w:rFonts w:hint="eastAsia" w:ascii="Times New Roman" w:hAnsi="Times New Roman"/>
                  <w:vertAlign w:val="baseline"/>
                  <w:lang w:val="en-US" w:eastAsia="zh-CN"/>
                </w:rPr>
                <w:t>端口号</w:t>
              </w:r>
            </w:ins>
          </w:p>
        </w:tc>
        <w:tc>
          <w:tcPr>
            <w:tcW w:w="489" w:type="pct"/>
            <w:tcBorders>
              <w:top w:val="single" w:color="auto" w:sz="4" w:space="0"/>
            </w:tcBorders>
            <w:noWrap w:val="0"/>
            <w:vAlign w:val="top"/>
          </w:tcPr>
          <w:p w14:paraId="2ABD3BD3">
            <w:pPr>
              <w:jc w:val="center"/>
              <w:rPr>
                <w:ins w:id="3925" w:author="LKY" w:date="2026-05-22T20:58:33Z"/>
                <w:rFonts w:hint="default" w:ascii="Times New Roman" w:hAnsi="Times New Roman" w:eastAsiaTheme="minorEastAsia" w:cstheme="minorBidi"/>
                <w:kern w:val="2"/>
                <w:sz w:val="21"/>
                <w:szCs w:val="24"/>
                <w:vertAlign w:val="baseline"/>
                <w:lang w:val="en-US" w:eastAsia="zh-CN" w:bidi="ar-SA"/>
              </w:rPr>
            </w:pPr>
            <w:ins w:id="3926" w:author="LKY" w:date="2026-05-22T20:58:33Z">
              <w:r>
                <w:rPr>
                  <w:rFonts w:hint="eastAsia" w:ascii="Times New Roman" w:hAnsi="Times New Roman"/>
                  <w:vertAlign w:val="baseline"/>
                  <w:lang w:val="en-US" w:eastAsia="zh-CN"/>
                </w:rPr>
                <w:t>B1</w:t>
              </w:r>
            </w:ins>
          </w:p>
        </w:tc>
        <w:tc>
          <w:tcPr>
            <w:tcW w:w="483" w:type="pct"/>
            <w:tcBorders>
              <w:top w:val="single" w:color="auto" w:sz="4" w:space="0"/>
            </w:tcBorders>
            <w:noWrap w:val="0"/>
            <w:vAlign w:val="top"/>
          </w:tcPr>
          <w:p w14:paraId="594CF9FA">
            <w:pPr>
              <w:jc w:val="center"/>
              <w:rPr>
                <w:ins w:id="3927" w:author="LKY" w:date="2026-05-22T20:58:33Z"/>
                <w:rFonts w:hint="default" w:ascii="Times New Roman" w:hAnsi="Times New Roman" w:eastAsiaTheme="minorEastAsia" w:cstheme="minorBidi"/>
                <w:kern w:val="2"/>
                <w:sz w:val="21"/>
                <w:szCs w:val="24"/>
                <w:vertAlign w:val="baseline"/>
                <w:lang w:val="en-US" w:eastAsia="zh-CN" w:bidi="ar-SA"/>
              </w:rPr>
            </w:pPr>
            <w:ins w:id="3928" w:author="LKY" w:date="2026-05-22T20:58:33Z">
              <w:r>
                <w:rPr>
                  <w:rFonts w:hint="eastAsia" w:ascii="Times New Roman" w:hAnsi="Times New Roman" w:cstheme="minorBidi"/>
                  <w:kern w:val="2"/>
                  <w:sz w:val="21"/>
                  <w:szCs w:val="24"/>
                  <w:vertAlign w:val="baseline"/>
                  <w:lang w:val="en-US" w:eastAsia="zh-CN" w:bidi="ar-SA"/>
                </w:rPr>
                <w:t>B2</w:t>
              </w:r>
            </w:ins>
          </w:p>
        </w:tc>
        <w:tc>
          <w:tcPr>
            <w:tcW w:w="489" w:type="pct"/>
            <w:tcBorders>
              <w:top w:val="single" w:color="auto" w:sz="4" w:space="0"/>
            </w:tcBorders>
            <w:noWrap w:val="0"/>
            <w:vAlign w:val="top"/>
          </w:tcPr>
          <w:p w14:paraId="68892C01">
            <w:pPr>
              <w:jc w:val="center"/>
              <w:rPr>
                <w:ins w:id="3929" w:author="LKY" w:date="2026-05-22T20:58:33Z"/>
                <w:rFonts w:hint="default" w:ascii="Times New Roman" w:hAnsi="Times New Roman" w:eastAsiaTheme="minorEastAsia" w:cstheme="minorBidi"/>
                <w:kern w:val="2"/>
                <w:sz w:val="21"/>
                <w:szCs w:val="24"/>
                <w:vertAlign w:val="baseline"/>
                <w:lang w:val="en-US" w:eastAsia="zh-CN" w:bidi="ar-SA"/>
              </w:rPr>
            </w:pPr>
            <w:ins w:id="3930" w:author="LKY" w:date="2026-05-22T20:58:33Z">
              <w:r>
                <w:rPr>
                  <w:rFonts w:hint="eastAsia" w:ascii="Times New Roman" w:hAnsi="Times New Roman"/>
                  <w:sz w:val="21"/>
                  <w:vertAlign w:val="baseline"/>
                  <w:lang w:val="en-US" w:eastAsia="zh-CN" w:bidi="ar-SA"/>
                </w:rPr>
                <w:t>B3</w:t>
              </w:r>
            </w:ins>
          </w:p>
        </w:tc>
        <w:tc>
          <w:tcPr>
            <w:tcW w:w="489" w:type="pct"/>
            <w:tcBorders>
              <w:top w:val="single" w:color="auto" w:sz="4" w:space="0"/>
            </w:tcBorders>
            <w:noWrap w:val="0"/>
            <w:vAlign w:val="top"/>
          </w:tcPr>
          <w:p w14:paraId="6D127F93">
            <w:pPr>
              <w:jc w:val="center"/>
              <w:rPr>
                <w:ins w:id="3931" w:author="LKY" w:date="2026-05-22T20:58:33Z"/>
                <w:rFonts w:hint="default" w:ascii="Times New Roman" w:hAnsi="Times New Roman" w:eastAsiaTheme="minorEastAsia" w:cstheme="minorBidi"/>
                <w:kern w:val="2"/>
                <w:sz w:val="21"/>
                <w:szCs w:val="24"/>
                <w:vertAlign w:val="baseline"/>
                <w:lang w:val="en-US" w:eastAsia="zh-CN" w:bidi="ar-SA"/>
              </w:rPr>
            </w:pPr>
            <w:ins w:id="3932" w:author="LKY" w:date="2026-05-22T20:58:33Z">
              <w:r>
                <w:rPr>
                  <w:rFonts w:hint="eastAsia" w:ascii="Times New Roman" w:hAnsi="Times New Roman" w:cstheme="minorBidi"/>
                  <w:kern w:val="2"/>
                  <w:sz w:val="21"/>
                  <w:szCs w:val="24"/>
                  <w:vertAlign w:val="baseline"/>
                  <w:lang w:val="en-US" w:eastAsia="zh-CN" w:bidi="ar-SA"/>
                </w:rPr>
                <w:t>B4</w:t>
              </w:r>
            </w:ins>
          </w:p>
        </w:tc>
        <w:tc>
          <w:tcPr>
            <w:tcW w:w="489" w:type="pct"/>
            <w:tcBorders>
              <w:top w:val="single" w:color="auto" w:sz="4" w:space="0"/>
            </w:tcBorders>
            <w:noWrap w:val="0"/>
            <w:vAlign w:val="top"/>
          </w:tcPr>
          <w:p w14:paraId="2F39070D">
            <w:pPr>
              <w:jc w:val="center"/>
              <w:rPr>
                <w:ins w:id="3933" w:author="LKY" w:date="2026-05-22T20:58:33Z"/>
                <w:rFonts w:hint="default" w:ascii="Times New Roman" w:hAnsi="Times New Roman" w:eastAsiaTheme="minorEastAsia" w:cstheme="minorBidi"/>
                <w:kern w:val="2"/>
                <w:sz w:val="21"/>
                <w:szCs w:val="24"/>
                <w:vertAlign w:val="baseline"/>
                <w:lang w:val="en-US" w:eastAsia="zh-CN" w:bidi="ar-SA"/>
              </w:rPr>
            </w:pPr>
            <w:ins w:id="3934" w:author="LKY" w:date="2026-05-22T20:58:33Z">
              <w:r>
                <w:rPr>
                  <w:rFonts w:hint="eastAsia" w:ascii="Times New Roman" w:hAnsi="Times New Roman"/>
                  <w:vertAlign w:val="baseline"/>
                  <w:lang w:val="en-US" w:eastAsia="zh-CN"/>
                </w:rPr>
                <w:t>B5</w:t>
              </w:r>
            </w:ins>
          </w:p>
        </w:tc>
        <w:tc>
          <w:tcPr>
            <w:tcW w:w="489" w:type="pct"/>
            <w:tcBorders>
              <w:top w:val="single" w:color="auto" w:sz="4" w:space="0"/>
            </w:tcBorders>
            <w:noWrap w:val="0"/>
            <w:vAlign w:val="top"/>
          </w:tcPr>
          <w:p w14:paraId="21782C52">
            <w:pPr>
              <w:jc w:val="center"/>
              <w:rPr>
                <w:ins w:id="3935" w:author="LKY" w:date="2026-05-22T20:58:33Z"/>
                <w:rFonts w:hint="default" w:ascii="Times New Roman" w:hAnsi="Times New Roman" w:eastAsiaTheme="minorEastAsia" w:cstheme="minorBidi"/>
                <w:kern w:val="2"/>
                <w:sz w:val="21"/>
                <w:szCs w:val="24"/>
                <w:vertAlign w:val="baseline"/>
                <w:lang w:val="en-US" w:eastAsia="zh-CN" w:bidi="ar-SA"/>
              </w:rPr>
            </w:pPr>
            <w:ins w:id="3936" w:author="LKY" w:date="2026-05-22T20:58:33Z">
              <w:r>
                <w:rPr>
                  <w:rFonts w:hint="eastAsia" w:ascii="Times New Roman" w:hAnsi="Times New Roman" w:cstheme="minorBidi"/>
                  <w:kern w:val="2"/>
                  <w:sz w:val="21"/>
                  <w:szCs w:val="24"/>
                  <w:vertAlign w:val="baseline"/>
                  <w:lang w:val="en-US" w:eastAsia="zh-CN" w:bidi="ar-SA"/>
                </w:rPr>
                <w:t>B6</w:t>
              </w:r>
            </w:ins>
          </w:p>
        </w:tc>
        <w:tc>
          <w:tcPr>
            <w:tcW w:w="489" w:type="pct"/>
            <w:tcBorders>
              <w:top w:val="single" w:color="auto" w:sz="4" w:space="0"/>
            </w:tcBorders>
            <w:noWrap w:val="0"/>
            <w:vAlign w:val="top"/>
          </w:tcPr>
          <w:p w14:paraId="55A76B8B">
            <w:pPr>
              <w:jc w:val="center"/>
              <w:rPr>
                <w:ins w:id="3937" w:author="LKY" w:date="2026-05-22T20:58:33Z"/>
                <w:rFonts w:hint="default" w:ascii="Times New Roman" w:hAnsi="Times New Roman"/>
                <w:vertAlign w:val="baseline"/>
                <w:lang w:val="en-US" w:eastAsia="zh-CN"/>
              </w:rPr>
            </w:pPr>
            <w:ins w:id="3938" w:author="LKY" w:date="2026-05-22T20:58:33Z">
              <w:r>
                <w:rPr>
                  <w:rFonts w:hint="eastAsia" w:ascii="Times New Roman" w:hAnsi="Times New Roman"/>
                  <w:vertAlign w:val="baseline"/>
                  <w:lang w:val="en-US" w:eastAsia="zh-CN"/>
                </w:rPr>
                <w:t>B7</w:t>
              </w:r>
            </w:ins>
          </w:p>
        </w:tc>
        <w:tc>
          <w:tcPr>
            <w:tcW w:w="525" w:type="pct"/>
            <w:tcBorders>
              <w:top w:val="single" w:color="auto" w:sz="4" w:space="0"/>
            </w:tcBorders>
            <w:noWrap w:val="0"/>
            <w:vAlign w:val="top"/>
          </w:tcPr>
          <w:p w14:paraId="4DA006B5">
            <w:pPr>
              <w:jc w:val="center"/>
              <w:rPr>
                <w:ins w:id="3939" w:author="LKY" w:date="2026-05-22T20:58:33Z"/>
                <w:rFonts w:hint="default" w:ascii="Times New Roman" w:hAnsi="Times New Roman"/>
                <w:vertAlign w:val="baseline"/>
                <w:lang w:val="en-US" w:eastAsia="zh-CN"/>
              </w:rPr>
            </w:pPr>
            <w:ins w:id="3940" w:author="LKY" w:date="2026-05-22T20:58:33Z">
              <w:r>
                <w:rPr>
                  <w:rFonts w:hint="eastAsia" w:ascii="Times New Roman" w:hAnsi="Times New Roman"/>
                  <w:vertAlign w:val="baseline"/>
                  <w:lang w:val="en-US" w:eastAsia="zh-CN"/>
                </w:rPr>
                <w:t>B8</w:t>
              </w:r>
            </w:ins>
          </w:p>
        </w:tc>
        <w:tc>
          <w:tcPr>
            <w:tcW w:w="412" w:type="pct"/>
            <w:tcBorders>
              <w:top w:val="single" w:color="auto" w:sz="4" w:space="0"/>
            </w:tcBorders>
            <w:noWrap w:val="0"/>
            <w:vAlign w:val="top"/>
          </w:tcPr>
          <w:p w14:paraId="11A95DD3">
            <w:pPr>
              <w:jc w:val="center"/>
              <w:rPr>
                <w:ins w:id="3941" w:author="LKY" w:date="2026-05-22T20:58:33Z"/>
                <w:rFonts w:hint="default" w:ascii="Times New Roman" w:hAnsi="Times New Roman"/>
                <w:vertAlign w:val="baseline"/>
                <w:lang w:val="en-US" w:eastAsia="zh-CN"/>
              </w:rPr>
            </w:pPr>
            <w:ins w:id="3942" w:author="LKY" w:date="2026-05-22T20:58:33Z">
              <w:r>
                <w:rPr>
                  <w:rFonts w:hint="eastAsia" w:ascii="Times New Roman" w:hAnsi="Times New Roman"/>
                  <w:vertAlign w:val="baseline"/>
                  <w:lang w:val="en-US" w:eastAsia="zh-CN"/>
                </w:rPr>
                <w:t>B9</w:t>
              </w:r>
            </w:ins>
          </w:p>
        </w:tc>
      </w:tr>
      <w:tr w14:paraId="683813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ins w:id="3943" w:author="LKY" w:date="2026-05-22T20:58:33Z"/>
        </w:trPr>
        <w:tc>
          <w:tcPr>
            <w:tcW w:w="639" w:type="pct"/>
            <w:noWrap w:val="0"/>
            <w:vAlign w:val="top"/>
          </w:tcPr>
          <w:p w14:paraId="4713926D">
            <w:pPr>
              <w:jc w:val="center"/>
              <w:rPr>
                <w:ins w:id="3944" w:author="LKY" w:date="2026-05-22T20:58:33Z"/>
                <w:rFonts w:hint="default" w:ascii="Times New Roman" w:hAnsi="Times New Roman"/>
                <w:vertAlign w:val="baseline"/>
                <w:lang w:val="en-US" w:eastAsia="zh-CN"/>
              </w:rPr>
            </w:pPr>
            <w:ins w:id="3945" w:author="LKY" w:date="2026-05-22T20:58:33Z">
              <w:r>
                <w:rPr>
                  <w:rFonts w:hint="eastAsia" w:ascii="Times New Roman" w:hAnsi="Times New Roman"/>
                  <w:vertAlign w:val="baseline"/>
                  <w:lang w:val="en-US" w:eastAsia="zh-CN"/>
                </w:rPr>
                <w:t>名称</w:t>
              </w:r>
            </w:ins>
          </w:p>
        </w:tc>
        <w:tc>
          <w:tcPr>
            <w:tcW w:w="489" w:type="pct"/>
            <w:noWrap w:val="0"/>
            <w:vAlign w:val="top"/>
          </w:tcPr>
          <w:p w14:paraId="0EA3D4E4">
            <w:pPr>
              <w:jc w:val="center"/>
              <w:rPr>
                <w:ins w:id="3946" w:author="LKY" w:date="2026-05-22T20:58:33Z"/>
                <w:rFonts w:hint="default" w:ascii="Times New Roman" w:hAnsi="Times New Roman"/>
                <w:vertAlign w:val="baseline"/>
                <w:lang w:val="en-US" w:eastAsia="zh-CN"/>
              </w:rPr>
            </w:pPr>
            <w:ins w:id="3947" w:author="LKY" w:date="2026-05-22T20:58:33Z">
              <w:r>
                <w:rPr>
                  <w:rFonts w:hint="eastAsia" w:ascii="Times New Roman" w:hAnsi="Times New Roman"/>
                  <w:vertAlign w:val="baseline"/>
                  <w:lang w:val="en-US" w:eastAsia="zh-CN"/>
                </w:rPr>
                <w:t>AI1-</w:t>
              </w:r>
            </w:ins>
          </w:p>
        </w:tc>
        <w:tc>
          <w:tcPr>
            <w:tcW w:w="483" w:type="pct"/>
            <w:noWrap w:val="0"/>
            <w:vAlign w:val="top"/>
          </w:tcPr>
          <w:p w14:paraId="2E760F11">
            <w:pPr>
              <w:jc w:val="center"/>
              <w:rPr>
                <w:ins w:id="3948" w:author="LKY" w:date="2026-05-22T20:58:33Z"/>
                <w:rFonts w:hint="default" w:ascii="Times New Roman" w:hAnsi="Times New Roman"/>
                <w:vertAlign w:val="baseline"/>
                <w:lang w:val="en-US" w:eastAsia="zh-CN"/>
              </w:rPr>
            </w:pPr>
            <w:ins w:id="3949" w:author="LKY" w:date="2026-05-22T20:58:33Z">
              <w:r>
                <w:rPr>
                  <w:rFonts w:hint="eastAsia" w:ascii="Times New Roman" w:hAnsi="Times New Roman"/>
                  <w:vertAlign w:val="baseline"/>
                  <w:lang w:val="en-US" w:eastAsia="zh-CN"/>
                </w:rPr>
                <w:t>AI2-</w:t>
              </w:r>
            </w:ins>
          </w:p>
        </w:tc>
        <w:tc>
          <w:tcPr>
            <w:tcW w:w="489" w:type="pct"/>
            <w:noWrap w:val="0"/>
            <w:vAlign w:val="top"/>
          </w:tcPr>
          <w:p w14:paraId="35D64B52">
            <w:pPr>
              <w:jc w:val="center"/>
              <w:rPr>
                <w:ins w:id="3950" w:author="LKY" w:date="2026-05-22T20:58:33Z"/>
                <w:rFonts w:hint="default" w:ascii="Times New Roman" w:hAnsi="Times New Roman" w:eastAsiaTheme="minorEastAsia" w:cstheme="minorBidi"/>
                <w:kern w:val="2"/>
                <w:sz w:val="21"/>
                <w:szCs w:val="24"/>
                <w:vertAlign w:val="baseline"/>
                <w:lang w:val="en-US" w:eastAsia="zh-CN" w:bidi="ar-SA"/>
              </w:rPr>
            </w:pPr>
            <w:ins w:id="3951" w:author="LKY" w:date="2026-05-22T20:58:33Z">
              <w:r>
                <w:rPr>
                  <w:rFonts w:hint="eastAsia" w:ascii="Times New Roman" w:hAnsi="Times New Roman"/>
                  <w:vertAlign w:val="baseline"/>
                  <w:lang w:val="en-US" w:eastAsia="zh-CN"/>
                </w:rPr>
                <w:t>AI3-</w:t>
              </w:r>
            </w:ins>
          </w:p>
        </w:tc>
        <w:tc>
          <w:tcPr>
            <w:tcW w:w="489" w:type="pct"/>
            <w:noWrap w:val="0"/>
            <w:vAlign w:val="top"/>
          </w:tcPr>
          <w:p w14:paraId="0234F552">
            <w:pPr>
              <w:jc w:val="center"/>
              <w:rPr>
                <w:ins w:id="3952" w:author="LKY" w:date="2026-05-22T20:58:33Z"/>
                <w:rFonts w:hint="default" w:ascii="Times New Roman" w:hAnsi="Times New Roman" w:eastAsiaTheme="minorEastAsia" w:cstheme="minorBidi"/>
                <w:kern w:val="2"/>
                <w:sz w:val="21"/>
                <w:szCs w:val="24"/>
                <w:vertAlign w:val="baseline"/>
                <w:lang w:val="en-US" w:eastAsia="zh-CN" w:bidi="ar-SA"/>
              </w:rPr>
            </w:pPr>
            <w:ins w:id="3953" w:author="LKY" w:date="2026-05-22T20:58:33Z">
              <w:r>
                <w:rPr>
                  <w:rFonts w:hint="eastAsia" w:ascii="Times New Roman" w:hAnsi="Times New Roman"/>
                  <w:vertAlign w:val="baseline"/>
                  <w:lang w:val="en-US" w:eastAsia="zh-CN"/>
                </w:rPr>
                <w:t>AI4-</w:t>
              </w:r>
            </w:ins>
          </w:p>
        </w:tc>
        <w:tc>
          <w:tcPr>
            <w:tcW w:w="489" w:type="pct"/>
            <w:noWrap w:val="0"/>
            <w:vAlign w:val="top"/>
          </w:tcPr>
          <w:p w14:paraId="139222AE">
            <w:pPr>
              <w:jc w:val="center"/>
              <w:rPr>
                <w:ins w:id="3954" w:author="LKY" w:date="2026-05-22T20:58:33Z"/>
                <w:rFonts w:hint="default" w:ascii="Times New Roman" w:hAnsi="Times New Roman"/>
                <w:vertAlign w:val="baseline"/>
                <w:lang w:val="en-US" w:eastAsia="zh-CN"/>
              </w:rPr>
            </w:pPr>
            <w:ins w:id="3955" w:author="LKY" w:date="2026-05-22T20:58:33Z">
              <w:r>
                <w:rPr>
                  <w:rFonts w:hint="eastAsia" w:ascii="Times New Roman" w:hAnsi="Times New Roman"/>
                  <w:vertAlign w:val="baseline"/>
                  <w:lang w:val="en-US" w:eastAsia="zh-CN"/>
                </w:rPr>
                <w:t>AI5-</w:t>
              </w:r>
            </w:ins>
          </w:p>
        </w:tc>
        <w:tc>
          <w:tcPr>
            <w:tcW w:w="489" w:type="pct"/>
            <w:noWrap w:val="0"/>
            <w:vAlign w:val="top"/>
          </w:tcPr>
          <w:p w14:paraId="195DB949">
            <w:pPr>
              <w:jc w:val="center"/>
              <w:rPr>
                <w:ins w:id="3956" w:author="LKY" w:date="2026-05-22T20:58:33Z"/>
                <w:rFonts w:hint="default" w:ascii="Times New Roman" w:hAnsi="Times New Roman"/>
                <w:vertAlign w:val="baseline"/>
                <w:lang w:val="en-US" w:eastAsia="zh-CN"/>
              </w:rPr>
            </w:pPr>
            <w:ins w:id="3957" w:author="LKY" w:date="2026-05-22T20:58:33Z">
              <w:r>
                <w:rPr>
                  <w:rFonts w:hint="eastAsia" w:ascii="Times New Roman" w:hAnsi="Times New Roman"/>
                  <w:vertAlign w:val="baseline"/>
                  <w:lang w:val="en-US" w:eastAsia="zh-CN"/>
                </w:rPr>
                <w:t>AI6-</w:t>
              </w:r>
            </w:ins>
          </w:p>
        </w:tc>
        <w:tc>
          <w:tcPr>
            <w:tcW w:w="489" w:type="pct"/>
            <w:noWrap w:val="0"/>
            <w:vAlign w:val="top"/>
          </w:tcPr>
          <w:p w14:paraId="75A89F4A">
            <w:pPr>
              <w:jc w:val="center"/>
              <w:rPr>
                <w:ins w:id="3958" w:author="LKY" w:date="2026-05-22T20:58:33Z"/>
                <w:rFonts w:hint="default" w:ascii="Times New Roman" w:hAnsi="Times New Roman"/>
                <w:vertAlign w:val="baseline"/>
                <w:lang w:val="en-US" w:eastAsia="zh-CN"/>
              </w:rPr>
            </w:pPr>
            <w:ins w:id="3959" w:author="LKY" w:date="2026-05-22T20:58:33Z">
              <w:r>
                <w:rPr>
                  <w:rFonts w:hint="eastAsia" w:ascii="Times New Roman" w:hAnsi="Times New Roman"/>
                  <w:vertAlign w:val="baseline"/>
                  <w:lang w:val="en-US" w:eastAsia="zh-CN"/>
                </w:rPr>
                <w:t>AI7-</w:t>
              </w:r>
            </w:ins>
          </w:p>
        </w:tc>
        <w:tc>
          <w:tcPr>
            <w:tcW w:w="525" w:type="pct"/>
            <w:noWrap w:val="0"/>
            <w:vAlign w:val="top"/>
          </w:tcPr>
          <w:p w14:paraId="45908258">
            <w:pPr>
              <w:jc w:val="center"/>
              <w:rPr>
                <w:ins w:id="3960" w:author="LKY" w:date="2026-05-22T20:58:33Z"/>
                <w:rFonts w:hint="default" w:ascii="Times New Roman" w:hAnsi="Times New Roman"/>
                <w:vertAlign w:val="baseline"/>
                <w:lang w:val="en-US" w:eastAsia="zh-CN"/>
              </w:rPr>
            </w:pPr>
            <w:ins w:id="3961" w:author="LKY" w:date="2026-05-22T20:58:33Z">
              <w:r>
                <w:rPr>
                  <w:rFonts w:hint="eastAsia" w:ascii="Times New Roman" w:hAnsi="Times New Roman"/>
                  <w:vertAlign w:val="baseline"/>
                  <w:lang w:val="en-US" w:eastAsia="zh-CN"/>
                </w:rPr>
                <w:t>AI8-</w:t>
              </w:r>
            </w:ins>
          </w:p>
        </w:tc>
        <w:tc>
          <w:tcPr>
            <w:tcW w:w="412" w:type="pct"/>
            <w:noWrap w:val="0"/>
            <w:vAlign w:val="top"/>
          </w:tcPr>
          <w:p w14:paraId="5C7C6107">
            <w:pPr>
              <w:jc w:val="center"/>
              <w:rPr>
                <w:ins w:id="3962" w:author="LKY" w:date="2026-05-22T20:58:33Z"/>
                <w:rFonts w:hint="default" w:ascii="Times New Roman" w:hAnsi="Times New Roman"/>
                <w:vertAlign w:val="baseline"/>
                <w:lang w:val="en-US" w:eastAsia="zh-CN"/>
              </w:rPr>
            </w:pPr>
            <w:ins w:id="3963" w:author="LKY" w:date="2026-05-22T20:58:33Z">
              <w:r>
                <w:rPr>
                  <w:rFonts w:hint="eastAsia" w:ascii="Times New Roman" w:hAnsi="Times New Roman"/>
                  <w:vertAlign w:val="baseline"/>
                  <w:lang w:val="en-US" w:eastAsia="zh-CN"/>
                </w:rPr>
                <w:t>PE</w:t>
              </w:r>
            </w:ins>
          </w:p>
        </w:tc>
      </w:tr>
      <w:tr w14:paraId="1463A8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ins w:id="3964" w:author="LKY" w:date="2026-05-22T20:58:33Z"/>
        </w:trPr>
        <w:tc>
          <w:tcPr>
            <w:tcW w:w="639" w:type="pct"/>
            <w:noWrap w:val="0"/>
            <w:vAlign w:val="top"/>
          </w:tcPr>
          <w:p w14:paraId="7D109779">
            <w:pPr>
              <w:jc w:val="center"/>
              <w:rPr>
                <w:ins w:id="3965" w:author="LKY" w:date="2026-05-22T20:58:33Z"/>
                <w:rFonts w:hint="default" w:ascii="Times New Roman" w:hAnsi="Times New Roman"/>
                <w:vertAlign w:val="baseline"/>
                <w:lang w:val="en-US" w:eastAsia="zh-CN"/>
              </w:rPr>
            </w:pPr>
            <w:ins w:id="3966" w:author="LKY" w:date="2026-05-22T20:58:33Z">
              <w:r>
                <w:rPr>
                  <w:rFonts w:hint="eastAsia" w:ascii="Times New Roman" w:hAnsi="Times New Roman"/>
                  <w:vertAlign w:val="baseline"/>
                  <w:lang w:val="en-US" w:eastAsia="zh-CN"/>
                </w:rPr>
                <w:t>端口号</w:t>
              </w:r>
            </w:ins>
          </w:p>
        </w:tc>
        <w:tc>
          <w:tcPr>
            <w:tcW w:w="489" w:type="pct"/>
            <w:noWrap w:val="0"/>
            <w:vAlign w:val="top"/>
          </w:tcPr>
          <w:p w14:paraId="722EEF7B">
            <w:pPr>
              <w:jc w:val="center"/>
              <w:rPr>
                <w:ins w:id="3967" w:author="LKY" w:date="2026-05-22T20:58:33Z"/>
                <w:rFonts w:hint="default" w:ascii="Times New Roman" w:hAnsi="Times New Roman"/>
                <w:vertAlign w:val="baseline"/>
                <w:lang w:val="en-US" w:eastAsia="zh-CN"/>
              </w:rPr>
            </w:pPr>
            <w:ins w:id="3968" w:author="LKY" w:date="2026-05-22T20:58:33Z">
              <w:r>
                <w:rPr>
                  <w:rFonts w:hint="eastAsia" w:ascii="Times New Roman" w:hAnsi="Times New Roman"/>
                  <w:vertAlign w:val="baseline"/>
                  <w:lang w:val="en-US" w:eastAsia="zh-CN"/>
                </w:rPr>
                <w:t>A1</w:t>
              </w:r>
            </w:ins>
          </w:p>
        </w:tc>
        <w:tc>
          <w:tcPr>
            <w:tcW w:w="483" w:type="pct"/>
            <w:noWrap w:val="0"/>
            <w:vAlign w:val="top"/>
          </w:tcPr>
          <w:p w14:paraId="2350A657">
            <w:pPr>
              <w:jc w:val="center"/>
              <w:rPr>
                <w:ins w:id="3969" w:author="LKY" w:date="2026-05-22T20:58:33Z"/>
                <w:rFonts w:hint="default" w:ascii="Times New Roman" w:hAnsi="Times New Roman"/>
                <w:vertAlign w:val="baseline"/>
                <w:lang w:val="en-US" w:eastAsia="zh-CN"/>
              </w:rPr>
            </w:pPr>
            <w:ins w:id="3970" w:author="LKY" w:date="2026-05-22T20:58:33Z">
              <w:r>
                <w:rPr>
                  <w:rFonts w:hint="eastAsia" w:ascii="Times New Roman" w:hAnsi="Times New Roman"/>
                  <w:vertAlign w:val="baseline"/>
                  <w:lang w:val="en-US" w:eastAsia="zh-CN"/>
                </w:rPr>
                <w:t>A2</w:t>
              </w:r>
            </w:ins>
          </w:p>
        </w:tc>
        <w:tc>
          <w:tcPr>
            <w:tcW w:w="489" w:type="pct"/>
            <w:noWrap w:val="0"/>
            <w:vAlign w:val="top"/>
          </w:tcPr>
          <w:p w14:paraId="4774A00F">
            <w:pPr>
              <w:jc w:val="center"/>
              <w:rPr>
                <w:ins w:id="3971" w:author="LKY" w:date="2026-05-22T20:58:33Z"/>
                <w:rFonts w:hint="default" w:ascii="Times New Roman" w:hAnsi="Times New Roman"/>
                <w:vertAlign w:val="baseline"/>
                <w:lang w:val="en-US" w:eastAsia="zh-CN"/>
              </w:rPr>
            </w:pPr>
            <w:ins w:id="3972" w:author="LKY" w:date="2026-05-22T20:58:33Z">
              <w:r>
                <w:rPr>
                  <w:rFonts w:hint="eastAsia" w:ascii="Times New Roman" w:hAnsi="Times New Roman"/>
                  <w:vertAlign w:val="baseline"/>
                  <w:lang w:val="en-US" w:eastAsia="zh-CN"/>
                </w:rPr>
                <w:t>A3</w:t>
              </w:r>
            </w:ins>
          </w:p>
        </w:tc>
        <w:tc>
          <w:tcPr>
            <w:tcW w:w="489" w:type="pct"/>
            <w:noWrap w:val="0"/>
            <w:vAlign w:val="top"/>
          </w:tcPr>
          <w:p w14:paraId="0CB05B52">
            <w:pPr>
              <w:jc w:val="center"/>
              <w:rPr>
                <w:ins w:id="3973" w:author="LKY" w:date="2026-05-22T20:58:33Z"/>
                <w:rFonts w:hint="default" w:ascii="Times New Roman" w:hAnsi="Times New Roman"/>
                <w:vertAlign w:val="baseline"/>
                <w:lang w:val="en-US" w:eastAsia="zh-CN"/>
              </w:rPr>
            </w:pPr>
            <w:ins w:id="3974" w:author="LKY" w:date="2026-05-22T20:58:33Z">
              <w:r>
                <w:rPr>
                  <w:rFonts w:hint="eastAsia" w:ascii="Times New Roman" w:hAnsi="Times New Roman"/>
                  <w:vertAlign w:val="baseline"/>
                  <w:lang w:val="en-US" w:eastAsia="zh-CN"/>
                </w:rPr>
                <w:t>A4</w:t>
              </w:r>
            </w:ins>
          </w:p>
        </w:tc>
        <w:tc>
          <w:tcPr>
            <w:tcW w:w="489" w:type="pct"/>
            <w:noWrap w:val="0"/>
            <w:vAlign w:val="top"/>
          </w:tcPr>
          <w:p w14:paraId="1F827342">
            <w:pPr>
              <w:jc w:val="center"/>
              <w:rPr>
                <w:ins w:id="3975" w:author="LKY" w:date="2026-05-22T20:58:33Z"/>
                <w:rFonts w:hint="default" w:ascii="Times New Roman" w:hAnsi="Times New Roman"/>
                <w:vertAlign w:val="baseline"/>
                <w:lang w:val="en-US" w:eastAsia="zh-CN"/>
              </w:rPr>
            </w:pPr>
            <w:ins w:id="3976" w:author="LKY" w:date="2026-05-22T20:58:33Z">
              <w:r>
                <w:rPr>
                  <w:rFonts w:hint="eastAsia" w:ascii="Times New Roman" w:hAnsi="Times New Roman"/>
                  <w:vertAlign w:val="baseline"/>
                  <w:lang w:val="en-US" w:eastAsia="zh-CN"/>
                </w:rPr>
                <w:t>A5</w:t>
              </w:r>
            </w:ins>
          </w:p>
        </w:tc>
        <w:tc>
          <w:tcPr>
            <w:tcW w:w="489" w:type="pct"/>
            <w:noWrap w:val="0"/>
            <w:vAlign w:val="top"/>
          </w:tcPr>
          <w:p w14:paraId="16F40354">
            <w:pPr>
              <w:jc w:val="center"/>
              <w:rPr>
                <w:ins w:id="3977" w:author="LKY" w:date="2026-05-22T20:58:33Z"/>
                <w:rFonts w:hint="default" w:ascii="Times New Roman" w:hAnsi="Times New Roman"/>
                <w:vertAlign w:val="baseline"/>
                <w:lang w:val="en-US" w:eastAsia="zh-CN"/>
              </w:rPr>
            </w:pPr>
            <w:ins w:id="3978" w:author="LKY" w:date="2026-05-22T20:58:33Z">
              <w:r>
                <w:rPr>
                  <w:rFonts w:hint="eastAsia" w:ascii="Times New Roman" w:hAnsi="Times New Roman"/>
                  <w:vertAlign w:val="baseline"/>
                  <w:lang w:val="en-US" w:eastAsia="zh-CN"/>
                </w:rPr>
                <w:t>A6</w:t>
              </w:r>
            </w:ins>
          </w:p>
        </w:tc>
        <w:tc>
          <w:tcPr>
            <w:tcW w:w="489" w:type="pct"/>
            <w:noWrap w:val="0"/>
            <w:vAlign w:val="top"/>
          </w:tcPr>
          <w:p w14:paraId="23AC9A6B">
            <w:pPr>
              <w:jc w:val="center"/>
              <w:rPr>
                <w:ins w:id="3979" w:author="LKY" w:date="2026-05-22T20:58:33Z"/>
                <w:rFonts w:hint="default" w:ascii="Times New Roman" w:hAnsi="Times New Roman"/>
                <w:vertAlign w:val="baseline"/>
                <w:lang w:val="en-US" w:eastAsia="zh-CN"/>
              </w:rPr>
            </w:pPr>
            <w:ins w:id="3980" w:author="LKY" w:date="2026-05-22T20:58:33Z">
              <w:r>
                <w:rPr>
                  <w:rFonts w:hint="eastAsia" w:ascii="Times New Roman" w:hAnsi="Times New Roman"/>
                  <w:vertAlign w:val="baseline"/>
                  <w:lang w:val="en-US" w:eastAsia="zh-CN"/>
                </w:rPr>
                <w:t>A7</w:t>
              </w:r>
            </w:ins>
          </w:p>
        </w:tc>
        <w:tc>
          <w:tcPr>
            <w:tcW w:w="525" w:type="pct"/>
            <w:noWrap w:val="0"/>
            <w:vAlign w:val="top"/>
          </w:tcPr>
          <w:p w14:paraId="0AE4B2DB">
            <w:pPr>
              <w:jc w:val="center"/>
              <w:rPr>
                <w:ins w:id="3981" w:author="LKY" w:date="2026-05-22T20:58:33Z"/>
                <w:rFonts w:hint="default" w:ascii="Times New Roman" w:hAnsi="Times New Roman"/>
                <w:vertAlign w:val="baseline"/>
                <w:lang w:val="en-US" w:eastAsia="zh-CN"/>
              </w:rPr>
            </w:pPr>
            <w:ins w:id="3982" w:author="LKY" w:date="2026-05-22T20:58:33Z">
              <w:r>
                <w:rPr>
                  <w:rFonts w:hint="eastAsia" w:ascii="Times New Roman" w:hAnsi="Times New Roman"/>
                  <w:vertAlign w:val="baseline"/>
                  <w:lang w:val="en-US" w:eastAsia="zh-CN"/>
                </w:rPr>
                <w:t>A8</w:t>
              </w:r>
            </w:ins>
          </w:p>
        </w:tc>
        <w:tc>
          <w:tcPr>
            <w:tcW w:w="412" w:type="pct"/>
            <w:noWrap w:val="0"/>
            <w:vAlign w:val="top"/>
          </w:tcPr>
          <w:p w14:paraId="5002DE61">
            <w:pPr>
              <w:jc w:val="center"/>
              <w:rPr>
                <w:ins w:id="3983" w:author="LKY" w:date="2026-05-22T20:58:33Z"/>
                <w:rFonts w:hint="default" w:ascii="Times New Roman" w:hAnsi="Times New Roman"/>
                <w:vertAlign w:val="baseline"/>
                <w:lang w:val="en-US" w:eastAsia="zh-CN"/>
              </w:rPr>
            </w:pPr>
            <w:ins w:id="3984" w:author="LKY" w:date="2026-05-22T20:58:33Z">
              <w:r>
                <w:rPr>
                  <w:rFonts w:hint="eastAsia" w:ascii="Times New Roman" w:hAnsi="Times New Roman"/>
                  <w:vertAlign w:val="baseline"/>
                  <w:lang w:val="en-US" w:eastAsia="zh-CN"/>
                </w:rPr>
                <w:t>A9</w:t>
              </w:r>
            </w:ins>
          </w:p>
        </w:tc>
      </w:tr>
      <w:tr w14:paraId="2E06B0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ins w:id="3985" w:author="LKY" w:date="2026-05-22T20:58:33Z"/>
        </w:trPr>
        <w:tc>
          <w:tcPr>
            <w:tcW w:w="639" w:type="pct"/>
            <w:noWrap w:val="0"/>
            <w:vAlign w:val="top"/>
          </w:tcPr>
          <w:p w14:paraId="7A6C9FAB">
            <w:pPr>
              <w:jc w:val="center"/>
              <w:rPr>
                <w:ins w:id="3986" w:author="LKY" w:date="2026-05-22T20:58:33Z"/>
                <w:rFonts w:hint="default" w:ascii="Times New Roman" w:hAnsi="Times New Roman"/>
                <w:vertAlign w:val="baseline"/>
                <w:lang w:val="en-US" w:eastAsia="zh-CN"/>
              </w:rPr>
            </w:pPr>
            <w:ins w:id="3987" w:author="LKY" w:date="2026-05-22T20:58:33Z">
              <w:r>
                <w:rPr>
                  <w:rFonts w:hint="eastAsia" w:ascii="Times New Roman" w:hAnsi="Times New Roman"/>
                  <w:vertAlign w:val="baseline"/>
                  <w:lang w:val="en-US" w:eastAsia="zh-CN"/>
                </w:rPr>
                <w:t>名称</w:t>
              </w:r>
            </w:ins>
          </w:p>
        </w:tc>
        <w:tc>
          <w:tcPr>
            <w:tcW w:w="489" w:type="pct"/>
            <w:noWrap w:val="0"/>
            <w:vAlign w:val="top"/>
          </w:tcPr>
          <w:p w14:paraId="61DA557D">
            <w:pPr>
              <w:jc w:val="center"/>
              <w:rPr>
                <w:ins w:id="3988" w:author="LKY" w:date="2026-05-22T20:58:33Z"/>
                <w:rFonts w:hint="default" w:ascii="Times New Roman" w:hAnsi="Times New Roman"/>
                <w:vertAlign w:val="baseline"/>
                <w:lang w:val="en-US" w:eastAsia="zh-CN"/>
              </w:rPr>
            </w:pPr>
            <w:ins w:id="3989" w:author="LKY" w:date="2026-05-22T20:58:33Z">
              <w:r>
                <w:rPr>
                  <w:rFonts w:hint="eastAsia" w:ascii="Times New Roman" w:hAnsi="Times New Roman"/>
                  <w:vertAlign w:val="baseline"/>
                  <w:lang w:val="en-US" w:eastAsia="zh-CN"/>
                </w:rPr>
                <w:t>AI1+</w:t>
              </w:r>
            </w:ins>
          </w:p>
        </w:tc>
        <w:tc>
          <w:tcPr>
            <w:tcW w:w="483" w:type="pct"/>
            <w:noWrap w:val="0"/>
            <w:vAlign w:val="top"/>
          </w:tcPr>
          <w:p w14:paraId="09F13348">
            <w:pPr>
              <w:jc w:val="center"/>
              <w:rPr>
                <w:ins w:id="3990" w:author="LKY" w:date="2026-05-22T20:58:33Z"/>
                <w:rFonts w:hint="default" w:ascii="Times New Roman" w:hAnsi="Times New Roman"/>
                <w:vertAlign w:val="baseline"/>
                <w:lang w:val="en-US" w:eastAsia="zh-CN"/>
              </w:rPr>
            </w:pPr>
            <w:ins w:id="3991" w:author="LKY" w:date="2026-05-22T20:58:33Z">
              <w:r>
                <w:rPr>
                  <w:rFonts w:hint="eastAsia" w:ascii="Times New Roman" w:hAnsi="Times New Roman"/>
                  <w:vertAlign w:val="baseline"/>
                  <w:lang w:val="en-US" w:eastAsia="zh-CN"/>
                </w:rPr>
                <w:t>AI2+</w:t>
              </w:r>
            </w:ins>
          </w:p>
        </w:tc>
        <w:tc>
          <w:tcPr>
            <w:tcW w:w="489" w:type="pct"/>
            <w:noWrap w:val="0"/>
            <w:vAlign w:val="top"/>
          </w:tcPr>
          <w:p w14:paraId="1636561D">
            <w:pPr>
              <w:jc w:val="center"/>
              <w:rPr>
                <w:ins w:id="3992" w:author="LKY" w:date="2026-05-22T20:58:33Z"/>
                <w:rFonts w:hint="default" w:ascii="Times New Roman" w:hAnsi="Times New Roman"/>
                <w:vertAlign w:val="baseline"/>
                <w:lang w:val="en-US" w:eastAsia="zh-CN"/>
              </w:rPr>
            </w:pPr>
            <w:ins w:id="3993" w:author="LKY" w:date="2026-05-22T20:58:33Z">
              <w:r>
                <w:rPr>
                  <w:rFonts w:hint="eastAsia" w:ascii="Times New Roman" w:hAnsi="Times New Roman"/>
                  <w:vertAlign w:val="baseline"/>
                  <w:lang w:val="en-US" w:eastAsia="zh-CN"/>
                </w:rPr>
                <w:t>AI3+</w:t>
              </w:r>
            </w:ins>
          </w:p>
        </w:tc>
        <w:tc>
          <w:tcPr>
            <w:tcW w:w="489" w:type="pct"/>
            <w:noWrap w:val="0"/>
            <w:vAlign w:val="top"/>
          </w:tcPr>
          <w:p w14:paraId="5E9B46C4">
            <w:pPr>
              <w:jc w:val="center"/>
              <w:rPr>
                <w:ins w:id="3994" w:author="LKY" w:date="2026-05-22T20:58:33Z"/>
                <w:rFonts w:hint="default" w:ascii="Times New Roman" w:hAnsi="Times New Roman"/>
                <w:vertAlign w:val="baseline"/>
                <w:lang w:val="en-US" w:eastAsia="zh-CN"/>
              </w:rPr>
            </w:pPr>
            <w:ins w:id="3995" w:author="LKY" w:date="2026-05-22T20:58:33Z">
              <w:r>
                <w:rPr>
                  <w:rFonts w:hint="eastAsia" w:ascii="Times New Roman" w:hAnsi="Times New Roman"/>
                  <w:vertAlign w:val="baseline"/>
                  <w:lang w:val="en-US" w:eastAsia="zh-CN"/>
                </w:rPr>
                <w:t>AI4+</w:t>
              </w:r>
            </w:ins>
          </w:p>
        </w:tc>
        <w:tc>
          <w:tcPr>
            <w:tcW w:w="489" w:type="pct"/>
            <w:noWrap w:val="0"/>
            <w:vAlign w:val="top"/>
          </w:tcPr>
          <w:p w14:paraId="778C7893">
            <w:pPr>
              <w:jc w:val="center"/>
              <w:rPr>
                <w:ins w:id="3996" w:author="LKY" w:date="2026-05-22T20:58:33Z"/>
                <w:rFonts w:hint="default" w:ascii="Times New Roman" w:hAnsi="Times New Roman"/>
                <w:vertAlign w:val="baseline"/>
                <w:lang w:val="en-US" w:eastAsia="zh-CN"/>
              </w:rPr>
            </w:pPr>
            <w:ins w:id="3997" w:author="LKY" w:date="2026-05-22T20:58:33Z">
              <w:r>
                <w:rPr>
                  <w:rFonts w:hint="eastAsia" w:ascii="Times New Roman" w:hAnsi="Times New Roman"/>
                  <w:vertAlign w:val="baseline"/>
                  <w:lang w:val="en-US" w:eastAsia="zh-CN"/>
                </w:rPr>
                <w:t>AI5+</w:t>
              </w:r>
            </w:ins>
          </w:p>
        </w:tc>
        <w:tc>
          <w:tcPr>
            <w:tcW w:w="489" w:type="pct"/>
            <w:noWrap w:val="0"/>
            <w:vAlign w:val="top"/>
          </w:tcPr>
          <w:p w14:paraId="071B6D14">
            <w:pPr>
              <w:jc w:val="center"/>
              <w:rPr>
                <w:ins w:id="3998" w:author="LKY" w:date="2026-05-22T20:58:33Z"/>
                <w:rFonts w:hint="default" w:ascii="Times New Roman" w:hAnsi="Times New Roman"/>
                <w:vertAlign w:val="baseline"/>
                <w:lang w:val="en-US" w:eastAsia="zh-CN"/>
              </w:rPr>
            </w:pPr>
            <w:ins w:id="3999" w:author="LKY" w:date="2026-05-22T20:58:33Z">
              <w:r>
                <w:rPr>
                  <w:rFonts w:hint="eastAsia" w:ascii="Times New Roman" w:hAnsi="Times New Roman"/>
                  <w:vertAlign w:val="baseline"/>
                  <w:lang w:val="en-US" w:eastAsia="zh-CN"/>
                </w:rPr>
                <w:t>AI6+</w:t>
              </w:r>
            </w:ins>
          </w:p>
        </w:tc>
        <w:tc>
          <w:tcPr>
            <w:tcW w:w="489" w:type="pct"/>
            <w:noWrap w:val="0"/>
            <w:vAlign w:val="top"/>
          </w:tcPr>
          <w:p w14:paraId="15948CDA">
            <w:pPr>
              <w:jc w:val="center"/>
              <w:rPr>
                <w:ins w:id="4000" w:author="LKY" w:date="2026-05-22T20:58:33Z"/>
                <w:rFonts w:hint="default" w:ascii="Times New Roman" w:hAnsi="Times New Roman"/>
                <w:vertAlign w:val="baseline"/>
                <w:lang w:val="en-US" w:eastAsia="zh-CN"/>
              </w:rPr>
            </w:pPr>
            <w:ins w:id="4001" w:author="LKY" w:date="2026-05-22T20:58:33Z">
              <w:r>
                <w:rPr>
                  <w:rFonts w:hint="eastAsia" w:ascii="Times New Roman" w:hAnsi="Times New Roman"/>
                  <w:vertAlign w:val="baseline"/>
                  <w:lang w:val="en-US" w:eastAsia="zh-CN"/>
                </w:rPr>
                <w:t>AI7+</w:t>
              </w:r>
            </w:ins>
          </w:p>
        </w:tc>
        <w:tc>
          <w:tcPr>
            <w:tcW w:w="525" w:type="pct"/>
            <w:noWrap w:val="0"/>
            <w:vAlign w:val="top"/>
          </w:tcPr>
          <w:p w14:paraId="40A89C13">
            <w:pPr>
              <w:jc w:val="center"/>
              <w:rPr>
                <w:ins w:id="4002" w:author="LKY" w:date="2026-05-22T20:58:33Z"/>
                <w:rFonts w:hint="default" w:ascii="Times New Roman" w:hAnsi="Times New Roman"/>
                <w:vertAlign w:val="baseline"/>
                <w:lang w:val="en-US" w:eastAsia="zh-CN"/>
              </w:rPr>
            </w:pPr>
            <w:ins w:id="4003" w:author="LKY" w:date="2026-05-22T20:58:33Z">
              <w:r>
                <w:rPr>
                  <w:rFonts w:hint="eastAsia" w:ascii="Times New Roman" w:hAnsi="Times New Roman"/>
                  <w:vertAlign w:val="baseline"/>
                  <w:lang w:val="en-US" w:eastAsia="zh-CN"/>
                </w:rPr>
                <w:t>AI8+</w:t>
              </w:r>
            </w:ins>
          </w:p>
        </w:tc>
        <w:tc>
          <w:tcPr>
            <w:tcW w:w="412" w:type="pct"/>
            <w:noWrap w:val="0"/>
            <w:vAlign w:val="top"/>
          </w:tcPr>
          <w:p w14:paraId="748F8ACC">
            <w:pPr>
              <w:jc w:val="center"/>
              <w:rPr>
                <w:ins w:id="4004" w:author="LKY" w:date="2026-05-22T20:58:33Z"/>
                <w:rFonts w:hint="default" w:ascii="Times New Roman" w:hAnsi="Times New Roman"/>
                <w:vertAlign w:val="baseline"/>
                <w:lang w:val="en-US" w:eastAsia="zh-CN"/>
              </w:rPr>
            </w:pPr>
            <w:ins w:id="4005" w:author="LKY" w:date="2026-05-22T20:58:33Z">
              <w:r>
                <w:rPr>
                  <w:rFonts w:hint="eastAsia" w:ascii="Times New Roman" w:hAnsi="Times New Roman"/>
                  <w:vertAlign w:val="baseline"/>
                  <w:lang w:val="en-US" w:eastAsia="zh-CN"/>
                </w:rPr>
                <w:t>PE</w:t>
              </w:r>
            </w:ins>
          </w:p>
        </w:tc>
      </w:tr>
    </w:tbl>
    <w:p w14:paraId="3AF99F3F">
      <w:pPr>
        <w:rPr>
          <w:ins w:id="4006" w:author="LKY" w:date="2026-05-22T20:58:33Z"/>
          <w:rFonts w:hint="default" w:asciiTheme="minorHAnsi" w:hAnsiTheme="minorHAnsi" w:cstheme="minorBidi"/>
          <w:b w:val="0"/>
          <w:bCs w:val="0"/>
          <w:kern w:val="2"/>
          <w:sz w:val="21"/>
          <w:szCs w:val="24"/>
          <w:lang w:val="en-US" w:eastAsia="zh-CN" w:bidi="ar-SA"/>
        </w:rPr>
      </w:pPr>
    </w:p>
    <w:p w14:paraId="52EACCFB">
      <w:pPr>
        <w:rPr>
          <w:ins w:id="4007" w:author="LKY" w:date="2026-05-22T20:58:33Z"/>
          <w:rFonts w:hint="default"/>
          <w:lang w:val="en-US" w:eastAsia="zh-CN"/>
        </w:rPr>
      </w:pPr>
    </w:p>
    <w:p w14:paraId="06AD1C98">
      <w:pPr>
        <w:pStyle w:val="12"/>
        <w:keepNext w:val="0"/>
        <w:keepLines w:val="0"/>
        <w:pageBreakBefore w:val="0"/>
        <w:widowControl w:val="0"/>
        <w:kinsoku/>
        <w:wordWrap/>
        <w:overflowPunct/>
        <w:topLinePunct w:val="0"/>
        <w:autoSpaceDE/>
        <w:autoSpaceDN/>
        <w:bidi w:val="0"/>
        <w:adjustRightInd/>
        <w:snapToGrid/>
        <w:spacing w:after="0"/>
        <w:ind w:left="0" w:leftChars="0" w:firstLine="0" w:firstLineChars="0"/>
        <w:jc w:val="left"/>
        <w:textAlignment w:val="auto"/>
        <w:outlineLvl w:val="9"/>
        <w:rPr>
          <w:ins w:id="4008" w:author="LKY" w:date="2026-05-22T20:58:33Z"/>
          <w:rFonts w:hint="eastAsia" w:ascii="Times New Roman" w:hAnsi="Times New Roman" w:eastAsia="宋体" w:cs="宋体"/>
          <w:b w:val="0"/>
          <w:bCs w:val="0"/>
          <w:iCs/>
          <w:color w:val="FF0000"/>
          <w:kern w:val="2"/>
          <w:sz w:val="24"/>
          <w:szCs w:val="24"/>
          <w:lang w:val="en-US" w:eastAsia="zh-CN" w:bidi="ar-SA"/>
        </w:rPr>
      </w:pPr>
      <w:ins w:id="4009" w:author="LKY" w:date="2026-05-22T20:58:33Z">
        <w:r>
          <w:rPr>
            <w:rFonts w:hint="eastAsia" w:ascii="Times New Roman" w:hAnsi="Times New Roman" w:eastAsia="宋体" w:cs="宋体"/>
            <w:b w:val="0"/>
            <w:bCs w:val="0"/>
            <w:iCs/>
            <w:color w:val="FF0000"/>
            <w:kern w:val="2"/>
            <w:sz w:val="24"/>
            <w:szCs w:val="24"/>
            <w:lang w:val="en-US" w:eastAsia="zh-CN" w:bidi="ar-SA"/>
          </w:rPr>
          <w:t>注意：上述AI模块采用共板形式，分别对应单端0/4~20mA、单端输入0~5V/10V</w:t>
        </w:r>
      </w:ins>
      <w:ins w:id="4010" w:author="L" w:date="2026-06-30T11:17:00Z">
        <w:r>
          <w:rPr>
            <w:rFonts w:hint="eastAsia" w:ascii="Times New Roman" w:hAnsi="Times New Roman" w:eastAsia="宋体" w:cs="宋体"/>
            <w:b w:val="0"/>
            <w:bCs w:val="0"/>
            <w:iCs/>
            <w:color w:val="FF0000"/>
            <w:kern w:val="2"/>
            <w:sz w:val="24"/>
            <w:szCs w:val="24"/>
            <w:lang w:val="en-US" w:eastAsia="zh-CN" w:bidi="ar-SA"/>
          </w:rPr>
          <w:t>，</w:t>
        </w:r>
      </w:ins>
      <w:ins w:id="4011" w:author="L" w:date="2026-06-30T11:21:35Z">
        <w:r>
          <w:rPr>
            <w:rFonts w:hint="eastAsia" w:ascii="Times New Roman" w:hAnsi="Times New Roman" w:eastAsia="宋体" w:cs="宋体"/>
            <w:b w:val="0"/>
            <w:bCs w:val="0"/>
            <w:iCs/>
            <w:color w:val="FF0000"/>
            <w:kern w:val="2"/>
            <w:sz w:val="24"/>
            <w:szCs w:val="24"/>
            <w:lang w:val="en-US" w:eastAsia="zh-CN" w:bidi="ar-SA"/>
          </w:rPr>
          <w:t>采用 24V DC 直流电源供电</w:t>
        </w:r>
      </w:ins>
      <w:ins w:id="4012" w:author="L" w:date="2026-06-30T11:17:05Z">
        <w:r>
          <w:rPr>
            <w:rFonts w:hint="eastAsia" w:ascii="Times New Roman" w:hAnsi="Times New Roman" w:eastAsia="宋体" w:cs="宋体"/>
            <w:b w:val="0"/>
            <w:bCs w:val="0"/>
            <w:iCs/>
            <w:color w:val="FF0000"/>
            <w:kern w:val="2"/>
            <w:sz w:val="24"/>
            <w:szCs w:val="24"/>
            <w:lang w:val="en-US" w:eastAsia="zh-CN" w:bidi="ar-SA"/>
          </w:rPr>
          <w:t>。</w:t>
        </w:r>
      </w:ins>
    </w:p>
    <w:p w14:paraId="26775FB7">
      <w:pPr>
        <w:rPr>
          <w:ins w:id="4013" w:author="LKY" w:date="2026-05-22T20:58:34Z"/>
          <w:rFonts w:hint="default"/>
          <w:lang w:val="en-US" w:eastAsia="zh-CN"/>
        </w:rPr>
      </w:pPr>
    </w:p>
    <w:tbl>
      <w:tblPr>
        <w:tblStyle w:val="1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08"/>
        <w:gridCol w:w="1384"/>
        <w:gridCol w:w="1367"/>
        <w:gridCol w:w="1384"/>
        <w:gridCol w:w="1384"/>
        <w:gridCol w:w="1195"/>
      </w:tblGrid>
      <w:tr w14:paraId="7D057C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ins w:id="4014" w:author="LKY" w:date="2026-05-22T20:58:34Z"/>
        </w:trPr>
        <w:tc>
          <w:tcPr>
            <w:tcW w:w="5000" w:type="pct"/>
            <w:gridSpan w:val="6"/>
            <w:tcBorders>
              <w:top w:val="single" w:color="auto" w:sz="4" w:space="0"/>
            </w:tcBorders>
            <w:noWrap w:val="0"/>
            <w:vAlign w:val="top"/>
          </w:tcPr>
          <w:p w14:paraId="729E5971">
            <w:pPr>
              <w:jc w:val="center"/>
              <w:rPr>
                <w:ins w:id="4015" w:author="LKY" w:date="2026-05-22T20:58:34Z"/>
                <w:rFonts w:hint="default" w:ascii="Times New Roman" w:hAnsi="Times New Roman"/>
                <w:vertAlign w:val="baseline"/>
                <w:lang w:val="en-US" w:eastAsia="zh-CN"/>
              </w:rPr>
            </w:pPr>
            <w:ins w:id="4016" w:author="LKY" w:date="2026-05-22T20:58:34Z">
              <w:r>
                <w:rPr>
                  <w:rFonts w:hint="eastAsia" w:ascii="Times New Roman" w:hAnsi="Times New Roman"/>
                  <w:vertAlign w:val="baseline"/>
                  <w:lang w:val="en-US" w:eastAsia="zh-CN"/>
                </w:rPr>
                <w:t>N3046模块（±5V/±10V）</w:t>
              </w:r>
            </w:ins>
          </w:p>
        </w:tc>
      </w:tr>
      <w:tr w14:paraId="72D331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ins w:id="4017" w:author="LKY" w:date="2026-05-22T20:58:34Z"/>
        </w:trPr>
        <w:tc>
          <w:tcPr>
            <w:tcW w:w="1061" w:type="pct"/>
            <w:tcBorders>
              <w:top w:val="single" w:color="auto" w:sz="4" w:space="0"/>
              <w:left w:val="single" w:color="auto" w:sz="4" w:space="0"/>
              <w:bottom w:val="single" w:color="auto" w:sz="4" w:space="0"/>
              <w:right w:val="single" w:color="auto" w:sz="4" w:space="0"/>
            </w:tcBorders>
            <w:noWrap w:val="0"/>
            <w:vAlign w:val="top"/>
          </w:tcPr>
          <w:p w14:paraId="551CFAD8">
            <w:pPr>
              <w:jc w:val="center"/>
              <w:rPr>
                <w:ins w:id="4018" w:author="LKY" w:date="2026-05-22T20:58:34Z"/>
                <w:rFonts w:hint="default" w:ascii="Times New Roman" w:hAnsi="Times New Roman"/>
                <w:vertAlign w:val="baseline"/>
                <w:lang w:val="en-US" w:eastAsia="zh-CN"/>
              </w:rPr>
            </w:pPr>
            <w:ins w:id="4019" w:author="LKY" w:date="2026-05-22T20:58:34Z">
              <w:r>
                <w:rPr>
                  <w:rFonts w:hint="eastAsia" w:ascii="Times New Roman" w:hAnsi="Times New Roman"/>
                  <w:vertAlign w:val="baseline"/>
                  <w:lang w:val="en-US" w:eastAsia="zh-CN"/>
                </w:rPr>
                <w:t>端口号</w:t>
              </w:r>
            </w:ins>
          </w:p>
        </w:tc>
        <w:tc>
          <w:tcPr>
            <w:tcW w:w="812" w:type="pct"/>
            <w:tcBorders>
              <w:top w:val="single" w:color="auto" w:sz="4" w:space="0"/>
              <w:left w:val="single" w:color="auto" w:sz="4" w:space="0"/>
              <w:bottom w:val="single" w:color="auto" w:sz="4" w:space="0"/>
              <w:right w:val="single" w:color="auto" w:sz="4" w:space="0"/>
            </w:tcBorders>
            <w:noWrap w:val="0"/>
            <w:vAlign w:val="top"/>
          </w:tcPr>
          <w:p w14:paraId="51FC6880">
            <w:pPr>
              <w:jc w:val="center"/>
              <w:rPr>
                <w:ins w:id="4020" w:author="LKY" w:date="2026-05-22T20:58:34Z"/>
                <w:rFonts w:hint="default" w:ascii="Times New Roman" w:hAnsi="Times New Roman" w:eastAsiaTheme="minorEastAsia" w:cstheme="minorBidi"/>
                <w:kern w:val="2"/>
                <w:sz w:val="21"/>
                <w:szCs w:val="24"/>
                <w:vertAlign w:val="baseline"/>
                <w:lang w:val="en-US" w:eastAsia="zh-CN" w:bidi="ar-SA"/>
              </w:rPr>
            </w:pPr>
            <w:ins w:id="4021" w:author="LKY" w:date="2026-05-22T20:58:34Z">
              <w:r>
                <w:rPr>
                  <w:rFonts w:hint="eastAsia" w:ascii="Times New Roman" w:hAnsi="Times New Roman"/>
                  <w:vertAlign w:val="baseline"/>
                  <w:lang w:val="en-US" w:eastAsia="zh-CN"/>
                </w:rPr>
                <w:t>B1</w:t>
              </w:r>
            </w:ins>
          </w:p>
        </w:tc>
        <w:tc>
          <w:tcPr>
            <w:tcW w:w="802" w:type="pct"/>
            <w:tcBorders>
              <w:top w:val="single" w:color="auto" w:sz="4" w:space="0"/>
              <w:left w:val="single" w:color="auto" w:sz="4" w:space="0"/>
              <w:bottom w:val="single" w:color="auto" w:sz="4" w:space="0"/>
              <w:right w:val="single" w:color="auto" w:sz="4" w:space="0"/>
            </w:tcBorders>
            <w:noWrap w:val="0"/>
            <w:vAlign w:val="top"/>
          </w:tcPr>
          <w:p w14:paraId="180B37BB">
            <w:pPr>
              <w:jc w:val="center"/>
              <w:rPr>
                <w:ins w:id="4022" w:author="LKY" w:date="2026-05-22T20:58:34Z"/>
                <w:rFonts w:hint="default" w:ascii="Times New Roman" w:hAnsi="Times New Roman" w:eastAsiaTheme="minorEastAsia" w:cstheme="minorBidi"/>
                <w:kern w:val="2"/>
                <w:sz w:val="21"/>
                <w:szCs w:val="24"/>
                <w:vertAlign w:val="baseline"/>
                <w:lang w:val="en-US" w:eastAsia="zh-CN" w:bidi="ar-SA"/>
              </w:rPr>
            </w:pPr>
            <w:ins w:id="4023" w:author="LKY" w:date="2026-05-22T20:58:34Z">
              <w:r>
                <w:rPr>
                  <w:rFonts w:hint="eastAsia" w:ascii="Times New Roman" w:hAnsi="Times New Roman" w:cstheme="minorBidi"/>
                  <w:kern w:val="2"/>
                  <w:sz w:val="21"/>
                  <w:szCs w:val="24"/>
                  <w:vertAlign w:val="baseline"/>
                  <w:lang w:val="en-US" w:eastAsia="zh-CN" w:bidi="ar-SA"/>
                </w:rPr>
                <w:t>B2</w:t>
              </w:r>
            </w:ins>
          </w:p>
        </w:tc>
        <w:tc>
          <w:tcPr>
            <w:tcW w:w="812" w:type="pct"/>
            <w:tcBorders>
              <w:top w:val="single" w:color="auto" w:sz="4" w:space="0"/>
              <w:left w:val="single" w:color="auto" w:sz="4" w:space="0"/>
              <w:bottom w:val="single" w:color="auto" w:sz="4" w:space="0"/>
              <w:right w:val="single" w:color="auto" w:sz="4" w:space="0"/>
            </w:tcBorders>
            <w:noWrap w:val="0"/>
            <w:vAlign w:val="top"/>
          </w:tcPr>
          <w:p w14:paraId="67B16D62">
            <w:pPr>
              <w:jc w:val="center"/>
              <w:rPr>
                <w:ins w:id="4024" w:author="LKY" w:date="2026-05-22T20:58:34Z"/>
                <w:rFonts w:hint="default" w:ascii="Times New Roman" w:hAnsi="Times New Roman" w:eastAsiaTheme="minorEastAsia" w:cstheme="minorBidi"/>
                <w:kern w:val="2"/>
                <w:sz w:val="21"/>
                <w:szCs w:val="24"/>
                <w:vertAlign w:val="baseline"/>
                <w:lang w:val="en-US" w:eastAsia="zh-CN" w:bidi="ar-SA"/>
              </w:rPr>
            </w:pPr>
            <w:ins w:id="4025" w:author="LKY" w:date="2026-05-22T20:58:34Z">
              <w:r>
                <w:rPr>
                  <w:rFonts w:hint="eastAsia" w:ascii="Times New Roman" w:hAnsi="Times New Roman"/>
                  <w:sz w:val="21"/>
                  <w:vertAlign w:val="baseline"/>
                  <w:lang w:val="en-US" w:eastAsia="zh-CN" w:bidi="ar-SA"/>
                </w:rPr>
                <w:t>B3</w:t>
              </w:r>
            </w:ins>
          </w:p>
        </w:tc>
        <w:tc>
          <w:tcPr>
            <w:tcW w:w="812" w:type="pct"/>
            <w:tcBorders>
              <w:top w:val="single" w:color="auto" w:sz="4" w:space="0"/>
              <w:left w:val="single" w:color="auto" w:sz="4" w:space="0"/>
              <w:bottom w:val="single" w:color="auto" w:sz="4" w:space="0"/>
              <w:right w:val="single" w:color="auto" w:sz="4" w:space="0"/>
            </w:tcBorders>
            <w:noWrap w:val="0"/>
            <w:vAlign w:val="top"/>
          </w:tcPr>
          <w:p w14:paraId="66269A15">
            <w:pPr>
              <w:jc w:val="center"/>
              <w:rPr>
                <w:ins w:id="4026" w:author="LKY" w:date="2026-05-22T20:58:34Z"/>
                <w:rFonts w:hint="default" w:ascii="Times New Roman" w:hAnsi="Times New Roman" w:eastAsiaTheme="minorEastAsia" w:cstheme="minorBidi"/>
                <w:kern w:val="2"/>
                <w:sz w:val="21"/>
                <w:szCs w:val="24"/>
                <w:vertAlign w:val="baseline"/>
                <w:lang w:val="en-US" w:eastAsia="zh-CN" w:bidi="ar-SA"/>
              </w:rPr>
            </w:pPr>
            <w:ins w:id="4027" w:author="LKY" w:date="2026-05-22T20:58:34Z">
              <w:r>
                <w:rPr>
                  <w:rFonts w:hint="eastAsia" w:ascii="Times New Roman" w:hAnsi="Times New Roman" w:cstheme="minorBidi"/>
                  <w:kern w:val="2"/>
                  <w:sz w:val="21"/>
                  <w:szCs w:val="24"/>
                  <w:vertAlign w:val="baseline"/>
                  <w:lang w:val="en-US" w:eastAsia="zh-CN" w:bidi="ar-SA"/>
                </w:rPr>
                <w:t>B4</w:t>
              </w:r>
            </w:ins>
          </w:p>
        </w:tc>
        <w:tc>
          <w:tcPr>
            <w:tcW w:w="699" w:type="pct"/>
            <w:tcBorders>
              <w:top w:val="single" w:color="auto" w:sz="4" w:space="0"/>
              <w:left w:val="single" w:color="auto" w:sz="4" w:space="0"/>
              <w:bottom w:val="single" w:color="auto" w:sz="4" w:space="0"/>
              <w:right w:val="single" w:color="auto" w:sz="4" w:space="0"/>
            </w:tcBorders>
            <w:noWrap w:val="0"/>
            <w:vAlign w:val="top"/>
          </w:tcPr>
          <w:p w14:paraId="5C16D8AC">
            <w:pPr>
              <w:jc w:val="center"/>
              <w:rPr>
                <w:ins w:id="4028" w:author="LKY" w:date="2026-05-22T20:58:34Z"/>
                <w:rFonts w:hint="default" w:ascii="Times New Roman" w:hAnsi="Times New Roman"/>
                <w:vertAlign w:val="baseline"/>
                <w:lang w:val="en-US" w:eastAsia="zh-CN"/>
              </w:rPr>
            </w:pPr>
            <w:ins w:id="4029" w:author="LKY" w:date="2026-05-22T20:58:34Z">
              <w:r>
                <w:rPr>
                  <w:rFonts w:hint="eastAsia" w:ascii="Times New Roman" w:hAnsi="Times New Roman"/>
                  <w:vertAlign w:val="baseline"/>
                  <w:lang w:val="en-US" w:eastAsia="zh-CN"/>
                </w:rPr>
                <w:t>B9</w:t>
              </w:r>
            </w:ins>
          </w:p>
        </w:tc>
      </w:tr>
      <w:tr w14:paraId="01A34D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ins w:id="4030" w:author="LKY" w:date="2026-05-22T20:58:34Z"/>
        </w:trPr>
        <w:tc>
          <w:tcPr>
            <w:tcW w:w="1061" w:type="pct"/>
            <w:tcBorders>
              <w:top w:val="single" w:color="auto" w:sz="4" w:space="0"/>
              <w:left w:val="single" w:color="auto" w:sz="4" w:space="0"/>
              <w:bottom w:val="single" w:color="auto" w:sz="4" w:space="0"/>
              <w:right w:val="single" w:color="auto" w:sz="4" w:space="0"/>
            </w:tcBorders>
            <w:noWrap w:val="0"/>
            <w:vAlign w:val="top"/>
          </w:tcPr>
          <w:p w14:paraId="1C47C7CC">
            <w:pPr>
              <w:jc w:val="center"/>
              <w:rPr>
                <w:ins w:id="4031" w:author="LKY" w:date="2026-05-22T20:58:34Z"/>
                <w:rFonts w:hint="default" w:ascii="Times New Roman" w:hAnsi="Times New Roman"/>
                <w:vertAlign w:val="baseline"/>
                <w:lang w:val="en-US" w:eastAsia="zh-CN"/>
              </w:rPr>
            </w:pPr>
            <w:ins w:id="4032" w:author="LKY" w:date="2026-05-22T20:58:34Z">
              <w:r>
                <w:rPr>
                  <w:rFonts w:hint="eastAsia" w:ascii="Times New Roman" w:hAnsi="Times New Roman"/>
                  <w:vertAlign w:val="baseline"/>
                  <w:lang w:val="en-US" w:eastAsia="zh-CN"/>
                </w:rPr>
                <w:t>名称</w:t>
              </w:r>
            </w:ins>
          </w:p>
        </w:tc>
        <w:tc>
          <w:tcPr>
            <w:tcW w:w="812" w:type="pct"/>
            <w:tcBorders>
              <w:top w:val="single" w:color="auto" w:sz="4" w:space="0"/>
              <w:left w:val="single" w:color="auto" w:sz="4" w:space="0"/>
              <w:bottom w:val="single" w:color="auto" w:sz="4" w:space="0"/>
              <w:right w:val="single" w:color="auto" w:sz="4" w:space="0"/>
            </w:tcBorders>
            <w:noWrap w:val="0"/>
            <w:vAlign w:val="top"/>
          </w:tcPr>
          <w:p w14:paraId="46168784">
            <w:pPr>
              <w:jc w:val="center"/>
              <w:rPr>
                <w:ins w:id="4033" w:author="LKY" w:date="2026-05-22T20:58:34Z"/>
                <w:rFonts w:hint="default" w:ascii="Times New Roman" w:hAnsi="Times New Roman"/>
                <w:vertAlign w:val="baseline"/>
                <w:lang w:val="en-US" w:eastAsia="zh-CN"/>
              </w:rPr>
            </w:pPr>
            <w:ins w:id="4034" w:author="LKY" w:date="2026-05-22T20:58:34Z">
              <w:r>
                <w:rPr>
                  <w:rFonts w:hint="eastAsia" w:ascii="Times New Roman" w:hAnsi="Times New Roman"/>
                  <w:vertAlign w:val="baseline"/>
                  <w:lang w:val="en-US" w:eastAsia="zh-CN"/>
                </w:rPr>
                <w:t>AI1-</w:t>
              </w:r>
            </w:ins>
          </w:p>
        </w:tc>
        <w:tc>
          <w:tcPr>
            <w:tcW w:w="802" w:type="pct"/>
            <w:tcBorders>
              <w:top w:val="single" w:color="auto" w:sz="4" w:space="0"/>
              <w:left w:val="single" w:color="auto" w:sz="4" w:space="0"/>
              <w:bottom w:val="single" w:color="auto" w:sz="4" w:space="0"/>
              <w:right w:val="single" w:color="auto" w:sz="4" w:space="0"/>
            </w:tcBorders>
            <w:noWrap w:val="0"/>
            <w:vAlign w:val="top"/>
          </w:tcPr>
          <w:p w14:paraId="1CFCABB2">
            <w:pPr>
              <w:jc w:val="center"/>
              <w:rPr>
                <w:ins w:id="4035" w:author="LKY" w:date="2026-05-22T20:58:34Z"/>
                <w:rFonts w:hint="default" w:ascii="Times New Roman" w:hAnsi="Times New Roman"/>
                <w:vertAlign w:val="baseline"/>
                <w:lang w:val="en-US" w:eastAsia="zh-CN"/>
              </w:rPr>
            </w:pPr>
            <w:ins w:id="4036" w:author="LKY" w:date="2026-05-22T20:58:34Z">
              <w:r>
                <w:rPr>
                  <w:rFonts w:hint="eastAsia" w:ascii="Times New Roman" w:hAnsi="Times New Roman"/>
                  <w:vertAlign w:val="baseline"/>
                  <w:lang w:val="en-US" w:eastAsia="zh-CN"/>
                </w:rPr>
                <w:t>AI2-</w:t>
              </w:r>
            </w:ins>
          </w:p>
        </w:tc>
        <w:tc>
          <w:tcPr>
            <w:tcW w:w="812" w:type="pct"/>
            <w:tcBorders>
              <w:top w:val="single" w:color="auto" w:sz="4" w:space="0"/>
              <w:left w:val="single" w:color="auto" w:sz="4" w:space="0"/>
              <w:bottom w:val="single" w:color="auto" w:sz="4" w:space="0"/>
              <w:right w:val="single" w:color="auto" w:sz="4" w:space="0"/>
            </w:tcBorders>
            <w:noWrap w:val="0"/>
            <w:vAlign w:val="top"/>
          </w:tcPr>
          <w:p w14:paraId="5DEB1B2C">
            <w:pPr>
              <w:jc w:val="center"/>
              <w:rPr>
                <w:ins w:id="4037" w:author="LKY" w:date="2026-05-22T20:58:34Z"/>
                <w:rFonts w:hint="default" w:ascii="Times New Roman" w:hAnsi="Times New Roman" w:eastAsiaTheme="minorEastAsia" w:cstheme="minorBidi"/>
                <w:kern w:val="2"/>
                <w:sz w:val="21"/>
                <w:szCs w:val="24"/>
                <w:vertAlign w:val="baseline"/>
                <w:lang w:val="en-US" w:eastAsia="zh-CN" w:bidi="ar-SA"/>
              </w:rPr>
            </w:pPr>
            <w:ins w:id="4038" w:author="LKY" w:date="2026-05-22T20:58:34Z">
              <w:r>
                <w:rPr>
                  <w:rFonts w:hint="eastAsia" w:ascii="Times New Roman" w:hAnsi="Times New Roman"/>
                  <w:vertAlign w:val="baseline"/>
                  <w:lang w:val="en-US" w:eastAsia="zh-CN"/>
                </w:rPr>
                <w:t>AI3-</w:t>
              </w:r>
            </w:ins>
          </w:p>
        </w:tc>
        <w:tc>
          <w:tcPr>
            <w:tcW w:w="812" w:type="pct"/>
            <w:tcBorders>
              <w:top w:val="single" w:color="auto" w:sz="4" w:space="0"/>
              <w:left w:val="single" w:color="auto" w:sz="4" w:space="0"/>
              <w:bottom w:val="single" w:color="auto" w:sz="4" w:space="0"/>
              <w:right w:val="single" w:color="auto" w:sz="4" w:space="0"/>
            </w:tcBorders>
            <w:noWrap w:val="0"/>
            <w:vAlign w:val="top"/>
          </w:tcPr>
          <w:p w14:paraId="4581BDAA">
            <w:pPr>
              <w:jc w:val="center"/>
              <w:rPr>
                <w:ins w:id="4039" w:author="LKY" w:date="2026-05-22T20:58:34Z"/>
                <w:rFonts w:hint="default" w:ascii="Times New Roman" w:hAnsi="Times New Roman" w:eastAsiaTheme="minorEastAsia" w:cstheme="minorBidi"/>
                <w:kern w:val="2"/>
                <w:sz w:val="21"/>
                <w:szCs w:val="24"/>
                <w:vertAlign w:val="baseline"/>
                <w:lang w:val="en-US" w:eastAsia="zh-CN" w:bidi="ar-SA"/>
              </w:rPr>
            </w:pPr>
            <w:ins w:id="4040" w:author="LKY" w:date="2026-05-22T20:58:34Z">
              <w:r>
                <w:rPr>
                  <w:rFonts w:hint="eastAsia" w:ascii="Times New Roman" w:hAnsi="Times New Roman"/>
                  <w:vertAlign w:val="baseline"/>
                  <w:lang w:val="en-US" w:eastAsia="zh-CN"/>
                </w:rPr>
                <w:t>AI4-</w:t>
              </w:r>
            </w:ins>
          </w:p>
        </w:tc>
        <w:tc>
          <w:tcPr>
            <w:tcW w:w="699" w:type="pct"/>
            <w:tcBorders>
              <w:top w:val="single" w:color="auto" w:sz="4" w:space="0"/>
              <w:left w:val="single" w:color="auto" w:sz="4" w:space="0"/>
              <w:bottom w:val="single" w:color="auto" w:sz="4" w:space="0"/>
              <w:right w:val="single" w:color="auto" w:sz="4" w:space="0"/>
            </w:tcBorders>
            <w:noWrap w:val="0"/>
            <w:vAlign w:val="top"/>
          </w:tcPr>
          <w:p w14:paraId="7B46CE1E">
            <w:pPr>
              <w:jc w:val="center"/>
              <w:rPr>
                <w:ins w:id="4041" w:author="LKY" w:date="2026-05-22T20:58:34Z"/>
                <w:rFonts w:hint="default" w:ascii="Times New Roman" w:hAnsi="Times New Roman"/>
                <w:vertAlign w:val="baseline"/>
                <w:lang w:val="en-US" w:eastAsia="zh-CN"/>
              </w:rPr>
            </w:pPr>
            <w:ins w:id="4042" w:author="LKY" w:date="2026-05-22T20:58:34Z">
              <w:r>
                <w:rPr>
                  <w:rFonts w:hint="eastAsia" w:ascii="Times New Roman" w:hAnsi="Times New Roman"/>
                  <w:vertAlign w:val="baseline"/>
                  <w:lang w:val="en-US" w:eastAsia="zh-CN"/>
                </w:rPr>
                <w:t>PE</w:t>
              </w:r>
            </w:ins>
          </w:p>
        </w:tc>
      </w:tr>
      <w:tr w14:paraId="61ABF4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ins w:id="4043" w:author="LKY" w:date="2026-05-22T20:58:34Z"/>
        </w:trPr>
        <w:tc>
          <w:tcPr>
            <w:tcW w:w="1061" w:type="pct"/>
            <w:tcBorders>
              <w:top w:val="single" w:color="auto" w:sz="4" w:space="0"/>
              <w:left w:val="single" w:color="auto" w:sz="4" w:space="0"/>
              <w:bottom w:val="single" w:color="auto" w:sz="4" w:space="0"/>
              <w:right w:val="single" w:color="auto" w:sz="4" w:space="0"/>
            </w:tcBorders>
            <w:noWrap w:val="0"/>
            <w:vAlign w:val="top"/>
          </w:tcPr>
          <w:p w14:paraId="1B4B75C0">
            <w:pPr>
              <w:jc w:val="center"/>
              <w:rPr>
                <w:ins w:id="4044" w:author="LKY" w:date="2026-05-22T20:58:34Z"/>
                <w:rFonts w:hint="default" w:ascii="Times New Roman" w:hAnsi="Times New Roman"/>
                <w:vertAlign w:val="baseline"/>
                <w:lang w:val="en-US" w:eastAsia="zh-CN"/>
              </w:rPr>
            </w:pPr>
            <w:ins w:id="4045" w:author="LKY" w:date="2026-05-22T20:58:34Z">
              <w:r>
                <w:rPr>
                  <w:rFonts w:hint="eastAsia" w:ascii="Times New Roman" w:hAnsi="Times New Roman"/>
                  <w:vertAlign w:val="baseline"/>
                  <w:lang w:val="en-US" w:eastAsia="zh-CN"/>
                </w:rPr>
                <w:t>端口号</w:t>
              </w:r>
            </w:ins>
          </w:p>
        </w:tc>
        <w:tc>
          <w:tcPr>
            <w:tcW w:w="812" w:type="pct"/>
            <w:tcBorders>
              <w:top w:val="single" w:color="auto" w:sz="4" w:space="0"/>
              <w:left w:val="single" w:color="auto" w:sz="4" w:space="0"/>
              <w:bottom w:val="single" w:color="auto" w:sz="4" w:space="0"/>
              <w:right w:val="single" w:color="auto" w:sz="4" w:space="0"/>
            </w:tcBorders>
            <w:noWrap w:val="0"/>
            <w:vAlign w:val="top"/>
          </w:tcPr>
          <w:p w14:paraId="447057DE">
            <w:pPr>
              <w:jc w:val="center"/>
              <w:rPr>
                <w:ins w:id="4046" w:author="LKY" w:date="2026-05-22T20:58:34Z"/>
                <w:rFonts w:hint="default" w:ascii="Times New Roman" w:hAnsi="Times New Roman"/>
                <w:vertAlign w:val="baseline"/>
                <w:lang w:val="en-US" w:eastAsia="zh-CN"/>
              </w:rPr>
            </w:pPr>
            <w:ins w:id="4047" w:author="LKY" w:date="2026-05-22T20:58:34Z">
              <w:r>
                <w:rPr>
                  <w:rFonts w:hint="eastAsia" w:ascii="Times New Roman" w:hAnsi="Times New Roman"/>
                  <w:vertAlign w:val="baseline"/>
                  <w:lang w:val="en-US" w:eastAsia="zh-CN"/>
                </w:rPr>
                <w:t>A1</w:t>
              </w:r>
            </w:ins>
          </w:p>
        </w:tc>
        <w:tc>
          <w:tcPr>
            <w:tcW w:w="802" w:type="pct"/>
            <w:tcBorders>
              <w:top w:val="single" w:color="auto" w:sz="4" w:space="0"/>
              <w:left w:val="single" w:color="auto" w:sz="4" w:space="0"/>
              <w:bottom w:val="single" w:color="auto" w:sz="4" w:space="0"/>
              <w:right w:val="single" w:color="auto" w:sz="4" w:space="0"/>
            </w:tcBorders>
            <w:noWrap w:val="0"/>
            <w:vAlign w:val="top"/>
          </w:tcPr>
          <w:p w14:paraId="6BEEF36C">
            <w:pPr>
              <w:jc w:val="center"/>
              <w:rPr>
                <w:ins w:id="4048" w:author="LKY" w:date="2026-05-22T20:58:34Z"/>
                <w:rFonts w:hint="default" w:ascii="Times New Roman" w:hAnsi="Times New Roman"/>
                <w:vertAlign w:val="baseline"/>
                <w:lang w:val="en-US" w:eastAsia="zh-CN"/>
              </w:rPr>
            </w:pPr>
            <w:ins w:id="4049" w:author="LKY" w:date="2026-05-22T20:58:34Z">
              <w:r>
                <w:rPr>
                  <w:rFonts w:hint="eastAsia" w:ascii="Times New Roman" w:hAnsi="Times New Roman"/>
                  <w:vertAlign w:val="baseline"/>
                  <w:lang w:val="en-US" w:eastAsia="zh-CN"/>
                </w:rPr>
                <w:t>A2</w:t>
              </w:r>
            </w:ins>
          </w:p>
        </w:tc>
        <w:tc>
          <w:tcPr>
            <w:tcW w:w="812" w:type="pct"/>
            <w:tcBorders>
              <w:top w:val="single" w:color="auto" w:sz="4" w:space="0"/>
              <w:left w:val="single" w:color="auto" w:sz="4" w:space="0"/>
              <w:bottom w:val="single" w:color="auto" w:sz="4" w:space="0"/>
              <w:right w:val="single" w:color="auto" w:sz="4" w:space="0"/>
            </w:tcBorders>
            <w:noWrap w:val="0"/>
            <w:vAlign w:val="top"/>
          </w:tcPr>
          <w:p w14:paraId="2A005C96">
            <w:pPr>
              <w:jc w:val="center"/>
              <w:rPr>
                <w:ins w:id="4050" w:author="LKY" w:date="2026-05-22T20:58:34Z"/>
                <w:rFonts w:hint="default" w:ascii="Times New Roman" w:hAnsi="Times New Roman"/>
                <w:vertAlign w:val="baseline"/>
                <w:lang w:val="en-US" w:eastAsia="zh-CN"/>
              </w:rPr>
            </w:pPr>
            <w:ins w:id="4051" w:author="LKY" w:date="2026-05-22T20:58:34Z">
              <w:r>
                <w:rPr>
                  <w:rFonts w:hint="eastAsia" w:ascii="Times New Roman" w:hAnsi="Times New Roman"/>
                  <w:vertAlign w:val="baseline"/>
                  <w:lang w:val="en-US" w:eastAsia="zh-CN"/>
                </w:rPr>
                <w:t>A3</w:t>
              </w:r>
            </w:ins>
          </w:p>
        </w:tc>
        <w:tc>
          <w:tcPr>
            <w:tcW w:w="812" w:type="pct"/>
            <w:tcBorders>
              <w:top w:val="single" w:color="auto" w:sz="4" w:space="0"/>
              <w:left w:val="single" w:color="auto" w:sz="4" w:space="0"/>
              <w:bottom w:val="single" w:color="auto" w:sz="4" w:space="0"/>
              <w:right w:val="single" w:color="auto" w:sz="4" w:space="0"/>
            </w:tcBorders>
            <w:noWrap w:val="0"/>
            <w:vAlign w:val="top"/>
          </w:tcPr>
          <w:p w14:paraId="5834C1F5">
            <w:pPr>
              <w:jc w:val="center"/>
              <w:rPr>
                <w:ins w:id="4052" w:author="LKY" w:date="2026-05-22T20:58:34Z"/>
                <w:rFonts w:hint="default" w:ascii="Times New Roman" w:hAnsi="Times New Roman"/>
                <w:vertAlign w:val="baseline"/>
                <w:lang w:val="en-US" w:eastAsia="zh-CN"/>
              </w:rPr>
            </w:pPr>
            <w:ins w:id="4053" w:author="LKY" w:date="2026-05-22T20:58:34Z">
              <w:r>
                <w:rPr>
                  <w:rFonts w:hint="eastAsia" w:ascii="Times New Roman" w:hAnsi="Times New Roman"/>
                  <w:vertAlign w:val="baseline"/>
                  <w:lang w:val="en-US" w:eastAsia="zh-CN"/>
                </w:rPr>
                <w:t>A4</w:t>
              </w:r>
            </w:ins>
          </w:p>
        </w:tc>
        <w:tc>
          <w:tcPr>
            <w:tcW w:w="699" w:type="pct"/>
            <w:tcBorders>
              <w:top w:val="single" w:color="auto" w:sz="4" w:space="0"/>
              <w:left w:val="single" w:color="auto" w:sz="4" w:space="0"/>
              <w:bottom w:val="single" w:color="auto" w:sz="4" w:space="0"/>
              <w:right w:val="single" w:color="auto" w:sz="4" w:space="0"/>
            </w:tcBorders>
            <w:noWrap w:val="0"/>
            <w:vAlign w:val="top"/>
          </w:tcPr>
          <w:p w14:paraId="6030F010">
            <w:pPr>
              <w:jc w:val="center"/>
              <w:rPr>
                <w:ins w:id="4054" w:author="LKY" w:date="2026-05-22T20:58:34Z"/>
                <w:rFonts w:hint="default" w:ascii="Times New Roman" w:hAnsi="Times New Roman"/>
                <w:vertAlign w:val="baseline"/>
                <w:lang w:val="en-US" w:eastAsia="zh-CN"/>
              </w:rPr>
            </w:pPr>
            <w:ins w:id="4055" w:author="LKY" w:date="2026-05-22T20:58:34Z">
              <w:r>
                <w:rPr>
                  <w:rFonts w:hint="eastAsia" w:ascii="Times New Roman" w:hAnsi="Times New Roman"/>
                  <w:vertAlign w:val="baseline"/>
                  <w:lang w:val="en-US" w:eastAsia="zh-CN"/>
                </w:rPr>
                <w:t>A9</w:t>
              </w:r>
            </w:ins>
          </w:p>
        </w:tc>
      </w:tr>
      <w:tr w14:paraId="13B584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ins w:id="4056" w:author="LKY" w:date="2026-05-22T20:58:34Z"/>
        </w:trPr>
        <w:tc>
          <w:tcPr>
            <w:tcW w:w="1061" w:type="pct"/>
            <w:tcBorders>
              <w:top w:val="single" w:color="auto" w:sz="4" w:space="0"/>
              <w:left w:val="single" w:color="auto" w:sz="4" w:space="0"/>
              <w:bottom w:val="single" w:color="auto" w:sz="4" w:space="0"/>
              <w:right w:val="single" w:color="auto" w:sz="4" w:space="0"/>
            </w:tcBorders>
            <w:noWrap w:val="0"/>
            <w:vAlign w:val="top"/>
          </w:tcPr>
          <w:p w14:paraId="5CB8C738">
            <w:pPr>
              <w:jc w:val="center"/>
              <w:rPr>
                <w:ins w:id="4057" w:author="LKY" w:date="2026-05-22T20:58:34Z"/>
                <w:rFonts w:hint="default" w:ascii="Times New Roman" w:hAnsi="Times New Roman"/>
                <w:vertAlign w:val="baseline"/>
                <w:lang w:val="en-US" w:eastAsia="zh-CN"/>
              </w:rPr>
            </w:pPr>
            <w:ins w:id="4058" w:author="LKY" w:date="2026-05-22T20:58:34Z">
              <w:r>
                <w:rPr>
                  <w:rFonts w:hint="eastAsia" w:ascii="Times New Roman" w:hAnsi="Times New Roman"/>
                  <w:vertAlign w:val="baseline"/>
                  <w:lang w:val="en-US" w:eastAsia="zh-CN"/>
                </w:rPr>
                <w:t>名称</w:t>
              </w:r>
            </w:ins>
          </w:p>
        </w:tc>
        <w:tc>
          <w:tcPr>
            <w:tcW w:w="812" w:type="pct"/>
            <w:tcBorders>
              <w:top w:val="single" w:color="auto" w:sz="4" w:space="0"/>
              <w:left w:val="single" w:color="auto" w:sz="4" w:space="0"/>
              <w:bottom w:val="single" w:color="auto" w:sz="4" w:space="0"/>
              <w:right w:val="single" w:color="auto" w:sz="4" w:space="0"/>
            </w:tcBorders>
            <w:noWrap w:val="0"/>
            <w:vAlign w:val="top"/>
          </w:tcPr>
          <w:p w14:paraId="4B3649C7">
            <w:pPr>
              <w:jc w:val="center"/>
              <w:rPr>
                <w:ins w:id="4059" w:author="LKY" w:date="2026-05-22T20:58:34Z"/>
                <w:rFonts w:hint="default" w:ascii="Times New Roman" w:hAnsi="Times New Roman"/>
                <w:vertAlign w:val="baseline"/>
                <w:lang w:val="en-US" w:eastAsia="zh-CN"/>
              </w:rPr>
            </w:pPr>
            <w:ins w:id="4060" w:author="LKY" w:date="2026-05-22T20:58:34Z">
              <w:r>
                <w:rPr>
                  <w:rFonts w:hint="eastAsia" w:ascii="Times New Roman" w:hAnsi="Times New Roman"/>
                  <w:vertAlign w:val="baseline"/>
                  <w:lang w:val="en-US" w:eastAsia="zh-CN"/>
                </w:rPr>
                <w:t>AI1+</w:t>
              </w:r>
            </w:ins>
          </w:p>
        </w:tc>
        <w:tc>
          <w:tcPr>
            <w:tcW w:w="802" w:type="pct"/>
            <w:tcBorders>
              <w:top w:val="single" w:color="auto" w:sz="4" w:space="0"/>
              <w:left w:val="single" w:color="auto" w:sz="4" w:space="0"/>
              <w:bottom w:val="single" w:color="auto" w:sz="4" w:space="0"/>
              <w:right w:val="single" w:color="auto" w:sz="4" w:space="0"/>
            </w:tcBorders>
            <w:noWrap w:val="0"/>
            <w:vAlign w:val="top"/>
          </w:tcPr>
          <w:p w14:paraId="5598DA18">
            <w:pPr>
              <w:jc w:val="center"/>
              <w:rPr>
                <w:ins w:id="4061" w:author="LKY" w:date="2026-05-22T20:58:34Z"/>
                <w:rFonts w:hint="default" w:ascii="Times New Roman" w:hAnsi="Times New Roman"/>
                <w:vertAlign w:val="baseline"/>
                <w:lang w:val="en-US" w:eastAsia="zh-CN"/>
              </w:rPr>
            </w:pPr>
            <w:ins w:id="4062" w:author="LKY" w:date="2026-05-22T20:58:34Z">
              <w:r>
                <w:rPr>
                  <w:rFonts w:hint="eastAsia" w:ascii="Times New Roman" w:hAnsi="Times New Roman"/>
                  <w:vertAlign w:val="baseline"/>
                  <w:lang w:val="en-US" w:eastAsia="zh-CN"/>
                </w:rPr>
                <w:t>AI2+</w:t>
              </w:r>
            </w:ins>
          </w:p>
        </w:tc>
        <w:tc>
          <w:tcPr>
            <w:tcW w:w="812" w:type="pct"/>
            <w:tcBorders>
              <w:top w:val="single" w:color="auto" w:sz="4" w:space="0"/>
              <w:left w:val="single" w:color="auto" w:sz="4" w:space="0"/>
              <w:bottom w:val="single" w:color="auto" w:sz="4" w:space="0"/>
              <w:right w:val="single" w:color="auto" w:sz="4" w:space="0"/>
            </w:tcBorders>
            <w:noWrap w:val="0"/>
            <w:vAlign w:val="top"/>
          </w:tcPr>
          <w:p w14:paraId="1B38E718">
            <w:pPr>
              <w:jc w:val="center"/>
              <w:rPr>
                <w:ins w:id="4063" w:author="LKY" w:date="2026-05-22T20:58:34Z"/>
                <w:rFonts w:hint="default" w:ascii="Times New Roman" w:hAnsi="Times New Roman"/>
                <w:vertAlign w:val="baseline"/>
                <w:lang w:val="en-US" w:eastAsia="zh-CN"/>
              </w:rPr>
            </w:pPr>
            <w:ins w:id="4064" w:author="LKY" w:date="2026-05-22T20:58:34Z">
              <w:r>
                <w:rPr>
                  <w:rFonts w:hint="eastAsia" w:ascii="Times New Roman" w:hAnsi="Times New Roman"/>
                  <w:vertAlign w:val="baseline"/>
                  <w:lang w:val="en-US" w:eastAsia="zh-CN"/>
                </w:rPr>
                <w:t>AI3+</w:t>
              </w:r>
            </w:ins>
          </w:p>
        </w:tc>
        <w:tc>
          <w:tcPr>
            <w:tcW w:w="812" w:type="pct"/>
            <w:tcBorders>
              <w:top w:val="single" w:color="auto" w:sz="4" w:space="0"/>
              <w:left w:val="single" w:color="auto" w:sz="4" w:space="0"/>
              <w:bottom w:val="single" w:color="auto" w:sz="4" w:space="0"/>
              <w:right w:val="single" w:color="auto" w:sz="4" w:space="0"/>
            </w:tcBorders>
            <w:noWrap w:val="0"/>
            <w:vAlign w:val="top"/>
          </w:tcPr>
          <w:p w14:paraId="24D70966">
            <w:pPr>
              <w:jc w:val="center"/>
              <w:rPr>
                <w:ins w:id="4065" w:author="LKY" w:date="2026-05-22T20:58:34Z"/>
                <w:rFonts w:hint="default" w:ascii="Times New Roman" w:hAnsi="Times New Roman"/>
                <w:vertAlign w:val="baseline"/>
                <w:lang w:val="en-US" w:eastAsia="zh-CN"/>
              </w:rPr>
            </w:pPr>
            <w:ins w:id="4066" w:author="LKY" w:date="2026-05-22T20:58:34Z">
              <w:r>
                <w:rPr>
                  <w:rFonts w:hint="eastAsia" w:ascii="Times New Roman" w:hAnsi="Times New Roman"/>
                  <w:vertAlign w:val="baseline"/>
                  <w:lang w:val="en-US" w:eastAsia="zh-CN"/>
                </w:rPr>
                <w:t>AI4+</w:t>
              </w:r>
            </w:ins>
          </w:p>
        </w:tc>
        <w:tc>
          <w:tcPr>
            <w:tcW w:w="699" w:type="pct"/>
            <w:tcBorders>
              <w:top w:val="single" w:color="auto" w:sz="4" w:space="0"/>
              <w:left w:val="single" w:color="auto" w:sz="4" w:space="0"/>
              <w:bottom w:val="single" w:color="auto" w:sz="4" w:space="0"/>
              <w:right w:val="single" w:color="auto" w:sz="4" w:space="0"/>
            </w:tcBorders>
            <w:noWrap w:val="0"/>
            <w:vAlign w:val="top"/>
          </w:tcPr>
          <w:p w14:paraId="167D2A39">
            <w:pPr>
              <w:jc w:val="center"/>
              <w:rPr>
                <w:ins w:id="4067" w:author="LKY" w:date="2026-05-22T20:58:34Z"/>
                <w:rFonts w:hint="default" w:ascii="Times New Roman" w:hAnsi="Times New Roman"/>
                <w:vertAlign w:val="baseline"/>
                <w:lang w:val="en-US" w:eastAsia="zh-CN"/>
              </w:rPr>
            </w:pPr>
            <w:ins w:id="4068" w:author="LKY" w:date="2026-05-22T20:58:34Z">
              <w:r>
                <w:rPr>
                  <w:rFonts w:hint="eastAsia" w:ascii="Times New Roman" w:hAnsi="Times New Roman"/>
                  <w:vertAlign w:val="baseline"/>
                  <w:lang w:val="en-US" w:eastAsia="zh-CN"/>
                </w:rPr>
                <w:t>PE</w:t>
              </w:r>
            </w:ins>
          </w:p>
        </w:tc>
      </w:tr>
    </w:tbl>
    <w:p w14:paraId="4204D212">
      <w:pPr>
        <w:rPr>
          <w:rFonts w:hint="default"/>
          <w:lang w:val="en-US" w:eastAsia="zh-CN"/>
        </w:rPr>
      </w:pPr>
    </w:p>
    <w:p w14:paraId="6FB008FA">
      <w:pPr>
        <w:pStyle w:val="12"/>
        <w:ind w:left="0" w:leftChars="0" w:firstLine="0" w:firstLineChars="0"/>
        <w:outlineLvl w:val="2"/>
        <w:rPr>
          <w:rFonts w:hint="eastAsia" w:ascii="Times New Roman" w:hAnsi="Times New Roman"/>
          <w:b/>
          <w:bCs/>
          <w:sz w:val="28"/>
          <w:szCs w:val="28"/>
          <w:lang w:val="en-US" w:eastAsia="zh-CN"/>
        </w:rPr>
      </w:pPr>
      <w:bookmarkStart w:id="78" w:name="_Toc27647"/>
      <w:bookmarkStart w:id="79" w:name="_Toc26540"/>
      <w:bookmarkStart w:id="80" w:name="_Toc4292"/>
      <w:bookmarkStart w:id="81" w:name="_Toc19390"/>
      <w:r>
        <w:rPr>
          <w:rFonts w:hint="eastAsia" w:ascii="Times New Roman" w:hAnsi="Times New Roman"/>
          <w:b/>
          <w:bCs/>
          <w:sz w:val="28"/>
          <w:szCs w:val="28"/>
          <w:lang w:val="en-US" w:eastAsia="zh-CN"/>
        </w:rPr>
        <w:t xml:space="preserve">2.3.6 </w:t>
      </w:r>
      <w:r>
        <w:rPr>
          <w:rFonts w:hint="default" w:ascii="Times New Roman" w:hAnsi="Times New Roman"/>
          <w:b/>
          <w:bCs/>
          <w:sz w:val="28"/>
          <w:szCs w:val="28"/>
          <w:lang w:val="en-US" w:eastAsia="zh-CN"/>
        </w:rPr>
        <w:t>RTD</w:t>
      </w:r>
      <w:r>
        <w:rPr>
          <w:rFonts w:hint="eastAsia" w:ascii="Times New Roman" w:hAnsi="Times New Roman"/>
          <w:b/>
          <w:bCs/>
          <w:sz w:val="28"/>
          <w:szCs w:val="28"/>
          <w:lang w:val="en-US" w:eastAsia="zh-CN"/>
        </w:rPr>
        <w:t>模块</w:t>
      </w:r>
      <w:bookmarkEnd w:id="78"/>
      <w:bookmarkEnd w:id="79"/>
      <w:bookmarkEnd w:id="80"/>
      <w:bookmarkEnd w:id="81"/>
    </w:p>
    <w:tbl>
      <w:tblPr>
        <w:tblStyle w:val="14"/>
        <w:tblW w:w="4995"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46"/>
        <w:gridCol w:w="847"/>
        <w:gridCol w:w="850"/>
        <w:gridCol w:w="851"/>
        <w:gridCol w:w="851"/>
        <w:gridCol w:w="851"/>
        <w:gridCol w:w="851"/>
        <w:gridCol w:w="851"/>
        <w:gridCol w:w="851"/>
        <w:gridCol w:w="864"/>
      </w:tblGrid>
      <w:tr w14:paraId="3A3FCA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ins w:id="4069" w:author="LKY" w:date="2026-05-22T20:59:01Z"/>
        </w:trPr>
        <w:tc>
          <w:tcPr>
            <w:tcW w:w="5000" w:type="pct"/>
            <w:gridSpan w:val="10"/>
            <w:tcBorders>
              <w:top w:val="single" w:color="auto" w:sz="4" w:space="0"/>
            </w:tcBorders>
            <w:noWrap w:val="0"/>
            <w:vAlign w:val="top"/>
          </w:tcPr>
          <w:p w14:paraId="195EDAE2">
            <w:pPr>
              <w:pBdr>
                <w:top w:val="none" w:color="auto" w:sz="0" w:space="0"/>
                <w:left w:val="none" w:color="auto" w:sz="0" w:space="0"/>
                <w:bottom w:val="none" w:color="auto" w:sz="0" w:space="0"/>
                <w:right w:val="none" w:color="auto" w:sz="0" w:space="0"/>
                <w:between w:val="none" w:color="auto" w:sz="0" w:space="0"/>
              </w:pBdr>
              <w:jc w:val="center"/>
              <w:rPr>
                <w:ins w:id="4070" w:author="LKY" w:date="2026-05-22T20:59:01Z"/>
                <w:rFonts w:hint="eastAsia" w:ascii="Times New Roman" w:hAnsi="Times New Roman"/>
                <w:vertAlign w:val="baseline"/>
                <w:lang w:val="en-US" w:eastAsia="zh-CN"/>
              </w:rPr>
            </w:pPr>
            <w:ins w:id="4071" w:author="LKY" w:date="2026-05-22T20:59:01Z">
              <w:r>
                <w:rPr>
                  <w:rFonts w:hint="eastAsia" w:ascii="Times New Roman" w:hAnsi="Times New Roman"/>
                  <w:vertAlign w:val="baseline"/>
                  <w:lang w:val="en-US" w:eastAsia="zh-CN"/>
                </w:rPr>
                <w:t>N5041/N5042/N5043/N5044模块</w:t>
              </w:r>
            </w:ins>
            <w:ins w:id="4072" w:author="LKY" w:date="2026-06-22T15:05:44Z">
              <w:r>
                <w:rPr>
                  <w:rFonts w:hint="eastAsia" w:ascii="Times New Roman" w:hAnsi="Times New Roman"/>
                  <w:vertAlign w:val="baseline"/>
                  <w:lang w:val="en-US" w:eastAsia="zh-CN"/>
                </w:rPr>
                <w:t>（±0.5误差）</w:t>
              </w:r>
            </w:ins>
          </w:p>
        </w:tc>
      </w:tr>
      <w:tr w14:paraId="54C3BA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ins w:id="4073" w:author="LKY" w:date="2026-05-22T20:59:01Z"/>
        </w:trPr>
        <w:tc>
          <w:tcPr>
            <w:tcW w:w="497" w:type="pct"/>
            <w:tcBorders>
              <w:top w:val="single" w:color="auto" w:sz="4" w:space="0"/>
            </w:tcBorders>
            <w:noWrap w:val="0"/>
            <w:vAlign w:val="top"/>
          </w:tcPr>
          <w:p w14:paraId="69275ECC">
            <w:pPr>
              <w:jc w:val="center"/>
              <w:rPr>
                <w:ins w:id="4074" w:author="LKY" w:date="2026-05-22T20:59:01Z"/>
                <w:rFonts w:hint="default" w:ascii="Times New Roman" w:hAnsi="Times New Roman"/>
                <w:vertAlign w:val="baseline"/>
                <w:lang w:val="en-US" w:eastAsia="zh-CN"/>
              </w:rPr>
            </w:pPr>
            <w:ins w:id="4075" w:author="LKY" w:date="2026-05-22T20:59:01Z">
              <w:r>
                <w:rPr>
                  <w:rFonts w:hint="eastAsia" w:ascii="Times New Roman" w:hAnsi="Times New Roman"/>
                  <w:vertAlign w:val="baseline"/>
                  <w:lang w:val="en-US" w:eastAsia="zh-CN"/>
                </w:rPr>
                <w:t>端口号</w:t>
              </w:r>
            </w:ins>
          </w:p>
        </w:tc>
        <w:tc>
          <w:tcPr>
            <w:tcW w:w="497" w:type="pct"/>
            <w:tcBorders>
              <w:top w:val="single" w:color="auto" w:sz="4" w:space="0"/>
            </w:tcBorders>
            <w:noWrap w:val="0"/>
            <w:vAlign w:val="top"/>
          </w:tcPr>
          <w:p w14:paraId="5C15A8CC">
            <w:pPr>
              <w:jc w:val="center"/>
              <w:rPr>
                <w:ins w:id="4076" w:author="LKY" w:date="2026-05-22T20:59:01Z"/>
                <w:rFonts w:hint="default" w:ascii="Times New Roman" w:hAnsi="Times New Roman" w:eastAsiaTheme="minorEastAsia" w:cstheme="minorBidi"/>
                <w:kern w:val="2"/>
                <w:sz w:val="21"/>
                <w:szCs w:val="24"/>
                <w:vertAlign w:val="baseline"/>
                <w:lang w:val="en-US" w:eastAsia="zh-CN" w:bidi="ar-SA"/>
              </w:rPr>
            </w:pPr>
            <w:ins w:id="4077" w:author="LKY" w:date="2026-05-22T20:59:01Z">
              <w:r>
                <w:rPr>
                  <w:rFonts w:hint="eastAsia" w:ascii="Times New Roman" w:hAnsi="Times New Roman" w:cstheme="minorBidi"/>
                  <w:kern w:val="2"/>
                  <w:sz w:val="21"/>
                  <w:szCs w:val="24"/>
                  <w:vertAlign w:val="baseline"/>
                  <w:lang w:val="en-US" w:eastAsia="zh-CN" w:bidi="ar-SA"/>
                </w:rPr>
                <w:t>B1</w:t>
              </w:r>
            </w:ins>
          </w:p>
        </w:tc>
        <w:tc>
          <w:tcPr>
            <w:tcW w:w="499" w:type="pct"/>
            <w:tcBorders>
              <w:top w:val="single" w:color="auto" w:sz="4" w:space="0"/>
            </w:tcBorders>
            <w:noWrap w:val="0"/>
            <w:vAlign w:val="top"/>
          </w:tcPr>
          <w:p w14:paraId="0DAED4AE">
            <w:pPr>
              <w:jc w:val="center"/>
              <w:rPr>
                <w:ins w:id="4078" w:author="LKY" w:date="2026-05-22T20:59:01Z"/>
                <w:rFonts w:hint="default" w:ascii="Times New Roman" w:hAnsi="Times New Roman" w:eastAsiaTheme="minorEastAsia" w:cstheme="minorBidi"/>
                <w:kern w:val="2"/>
                <w:sz w:val="21"/>
                <w:szCs w:val="24"/>
                <w:vertAlign w:val="baseline"/>
                <w:lang w:val="en-US" w:eastAsia="zh-CN" w:bidi="ar-SA"/>
              </w:rPr>
            </w:pPr>
            <w:ins w:id="4079" w:author="LKY" w:date="2026-05-22T20:59:01Z">
              <w:r>
                <w:rPr>
                  <w:rFonts w:hint="eastAsia" w:ascii="Times New Roman" w:hAnsi="Times New Roman" w:cstheme="minorBidi"/>
                  <w:kern w:val="2"/>
                  <w:sz w:val="21"/>
                  <w:szCs w:val="24"/>
                  <w:vertAlign w:val="baseline"/>
                  <w:lang w:val="en-US" w:eastAsia="zh-CN" w:bidi="ar-SA"/>
                </w:rPr>
                <w:t>B2</w:t>
              </w:r>
            </w:ins>
          </w:p>
        </w:tc>
        <w:tc>
          <w:tcPr>
            <w:tcW w:w="500" w:type="pct"/>
            <w:tcBorders>
              <w:top w:val="single" w:color="auto" w:sz="4" w:space="0"/>
            </w:tcBorders>
            <w:noWrap w:val="0"/>
            <w:vAlign w:val="top"/>
          </w:tcPr>
          <w:p w14:paraId="6B7BBF4E">
            <w:pPr>
              <w:jc w:val="center"/>
              <w:rPr>
                <w:ins w:id="4080" w:author="LKY" w:date="2026-05-22T20:59:01Z"/>
                <w:rFonts w:hint="default" w:ascii="Times New Roman" w:hAnsi="Times New Roman" w:eastAsiaTheme="minorEastAsia" w:cstheme="minorBidi"/>
                <w:kern w:val="2"/>
                <w:sz w:val="21"/>
                <w:szCs w:val="24"/>
                <w:vertAlign w:val="baseline"/>
                <w:lang w:val="en-US" w:eastAsia="zh-CN" w:bidi="ar-SA"/>
              </w:rPr>
            </w:pPr>
            <w:ins w:id="4081" w:author="LKY" w:date="2026-05-22T20:59:01Z">
              <w:r>
                <w:rPr>
                  <w:rFonts w:hint="eastAsia" w:ascii="Times New Roman" w:hAnsi="Times New Roman" w:cstheme="minorBidi"/>
                  <w:kern w:val="2"/>
                  <w:sz w:val="21"/>
                  <w:szCs w:val="24"/>
                  <w:vertAlign w:val="baseline"/>
                  <w:lang w:val="en-US" w:eastAsia="zh-CN" w:bidi="ar-SA"/>
                </w:rPr>
                <w:t>B3</w:t>
              </w:r>
            </w:ins>
          </w:p>
        </w:tc>
        <w:tc>
          <w:tcPr>
            <w:tcW w:w="500" w:type="pct"/>
            <w:tcBorders>
              <w:top w:val="single" w:color="auto" w:sz="4" w:space="0"/>
            </w:tcBorders>
            <w:noWrap w:val="0"/>
            <w:vAlign w:val="top"/>
          </w:tcPr>
          <w:p w14:paraId="55AFB239">
            <w:pPr>
              <w:jc w:val="center"/>
              <w:rPr>
                <w:ins w:id="4082" w:author="LKY" w:date="2026-05-22T20:59:01Z"/>
                <w:rFonts w:hint="default" w:ascii="Times New Roman" w:hAnsi="Times New Roman" w:eastAsiaTheme="minorEastAsia" w:cstheme="minorBidi"/>
                <w:kern w:val="2"/>
                <w:sz w:val="21"/>
                <w:szCs w:val="24"/>
                <w:vertAlign w:val="baseline"/>
                <w:lang w:val="en-US" w:eastAsia="zh-CN" w:bidi="ar-SA"/>
              </w:rPr>
            </w:pPr>
            <w:ins w:id="4083" w:author="LKY" w:date="2026-05-22T20:59:01Z">
              <w:r>
                <w:rPr>
                  <w:rFonts w:hint="eastAsia" w:ascii="Times New Roman" w:hAnsi="Times New Roman" w:cstheme="minorBidi"/>
                  <w:kern w:val="2"/>
                  <w:sz w:val="21"/>
                  <w:szCs w:val="24"/>
                  <w:vertAlign w:val="baseline"/>
                  <w:lang w:val="en-US" w:eastAsia="zh-CN" w:bidi="ar-SA"/>
                </w:rPr>
                <w:t>B4</w:t>
              </w:r>
            </w:ins>
          </w:p>
        </w:tc>
        <w:tc>
          <w:tcPr>
            <w:tcW w:w="500" w:type="pct"/>
            <w:tcBorders>
              <w:top w:val="single" w:color="auto" w:sz="4" w:space="0"/>
            </w:tcBorders>
            <w:noWrap w:val="0"/>
            <w:vAlign w:val="top"/>
          </w:tcPr>
          <w:p w14:paraId="764E7063">
            <w:pPr>
              <w:jc w:val="center"/>
              <w:rPr>
                <w:ins w:id="4084" w:author="LKY" w:date="2026-05-22T20:59:01Z"/>
                <w:rFonts w:hint="default" w:ascii="Times New Roman" w:hAnsi="Times New Roman" w:eastAsiaTheme="minorEastAsia" w:cstheme="minorBidi"/>
                <w:kern w:val="2"/>
                <w:sz w:val="21"/>
                <w:szCs w:val="24"/>
                <w:vertAlign w:val="baseline"/>
                <w:lang w:val="en-US" w:eastAsia="zh-CN" w:bidi="ar-SA"/>
              </w:rPr>
            </w:pPr>
            <w:ins w:id="4085" w:author="LKY" w:date="2026-05-22T20:59:01Z">
              <w:r>
                <w:rPr>
                  <w:rFonts w:hint="eastAsia" w:ascii="Times New Roman" w:hAnsi="Times New Roman" w:cstheme="minorBidi"/>
                  <w:kern w:val="2"/>
                  <w:sz w:val="21"/>
                  <w:szCs w:val="24"/>
                  <w:vertAlign w:val="baseline"/>
                  <w:lang w:val="en-US" w:eastAsia="zh-CN" w:bidi="ar-SA"/>
                </w:rPr>
                <w:t>B5</w:t>
              </w:r>
            </w:ins>
          </w:p>
        </w:tc>
        <w:tc>
          <w:tcPr>
            <w:tcW w:w="500" w:type="pct"/>
            <w:tcBorders>
              <w:top w:val="single" w:color="auto" w:sz="4" w:space="0"/>
            </w:tcBorders>
            <w:noWrap w:val="0"/>
            <w:vAlign w:val="top"/>
          </w:tcPr>
          <w:p w14:paraId="4D36270F">
            <w:pPr>
              <w:jc w:val="center"/>
              <w:rPr>
                <w:ins w:id="4086" w:author="LKY" w:date="2026-05-22T20:59:01Z"/>
                <w:rFonts w:hint="default" w:ascii="Times New Roman" w:hAnsi="Times New Roman" w:eastAsiaTheme="minorEastAsia" w:cstheme="minorBidi"/>
                <w:kern w:val="2"/>
                <w:sz w:val="21"/>
                <w:szCs w:val="24"/>
                <w:vertAlign w:val="baseline"/>
                <w:lang w:val="en-US" w:eastAsia="zh-CN" w:bidi="ar-SA"/>
              </w:rPr>
            </w:pPr>
            <w:ins w:id="4087" w:author="LKY" w:date="2026-05-22T20:59:01Z">
              <w:r>
                <w:rPr>
                  <w:rFonts w:hint="eastAsia" w:ascii="Times New Roman" w:hAnsi="Times New Roman" w:cstheme="minorBidi"/>
                  <w:kern w:val="2"/>
                  <w:sz w:val="21"/>
                  <w:szCs w:val="24"/>
                  <w:vertAlign w:val="baseline"/>
                  <w:lang w:val="en-US" w:eastAsia="zh-CN" w:bidi="ar-SA"/>
                </w:rPr>
                <w:t>B6</w:t>
              </w:r>
            </w:ins>
          </w:p>
        </w:tc>
        <w:tc>
          <w:tcPr>
            <w:tcW w:w="500" w:type="pct"/>
            <w:tcBorders>
              <w:top w:val="single" w:color="auto" w:sz="4" w:space="0"/>
            </w:tcBorders>
            <w:noWrap w:val="0"/>
            <w:vAlign w:val="top"/>
          </w:tcPr>
          <w:p w14:paraId="3174620F">
            <w:pPr>
              <w:jc w:val="center"/>
              <w:rPr>
                <w:ins w:id="4088" w:author="LKY" w:date="2026-05-22T20:59:01Z"/>
                <w:rFonts w:hint="default" w:ascii="Times New Roman" w:hAnsi="Times New Roman"/>
                <w:vertAlign w:val="baseline"/>
                <w:lang w:val="en-US" w:eastAsia="zh-CN"/>
              </w:rPr>
            </w:pPr>
            <w:ins w:id="4089" w:author="LKY" w:date="2026-05-22T20:59:01Z">
              <w:r>
                <w:rPr>
                  <w:rFonts w:hint="eastAsia" w:ascii="Times New Roman" w:hAnsi="Times New Roman"/>
                  <w:vertAlign w:val="baseline"/>
                  <w:lang w:val="en-US" w:eastAsia="zh-CN"/>
                </w:rPr>
                <w:t>B7</w:t>
              </w:r>
            </w:ins>
          </w:p>
        </w:tc>
        <w:tc>
          <w:tcPr>
            <w:tcW w:w="500" w:type="pct"/>
            <w:tcBorders>
              <w:top w:val="single" w:color="auto" w:sz="4" w:space="0"/>
            </w:tcBorders>
            <w:noWrap w:val="0"/>
            <w:vAlign w:val="top"/>
          </w:tcPr>
          <w:p w14:paraId="2461429D">
            <w:pPr>
              <w:jc w:val="center"/>
              <w:rPr>
                <w:ins w:id="4090" w:author="LKY" w:date="2026-05-22T20:59:01Z"/>
                <w:rFonts w:hint="default" w:ascii="Times New Roman" w:hAnsi="Times New Roman"/>
                <w:vertAlign w:val="baseline"/>
                <w:lang w:val="en-US" w:eastAsia="zh-CN"/>
              </w:rPr>
            </w:pPr>
            <w:ins w:id="4091" w:author="LKY" w:date="2026-05-22T20:59:01Z">
              <w:r>
                <w:rPr>
                  <w:rFonts w:hint="eastAsia" w:ascii="Times New Roman" w:hAnsi="Times New Roman"/>
                  <w:vertAlign w:val="baseline"/>
                  <w:lang w:val="en-US" w:eastAsia="zh-CN"/>
                </w:rPr>
                <w:t>B8</w:t>
              </w:r>
            </w:ins>
          </w:p>
        </w:tc>
        <w:tc>
          <w:tcPr>
            <w:tcW w:w="499" w:type="pct"/>
            <w:tcBorders>
              <w:top w:val="single" w:color="auto" w:sz="4" w:space="0"/>
            </w:tcBorders>
            <w:noWrap w:val="0"/>
            <w:vAlign w:val="top"/>
          </w:tcPr>
          <w:p w14:paraId="60BFA092">
            <w:pPr>
              <w:jc w:val="center"/>
              <w:rPr>
                <w:ins w:id="4092" w:author="LKY" w:date="2026-05-22T20:59:01Z"/>
                <w:rFonts w:hint="default" w:ascii="Times New Roman" w:hAnsi="Times New Roman"/>
                <w:vertAlign w:val="baseline"/>
                <w:lang w:val="en-US" w:eastAsia="zh-CN"/>
              </w:rPr>
            </w:pPr>
            <w:ins w:id="4093" w:author="LKY" w:date="2026-05-22T20:59:01Z">
              <w:r>
                <w:rPr>
                  <w:rFonts w:hint="eastAsia" w:ascii="Times New Roman" w:hAnsi="Times New Roman"/>
                  <w:vertAlign w:val="baseline"/>
                  <w:lang w:val="en-US" w:eastAsia="zh-CN"/>
                </w:rPr>
                <w:t>B9</w:t>
              </w:r>
            </w:ins>
          </w:p>
        </w:tc>
      </w:tr>
      <w:tr w14:paraId="3C2790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ins w:id="4094" w:author="LKY" w:date="2026-05-22T20:59:01Z"/>
        </w:trPr>
        <w:tc>
          <w:tcPr>
            <w:tcW w:w="497" w:type="pct"/>
            <w:noWrap w:val="0"/>
            <w:vAlign w:val="top"/>
          </w:tcPr>
          <w:p w14:paraId="19E4D193">
            <w:pPr>
              <w:jc w:val="center"/>
              <w:rPr>
                <w:ins w:id="4095" w:author="LKY" w:date="2026-05-22T20:59:01Z"/>
                <w:rFonts w:hint="default" w:ascii="Times New Roman" w:hAnsi="Times New Roman"/>
                <w:vertAlign w:val="baseline"/>
                <w:lang w:val="en-US" w:eastAsia="zh-CN"/>
              </w:rPr>
            </w:pPr>
            <w:ins w:id="4096" w:author="LKY" w:date="2026-05-22T20:59:01Z">
              <w:r>
                <w:rPr>
                  <w:rFonts w:hint="eastAsia" w:ascii="Times New Roman" w:hAnsi="Times New Roman"/>
                  <w:vertAlign w:val="baseline"/>
                  <w:lang w:val="en-US" w:eastAsia="zh-CN"/>
                </w:rPr>
                <w:t>名称</w:t>
              </w:r>
            </w:ins>
          </w:p>
        </w:tc>
        <w:tc>
          <w:tcPr>
            <w:tcW w:w="497" w:type="pct"/>
            <w:noWrap w:val="0"/>
            <w:vAlign w:val="top"/>
          </w:tcPr>
          <w:p w14:paraId="51D058E1">
            <w:pPr>
              <w:jc w:val="center"/>
              <w:rPr>
                <w:ins w:id="4097" w:author="LKY" w:date="2026-05-22T20:59:01Z"/>
                <w:rFonts w:hint="default" w:ascii="Times New Roman" w:hAnsi="Times New Roman"/>
                <w:vertAlign w:val="baseline"/>
                <w:lang w:val="en-US" w:eastAsia="zh-CN"/>
              </w:rPr>
            </w:pPr>
            <w:ins w:id="4098" w:author="LKY" w:date="2026-05-22T20:59:01Z">
              <w:r>
                <w:rPr>
                  <w:rFonts w:hint="eastAsia" w:ascii="Times New Roman" w:hAnsi="Times New Roman"/>
                  <w:vertAlign w:val="baseline"/>
                  <w:lang w:val="en-US" w:eastAsia="zh-CN"/>
                </w:rPr>
                <w:t>RTD1+</w:t>
              </w:r>
            </w:ins>
          </w:p>
        </w:tc>
        <w:tc>
          <w:tcPr>
            <w:tcW w:w="499" w:type="pct"/>
            <w:noWrap w:val="0"/>
            <w:vAlign w:val="top"/>
          </w:tcPr>
          <w:p w14:paraId="7E863234">
            <w:pPr>
              <w:jc w:val="center"/>
              <w:rPr>
                <w:ins w:id="4099" w:author="LKY" w:date="2026-05-22T20:59:01Z"/>
                <w:rFonts w:hint="default" w:ascii="Times New Roman" w:hAnsi="Times New Roman"/>
                <w:vertAlign w:val="baseline"/>
                <w:lang w:val="en-US" w:eastAsia="zh-CN"/>
              </w:rPr>
            </w:pPr>
            <w:ins w:id="4100" w:author="LKY" w:date="2026-05-22T20:59:01Z">
              <w:r>
                <w:rPr>
                  <w:rFonts w:hint="eastAsia" w:ascii="Times New Roman" w:hAnsi="Times New Roman"/>
                  <w:vertAlign w:val="baseline"/>
                  <w:lang w:val="en-US" w:eastAsia="zh-CN"/>
                </w:rPr>
                <w:t>1+</w:t>
              </w:r>
            </w:ins>
          </w:p>
        </w:tc>
        <w:tc>
          <w:tcPr>
            <w:tcW w:w="500" w:type="pct"/>
            <w:noWrap w:val="0"/>
            <w:vAlign w:val="top"/>
          </w:tcPr>
          <w:p w14:paraId="00AA7849">
            <w:pPr>
              <w:jc w:val="center"/>
              <w:rPr>
                <w:ins w:id="4101" w:author="LKY" w:date="2026-05-22T20:59:01Z"/>
                <w:rFonts w:hint="default" w:ascii="Times New Roman" w:hAnsi="Times New Roman" w:eastAsiaTheme="minorEastAsia" w:cstheme="minorBidi"/>
                <w:kern w:val="2"/>
                <w:sz w:val="21"/>
                <w:szCs w:val="24"/>
                <w:vertAlign w:val="baseline"/>
                <w:lang w:val="en-US" w:eastAsia="zh-CN" w:bidi="ar-SA"/>
              </w:rPr>
            </w:pPr>
            <w:ins w:id="4102" w:author="LKY" w:date="2026-05-22T20:59:01Z">
              <w:r>
                <w:rPr>
                  <w:rFonts w:hint="eastAsia" w:ascii="Times New Roman" w:hAnsi="Times New Roman" w:cstheme="minorBidi"/>
                  <w:kern w:val="2"/>
                  <w:sz w:val="21"/>
                  <w:szCs w:val="24"/>
                  <w:vertAlign w:val="baseline"/>
                  <w:lang w:val="en-US" w:eastAsia="zh-CN" w:bidi="ar-SA"/>
                </w:rPr>
                <w:t>1-</w:t>
              </w:r>
            </w:ins>
          </w:p>
        </w:tc>
        <w:tc>
          <w:tcPr>
            <w:tcW w:w="500" w:type="pct"/>
            <w:noWrap w:val="0"/>
            <w:vAlign w:val="top"/>
          </w:tcPr>
          <w:p w14:paraId="4B051A94">
            <w:pPr>
              <w:jc w:val="center"/>
              <w:rPr>
                <w:ins w:id="4103" w:author="LKY" w:date="2026-05-22T20:59:01Z"/>
                <w:rFonts w:hint="default" w:ascii="Times New Roman" w:hAnsi="Times New Roman" w:eastAsiaTheme="minorEastAsia" w:cstheme="minorBidi"/>
                <w:kern w:val="2"/>
                <w:sz w:val="21"/>
                <w:szCs w:val="24"/>
                <w:vertAlign w:val="baseline"/>
                <w:lang w:val="en-US" w:eastAsia="zh-CN" w:bidi="ar-SA"/>
              </w:rPr>
            </w:pPr>
            <w:ins w:id="4104" w:author="LKY" w:date="2026-05-22T20:59:01Z">
              <w:r>
                <w:rPr>
                  <w:rFonts w:hint="eastAsia" w:ascii="Times New Roman" w:hAnsi="Times New Roman" w:cstheme="minorBidi"/>
                  <w:kern w:val="2"/>
                  <w:sz w:val="21"/>
                  <w:szCs w:val="24"/>
                  <w:vertAlign w:val="baseline"/>
                  <w:lang w:val="en-US" w:eastAsia="zh-CN" w:bidi="ar-SA"/>
                </w:rPr>
                <w:t>RTD1-</w:t>
              </w:r>
            </w:ins>
          </w:p>
        </w:tc>
        <w:tc>
          <w:tcPr>
            <w:tcW w:w="500" w:type="pct"/>
            <w:noWrap w:val="0"/>
            <w:vAlign w:val="top"/>
          </w:tcPr>
          <w:p w14:paraId="16E1BDB2">
            <w:pPr>
              <w:jc w:val="center"/>
              <w:rPr>
                <w:ins w:id="4105" w:author="LKY" w:date="2026-05-22T20:59:01Z"/>
                <w:rFonts w:hint="default" w:ascii="Times New Roman" w:hAnsi="Times New Roman"/>
                <w:vertAlign w:val="baseline"/>
                <w:lang w:val="en-US" w:eastAsia="zh-CN"/>
              </w:rPr>
            </w:pPr>
            <w:ins w:id="4106" w:author="LKY" w:date="2026-05-22T20:59:01Z">
              <w:r>
                <w:rPr>
                  <w:rFonts w:hint="eastAsia" w:ascii="Times New Roman" w:hAnsi="Times New Roman"/>
                  <w:vertAlign w:val="baseline"/>
                  <w:lang w:val="en-US" w:eastAsia="zh-CN"/>
                </w:rPr>
                <w:t>RTD3+</w:t>
              </w:r>
            </w:ins>
          </w:p>
        </w:tc>
        <w:tc>
          <w:tcPr>
            <w:tcW w:w="500" w:type="pct"/>
            <w:noWrap w:val="0"/>
            <w:vAlign w:val="top"/>
          </w:tcPr>
          <w:p w14:paraId="219548A5">
            <w:pPr>
              <w:jc w:val="center"/>
              <w:rPr>
                <w:ins w:id="4107" w:author="LKY" w:date="2026-05-22T20:59:01Z"/>
                <w:rFonts w:hint="default" w:ascii="Times New Roman" w:hAnsi="Times New Roman"/>
                <w:vertAlign w:val="baseline"/>
                <w:lang w:val="en-US" w:eastAsia="zh-CN"/>
              </w:rPr>
            </w:pPr>
            <w:ins w:id="4108" w:author="LKY" w:date="2026-05-22T20:59:01Z">
              <w:r>
                <w:rPr>
                  <w:rFonts w:hint="eastAsia" w:ascii="Times New Roman" w:hAnsi="Times New Roman"/>
                  <w:vertAlign w:val="baseline"/>
                  <w:lang w:val="en-US" w:eastAsia="zh-CN"/>
                </w:rPr>
                <w:t>3+</w:t>
              </w:r>
            </w:ins>
          </w:p>
        </w:tc>
        <w:tc>
          <w:tcPr>
            <w:tcW w:w="500" w:type="pct"/>
            <w:noWrap w:val="0"/>
            <w:vAlign w:val="top"/>
          </w:tcPr>
          <w:p w14:paraId="0A308FBB">
            <w:pPr>
              <w:jc w:val="center"/>
              <w:rPr>
                <w:ins w:id="4109" w:author="LKY" w:date="2026-05-22T20:59:01Z"/>
                <w:rFonts w:hint="default" w:ascii="Times New Roman" w:hAnsi="Times New Roman"/>
                <w:vertAlign w:val="baseline"/>
                <w:lang w:val="en-US" w:eastAsia="zh-CN"/>
              </w:rPr>
            </w:pPr>
            <w:ins w:id="4110" w:author="LKY" w:date="2026-05-22T20:59:01Z">
              <w:r>
                <w:rPr>
                  <w:rFonts w:hint="eastAsia" w:ascii="Times New Roman" w:hAnsi="Times New Roman"/>
                  <w:vertAlign w:val="baseline"/>
                  <w:lang w:val="en-US" w:eastAsia="zh-CN"/>
                </w:rPr>
                <w:t>3-</w:t>
              </w:r>
            </w:ins>
          </w:p>
        </w:tc>
        <w:tc>
          <w:tcPr>
            <w:tcW w:w="500" w:type="pct"/>
            <w:noWrap w:val="0"/>
            <w:vAlign w:val="top"/>
          </w:tcPr>
          <w:p w14:paraId="58186FDB">
            <w:pPr>
              <w:jc w:val="center"/>
              <w:rPr>
                <w:ins w:id="4111" w:author="LKY" w:date="2026-05-22T20:59:01Z"/>
                <w:rFonts w:hint="default" w:ascii="Times New Roman" w:hAnsi="Times New Roman"/>
                <w:vertAlign w:val="baseline"/>
                <w:lang w:val="en-US" w:eastAsia="zh-CN"/>
              </w:rPr>
            </w:pPr>
            <w:ins w:id="4112" w:author="LKY" w:date="2026-05-22T20:59:01Z">
              <w:r>
                <w:rPr>
                  <w:rFonts w:hint="eastAsia" w:ascii="Times New Roman" w:hAnsi="Times New Roman"/>
                  <w:vertAlign w:val="baseline"/>
                  <w:lang w:val="en-US" w:eastAsia="zh-CN"/>
                </w:rPr>
                <w:t>RTD3-</w:t>
              </w:r>
            </w:ins>
          </w:p>
        </w:tc>
        <w:tc>
          <w:tcPr>
            <w:tcW w:w="499" w:type="pct"/>
            <w:noWrap w:val="0"/>
            <w:vAlign w:val="top"/>
          </w:tcPr>
          <w:p w14:paraId="1F16889B">
            <w:pPr>
              <w:jc w:val="center"/>
              <w:rPr>
                <w:ins w:id="4113" w:author="LKY" w:date="2026-05-22T20:59:01Z"/>
                <w:rFonts w:hint="default" w:ascii="Times New Roman" w:hAnsi="Times New Roman"/>
                <w:vertAlign w:val="baseline"/>
                <w:lang w:val="en-US" w:eastAsia="zh-CN"/>
              </w:rPr>
            </w:pPr>
            <w:ins w:id="4114" w:author="LKY" w:date="2026-05-22T20:59:01Z">
              <w:r>
                <w:rPr>
                  <w:rFonts w:hint="eastAsia" w:ascii="Times New Roman" w:hAnsi="Times New Roman"/>
                  <w:vertAlign w:val="baseline"/>
                  <w:lang w:val="en-US" w:eastAsia="zh-CN"/>
                </w:rPr>
                <w:t>PE</w:t>
              </w:r>
            </w:ins>
          </w:p>
        </w:tc>
      </w:tr>
      <w:tr w14:paraId="40D1E0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ins w:id="4115" w:author="LKY" w:date="2026-05-22T20:59:01Z"/>
        </w:trPr>
        <w:tc>
          <w:tcPr>
            <w:tcW w:w="497" w:type="pct"/>
            <w:noWrap w:val="0"/>
            <w:vAlign w:val="top"/>
          </w:tcPr>
          <w:p w14:paraId="1F0FF0AE">
            <w:pPr>
              <w:jc w:val="center"/>
              <w:rPr>
                <w:ins w:id="4116" w:author="LKY" w:date="2026-05-22T20:59:01Z"/>
                <w:rFonts w:hint="default" w:ascii="Times New Roman" w:hAnsi="Times New Roman"/>
                <w:vertAlign w:val="baseline"/>
                <w:lang w:val="en-US" w:eastAsia="zh-CN"/>
              </w:rPr>
            </w:pPr>
            <w:ins w:id="4117" w:author="LKY" w:date="2026-05-22T20:59:01Z">
              <w:r>
                <w:rPr>
                  <w:rFonts w:hint="eastAsia" w:ascii="Times New Roman" w:hAnsi="Times New Roman"/>
                  <w:vertAlign w:val="baseline"/>
                  <w:lang w:val="en-US" w:eastAsia="zh-CN"/>
                </w:rPr>
                <w:t>端口号</w:t>
              </w:r>
            </w:ins>
          </w:p>
        </w:tc>
        <w:tc>
          <w:tcPr>
            <w:tcW w:w="497" w:type="pct"/>
            <w:noWrap w:val="0"/>
            <w:vAlign w:val="top"/>
          </w:tcPr>
          <w:p w14:paraId="25F4A1A2">
            <w:pPr>
              <w:jc w:val="center"/>
              <w:rPr>
                <w:ins w:id="4118" w:author="LKY" w:date="2026-05-22T20:59:01Z"/>
                <w:rFonts w:hint="default" w:ascii="Times New Roman" w:hAnsi="Times New Roman"/>
                <w:vertAlign w:val="baseline"/>
                <w:lang w:val="en-US" w:eastAsia="zh-CN"/>
              </w:rPr>
            </w:pPr>
            <w:ins w:id="4119" w:author="LKY" w:date="2026-05-22T20:59:01Z">
              <w:r>
                <w:rPr>
                  <w:rFonts w:hint="eastAsia" w:ascii="Times New Roman" w:hAnsi="Times New Roman"/>
                  <w:vertAlign w:val="baseline"/>
                  <w:lang w:val="en-US" w:eastAsia="zh-CN"/>
                </w:rPr>
                <w:t>A1</w:t>
              </w:r>
            </w:ins>
          </w:p>
        </w:tc>
        <w:tc>
          <w:tcPr>
            <w:tcW w:w="499" w:type="pct"/>
            <w:noWrap w:val="0"/>
            <w:vAlign w:val="top"/>
          </w:tcPr>
          <w:p w14:paraId="733F6DFA">
            <w:pPr>
              <w:jc w:val="center"/>
              <w:rPr>
                <w:ins w:id="4120" w:author="LKY" w:date="2026-05-22T20:59:01Z"/>
                <w:rFonts w:hint="default" w:ascii="Times New Roman" w:hAnsi="Times New Roman"/>
                <w:vertAlign w:val="baseline"/>
                <w:lang w:val="en-US" w:eastAsia="zh-CN"/>
              </w:rPr>
            </w:pPr>
            <w:ins w:id="4121" w:author="LKY" w:date="2026-05-22T20:59:01Z">
              <w:r>
                <w:rPr>
                  <w:rFonts w:hint="eastAsia" w:ascii="Times New Roman" w:hAnsi="Times New Roman"/>
                  <w:vertAlign w:val="baseline"/>
                  <w:lang w:val="en-US" w:eastAsia="zh-CN"/>
                </w:rPr>
                <w:t>A2</w:t>
              </w:r>
            </w:ins>
          </w:p>
        </w:tc>
        <w:tc>
          <w:tcPr>
            <w:tcW w:w="500" w:type="pct"/>
            <w:noWrap w:val="0"/>
            <w:vAlign w:val="top"/>
          </w:tcPr>
          <w:p w14:paraId="355C612D">
            <w:pPr>
              <w:jc w:val="center"/>
              <w:rPr>
                <w:ins w:id="4122" w:author="LKY" w:date="2026-05-22T20:59:01Z"/>
                <w:rFonts w:hint="default" w:ascii="Times New Roman" w:hAnsi="Times New Roman"/>
                <w:vertAlign w:val="baseline"/>
                <w:lang w:val="en-US" w:eastAsia="zh-CN"/>
              </w:rPr>
            </w:pPr>
            <w:ins w:id="4123" w:author="LKY" w:date="2026-05-22T20:59:01Z">
              <w:r>
                <w:rPr>
                  <w:rFonts w:hint="eastAsia" w:ascii="Times New Roman" w:hAnsi="Times New Roman"/>
                  <w:vertAlign w:val="baseline"/>
                  <w:lang w:val="en-US" w:eastAsia="zh-CN"/>
                </w:rPr>
                <w:t>A3</w:t>
              </w:r>
            </w:ins>
          </w:p>
        </w:tc>
        <w:tc>
          <w:tcPr>
            <w:tcW w:w="500" w:type="pct"/>
            <w:noWrap w:val="0"/>
            <w:vAlign w:val="top"/>
          </w:tcPr>
          <w:p w14:paraId="4E36B0FF">
            <w:pPr>
              <w:jc w:val="center"/>
              <w:rPr>
                <w:ins w:id="4124" w:author="LKY" w:date="2026-05-22T20:59:01Z"/>
                <w:rFonts w:hint="default" w:ascii="Times New Roman" w:hAnsi="Times New Roman"/>
                <w:vertAlign w:val="baseline"/>
                <w:lang w:val="en-US" w:eastAsia="zh-CN"/>
              </w:rPr>
            </w:pPr>
            <w:ins w:id="4125" w:author="LKY" w:date="2026-05-22T20:59:01Z">
              <w:r>
                <w:rPr>
                  <w:rFonts w:hint="eastAsia" w:ascii="Times New Roman" w:hAnsi="Times New Roman"/>
                  <w:vertAlign w:val="baseline"/>
                  <w:lang w:val="en-US" w:eastAsia="zh-CN"/>
                </w:rPr>
                <w:t>A4</w:t>
              </w:r>
            </w:ins>
          </w:p>
        </w:tc>
        <w:tc>
          <w:tcPr>
            <w:tcW w:w="500" w:type="pct"/>
            <w:noWrap w:val="0"/>
            <w:vAlign w:val="top"/>
          </w:tcPr>
          <w:p w14:paraId="160DE9B2">
            <w:pPr>
              <w:jc w:val="center"/>
              <w:rPr>
                <w:ins w:id="4126" w:author="LKY" w:date="2026-05-22T20:59:01Z"/>
                <w:rFonts w:hint="default" w:ascii="Times New Roman" w:hAnsi="Times New Roman"/>
                <w:vertAlign w:val="baseline"/>
                <w:lang w:val="en-US" w:eastAsia="zh-CN"/>
              </w:rPr>
            </w:pPr>
            <w:ins w:id="4127" w:author="LKY" w:date="2026-05-22T20:59:01Z">
              <w:r>
                <w:rPr>
                  <w:rFonts w:hint="eastAsia" w:ascii="Times New Roman" w:hAnsi="Times New Roman"/>
                  <w:vertAlign w:val="baseline"/>
                  <w:lang w:val="en-US" w:eastAsia="zh-CN"/>
                </w:rPr>
                <w:t>A5</w:t>
              </w:r>
            </w:ins>
          </w:p>
        </w:tc>
        <w:tc>
          <w:tcPr>
            <w:tcW w:w="500" w:type="pct"/>
            <w:noWrap w:val="0"/>
            <w:vAlign w:val="top"/>
          </w:tcPr>
          <w:p w14:paraId="43463DC7">
            <w:pPr>
              <w:jc w:val="center"/>
              <w:rPr>
                <w:ins w:id="4128" w:author="LKY" w:date="2026-05-22T20:59:01Z"/>
                <w:rFonts w:hint="default" w:ascii="Times New Roman" w:hAnsi="Times New Roman"/>
                <w:vertAlign w:val="baseline"/>
                <w:lang w:val="en-US" w:eastAsia="zh-CN"/>
              </w:rPr>
            </w:pPr>
            <w:ins w:id="4129" w:author="LKY" w:date="2026-05-22T20:59:01Z">
              <w:r>
                <w:rPr>
                  <w:rFonts w:hint="eastAsia" w:ascii="Times New Roman" w:hAnsi="Times New Roman"/>
                  <w:vertAlign w:val="baseline"/>
                  <w:lang w:val="en-US" w:eastAsia="zh-CN"/>
                </w:rPr>
                <w:t>A6</w:t>
              </w:r>
            </w:ins>
          </w:p>
        </w:tc>
        <w:tc>
          <w:tcPr>
            <w:tcW w:w="500" w:type="pct"/>
            <w:noWrap w:val="0"/>
            <w:vAlign w:val="top"/>
          </w:tcPr>
          <w:p w14:paraId="042751BD">
            <w:pPr>
              <w:jc w:val="center"/>
              <w:rPr>
                <w:ins w:id="4130" w:author="LKY" w:date="2026-05-22T20:59:01Z"/>
                <w:rFonts w:hint="default" w:ascii="Times New Roman" w:hAnsi="Times New Roman"/>
                <w:vertAlign w:val="baseline"/>
                <w:lang w:val="en-US" w:eastAsia="zh-CN"/>
              </w:rPr>
            </w:pPr>
            <w:ins w:id="4131" w:author="LKY" w:date="2026-05-22T20:59:01Z">
              <w:r>
                <w:rPr>
                  <w:rFonts w:hint="eastAsia" w:ascii="Times New Roman" w:hAnsi="Times New Roman"/>
                  <w:vertAlign w:val="baseline"/>
                  <w:lang w:val="en-US" w:eastAsia="zh-CN"/>
                </w:rPr>
                <w:t>A7</w:t>
              </w:r>
            </w:ins>
          </w:p>
        </w:tc>
        <w:tc>
          <w:tcPr>
            <w:tcW w:w="500" w:type="pct"/>
            <w:noWrap w:val="0"/>
            <w:vAlign w:val="top"/>
          </w:tcPr>
          <w:p w14:paraId="1A345D3F">
            <w:pPr>
              <w:jc w:val="center"/>
              <w:rPr>
                <w:ins w:id="4132" w:author="LKY" w:date="2026-05-22T20:59:01Z"/>
                <w:rFonts w:hint="default" w:ascii="Times New Roman" w:hAnsi="Times New Roman"/>
                <w:vertAlign w:val="baseline"/>
                <w:lang w:val="en-US" w:eastAsia="zh-CN"/>
              </w:rPr>
            </w:pPr>
            <w:ins w:id="4133" w:author="LKY" w:date="2026-05-22T20:59:01Z">
              <w:r>
                <w:rPr>
                  <w:rFonts w:hint="eastAsia" w:ascii="Times New Roman" w:hAnsi="Times New Roman"/>
                  <w:vertAlign w:val="baseline"/>
                  <w:lang w:val="en-US" w:eastAsia="zh-CN"/>
                </w:rPr>
                <w:t>A8</w:t>
              </w:r>
            </w:ins>
          </w:p>
        </w:tc>
        <w:tc>
          <w:tcPr>
            <w:tcW w:w="499" w:type="pct"/>
            <w:noWrap w:val="0"/>
            <w:vAlign w:val="top"/>
          </w:tcPr>
          <w:p w14:paraId="382F6617">
            <w:pPr>
              <w:jc w:val="center"/>
              <w:rPr>
                <w:ins w:id="4134" w:author="LKY" w:date="2026-05-22T20:59:01Z"/>
                <w:rFonts w:hint="default" w:ascii="Times New Roman" w:hAnsi="Times New Roman"/>
                <w:vertAlign w:val="baseline"/>
                <w:lang w:val="en-US" w:eastAsia="zh-CN"/>
              </w:rPr>
            </w:pPr>
            <w:ins w:id="4135" w:author="LKY" w:date="2026-05-22T20:59:01Z">
              <w:r>
                <w:rPr>
                  <w:rFonts w:hint="eastAsia" w:ascii="Times New Roman" w:hAnsi="Times New Roman"/>
                  <w:vertAlign w:val="baseline"/>
                  <w:lang w:val="en-US" w:eastAsia="zh-CN"/>
                </w:rPr>
                <w:t>A9</w:t>
              </w:r>
            </w:ins>
          </w:p>
        </w:tc>
      </w:tr>
      <w:tr w14:paraId="0020BA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ins w:id="4136" w:author="LKY" w:date="2026-05-22T20:59:01Z"/>
        </w:trPr>
        <w:tc>
          <w:tcPr>
            <w:tcW w:w="497" w:type="pct"/>
            <w:noWrap w:val="0"/>
            <w:vAlign w:val="top"/>
          </w:tcPr>
          <w:p w14:paraId="4D67745C">
            <w:pPr>
              <w:jc w:val="center"/>
              <w:rPr>
                <w:ins w:id="4137" w:author="LKY" w:date="2026-05-22T20:59:01Z"/>
                <w:rFonts w:hint="default" w:ascii="Times New Roman" w:hAnsi="Times New Roman"/>
                <w:vertAlign w:val="baseline"/>
                <w:lang w:val="en-US" w:eastAsia="zh-CN"/>
              </w:rPr>
            </w:pPr>
            <w:ins w:id="4138" w:author="LKY" w:date="2026-05-22T20:59:01Z">
              <w:r>
                <w:rPr>
                  <w:rFonts w:hint="eastAsia" w:ascii="Times New Roman" w:hAnsi="Times New Roman"/>
                  <w:vertAlign w:val="baseline"/>
                  <w:lang w:val="en-US" w:eastAsia="zh-CN"/>
                </w:rPr>
                <w:t>名称</w:t>
              </w:r>
            </w:ins>
          </w:p>
        </w:tc>
        <w:tc>
          <w:tcPr>
            <w:tcW w:w="497" w:type="pct"/>
            <w:noWrap w:val="0"/>
            <w:vAlign w:val="top"/>
          </w:tcPr>
          <w:p w14:paraId="2745C6D6">
            <w:pPr>
              <w:jc w:val="center"/>
              <w:rPr>
                <w:ins w:id="4139" w:author="LKY" w:date="2026-05-22T20:59:01Z"/>
                <w:rFonts w:hint="default" w:ascii="Times New Roman" w:hAnsi="Times New Roman"/>
                <w:vertAlign w:val="baseline"/>
                <w:lang w:val="en-US" w:eastAsia="zh-CN"/>
              </w:rPr>
            </w:pPr>
            <w:ins w:id="4140" w:author="LKY" w:date="2026-05-22T20:59:01Z">
              <w:r>
                <w:rPr>
                  <w:rFonts w:hint="eastAsia" w:ascii="Times New Roman" w:hAnsi="Times New Roman"/>
                  <w:vertAlign w:val="baseline"/>
                  <w:lang w:val="en-US" w:eastAsia="zh-CN"/>
                </w:rPr>
                <w:t>RTD2+</w:t>
              </w:r>
            </w:ins>
          </w:p>
        </w:tc>
        <w:tc>
          <w:tcPr>
            <w:tcW w:w="499" w:type="pct"/>
            <w:noWrap w:val="0"/>
            <w:vAlign w:val="top"/>
          </w:tcPr>
          <w:p w14:paraId="363E9E81">
            <w:pPr>
              <w:jc w:val="center"/>
              <w:rPr>
                <w:ins w:id="4141" w:author="LKY" w:date="2026-05-22T20:59:01Z"/>
                <w:rFonts w:hint="default" w:ascii="Times New Roman" w:hAnsi="Times New Roman"/>
                <w:vertAlign w:val="baseline"/>
                <w:lang w:val="en-US" w:eastAsia="zh-CN"/>
              </w:rPr>
            </w:pPr>
            <w:ins w:id="4142" w:author="LKY" w:date="2026-05-22T20:59:01Z">
              <w:r>
                <w:rPr>
                  <w:rFonts w:hint="eastAsia" w:ascii="Times New Roman" w:hAnsi="Times New Roman"/>
                  <w:vertAlign w:val="baseline"/>
                  <w:lang w:val="en-US" w:eastAsia="zh-CN"/>
                </w:rPr>
                <w:t>2+</w:t>
              </w:r>
            </w:ins>
          </w:p>
        </w:tc>
        <w:tc>
          <w:tcPr>
            <w:tcW w:w="500" w:type="pct"/>
            <w:noWrap w:val="0"/>
            <w:vAlign w:val="top"/>
          </w:tcPr>
          <w:p w14:paraId="5FD851CD">
            <w:pPr>
              <w:jc w:val="center"/>
              <w:rPr>
                <w:ins w:id="4143" w:author="LKY" w:date="2026-05-22T20:59:01Z"/>
                <w:rFonts w:hint="default" w:ascii="Times New Roman" w:hAnsi="Times New Roman"/>
                <w:vertAlign w:val="baseline"/>
                <w:lang w:val="en-US" w:eastAsia="zh-CN"/>
              </w:rPr>
            </w:pPr>
            <w:ins w:id="4144" w:author="LKY" w:date="2026-05-22T20:59:01Z">
              <w:r>
                <w:rPr>
                  <w:rFonts w:hint="eastAsia" w:ascii="Times New Roman" w:hAnsi="Times New Roman"/>
                  <w:vertAlign w:val="baseline"/>
                  <w:lang w:val="en-US" w:eastAsia="zh-CN"/>
                </w:rPr>
                <w:t>2-</w:t>
              </w:r>
            </w:ins>
          </w:p>
        </w:tc>
        <w:tc>
          <w:tcPr>
            <w:tcW w:w="500" w:type="pct"/>
            <w:noWrap w:val="0"/>
            <w:vAlign w:val="top"/>
          </w:tcPr>
          <w:p w14:paraId="38905132">
            <w:pPr>
              <w:jc w:val="center"/>
              <w:rPr>
                <w:ins w:id="4145" w:author="LKY" w:date="2026-05-22T20:59:01Z"/>
                <w:rFonts w:hint="default" w:ascii="Times New Roman" w:hAnsi="Times New Roman"/>
                <w:vertAlign w:val="baseline"/>
                <w:lang w:val="en-US" w:eastAsia="zh-CN"/>
              </w:rPr>
            </w:pPr>
            <w:ins w:id="4146" w:author="LKY" w:date="2026-05-22T20:59:01Z">
              <w:r>
                <w:rPr>
                  <w:rFonts w:hint="eastAsia" w:ascii="Times New Roman" w:hAnsi="Times New Roman"/>
                  <w:vertAlign w:val="baseline"/>
                  <w:lang w:val="en-US" w:eastAsia="zh-CN"/>
                </w:rPr>
                <w:t>RTD2-</w:t>
              </w:r>
            </w:ins>
          </w:p>
        </w:tc>
        <w:tc>
          <w:tcPr>
            <w:tcW w:w="500" w:type="pct"/>
            <w:noWrap w:val="0"/>
            <w:vAlign w:val="top"/>
          </w:tcPr>
          <w:p w14:paraId="3042CF53">
            <w:pPr>
              <w:jc w:val="center"/>
              <w:rPr>
                <w:ins w:id="4147" w:author="LKY" w:date="2026-05-22T20:59:01Z"/>
                <w:rFonts w:hint="default" w:ascii="Times New Roman" w:hAnsi="Times New Roman"/>
                <w:vertAlign w:val="baseline"/>
                <w:lang w:val="en-US" w:eastAsia="zh-CN"/>
              </w:rPr>
            </w:pPr>
            <w:ins w:id="4148" w:author="LKY" w:date="2026-05-22T20:59:01Z">
              <w:r>
                <w:rPr>
                  <w:rFonts w:hint="eastAsia" w:ascii="Times New Roman" w:hAnsi="Times New Roman"/>
                  <w:vertAlign w:val="baseline"/>
                  <w:lang w:val="en-US" w:eastAsia="zh-CN"/>
                </w:rPr>
                <w:t>RTD4+</w:t>
              </w:r>
            </w:ins>
          </w:p>
        </w:tc>
        <w:tc>
          <w:tcPr>
            <w:tcW w:w="500" w:type="pct"/>
            <w:noWrap w:val="0"/>
            <w:vAlign w:val="top"/>
          </w:tcPr>
          <w:p w14:paraId="7054BEF6">
            <w:pPr>
              <w:jc w:val="center"/>
              <w:rPr>
                <w:ins w:id="4149" w:author="LKY" w:date="2026-05-22T20:59:01Z"/>
                <w:rFonts w:hint="default" w:ascii="Times New Roman" w:hAnsi="Times New Roman"/>
                <w:vertAlign w:val="baseline"/>
                <w:lang w:val="en-US" w:eastAsia="zh-CN"/>
              </w:rPr>
            </w:pPr>
            <w:ins w:id="4150" w:author="LKY" w:date="2026-05-22T20:59:01Z">
              <w:r>
                <w:rPr>
                  <w:rFonts w:hint="eastAsia" w:ascii="Times New Roman" w:hAnsi="Times New Roman"/>
                  <w:vertAlign w:val="baseline"/>
                  <w:lang w:val="en-US" w:eastAsia="zh-CN"/>
                </w:rPr>
                <w:t>4+</w:t>
              </w:r>
            </w:ins>
          </w:p>
        </w:tc>
        <w:tc>
          <w:tcPr>
            <w:tcW w:w="500" w:type="pct"/>
            <w:noWrap w:val="0"/>
            <w:vAlign w:val="top"/>
          </w:tcPr>
          <w:p w14:paraId="254F786F">
            <w:pPr>
              <w:jc w:val="center"/>
              <w:rPr>
                <w:ins w:id="4151" w:author="LKY" w:date="2026-05-22T20:59:01Z"/>
                <w:rFonts w:hint="default" w:ascii="Times New Roman" w:hAnsi="Times New Roman"/>
                <w:vertAlign w:val="baseline"/>
                <w:lang w:val="en-US" w:eastAsia="zh-CN"/>
              </w:rPr>
            </w:pPr>
            <w:ins w:id="4152" w:author="LKY" w:date="2026-05-22T20:59:01Z">
              <w:r>
                <w:rPr>
                  <w:rFonts w:hint="eastAsia" w:ascii="Times New Roman" w:hAnsi="Times New Roman"/>
                  <w:vertAlign w:val="baseline"/>
                  <w:lang w:val="en-US" w:eastAsia="zh-CN"/>
                </w:rPr>
                <w:t>4-</w:t>
              </w:r>
            </w:ins>
          </w:p>
        </w:tc>
        <w:tc>
          <w:tcPr>
            <w:tcW w:w="500" w:type="pct"/>
            <w:noWrap w:val="0"/>
            <w:vAlign w:val="top"/>
          </w:tcPr>
          <w:p w14:paraId="07ECCE98">
            <w:pPr>
              <w:jc w:val="center"/>
              <w:rPr>
                <w:ins w:id="4153" w:author="LKY" w:date="2026-05-22T20:59:01Z"/>
                <w:rFonts w:hint="default" w:ascii="Times New Roman" w:hAnsi="Times New Roman"/>
                <w:vertAlign w:val="baseline"/>
                <w:lang w:val="en-US" w:eastAsia="zh-CN"/>
              </w:rPr>
            </w:pPr>
            <w:ins w:id="4154" w:author="LKY" w:date="2026-05-22T20:59:01Z">
              <w:r>
                <w:rPr>
                  <w:rFonts w:hint="eastAsia" w:ascii="Times New Roman" w:hAnsi="Times New Roman"/>
                  <w:vertAlign w:val="baseline"/>
                  <w:lang w:val="en-US" w:eastAsia="zh-CN"/>
                </w:rPr>
                <w:t>RTD4-</w:t>
              </w:r>
            </w:ins>
          </w:p>
        </w:tc>
        <w:tc>
          <w:tcPr>
            <w:tcW w:w="499" w:type="pct"/>
            <w:noWrap w:val="0"/>
            <w:vAlign w:val="top"/>
          </w:tcPr>
          <w:p w14:paraId="139997CD">
            <w:pPr>
              <w:jc w:val="center"/>
              <w:rPr>
                <w:ins w:id="4155" w:author="LKY" w:date="2026-05-22T20:59:01Z"/>
                <w:rFonts w:hint="default" w:ascii="Times New Roman" w:hAnsi="Times New Roman"/>
                <w:vertAlign w:val="baseline"/>
                <w:lang w:val="en-US" w:eastAsia="zh-CN"/>
              </w:rPr>
            </w:pPr>
            <w:ins w:id="4156" w:author="LKY" w:date="2026-05-22T20:59:01Z">
              <w:r>
                <w:rPr>
                  <w:rFonts w:hint="eastAsia" w:ascii="Times New Roman" w:hAnsi="Times New Roman"/>
                  <w:vertAlign w:val="baseline"/>
                  <w:lang w:val="en-US" w:eastAsia="zh-CN"/>
                </w:rPr>
                <w:t>PE</w:t>
              </w:r>
            </w:ins>
          </w:p>
        </w:tc>
      </w:tr>
    </w:tbl>
    <w:p w14:paraId="46D3567B">
      <w:pPr>
        <w:rPr>
          <w:ins w:id="4157" w:author="LKY" w:date="2026-05-22T20:59:01Z"/>
          <w:rFonts w:hint="default"/>
          <w:lang w:val="en-US" w:eastAsia="zh-CN"/>
        </w:rPr>
      </w:pPr>
    </w:p>
    <w:p w14:paraId="79A211B2">
      <w:pPr>
        <w:rPr>
          <w:ins w:id="4158" w:author="LKY" w:date="2026-05-22T20:59:01Z"/>
          <w:rFonts w:hint="default"/>
          <w:lang w:val="en-US" w:eastAsia="zh-CN"/>
        </w:rPr>
      </w:pPr>
    </w:p>
    <w:p w14:paraId="3078BC52">
      <w:pPr>
        <w:pStyle w:val="12"/>
        <w:keepNext w:val="0"/>
        <w:keepLines w:val="0"/>
        <w:pageBreakBefore w:val="0"/>
        <w:widowControl w:val="0"/>
        <w:kinsoku/>
        <w:wordWrap/>
        <w:overflowPunct/>
        <w:topLinePunct w:val="0"/>
        <w:autoSpaceDE/>
        <w:autoSpaceDN/>
        <w:bidi w:val="0"/>
        <w:adjustRightInd/>
        <w:snapToGrid/>
        <w:spacing w:after="0"/>
        <w:ind w:left="0" w:leftChars="0" w:firstLine="0" w:firstLineChars="0"/>
        <w:jc w:val="left"/>
        <w:textAlignment w:val="auto"/>
        <w:outlineLvl w:val="9"/>
        <w:rPr>
          <w:rFonts w:hint="default" w:ascii="Times New Roman" w:hAnsi="Times New Roman" w:eastAsia="宋体" w:cs="宋体"/>
          <w:b w:val="0"/>
          <w:bCs w:val="0"/>
          <w:iCs/>
          <w:color w:val="FF0000"/>
          <w:kern w:val="2"/>
          <w:sz w:val="24"/>
          <w:szCs w:val="24"/>
          <w:lang w:val="en-US" w:eastAsia="zh-CN" w:bidi="ar-SA"/>
        </w:rPr>
      </w:pPr>
      <w:ins w:id="4159" w:author="LKY" w:date="2026-05-22T20:59:01Z">
        <w:r>
          <w:rPr>
            <w:rFonts w:hint="eastAsia" w:ascii="Times New Roman" w:hAnsi="Times New Roman" w:eastAsia="宋体" w:cs="宋体"/>
            <w:b w:val="0"/>
            <w:bCs w:val="0"/>
            <w:iCs/>
            <w:color w:val="FF0000"/>
            <w:kern w:val="2"/>
            <w:sz w:val="24"/>
            <w:szCs w:val="24"/>
            <w:lang w:val="en-US" w:eastAsia="zh-CN" w:bidi="ar-SA"/>
          </w:rPr>
          <w:t>注意：上述RTD模块采用共板形式，分别对应三线PT100电阻、三线PT1000电阻、四线PT100电阻、四线PT1000电阻。</w:t>
        </w:r>
      </w:ins>
    </w:p>
    <w:p w14:paraId="7F912702">
      <w:pPr>
        <w:rPr>
          <w:rFonts w:hint="default"/>
          <w:lang w:val="en-US" w:eastAsia="zh-CN"/>
        </w:rPr>
      </w:pPr>
    </w:p>
    <w:p w14:paraId="54CB14EB">
      <w:pPr>
        <w:pStyle w:val="12"/>
        <w:ind w:left="0" w:leftChars="0" w:firstLine="0" w:firstLineChars="0"/>
        <w:outlineLvl w:val="2"/>
        <w:rPr>
          <w:rFonts w:hint="eastAsia" w:ascii="Times New Roman" w:hAnsi="Times New Roman"/>
          <w:b/>
          <w:bCs/>
          <w:sz w:val="28"/>
          <w:szCs w:val="28"/>
          <w:lang w:val="en-US" w:eastAsia="zh-CN"/>
        </w:rPr>
      </w:pPr>
      <w:bookmarkStart w:id="82" w:name="_Toc7638"/>
      <w:bookmarkStart w:id="83" w:name="_Toc2558"/>
      <w:bookmarkStart w:id="84" w:name="_Toc4550"/>
      <w:bookmarkStart w:id="85" w:name="_Toc10393"/>
      <w:r>
        <w:rPr>
          <w:rFonts w:hint="default" w:ascii="Times New Roman" w:hAnsi="Times New Roman"/>
          <w:b/>
          <w:bCs/>
          <w:sz w:val="28"/>
          <w:szCs w:val="28"/>
          <w:lang w:val="en-US" w:eastAsia="zh-CN"/>
        </w:rPr>
        <w:t>2.</w:t>
      </w:r>
      <w:r>
        <w:rPr>
          <w:rFonts w:hint="eastAsia" w:ascii="Times New Roman" w:hAnsi="Times New Roman"/>
          <w:b/>
          <w:bCs/>
          <w:sz w:val="28"/>
          <w:szCs w:val="28"/>
          <w:lang w:val="en-US" w:eastAsia="zh-CN"/>
        </w:rPr>
        <w:t>3</w:t>
      </w:r>
      <w:r>
        <w:rPr>
          <w:rFonts w:hint="default" w:ascii="Times New Roman" w:hAnsi="Times New Roman"/>
          <w:b/>
          <w:bCs/>
          <w:sz w:val="28"/>
          <w:szCs w:val="28"/>
          <w:lang w:val="en-US" w:eastAsia="zh-CN"/>
        </w:rPr>
        <w:t>.7</w:t>
      </w:r>
      <w:r>
        <w:rPr>
          <w:rFonts w:hint="eastAsia" w:ascii="Times New Roman" w:hAnsi="Times New Roman"/>
          <w:b/>
          <w:bCs/>
          <w:sz w:val="28"/>
          <w:szCs w:val="28"/>
          <w:lang w:val="en-US" w:eastAsia="zh-CN"/>
        </w:rPr>
        <w:t xml:space="preserve"> TC模块</w:t>
      </w:r>
      <w:bookmarkEnd w:id="82"/>
      <w:bookmarkEnd w:id="83"/>
      <w:bookmarkEnd w:id="84"/>
      <w:bookmarkEnd w:id="85"/>
    </w:p>
    <w:tbl>
      <w:tblPr>
        <w:tblStyle w:val="14"/>
        <w:tblW w:w="4995"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46"/>
        <w:gridCol w:w="846"/>
        <w:gridCol w:w="850"/>
        <w:gridCol w:w="851"/>
        <w:gridCol w:w="851"/>
        <w:gridCol w:w="851"/>
        <w:gridCol w:w="851"/>
        <w:gridCol w:w="851"/>
        <w:gridCol w:w="852"/>
        <w:gridCol w:w="864"/>
      </w:tblGrid>
      <w:tr w14:paraId="3981B9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ins w:id="4160" w:author="LKY" w:date="2026-05-22T20:59:14Z"/>
        </w:trPr>
        <w:tc>
          <w:tcPr>
            <w:tcW w:w="5000" w:type="pct"/>
            <w:gridSpan w:val="10"/>
            <w:tcBorders>
              <w:top w:val="single" w:color="auto" w:sz="4" w:space="0"/>
            </w:tcBorders>
            <w:noWrap w:val="0"/>
            <w:vAlign w:val="top"/>
          </w:tcPr>
          <w:p w14:paraId="18657F2C">
            <w:pPr>
              <w:pBdr>
                <w:top w:val="none" w:color="auto" w:sz="0" w:space="0"/>
                <w:left w:val="none" w:color="auto" w:sz="0" w:space="0"/>
                <w:bottom w:val="none" w:color="auto" w:sz="0" w:space="0"/>
                <w:right w:val="none" w:color="auto" w:sz="0" w:space="0"/>
                <w:between w:val="none" w:color="auto" w:sz="0" w:space="0"/>
              </w:pBdr>
              <w:jc w:val="center"/>
              <w:rPr>
                <w:ins w:id="4161" w:author="LKY" w:date="2026-05-22T20:59:14Z"/>
                <w:rFonts w:hint="default" w:ascii="Times New Roman" w:hAnsi="Times New Roman"/>
                <w:vertAlign w:val="baseline"/>
                <w:lang w:val="en-US" w:eastAsia="zh-CN"/>
              </w:rPr>
            </w:pPr>
            <w:ins w:id="4162" w:author="LKY" w:date="2026-05-22T20:59:14Z">
              <w:r>
                <w:rPr>
                  <w:rFonts w:hint="eastAsia" w:ascii="Times New Roman" w:hAnsi="Times New Roman"/>
                  <w:vertAlign w:val="baseline"/>
                  <w:lang w:val="en-US" w:eastAsia="zh-CN"/>
                </w:rPr>
                <w:t>N5088模块</w:t>
              </w:r>
            </w:ins>
          </w:p>
        </w:tc>
      </w:tr>
      <w:tr w14:paraId="10A0AC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ins w:id="4163" w:author="LKY" w:date="2026-05-22T20:59:14Z"/>
        </w:trPr>
        <w:tc>
          <w:tcPr>
            <w:tcW w:w="497" w:type="pct"/>
            <w:tcBorders>
              <w:top w:val="single" w:color="auto" w:sz="4" w:space="0"/>
            </w:tcBorders>
            <w:noWrap w:val="0"/>
            <w:vAlign w:val="top"/>
          </w:tcPr>
          <w:p w14:paraId="0830306C">
            <w:pPr>
              <w:jc w:val="center"/>
              <w:rPr>
                <w:ins w:id="4164" w:author="LKY" w:date="2026-05-22T20:59:14Z"/>
                <w:rFonts w:hint="default" w:ascii="Times New Roman" w:hAnsi="Times New Roman"/>
                <w:vertAlign w:val="baseline"/>
                <w:lang w:val="en-US" w:eastAsia="zh-CN"/>
              </w:rPr>
            </w:pPr>
            <w:ins w:id="4165" w:author="LKY" w:date="2026-05-22T20:59:14Z">
              <w:r>
                <w:rPr>
                  <w:rFonts w:hint="eastAsia" w:ascii="Times New Roman" w:hAnsi="Times New Roman"/>
                  <w:vertAlign w:val="baseline"/>
                  <w:lang w:val="en-US" w:eastAsia="zh-CN"/>
                </w:rPr>
                <w:t>端口号</w:t>
              </w:r>
            </w:ins>
          </w:p>
        </w:tc>
        <w:tc>
          <w:tcPr>
            <w:tcW w:w="497" w:type="pct"/>
            <w:tcBorders>
              <w:top w:val="single" w:color="auto" w:sz="4" w:space="0"/>
            </w:tcBorders>
            <w:noWrap w:val="0"/>
            <w:vAlign w:val="top"/>
          </w:tcPr>
          <w:p w14:paraId="77146291">
            <w:pPr>
              <w:jc w:val="center"/>
              <w:rPr>
                <w:ins w:id="4166" w:author="LKY" w:date="2026-05-22T20:59:14Z"/>
                <w:rFonts w:hint="default" w:ascii="Times New Roman" w:hAnsi="Times New Roman" w:eastAsiaTheme="minorEastAsia" w:cstheme="minorBidi"/>
                <w:kern w:val="2"/>
                <w:sz w:val="21"/>
                <w:szCs w:val="24"/>
                <w:vertAlign w:val="baseline"/>
                <w:lang w:val="en-US" w:eastAsia="zh-CN" w:bidi="ar-SA"/>
              </w:rPr>
            </w:pPr>
            <w:ins w:id="4167" w:author="LKY" w:date="2026-05-22T20:59:14Z">
              <w:r>
                <w:rPr>
                  <w:rFonts w:hint="eastAsia" w:ascii="Times New Roman" w:hAnsi="Times New Roman" w:cstheme="minorBidi"/>
                  <w:kern w:val="2"/>
                  <w:sz w:val="21"/>
                  <w:szCs w:val="24"/>
                  <w:vertAlign w:val="baseline"/>
                  <w:lang w:val="en-US" w:eastAsia="zh-CN" w:bidi="ar-SA"/>
                </w:rPr>
                <w:t>B1</w:t>
              </w:r>
            </w:ins>
          </w:p>
        </w:tc>
        <w:tc>
          <w:tcPr>
            <w:tcW w:w="499" w:type="pct"/>
            <w:tcBorders>
              <w:top w:val="single" w:color="auto" w:sz="4" w:space="0"/>
            </w:tcBorders>
            <w:noWrap w:val="0"/>
            <w:vAlign w:val="top"/>
          </w:tcPr>
          <w:p w14:paraId="575B9076">
            <w:pPr>
              <w:jc w:val="center"/>
              <w:rPr>
                <w:ins w:id="4168" w:author="LKY" w:date="2026-05-22T20:59:14Z"/>
                <w:rFonts w:hint="default" w:ascii="Times New Roman" w:hAnsi="Times New Roman" w:eastAsiaTheme="minorEastAsia" w:cstheme="minorBidi"/>
                <w:kern w:val="2"/>
                <w:sz w:val="21"/>
                <w:szCs w:val="24"/>
                <w:vertAlign w:val="baseline"/>
                <w:lang w:val="en-US" w:eastAsia="zh-CN" w:bidi="ar-SA"/>
              </w:rPr>
            </w:pPr>
            <w:ins w:id="4169" w:author="LKY" w:date="2026-05-22T20:59:14Z">
              <w:r>
                <w:rPr>
                  <w:rFonts w:hint="eastAsia" w:ascii="Times New Roman" w:hAnsi="Times New Roman" w:cstheme="minorBidi"/>
                  <w:kern w:val="2"/>
                  <w:sz w:val="21"/>
                  <w:szCs w:val="24"/>
                  <w:vertAlign w:val="baseline"/>
                  <w:lang w:val="en-US" w:eastAsia="zh-CN" w:bidi="ar-SA"/>
                </w:rPr>
                <w:t>B2</w:t>
              </w:r>
            </w:ins>
          </w:p>
        </w:tc>
        <w:tc>
          <w:tcPr>
            <w:tcW w:w="500" w:type="pct"/>
            <w:tcBorders>
              <w:top w:val="single" w:color="auto" w:sz="4" w:space="0"/>
            </w:tcBorders>
            <w:noWrap w:val="0"/>
            <w:vAlign w:val="top"/>
          </w:tcPr>
          <w:p w14:paraId="4CAB2197">
            <w:pPr>
              <w:jc w:val="center"/>
              <w:rPr>
                <w:ins w:id="4170" w:author="LKY" w:date="2026-05-22T20:59:14Z"/>
                <w:rFonts w:hint="default" w:ascii="Times New Roman" w:hAnsi="Times New Roman" w:eastAsiaTheme="minorEastAsia" w:cstheme="minorBidi"/>
                <w:kern w:val="2"/>
                <w:sz w:val="21"/>
                <w:szCs w:val="24"/>
                <w:vertAlign w:val="baseline"/>
                <w:lang w:val="en-US" w:eastAsia="zh-CN" w:bidi="ar-SA"/>
              </w:rPr>
            </w:pPr>
            <w:ins w:id="4171" w:author="LKY" w:date="2026-05-22T20:59:14Z">
              <w:r>
                <w:rPr>
                  <w:rFonts w:hint="eastAsia" w:ascii="Times New Roman" w:hAnsi="Times New Roman" w:cstheme="minorBidi"/>
                  <w:kern w:val="2"/>
                  <w:sz w:val="21"/>
                  <w:szCs w:val="24"/>
                  <w:vertAlign w:val="baseline"/>
                  <w:lang w:val="en-US" w:eastAsia="zh-CN" w:bidi="ar-SA"/>
                </w:rPr>
                <w:t>B3</w:t>
              </w:r>
            </w:ins>
          </w:p>
        </w:tc>
        <w:tc>
          <w:tcPr>
            <w:tcW w:w="500" w:type="pct"/>
            <w:tcBorders>
              <w:top w:val="single" w:color="auto" w:sz="4" w:space="0"/>
            </w:tcBorders>
            <w:noWrap w:val="0"/>
            <w:vAlign w:val="top"/>
          </w:tcPr>
          <w:p w14:paraId="770DAB9D">
            <w:pPr>
              <w:jc w:val="center"/>
              <w:rPr>
                <w:ins w:id="4172" w:author="LKY" w:date="2026-05-22T20:59:14Z"/>
                <w:rFonts w:hint="default" w:ascii="Times New Roman" w:hAnsi="Times New Roman" w:eastAsiaTheme="minorEastAsia" w:cstheme="minorBidi"/>
                <w:kern w:val="2"/>
                <w:sz w:val="21"/>
                <w:szCs w:val="24"/>
                <w:vertAlign w:val="baseline"/>
                <w:lang w:val="en-US" w:eastAsia="zh-CN" w:bidi="ar-SA"/>
              </w:rPr>
            </w:pPr>
            <w:ins w:id="4173" w:author="LKY" w:date="2026-05-22T20:59:14Z">
              <w:r>
                <w:rPr>
                  <w:rFonts w:hint="eastAsia" w:ascii="Times New Roman" w:hAnsi="Times New Roman" w:cstheme="minorBidi"/>
                  <w:kern w:val="2"/>
                  <w:sz w:val="21"/>
                  <w:szCs w:val="24"/>
                  <w:vertAlign w:val="baseline"/>
                  <w:lang w:val="en-US" w:eastAsia="zh-CN" w:bidi="ar-SA"/>
                </w:rPr>
                <w:t>B4</w:t>
              </w:r>
            </w:ins>
          </w:p>
        </w:tc>
        <w:tc>
          <w:tcPr>
            <w:tcW w:w="500" w:type="pct"/>
            <w:tcBorders>
              <w:top w:val="single" w:color="auto" w:sz="4" w:space="0"/>
            </w:tcBorders>
            <w:noWrap w:val="0"/>
            <w:vAlign w:val="top"/>
          </w:tcPr>
          <w:p w14:paraId="3824F6A8">
            <w:pPr>
              <w:jc w:val="center"/>
              <w:rPr>
                <w:ins w:id="4174" w:author="LKY" w:date="2026-05-22T20:59:14Z"/>
                <w:rFonts w:hint="default" w:ascii="Times New Roman" w:hAnsi="Times New Roman" w:eastAsiaTheme="minorEastAsia" w:cstheme="minorBidi"/>
                <w:kern w:val="2"/>
                <w:sz w:val="21"/>
                <w:szCs w:val="24"/>
                <w:vertAlign w:val="baseline"/>
                <w:lang w:val="en-US" w:eastAsia="zh-CN" w:bidi="ar-SA"/>
              </w:rPr>
            </w:pPr>
            <w:ins w:id="4175" w:author="LKY" w:date="2026-05-22T20:59:14Z">
              <w:r>
                <w:rPr>
                  <w:rFonts w:hint="eastAsia" w:ascii="Times New Roman" w:hAnsi="Times New Roman" w:cstheme="minorBidi"/>
                  <w:kern w:val="2"/>
                  <w:sz w:val="21"/>
                  <w:szCs w:val="24"/>
                  <w:vertAlign w:val="baseline"/>
                  <w:lang w:val="en-US" w:eastAsia="zh-CN" w:bidi="ar-SA"/>
                </w:rPr>
                <w:t>B5</w:t>
              </w:r>
            </w:ins>
          </w:p>
        </w:tc>
        <w:tc>
          <w:tcPr>
            <w:tcW w:w="500" w:type="pct"/>
            <w:tcBorders>
              <w:top w:val="single" w:color="auto" w:sz="4" w:space="0"/>
            </w:tcBorders>
            <w:noWrap w:val="0"/>
            <w:vAlign w:val="top"/>
          </w:tcPr>
          <w:p w14:paraId="57771B65">
            <w:pPr>
              <w:jc w:val="center"/>
              <w:rPr>
                <w:ins w:id="4176" w:author="LKY" w:date="2026-05-22T20:59:14Z"/>
                <w:rFonts w:hint="default" w:ascii="Times New Roman" w:hAnsi="Times New Roman" w:eastAsiaTheme="minorEastAsia" w:cstheme="minorBidi"/>
                <w:kern w:val="2"/>
                <w:sz w:val="21"/>
                <w:szCs w:val="24"/>
                <w:vertAlign w:val="baseline"/>
                <w:lang w:val="en-US" w:eastAsia="zh-CN" w:bidi="ar-SA"/>
              </w:rPr>
            </w:pPr>
            <w:ins w:id="4177" w:author="LKY" w:date="2026-05-22T20:59:14Z">
              <w:r>
                <w:rPr>
                  <w:rFonts w:hint="eastAsia" w:ascii="Times New Roman" w:hAnsi="Times New Roman" w:cstheme="minorBidi"/>
                  <w:kern w:val="2"/>
                  <w:sz w:val="21"/>
                  <w:szCs w:val="24"/>
                  <w:vertAlign w:val="baseline"/>
                  <w:lang w:val="en-US" w:eastAsia="zh-CN" w:bidi="ar-SA"/>
                </w:rPr>
                <w:t>B6</w:t>
              </w:r>
            </w:ins>
          </w:p>
        </w:tc>
        <w:tc>
          <w:tcPr>
            <w:tcW w:w="500" w:type="pct"/>
            <w:tcBorders>
              <w:top w:val="single" w:color="auto" w:sz="4" w:space="0"/>
            </w:tcBorders>
            <w:noWrap w:val="0"/>
            <w:vAlign w:val="top"/>
          </w:tcPr>
          <w:p w14:paraId="5CD44631">
            <w:pPr>
              <w:jc w:val="center"/>
              <w:rPr>
                <w:ins w:id="4178" w:author="LKY" w:date="2026-05-22T20:59:14Z"/>
                <w:rFonts w:hint="default" w:ascii="Times New Roman" w:hAnsi="Times New Roman"/>
                <w:vertAlign w:val="baseline"/>
                <w:lang w:val="en-US" w:eastAsia="zh-CN"/>
              </w:rPr>
            </w:pPr>
            <w:ins w:id="4179" w:author="LKY" w:date="2026-05-22T20:59:14Z">
              <w:r>
                <w:rPr>
                  <w:rFonts w:hint="eastAsia" w:ascii="Times New Roman" w:hAnsi="Times New Roman"/>
                  <w:vertAlign w:val="baseline"/>
                  <w:lang w:val="en-US" w:eastAsia="zh-CN"/>
                </w:rPr>
                <w:t>B7</w:t>
              </w:r>
            </w:ins>
          </w:p>
        </w:tc>
        <w:tc>
          <w:tcPr>
            <w:tcW w:w="500" w:type="pct"/>
            <w:tcBorders>
              <w:top w:val="single" w:color="auto" w:sz="4" w:space="0"/>
            </w:tcBorders>
            <w:noWrap w:val="0"/>
            <w:vAlign w:val="top"/>
          </w:tcPr>
          <w:p w14:paraId="10014860">
            <w:pPr>
              <w:jc w:val="center"/>
              <w:rPr>
                <w:ins w:id="4180" w:author="LKY" w:date="2026-05-22T20:59:14Z"/>
                <w:rFonts w:hint="default" w:ascii="Times New Roman" w:hAnsi="Times New Roman"/>
                <w:vertAlign w:val="baseline"/>
                <w:lang w:val="en-US" w:eastAsia="zh-CN"/>
              </w:rPr>
            </w:pPr>
            <w:ins w:id="4181" w:author="LKY" w:date="2026-05-22T20:59:14Z">
              <w:r>
                <w:rPr>
                  <w:rFonts w:hint="eastAsia" w:ascii="Times New Roman" w:hAnsi="Times New Roman"/>
                  <w:vertAlign w:val="baseline"/>
                  <w:lang w:val="en-US" w:eastAsia="zh-CN"/>
                </w:rPr>
                <w:t>B8</w:t>
              </w:r>
            </w:ins>
          </w:p>
        </w:tc>
        <w:tc>
          <w:tcPr>
            <w:tcW w:w="499" w:type="pct"/>
            <w:tcBorders>
              <w:top w:val="single" w:color="auto" w:sz="4" w:space="0"/>
            </w:tcBorders>
            <w:noWrap w:val="0"/>
            <w:vAlign w:val="top"/>
          </w:tcPr>
          <w:p w14:paraId="7D667B8F">
            <w:pPr>
              <w:jc w:val="center"/>
              <w:rPr>
                <w:ins w:id="4182" w:author="LKY" w:date="2026-05-22T20:59:14Z"/>
                <w:rFonts w:hint="default" w:ascii="Times New Roman" w:hAnsi="Times New Roman"/>
                <w:vertAlign w:val="baseline"/>
                <w:lang w:val="en-US" w:eastAsia="zh-CN"/>
              </w:rPr>
            </w:pPr>
            <w:ins w:id="4183" w:author="LKY" w:date="2026-05-22T20:59:14Z">
              <w:r>
                <w:rPr>
                  <w:rFonts w:hint="eastAsia" w:ascii="Times New Roman" w:hAnsi="Times New Roman"/>
                  <w:vertAlign w:val="baseline"/>
                  <w:lang w:val="en-US" w:eastAsia="zh-CN"/>
                </w:rPr>
                <w:t>B9</w:t>
              </w:r>
            </w:ins>
          </w:p>
        </w:tc>
      </w:tr>
      <w:tr w14:paraId="5DBC79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ins w:id="4184" w:author="LKY" w:date="2026-05-22T20:59:14Z"/>
        </w:trPr>
        <w:tc>
          <w:tcPr>
            <w:tcW w:w="497" w:type="pct"/>
            <w:noWrap w:val="0"/>
            <w:vAlign w:val="top"/>
          </w:tcPr>
          <w:p w14:paraId="4580FAAA">
            <w:pPr>
              <w:jc w:val="center"/>
              <w:rPr>
                <w:ins w:id="4185" w:author="LKY" w:date="2026-05-22T20:59:14Z"/>
                <w:rFonts w:hint="default" w:ascii="Times New Roman" w:hAnsi="Times New Roman"/>
                <w:vertAlign w:val="baseline"/>
                <w:lang w:val="en-US" w:eastAsia="zh-CN"/>
              </w:rPr>
            </w:pPr>
            <w:ins w:id="4186" w:author="LKY" w:date="2026-05-22T20:59:14Z">
              <w:r>
                <w:rPr>
                  <w:rFonts w:hint="eastAsia" w:ascii="Times New Roman" w:hAnsi="Times New Roman"/>
                  <w:vertAlign w:val="baseline"/>
                  <w:lang w:val="en-US" w:eastAsia="zh-CN"/>
                </w:rPr>
                <w:t>名称</w:t>
              </w:r>
            </w:ins>
          </w:p>
        </w:tc>
        <w:tc>
          <w:tcPr>
            <w:tcW w:w="497" w:type="pct"/>
            <w:noWrap w:val="0"/>
            <w:vAlign w:val="top"/>
          </w:tcPr>
          <w:p w14:paraId="12C0856D">
            <w:pPr>
              <w:jc w:val="center"/>
              <w:rPr>
                <w:ins w:id="4187" w:author="LKY" w:date="2026-05-22T20:59:14Z"/>
                <w:rFonts w:hint="default" w:ascii="Times New Roman" w:hAnsi="Times New Roman"/>
                <w:vertAlign w:val="baseline"/>
                <w:lang w:val="en-US" w:eastAsia="zh-CN"/>
              </w:rPr>
            </w:pPr>
            <w:ins w:id="4188" w:author="LKY" w:date="2026-05-22T20:59:14Z">
              <w:r>
                <w:rPr>
                  <w:rFonts w:hint="eastAsia" w:ascii="Times New Roman" w:hAnsi="Times New Roman"/>
                  <w:vertAlign w:val="baseline"/>
                  <w:lang w:val="en-US" w:eastAsia="zh-CN"/>
                </w:rPr>
                <w:t>T1+</w:t>
              </w:r>
            </w:ins>
          </w:p>
        </w:tc>
        <w:tc>
          <w:tcPr>
            <w:tcW w:w="499" w:type="pct"/>
            <w:noWrap w:val="0"/>
            <w:vAlign w:val="top"/>
          </w:tcPr>
          <w:p w14:paraId="4FD627E2">
            <w:pPr>
              <w:jc w:val="center"/>
              <w:rPr>
                <w:ins w:id="4189" w:author="LKY" w:date="2026-05-22T20:59:14Z"/>
                <w:rFonts w:hint="default" w:ascii="Times New Roman" w:hAnsi="Times New Roman"/>
                <w:vertAlign w:val="baseline"/>
                <w:lang w:val="en-US" w:eastAsia="zh-CN"/>
              </w:rPr>
            </w:pPr>
            <w:ins w:id="4190" w:author="LKY" w:date="2026-05-22T20:59:14Z">
              <w:r>
                <w:rPr>
                  <w:rFonts w:hint="eastAsia" w:ascii="Times New Roman" w:hAnsi="Times New Roman"/>
                  <w:vertAlign w:val="baseline"/>
                  <w:lang w:val="en-US" w:eastAsia="zh-CN"/>
                </w:rPr>
                <w:t>T2+</w:t>
              </w:r>
            </w:ins>
          </w:p>
        </w:tc>
        <w:tc>
          <w:tcPr>
            <w:tcW w:w="500" w:type="pct"/>
            <w:noWrap w:val="0"/>
            <w:vAlign w:val="top"/>
          </w:tcPr>
          <w:p w14:paraId="388DE300">
            <w:pPr>
              <w:jc w:val="center"/>
              <w:rPr>
                <w:ins w:id="4191" w:author="LKY" w:date="2026-05-22T20:59:14Z"/>
                <w:rFonts w:hint="default" w:ascii="Times New Roman" w:hAnsi="Times New Roman" w:eastAsiaTheme="minorEastAsia" w:cstheme="minorBidi"/>
                <w:kern w:val="2"/>
                <w:sz w:val="21"/>
                <w:szCs w:val="24"/>
                <w:vertAlign w:val="baseline"/>
                <w:lang w:val="en-US" w:eastAsia="zh-CN" w:bidi="ar-SA"/>
              </w:rPr>
            </w:pPr>
            <w:ins w:id="4192" w:author="LKY" w:date="2026-05-22T20:59:14Z">
              <w:r>
                <w:rPr>
                  <w:rFonts w:hint="eastAsia" w:ascii="Times New Roman" w:hAnsi="Times New Roman" w:cstheme="minorBidi"/>
                  <w:kern w:val="2"/>
                  <w:sz w:val="21"/>
                  <w:szCs w:val="24"/>
                  <w:vertAlign w:val="baseline"/>
                  <w:lang w:val="en-US" w:eastAsia="zh-CN" w:bidi="ar-SA"/>
                </w:rPr>
                <w:t>T3+</w:t>
              </w:r>
            </w:ins>
          </w:p>
        </w:tc>
        <w:tc>
          <w:tcPr>
            <w:tcW w:w="500" w:type="pct"/>
            <w:noWrap w:val="0"/>
            <w:vAlign w:val="top"/>
          </w:tcPr>
          <w:p w14:paraId="7A42AFB2">
            <w:pPr>
              <w:jc w:val="center"/>
              <w:rPr>
                <w:ins w:id="4193" w:author="LKY" w:date="2026-05-22T20:59:14Z"/>
                <w:rFonts w:hint="default" w:ascii="Times New Roman" w:hAnsi="Times New Roman" w:eastAsiaTheme="minorEastAsia" w:cstheme="minorBidi"/>
                <w:kern w:val="2"/>
                <w:sz w:val="21"/>
                <w:szCs w:val="24"/>
                <w:vertAlign w:val="baseline"/>
                <w:lang w:val="en-US" w:eastAsia="zh-CN" w:bidi="ar-SA"/>
              </w:rPr>
            </w:pPr>
            <w:ins w:id="4194" w:author="LKY" w:date="2026-05-22T20:59:14Z">
              <w:r>
                <w:rPr>
                  <w:rFonts w:hint="eastAsia" w:ascii="Times New Roman" w:hAnsi="Times New Roman" w:cstheme="minorBidi"/>
                  <w:kern w:val="2"/>
                  <w:sz w:val="21"/>
                  <w:szCs w:val="24"/>
                  <w:vertAlign w:val="baseline"/>
                  <w:lang w:val="en-US" w:eastAsia="zh-CN" w:bidi="ar-SA"/>
                </w:rPr>
                <w:t>T4+</w:t>
              </w:r>
            </w:ins>
          </w:p>
        </w:tc>
        <w:tc>
          <w:tcPr>
            <w:tcW w:w="500" w:type="pct"/>
            <w:noWrap w:val="0"/>
            <w:vAlign w:val="top"/>
          </w:tcPr>
          <w:p w14:paraId="07A82078">
            <w:pPr>
              <w:jc w:val="center"/>
              <w:rPr>
                <w:ins w:id="4195" w:author="LKY" w:date="2026-05-22T20:59:14Z"/>
                <w:rFonts w:hint="default" w:ascii="Times New Roman" w:hAnsi="Times New Roman"/>
                <w:vertAlign w:val="baseline"/>
                <w:lang w:val="en-US" w:eastAsia="zh-CN"/>
              </w:rPr>
            </w:pPr>
            <w:ins w:id="4196" w:author="LKY" w:date="2026-05-22T20:59:14Z">
              <w:r>
                <w:rPr>
                  <w:rFonts w:hint="eastAsia" w:ascii="Times New Roman" w:hAnsi="Times New Roman"/>
                  <w:vertAlign w:val="baseline"/>
                  <w:lang w:val="en-US" w:eastAsia="zh-CN"/>
                </w:rPr>
                <w:t>T5+</w:t>
              </w:r>
            </w:ins>
          </w:p>
        </w:tc>
        <w:tc>
          <w:tcPr>
            <w:tcW w:w="500" w:type="pct"/>
            <w:noWrap w:val="0"/>
            <w:vAlign w:val="top"/>
          </w:tcPr>
          <w:p w14:paraId="7D6AE0F5">
            <w:pPr>
              <w:jc w:val="center"/>
              <w:rPr>
                <w:ins w:id="4197" w:author="LKY" w:date="2026-05-22T20:59:14Z"/>
                <w:rFonts w:hint="default" w:ascii="Times New Roman" w:hAnsi="Times New Roman"/>
                <w:vertAlign w:val="baseline"/>
                <w:lang w:val="en-US" w:eastAsia="zh-CN"/>
              </w:rPr>
            </w:pPr>
            <w:ins w:id="4198" w:author="LKY" w:date="2026-05-22T20:59:14Z">
              <w:r>
                <w:rPr>
                  <w:rFonts w:hint="eastAsia" w:ascii="Times New Roman" w:hAnsi="Times New Roman"/>
                  <w:vertAlign w:val="baseline"/>
                  <w:lang w:val="en-US" w:eastAsia="zh-CN"/>
                </w:rPr>
                <w:t>T6+</w:t>
              </w:r>
            </w:ins>
          </w:p>
        </w:tc>
        <w:tc>
          <w:tcPr>
            <w:tcW w:w="500" w:type="pct"/>
            <w:noWrap w:val="0"/>
            <w:vAlign w:val="top"/>
          </w:tcPr>
          <w:p w14:paraId="4AD6168B">
            <w:pPr>
              <w:jc w:val="center"/>
              <w:rPr>
                <w:ins w:id="4199" w:author="LKY" w:date="2026-05-22T20:59:14Z"/>
                <w:rFonts w:hint="default" w:ascii="Times New Roman" w:hAnsi="Times New Roman"/>
                <w:vertAlign w:val="baseline"/>
                <w:lang w:val="en-US" w:eastAsia="zh-CN"/>
              </w:rPr>
            </w:pPr>
            <w:ins w:id="4200" w:author="LKY" w:date="2026-05-22T20:59:14Z">
              <w:r>
                <w:rPr>
                  <w:rFonts w:hint="eastAsia" w:ascii="Times New Roman" w:hAnsi="Times New Roman"/>
                  <w:vertAlign w:val="baseline"/>
                  <w:lang w:val="en-US" w:eastAsia="zh-CN"/>
                </w:rPr>
                <w:t>T7+</w:t>
              </w:r>
            </w:ins>
          </w:p>
        </w:tc>
        <w:tc>
          <w:tcPr>
            <w:tcW w:w="500" w:type="pct"/>
            <w:noWrap w:val="0"/>
            <w:vAlign w:val="top"/>
          </w:tcPr>
          <w:p w14:paraId="6CDF1756">
            <w:pPr>
              <w:jc w:val="center"/>
              <w:rPr>
                <w:ins w:id="4201" w:author="LKY" w:date="2026-05-22T20:59:14Z"/>
                <w:rFonts w:hint="default" w:ascii="Times New Roman" w:hAnsi="Times New Roman"/>
                <w:vertAlign w:val="baseline"/>
                <w:lang w:val="en-US" w:eastAsia="zh-CN"/>
              </w:rPr>
            </w:pPr>
            <w:ins w:id="4202" w:author="LKY" w:date="2026-05-22T20:59:14Z">
              <w:r>
                <w:rPr>
                  <w:rFonts w:hint="eastAsia" w:ascii="Times New Roman" w:hAnsi="Times New Roman"/>
                  <w:vertAlign w:val="baseline"/>
                  <w:lang w:val="en-US" w:eastAsia="zh-CN"/>
                </w:rPr>
                <w:t>T8+</w:t>
              </w:r>
            </w:ins>
          </w:p>
        </w:tc>
        <w:tc>
          <w:tcPr>
            <w:tcW w:w="499" w:type="pct"/>
            <w:noWrap w:val="0"/>
            <w:vAlign w:val="top"/>
          </w:tcPr>
          <w:p w14:paraId="7FBB29ED">
            <w:pPr>
              <w:jc w:val="center"/>
              <w:rPr>
                <w:ins w:id="4203" w:author="LKY" w:date="2026-05-22T20:59:14Z"/>
                <w:rFonts w:hint="default" w:ascii="Times New Roman" w:hAnsi="Times New Roman"/>
                <w:vertAlign w:val="baseline"/>
                <w:lang w:val="en-US" w:eastAsia="zh-CN"/>
              </w:rPr>
            </w:pPr>
            <w:ins w:id="4204" w:author="LKY" w:date="2026-05-22T20:59:14Z">
              <w:r>
                <w:rPr>
                  <w:rFonts w:hint="eastAsia" w:ascii="Times New Roman" w:hAnsi="Times New Roman"/>
                  <w:vertAlign w:val="baseline"/>
                  <w:lang w:val="en-US" w:eastAsia="zh-CN"/>
                </w:rPr>
                <w:t>PE</w:t>
              </w:r>
            </w:ins>
          </w:p>
        </w:tc>
      </w:tr>
      <w:tr w14:paraId="1C4F72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ins w:id="4205" w:author="LKY" w:date="2026-05-22T20:59:14Z"/>
        </w:trPr>
        <w:tc>
          <w:tcPr>
            <w:tcW w:w="497" w:type="pct"/>
            <w:noWrap w:val="0"/>
            <w:vAlign w:val="top"/>
          </w:tcPr>
          <w:p w14:paraId="6B9A8FBD">
            <w:pPr>
              <w:jc w:val="center"/>
              <w:rPr>
                <w:ins w:id="4206" w:author="LKY" w:date="2026-05-22T20:59:14Z"/>
                <w:rFonts w:hint="default" w:ascii="Times New Roman" w:hAnsi="Times New Roman"/>
                <w:vertAlign w:val="baseline"/>
                <w:lang w:val="en-US" w:eastAsia="zh-CN"/>
              </w:rPr>
            </w:pPr>
            <w:ins w:id="4207" w:author="LKY" w:date="2026-05-22T20:59:14Z">
              <w:r>
                <w:rPr>
                  <w:rFonts w:hint="eastAsia" w:ascii="Times New Roman" w:hAnsi="Times New Roman"/>
                  <w:vertAlign w:val="baseline"/>
                  <w:lang w:val="en-US" w:eastAsia="zh-CN"/>
                </w:rPr>
                <w:t>端口号</w:t>
              </w:r>
            </w:ins>
          </w:p>
        </w:tc>
        <w:tc>
          <w:tcPr>
            <w:tcW w:w="497" w:type="pct"/>
            <w:noWrap w:val="0"/>
            <w:vAlign w:val="top"/>
          </w:tcPr>
          <w:p w14:paraId="6A30A726">
            <w:pPr>
              <w:jc w:val="center"/>
              <w:rPr>
                <w:ins w:id="4208" w:author="LKY" w:date="2026-05-22T20:59:14Z"/>
                <w:rFonts w:hint="default" w:ascii="Times New Roman" w:hAnsi="Times New Roman"/>
                <w:vertAlign w:val="baseline"/>
                <w:lang w:val="en-US" w:eastAsia="zh-CN"/>
              </w:rPr>
            </w:pPr>
            <w:ins w:id="4209" w:author="LKY" w:date="2026-05-22T20:59:14Z">
              <w:r>
                <w:rPr>
                  <w:rFonts w:hint="eastAsia" w:ascii="Times New Roman" w:hAnsi="Times New Roman"/>
                  <w:vertAlign w:val="baseline"/>
                  <w:lang w:val="en-US" w:eastAsia="zh-CN"/>
                </w:rPr>
                <w:t>A1</w:t>
              </w:r>
            </w:ins>
          </w:p>
        </w:tc>
        <w:tc>
          <w:tcPr>
            <w:tcW w:w="499" w:type="pct"/>
            <w:noWrap w:val="0"/>
            <w:vAlign w:val="top"/>
          </w:tcPr>
          <w:p w14:paraId="0CC227B4">
            <w:pPr>
              <w:jc w:val="center"/>
              <w:rPr>
                <w:ins w:id="4210" w:author="LKY" w:date="2026-05-22T20:59:14Z"/>
                <w:rFonts w:hint="default" w:ascii="Times New Roman" w:hAnsi="Times New Roman"/>
                <w:vertAlign w:val="baseline"/>
                <w:lang w:val="en-US" w:eastAsia="zh-CN"/>
              </w:rPr>
            </w:pPr>
            <w:ins w:id="4211" w:author="LKY" w:date="2026-05-22T20:59:14Z">
              <w:r>
                <w:rPr>
                  <w:rFonts w:hint="eastAsia" w:ascii="Times New Roman" w:hAnsi="Times New Roman"/>
                  <w:vertAlign w:val="baseline"/>
                  <w:lang w:val="en-US" w:eastAsia="zh-CN"/>
                </w:rPr>
                <w:t>A2</w:t>
              </w:r>
            </w:ins>
          </w:p>
        </w:tc>
        <w:tc>
          <w:tcPr>
            <w:tcW w:w="500" w:type="pct"/>
            <w:noWrap w:val="0"/>
            <w:vAlign w:val="top"/>
          </w:tcPr>
          <w:p w14:paraId="6322BE90">
            <w:pPr>
              <w:jc w:val="center"/>
              <w:rPr>
                <w:ins w:id="4212" w:author="LKY" w:date="2026-05-22T20:59:14Z"/>
                <w:rFonts w:hint="default" w:ascii="Times New Roman" w:hAnsi="Times New Roman"/>
                <w:vertAlign w:val="baseline"/>
                <w:lang w:val="en-US" w:eastAsia="zh-CN"/>
              </w:rPr>
            </w:pPr>
            <w:ins w:id="4213" w:author="LKY" w:date="2026-05-22T20:59:14Z">
              <w:r>
                <w:rPr>
                  <w:rFonts w:hint="eastAsia" w:ascii="Times New Roman" w:hAnsi="Times New Roman"/>
                  <w:vertAlign w:val="baseline"/>
                  <w:lang w:val="en-US" w:eastAsia="zh-CN"/>
                </w:rPr>
                <w:t>A3</w:t>
              </w:r>
            </w:ins>
          </w:p>
        </w:tc>
        <w:tc>
          <w:tcPr>
            <w:tcW w:w="500" w:type="pct"/>
            <w:noWrap w:val="0"/>
            <w:vAlign w:val="top"/>
          </w:tcPr>
          <w:p w14:paraId="093D703C">
            <w:pPr>
              <w:jc w:val="center"/>
              <w:rPr>
                <w:ins w:id="4214" w:author="LKY" w:date="2026-05-22T20:59:14Z"/>
                <w:rFonts w:hint="default" w:ascii="Times New Roman" w:hAnsi="Times New Roman"/>
                <w:vertAlign w:val="baseline"/>
                <w:lang w:val="en-US" w:eastAsia="zh-CN"/>
              </w:rPr>
            </w:pPr>
            <w:ins w:id="4215" w:author="LKY" w:date="2026-05-22T20:59:14Z">
              <w:r>
                <w:rPr>
                  <w:rFonts w:hint="eastAsia" w:ascii="Times New Roman" w:hAnsi="Times New Roman"/>
                  <w:vertAlign w:val="baseline"/>
                  <w:lang w:val="en-US" w:eastAsia="zh-CN"/>
                </w:rPr>
                <w:t>A4</w:t>
              </w:r>
            </w:ins>
          </w:p>
        </w:tc>
        <w:tc>
          <w:tcPr>
            <w:tcW w:w="500" w:type="pct"/>
            <w:noWrap w:val="0"/>
            <w:vAlign w:val="top"/>
          </w:tcPr>
          <w:p w14:paraId="00CBCB61">
            <w:pPr>
              <w:jc w:val="center"/>
              <w:rPr>
                <w:ins w:id="4216" w:author="LKY" w:date="2026-05-22T20:59:14Z"/>
                <w:rFonts w:hint="default" w:ascii="Times New Roman" w:hAnsi="Times New Roman"/>
                <w:vertAlign w:val="baseline"/>
                <w:lang w:val="en-US" w:eastAsia="zh-CN"/>
              </w:rPr>
            </w:pPr>
            <w:ins w:id="4217" w:author="LKY" w:date="2026-05-22T20:59:14Z">
              <w:r>
                <w:rPr>
                  <w:rFonts w:hint="eastAsia" w:ascii="Times New Roman" w:hAnsi="Times New Roman"/>
                  <w:vertAlign w:val="baseline"/>
                  <w:lang w:val="en-US" w:eastAsia="zh-CN"/>
                </w:rPr>
                <w:t>A5</w:t>
              </w:r>
            </w:ins>
          </w:p>
        </w:tc>
        <w:tc>
          <w:tcPr>
            <w:tcW w:w="500" w:type="pct"/>
            <w:noWrap w:val="0"/>
            <w:vAlign w:val="top"/>
          </w:tcPr>
          <w:p w14:paraId="7E26C15E">
            <w:pPr>
              <w:jc w:val="center"/>
              <w:rPr>
                <w:ins w:id="4218" w:author="LKY" w:date="2026-05-22T20:59:14Z"/>
                <w:rFonts w:hint="default" w:ascii="Times New Roman" w:hAnsi="Times New Roman"/>
                <w:vertAlign w:val="baseline"/>
                <w:lang w:val="en-US" w:eastAsia="zh-CN"/>
              </w:rPr>
            </w:pPr>
            <w:ins w:id="4219" w:author="LKY" w:date="2026-05-22T20:59:14Z">
              <w:r>
                <w:rPr>
                  <w:rFonts w:hint="eastAsia" w:ascii="Times New Roman" w:hAnsi="Times New Roman"/>
                  <w:vertAlign w:val="baseline"/>
                  <w:lang w:val="en-US" w:eastAsia="zh-CN"/>
                </w:rPr>
                <w:t>A6</w:t>
              </w:r>
            </w:ins>
          </w:p>
        </w:tc>
        <w:tc>
          <w:tcPr>
            <w:tcW w:w="500" w:type="pct"/>
            <w:noWrap w:val="0"/>
            <w:vAlign w:val="top"/>
          </w:tcPr>
          <w:p w14:paraId="080D83BC">
            <w:pPr>
              <w:jc w:val="center"/>
              <w:rPr>
                <w:ins w:id="4220" w:author="LKY" w:date="2026-05-22T20:59:14Z"/>
                <w:rFonts w:hint="default" w:ascii="Times New Roman" w:hAnsi="Times New Roman"/>
                <w:vertAlign w:val="baseline"/>
                <w:lang w:val="en-US" w:eastAsia="zh-CN"/>
              </w:rPr>
            </w:pPr>
            <w:ins w:id="4221" w:author="LKY" w:date="2026-05-22T20:59:14Z">
              <w:r>
                <w:rPr>
                  <w:rFonts w:hint="eastAsia" w:ascii="Times New Roman" w:hAnsi="Times New Roman"/>
                  <w:vertAlign w:val="baseline"/>
                  <w:lang w:val="en-US" w:eastAsia="zh-CN"/>
                </w:rPr>
                <w:t>A7</w:t>
              </w:r>
            </w:ins>
          </w:p>
        </w:tc>
        <w:tc>
          <w:tcPr>
            <w:tcW w:w="500" w:type="pct"/>
            <w:noWrap w:val="0"/>
            <w:vAlign w:val="top"/>
          </w:tcPr>
          <w:p w14:paraId="41D0F547">
            <w:pPr>
              <w:jc w:val="center"/>
              <w:rPr>
                <w:ins w:id="4222" w:author="LKY" w:date="2026-05-22T20:59:14Z"/>
                <w:rFonts w:hint="default" w:ascii="Times New Roman" w:hAnsi="Times New Roman"/>
                <w:vertAlign w:val="baseline"/>
                <w:lang w:val="en-US" w:eastAsia="zh-CN"/>
              </w:rPr>
            </w:pPr>
            <w:ins w:id="4223" w:author="LKY" w:date="2026-05-22T20:59:14Z">
              <w:r>
                <w:rPr>
                  <w:rFonts w:hint="eastAsia" w:ascii="Times New Roman" w:hAnsi="Times New Roman"/>
                  <w:vertAlign w:val="baseline"/>
                  <w:lang w:val="en-US" w:eastAsia="zh-CN"/>
                </w:rPr>
                <w:t>A8</w:t>
              </w:r>
            </w:ins>
          </w:p>
        </w:tc>
        <w:tc>
          <w:tcPr>
            <w:tcW w:w="499" w:type="pct"/>
            <w:noWrap w:val="0"/>
            <w:vAlign w:val="top"/>
          </w:tcPr>
          <w:p w14:paraId="1B700CCF">
            <w:pPr>
              <w:jc w:val="center"/>
              <w:rPr>
                <w:ins w:id="4224" w:author="LKY" w:date="2026-05-22T20:59:14Z"/>
                <w:rFonts w:hint="default" w:ascii="Times New Roman" w:hAnsi="Times New Roman"/>
                <w:vertAlign w:val="baseline"/>
                <w:lang w:val="en-US" w:eastAsia="zh-CN"/>
              </w:rPr>
            </w:pPr>
            <w:ins w:id="4225" w:author="LKY" w:date="2026-05-22T20:59:14Z">
              <w:r>
                <w:rPr>
                  <w:rFonts w:hint="eastAsia" w:ascii="Times New Roman" w:hAnsi="Times New Roman"/>
                  <w:vertAlign w:val="baseline"/>
                  <w:lang w:val="en-US" w:eastAsia="zh-CN"/>
                </w:rPr>
                <w:t>A9</w:t>
              </w:r>
            </w:ins>
          </w:p>
        </w:tc>
      </w:tr>
      <w:tr w14:paraId="0B6DFC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ins w:id="4226" w:author="LKY" w:date="2026-05-22T20:59:14Z"/>
        </w:trPr>
        <w:tc>
          <w:tcPr>
            <w:tcW w:w="497" w:type="pct"/>
            <w:noWrap w:val="0"/>
            <w:vAlign w:val="top"/>
          </w:tcPr>
          <w:p w14:paraId="7F95FC49">
            <w:pPr>
              <w:jc w:val="center"/>
              <w:rPr>
                <w:ins w:id="4227" w:author="LKY" w:date="2026-05-22T20:59:14Z"/>
                <w:rFonts w:hint="default" w:ascii="Times New Roman" w:hAnsi="Times New Roman"/>
                <w:vertAlign w:val="baseline"/>
                <w:lang w:val="en-US" w:eastAsia="zh-CN"/>
              </w:rPr>
            </w:pPr>
            <w:ins w:id="4228" w:author="LKY" w:date="2026-05-22T20:59:14Z">
              <w:r>
                <w:rPr>
                  <w:rFonts w:hint="eastAsia" w:ascii="Times New Roman" w:hAnsi="Times New Roman"/>
                  <w:vertAlign w:val="baseline"/>
                  <w:lang w:val="en-US" w:eastAsia="zh-CN"/>
                </w:rPr>
                <w:t>名称</w:t>
              </w:r>
            </w:ins>
          </w:p>
        </w:tc>
        <w:tc>
          <w:tcPr>
            <w:tcW w:w="497" w:type="pct"/>
            <w:noWrap w:val="0"/>
            <w:vAlign w:val="top"/>
          </w:tcPr>
          <w:p w14:paraId="08BB8A49">
            <w:pPr>
              <w:jc w:val="center"/>
              <w:rPr>
                <w:ins w:id="4229" w:author="LKY" w:date="2026-05-22T20:59:14Z"/>
                <w:rFonts w:hint="default" w:ascii="Times New Roman" w:hAnsi="Times New Roman"/>
                <w:vertAlign w:val="baseline"/>
                <w:lang w:val="en-US" w:eastAsia="zh-CN"/>
              </w:rPr>
            </w:pPr>
            <w:ins w:id="4230" w:author="LKY" w:date="2026-05-22T20:59:14Z">
              <w:r>
                <w:rPr>
                  <w:rFonts w:hint="eastAsia" w:ascii="Times New Roman" w:hAnsi="Times New Roman"/>
                  <w:vertAlign w:val="baseline"/>
                  <w:lang w:val="en-US" w:eastAsia="zh-CN"/>
                </w:rPr>
                <w:t>T1-</w:t>
              </w:r>
            </w:ins>
          </w:p>
        </w:tc>
        <w:tc>
          <w:tcPr>
            <w:tcW w:w="499" w:type="pct"/>
            <w:noWrap w:val="0"/>
            <w:vAlign w:val="top"/>
          </w:tcPr>
          <w:p w14:paraId="5BB577D1">
            <w:pPr>
              <w:jc w:val="center"/>
              <w:rPr>
                <w:ins w:id="4231" w:author="LKY" w:date="2026-05-22T20:59:14Z"/>
                <w:rFonts w:hint="default" w:ascii="Times New Roman" w:hAnsi="Times New Roman"/>
                <w:vertAlign w:val="baseline"/>
                <w:lang w:val="en-US" w:eastAsia="zh-CN"/>
              </w:rPr>
            </w:pPr>
            <w:ins w:id="4232" w:author="LKY" w:date="2026-05-22T20:59:14Z">
              <w:r>
                <w:rPr>
                  <w:rFonts w:hint="eastAsia" w:ascii="Times New Roman" w:hAnsi="Times New Roman"/>
                  <w:vertAlign w:val="baseline"/>
                  <w:lang w:val="en-US" w:eastAsia="zh-CN"/>
                </w:rPr>
                <w:t>T2-</w:t>
              </w:r>
            </w:ins>
          </w:p>
        </w:tc>
        <w:tc>
          <w:tcPr>
            <w:tcW w:w="500" w:type="pct"/>
            <w:noWrap w:val="0"/>
            <w:vAlign w:val="top"/>
          </w:tcPr>
          <w:p w14:paraId="57593FC5">
            <w:pPr>
              <w:jc w:val="center"/>
              <w:rPr>
                <w:ins w:id="4233" w:author="LKY" w:date="2026-05-22T20:59:14Z"/>
                <w:rFonts w:hint="default" w:ascii="Times New Roman" w:hAnsi="Times New Roman"/>
                <w:vertAlign w:val="baseline"/>
                <w:lang w:val="en-US" w:eastAsia="zh-CN"/>
              </w:rPr>
            </w:pPr>
            <w:ins w:id="4234" w:author="LKY" w:date="2026-05-22T20:59:14Z">
              <w:r>
                <w:rPr>
                  <w:rFonts w:hint="eastAsia" w:ascii="Times New Roman" w:hAnsi="Times New Roman"/>
                  <w:vertAlign w:val="baseline"/>
                  <w:lang w:val="en-US" w:eastAsia="zh-CN"/>
                </w:rPr>
                <w:t>T3-</w:t>
              </w:r>
            </w:ins>
          </w:p>
        </w:tc>
        <w:tc>
          <w:tcPr>
            <w:tcW w:w="500" w:type="pct"/>
            <w:noWrap w:val="0"/>
            <w:vAlign w:val="top"/>
          </w:tcPr>
          <w:p w14:paraId="56AA72DD">
            <w:pPr>
              <w:jc w:val="center"/>
              <w:rPr>
                <w:ins w:id="4235" w:author="LKY" w:date="2026-05-22T20:59:14Z"/>
                <w:rFonts w:hint="default" w:ascii="Times New Roman" w:hAnsi="Times New Roman"/>
                <w:vertAlign w:val="baseline"/>
                <w:lang w:val="en-US" w:eastAsia="zh-CN"/>
              </w:rPr>
            </w:pPr>
            <w:ins w:id="4236" w:author="LKY" w:date="2026-05-22T20:59:14Z">
              <w:r>
                <w:rPr>
                  <w:rFonts w:hint="eastAsia" w:ascii="Times New Roman" w:hAnsi="Times New Roman"/>
                  <w:vertAlign w:val="baseline"/>
                  <w:lang w:val="en-US" w:eastAsia="zh-CN"/>
                </w:rPr>
                <w:t>T4-</w:t>
              </w:r>
            </w:ins>
          </w:p>
        </w:tc>
        <w:tc>
          <w:tcPr>
            <w:tcW w:w="500" w:type="pct"/>
            <w:noWrap w:val="0"/>
            <w:vAlign w:val="top"/>
          </w:tcPr>
          <w:p w14:paraId="61A31495">
            <w:pPr>
              <w:jc w:val="center"/>
              <w:rPr>
                <w:ins w:id="4237" w:author="LKY" w:date="2026-05-22T20:59:14Z"/>
                <w:rFonts w:hint="default" w:ascii="Times New Roman" w:hAnsi="Times New Roman"/>
                <w:vertAlign w:val="baseline"/>
                <w:lang w:val="en-US" w:eastAsia="zh-CN"/>
              </w:rPr>
            </w:pPr>
            <w:ins w:id="4238" w:author="LKY" w:date="2026-05-22T20:59:14Z">
              <w:r>
                <w:rPr>
                  <w:rFonts w:hint="eastAsia" w:ascii="Times New Roman" w:hAnsi="Times New Roman"/>
                  <w:vertAlign w:val="baseline"/>
                  <w:lang w:val="en-US" w:eastAsia="zh-CN"/>
                </w:rPr>
                <w:t>T5-</w:t>
              </w:r>
            </w:ins>
          </w:p>
        </w:tc>
        <w:tc>
          <w:tcPr>
            <w:tcW w:w="500" w:type="pct"/>
            <w:noWrap w:val="0"/>
            <w:vAlign w:val="top"/>
          </w:tcPr>
          <w:p w14:paraId="273CD34F">
            <w:pPr>
              <w:jc w:val="center"/>
              <w:rPr>
                <w:ins w:id="4239" w:author="LKY" w:date="2026-05-22T20:59:14Z"/>
                <w:rFonts w:hint="default" w:ascii="Times New Roman" w:hAnsi="Times New Roman"/>
                <w:vertAlign w:val="baseline"/>
                <w:lang w:val="en-US" w:eastAsia="zh-CN"/>
              </w:rPr>
            </w:pPr>
            <w:ins w:id="4240" w:author="LKY" w:date="2026-05-22T20:59:14Z">
              <w:r>
                <w:rPr>
                  <w:rFonts w:hint="eastAsia" w:ascii="Times New Roman" w:hAnsi="Times New Roman"/>
                  <w:vertAlign w:val="baseline"/>
                  <w:lang w:val="en-US" w:eastAsia="zh-CN"/>
                </w:rPr>
                <w:t>T6-</w:t>
              </w:r>
            </w:ins>
          </w:p>
        </w:tc>
        <w:tc>
          <w:tcPr>
            <w:tcW w:w="500" w:type="pct"/>
            <w:noWrap w:val="0"/>
            <w:vAlign w:val="top"/>
          </w:tcPr>
          <w:p w14:paraId="2AB2183A">
            <w:pPr>
              <w:jc w:val="center"/>
              <w:rPr>
                <w:ins w:id="4241" w:author="LKY" w:date="2026-05-22T20:59:14Z"/>
                <w:rFonts w:hint="default" w:ascii="Times New Roman" w:hAnsi="Times New Roman"/>
                <w:vertAlign w:val="baseline"/>
                <w:lang w:val="en-US" w:eastAsia="zh-CN"/>
              </w:rPr>
            </w:pPr>
            <w:ins w:id="4242" w:author="LKY" w:date="2026-05-22T20:59:14Z">
              <w:r>
                <w:rPr>
                  <w:rFonts w:hint="eastAsia" w:ascii="Times New Roman" w:hAnsi="Times New Roman"/>
                  <w:vertAlign w:val="baseline"/>
                  <w:lang w:val="en-US" w:eastAsia="zh-CN"/>
                </w:rPr>
                <w:t>T7-</w:t>
              </w:r>
            </w:ins>
          </w:p>
        </w:tc>
        <w:tc>
          <w:tcPr>
            <w:tcW w:w="500" w:type="pct"/>
            <w:noWrap w:val="0"/>
            <w:vAlign w:val="top"/>
          </w:tcPr>
          <w:p w14:paraId="4239111E">
            <w:pPr>
              <w:jc w:val="center"/>
              <w:rPr>
                <w:ins w:id="4243" w:author="LKY" w:date="2026-05-22T20:59:14Z"/>
                <w:rFonts w:hint="default" w:ascii="Times New Roman" w:hAnsi="Times New Roman"/>
                <w:vertAlign w:val="baseline"/>
                <w:lang w:val="en-US" w:eastAsia="zh-CN"/>
              </w:rPr>
            </w:pPr>
            <w:ins w:id="4244" w:author="LKY" w:date="2026-05-22T20:59:14Z">
              <w:r>
                <w:rPr>
                  <w:rFonts w:hint="eastAsia" w:ascii="Times New Roman" w:hAnsi="Times New Roman"/>
                  <w:vertAlign w:val="baseline"/>
                  <w:lang w:val="en-US" w:eastAsia="zh-CN"/>
                </w:rPr>
                <w:t>T8-</w:t>
              </w:r>
            </w:ins>
          </w:p>
        </w:tc>
        <w:tc>
          <w:tcPr>
            <w:tcW w:w="499" w:type="pct"/>
            <w:noWrap w:val="0"/>
            <w:vAlign w:val="top"/>
          </w:tcPr>
          <w:p w14:paraId="66033C94">
            <w:pPr>
              <w:jc w:val="center"/>
              <w:rPr>
                <w:ins w:id="4245" w:author="LKY" w:date="2026-05-22T20:59:14Z"/>
                <w:rFonts w:hint="default" w:ascii="Times New Roman" w:hAnsi="Times New Roman"/>
                <w:vertAlign w:val="baseline"/>
                <w:lang w:val="en-US" w:eastAsia="zh-CN"/>
              </w:rPr>
            </w:pPr>
            <w:ins w:id="4246" w:author="LKY" w:date="2026-05-22T20:59:14Z">
              <w:r>
                <w:rPr>
                  <w:rFonts w:hint="eastAsia" w:ascii="Times New Roman" w:hAnsi="Times New Roman"/>
                  <w:vertAlign w:val="baseline"/>
                  <w:lang w:val="en-US" w:eastAsia="zh-CN"/>
                </w:rPr>
                <w:t>PE</w:t>
              </w:r>
            </w:ins>
          </w:p>
        </w:tc>
      </w:tr>
    </w:tbl>
    <w:p w14:paraId="1E430028">
      <w:pPr>
        <w:rPr>
          <w:ins w:id="4247" w:author="LKY" w:date="2026-09-15T17:14:33Z"/>
          <w:rFonts w:hint="default"/>
          <w:lang w:val="en-US" w:eastAsia="zh-CN"/>
        </w:rPr>
      </w:pPr>
    </w:p>
    <w:p w14:paraId="7F17FD04">
      <w:pPr>
        <w:pStyle w:val="4"/>
        <w:ind w:left="720" w:leftChars="0" w:hanging="720" w:firstLineChars="0"/>
        <w:outlineLvl w:val="2"/>
        <w:rPr>
          <w:ins w:id="4248" w:author="LKY" w:date="2026-09-15T17:14:35Z"/>
          <w:rFonts w:hint="eastAsia"/>
          <w:lang w:val="en-US" w:eastAsia="zh-CN"/>
        </w:rPr>
      </w:pPr>
      <w:ins w:id="4249" w:author="LKY" w:date="2026-09-15T17:14:35Z">
        <w:bookmarkStart w:id="86" w:name="_Toc12501"/>
        <w:bookmarkStart w:id="87" w:name="_Toc20159"/>
        <w:r>
          <w:rPr>
            <w:rFonts w:hint="default" w:ascii="Times New Roman" w:hAnsi="Times New Roman"/>
            <w:b/>
            <w:bCs/>
            <w:sz w:val="28"/>
            <w:szCs w:val="28"/>
            <w:lang w:val="en-US" w:eastAsia="zh-CN"/>
          </w:rPr>
          <w:t>2.</w:t>
        </w:r>
      </w:ins>
      <w:ins w:id="4250" w:author="LKY" w:date="2026-09-15T17:14:35Z">
        <w:r>
          <w:rPr>
            <w:rFonts w:hint="eastAsia" w:ascii="Times New Roman" w:hAnsi="Times New Roman"/>
            <w:b/>
            <w:bCs/>
            <w:sz w:val="28"/>
            <w:szCs w:val="28"/>
            <w:lang w:val="en-US" w:eastAsia="zh-CN"/>
          </w:rPr>
          <w:t>3</w:t>
        </w:r>
      </w:ins>
      <w:ins w:id="4251" w:author="LKY" w:date="2026-09-15T17:14:35Z">
        <w:r>
          <w:rPr>
            <w:rFonts w:hint="default" w:ascii="Times New Roman" w:hAnsi="Times New Roman"/>
            <w:b/>
            <w:bCs/>
            <w:sz w:val="28"/>
            <w:szCs w:val="28"/>
            <w:lang w:val="en-US" w:eastAsia="zh-CN"/>
          </w:rPr>
          <w:t>.</w:t>
        </w:r>
      </w:ins>
      <w:ins w:id="4252" w:author="LKY" w:date="2026-09-15T17:15:32Z">
        <w:r>
          <w:rPr>
            <w:rFonts w:hint="eastAsia" w:ascii="Times New Roman" w:hAnsi="Times New Roman"/>
            <w:b/>
            <w:bCs/>
            <w:sz w:val="28"/>
            <w:szCs w:val="28"/>
            <w:lang w:val="en-US" w:eastAsia="zh-CN"/>
          </w:rPr>
          <w:t>8</w:t>
        </w:r>
      </w:ins>
      <w:ins w:id="4253" w:author="LKY" w:date="2026-09-15T17:14:35Z">
        <w:r>
          <w:rPr>
            <w:rFonts w:hint="eastAsia" w:ascii="Times New Roman" w:hAnsi="Times New Roman"/>
            <w:b/>
            <w:bCs/>
            <w:sz w:val="28"/>
            <w:szCs w:val="28"/>
            <w:lang w:val="en-US" w:eastAsia="zh-CN"/>
          </w:rPr>
          <w:t xml:space="preserve"> </w:t>
        </w:r>
      </w:ins>
      <w:ins w:id="4254" w:author="LKY" w:date="2026-09-15T17:14:35Z">
        <w:r>
          <w:rPr>
            <w:rFonts w:hint="default" w:ascii="Times New Roman" w:hAnsi="Times New Roman" w:cs="Times New Roman"/>
            <w:sz w:val="28"/>
            <w:szCs w:val="28"/>
            <w:lang w:val="en-US" w:eastAsia="zh-CN"/>
          </w:rPr>
          <w:t>NTC</w:t>
        </w:r>
      </w:ins>
      <w:ins w:id="4255" w:author="LKY" w:date="2026-09-15T17:14:35Z">
        <w:r>
          <w:rPr>
            <w:rFonts w:hint="eastAsia"/>
            <w:sz w:val="28"/>
            <w:szCs w:val="28"/>
            <w:lang w:val="en-US" w:eastAsia="zh-CN"/>
          </w:rPr>
          <w:t>模块</w:t>
        </w:r>
        <w:bookmarkEnd w:id="86"/>
        <w:bookmarkEnd w:id="87"/>
      </w:ins>
    </w:p>
    <w:tbl>
      <w:tblPr>
        <w:tblStyle w:val="13"/>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78"/>
        <w:gridCol w:w="891"/>
        <w:gridCol w:w="891"/>
        <w:gridCol w:w="891"/>
        <w:gridCol w:w="891"/>
        <w:gridCol w:w="891"/>
        <w:gridCol w:w="891"/>
        <w:gridCol w:w="892"/>
        <w:gridCol w:w="892"/>
        <w:gridCol w:w="514"/>
      </w:tblGrid>
      <w:tr w14:paraId="55D5AB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ins w:id="4256" w:author="LKY" w:date="2026-09-15T17:14:35Z"/>
        </w:trPr>
        <w:tc>
          <w:tcPr>
            <w:tcW w:w="5000" w:type="pct"/>
            <w:gridSpan w:val="10"/>
            <w:tcBorders>
              <w:top w:val="single" w:color="auto" w:sz="4" w:space="0"/>
            </w:tcBorders>
            <w:noWrap w:val="0"/>
            <w:vAlign w:val="top"/>
          </w:tcPr>
          <w:p w14:paraId="0CA71E21">
            <w:pPr>
              <w:pBdr>
                <w:top w:val="none" w:color="auto" w:sz="0" w:space="0"/>
                <w:left w:val="none" w:color="auto" w:sz="0" w:space="0"/>
                <w:bottom w:val="none" w:color="auto" w:sz="0" w:space="0"/>
                <w:right w:val="none" w:color="auto" w:sz="0" w:space="0"/>
                <w:between w:val="none" w:color="auto" w:sz="0" w:space="0"/>
              </w:pBdr>
              <w:jc w:val="center"/>
              <w:rPr>
                <w:ins w:id="4257" w:author="LKY" w:date="2026-09-15T17:14:35Z"/>
                <w:rFonts w:hint="default" w:ascii="Times New Roman" w:hAnsi="Times New Roman"/>
                <w:vertAlign w:val="baseline"/>
                <w:lang w:val="en-US" w:eastAsia="zh-CN"/>
              </w:rPr>
            </w:pPr>
            <w:ins w:id="4258" w:author="LKY" w:date="2026-09-15T17:14:35Z">
              <w:r>
                <w:rPr>
                  <w:rFonts w:hint="eastAsia" w:ascii="Times New Roman" w:hAnsi="Times New Roman"/>
                  <w:vertAlign w:val="baseline"/>
                  <w:lang w:val="en-US" w:eastAsia="zh-CN"/>
                </w:rPr>
                <w:t>N3087模块</w:t>
              </w:r>
            </w:ins>
          </w:p>
        </w:tc>
      </w:tr>
      <w:tr w14:paraId="59FBCB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ins w:id="4259" w:author="LKY" w:date="2026-09-15T17:14:35Z"/>
        </w:trPr>
        <w:tc>
          <w:tcPr>
            <w:tcW w:w="515" w:type="pct"/>
            <w:tcBorders>
              <w:top w:val="single" w:color="auto" w:sz="4" w:space="0"/>
            </w:tcBorders>
            <w:noWrap w:val="0"/>
            <w:vAlign w:val="top"/>
          </w:tcPr>
          <w:p w14:paraId="4ECF0876">
            <w:pPr>
              <w:jc w:val="center"/>
              <w:rPr>
                <w:ins w:id="4260" w:author="LKY" w:date="2026-09-15T17:14:35Z"/>
                <w:rFonts w:hint="default" w:ascii="Times New Roman" w:hAnsi="Times New Roman"/>
                <w:vertAlign w:val="baseline"/>
                <w:lang w:val="en-US" w:eastAsia="zh-CN"/>
              </w:rPr>
            </w:pPr>
            <w:ins w:id="4261" w:author="LKY" w:date="2026-09-15T17:14:35Z">
              <w:r>
                <w:rPr>
                  <w:rFonts w:hint="eastAsia" w:ascii="Times New Roman" w:hAnsi="Times New Roman"/>
                  <w:vertAlign w:val="baseline"/>
                  <w:lang w:val="en-US" w:eastAsia="zh-CN"/>
                </w:rPr>
                <w:t>端口号</w:t>
              </w:r>
            </w:ins>
          </w:p>
        </w:tc>
        <w:tc>
          <w:tcPr>
            <w:tcW w:w="523" w:type="pct"/>
            <w:tcBorders>
              <w:top w:val="single" w:color="auto" w:sz="4" w:space="0"/>
            </w:tcBorders>
            <w:noWrap w:val="0"/>
            <w:vAlign w:val="top"/>
          </w:tcPr>
          <w:p w14:paraId="31FC598A">
            <w:pPr>
              <w:jc w:val="center"/>
              <w:rPr>
                <w:ins w:id="4262" w:author="LKY" w:date="2026-09-15T17:14:35Z"/>
                <w:rFonts w:hint="default" w:ascii="Times New Roman" w:hAnsi="Times New Roman" w:eastAsiaTheme="minorEastAsia" w:cstheme="minorBidi"/>
                <w:kern w:val="2"/>
                <w:sz w:val="21"/>
                <w:szCs w:val="24"/>
                <w:vertAlign w:val="baseline"/>
                <w:lang w:val="en-US" w:eastAsia="zh-CN" w:bidi="ar-SA"/>
              </w:rPr>
            </w:pPr>
            <w:ins w:id="4263" w:author="LKY" w:date="2026-09-15T17:14:35Z">
              <w:r>
                <w:rPr>
                  <w:rFonts w:hint="eastAsia" w:ascii="Times New Roman" w:hAnsi="Times New Roman" w:cstheme="minorBidi"/>
                  <w:kern w:val="2"/>
                  <w:sz w:val="21"/>
                  <w:szCs w:val="24"/>
                  <w:vertAlign w:val="baseline"/>
                  <w:lang w:val="en-US" w:eastAsia="zh-CN" w:bidi="ar-SA"/>
                </w:rPr>
                <w:t>B1</w:t>
              </w:r>
            </w:ins>
          </w:p>
        </w:tc>
        <w:tc>
          <w:tcPr>
            <w:tcW w:w="523" w:type="pct"/>
            <w:tcBorders>
              <w:top w:val="single" w:color="auto" w:sz="4" w:space="0"/>
            </w:tcBorders>
            <w:noWrap w:val="0"/>
            <w:vAlign w:val="top"/>
          </w:tcPr>
          <w:p w14:paraId="65C86839">
            <w:pPr>
              <w:jc w:val="center"/>
              <w:rPr>
                <w:ins w:id="4264" w:author="LKY" w:date="2026-09-15T17:14:35Z"/>
                <w:rFonts w:hint="default" w:ascii="Times New Roman" w:hAnsi="Times New Roman" w:eastAsiaTheme="minorEastAsia" w:cstheme="minorBidi"/>
                <w:kern w:val="2"/>
                <w:sz w:val="21"/>
                <w:szCs w:val="24"/>
                <w:vertAlign w:val="baseline"/>
                <w:lang w:val="en-US" w:eastAsia="zh-CN" w:bidi="ar-SA"/>
              </w:rPr>
            </w:pPr>
            <w:ins w:id="4265" w:author="LKY" w:date="2026-09-15T17:14:35Z">
              <w:r>
                <w:rPr>
                  <w:rFonts w:hint="eastAsia" w:ascii="Times New Roman" w:hAnsi="Times New Roman" w:cstheme="minorBidi"/>
                  <w:kern w:val="2"/>
                  <w:sz w:val="21"/>
                  <w:szCs w:val="24"/>
                  <w:vertAlign w:val="baseline"/>
                  <w:lang w:val="en-US" w:eastAsia="zh-CN" w:bidi="ar-SA"/>
                </w:rPr>
                <w:t>B2</w:t>
              </w:r>
            </w:ins>
          </w:p>
        </w:tc>
        <w:tc>
          <w:tcPr>
            <w:tcW w:w="523" w:type="pct"/>
            <w:tcBorders>
              <w:top w:val="single" w:color="auto" w:sz="4" w:space="0"/>
            </w:tcBorders>
            <w:noWrap w:val="0"/>
            <w:vAlign w:val="top"/>
          </w:tcPr>
          <w:p w14:paraId="60226E74">
            <w:pPr>
              <w:jc w:val="center"/>
              <w:rPr>
                <w:ins w:id="4266" w:author="LKY" w:date="2026-09-15T17:14:35Z"/>
                <w:rFonts w:hint="default" w:ascii="Times New Roman" w:hAnsi="Times New Roman" w:eastAsiaTheme="minorEastAsia" w:cstheme="minorBidi"/>
                <w:kern w:val="2"/>
                <w:sz w:val="21"/>
                <w:szCs w:val="24"/>
                <w:vertAlign w:val="baseline"/>
                <w:lang w:val="en-US" w:eastAsia="zh-CN" w:bidi="ar-SA"/>
              </w:rPr>
            </w:pPr>
            <w:ins w:id="4267" w:author="LKY" w:date="2026-09-15T17:14:35Z">
              <w:r>
                <w:rPr>
                  <w:rFonts w:hint="eastAsia" w:ascii="Times New Roman" w:hAnsi="Times New Roman" w:cstheme="minorBidi"/>
                  <w:kern w:val="2"/>
                  <w:sz w:val="21"/>
                  <w:szCs w:val="24"/>
                  <w:vertAlign w:val="baseline"/>
                  <w:lang w:val="en-US" w:eastAsia="zh-CN" w:bidi="ar-SA"/>
                </w:rPr>
                <w:t>B3</w:t>
              </w:r>
            </w:ins>
          </w:p>
        </w:tc>
        <w:tc>
          <w:tcPr>
            <w:tcW w:w="523" w:type="pct"/>
            <w:tcBorders>
              <w:top w:val="single" w:color="auto" w:sz="4" w:space="0"/>
            </w:tcBorders>
            <w:noWrap w:val="0"/>
            <w:vAlign w:val="top"/>
          </w:tcPr>
          <w:p w14:paraId="69B9A484">
            <w:pPr>
              <w:jc w:val="center"/>
              <w:rPr>
                <w:ins w:id="4268" w:author="LKY" w:date="2026-09-15T17:14:35Z"/>
                <w:rFonts w:hint="default" w:ascii="Times New Roman" w:hAnsi="Times New Roman" w:eastAsiaTheme="minorEastAsia" w:cstheme="minorBidi"/>
                <w:kern w:val="2"/>
                <w:sz w:val="21"/>
                <w:szCs w:val="24"/>
                <w:vertAlign w:val="baseline"/>
                <w:lang w:val="en-US" w:eastAsia="zh-CN" w:bidi="ar-SA"/>
              </w:rPr>
            </w:pPr>
            <w:ins w:id="4269" w:author="LKY" w:date="2026-09-15T17:14:35Z">
              <w:r>
                <w:rPr>
                  <w:rFonts w:hint="eastAsia" w:ascii="Times New Roman" w:hAnsi="Times New Roman" w:cstheme="minorBidi"/>
                  <w:kern w:val="2"/>
                  <w:sz w:val="21"/>
                  <w:szCs w:val="24"/>
                  <w:vertAlign w:val="baseline"/>
                  <w:lang w:val="en-US" w:eastAsia="zh-CN" w:bidi="ar-SA"/>
                </w:rPr>
                <w:t>B4</w:t>
              </w:r>
            </w:ins>
          </w:p>
        </w:tc>
        <w:tc>
          <w:tcPr>
            <w:tcW w:w="523" w:type="pct"/>
            <w:tcBorders>
              <w:top w:val="single" w:color="auto" w:sz="4" w:space="0"/>
            </w:tcBorders>
            <w:noWrap w:val="0"/>
            <w:vAlign w:val="top"/>
          </w:tcPr>
          <w:p w14:paraId="51B363B0">
            <w:pPr>
              <w:jc w:val="center"/>
              <w:rPr>
                <w:ins w:id="4270" w:author="LKY" w:date="2026-09-15T17:14:35Z"/>
                <w:rFonts w:hint="default" w:ascii="Times New Roman" w:hAnsi="Times New Roman" w:eastAsiaTheme="minorEastAsia" w:cstheme="minorBidi"/>
                <w:kern w:val="2"/>
                <w:sz w:val="21"/>
                <w:szCs w:val="24"/>
                <w:vertAlign w:val="baseline"/>
                <w:lang w:val="en-US" w:eastAsia="zh-CN" w:bidi="ar-SA"/>
              </w:rPr>
            </w:pPr>
            <w:ins w:id="4271" w:author="LKY" w:date="2026-09-15T17:14:35Z">
              <w:r>
                <w:rPr>
                  <w:rFonts w:hint="eastAsia" w:ascii="Times New Roman" w:hAnsi="Times New Roman" w:cstheme="minorBidi"/>
                  <w:kern w:val="2"/>
                  <w:sz w:val="21"/>
                  <w:szCs w:val="24"/>
                  <w:vertAlign w:val="baseline"/>
                  <w:lang w:val="en-US" w:eastAsia="zh-CN" w:bidi="ar-SA"/>
                </w:rPr>
                <w:t>B5</w:t>
              </w:r>
            </w:ins>
          </w:p>
        </w:tc>
        <w:tc>
          <w:tcPr>
            <w:tcW w:w="523" w:type="pct"/>
            <w:tcBorders>
              <w:top w:val="single" w:color="auto" w:sz="4" w:space="0"/>
            </w:tcBorders>
            <w:noWrap w:val="0"/>
            <w:vAlign w:val="top"/>
          </w:tcPr>
          <w:p w14:paraId="46433EB5">
            <w:pPr>
              <w:jc w:val="center"/>
              <w:rPr>
                <w:ins w:id="4272" w:author="LKY" w:date="2026-09-15T17:14:35Z"/>
                <w:rFonts w:hint="default" w:ascii="Times New Roman" w:hAnsi="Times New Roman" w:eastAsiaTheme="minorEastAsia" w:cstheme="minorBidi"/>
                <w:kern w:val="2"/>
                <w:sz w:val="21"/>
                <w:szCs w:val="24"/>
                <w:vertAlign w:val="baseline"/>
                <w:lang w:val="en-US" w:eastAsia="zh-CN" w:bidi="ar-SA"/>
              </w:rPr>
            </w:pPr>
            <w:ins w:id="4273" w:author="LKY" w:date="2026-09-15T17:14:35Z">
              <w:r>
                <w:rPr>
                  <w:rFonts w:hint="eastAsia" w:ascii="Times New Roman" w:hAnsi="Times New Roman" w:cstheme="minorBidi"/>
                  <w:kern w:val="2"/>
                  <w:sz w:val="21"/>
                  <w:szCs w:val="24"/>
                  <w:vertAlign w:val="baseline"/>
                  <w:lang w:val="en-US" w:eastAsia="zh-CN" w:bidi="ar-SA"/>
                </w:rPr>
                <w:t>B6</w:t>
              </w:r>
            </w:ins>
          </w:p>
        </w:tc>
        <w:tc>
          <w:tcPr>
            <w:tcW w:w="523" w:type="pct"/>
            <w:tcBorders>
              <w:top w:val="single" w:color="auto" w:sz="4" w:space="0"/>
            </w:tcBorders>
            <w:noWrap w:val="0"/>
            <w:vAlign w:val="top"/>
          </w:tcPr>
          <w:p w14:paraId="3C169D48">
            <w:pPr>
              <w:jc w:val="center"/>
              <w:rPr>
                <w:ins w:id="4274" w:author="LKY" w:date="2026-09-15T17:14:35Z"/>
                <w:rFonts w:hint="default" w:ascii="Times New Roman" w:hAnsi="Times New Roman"/>
                <w:vertAlign w:val="baseline"/>
                <w:lang w:val="en-US" w:eastAsia="zh-CN"/>
              </w:rPr>
            </w:pPr>
            <w:ins w:id="4275" w:author="LKY" w:date="2026-09-15T17:14:35Z">
              <w:r>
                <w:rPr>
                  <w:rFonts w:hint="eastAsia" w:ascii="Times New Roman" w:hAnsi="Times New Roman"/>
                  <w:vertAlign w:val="baseline"/>
                  <w:lang w:val="en-US" w:eastAsia="zh-CN"/>
                </w:rPr>
                <w:t>B7</w:t>
              </w:r>
            </w:ins>
          </w:p>
        </w:tc>
        <w:tc>
          <w:tcPr>
            <w:tcW w:w="523" w:type="pct"/>
            <w:tcBorders>
              <w:top w:val="single" w:color="auto" w:sz="4" w:space="0"/>
            </w:tcBorders>
            <w:noWrap w:val="0"/>
            <w:vAlign w:val="top"/>
          </w:tcPr>
          <w:p w14:paraId="5D10A688">
            <w:pPr>
              <w:jc w:val="center"/>
              <w:rPr>
                <w:ins w:id="4276" w:author="LKY" w:date="2026-09-15T17:14:35Z"/>
                <w:rFonts w:hint="default" w:ascii="Times New Roman" w:hAnsi="Times New Roman"/>
                <w:vertAlign w:val="baseline"/>
                <w:lang w:val="en-US" w:eastAsia="zh-CN"/>
              </w:rPr>
            </w:pPr>
            <w:ins w:id="4277" w:author="LKY" w:date="2026-09-15T17:14:35Z">
              <w:r>
                <w:rPr>
                  <w:rFonts w:hint="eastAsia" w:ascii="Times New Roman" w:hAnsi="Times New Roman"/>
                  <w:vertAlign w:val="baseline"/>
                  <w:lang w:val="en-US" w:eastAsia="zh-CN"/>
                </w:rPr>
                <w:t>B8</w:t>
              </w:r>
            </w:ins>
          </w:p>
        </w:tc>
        <w:tc>
          <w:tcPr>
            <w:tcW w:w="292" w:type="pct"/>
            <w:tcBorders>
              <w:top w:val="single" w:color="auto" w:sz="4" w:space="0"/>
            </w:tcBorders>
            <w:noWrap w:val="0"/>
            <w:vAlign w:val="top"/>
          </w:tcPr>
          <w:p w14:paraId="4D31AAA2">
            <w:pPr>
              <w:jc w:val="center"/>
              <w:rPr>
                <w:ins w:id="4278" w:author="LKY" w:date="2026-09-15T17:14:35Z"/>
                <w:rFonts w:hint="default" w:ascii="Times New Roman" w:hAnsi="Times New Roman"/>
                <w:vertAlign w:val="baseline"/>
                <w:lang w:val="en-US" w:eastAsia="zh-CN"/>
              </w:rPr>
            </w:pPr>
            <w:ins w:id="4279" w:author="LKY" w:date="2026-09-15T17:14:35Z">
              <w:r>
                <w:rPr>
                  <w:rFonts w:hint="eastAsia" w:ascii="Times New Roman" w:hAnsi="Times New Roman"/>
                  <w:vertAlign w:val="baseline"/>
                  <w:lang w:val="en-US" w:eastAsia="zh-CN"/>
                </w:rPr>
                <w:t>B9</w:t>
              </w:r>
            </w:ins>
          </w:p>
        </w:tc>
      </w:tr>
      <w:tr w14:paraId="0D271A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ins w:id="4280" w:author="LKY" w:date="2026-09-15T17:14:35Z"/>
        </w:trPr>
        <w:tc>
          <w:tcPr>
            <w:tcW w:w="515" w:type="pct"/>
            <w:noWrap w:val="0"/>
            <w:vAlign w:val="top"/>
          </w:tcPr>
          <w:p w14:paraId="58919F7F">
            <w:pPr>
              <w:jc w:val="center"/>
              <w:rPr>
                <w:ins w:id="4281" w:author="LKY" w:date="2026-09-15T17:14:35Z"/>
                <w:rFonts w:hint="default" w:ascii="Times New Roman" w:hAnsi="Times New Roman"/>
                <w:vertAlign w:val="baseline"/>
                <w:lang w:val="en-US" w:eastAsia="zh-CN"/>
              </w:rPr>
            </w:pPr>
            <w:ins w:id="4282" w:author="LKY" w:date="2026-09-15T17:14:35Z">
              <w:r>
                <w:rPr>
                  <w:rFonts w:hint="eastAsia" w:ascii="Times New Roman" w:hAnsi="Times New Roman"/>
                  <w:vertAlign w:val="baseline"/>
                  <w:lang w:val="en-US" w:eastAsia="zh-CN"/>
                </w:rPr>
                <w:t>名称</w:t>
              </w:r>
            </w:ins>
          </w:p>
        </w:tc>
        <w:tc>
          <w:tcPr>
            <w:tcW w:w="523" w:type="pct"/>
            <w:noWrap w:val="0"/>
            <w:vAlign w:val="top"/>
          </w:tcPr>
          <w:p w14:paraId="69B2BE29">
            <w:pPr>
              <w:jc w:val="center"/>
              <w:rPr>
                <w:ins w:id="4283" w:author="LKY" w:date="2026-09-15T17:14:35Z"/>
                <w:rFonts w:hint="default" w:ascii="Times New Roman" w:hAnsi="Times New Roman"/>
                <w:vertAlign w:val="baseline"/>
                <w:lang w:val="en-US" w:eastAsia="zh-CN"/>
              </w:rPr>
            </w:pPr>
            <w:ins w:id="4284" w:author="LKY" w:date="2026-09-15T17:14:35Z">
              <w:r>
                <w:rPr>
                  <w:rFonts w:hint="eastAsia" w:ascii="Times New Roman" w:hAnsi="Times New Roman"/>
                  <w:vertAlign w:val="baseline"/>
                  <w:lang w:val="en-US" w:eastAsia="zh-CN"/>
                </w:rPr>
                <w:t>NTC1-</w:t>
              </w:r>
            </w:ins>
          </w:p>
        </w:tc>
        <w:tc>
          <w:tcPr>
            <w:tcW w:w="523" w:type="pct"/>
            <w:shd w:val="clear" w:color="auto" w:fill="auto"/>
            <w:noWrap w:val="0"/>
            <w:vAlign w:val="top"/>
          </w:tcPr>
          <w:p w14:paraId="1DC076AF">
            <w:pPr>
              <w:jc w:val="center"/>
              <w:rPr>
                <w:ins w:id="4285" w:author="LKY" w:date="2026-09-15T17:14:35Z"/>
                <w:rFonts w:hint="default" w:ascii="Times New Roman" w:hAnsi="Times New Roman" w:eastAsiaTheme="minorEastAsia" w:cstheme="minorBidi"/>
                <w:kern w:val="2"/>
                <w:sz w:val="21"/>
                <w:szCs w:val="24"/>
                <w:vertAlign w:val="baseline"/>
                <w:lang w:val="en-US" w:eastAsia="zh-CN" w:bidi="ar-SA"/>
              </w:rPr>
            </w:pPr>
            <w:ins w:id="4286" w:author="LKY" w:date="2026-09-15T17:14:35Z">
              <w:r>
                <w:rPr>
                  <w:rFonts w:hint="eastAsia" w:ascii="Times New Roman" w:hAnsi="Times New Roman"/>
                  <w:vertAlign w:val="baseline"/>
                  <w:lang w:val="en-US" w:eastAsia="zh-CN"/>
                </w:rPr>
                <w:t>NTC2-</w:t>
              </w:r>
            </w:ins>
          </w:p>
        </w:tc>
        <w:tc>
          <w:tcPr>
            <w:tcW w:w="523" w:type="pct"/>
            <w:shd w:val="clear" w:color="auto" w:fill="auto"/>
            <w:noWrap w:val="0"/>
            <w:vAlign w:val="top"/>
          </w:tcPr>
          <w:p w14:paraId="65E09959">
            <w:pPr>
              <w:jc w:val="center"/>
              <w:rPr>
                <w:ins w:id="4287" w:author="LKY" w:date="2026-09-15T17:14:35Z"/>
                <w:rFonts w:hint="default" w:ascii="Times New Roman" w:hAnsi="Times New Roman" w:eastAsiaTheme="minorEastAsia" w:cstheme="minorBidi"/>
                <w:kern w:val="2"/>
                <w:sz w:val="21"/>
                <w:szCs w:val="24"/>
                <w:vertAlign w:val="baseline"/>
                <w:lang w:val="en-US" w:eastAsia="zh-CN" w:bidi="ar-SA"/>
              </w:rPr>
            </w:pPr>
            <w:ins w:id="4288" w:author="LKY" w:date="2026-09-15T17:14:35Z">
              <w:r>
                <w:rPr>
                  <w:rFonts w:hint="eastAsia" w:ascii="Times New Roman" w:hAnsi="Times New Roman"/>
                  <w:vertAlign w:val="baseline"/>
                  <w:lang w:val="en-US" w:eastAsia="zh-CN"/>
                </w:rPr>
                <w:t>NTC3-</w:t>
              </w:r>
            </w:ins>
          </w:p>
        </w:tc>
        <w:tc>
          <w:tcPr>
            <w:tcW w:w="523" w:type="pct"/>
            <w:shd w:val="clear" w:color="auto" w:fill="auto"/>
            <w:noWrap w:val="0"/>
            <w:vAlign w:val="top"/>
          </w:tcPr>
          <w:p w14:paraId="7611D9B8">
            <w:pPr>
              <w:jc w:val="center"/>
              <w:rPr>
                <w:ins w:id="4289" w:author="LKY" w:date="2026-09-15T17:14:35Z"/>
                <w:rFonts w:hint="default" w:ascii="Times New Roman" w:hAnsi="Times New Roman" w:eastAsiaTheme="minorEastAsia" w:cstheme="minorBidi"/>
                <w:kern w:val="2"/>
                <w:sz w:val="21"/>
                <w:szCs w:val="24"/>
                <w:vertAlign w:val="baseline"/>
                <w:lang w:val="en-US" w:eastAsia="zh-CN" w:bidi="ar-SA"/>
              </w:rPr>
            </w:pPr>
            <w:ins w:id="4290" w:author="LKY" w:date="2026-09-15T17:14:35Z">
              <w:r>
                <w:rPr>
                  <w:rFonts w:hint="eastAsia" w:ascii="Times New Roman" w:hAnsi="Times New Roman"/>
                  <w:vertAlign w:val="baseline"/>
                  <w:lang w:val="en-US" w:eastAsia="zh-CN"/>
                </w:rPr>
                <w:t>NTC4-</w:t>
              </w:r>
            </w:ins>
          </w:p>
        </w:tc>
        <w:tc>
          <w:tcPr>
            <w:tcW w:w="523" w:type="pct"/>
            <w:shd w:val="clear" w:color="auto" w:fill="auto"/>
            <w:noWrap w:val="0"/>
            <w:vAlign w:val="top"/>
          </w:tcPr>
          <w:p w14:paraId="040E5D28">
            <w:pPr>
              <w:jc w:val="center"/>
              <w:rPr>
                <w:ins w:id="4291" w:author="LKY" w:date="2026-09-15T17:14:35Z"/>
                <w:rFonts w:hint="default" w:ascii="Times New Roman" w:hAnsi="Times New Roman" w:eastAsiaTheme="minorEastAsia" w:cstheme="minorBidi"/>
                <w:kern w:val="2"/>
                <w:sz w:val="21"/>
                <w:szCs w:val="24"/>
                <w:vertAlign w:val="baseline"/>
                <w:lang w:val="en-US" w:eastAsia="zh-CN" w:bidi="ar-SA"/>
              </w:rPr>
            </w:pPr>
            <w:ins w:id="4292" w:author="LKY" w:date="2026-09-15T17:14:35Z">
              <w:r>
                <w:rPr>
                  <w:rFonts w:hint="eastAsia" w:ascii="Times New Roman" w:hAnsi="Times New Roman"/>
                  <w:vertAlign w:val="baseline"/>
                  <w:lang w:val="en-US" w:eastAsia="zh-CN"/>
                </w:rPr>
                <w:t>NTC5-</w:t>
              </w:r>
            </w:ins>
          </w:p>
        </w:tc>
        <w:tc>
          <w:tcPr>
            <w:tcW w:w="523" w:type="pct"/>
            <w:shd w:val="clear" w:color="auto" w:fill="auto"/>
            <w:noWrap w:val="0"/>
            <w:vAlign w:val="top"/>
          </w:tcPr>
          <w:p w14:paraId="71A7399B">
            <w:pPr>
              <w:jc w:val="center"/>
              <w:rPr>
                <w:ins w:id="4293" w:author="LKY" w:date="2026-09-15T17:14:35Z"/>
                <w:rFonts w:hint="default" w:ascii="Times New Roman" w:hAnsi="Times New Roman" w:eastAsiaTheme="minorEastAsia" w:cstheme="minorBidi"/>
                <w:kern w:val="2"/>
                <w:sz w:val="21"/>
                <w:szCs w:val="24"/>
                <w:vertAlign w:val="baseline"/>
                <w:lang w:val="en-US" w:eastAsia="zh-CN" w:bidi="ar-SA"/>
              </w:rPr>
            </w:pPr>
            <w:ins w:id="4294" w:author="LKY" w:date="2026-09-15T17:14:35Z">
              <w:r>
                <w:rPr>
                  <w:rFonts w:hint="eastAsia" w:ascii="Times New Roman" w:hAnsi="Times New Roman"/>
                  <w:vertAlign w:val="baseline"/>
                  <w:lang w:val="en-US" w:eastAsia="zh-CN"/>
                </w:rPr>
                <w:t>NTC6-</w:t>
              </w:r>
            </w:ins>
          </w:p>
        </w:tc>
        <w:tc>
          <w:tcPr>
            <w:tcW w:w="523" w:type="pct"/>
            <w:shd w:val="clear" w:color="auto" w:fill="auto"/>
            <w:noWrap w:val="0"/>
            <w:vAlign w:val="top"/>
          </w:tcPr>
          <w:p w14:paraId="5DD2837B">
            <w:pPr>
              <w:jc w:val="center"/>
              <w:rPr>
                <w:ins w:id="4295" w:author="LKY" w:date="2026-09-15T17:14:35Z"/>
                <w:rFonts w:hint="default" w:ascii="Times New Roman" w:hAnsi="Times New Roman" w:eastAsiaTheme="minorEastAsia" w:cstheme="minorBidi"/>
                <w:kern w:val="2"/>
                <w:sz w:val="21"/>
                <w:szCs w:val="24"/>
                <w:vertAlign w:val="baseline"/>
                <w:lang w:val="en-US" w:eastAsia="zh-CN" w:bidi="ar-SA"/>
              </w:rPr>
            </w:pPr>
            <w:ins w:id="4296" w:author="LKY" w:date="2026-09-15T17:14:35Z">
              <w:r>
                <w:rPr>
                  <w:rFonts w:hint="eastAsia" w:ascii="Times New Roman" w:hAnsi="Times New Roman"/>
                  <w:vertAlign w:val="baseline"/>
                  <w:lang w:val="en-US" w:eastAsia="zh-CN"/>
                </w:rPr>
                <w:t>NTC7-</w:t>
              </w:r>
            </w:ins>
          </w:p>
        </w:tc>
        <w:tc>
          <w:tcPr>
            <w:tcW w:w="523" w:type="pct"/>
            <w:noWrap w:val="0"/>
            <w:vAlign w:val="top"/>
          </w:tcPr>
          <w:p w14:paraId="1A01D49F">
            <w:pPr>
              <w:jc w:val="center"/>
              <w:rPr>
                <w:ins w:id="4297" w:author="LKY" w:date="2026-09-15T17:14:35Z"/>
                <w:rFonts w:hint="default" w:ascii="Times New Roman" w:hAnsi="Times New Roman"/>
                <w:vertAlign w:val="baseline"/>
                <w:lang w:val="en-US" w:eastAsia="zh-CN"/>
              </w:rPr>
            </w:pPr>
            <w:ins w:id="4298" w:author="LKY" w:date="2026-09-15T17:14:35Z">
              <w:r>
                <w:rPr>
                  <w:rFonts w:hint="eastAsia" w:ascii="Times New Roman" w:hAnsi="Times New Roman"/>
                  <w:vertAlign w:val="baseline"/>
                  <w:lang w:val="en-US" w:eastAsia="zh-CN"/>
                </w:rPr>
                <w:t>NTC8-</w:t>
              </w:r>
            </w:ins>
          </w:p>
        </w:tc>
        <w:tc>
          <w:tcPr>
            <w:tcW w:w="292" w:type="pct"/>
            <w:noWrap w:val="0"/>
            <w:vAlign w:val="top"/>
          </w:tcPr>
          <w:p w14:paraId="4B3BA7F9">
            <w:pPr>
              <w:jc w:val="center"/>
              <w:rPr>
                <w:ins w:id="4299" w:author="LKY" w:date="2026-09-15T17:14:35Z"/>
                <w:rFonts w:hint="default" w:ascii="Times New Roman" w:hAnsi="Times New Roman"/>
                <w:vertAlign w:val="baseline"/>
                <w:lang w:val="en-US" w:eastAsia="zh-CN"/>
              </w:rPr>
            </w:pPr>
            <w:ins w:id="4300" w:author="LKY" w:date="2026-09-15T17:14:35Z">
              <w:r>
                <w:rPr>
                  <w:rFonts w:hint="eastAsia" w:ascii="Times New Roman" w:hAnsi="Times New Roman"/>
                  <w:vertAlign w:val="baseline"/>
                  <w:lang w:val="en-US" w:eastAsia="zh-CN"/>
                </w:rPr>
                <w:t>PE</w:t>
              </w:r>
            </w:ins>
          </w:p>
        </w:tc>
      </w:tr>
      <w:tr w14:paraId="3C99A5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ins w:id="4301" w:author="LKY" w:date="2026-09-15T17:14:35Z"/>
        </w:trPr>
        <w:tc>
          <w:tcPr>
            <w:tcW w:w="515" w:type="pct"/>
            <w:noWrap w:val="0"/>
            <w:vAlign w:val="top"/>
          </w:tcPr>
          <w:p w14:paraId="16CF5943">
            <w:pPr>
              <w:jc w:val="center"/>
              <w:rPr>
                <w:ins w:id="4302" w:author="LKY" w:date="2026-09-15T17:14:35Z"/>
                <w:rFonts w:hint="default" w:ascii="Times New Roman" w:hAnsi="Times New Roman"/>
                <w:vertAlign w:val="baseline"/>
                <w:lang w:val="en-US" w:eastAsia="zh-CN"/>
              </w:rPr>
            </w:pPr>
            <w:ins w:id="4303" w:author="LKY" w:date="2026-09-15T17:14:35Z">
              <w:r>
                <w:rPr>
                  <w:rFonts w:hint="eastAsia" w:ascii="Times New Roman" w:hAnsi="Times New Roman"/>
                  <w:vertAlign w:val="baseline"/>
                  <w:lang w:val="en-US" w:eastAsia="zh-CN"/>
                </w:rPr>
                <w:t>端口号</w:t>
              </w:r>
            </w:ins>
          </w:p>
        </w:tc>
        <w:tc>
          <w:tcPr>
            <w:tcW w:w="523" w:type="pct"/>
            <w:noWrap w:val="0"/>
            <w:vAlign w:val="top"/>
          </w:tcPr>
          <w:p w14:paraId="44730BCB">
            <w:pPr>
              <w:jc w:val="center"/>
              <w:rPr>
                <w:ins w:id="4304" w:author="LKY" w:date="2026-09-15T17:14:35Z"/>
                <w:rFonts w:hint="default" w:ascii="Times New Roman" w:hAnsi="Times New Roman"/>
                <w:vertAlign w:val="baseline"/>
                <w:lang w:val="en-US" w:eastAsia="zh-CN"/>
              </w:rPr>
            </w:pPr>
            <w:ins w:id="4305" w:author="LKY" w:date="2026-09-15T17:14:35Z">
              <w:r>
                <w:rPr>
                  <w:rFonts w:hint="eastAsia" w:ascii="Times New Roman" w:hAnsi="Times New Roman"/>
                  <w:vertAlign w:val="baseline"/>
                  <w:lang w:val="en-US" w:eastAsia="zh-CN"/>
                </w:rPr>
                <w:t>A1</w:t>
              </w:r>
            </w:ins>
          </w:p>
        </w:tc>
        <w:tc>
          <w:tcPr>
            <w:tcW w:w="523" w:type="pct"/>
            <w:noWrap w:val="0"/>
            <w:vAlign w:val="top"/>
          </w:tcPr>
          <w:p w14:paraId="11E613B3">
            <w:pPr>
              <w:jc w:val="center"/>
              <w:rPr>
                <w:ins w:id="4306" w:author="LKY" w:date="2026-09-15T17:14:35Z"/>
                <w:rFonts w:hint="default" w:ascii="Times New Roman" w:hAnsi="Times New Roman"/>
                <w:vertAlign w:val="baseline"/>
                <w:lang w:val="en-US" w:eastAsia="zh-CN"/>
              </w:rPr>
            </w:pPr>
            <w:ins w:id="4307" w:author="LKY" w:date="2026-09-15T17:14:35Z">
              <w:r>
                <w:rPr>
                  <w:rFonts w:hint="eastAsia" w:ascii="Times New Roman" w:hAnsi="Times New Roman"/>
                  <w:vertAlign w:val="baseline"/>
                  <w:lang w:val="en-US" w:eastAsia="zh-CN"/>
                </w:rPr>
                <w:t>A2</w:t>
              </w:r>
            </w:ins>
          </w:p>
        </w:tc>
        <w:tc>
          <w:tcPr>
            <w:tcW w:w="523" w:type="pct"/>
            <w:noWrap w:val="0"/>
            <w:vAlign w:val="top"/>
          </w:tcPr>
          <w:p w14:paraId="018EDDB2">
            <w:pPr>
              <w:jc w:val="center"/>
              <w:rPr>
                <w:ins w:id="4308" w:author="LKY" w:date="2026-09-15T17:14:35Z"/>
                <w:rFonts w:hint="default" w:ascii="Times New Roman" w:hAnsi="Times New Roman"/>
                <w:vertAlign w:val="baseline"/>
                <w:lang w:val="en-US" w:eastAsia="zh-CN"/>
              </w:rPr>
            </w:pPr>
            <w:ins w:id="4309" w:author="LKY" w:date="2026-09-15T17:14:35Z">
              <w:r>
                <w:rPr>
                  <w:rFonts w:hint="eastAsia" w:ascii="Times New Roman" w:hAnsi="Times New Roman"/>
                  <w:vertAlign w:val="baseline"/>
                  <w:lang w:val="en-US" w:eastAsia="zh-CN"/>
                </w:rPr>
                <w:t>A3</w:t>
              </w:r>
            </w:ins>
          </w:p>
        </w:tc>
        <w:tc>
          <w:tcPr>
            <w:tcW w:w="523" w:type="pct"/>
            <w:noWrap w:val="0"/>
            <w:vAlign w:val="top"/>
          </w:tcPr>
          <w:p w14:paraId="000D695D">
            <w:pPr>
              <w:jc w:val="center"/>
              <w:rPr>
                <w:ins w:id="4310" w:author="LKY" w:date="2026-09-15T17:14:35Z"/>
                <w:rFonts w:hint="default" w:ascii="Times New Roman" w:hAnsi="Times New Roman"/>
                <w:vertAlign w:val="baseline"/>
                <w:lang w:val="en-US" w:eastAsia="zh-CN"/>
              </w:rPr>
            </w:pPr>
            <w:ins w:id="4311" w:author="LKY" w:date="2026-09-15T17:14:35Z">
              <w:r>
                <w:rPr>
                  <w:rFonts w:hint="eastAsia" w:ascii="Times New Roman" w:hAnsi="Times New Roman"/>
                  <w:vertAlign w:val="baseline"/>
                  <w:lang w:val="en-US" w:eastAsia="zh-CN"/>
                </w:rPr>
                <w:t>A4</w:t>
              </w:r>
            </w:ins>
          </w:p>
        </w:tc>
        <w:tc>
          <w:tcPr>
            <w:tcW w:w="523" w:type="pct"/>
            <w:noWrap w:val="0"/>
            <w:vAlign w:val="top"/>
          </w:tcPr>
          <w:p w14:paraId="4105107E">
            <w:pPr>
              <w:jc w:val="center"/>
              <w:rPr>
                <w:ins w:id="4312" w:author="LKY" w:date="2026-09-15T17:14:35Z"/>
                <w:rFonts w:hint="default" w:ascii="Times New Roman" w:hAnsi="Times New Roman"/>
                <w:vertAlign w:val="baseline"/>
                <w:lang w:val="en-US" w:eastAsia="zh-CN"/>
              </w:rPr>
            </w:pPr>
            <w:ins w:id="4313" w:author="LKY" w:date="2026-09-15T17:14:35Z">
              <w:r>
                <w:rPr>
                  <w:rFonts w:hint="eastAsia" w:ascii="Times New Roman" w:hAnsi="Times New Roman"/>
                  <w:vertAlign w:val="baseline"/>
                  <w:lang w:val="en-US" w:eastAsia="zh-CN"/>
                </w:rPr>
                <w:t>A5</w:t>
              </w:r>
            </w:ins>
          </w:p>
        </w:tc>
        <w:tc>
          <w:tcPr>
            <w:tcW w:w="523" w:type="pct"/>
            <w:noWrap w:val="0"/>
            <w:vAlign w:val="top"/>
          </w:tcPr>
          <w:p w14:paraId="7D3EC3B3">
            <w:pPr>
              <w:jc w:val="center"/>
              <w:rPr>
                <w:ins w:id="4314" w:author="LKY" w:date="2026-09-15T17:14:35Z"/>
                <w:rFonts w:hint="default" w:ascii="Times New Roman" w:hAnsi="Times New Roman"/>
                <w:vertAlign w:val="baseline"/>
                <w:lang w:val="en-US" w:eastAsia="zh-CN"/>
              </w:rPr>
            </w:pPr>
            <w:ins w:id="4315" w:author="LKY" w:date="2026-09-15T17:14:35Z">
              <w:r>
                <w:rPr>
                  <w:rFonts w:hint="eastAsia" w:ascii="Times New Roman" w:hAnsi="Times New Roman"/>
                  <w:vertAlign w:val="baseline"/>
                  <w:lang w:val="en-US" w:eastAsia="zh-CN"/>
                </w:rPr>
                <w:t>A6</w:t>
              </w:r>
            </w:ins>
          </w:p>
        </w:tc>
        <w:tc>
          <w:tcPr>
            <w:tcW w:w="523" w:type="pct"/>
            <w:noWrap w:val="0"/>
            <w:vAlign w:val="top"/>
          </w:tcPr>
          <w:p w14:paraId="331A0D42">
            <w:pPr>
              <w:jc w:val="center"/>
              <w:rPr>
                <w:ins w:id="4316" w:author="LKY" w:date="2026-09-15T17:14:35Z"/>
                <w:rFonts w:hint="default" w:ascii="Times New Roman" w:hAnsi="Times New Roman"/>
                <w:vertAlign w:val="baseline"/>
                <w:lang w:val="en-US" w:eastAsia="zh-CN"/>
              </w:rPr>
            </w:pPr>
            <w:ins w:id="4317" w:author="LKY" w:date="2026-09-15T17:14:35Z">
              <w:r>
                <w:rPr>
                  <w:rFonts w:hint="eastAsia" w:ascii="Times New Roman" w:hAnsi="Times New Roman"/>
                  <w:vertAlign w:val="baseline"/>
                  <w:lang w:val="en-US" w:eastAsia="zh-CN"/>
                </w:rPr>
                <w:t>A7</w:t>
              </w:r>
            </w:ins>
          </w:p>
        </w:tc>
        <w:tc>
          <w:tcPr>
            <w:tcW w:w="523" w:type="pct"/>
            <w:noWrap w:val="0"/>
            <w:vAlign w:val="top"/>
          </w:tcPr>
          <w:p w14:paraId="4F705AA5">
            <w:pPr>
              <w:jc w:val="center"/>
              <w:rPr>
                <w:ins w:id="4318" w:author="LKY" w:date="2026-09-15T17:14:35Z"/>
                <w:rFonts w:hint="default" w:ascii="Times New Roman" w:hAnsi="Times New Roman"/>
                <w:vertAlign w:val="baseline"/>
                <w:lang w:val="en-US" w:eastAsia="zh-CN"/>
              </w:rPr>
            </w:pPr>
            <w:ins w:id="4319" w:author="LKY" w:date="2026-09-15T17:14:35Z">
              <w:r>
                <w:rPr>
                  <w:rFonts w:hint="eastAsia" w:ascii="Times New Roman" w:hAnsi="Times New Roman"/>
                  <w:vertAlign w:val="baseline"/>
                  <w:lang w:val="en-US" w:eastAsia="zh-CN"/>
                </w:rPr>
                <w:t>A8</w:t>
              </w:r>
            </w:ins>
          </w:p>
        </w:tc>
        <w:tc>
          <w:tcPr>
            <w:tcW w:w="292" w:type="pct"/>
            <w:noWrap w:val="0"/>
            <w:vAlign w:val="top"/>
          </w:tcPr>
          <w:p w14:paraId="00CE1CBA">
            <w:pPr>
              <w:jc w:val="center"/>
              <w:rPr>
                <w:ins w:id="4320" w:author="LKY" w:date="2026-09-15T17:14:35Z"/>
                <w:rFonts w:hint="default" w:ascii="Times New Roman" w:hAnsi="Times New Roman"/>
                <w:vertAlign w:val="baseline"/>
                <w:lang w:val="en-US" w:eastAsia="zh-CN"/>
              </w:rPr>
            </w:pPr>
            <w:ins w:id="4321" w:author="LKY" w:date="2026-09-15T17:14:35Z">
              <w:r>
                <w:rPr>
                  <w:rFonts w:hint="eastAsia" w:ascii="Times New Roman" w:hAnsi="Times New Roman"/>
                  <w:vertAlign w:val="baseline"/>
                  <w:lang w:val="en-US" w:eastAsia="zh-CN"/>
                </w:rPr>
                <w:t>A9</w:t>
              </w:r>
            </w:ins>
          </w:p>
        </w:tc>
      </w:tr>
      <w:tr w14:paraId="0611E0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ins w:id="4322" w:author="LKY" w:date="2026-09-15T17:14:35Z"/>
        </w:trPr>
        <w:tc>
          <w:tcPr>
            <w:tcW w:w="515" w:type="pct"/>
            <w:noWrap w:val="0"/>
            <w:vAlign w:val="top"/>
          </w:tcPr>
          <w:p w14:paraId="2BCB1935">
            <w:pPr>
              <w:jc w:val="center"/>
              <w:rPr>
                <w:ins w:id="4323" w:author="LKY" w:date="2026-09-15T17:14:35Z"/>
                <w:rFonts w:hint="default" w:ascii="Times New Roman" w:hAnsi="Times New Roman"/>
                <w:vertAlign w:val="baseline"/>
                <w:lang w:val="en-US" w:eastAsia="zh-CN"/>
              </w:rPr>
            </w:pPr>
            <w:ins w:id="4324" w:author="LKY" w:date="2026-09-15T17:14:35Z">
              <w:r>
                <w:rPr>
                  <w:rFonts w:hint="eastAsia" w:ascii="Times New Roman" w:hAnsi="Times New Roman"/>
                  <w:vertAlign w:val="baseline"/>
                  <w:lang w:val="en-US" w:eastAsia="zh-CN"/>
                </w:rPr>
                <w:t>名称</w:t>
              </w:r>
            </w:ins>
          </w:p>
        </w:tc>
        <w:tc>
          <w:tcPr>
            <w:tcW w:w="523" w:type="pct"/>
            <w:noWrap w:val="0"/>
            <w:vAlign w:val="top"/>
          </w:tcPr>
          <w:p w14:paraId="6C84F2B3">
            <w:pPr>
              <w:jc w:val="center"/>
              <w:rPr>
                <w:ins w:id="4325" w:author="LKY" w:date="2026-09-15T17:14:35Z"/>
                <w:rFonts w:hint="default" w:ascii="Times New Roman" w:hAnsi="Times New Roman"/>
                <w:vertAlign w:val="baseline"/>
                <w:lang w:val="en-US" w:eastAsia="zh-CN"/>
              </w:rPr>
            </w:pPr>
            <w:ins w:id="4326" w:author="LKY" w:date="2026-09-15T17:14:35Z">
              <w:r>
                <w:rPr>
                  <w:rFonts w:hint="eastAsia" w:ascii="Times New Roman" w:hAnsi="Times New Roman"/>
                  <w:vertAlign w:val="baseline"/>
                  <w:lang w:val="en-US" w:eastAsia="zh-CN"/>
                </w:rPr>
                <w:t>NTC1+</w:t>
              </w:r>
            </w:ins>
          </w:p>
        </w:tc>
        <w:tc>
          <w:tcPr>
            <w:tcW w:w="523" w:type="pct"/>
            <w:noWrap w:val="0"/>
            <w:vAlign w:val="top"/>
          </w:tcPr>
          <w:p w14:paraId="01C6CA23">
            <w:pPr>
              <w:jc w:val="center"/>
              <w:rPr>
                <w:ins w:id="4327" w:author="LKY" w:date="2026-09-15T17:14:35Z"/>
                <w:rFonts w:hint="default" w:ascii="Times New Roman" w:hAnsi="Times New Roman"/>
                <w:vertAlign w:val="baseline"/>
                <w:lang w:val="en-US" w:eastAsia="zh-CN"/>
              </w:rPr>
            </w:pPr>
            <w:ins w:id="4328" w:author="LKY" w:date="2026-09-15T17:14:35Z">
              <w:r>
                <w:rPr>
                  <w:rFonts w:hint="eastAsia" w:ascii="Times New Roman" w:hAnsi="Times New Roman"/>
                  <w:vertAlign w:val="baseline"/>
                  <w:lang w:val="en-US" w:eastAsia="zh-CN"/>
                </w:rPr>
                <w:t>NTC2+</w:t>
              </w:r>
            </w:ins>
          </w:p>
        </w:tc>
        <w:tc>
          <w:tcPr>
            <w:tcW w:w="523" w:type="pct"/>
            <w:noWrap w:val="0"/>
            <w:vAlign w:val="top"/>
          </w:tcPr>
          <w:p w14:paraId="5D4518C0">
            <w:pPr>
              <w:jc w:val="center"/>
              <w:rPr>
                <w:ins w:id="4329" w:author="LKY" w:date="2026-09-15T17:14:35Z"/>
                <w:rFonts w:hint="default" w:ascii="Times New Roman" w:hAnsi="Times New Roman"/>
                <w:vertAlign w:val="baseline"/>
                <w:lang w:val="en-US" w:eastAsia="zh-CN"/>
              </w:rPr>
            </w:pPr>
            <w:ins w:id="4330" w:author="LKY" w:date="2026-09-15T17:14:35Z">
              <w:r>
                <w:rPr>
                  <w:rFonts w:hint="eastAsia" w:ascii="Times New Roman" w:hAnsi="Times New Roman"/>
                  <w:vertAlign w:val="baseline"/>
                  <w:lang w:val="en-US" w:eastAsia="zh-CN"/>
                </w:rPr>
                <w:t>NTC3+</w:t>
              </w:r>
            </w:ins>
          </w:p>
        </w:tc>
        <w:tc>
          <w:tcPr>
            <w:tcW w:w="523" w:type="pct"/>
            <w:noWrap w:val="0"/>
            <w:vAlign w:val="top"/>
          </w:tcPr>
          <w:p w14:paraId="42355023">
            <w:pPr>
              <w:jc w:val="center"/>
              <w:rPr>
                <w:ins w:id="4331" w:author="LKY" w:date="2026-09-15T17:14:35Z"/>
                <w:rFonts w:hint="default" w:ascii="Times New Roman" w:hAnsi="Times New Roman"/>
                <w:vertAlign w:val="baseline"/>
                <w:lang w:val="en-US" w:eastAsia="zh-CN"/>
              </w:rPr>
            </w:pPr>
            <w:ins w:id="4332" w:author="LKY" w:date="2026-09-15T17:14:35Z">
              <w:r>
                <w:rPr>
                  <w:rFonts w:hint="eastAsia" w:ascii="Times New Roman" w:hAnsi="Times New Roman"/>
                  <w:vertAlign w:val="baseline"/>
                  <w:lang w:val="en-US" w:eastAsia="zh-CN"/>
                </w:rPr>
                <w:t>NTC4+</w:t>
              </w:r>
            </w:ins>
          </w:p>
        </w:tc>
        <w:tc>
          <w:tcPr>
            <w:tcW w:w="523" w:type="pct"/>
            <w:noWrap w:val="0"/>
            <w:vAlign w:val="top"/>
          </w:tcPr>
          <w:p w14:paraId="7C42CE04">
            <w:pPr>
              <w:jc w:val="center"/>
              <w:rPr>
                <w:ins w:id="4333" w:author="LKY" w:date="2026-09-15T17:14:35Z"/>
                <w:rFonts w:hint="default" w:ascii="Times New Roman" w:hAnsi="Times New Roman"/>
                <w:vertAlign w:val="baseline"/>
                <w:lang w:val="en-US" w:eastAsia="zh-CN"/>
              </w:rPr>
            </w:pPr>
            <w:ins w:id="4334" w:author="LKY" w:date="2026-09-15T17:14:35Z">
              <w:r>
                <w:rPr>
                  <w:rFonts w:hint="eastAsia" w:ascii="Times New Roman" w:hAnsi="Times New Roman"/>
                  <w:vertAlign w:val="baseline"/>
                  <w:lang w:val="en-US" w:eastAsia="zh-CN"/>
                </w:rPr>
                <w:t>NTC5+</w:t>
              </w:r>
            </w:ins>
          </w:p>
        </w:tc>
        <w:tc>
          <w:tcPr>
            <w:tcW w:w="523" w:type="pct"/>
            <w:noWrap w:val="0"/>
            <w:vAlign w:val="top"/>
          </w:tcPr>
          <w:p w14:paraId="30CEA0BC">
            <w:pPr>
              <w:jc w:val="center"/>
              <w:rPr>
                <w:ins w:id="4335" w:author="LKY" w:date="2026-09-15T17:14:35Z"/>
                <w:rFonts w:hint="default" w:ascii="Times New Roman" w:hAnsi="Times New Roman"/>
                <w:vertAlign w:val="baseline"/>
                <w:lang w:val="en-US" w:eastAsia="zh-CN"/>
              </w:rPr>
            </w:pPr>
            <w:ins w:id="4336" w:author="LKY" w:date="2026-09-15T17:14:35Z">
              <w:r>
                <w:rPr>
                  <w:rFonts w:hint="eastAsia" w:ascii="Times New Roman" w:hAnsi="Times New Roman"/>
                  <w:vertAlign w:val="baseline"/>
                  <w:lang w:val="en-US" w:eastAsia="zh-CN"/>
                </w:rPr>
                <w:t>NTC6+</w:t>
              </w:r>
            </w:ins>
          </w:p>
        </w:tc>
        <w:tc>
          <w:tcPr>
            <w:tcW w:w="523" w:type="pct"/>
            <w:noWrap w:val="0"/>
            <w:vAlign w:val="top"/>
          </w:tcPr>
          <w:p w14:paraId="588C0EF7">
            <w:pPr>
              <w:jc w:val="center"/>
              <w:rPr>
                <w:ins w:id="4337" w:author="LKY" w:date="2026-09-15T17:14:35Z"/>
                <w:rFonts w:hint="default" w:ascii="Times New Roman" w:hAnsi="Times New Roman"/>
                <w:vertAlign w:val="baseline"/>
                <w:lang w:val="en-US" w:eastAsia="zh-CN"/>
              </w:rPr>
            </w:pPr>
            <w:ins w:id="4338" w:author="LKY" w:date="2026-09-15T17:14:35Z">
              <w:r>
                <w:rPr>
                  <w:rFonts w:hint="eastAsia" w:ascii="Times New Roman" w:hAnsi="Times New Roman"/>
                  <w:vertAlign w:val="baseline"/>
                  <w:lang w:val="en-US" w:eastAsia="zh-CN"/>
                </w:rPr>
                <w:t>NTC7+</w:t>
              </w:r>
            </w:ins>
          </w:p>
        </w:tc>
        <w:tc>
          <w:tcPr>
            <w:tcW w:w="523" w:type="pct"/>
            <w:noWrap w:val="0"/>
            <w:vAlign w:val="top"/>
          </w:tcPr>
          <w:p w14:paraId="76AF9B35">
            <w:pPr>
              <w:jc w:val="center"/>
              <w:rPr>
                <w:ins w:id="4339" w:author="LKY" w:date="2026-09-15T17:14:35Z"/>
                <w:rFonts w:hint="default" w:ascii="Times New Roman" w:hAnsi="Times New Roman"/>
                <w:vertAlign w:val="baseline"/>
                <w:lang w:val="en-US" w:eastAsia="zh-CN"/>
              </w:rPr>
            </w:pPr>
            <w:ins w:id="4340" w:author="LKY" w:date="2026-09-15T17:14:35Z">
              <w:r>
                <w:rPr>
                  <w:rFonts w:hint="eastAsia" w:ascii="Times New Roman" w:hAnsi="Times New Roman"/>
                  <w:vertAlign w:val="baseline"/>
                  <w:lang w:val="en-US" w:eastAsia="zh-CN"/>
                </w:rPr>
                <w:t>NTC8+</w:t>
              </w:r>
            </w:ins>
          </w:p>
        </w:tc>
        <w:tc>
          <w:tcPr>
            <w:tcW w:w="292" w:type="pct"/>
            <w:noWrap w:val="0"/>
            <w:vAlign w:val="top"/>
          </w:tcPr>
          <w:p w14:paraId="5C047491">
            <w:pPr>
              <w:jc w:val="center"/>
              <w:rPr>
                <w:ins w:id="4341" w:author="LKY" w:date="2026-09-15T17:14:35Z"/>
                <w:rFonts w:hint="default" w:ascii="Times New Roman" w:hAnsi="Times New Roman"/>
                <w:vertAlign w:val="baseline"/>
                <w:lang w:val="en-US" w:eastAsia="zh-CN"/>
              </w:rPr>
            </w:pPr>
            <w:ins w:id="4342" w:author="LKY" w:date="2026-09-15T17:14:35Z">
              <w:r>
                <w:rPr>
                  <w:rFonts w:hint="eastAsia" w:ascii="Times New Roman" w:hAnsi="Times New Roman"/>
                  <w:vertAlign w:val="baseline"/>
                  <w:lang w:val="en-US" w:eastAsia="zh-CN"/>
                </w:rPr>
                <w:t>PE</w:t>
              </w:r>
            </w:ins>
          </w:p>
        </w:tc>
      </w:tr>
    </w:tbl>
    <w:p w14:paraId="0872AB78">
      <w:pPr>
        <w:rPr>
          <w:ins w:id="4343" w:author="LKY" w:date="2026-05-22T20:59:14Z"/>
          <w:rFonts w:hint="default"/>
          <w:lang w:val="en-US" w:eastAsia="zh-CN"/>
        </w:rPr>
      </w:pPr>
    </w:p>
    <w:p w14:paraId="4FE9A015">
      <w:pPr>
        <w:rPr>
          <w:rFonts w:hint="default"/>
          <w:lang w:val="en-US" w:eastAsia="zh-CN"/>
        </w:rPr>
      </w:pPr>
    </w:p>
    <w:p w14:paraId="059897E2">
      <w:pPr>
        <w:pStyle w:val="12"/>
        <w:ind w:left="0" w:leftChars="0" w:firstLine="0" w:firstLineChars="0"/>
        <w:outlineLvl w:val="2"/>
        <w:rPr>
          <w:rFonts w:ascii="宋体" w:hAnsi="宋体" w:eastAsia="宋体" w:cs="宋体"/>
          <w:sz w:val="24"/>
          <w:szCs w:val="24"/>
        </w:rPr>
      </w:pPr>
      <w:bookmarkStart w:id="88" w:name="_Toc17210"/>
      <w:bookmarkStart w:id="89" w:name="_Toc25646"/>
      <w:bookmarkStart w:id="90" w:name="_Toc18087"/>
      <w:bookmarkStart w:id="91" w:name="_Toc23638"/>
      <w:r>
        <w:rPr>
          <w:rFonts w:hint="eastAsia" w:ascii="Times New Roman" w:hAnsi="Times New Roman"/>
          <w:b/>
          <w:bCs/>
          <w:sz w:val="28"/>
          <w:szCs w:val="28"/>
          <w:lang w:val="en-US" w:eastAsia="zh-CN"/>
        </w:rPr>
        <w:t>2.3.</w:t>
      </w:r>
      <w:ins w:id="4344" w:author="LKY" w:date="2026-09-15T17:15:35Z">
        <w:r>
          <w:rPr>
            <w:rFonts w:hint="eastAsia" w:ascii="Times New Roman" w:hAnsi="Times New Roman"/>
            <w:b/>
            <w:bCs/>
            <w:sz w:val="28"/>
            <w:szCs w:val="28"/>
            <w:lang w:val="en-US" w:eastAsia="zh-CN"/>
          </w:rPr>
          <w:t>9</w:t>
        </w:r>
      </w:ins>
      <w:del w:id="4345" w:author="LKY" w:date="2026-09-15T17:15:35Z">
        <w:r>
          <w:rPr>
            <w:rFonts w:hint="eastAsia" w:ascii="Times New Roman" w:hAnsi="Times New Roman"/>
            <w:b/>
            <w:bCs/>
            <w:sz w:val="28"/>
            <w:szCs w:val="28"/>
            <w:lang w:val="en-US" w:eastAsia="zh-CN"/>
          </w:rPr>
          <w:delText>8</w:delText>
        </w:r>
      </w:del>
      <w:r>
        <w:rPr>
          <w:rFonts w:hint="eastAsia" w:ascii="Times New Roman" w:hAnsi="Times New Roman"/>
          <w:b/>
          <w:bCs/>
          <w:sz w:val="28"/>
          <w:szCs w:val="28"/>
          <w:lang w:val="en-US" w:eastAsia="zh-CN"/>
        </w:rPr>
        <w:t xml:space="preserve"> RS485使用</w:t>
      </w:r>
      <w:bookmarkEnd w:id="88"/>
      <w:bookmarkEnd w:id="89"/>
      <w:bookmarkEnd w:id="90"/>
      <w:bookmarkEnd w:id="91"/>
    </w:p>
    <w:p w14:paraId="0966B3B6">
      <w:pPr>
        <w:keepNext w:val="0"/>
        <w:keepLines w:val="0"/>
        <w:pageBreakBefore w:val="0"/>
        <w:widowControl w:val="0"/>
        <w:numPr>
          <w:ilvl w:val="0"/>
          <w:numId w:val="0"/>
        </w:numPr>
        <w:kinsoku/>
        <w:wordWrap/>
        <w:overflowPunct/>
        <w:topLinePunct w:val="0"/>
        <w:autoSpaceDE/>
        <w:autoSpaceDN/>
        <w:bidi w:val="0"/>
        <w:adjustRightInd w:val="0"/>
        <w:snapToGrid/>
        <w:spacing w:line="360" w:lineRule="auto"/>
        <w:ind w:leftChars="0" w:firstLine="480" w:firstLineChars="200"/>
        <w:textAlignment w:val="baseline"/>
        <w:rPr>
          <w:rFonts w:hint="eastAsia" w:ascii="Times New Roman" w:hAnsi="Times New Roman" w:eastAsia="宋体" w:cs="宋体"/>
          <w:b w:val="0"/>
          <w:bCs/>
          <w:color w:val="auto"/>
          <w:kern w:val="0"/>
          <w:sz w:val="24"/>
          <w:szCs w:val="24"/>
          <w:lang w:val="en-US" w:eastAsia="zh-CN" w:bidi="en-US"/>
        </w:rPr>
      </w:pPr>
      <w:r>
        <w:rPr>
          <w:rFonts w:hint="eastAsia" w:ascii="Times New Roman" w:hAnsi="Times New Roman" w:eastAsia="宋体" w:cs="宋体"/>
          <w:b w:val="0"/>
          <w:bCs/>
          <w:color w:val="auto"/>
          <w:kern w:val="0"/>
          <w:sz w:val="24"/>
          <w:szCs w:val="24"/>
          <w:lang w:val="en-US" w:eastAsia="zh-CN" w:bidi="en-US"/>
        </w:rPr>
        <w:t>以X90为例，6PIN端口：</w:t>
      </w:r>
    </w:p>
    <w:p w14:paraId="18C91A1C">
      <w:pPr>
        <w:keepNext w:val="0"/>
        <w:keepLines w:val="0"/>
        <w:pageBreakBefore w:val="0"/>
        <w:widowControl w:val="0"/>
        <w:numPr>
          <w:ilvl w:val="0"/>
          <w:numId w:val="0"/>
        </w:numPr>
        <w:kinsoku/>
        <w:wordWrap/>
        <w:overflowPunct/>
        <w:topLinePunct w:val="0"/>
        <w:autoSpaceDE/>
        <w:autoSpaceDN/>
        <w:bidi w:val="0"/>
        <w:adjustRightInd w:val="0"/>
        <w:snapToGrid/>
        <w:spacing w:line="360" w:lineRule="auto"/>
        <w:ind w:leftChars="0" w:firstLine="480" w:firstLineChars="200"/>
        <w:textAlignment w:val="baseline"/>
        <w:rPr>
          <w:rFonts w:hint="default" w:ascii="Times New Roman" w:hAnsi="Times New Roman"/>
          <w:b w:val="0"/>
          <w:bCs w:val="0"/>
          <w:sz w:val="24"/>
          <w:szCs w:val="24"/>
          <w:lang w:val="en-US" w:eastAsia="zh-CN"/>
        </w:rPr>
      </w:pPr>
      <w:r>
        <w:rPr>
          <w:rFonts w:hint="eastAsia" w:ascii="Times New Roman" w:hAnsi="Times New Roman"/>
          <w:b w:val="0"/>
          <w:bCs w:val="0"/>
          <w:sz w:val="24"/>
          <w:szCs w:val="24"/>
          <w:lang w:val="en-US" w:eastAsia="zh-CN"/>
        </w:rPr>
        <w:t>RS232/485传输</w:t>
      </w:r>
    </w:p>
    <w:p w14:paraId="11C0827E">
      <w:pPr>
        <w:keepNext w:val="0"/>
        <w:keepLines w:val="0"/>
        <w:pageBreakBefore w:val="0"/>
        <w:widowControl w:val="0"/>
        <w:numPr>
          <w:ilvl w:val="0"/>
          <w:numId w:val="0"/>
        </w:numPr>
        <w:kinsoku/>
        <w:wordWrap/>
        <w:overflowPunct/>
        <w:topLinePunct w:val="0"/>
        <w:autoSpaceDE/>
        <w:autoSpaceDN/>
        <w:bidi w:val="0"/>
        <w:adjustRightInd w:val="0"/>
        <w:snapToGrid/>
        <w:spacing w:line="360" w:lineRule="auto"/>
        <w:ind w:leftChars="0" w:firstLine="480" w:firstLineChars="200"/>
        <w:textAlignment w:val="baseline"/>
        <w:rPr>
          <w:rFonts w:hint="eastAsia" w:ascii="Times New Roman" w:hAnsi="Times New Roman" w:eastAsia="宋体" w:cs="宋体"/>
          <w:b w:val="0"/>
          <w:bCs/>
          <w:color w:val="auto"/>
          <w:kern w:val="0"/>
          <w:sz w:val="24"/>
          <w:szCs w:val="24"/>
          <w:lang w:val="en-US" w:eastAsia="zh-CN" w:bidi="en-US"/>
        </w:rPr>
      </w:pPr>
      <w:r>
        <w:rPr>
          <w:rFonts w:hint="eastAsia" w:ascii="Times New Roman" w:hAnsi="Times New Roman" w:eastAsia="宋体" w:cs="宋体"/>
          <w:b w:val="0"/>
          <w:bCs/>
          <w:color w:val="auto"/>
          <w:kern w:val="0"/>
          <w:sz w:val="24"/>
          <w:szCs w:val="24"/>
          <w:lang w:val="en-US" w:eastAsia="zh-CN" w:bidi="en-US"/>
        </w:rPr>
        <w:t>使用RS232/485串口时，将RS232/485线接至端口上（ttl转485），打开sscom5和mobaxterm对接收发，如RS485-1端口（x90模块），其设备文件为/dev/ttyS3；设置其波特率设为 115200，8N1，无校验位。</w:t>
      </w:r>
    </w:p>
    <w:p w14:paraId="4A89CAF4">
      <w:pPr>
        <w:pStyle w:val="12"/>
        <w:keepNext w:val="0"/>
        <w:keepLines w:val="0"/>
        <w:pageBreakBefore w:val="0"/>
        <w:widowControl w:val="0"/>
        <w:shd w:val="clear" w:color="auto" w:fill="D7D7D7"/>
        <w:kinsoku/>
        <w:overflowPunct/>
        <w:topLinePunct w:val="0"/>
        <w:autoSpaceDE/>
        <w:autoSpaceDN/>
        <w:bidi w:val="0"/>
        <w:adjustRightInd/>
        <w:snapToGrid/>
        <w:spacing w:line="360" w:lineRule="auto"/>
        <w:ind w:left="0" w:leftChars="0" w:firstLine="480" w:firstLineChars="200"/>
        <w:textAlignment w:val="auto"/>
        <w:rPr>
          <w:rFonts w:hint="default" w:ascii="Times New Roman" w:hAnsi="Times New Roman" w:eastAsia="宋体" w:cs="宋体"/>
          <w:color w:val="0000FF"/>
          <w:kern w:val="2"/>
          <w:sz w:val="24"/>
          <w:szCs w:val="32"/>
          <w:lang w:val="en-US" w:eastAsia="zh-CN" w:bidi="ar-SA"/>
        </w:rPr>
      </w:pPr>
      <w:r>
        <w:rPr>
          <w:rFonts w:hint="default" w:ascii="Times New Roman" w:hAnsi="Times New Roman" w:eastAsia="宋体" w:cs="宋体"/>
          <w:color w:val="0000FF"/>
          <w:kern w:val="2"/>
          <w:sz w:val="24"/>
          <w:szCs w:val="32"/>
          <w:lang w:val="en-US" w:eastAsia="zh-CN" w:bidi="ar-SA"/>
        </w:rPr>
        <w:t>stty -F /dev/tty</w:t>
      </w:r>
      <w:r>
        <w:rPr>
          <w:rFonts w:hint="eastAsia" w:ascii="Times New Roman" w:hAnsi="Times New Roman" w:eastAsia="宋体" w:cs="宋体"/>
          <w:color w:val="0000FF"/>
          <w:kern w:val="2"/>
          <w:sz w:val="24"/>
          <w:szCs w:val="32"/>
          <w:lang w:val="en-US" w:eastAsia="zh-CN" w:bidi="ar-SA"/>
        </w:rPr>
        <w:t>S3</w:t>
      </w:r>
      <w:r>
        <w:rPr>
          <w:rFonts w:hint="default" w:ascii="Times New Roman" w:hAnsi="Times New Roman" w:eastAsia="宋体" w:cs="宋体"/>
          <w:color w:val="0000FF"/>
          <w:kern w:val="2"/>
          <w:sz w:val="24"/>
          <w:szCs w:val="32"/>
          <w:lang w:val="en-US" w:eastAsia="zh-CN" w:bidi="ar-SA"/>
        </w:rPr>
        <w:t xml:space="preserve"> ispeed 115200 ospeed 115200 cs8</w:t>
      </w:r>
    </w:p>
    <w:p w14:paraId="6D991131">
      <w:pPr>
        <w:pStyle w:val="12"/>
        <w:keepNext w:val="0"/>
        <w:keepLines w:val="0"/>
        <w:pageBreakBefore w:val="0"/>
        <w:widowControl w:val="0"/>
        <w:shd w:val="clear" w:color="auto" w:fill="D7D7D7"/>
        <w:kinsoku/>
        <w:overflowPunct/>
        <w:topLinePunct w:val="0"/>
        <w:autoSpaceDE/>
        <w:autoSpaceDN/>
        <w:bidi w:val="0"/>
        <w:adjustRightInd/>
        <w:snapToGrid/>
        <w:spacing w:line="360" w:lineRule="auto"/>
        <w:ind w:left="0" w:leftChars="0" w:firstLine="480" w:firstLineChars="200"/>
        <w:textAlignment w:val="auto"/>
        <w:rPr>
          <w:rFonts w:hint="default" w:ascii="Times New Roman" w:hAnsi="Times New Roman" w:eastAsia="宋体" w:cs="宋体"/>
          <w:color w:val="auto"/>
          <w:kern w:val="2"/>
          <w:sz w:val="24"/>
          <w:szCs w:val="32"/>
          <w:lang w:val="en-US" w:eastAsia="zh-CN" w:bidi="ar-SA"/>
        </w:rPr>
      </w:pPr>
      <w:r>
        <w:rPr>
          <w:rFonts w:hint="eastAsia" w:ascii="Times New Roman" w:hAnsi="Times New Roman" w:eastAsia="宋体" w:cs="宋体"/>
          <w:color w:val="0000FF"/>
          <w:kern w:val="2"/>
          <w:sz w:val="24"/>
          <w:szCs w:val="32"/>
          <w:lang w:val="en-US" w:eastAsia="zh-CN" w:bidi="ar-SA"/>
        </w:rPr>
        <w:t xml:space="preserve">echo 12345 &gt; /dev/ttyS3    </w:t>
      </w:r>
      <w:r>
        <w:rPr>
          <w:rFonts w:hint="eastAsia" w:ascii="Times New Roman" w:hAnsi="Times New Roman" w:eastAsia="宋体" w:cs="宋体"/>
          <w:color w:val="auto"/>
          <w:kern w:val="2"/>
          <w:sz w:val="24"/>
          <w:szCs w:val="32"/>
          <w:lang w:val="en-US" w:eastAsia="zh-CN" w:bidi="ar-SA"/>
        </w:rPr>
        <w:t>//通过RS485-1端口发送数据</w:t>
      </w:r>
    </w:p>
    <w:p w14:paraId="3BA77AAA">
      <w:pPr>
        <w:pStyle w:val="12"/>
        <w:keepNext w:val="0"/>
        <w:keepLines w:val="0"/>
        <w:pageBreakBefore w:val="0"/>
        <w:widowControl w:val="0"/>
        <w:shd w:val="clear" w:color="auto" w:fill="D7D7D7"/>
        <w:kinsoku/>
        <w:overflowPunct/>
        <w:topLinePunct w:val="0"/>
        <w:autoSpaceDE/>
        <w:autoSpaceDN/>
        <w:bidi w:val="0"/>
        <w:adjustRightInd/>
        <w:snapToGrid/>
        <w:spacing w:line="360" w:lineRule="auto"/>
        <w:ind w:left="0" w:leftChars="0" w:firstLine="480" w:firstLineChars="200"/>
        <w:textAlignment w:val="auto"/>
      </w:pPr>
      <w:r>
        <w:rPr>
          <w:rFonts w:hint="eastAsia" w:ascii="Times New Roman" w:hAnsi="Times New Roman" w:eastAsia="宋体" w:cs="宋体"/>
          <w:color w:val="0000FF"/>
          <w:kern w:val="2"/>
          <w:sz w:val="24"/>
          <w:szCs w:val="32"/>
          <w:lang w:val="en-US" w:eastAsia="zh-CN" w:bidi="ar-SA"/>
        </w:rPr>
        <w:t>cat /dev/ttyS3</w:t>
      </w:r>
      <w:r>
        <w:rPr>
          <w:rFonts w:hint="eastAsia" w:ascii="Times New Roman" w:hAnsi="Times New Roman" w:eastAsia="宋体" w:cs="宋体"/>
          <w:color w:val="auto"/>
          <w:kern w:val="2"/>
          <w:sz w:val="24"/>
          <w:szCs w:val="32"/>
          <w:lang w:val="en-US" w:eastAsia="zh-CN" w:bidi="ar-SA"/>
        </w:rPr>
        <w:t xml:space="preserve">        //等待查看接收到的数据</w:t>
      </w:r>
    </w:p>
    <w:p w14:paraId="38C10869">
      <w:pPr>
        <w:pStyle w:val="12"/>
        <w:keepNext w:val="0"/>
        <w:keepLines w:val="0"/>
        <w:pageBreakBefore w:val="0"/>
        <w:widowControl w:val="0"/>
        <w:kinsoku/>
        <w:wordWrap/>
        <w:overflowPunct/>
        <w:topLinePunct w:val="0"/>
        <w:autoSpaceDE/>
        <w:autoSpaceDN/>
        <w:bidi w:val="0"/>
        <w:adjustRightInd/>
        <w:snapToGrid/>
        <w:spacing w:after="0"/>
        <w:ind w:left="0" w:leftChars="0" w:firstLine="480" w:firstLineChars="200"/>
        <w:textAlignment w:val="auto"/>
        <w:outlineLvl w:val="9"/>
        <w:rPr>
          <w:rFonts w:hint="default" w:eastAsia="宋体"/>
          <w:sz w:val="24"/>
          <w:szCs w:val="24"/>
          <w:lang w:val="en-US" w:eastAsia="zh-CN"/>
        </w:rPr>
      </w:pPr>
      <w:r>
        <w:rPr>
          <w:rFonts w:hint="eastAsia"/>
          <w:sz w:val="24"/>
          <w:szCs w:val="24"/>
          <w:lang w:val="en-US" w:eastAsia="zh-CN"/>
        </w:rPr>
        <w:t>串口助手收到数据</w:t>
      </w:r>
    </w:p>
    <w:p w14:paraId="437C1974">
      <w:pPr>
        <w:pStyle w:val="12"/>
        <w:keepNext w:val="0"/>
        <w:keepLines w:val="0"/>
        <w:pageBreakBefore w:val="0"/>
        <w:widowControl w:val="0"/>
        <w:kinsoku/>
        <w:wordWrap/>
        <w:overflowPunct/>
        <w:topLinePunct w:val="0"/>
        <w:autoSpaceDE/>
        <w:autoSpaceDN/>
        <w:bidi w:val="0"/>
        <w:adjustRightInd/>
        <w:snapToGrid/>
        <w:spacing w:after="0"/>
        <w:ind w:left="0" w:leftChars="0" w:firstLine="0" w:firstLineChars="0"/>
        <w:textAlignment w:val="auto"/>
        <w:outlineLvl w:val="9"/>
      </w:pPr>
      <w:r>
        <w:drawing>
          <wp:inline distT="0" distB="0" distL="114300" distR="114300">
            <wp:extent cx="5277485" cy="207645"/>
            <wp:effectExtent l="0" t="0" r="18415" b="1905"/>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14"/>
                    <a:srcRect r="14933" b="-5825"/>
                    <a:stretch>
                      <a:fillRect/>
                    </a:stretch>
                  </pic:blipFill>
                  <pic:spPr>
                    <a:xfrm>
                      <a:off x="0" y="0"/>
                      <a:ext cx="5277485" cy="207645"/>
                    </a:xfrm>
                    <a:prstGeom prst="rect">
                      <a:avLst/>
                    </a:prstGeom>
                    <a:noFill/>
                    <a:ln>
                      <a:noFill/>
                    </a:ln>
                  </pic:spPr>
                </pic:pic>
              </a:graphicData>
            </a:graphic>
          </wp:inline>
        </w:drawing>
      </w:r>
    </w:p>
    <w:p w14:paraId="6D98A978">
      <w:pPr>
        <w:pStyle w:val="12"/>
        <w:keepNext w:val="0"/>
        <w:keepLines w:val="0"/>
        <w:pageBreakBefore w:val="0"/>
        <w:widowControl w:val="0"/>
        <w:kinsoku/>
        <w:wordWrap/>
        <w:overflowPunct/>
        <w:topLinePunct w:val="0"/>
        <w:autoSpaceDE/>
        <w:autoSpaceDN/>
        <w:bidi w:val="0"/>
        <w:adjustRightInd/>
        <w:snapToGrid/>
        <w:spacing w:after="0"/>
        <w:ind w:left="0" w:leftChars="0" w:firstLine="480" w:firstLineChars="200"/>
        <w:textAlignment w:val="auto"/>
        <w:outlineLvl w:val="9"/>
        <w:rPr>
          <w:rFonts w:hint="eastAsia"/>
          <w:sz w:val="24"/>
          <w:szCs w:val="24"/>
          <w:lang w:val="en-US" w:eastAsia="zh-CN"/>
        </w:rPr>
      </w:pPr>
      <w:r>
        <w:rPr>
          <w:rFonts w:hint="eastAsia"/>
          <w:sz w:val="24"/>
          <w:szCs w:val="24"/>
          <w:lang w:val="en-US" w:eastAsia="zh-CN"/>
        </w:rPr>
        <w:t>串口助手发送数据</w:t>
      </w:r>
    </w:p>
    <w:p w14:paraId="5C90D2A9">
      <w:pPr>
        <w:pStyle w:val="12"/>
        <w:keepNext w:val="0"/>
        <w:keepLines w:val="0"/>
        <w:pageBreakBefore w:val="0"/>
        <w:widowControl w:val="0"/>
        <w:kinsoku/>
        <w:wordWrap/>
        <w:overflowPunct/>
        <w:topLinePunct w:val="0"/>
        <w:autoSpaceDE/>
        <w:autoSpaceDN/>
        <w:bidi w:val="0"/>
        <w:adjustRightInd/>
        <w:snapToGrid/>
        <w:spacing w:after="0"/>
        <w:ind w:left="0" w:leftChars="0" w:firstLine="0" w:firstLineChars="0"/>
        <w:textAlignment w:val="auto"/>
        <w:outlineLvl w:val="9"/>
        <w:rPr>
          <w:rFonts w:hint="default"/>
          <w:lang w:val="en-US" w:eastAsia="zh-CN"/>
        </w:rPr>
      </w:pPr>
      <w:r>
        <w:drawing>
          <wp:inline distT="0" distB="0" distL="114300" distR="114300">
            <wp:extent cx="5277485" cy="484505"/>
            <wp:effectExtent l="0" t="0" r="18415" b="10795"/>
            <wp:docPr id="4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2"/>
                    <pic:cNvPicPr>
                      <a:picLocks noChangeAspect="1"/>
                    </pic:cNvPicPr>
                  </pic:nvPicPr>
                  <pic:blipFill>
                    <a:blip r:embed="rId15"/>
                    <a:srcRect r="14960"/>
                    <a:stretch>
                      <a:fillRect/>
                    </a:stretch>
                  </pic:blipFill>
                  <pic:spPr>
                    <a:xfrm>
                      <a:off x="0" y="0"/>
                      <a:ext cx="5277485" cy="484505"/>
                    </a:xfrm>
                    <a:prstGeom prst="rect">
                      <a:avLst/>
                    </a:prstGeom>
                    <a:noFill/>
                    <a:ln>
                      <a:noFill/>
                    </a:ln>
                  </pic:spPr>
                </pic:pic>
              </a:graphicData>
            </a:graphic>
          </wp:inline>
        </w:drawing>
      </w:r>
    </w:p>
    <w:p w14:paraId="57425877">
      <w:pPr>
        <w:pStyle w:val="12"/>
        <w:keepNext w:val="0"/>
        <w:keepLines w:val="0"/>
        <w:pageBreakBefore w:val="0"/>
        <w:widowControl w:val="0"/>
        <w:kinsoku/>
        <w:wordWrap/>
        <w:overflowPunct/>
        <w:topLinePunct w:val="0"/>
        <w:autoSpaceDE/>
        <w:autoSpaceDN/>
        <w:bidi w:val="0"/>
        <w:adjustRightInd/>
        <w:snapToGrid/>
        <w:spacing w:after="0"/>
        <w:ind w:left="0" w:leftChars="0" w:firstLine="480" w:firstLineChars="200"/>
        <w:textAlignment w:val="auto"/>
        <w:outlineLvl w:val="9"/>
        <w:rPr>
          <w:sz w:val="24"/>
          <w:szCs w:val="24"/>
        </w:rPr>
      </w:pPr>
      <w:r>
        <w:rPr>
          <w:rFonts w:hint="eastAsia"/>
          <w:sz w:val="24"/>
          <w:szCs w:val="24"/>
          <w:lang w:val="en-US" w:eastAsia="zh-CN"/>
        </w:rPr>
        <w:t>终端界面收到数据</w:t>
      </w:r>
    </w:p>
    <w:p w14:paraId="7C9D811F">
      <w:pPr>
        <w:pStyle w:val="12"/>
        <w:keepNext w:val="0"/>
        <w:keepLines w:val="0"/>
        <w:pageBreakBefore w:val="0"/>
        <w:widowControl w:val="0"/>
        <w:kinsoku/>
        <w:wordWrap/>
        <w:overflowPunct/>
        <w:topLinePunct w:val="0"/>
        <w:autoSpaceDE/>
        <w:autoSpaceDN/>
        <w:bidi w:val="0"/>
        <w:adjustRightInd/>
        <w:snapToGrid/>
        <w:spacing w:after="0"/>
        <w:ind w:left="0" w:leftChars="0" w:firstLine="0" w:firstLineChars="0"/>
        <w:textAlignment w:val="auto"/>
        <w:outlineLvl w:val="9"/>
        <w:rPr>
          <w:rFonts w:hint="eastAsia"/>
          <w:lang w:val="en-US" w:eastAsia="zh-CN"/>
        </w:rPr>
      </w:pPr>
      <w:r>
        <w:drawing>
          <wp:inline distT="0" distB="0" distL="114300" distR="114300">
            <wp:extent cx="5273040" cy="579755"/>
            <wp:effectExtent l="0" t="0" r="3810" b="10795"/>
            <wp:docPr id="102"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图片 14"/>
                    <pic:cNvPicPr>
                      <a:picLocks noChangeAspect="1"/>
                    </pic:cNvPicPr>
                  </pic:nvPicPr>
                  <pic:blipFill>
                    <a:blip r:embed="rId16"/>
                    <a:stretch>
                      <a:fillRect/>
                    </a:stretch>
                  </pic:blipFill>
                  <pic:spPr>
                    <a:xfrm>
                      <a:off x="0" y="0"/>
                      <a:ext cx="5273040" cy="579755"/>
                    </a:xfrm>
                    <a:prstGeom prst="rect">
                      <a:avLst/>
                    </a:prstGeom>
                    <a:noFill/>
                    <a:ln>
                      <a:noFill/>
                    </a:ln>
                  </pic:spPr>
                </pic:pic>
              </a:graphicData>
            </a:graphic>
          </wp:inline>
        </w:drawing>
      </w:r>
    </w:p>
    <w:p w14:paraId="18D76BA8">
      <w:pPr>
        <w:pStyle w:val="12"/>
        <w:keepNext w:val="0"/>
        <w:keepLines w:val="0"/>
        <w:pageBreakBefore w:val="0"/>
        <w:widowControl w:val="0"/>
        <w:kinsoku/>
        <w:wordWrap/>
        <w:overflowPunct/>
        <w:topLinePunct w:val="0"/>
        <w:autoSpaceDE/>
        <w:autoSpaceDN/>
        <w:bidi w:val="0"/>
        <w:adjustRightInd/>
        <w:snapToGrid/>
        <w:spacing w:after="0" w:line="360" w:lineRule="auto"/>
        <w:ind w:left="0" w:leftChars="0" w:firstLine="420" w:firstLineChars="0"/>
        <w:textAlignment w:val="auto"/>
        <w:outlineLvl w:val="9"/>
        <w:rPr>
          <w:rFonts w:hint="eastAsia" w:ascii="Times New Roman" w:hAnsi="Times New Roman"/>
          <w:b w:val="0"/>
          <w:bCs w:val="0"/>
          <w:sz w:val="24"/>
          <w:szCs w:val="24"/>
          <w:lang w:val="en-US" w:eastAsia="zh-CN"/>
        </w:rPr>
      </w:pPr>
      <w:r>
        <w:rPr>
          <w:rFonts w:hint="eastAsia" w:ascii="Times New Roman" w:hAnsi="Times New Roman"/>
          <w:b w:val="0"/>
          <w:bCs w:val="0"/>
          <w:sz w:val="24"/>
          <w:szCs w:val="24"/>
          <w:lang w:val="en-US" w:eastAsia="zh-CN"/>
        </w:rPr>
        <w:t>按“Ctrl+C”停止。</w:t>
      </w:r>
    </w:p>
    <w:p w14:paraId="6A284352">
      <w:pPr>
        <w:pStyle w:val="12"/>
        <w:keepNext w:val="0"/>
        <w:keepLines w:val="0"/>
        <w:pageBreakBefore w:val="0"/>
        <w:widowControl w:val="0"/>
        <w:kinsoku/>
        <w:wordWrap/>
        <w:overflowPunct/>
        <w:topLinePunct w:val="0"/>
        <w:autoSpaceDE/>
        <w:autoSpaceDN/>
        <w:bidi w:val="0"/>
        <w:adjustRightInd/>
        <w:snapToGrid/>
        <w:spacing w:after="0" w:line="360" w:lineRule="auto"/>
        <w:ind w:left="0" w:leftChars="0" w:firstLine="420" w:firstLineChars="0"/>
        <w:textAlignment w:val="auto"/>
        <w:outlineLvl w:val="9"/>
        <w:rPr>
          <w:rFonts w:hint="default" w:ascii="Times New Roman" w:hAnsi="Times New Roman"/>
          <w:b w:val="0"/>
          <w:bCs w:val="0"/>
          <w:sz w:val="24"/>
          <w:szCs w:val="24"/>
          <w:lang w:val="en-US" w:eastAsia="zh-CN"/>
        </w:rPr>
      </w:pPr>
      <w:r>
        <w:rPr>
          <w:rFonts w:hint="eastAsia" w:ascii="Times New Roman" w:hAnsi="Times New Roman"/>
          <w:b w:val="0"/>
          <w:bCs w:val="0"/>
          <w:sz w:val="24"/>
          <w:szCs w:val="24"/>
          <w:lang w:val="en-US" w:eastAsia="zh-CN"/>
        </w:rPr>
        <w:t>然后更换x90另外一个ttyS9口继续测试。</w:t>
      </w:r>
    </w:p>
    <w:p w14:paraId="6EA4DE9C">
      <w:pPr>
        <w:pStyle w:val="12"/>
        <w:ind w:left="0" w:leftChars="0" w:firstLine="0" w:firstLineChars="0"/>
        <w:outlineLvl w:val="2"/>
        <w:rPr>
          <w:rFonts w:hint="eastAsia" w:ascii="Times New Roman" w:hAnsi="Times New Roman" w:cstheme="minorBidi"/>
          <w:b/>
          <w:bCs/>
          <w:kern w:val="2"/>
          <w:sz w:val="28"/>
          <w:szCs w:val="28"/>
          <w:lang w:val="en-US" w:eastAsia="zh-CN" w:bidi="ar-SA"/>
        </w:rPr>
      </w:pPr>
      <w:bookmarkStart w:id="92" w:name="_Toc16325"/>
      <w:bookmarkStart w:id="93" w:name="_Toc23399"/>
      <w:bookmarkStart w:id="94" w:name="_Toc3638"/>
      <w:bookmarkStart w:id="95" w:name="_Toc20711"/>
      <w:r>
        <w:rPr>
          <w:rFonts w:hint="eastAsia" w:ascii="Times New Roman" w:hAnsi="Times New Roman" w:cstheme="minorBidi"/>
          <w:b/>
          <w:bCs/>
          <w:kern w:val="2"/>
          <w:sz w:val="28"/>
          <w:szCs w:val="28"/>
          <w:lang w:val="en-US" w:eastAsia="zh-CN" w:bidi="ar-SA"/>
        </w:rPr>
        <w:t>2.3.</w:t>
      </w:r>
      <w:ins w:id="4346" w:author="LKY" w:date="2026-09-15T17:15:39Z">
        <w:r>
          <w:rPr>
            <w:rFonts w:hint="eastAsia" w:ascii="Times New Roman" w:hAnsi="Times New Roman" w:cstheme="minorBidi"/>
            <w:b/>
            <w:bCs/>
            <w:kern w:val="2"/>
            <w:sz w:val="28"/>
            <w:szCs w:val="28"/>
            <w:lang w:val="en-US" w:eastAsia="zh-CN" w:bidi="ar-SA"/>
          </w:rPr>
          <w:t>1</w:t>
        </w:r>
      </w:ins>
      <w:ins w:id="4347" w:author="LKY" w:date="2026-09-15T17:15:40Z">
        <w:r>
          <w:rPr>
            <w:rFonts w:hint="eastAsia" w:ascii="Times New Roman" w:hAnsi="Times New Roman" w:cstheme="minorBidi"/>
            <w:b/>
            <w:bCs/>
            <w:kern w:val="2"/>
            <w:sz w:val="28"/>
            <w:szCs w:val="28"/>
            <w:lang w:val="en-US" w:eastAsia="zh-CN" w:bidi="ar-SA"/>
          </w:rPr>
          <w:t>0</w:t>
        </w:r>
      </w:ins>
      <w:del w:id="4348" w:author="LKY" w:date="2026-09-15T17:15:39Z">
        <w:r>
          <w:rPr>
            <w:rFonts w:hint="eastAsia" w:ascii="Times New Roman" w:hAnsi="Times New Roman" w:cstheme="minorBidi"/>
            <w:b/>
            <w:bCs/>
            <w:kern w:val="2"/>
            <w:sz w:val="28"/>
            <w:szCs w:val="28"/>
            <w:lang w:val="en-US" w:eastAsia="zh-CN" w:bidi="ar-SA"/>
          </w:rPr>
          <w:delText>9</w:delText>
        </w:r>
      </w:del>
      <w:r>
        <w:rPr>
          <w:rFonts w:hint="eastAsia" w:ascii="Times New Roman" w:hAnsi="Times New Roman" w:cstheme="minorBidi"/>
          <w:b/>
          <w:bCs/>
          <w:kern w:val="2"/>
          <w:sz w:val="28"/>
          <w:szCs w:val="28"/>
          <w:lang w:val="en-US" w:eastAsia="zh-CN" w:bidi="ar-SA"/>
        </w:rPr>
        <w:t xml:space="preserve"> N板端口使用</w:t>
      </w:r>
      <w:bookmarkEnd w:id="92"/>
      <w:bookmarkEnd w:id="93"/>
      <w:bookmarkEnd w:id="94"/>
      <w:bookmarkEnd w:id="95"/>
    </w:p>
    <w:p w14:paraId="05B885B7">
      <w:pPr>
        <w:pStyle w:val="12"/>
        <w:widowControl/>
        <w:numPr>
          <w:ilvl w:val="0"/>
          <w:numId w:val="2"/>
          <w:ins w:id="4350" w:author="LKY" w:date="2026-06-22T11:56:54Z"/>
        </w:numPr>
        <w:ind w:left="425" w:leftChars="0" w:hanging="425" w:firstLineChars="0"/>
        <w:outlineLvl w:val="3"/>
        <w:rPr>
          <w:rFonts w:hint="eastAsia" w:ascii="Times New Roman" w:hAnsi="Times New Roman" w:eastAsia="宋体" w:cs="宋体"/>
          <w:b/>
          <w:bCs w:val="0"/>
          <w:color w:val="auto"/>
          <w:kern w:val="2"/>
          <w:sz w:val="24"/>
          <w:szCs w:val="24"/>
          <w:lang w:val="en-US" w:eastAsia="zh-CN" w:bidi="en-US"/>
          <w:rPrChange w:id="4351" w:author="LKY" w:date="2026-06-22T11:56:54Z">
            <w:rPr>
              <w:rFonts w:hint="eastAsia" w:ascii="Times New Roman" w:hAnsi="Times New Roman" w:cstheme="minorBidi"/>
              <w:b/>
              <w:bCs/>
              <w:kern w:val="2"/>
              <w:sz w:val="28"/>
              <w:szCs w:val="28"/>
              <w:lang w:val="en-US" w:eastAsia="zh-CN" w:bidi="ar-SA"/>
            </w:rPr>
          </w:rPrChange>
        </w:rPr>
        <w:pPrChange w:id="4349" w:author="LKY" w:date="2026-06-22T11:56:54Z">
          <w:pPr>
            <w:pStyle w:val="12"/>
            <w:ind w:left="0" w:leftChars="0" w:firstLine="0" w:firstLineChars="0"/>
            <w:outlineLvl w:val="9"/>
          </w:pPr>
        </w:pPrChange>
      </w:pPr>
      <w:del w:id="4352" w:author="LKY" w:date="2026-06-22T11:57:01Z">
        <w:r>
          <w:rPr>
            <w:rFonts w:hint="eastAsia" w:ascii="Times New Roman" w:hAnsi="Times New Roman" w:eastAsia="宋体" w:cs="宋体"/>
            <w:b/>
            <w:bCs w:val="0"/>
            <w:color w:val="auto"/>
            <w:kern w:val="2"/>
            <w:sz w:val="24"/>
            <w:szCs w:val="24"/>
            <w:lang w:val="en-US" w:eastAsia="zh-CN" w:bidi="en-US"/>
            <w:rPrChange w:id="4353" w:author="LKY" w:date="2026-06-22T11:56:54Z">
              <w:rPr>
                <w:rFonts w:hint="eastAsia" w:ascii="Times New Roman" w:hAnsi="Times New Roman" w:cstheme="minorBidi"/>
                <w:b/>
                <w:bCs/>
                <w:kern w:val="2"/>
                <w:sz w:val="28"/>
                <w:szCs w:val="28"/>
                <w:lang w:val="en-US" w:eastAsia="zh-CN" w:bidi="ar-SA"/>
              </w:rPr>
            </w:rPrChange>
          </w:rPr>
          <w:delText>（</w:delText>
        </w:r>
      </w:del>
      <w:del w:id="4354" w:author="LKY" w:date="2026-06-22T11:57:00Z">
        <w:r>
          <w:rPr>
            <w:rFonts w:hint="eastAsia" w:ascii="Times New Roman" w:hAnsi="Times New Roman" w:eastAsia="宋体" w:cs="宋体"/>
            <w:b/>
            <w:bCs w:val="0"/>
            <w:color w:val="auto"/>
            <w:kern w:val="2"/>
            <w:sz w:val="24"/>
            <w:szCs w:val="24"/>
            <w:lang w:val="en-US" w:eastAsia="zh-CN" w:bidi="en-US"/>
            <w:rPrChange w:id="4355" w:author="LKY" w:date="2026-06-22T11:56:54Z">
              <w:rPr>
                <w:rFonts w:hint="eastAsia" w:ascii="Times New Roman" w:hAnsi="Times New Roman" w:cstheme="minorBidi"/>
                <w:b/>
                <w:bCs/>
                <w:kern w:val="2"/>
                <w:sz w:val="28"/>
                <w:szCs w:val="28"/>
                <w:lang w:val="en-US" w:eastAsia="zh-CN" w:bidi="ar-SA"/>
              </w:rPr>
            </w:rPrChange>
          </w:rPr>
          <w:delText>1</w:delText>
        </w:r>
      </w:del>
      <w:del w:id="4356" w:author="LKY" w:date="2026-06-22T11:57:00Z">
        <w:r>
          <w:rPr>
            <w:rFonts w:hint="eastAsia" w:ascii="Times New Roman" w:hAnsi="Times New Roman" w:eastAsia="宋体" w:cs="宋体"/>
            <w:b/>
            <w:bCs w:val="0"/>
            <w:color w:val="auto"/>
            <w:kern w:val="2"/>
            <w:sz w:val="24"/>
            <w:szCs w:val="24"/>
            <w:lang w:val="en-US" w:eastAsia="zh-CN" w:bidi="en-US"/>
            <w:rPrChange w:id="4357" w:author="LKY" w:date="2026-06-22T11:56:54Z">
              <w:rPr>
                <w:rFonts w:hint="eastAsia" w:ascii="Times New Roman" w:hAnsi="Times New Roman" w:cstheme="minorBidi"/>
                <w:b/>
                <w:bCs/>
                <w:kern w:val="2"/>
                <w:sz w:val="28"/>
                <w:szCs w:val="28"/>
                <w:lang w:val="en-US" w:eastAsia="zh-CN" w:bidi="ar-SA"/>
              </w:rPr>
            </w:rPrChange>
          </w:rPr>
          <w:delText>）</w:delText>
        </w:r>
      </w:del>
      <w:r>
        <w:rPr>
          <w:rFonts w:hint="eastAsia" w:ascii="Times New Roman" w:hAnsi="Times New Roman" w:eastAsia="宋体" w:cs="宋体"/>
          <w:b/>
          <w:bCs w:val="0"/>
          <w:color w:val="auto"/>
          <w:kern w:val="2"/>
          <w:sz w:val="24"/>
          <w:szCs w:val="24"/>
          <w:lang w:val="en-US" w:eastAsia="zh-CN" w:bidi="en-US"/>
          <w:rPrChange w:id="4358" w:author="LKY" w:date="2026-06-22T11:56:54Z">
            <w:rPr>
              <w:rFonts w:hint="eastAsia" w:ascii="Times New Roman" w:hAnsi="Times New Roman" w:cstheme="minorBidi"/>
              <w:b/>
              <w:bCs/>
              <w:kern w:val="2"/>
              <w:sz w:val="28"/>
              <w:szCs w:val="28"/>
              <w:lang w:val="en-US" w:eastAsia="zh-CN" w:bidi="ar-SA"/>
            </w:rPr>
          </w:rPrChange>
        </w:rPr>
        <w:t>软件安装</w:t>
      </w:r>
    </w:p>
    <w:p w14:paraId="00EBCBA1">
      <w:pPr>
        <w:pStyle w:val="12"/>
        <w:keepNext w:val="0"/>
        <w:keepLines w:val="0"/>
        <w:pageBreakBefore w:val="0"/>
        <w:widowControl w:val="0"/>
        <w:kinsoku/>
        <w:wordWrap w:val="0"/>
        <w:overflowPunct/>
        <w:topLinePunct w:val="0"/>
        <w:autoSpaceDE/>
        <w:autoSpaceDN/>
        <w:bidi w:val="0"/>
        <w:adjustRightInd/>
        <w:snapToGrid/>
        <w:spacing w:after="0" w:line="360" w:lineRule="auto"/>
        <w:ind w:left="0" w:leftChars="0" w:firstLine="420" w:firstLineChars="0"/>
        <w:jc w:val="left"/>
        <w:textAlignment w:val="auto"/>
        <w:outlineLvl w:val="9"/>
        <w:rPr>
          <w:rFonts w:hint="eastAsia" w:ascii="Times New Roman" w:hAnsi="Times New Roman"/>
          <w:b w:val="0"/>
          <w:bCs w:val="0"/>
          <w:sz w:val="24"/>
          <w:szCs w:val="24"/>
          <w:lang w:val="en-US" w:eastAsia="zh-CN"/>
        </w:rPr>
      </w:pPr>
      <w:r>
        <w:rPr>
          <w:rFonts w:hint="eastAsia" w:ascii="Times New Roman" w:hAnsi="Times New Roman"/>
          <w:b w:val="0"/>
          <w:bCs w:val="0"/>
          <w:sz w:val="24"/>
          <w:szCs w:val="24"/>
          <w:lang w:val="en-US" w:eastAsia="zh-CN"/>
        </w:rPr>
        <w:t>对应文件位置位于</w:t>
      </w:r>
      <w:del w:id="4359" w:author="LKY" w:date="2026-05-19T15:15:56Z">
        <w:r>
          <w:rPr>
            <w:rFonts w:hint="eastAsia" w:ascii="Times New Roman" w:hAnsi="Times New Roman"/>
            <w:b w:val="0"/>
            <w:bCs w:val="0"/>
            <w:sz w:val="24"/>
            <w:szCs w:val="24"/>
            <w:lang w:val="en-US" w:eastAsia="zh-CN"/>
          </w:rPr>
          <w:delText>根</w:delText>
        </w:r>
      </w:del>
      <w:r>
        <w:rPr>
          <w:rFonts w:hint="eastAsia" w:ascii="Times New Roman" w:hAnsi="Times New Roman"/>
          <w:b w:val="0"/>
          <w:bCs w:val="0"/>
          <w:sz w:val="24"/>
          <w:szCs w:val="24"/>
          <w:lang w:val="en-US" w:eastAsia="zh-CN"/>
        </w:rPr>
        <w:t>目录</w:t>
      </w:r>
      <w:ins w:id="4360" w:author="LKY" w:date="2026-05-19T15:15:59Z">
        <w:r>
          <w:rPr>
            <w:rFonts w:hint="eastAsia" w:ascii="Times New Roman" w:hAnsi="Times New Roman"/>
            <w:b w:val="0"/>
            <w:bCs w:val="0"/>
            <w:sz w:val="24"/>
            <w:szCs w:val="24"/>
            <w:lang w:val="en-US" w:eastAsia="zh-CN"/>
          </w:rPr>
          <w:t>ion</w:t>
        </w:r>
      </w:ins>
      <w:del w:id="4361" w:author="LKY" w:date="2026-05-19T15:15:58Z">
        <w:r>
          <w:rPr>
            <w:rFonts w:hint="eastAsia" w:ascii="Times New Roman" w:hAnsi="Times New Roman"/>
            <w:b w:val="0"/>
            <w:bCs w:val="0"/>
            <w:sz w:val="24"/>
            <w:szCs w:val="24"/>
            <w:lang w:val="en-US" w:eastAsia="zh-CN"/>
          </w:rPr>
          <w:delText>roo</w:delText>
        </w:r>
      </w:del>
      <w:del w:id="4362" w:author="LKY" w:date="2026-05-19T15:15:57Z">
        <w:r>
          <w:rPr>
            <w:rFonts w:hint="eastAsia" w:ascii="Times New Roman" w:hAnsi="Times New Roman"/>
            <w:b w:val="0"/>
            <w:bCs w:val="0"/>
            <w:sz w:val="24"/>
            <w:szCs w:val="24"/>
            <w:lang w:val="en-US" w:eastAsia="zh-CN"/>
          </w:rPr>
          <w:delText>t</w:delText>
        </w:r>
      </w:del>
      <w:r>
        <w:rPr>
          <w:rFonts w:hint="eastAsia" w:ascii="Times New Roman" w:hAnsi="Times New Roman"/>
          <w:b w:val="0"/>
          <w:bCs w:val="0"/>
          <w:sz w:val="24"/>
          <w:szCs w:val="24"/>
          <w:lang w:val="en-US" w:eastAsia="zh-CN"/>
        </w:rPr>
        <w:t>文件夹下,实际</w:t>
      </w:r>
      <w:ins w:id="4363" w:author="L" w:date="2026-05-21T18:54:28Z">
        <w:r>
          <w:rPr>
            <w:rFonts w:hint="eastAsia" w:ascii="Times New Roman" w:hAnsi="Times New Roman"/>
            <w:b w:val="0"/>
            <w:bCs w:val="0"/>
            <w:sz w:val="24"/>
            <w:szCs w:val="24"/>
            <w:lang w:val="en-US" w:eastAsia="zh-CN"/>
          </w:rPr>
          <w:t>目录</w:t>
        </w:r>
      </w:ins>
      <w:del w:id="4364" w:author="L" w:date="2026-05-21T18:54:27Z">
        <w:r>
          <w:rPr>
            <w:rFonts w:hint="eastAsia" w:ascii="Times New Roman" w:hAnsi="Times New Roman"/>
            <w:b w:val="0"/>
            <w:bCs w:val="0"/>
            <w:sz w:val="24"/>
            <w:szCs w:val="24"/>
            <w:lang w:val="en-US" w:eastAsia="zh-CN"/>
          </w:rPr>
          <w:delText>名称</w:delText>
        </w:r>
      </w:del>
      <w:r>
        <w:rPr>
          <w:rFonts w:hint="eastAsia" w:ascii="Times New Roman" w:hAnsi="Times New Roman"/>
          <w:b w:val="0"/>
          <w:bCs w:val="0"/>
          <w:sz w:val="24"/>
          <w:szCs w:val="24"/>
          <w:lang w:val="en-US" w:eastAsia="zh-CN"/>
        </w:rPr>
        <w:t>请以文件为准。</w:t>
      </w:r>
    </w:p>
    <w:p w14:paraId="35829B81">
      <w:pPr>
        <w:pStyle w:val="12"/>
        <w:keepNext w:val="0"/>
        <w:keepLines w:val="0"/>
        <w:pageBreakBefore w:val="0"/>
        <w:widowControl w:val="0"/>
        <w:kinsoku/>
        <w:wordWrap w:val="0"/>
        <w:overflowPunct/>
        <w:topLinePunct w:val="0"/>
        <w:autoSpaceDE/>
        <w:autoSpaceDN/>
        <w:bidi w:val="0"/>
        <w:adjustRightInd/>
        <w:snapToGrid/>
        <w:spacing w:after="0" w:line="360" w:lineRule="auto"/>
        <w:ind w:left="0" w:leftChars="0" w:firstLine="420" w:firstLineChars="0"/>
        <w:jc w:val="left"/>
        <w:textAlignment w:val="auto"/>
        <w:outlineLvl w:val="9"/>
        <w:rPr>
          <w:rFonts w:hint="eastAsia" w:ascii="Times New Roman" w:hAnsi="Times New Roman"/>
          <w:b w:val="0"/>
          <w:bCs w:val="0"/>
          <w:sz w:val="24"/>
          <w:szCs w:val="24"/>
          <w:lang w:val="en-US" w:eastAsia="zh-CN"/>
        </w:rPr>
      </w:pPr>
      <w:r>
        <w:rPr>
          <w:rFonts w:hint="eastAsia" w:ascii="Times New Roman" w:hAnsi="Times New Roman"/>
          <w:b w:val="0"/>
          <w:bCs w:val="0"/>
          <w:sz w:val="24"/>
          <w:szCs w:val="24"/>
          <w:lang w:val="en-US" w:eastAsia="zh-CN"/>
        </w:rPr>
        <w:t>插上网线写入</w:t>
      </w:r>
      <w:r>
        <w:rPr>
          <w:rFonts w:hint="eastAsia" w:ascii="Times New Roman" w:hAnsi="Times New Roman"/>
          <w:b w:val="0"/>
          <w:bCs w:val="0"/>
          <w:color w:val="0000FF"/>
          <w:sz w:val="24"/>
          <w:szCs w:val="24"/>
          <w:lang w:val="en-US" w:eastAsia="zh-CN"/>
        </w:rPr>
        <w:t>ifconfig</w:t>
      </w:r>
      <w:r>
        <w:rPr>
          <w:rFonts w:hint="eastAsia" w:ascii="Times New Roman" w:hAnsi="Times New Roman"/>
          <w:b w:val="0"/>
          <w:bCs w:val="0"/>
          <w:sz w:val="24"/>
          <w:szCs w:val="24"/>
          <w:lang w:val="en-US" w:eastAsia="zh-CN"/>
        </w:rPr>
        <w:t>指令获取IP，通过SSH登录</w:t>
      </w:r>
    </w:p>
    <w:p w14:paraId="25418EB8">
      <w:pPr>
        <w:pStyle w:val="12"/>
        <w:keepNext w:val="0"/>
        <w:keepLines w:val="0"/>
        <w:pageBreakBefore w:val="0"/>
        <w:widowControl w:val="0"/>
        <w:kinsoku/>
        <w:wordWrap w:val="0"/>
        <w:overflowPunct/>
        <w:topLinePunct w:val="0"/>
        <w:autoSpaceDE/>
        <w:autoSpaceDN/>
        <w:bidi w:val="0"/>
        <w:adjustRightInd/>
        <w:snapToGrid/>
        <w:spacing w:after="0" w:line="360" w:lineRule="auto"/>
        <w:ind w:left="0" w:leftChars="0" w:firstLine="0" w:firstLineChars="0"/>
        <w:jc w:val="left"/>
        <w:textAlignment w:val="auto"/>
        <w:outlineLvl w:val="9"/>
        <w:rPr>
          <w:rFonts w:hint="eastAsia" w:ascii="Times New Roman" w:hAnsi="Times New Roman"/>
          <w:b w:val="0"/>
          <w:bCs w:val="0"/>
          <w:sz w:val="24"/>
          <w:szCs w:val="24"/>
          <w:lang w:val="en-US" w:eastAsia="zh-CN"/>
        </w:rPr>
      </w:pPr>
      <w:ins w:id="4365" w:author="LKY" w:date="2026-05-19T15:16:14Z">
        <w:r>
          <w:rPr/>
          <w:drawing>
            <wp:inline distT="0" distB="0" distL="114300" distR="114300">
              <wp:extent cx="5272405" cy="1273810"/>
              <wp:effectExtent l="0" t="0" r="4445" b="2540"/>
              <wp:docPr id="7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图片 1"/>
                      <pic:cNvPicPr>
                        <a:picLocks noChangeAspect="1"/>
                      </pic:cNvPicPr>
                    </pic:nvPicPr>
                    <pic:blipFill>
                      <a:blip r:embed="rId17"/>
                      <a:stretch>
                        <a:fillRect/>
                      </a:stretch>
                    </pic:blipFill>
                    <pic:spPr>
                      <a:xfrm>
                        <a:off x="0" y="0"/>
                        <a:ext cx="5272405" cy="1273810"/>
                      </a:xfrm>
                      <a:prstGeom prst="rect">
                        <a:avLst/>
                      </a:prstGeom>
                      <a:noFill/>
                      <a:ln>
                        <a:noFill/>
                      </a:ln>
                    </pic:spPr>
                  </pic:pic>
                </a:graphicData>
              </a:graphic>
            </wp:inline>
          </w:drawing>
        </w:r>
      </w:ins>
      <w:del w:id="4367" w:author="LKY" w:date="2026-05-19T15:16:13Z">
        <w:r>
          <w:rPr/>
          <w:drawing>
            <wp:inline distT="0" distB="0" distL="114300" distR="114300">
              <wp:extent cx="5269865" cy="1064895"/>
              <wp:effectExtent l="0" t="0" r="6985" b="1905"/>
              <wp:docPr id="6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图片 2"/>
                      <pic:cNvPicPr>
                        <a:picLocks noChangeAspect="1"/>
                      </pic:cNvPicPr>
                    </pic:nvPicPr>
                    <pic:blipFill>
                      <a:blip r:embed="rId18"/>
                      <a:stretch>
                        <a:fillRect/>
                      </a:stretch>
                    </pic:blipFill>
                    <pic:spPr>
                      <a:xfrm>
                        <a:off x="0" y="0"/>
                        <a:ext cx="5269865" cy="1064895"/>
                      </a:xfrm>
                      <a:prstGeom prst="rect">
                        <a:avLst/>
                      </a:prstGeom>
                      <a:noFill/>
                      <a:ln>
                        <a:noFill/>
                      </a:ln>
                    </pic:spPr>
                  </pic:pic>
                </a:graphicData>
              </a:graphic>
            </wp:inline>
          </w:drawing>
        </w:r>
      </w:del>
    </w:p>
    <w:p w14:paraId="6FA7FDC2">
      <w:pPr>
        <w:pStyle w:val="12"/>
        <w:keepNext w:val="0"/>
        <w:keepLines w:val="0"/>
        <w:pageBreakBefore w:val="0"/>
        <w:widowControl w:val="0"/>
        <w:kinsoku/>
        <w:wordWrap w:val="0"/>
        <w:overflowPunct/>
        <w:topLinePunct w:val="0"/>
        <w:autoSpaceDE/>
        <w:autoSpaceDN/>
        <w:bidi w:val="0"/>
        <w:adjustRightInd/>
        <w:snapToGrid/>
        <w:spacing w:after="0" w:line="360" w:lineRule="auto"/>
        <w:ind w:left="0" w:leftChars="0" w:firstLine="0" w:firstLineChars="0"/>
        <w:jc w:val="left"/>
        <w:textAlignment w:val="auto"/>
        <w:outlineLvl w:val="9"/>
        <w:rPr>
          <w:rFonts w:hint="default" w:ascii="Times New Roman" w:hAnsi="Times New Roman"/>
          <w:b w:val="0"/>
          <w:bCs w:val="0"/>
          <w:sz w:val="24"/>
          <w:szCs w:val="24"/>
          <w:lang w:val="en-US" w:eastAsia="zh-CN"/>
        </w:rPr>
      </w:pPr>
      <w:ins w:id="4369" w:author="LKY" w:date="2026-05-19T15:16:44Z">
        <w:r>
          <w:rPr/>
          <w:drawing>
            <wp:inline distT="0" distB="0" distL="114300" distR="114300">
              <wp:extent cx="5273040" cy="3424555"/>
              <wp:effectExtent l="0" t="0" r="3810" b="4445"/>
              <wp:docPr id="7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图片 2"/>
                      <pic:cNvPicPr>
                        <a:picLocks noChangeAspect="1"/>
                      </pic:cNvPicPr>
                    </pic:nvPicPr>
                    <pic:blipFill>
                      <a:blip r:embed="rId19"/>
                      <a:stretch>
                        <a:fillRect/>
                      </a:stretch>
                    </pic:blipFill>
                    <pic:spPr>
                      <a:xfrm>
                        <a:off x="0" y="0"/>
                        <a:ext cx="5273040" cy="3424555"/>
                      </a:xfrm>
                      <a:prstGeom prst="rect">
                        <a:avLst/>
                      </a:prstGeom>
                      <a:noFill/>
                      <a:ln>
                        <a:noFill/>
                      </a:ln>
                    </pic:spPr>
                  </pic:pic>
                </a:graphicData>
              </a:graphic>
            </wp:inline>
          </w:drawing>
        </w:r>
      </w:ins>
      <w:del w:id="4371" w:author="LKY" w:date="2026-05-19T15:16:19Z">
        <w:r>
          <w:rPr/>
          <w:drawing>
            <wp:inline distT="0" distB="0" distL="114300" distR="114300">
              <wp:extent cx="5267325" cy="3225165"/>
              <wp:effectExtent l="0" t="0" r="9525" b="13335"/>
              <wp:docPr id="8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图片 1"/>
                      <pic:cNvPicPr>
                        <a:picLocks noChangeAspect="1"/>
                      </pic:cNvPicPr>
                    </pic:nvPicPr>
                    <pic:blipFill>
                      <a:blip r:embed="rId20"/>
                      <a:stretch>
                        <a:fillRect/>
                      </a:stretch>
                    </pic:blipFill>
                    <pic:spPr>
                      <a:xfrm>
                        <a:off x="0" y="0"/>
                        <a:ext cx="5267325" cy="3225165"/>
                      </a:xfrm>
                      <a:prstGeom prst="rect">
                        <a:avLst/>
                      </a:prstGeom>
                      <a:noFill/>
                      <a:ln>
                        <a:noFill/>
                      </a:ln>
                    </pic:spPr>
                  </pic:pic>
                </a:graphicData>
              </a:graphic>
            </wp:inline>
          </w:drawing>
        </w:r>
      </w:del>
    </w:p>
    <w:p w14:paraId="75D35E5B">
      <w:pPr>
        <w:pStyle w:val="12"/>
        <w:keepNext w:val="0"/>
        <w:keepLines w:val="0"/>
        <w:pageBreakBefore w:val="0"/>
        <w:widowControl w:val="0"/>
        <w:kinsoku/>
        <w:wordWrap w:val="0"/>
        <w:overflowPunct/>
        <w:topLinePunct w:val="0"/>
        <w:autoSpaceDE/>
        <w:autoSpaceDN/>
        <w:bidi w:val="0"/>
        <w:adjustRightInd/>
        <w:snapToGrid/>
        <w:spacing w:after="0" w:line="360" w:lineRule="auto"/>
        <w:ind w:left="0" w:leftChars="0" w:firstLine="420" w:firstLineChars="0"/>
        <w:jc w:val="left"/>
        <w:textAlignment w:val="auto"/>
        <w:outlineLvl w:val="9"/>
        <w:rPr>
          <w:rFonts w:hint="eastAsia" w:ascii="Times New Roman" w:hAnsi="Times New Roman" w:cstheme="minorBidi"/>
          <w:i w:val="0"/>
          <w:iCs w:val="0"/>
          <w:caps w:val="0"/>
          <w:spacing w:val="0"/>
          <w:sz w:val="24"/>
          <w:szCs w:val="24"/>
          <w:lang w:val="en-US" w:eastAsia="zh-CN"/>
        </w:rPr>
      </w:pPr>
      <w:r>
        <w:rPr>
          <w:rFonts w:hint="eastAsia" w:ascii="Times New Roman" w:hAnsi="Times New Roman"/>
          <w:b w:val="0"/>
          <w:bCs w:val="0"/>
          <w:sz w:val="24"/>
          <w:szCs w:val="24"/>
          <w:lang w:val="en-US" w:eastAsia="zh-CN"/>
        </w:rPr>
        <w:t>通过左边文件夹页面在</w:t>
      </w:r>
      <w:ins w:id="4373" w:author="LKY" w:date="2026-05-19T15:17:19Z">
        <w:r>
          <w:rPr>
            <w:rFonts w:hint="eastAsia" w:ascii="Times New Roman" w:hAnsi="Times New Roman"/>
            <w:b w:val="0"/>
            <w:bCs w:val="0"/>
            <w:sz w:val="24"/>
            <w:szCs w:val="24"/>
            <w:lang w:val="en-US" w:eastAsia="zh-CN"/>
          </w:rPr>
          <w:t>usr/demo/</w:t>
        </w:r>
      </w:ins>
      <w:del w:id="4374" w:author="LKY" w:date="2026-05-19T15:17:19Z">
        <w:r>
          <w:rPr>
            <w:rFonts w:hint="eastAsia" w:ascii="Times New Roman" w:hAnsi="Times New Roman"/>
            <w:b w:val="0"/>
            <w:bCs w:val="0"/>
            <w:sz w:val="24"/>
            <w:szCs w:val="24"/>
            <w:lang w:val="en-US" w:eastAsia="zh-CN"/>
          </w:rPr>
          <w:delText>roo</w:delText>
        </w:r>
      </w:del>
      <w:del w:id="4375" w:author="LKY" w:date="2026-05-19T15:17:21Z">
        <w:r>
          <w:rPr>
            <w:rFonts w:hint="eastAsia" w:ascii="Times New Roman" w:hAnsi="Times New Roman"/>
            <w:b w:val="0"/>
            <w:bCs w:val="0"/>
            <w:sz w:val="24"/>
            <w:szCs w:val="24"/>
            <w:lang w:val="en-US" w:eastAsia="zh-CN"/>
          </w:rPr>
          <w:delText>t</w:delText>
        </w:r>
      </w:del>
      <w:r>
        <w:rPr>
          <w:rFonts w:hint="eastAsia" w:ascii="Times New Roman" w:hAnsi="Times New Roman"/>
          <w:b w:val="0"/>
          <w:bCs w:val="0"/>
          <w:sz w:val="24"/>
          <w:szCs w:val="24"/>
          <w:lang w:val="en-US" w:eastAsia="zh-CN"/>
        </w:rPr>
        <w:t>文件夹下，</w:t>
      </w:r>
      <w:ins w:id="4376" w:author="LKY" w:date="2026-05-19T19:41:24Z">
        <w:r>
          <w:rPr>
            <w:rFonts w:hint="eastAsia" w:ascii="Times New Roman" w:hAnsi="Times New Roman"/>
            <w:b w:val="0"/>
            <w:bCs w:val="0"/>
            <w:sz w:val="24"/>
            <w:szCs w:val="24"/>
            <w:lang w:val="en-US" w:eastAsia="zh-CN"/>
          </w:rPr>
          <w:t>新建</w:t>
        </w:r>
      </w:ins>
      <w:ins w:id="4377" w:author="LKY" w:date="2026-05-19T19:41:29Z">
        <w:r>
          <w:rPr>
            <w:rFonts w:hint="eastAsia" w:ascii="Times New Roman" w:hAnsi="Times New Roman"/>
            <w:b w:val="0"/>
            <w:bCs w:val="0"/>
            <w:sz w:val="24"/>
            <w:szCs w:val="24"/>
            <w:lang w:val="en-US" w:eastAsia="zh-CN"/>
          </w:rPr>
          <w:t>ion</w:t>
        </w:r>
      </w:ins>
      <w:ins w:id="4378" w:author="LKY" w:date="2026-05-19T19:41:34Z">
        <w:r>
          <w:rPr>
            <w:rFonts w:hint="eastAsia" w:ascii="Times New Roman" w:hAnsi="Times New Roman"/>
            <w:b w:val="0"/>
            <w:bCs w:val="0"/>
            <w:sz w:val="24"/>
            <w:szCs w:val="24"/>
            <w:lang w:val="en-US" w:eastAsia="zh-CN"/>
          </w:rPr>
          <w:t>文件夹</w:t>
        </w:r>
      </w:ins>
      <w:ins w:id="4379" w:author="LKY" w:date="2026-05-19T19:41:35Z">
        <w:r>
          <w:rPr>
            <w:rFonts w:hint="eastAsia" w:ascii="Times New Roman" w:hAnsi="Times New Roman"/>
            <w:b w:val="0"/>
            <w:bCs w:val="0"/>
            <w:sz w:val="24"/>
            <w:szCs w:val="24"/>
            <w:lang w:val="en-US" w:eastAsia="zh-CN"/>
          </w:rPr>
          <w:t>，</w:t>
        </w:r>
      </w:ins>
      <w:r>
        <w:rPr>
          <w:rFonts w:hint="eastAsia" w:ascii="Times New Roman" w:hAnsi="Times New Roman" w:cstheme="minorBidi"/>
          <w:i w:val="0"/>
          <w:iCs w:val="0"/>
          <w:caps w:val="0"/>
          <w:spacing w:val="0"/>
          <w:sz w:val="24"/>
          <w:szCs w:val="24"/>
          <w:lang w:val="en-US" w:eastAsia="zh-CN"/>
        </w:rPr>
        <w:t>把N板识别文件复制进去</w:t>
      </w:r>
    </w:p>
    <w:p w14:paraId="64276180">
      <w:pPr>
        <w:pStyle w:val="12"/>
        <w:keepNext w:val="0"/>
        <w:keepLines w:val="0"/>
        <w:pageBreakBefore w:val="0"/>
        <w:widowControl w:val="0"/>
        <w:kinsoku/>
        <w:wordWrap w:val="0"/>
        <w:overflowPunct/>
        <w:topLinePunct w:val="0"/>
        <w:autoSpaceDE/>
        <w:autoSpaceDN/>
        <w:bidi w:val="0"/>
        <w:adjustRightInd/>
        <w:snapToGrid/>
        <w:spacing w:after="0" w:line="360" w:lineRule="auto"/>
        <w:ind w:left="0" w:leftChars="0" w:firstLine="0" w:firstLineChars="0"/>
        <w:jc w:val="left"/>
        <w:textAlignment w:val="auto"/>
        <w:outlineLvl w:val="9"/>
        <w:rPr>
          <w:rFonts w:hint="default" w:ascii="Times New Roman" w:hAnsi="Times New Roman" w:cstheme="minorBidi"/>
          <w:i w:val="0"/>
          <w:iCs w:val="0"/>
          <w:caps w:val="0"/>
          <w:spacing w:val="0"/>
          <w:sz w:val="24"/>
          <w:szCs w:val="24"/>
          <w:lang w:val="en-US" w:eastAsia="zh-CN"/>
        </w:rPr>
      </w:pPr>
      <w:ins w:id="4380" w:author="LKY" w:date="2026-05-19T15:18:32Z">
        <w:r>
          <w:rPr/>
          <w:drawing>
            <wp:inline distT="0" distB="0" distL="114300" distR="114300">
              <wp:extent cx="5263515" cy="1754505"/>
              <wp:effectExtent l="0" t="0" r="13335" b="17145"/>
              <wp:docPr id="7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图片 3"/>
                      <pic:cNvPicPr>
                        <a:picLocks noChangeAspect="1"/>
                      </pic:cNvPicPr>
                    </pic:nvPicPr>
                    <pic:blipFill>
                      <a:blip r:embed="rId21"/>
                      <a:stretch>
                        <a:fillRect/>
                      </a:stretch>
                    </pic:blipFill>
                    <pic:spPr>
                      <a:xfrm>
                        <a:off x="0" y="0"/>
                        <a:ext cx="5263515" cy="1754505"/>
                      </a:xfrm>
                      <a:prstGeom prst="rect">
                        <a:avLst/>
                      </a:prstGeom>
                      <a:noFill/>
                      <a:ln>
                        <a:noFill/>
                      </a:ln>
                    </pic:spPr>
                  </pic:pic>
                </a:graphicData>
              </a:graphic>
            </wp:inline>
          </w:drawing>
        </w:r>
      </w:ins>
      <w:del w:id="4382" w:author="LKY" w:date="2026-05-19T15:18:31Z">
        <w:r>
          <w:rPr/>
          <w:drawing>
            <wp:inline distT="0" distB="0" distL="114300" distR="114300">
              <wp:extent cx="5268595" cy="1394460"/>
              <wp:effectExtent l="0" t="0" r="8255" b="15240"/>
              <wp:docPr id="7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图片 1"/>
                      <pic:cNvPicPr>
                        <a:picLocks noChangeAspect="1"/>
                      </pic:cNvPicPr>
                    </pic:nvPicPr>
                    <pic:blipFill>
                      <a:blip r:embed="rId22"/>
                      <a:stretch>
                        <a:fillRect/>
                      </a:stretch>
                    </pic:blipFill>
                    <pic:spPr>
                      <a:xfrm>
                        <a:off x="0" y="0"/>
                        <a:ext cx="5268595" cy="1394460"/>
                      </a:xfrm>
                      <a:prstGeom prst="rect">
                        <a:avLst/>
                      </a:prstGeom>
                      <a:noFill/>
                      <a:ln>
                        <a:noFill/>
                      </a:ln>
                    </pic:spPr>
                  </pic:pic>
                </a:graphicData>
              </a:graphic>
            </wp:inline>
          </w:drawing>
        </w:r>
      </w:del>
    </w:p>
    <w:p w14:paraId="27881698">
      <w:pPr>
        <w:pStyle w:val="12"/>
        <w:keepNext w:val="0"/>
        <w:keepLines w:val="0"/>
        <w:pageBreakBefore w:val="0"/>
        <w:widowControl w:val="0"/>
        <w:kinsoku/>
        <w:wordWrap w:val="0"/>
        <w:overflowPunct/>
        <w:topLinePunct w:val="0"/>
        <w:autoSpaceDE/>
        <w:autoSpaceDN/>
        <w:bidi w:val="0"/>
        <w:adjustRightInd/>
        <w:snapToGrid/>
        <w:spacing w:after="0" w:line="360" w:lineRule="auto"/>
        <w:ind w:left="0" w:leftChars="0" w:firstLine="420" w:firstLineChars="0"/>
        <w:jc w:val="left"/>
        <w:textAlignment w:val="auto"/>
        <w:outlineLvl w:val="9"/>
        <w:rPr>
          <w:rFonts w:hint="eastAsia" w:ascii="Times New Roman" w:hAnsi="Times New Roman"/>
          <w:b w:val="0"/>
          <w:bCs w:val="0"/>
          <w:sz w:val="24"/>
          <w:szCs w:val="24"/>
          <w:lang w:val="en-US" w:eastAsia="zh-CN"/>
        </w:rPr>
      </w:pPr>
      <w:r>
        <w:rPr>
          <w:rFonts w:hint="eastAsia" w:ascii="Times New Roman" w:hAnsi="Times New Roman"/>
          <w:b w:val="0"/>
          <w:bCs w:val="0"/>
          <w:sz w:val="24"/>
          <w:szCs w:val="24"/>
          <w:lang w:val="en-US" w:eastAsia="zh-CN"/>
        </w:rPr>
        <w:t>对</w:t>
      </w:r>
      <w:ins w:id="4384" w:author="LKY" w:date="2026-05-19T15:20:35Z">
        <w:r>
          <w:rPr>
            <w:rFonts w:hint="eastAsia" w:ascii="Times New Roman" w:hAnsi="Times New Roman"/>
            <w:b w:val="0"/>
            <w:bCs w:val="0"/>
            <w:sz w:val="24"/>
            <w:szCs w:val="24"/>
            <w:lang w:val="en-US" w:eastAsia="zh-CN"/>
          </w:rPr>
          <w:t>BEILAI_N_PLC_245_V1.0_20260519</w:t>
        </w:r>
      </w:ins>
      <w:del w:id="4385" w:author="LKY" w:date="2026-05-19T15:20:35Z">
        <w:r>
          <w:rPr>
            <w:rFonts w:hint="eastAsia" w:ascii="Times New Roman" w:hAnsi="Times New Roman"/>
            <w:b w:val="0"/>
            <w:bCs w:val="0"/>
            <w:sz w:val="24"/>
            <w:szCs w:val="24"/>
            <w:lang w:val="en-US" w:eastAsia="zh-CN"/>
          </w:rPr>
          <w:delText>BEILAI_N_PLC_245_V1.0_20260511</w:delText>
        </w:r>
      </w:del>
      <w:r>
        <w:rPr>
          <w:rFonts w:hint="eastAsia" w:ascii="Times New Roman" w:hAnsi="Times New Roman"/>
          <w:b w:val="0"/>
          <w:bCs w:val="0"/>
          <w:sz w:val="24"/>
          <w:szCs w:val="24"/>
          <w:lang w:val="en-US" w:eastAsia="zh-CN"/>
        </w:rPr>
        <w:t xml:space="preserve">.bin执行chmod +x  </w:t>
      </w:r>
      <w:ins w:id="4386" w:author="LKY" w:date="2026-05-19T15:20:41Z">
        <w:r>
          <w:rPr>
            <w:rFonts w:hint="eastAsia" w:ascii="Times New Roman" w:hAnsi="Times New Roman"/>
            <w:b w:val="0"/>
            <w:bCs w:val="0"/>
            <w:sz w:val="24"/>
            <w:szCs w:val="24"/>
            <w:lang w:val="en-US" w:eastAsia="zh-CN"/>
          </w:rPr>
          <w:t>BEILAI_N_PLC_245_V1.0_20260519</w:t>
        </w:r>
      </w:ins>
      <w:del w:id="4387" w:author="LKY" w:date="2026-05-19T15:20:41Z">
        <w:r>
          <w:rPr>
            <w:rFonts w:hint="eastAsia" w:ascii="Times New Roman" w:hAnsi="Times New Roman"/>
            <w:b w:val="0"/>
            <w:bCs w:val="0"/>
            <w:sz w:val="24"/>
            <w:szCs w:val="24"/>
            <w:lang w:val="en-US" w:eastAsia="zh-CN"/>
          </w:rPr>
          <w:delText>BEILAI_N_PLC_245_V1.0_20260511</w:delText>
        </w:r>
      </w:del>
      <w:r>
        <w:rPr>
          <w:rFonts w:hint="eastAsia" w:ascii="Times New Roman" w:hAnsi="Times New Roman"/>
          <w:b w:val="0"/>
          <w:bCs w:val="0"/>
          <w:sz w:val="24"/>
          <w:szCs w:val="24"/>
          <w:lang w:val="en-US" w:eastAsia="zh-CN"/>
        </w:rPr>
        <w:t>.bin。然后安装软件。</w:t>
      </w:r>
    </w:p>
    <w:p w14:paraId="71C8BD72">
      <w:pPr>
        <w:pStyle w:val="12"/>
        <w:keepNext w:val="0"/>
        <w:keepLines w:val="0"/>
        <w:pageBreakBefore w:val="0"/>
        <w:widowControl w:val="0"/>
        <w:shd w:val="clear" w:color="auto" w:fill="D7D7D7"/>
        <w:kinsoku/>
        <w:overflowPunct/>
        <w:topLinePunct w:val="0"/>
        <w:autoSpaceDE/>
        <w:autoSpaceDN/>
        <w:bidi w:val="0"/>
        <w:adjustRightInd/>
        <w:snapToGrid/>
        <w:spacing w:line="360" w:lineRule="auto"/>
        <w:ind w:left="0" w:leftChars="0" w:firstLine="480" w:firstLineChars="200"/>
        <w:textAlignment w:val="auto"/>
        <w:rPr>
          <w:ins w:id="4389" w:author="LKY" w:date="2026-05-19T15:21:12Z"/>
          <w:rFonts w:hint="eastAsia" w:ascii="Times New Roman" w:hAnsi="Times New Roman" w:eastAsia="宋体" w:cs="宋体"/>
          <w:color w:val="000000" w:themeColor="text1"/>
          <w:kern w:val="2"/>
          <w:sz w:val="24"/>
          <w:szCs w:val="32"/>
          <w:lang w:val="en-US" w:eastAsia="zh-CN" w:bidi="ar-SA"/>
          <w14:textFill>
            <w14:solidFill>
              <w14:schemeClr w14:val="tx1"/>
            </w14:solidFill>
          </w14:textFill>
        </w:rPr>
        <w:pPrChange w:id="4388" w:author="LKY" w:date="2026-05-19T15:21:26Z">
          <w:pPr>
            <w:pStyle w:val="12"/>
            <w:keepNext w:val="0"/>
            <w:keepLines w:val="0"/>
            <w:pageBreakBefore w:val="0"/>
            <w:widowControl w:val="0"/>
            <w:shd w:val="clear" w:color="auto" w:fill="D7D7D7"/>
            <w:kinsoku/>
            <w:overflowPunct/>
            <w:topLinePunct w:val="0"/>
            <w:autoSpaceDE/>
            <w:autoSpaceDN/>
            <w:bidi w:val="0"/>
            <w:adjustRightInd/>
            <w:snapToGrid/>
            <w:spacing w:line="360" w:lineRule="auto"/>
            <w:ind w:left="0" w:leftChars="0" w:firstLine="480" w:firstLineChars="200"/>
            <w:textAlignment w:val="auto"/>
          </w:pPr>
        </w:pPrChange>
      </w:pPr>
      <w:ins w:id="4390" w:author="LKY" w:date="2026-05-19T15:21:25Z">
        <w:r>
          <w:rPr>
            <w:rFonts w:hint="eastAsia" w:ascii="Times New Roman" w:hAnsi="Times New Roman" w:eastAsia="宋体" w:cs="宋体"/>
            <w:color w:val="000000" w:themeColor="text1"/>
            <w:kern w:val="2"/>
            <w:sz w:val="24"/>
            <w:szCs w:val="32"/>
            <w:lang w:val="en-US" w:eastAsia="zh-CN" w:bidi="ar-SA"/>
            <w14:textFill>
              <w14:solidFill>
                <w14:schemeClr w14:val="tx1"/>
              </w14:solidFill>
            </w14:textFill>
          </w:rPr>
          <w:t>root@bliiot:/#</w:t>
        </w:r>
      </w:ins>
      <w:ins w:id="4391" w:author="LKY" w:date="2026-05-19T15:21:25Z">
        <w:r>
          <w:rPr>
            <w:rFonts w:hint="eastAsia" w:ascii="Times New Roman" w:hAnsi="Times New Roman" w:eastAsia="宋体" w:cs="宋体"/>
            <w:color w:val="0000FF"/>
            <w:kern w:val="2"/>
            <w:sz w:val="24"/>
            <w:szCs w:val="32"/>
            <w:lang w:val="en-US" w:eastAsia="zh-CN" w:bidi="ar-SA"/>
          </w:rPr>
          <w:t xml:space="preserve"> </w:t>
        </w:r>
      </w:ins>
      <w:ins w:id="4392" w:author="LKY" w:date="2026-05-19T15:21:25Z">
        <w:r>
          <w:rPr>
            <w:rFonts w:hint="eastAsia" w:ascii="Times New Roman" w:hAnsi="Times New Roman" w:eastAsia="宋体" w:cs="宋体"/>
            <w:color w:val="0000FF"/>
            <w:kern w:val="2"/>
            <w:sz w:val="24"/>
            <w:szCs w:val="24"/>
            <w:lang w:val="en-US" w:eastAsia="zh-CN" w:bidi="ar-SA"/>
          </w:rPr>
          <w:t>cd /usr/demo/ion</w:t>
        </w:r>
      </w:ins>
    </w:p>
    <w:p w14:paraId="50B7FE0B">
      <w:pPr>
        <w:pStyle w:val="12"/>
        <w:keepNext w:val="0"/>
        <w:keepLines w:val="0"/>
        <w:pageBreakBefore w:val="0"/>
        <w:widowControl w:val="0"/>
        <w:shd w:val="clear" w:color="auto" w:fill="D7D7D7"/>
        <w:kinsoku/>
        <w:overflowPunct/>
        <w:topLinePunct w:val="0"/>
        <w:autoSpaceDE/>
        <w:autoSpaceDN/>
        <w:bidi w:val="0"/>
        <w:adjustRightInd/>
        <w:snapToGrid/>
        <w:spacing w:line="360" w:lineRule="auto"/>
        <w:ind w:left="0" w:leftChars="0" w:firstLine="480" w:firstLineChars="200"/>
        <w:textAlignment w:val="auto"/>
        <w:rPr>
          <w:rFonts w:hint="eastAsia" w:ascii="Times New Roman" w:hAnsi="Times New Roman" w:eastAsia="宋体" w:cs="宋体"/>
          <w:color w:val="000000" w:themeColor="text1"/>
          <w:kern w:val="2"/>
          <w:sz w:val="24"/>
          <w:szCs w:val="32"/>
          <w:lang w:val="en-US" w:eastAsia="zh-CN" w:bidi="ar-SA"/>
          <w14:textFill>
            <w14:solidFill>
              <w14:schemeClr w14:val="tx1"/>
            </w14:solidFill>
          </w14:textFill>
        </w:rPr>
      </w:pPr>
      <w:r>
        <w:rPr>
          <w:rFonts w:hint="eastAsia" w:ascii="Times New Roman" w:hAnsi="Times New Roman" w:eastAsia="宋体" w:cs="宋体"/>
          <w:color w:val="000000" w:themeColor="text1"/>
          <w:kern w:val="2"/>
          <w:sz w:val="24"/>
          <w:szCs w:val="32"/>
          <w:lang w:val="en-US" w:eastAsia="zh-CN" w:bidi="ar-SA"/>
          <w14:textFill>
            <w14:solidFill>
              <w14:schemeClr w14:val="tx1"/>
            </w14:solidFill>
          </w14:textFill>
        </w:rPr>
        <w:t>root@bliiot:/#</w:t>
      </w:r>
      <w:r>
        <w:rPr>
          <w:rFonts w:hint="eastAsia" w:ascii="Times New Roman" w:hAnsi="Times New Roman" w:eastAsia="宋体" w:cs="宋体"/>
          <w:color w:val="0000FF"/>
          <w:kern w:val="2"/>
          <w:sz w:val="24"/>
          <w:szCs w:val="32"/>
          <w:lang w:val="en-US" w:eastAsia="zh-CN" w:bidi="ar-SA"/>
        </w:rPr>
        <w:t xml:space="preserve"> chmod +x </w:t>
      </w:r>
      <w:ins w:id="4393" w:author="LKY" w:date="2026-05-19T15:20:54Z">
        <w:r>
          <w:rPr>
            <w:rFonts w:hint="eastAsia" w:ascii="Times New Roman" w:hAnsi="Times New Roman" w:eastAsia="宋体" w:cs="宋体"/>
            <w:color w:val="0000FF"/>
            <w:kern w:val="2"/>
            <w:sz w:val="24"/>
            <w:szCs w:val="32"/>
            <w:lang w:val="en-US" w:eastAsia="zh-CN" w:bidi="ar-SA"/>
          </w:rPr>
          <w:t>BEILAI_N_PLC_245_V1.0_20260519</w:t>
        </w:r>
      </w:ins>
      <w:del w:id="4394" w:author="LKY" w:date="2026-05-19T15:20:54Z">
        <w:r>
          <w:rPr>
            <w:rFonts w:hint="eastAsia" w:ascii="Times New Roman" w:hAnsi="Times New Roman" w:eastAsia="宋体" w:cs="宋体"/>
            <w:color w:val="0000FF"/>
            <w:kern w:val="2"/>
            <w:sz w:val="24"/>
            <w:szCs w:val="32"/>
            <w:lang w:val="en-US" w:eastAsia="zh-CN" w:bidi="ar-SA"/>
          </w:rPr>
          <w:delText>BEILAI_N_PLC_245_V1.0_20260511</w:delText>
        </w:r>
      </w:del>
      <w:r>
        <w:rPr>
          <w:rFonts w:hint="eastAsia" w:ascii="Times New Roman" w:hAnsi="Times New Roman" w:eastAsia="宋体" w:cs="宋体"/>
          <w:color w:val="0000FF"/>
          <w:kern w:val="2"/>
          <w:sz w:val="24"/>
          <w:szCs w:val="32"/>
          <w:lang w:val="en-US" w:eastAsia="zh-CN" w:bidi="ar-SA"/>
        </w:rPr>
        <w:t xml:space="preserve">.bin </w:t>
      </w:r>
    </w:p>
    <w:p w14:paraId="28AC00E4">
      <w:pPr>
        <w:pStyle w:val="12"/>
        <w:keepNext w:val="0"/>
        <w:keepLines w:val="0"/>
        <w:pageBreakBefore w:val="0"/>
        <w:widowControl w:val="0"/>
        <w:shd w:val="clear" w:color="auto" w:fill="D7D7D7"/>
        <w:kinsoku/>
        <w:overflowPunct/>
        <w:topLinePunct w:val="0"/>
        <w:autoSpaceDE/>
        <w:autoSpaceDN/>
        <w:bidi w:val="0"/>
        <w:adjustRightInd/>
        <w:snapToGrid/>
        <w:spacing w:line="360" w:lineRule="auto"/>
        <w:ind w:left="0" w:leftChars="0" w:firstLine="480" w:firstLineChars="200"/>
        <w:textAlignment w:val="auto"/>
        <w:rPr>
          <w:rFonts w:hint="eastAsia" w:ascii="Times New Roman" w:hAnsi="Times New Roman" w:eastAsia="宋体" w:cs="宋体"/>
          <w:color w:val="000000" w:themeColor="text1"/>
          <w:kern w:val="2"/>
          <w:sz w:val="24"/>
          <w:szCs w:val="32"/>
          <w:lang w:val="en-US" w:eastAsia="zh-CN" w:bidi="ar-SA"/>
          <w14:textFill>
            <w14:solidFill>
              <w14:schemeClr w14:val="tx1"/>
            </w14:solidFill>
          </w14:textFill>
        </w:rPr>
      </w:pPr>
      <w:r>
        <w:rPr>
          <w:rFonts w:hint="eastAsia" w:ascii="Times New Roman" w:hAnsi="Times New Roman" w:eastAsia="宋体" w:cs="宋体"/>
          <w:color w:val="000000" w:themeColor="text1"/>
          <w:kern w:val="2"/>
          <w:sz w:val="24"/>
          <w:szCs w:val="32"/>
          <w:lang w:val="en-US" w:eastAsia="zh-CN" w:bidi="ar-SA"/>
          <w14:textFill>
            <w14:solidFill>
              <w14:schemeClr w14:val="tx1"/>
            </w14:solidFill>
          </w14:textFill>
        </w:rPr>
        <w:t xml:space="preserve">root@bliiot:/# </w:t>
      </w:r>
      <w:r>
        <w:rPr>
          <w:rFonts w:hint="eastAsia" w:ascii="Times New Roman" w:hAnsi="Times New Roman" w:eastAsia="宋体" w:cs="宋体"/>
          <w:color w:val="0000FF"/>
          <w:kern w:val="2"/>
          <w:sz w:val="24"/>
          <w:szCs w:val="32"/>
          <w:lang w:val="en-US" w:eastAsia="zh-CN" w:bidi="ar-SA"/>
        </w:rPr>
        <w:t>./</w:t>
      </w:r>
      <w:ins w:id="4395" w:author="LKY" w:date="2026-05-19T15:20:49Z">
        <w:r>
          <w:rPr>
            <w:rFonts w:hint="eastAsia" w:ascii="Times New Roman" w:hAnsi="Times New Roman" w:eastAsia="宋体" w:cs="宋体"/>
            <w:color w:val="0000FF"/>
            <w:kern w:val="2"/>
            <w:sz w:val="24"/>
            <w:szCs w:val="32"/>
            <w:lang w:val="en-US" w:eastAsia="zh-CN" w:bidi="ar-SA"/>
          </w:rPr>
          <w:t>BEILAI_N_PLC_245_V1.0_20260519</w:t>
        </w:r>
      </w:ins>
      <w:del w:id="4396" w:author="LKY" w:date="2026-05-19T15:20:49Z">
        <w:r>
          <w:rPr>
            <w:rFonts w:hint="eastAsia" w:ascii="Times New Roman" w:hAnsi="Times New Roman" w:eastAsia="宋体" w:cs="宋体"/>
            <w:color w:val="0000FF"/>
            <w:kern w:val="2"/>
            <w:sz w:val="24"/>
            <w:szCs w:val="32"/>
            <w:lang w:val="en-US" w:eastAsia="zh-CN" w:bidi="ar-SA"/>
          </w:rPr>
          <w:delText>BEILAI_N_PLC_245_V1.0_20260511</w:delText>
        </w:r>
      </w:del>
      <w:r>
        <w:rPr>
          <w:rFonts w:hint="eastAsia" w:ascii="Times New Roman" w:hAnsi="Times New Roman" w:eastAsia="宋体" w:cs="宋体"/>
          <w:color w:val="0000FF"/>
          <w:kern w:val="2"/>
          <w:sz w:val="24"/>
          <w:szCs w:val="32"/>
          <w:lang w:val="en-US" w:eastAsia="zh-CN" w:bidi="ar-SA"/>
        </w:rPr>
        <w:t xml:space="preserve">.bin </w:t>
      </w:r>
    </w:p>
    <w:p w14:paraId="11080904">
      <w:pPr>
        <w:pStyle w:val="12"/>
        <w:keepNext w:val="0"/>
        <w:keepLines w:val="0"/>
        <w:pageBreakBefore w:val="0"/>
        <w:widowControl w:val="0"/>
        <w:shd w:val="clear" w:color="auto" w:fill="D7D7D7"/>
        <w:kinsoku/>
        <w:overflowPunct/>
        <w:topLinePunct w:val="0"/>
        <w:autoSpaceDE/>
        <w:autoSpaceDN/>
        <w:bidi w:val="0"/>
        <w:adjustRightInd/>
        <w:snapToGrid/>
        <w:spacing w:line="360" w:lineRule="auto"/>
        <w:ind w:left="0" w:leftChars="0" w:firstLine="480" w:firstLineChars="200"/>
        <w:textAlignment w:val="auto"/>
        <w:rPr>
          <w:rFonts w:hint="default" w:ascii="Times New Roman" w:hAnsi="Times New Roman" w:eastAsia="宋体" w:cs="宋体"/>
          <w:color w:val="000000" w:themeColor="text1"/>
          <w:kern w:val="2"/>
          <w:sz w:val="24"/>
          <w:szCs w:val="32"/>
          <w:lang w:val="en-US" w:eastAsia="zh-CN" w:bidi="ar-SA"/>
          <w14:textFill>
            <w14:solidFill>
              <w14:schemeClr w14:val="tx1"/>
            </w14:solidFill>
          </w14:textFill>
        </w:rPr>
      </w:pPr>
      <w:r>
        <w:rPr>
          <w:rFonts w:hint="default" w:ascii="Times New Roman" w:hAnsi="Times New Roman" w:eastAsia="宋体" w:cs="宋体"/>
          <w:color w:val="000000" w:themeColor="text1"/>
          <w:kern w:val="2"/>
          <w:sz w:val="24"/>
          <w:szCs w:val="32"/>
          <w:lang w:val="en-US" w:eastAsia="zh-CN" w:bidi="ar-SA"/>
          <w14:textFill>
            <w14:solidFill>
              <w14:schemeClr w14:val="tx1"/>
            </w14:solidFill>
          </w14:textFill>
        </w:rPr>
        <w:t>Md5 verify pass!</w:t>
      </w:r>
    </w:p>
    <w:p w14:paraId="225CC5C3">
      <w:pPr>
        <w:pStyle w:val="12"/>
        <w:keepNext w:val="0"/>
        <w:keepLines w:val="0"/>
        <w:pageBreakBefore w:val="0"/>
        <w:widowControl w:val="0"/>
        <w:shd w:val="clear" w:color="auto" w:fill="D7D7D7"/>
        <w:kinsoku/>
        <w:overflowPunct/>
        <w:topLinePunct w:val="0"/>
        <w:autoSpaceDE/>
        <w:autoSpaceDN/>
        <w:bidi w:val="0"/>
        <w:adjustRightInd/>
        <w:snapToGrid/>
        <w:spacing w:line="360" w:lineRule="auto"/>
        <w:ind w:left="0" w:leftChars="0" w:firstLine="480" w:firstLineChars="200"/>
        <w:textAlignment w:val="auto"/>
        <w:rPr>
          <w:rFonts w:hint="default" w:ascii="Times New Roman" w:hAnsi="Times New Roman" w:eastAsia="宋体" w:cs="宋体"/>
          <w:color w:val="000000" w:themeColor="text1"/>
          <w:kern w:val="2"/>
          <w:sz w:val="24"/>
          <w:szCs w:val="32"/>
          <w:lang w:val="en-US" w:eastAsia="zh-CN" w:bidi="ar-SA"/>
          <w14:textFill>
            <w14:solidFill>
              <w14:schemeClr w14:val="tx1"/>
            </w14:solidFill>
          </w14:textFill>
        </w:rPr>
      </w:pPr>
      <w:r>
        <w:rPr>
          <w:rFonts w:hint="default" w:ascii="Times New Roman" w:hAnsi="Times New Roman" w:eastAsia="宋体" w:cs="宋体"/>
          <w:color w:val="000000" w:themeColor="text1"/>
          <w:kern w:val="2"/>
          <w:sz w:val="24"/>
          <w:szCs w:val="32"/>
          <w:lang w:val="en-US" w:eastAsia="zh-CN" w:bidi="ar-SA"/>
          <w14:textFill>
            <w14:solidFill>
              <w14:schemeClr w14:val="tx1"/>
            </w14:solidFill>
          </w14:textFill>
        </w:rPr>
        <w:t>Created symlink /etc/systemd/system/multi-user.target.wants/iolib.service → /etc/systemd/system/iolib.service.</w:t>
      </w:r>
    </w:p>
    <w:p w14:paraId="285E1552">
      <w:pPr>
        <w:pStyle w:val="12"/>
        <w:keepNext w:val="0"/>
        <w:keepLines w:val="0"/>
        <w:pageBreakBefore w:val="0"/>
        <w:widowControl w:val="0"/>
        <w:shd w:val="clear" w:color="auto" w:fill="D7D7D7"/>
        <w:kinsoku/>
        <w:overflowPunct/>
        <w:topLinePunct w:val="0"/>
        <w:autoSpaceDE/>
        <w:autoSpaceDN/>
        <w:bidi w:val="0"/>
        <w:adjustRightInd/>
        <w:snapToGrid/>
        <w:spacing w:line="360" w:lineRule="auto"/>
        <w:ind w:left="0" w:leftChars="0" w:firstLine="480" w:firstLineChars="200"/>
        <w:textAlignment w:val="auto"/>
        <w:rPr>
          <w:rFonts w:hint="eastAsia" w:ascii="Times New Roman" w:hAnsi="Times New Roman" w:eastAsia="宋体" w:cs="宋体"/>
          <w:color w:val="000000" w:themeColor="text1"/>
          <w:kern w:val="2"/>
          <w:sz w:val="24"/>
          <w:szCs w:val="32"/>
          <w:lang w:val="en-US" w:eastAsia="zh-CN" w:bidi="ar-SA"/>
          <w14:textFill>
            <w14:solidFill>
              <w14:schemeClr w14:val="tx1"/>
            </w14:solidFill>
          </w14:textFill>
        </w:rPr>
      </w:pPr>
      <w:r>
        <w:rPr>
          <w:rFonts w:hint="default" w:ascii="Times New Roman" w:hAnsi="Times New Roman" w:eastAsia="宋体" w:cs="宋体"/>
          <w:color w:val="000000" w:themeColor="text1"/>
          <w:kern w:val="2"/>
          <w:sz w:val="24"/>
          <w:szCs w:val="32"/>
          <w:lang w:val="en-US" w:eastAsia="zh-CN" w:bidi="ar-SA"/>
          <w14:textFill>
            <w14:solidFill>
              <w14:schemeClr w14:val="tx1"/>
            </w14:solidFill>
          </w14:textFill>
        </w:rPr>
        <w:t>Install complete!</w:t>
      </w:r>
    </w:p>
    <w:p w14:paraId="5FFA60BE">
      <w:pPr>
        <w:keepNext w:val="0"/>
        <w:keepLines w:val="0"/>
        <w:pageBreakBefore w:val="0"/>
        <w:widowControl w:val="0"/>
        <w:shd w:val="clear"/>
        <w:kinsoku/>
        <w:wordWrap w:val="0"/>
        <w:overflowPunct/>
        <w:topLinePunct w:val="0"/>
        <w:autoSpaceDE/>
        <w:autoSpaceDN/>
        <w:bidi w:val="0"/>
        <w:adjustRightInd/>
        <w:snapToGrid/>
        <w:spacing w:after="0"/>
        <w:ind w:left="0" w:leftChars="0" w:firstLine="480" w:firstLineChars="200"/>
        <w:jc w:val="left"/>
        <w:textAlignment w:val="auto"/>
        <w:outlineLvl w:val="9"/>
        <w:rPr>
          <w:rFonts w:hint="eastAsia" w:ascii="Times New Roman" w:hAnsi="Times New Roman"/>
          <w:b w:val="0"/>
          <w:bCs w:val="0"/>
          <w:color w:val="000000" w:themeColor="text1"/>
          <w:sz w:val="24"/>
          <w:szCs w:val="24"/>
          <w:lang w:val="en-US" w:eastAsia="zh-CN"/>
          <w14:textFill>
            <w14:solidFill>
              <w14:schemeClr w14:val="tx1"/>
            </w14:solidFill>
          </w14:textFill>
        </w:rPr>
      </w:pPr>
    </w:p>
    <w:p w14:paraId="7D8C2038">
      <w:pPr>
        <w:pStyle w:val="12"/>
        <w:widowControl/>
        <w:numPr>
          <w:ilvl w:val="0"/>
          <w:numId w:val="2"/>
        </w:numPr>
        <w:ind w:left="425" w:leftChars="0" w:hanging="425" w:firstLineChars="0"/>
        <w:outlineLvl w:val="3"/>
        <w:rPr>
          <w:rFonts w:hint="eastAsia" w:ascii="Times New Roman" w:hAnsi="Times New Roman" w:eastAsia="宋体" w:cs="宋体"/>
          <w:b/>
          <w:bCs w:val="0"/>
          <w:color w:val="auto"/>
          <w:kern w:val="2"/>
          <w:sz w:val="24"/>
          <w:szCs w:val="24"/>
          <w:lang w:val="en-US" w:eastAsia="zh-CN" w:bidi="en-US"/>
        </w:rPr>
      </w:pPr>
      <w:r>
        <w:rPr>
          <w:rFonts w:hint="eastAsia" w:ascii="Times New Roman" w:hAnsi="Times New Roman" w:eastAsia="宋体" w:cs="宋体"/>
          <w:b/>
          <w:bCs w:val="0"/>
          <w:color w:val="auto"/>
          <w:kern w:val="2"/>
          <w:sz w:val="24"/>
          <w:szCs w:val="24"/>
          <w:lang w:val="en-US" w:eastAsia="zh-CN" w:bidi="en-US"/>
        </w:rPr>
        <w:t>端口使用</w:t>
      </w:r>
    </w:p>
    <w:p w14:paraId="3FBA02E1">
      <w:pPr>
        <w:pStyle w:val="12"/>
        <w:numPr>
          <w:ilvl w:val="0"/>
          <w:numId w:val="3"/>
        </w:numPr>
        <w:ind w:left="425" w:leftChars="0" w:hanging="425" w:firstLineChars="0"/>
        <w:outlineLvl w:val="4"/>
        <w:rPr>
          <w:rFonts w:hint="eastAsia" w:ascii="Times New Roman" w:hAnsi="Times New Roman" w:cstheme="minorBidi"/>
          <w:b/>
          <w:bCs/>
          <w:kern w:val="2"/>
          <w:sz w:val="24"/>
          <w:szCs w:val="24"/>
          <w:lang w:val="en-US" w:eastAsia="zh-CN" w:bidi="ar-SA"/>
        </w:rPr>
        <w:pPrChange w:id="4397" w:author="LKY" w:date="2026-06-22T13:38:30Z">
          <w:pPr>
            <w:pStyle w:val="12"/>
            <w:numPr>
              <w:ilvl w:val="0"/>
              <w:numId w:val="0"/>
            </w:numPr>
            <w:ind w:leftChars="0"/>
            <w:outlineLvl w:val="9"/>
          </w:pPr>
        </w:pPrChange>
      </w:pPr>
      <w:r>
        <w:rPr>
          <w:rFonts w:hint="eastAsia" w:ascii="Times New Roman" w:hAnsi="Times New Roman" w:cstheme="minorBidi"/>
          <w:b/>
          <w:bCs/>
          <w:kern w:val="2"/>
          <w:sz w:val="24"/>
          <w:szCs w:val="24"/>
          <w:lang w:val="en-US" w:eastAsia="zh-CN" w:bidi="ar-SA"/>
        </w:rPr>
        <w:t>DO使用</w:t>
      </w:r>
      <w:del w:id="4398" w:author="LKY" w:date="2026-06-22T13:44:23Z">
        <w:r>
          <w:rPr>
            <w:rFonts w:hint="eastAsia" w:ascii="Times New Roman" w:hAnsi="Times New Roman" w:cstheme="minorBidi"/>
            <w:b/>
            <w:bCs/>
            <w:kern w:val="2"/>
            <w:sz w:val="24"/>
            <w:szCs w:val="24"/>
            <w:lang w:val="en-US" w:eastAsia="zh-CN" w:bidi="ar-SA"/>
          </w:rPr>
          <w:delText>：</w:delText>
        </w:r>
      </w:del>
    </w:p>
    <w:p w14:paraId="29E5D722">
      <w:pPr>
        <w:pStyle w:val="12"/>
        <w:keepNext w:val="0"/>
        <w:keepLines w:val="0"/>
        <w:pageBreakBefore w:val="0"/>
        <w:widowControl w:val="0"/>
        <w:kinsoku/>
        <w:wordWrap w:val="0"/>
        <w:overflowPunct/>
        <w:topLinePunct w:val="0"/>
        <w:autoSpaceDE/>
        <w:autoSpaceDN/>
        <w:bidi w:val="0"/>
        <w:adjustRightInd/>
        <w:snapToGrid/>
        <w:spacing w:after="0" w:line="360" w:lineRule="auto"/>
        <w:ind w:left="0" w:leftChars="0" w:firstLine="420" w:firstLineChars="0"/>
        <w:jc w:val="left"/>
        <w:textAlignment w:val="auto"/>
        <w:outlineLvl w:val="9"/>
        <w:rPr>
          <w:rFonts w:hint="eastAsia" w:ascii="Times New Roman" w:hAnsi="Times New Roman"/>
          <w:b w:val="0"/>
          <w:bCs w:val="0"/>
          <w:sz w:val="24"/>
          <w:szCs w:val="24"/>
          <w:lang w:val="en-US" w:eastAsia="zh-CN"/>
        </w:rPr>
      </w:pPr>
      <w:r>
        <w:rPr>
          <w:rFonts w:hint="eastAsia" w:ascii="Times New Roman" w:hAnsi="Times New Roman"/>
          <w:b w:val="0"/>
          <w:bCs w:val="0"/>
          <w:color w:val="000000" w:themeColor="text1"/>
          <w:sz w:val="24"/>
          <w:szCs w:val="24"/>
          <w:lang w:val="en-US" w:eastAsia="zh-CN"/>
          <w14:textFill>
            <w14:solidFill>
              <w14:schemeClr w14:val="tx1"/>
            </w14:solidFill>
          </w14:textFill>
        </w:rPr>
        <w:t>这里以N2</w:t>
      </w:r>
      <w:ins w:id="4399" w:author="LKY" w:date="2026-05-19T16:13:15Z">
        <w:r>
          <w:rPr>
            <w:rFonts w:hint="eastAsia" w:ascii="Times New Roman" w:hAnsi="Times New Roman"/>
            <w:b w:val="0"/>
            <w:bCs w:val="0"/>
            <w:color w:val="000000" w:themeColor="text1"/>
            <w:sz w:val="24"/>
            <w:szCs w:val="24"/>
            <w:lang w:val="en-US" w:eastAsia="zh-CN"/>
            <w14:textFill>
              <w14:solidFill>
                <w14:schemeClr w14:val="tx1"/>
              </w14:solidFill>
            </w14:textFill>
          </w:rPr>
          <w:t>3</w:t>
        </w:r>
      </w:ins>
      <w:ins w:id="4400" w:author="LKY" w:date="2026-05-19T16:13:16Z">
        <w:r>
          <w:rPr>
            <w:rFonts w:hint="eastAsia" w:ascii="Times New Roman" w:hAnsi="Times New Roman"/>
            <w:b w:val="0"/>
            <w:bCs w:val="0"/>
            <w:color w:val="000000" w:themeColor="text1"/>
            <w:sz w:val="24"/>
            <w:szCs w:val="24"/>
            <w:lang w:val="en-US" w:eastAsia="zh-CN"/>
            <w14:textFill>
              <w14:solidFill>
                <w14:schemeClr w14:val="tx1"/>
              </w14:solidFill>
            </w14:textFill>
          </w:rPr>
          <w:t>22</w:t>
        </w:r>
      </w:ins>
      <w:del w:id="4401" w:author="LKY" w:date="2026-05-19T16:13:15Z">
        <w:r>
          <w:rPr>
            <w:rFonts w:hint="eastAsia" w:ascii="Times New Roman" w:hAnsi="Times New Roman"/>
            <w:b w:val="0"/>
            <w:bCs w:val="0"/>
            <w:color w:val="000000" w:themeColor="text1"/>
            <w:sz w:val="24"/>
            <w:szCs w:val="24"/>
            <w:lang w:val="en-US" w:eastAsia="zh-CN"/>
            <w14:textFill>
              <w14:solidFill>
                <w14:schemeClr w14:val="tx1"/>
              </w14:solidFill>
            </w14:textFill>
          </w:rPr>
          <w:delText>1</w:delText>
        </w:r>
      </w:del>
      <w:del w:id="4402" w:author="LKY" w:date="2026-05-19T16:13:14Z">
        <w:r>
          <w:rPr>
            <w:rFonts w:hint="eastAsia" w:ascii="Times New Roman" w:hAnsi="Times New Roman"/>
            <w:b w:val="0"/>
            <w:bCs w:val="0"/>
            <w:color w:val="000000" w:themeColor="text1"/>
            <w:sz w:val="24"/>
            <w:szCs w:val="24"/>
            <w:lang w:val="en-US" w:eastAsia="zh-CN"/>
            <w14:textFill>
              <w14:solidFill>
                <w14:schemeClr w14:val="tx1"/>
              </w14:solidFill>
            </w14:textFill>
          </w:rPr>
          <w:delText>61</w:delText>
        </w:r>
      </w:del>
      <w:r>
        <w:rPr>
          <w:rFonts w:hint="eastAsia" w:ascii="Times New Roman" w:hAnsi="Times New Roman"/>
          <w:b w:val="0"/>
          <w:bCs w:val="0"/>
          <w:color w:val="000000" w:themeColor="text1"/>
          <w:sz w:val="24"/>
          <w:szCs w:val="24"/>
          <w:lang w:val="en-US" w:eastAsia="zh-CN"/>
          <w14:textFill>
            <w14:solidFill>
              <w14:schemeClr w14:val="tx1"/>
            </w14:solidFill>
          </w14:textFill>
        </w:rPr>
        <w:t>为准（</w:t>
      </w:r>
      <w:ins w:id="4403" w:author="LKY" w:date="2026-05-19T16:13:20Z">
        <w:r>
          <w:rPr>
            <w:rFonts w:hint="eastAsia" w:ascii="Times New Roman" w:hAnsi="Times New Roman"/>
            <w:b w:val="0"/>
            <w:bCs w:val="0"/>
            <w:color w:val="000000" w:themeColor="text1"/>
            <w:sz w:val="24"/>
            <w:szCs w:val="24"/>
            <w:lang w:val="en-US" w:eastAsia="zh-CN"/>
            <w14:textFill>
              <w14:solidFill>
                <w14:schemeClr w14:val="tx1"/>
              </w14:solidFill>
            </w14:textFill>
          </w:rPr>
          <w:t>32</w:t>
        </w:r>
      </w:ins>
      <w:del w:id="4404" w:author="LKY" w:date="2026-05-19T16:13:19Z">
        <w:r>
          <w:rPr>
            <w:rFonts w:hint="eastAsia" w:ascii="Times New Roman" w:hAnsi="Times New Roman"/>
            <w:b w:val="0"/>
            <w:bCs w:val="0"/>
            <w:color w:val="000000" w:themeColor="text1"/>
            <w:sz w:val="24"/>
            <w:szCs w:val="24"/>
            <w:lang w:val="en-US" w:eastAsia="zh-CN"/>
            <w14:textFill>
              <w14:solidFill>
                <w14:schemeClr w14:val="tx1"/>
              </w14:solidFill>
            </w14:textFill>
          </w:rPr>
          <w:delText>16</w:delText>
        </w:r>
      </w:del>
      <w:r>
        <w:rPr>
          <w:rFonts w:hint="eastAsia" w:ascii="Times New Roman" w:hAnsi="Times New Roman"/>
          <w:b w:val="0"/>
          <w:bCs w:val="0"/>
          <w:color w:val="000000" w:themeColor="text1"/>
          <w:sz w:val="24"/>
          <w:szCs w:val="24"/>
          <w:lang w:val="en-US" w:eastAsia="zh-CN"/>
          <w14:textFill>
            <w14:solidFill>
              <w14:schemeClr w14:val="tx1"/>
            </w14:solidFill>
          </w14:textFill>
        </w:rPr>
        <w:t>路DO模块</w:t>
      </w:r>
      <w:ins w:id="4405" w:author="LKY" w:date="2026-05-19T16:13:26Z">
        <w:r>
          <w:rPr>
            <w:rFonts w:hint="eastAsia" w:ascii="Times New Roman" w:hAnsi="Times New Roman"/>
            <w:b w:val="0"/>
            <w:bCs w:val="0"/>
            <w:color w:val="000000" w:themeColor="text1"/>
            <w:sz w:val="24"/>
            <w:szCs w:val="24"/>
            <w:lang w:val="en-US" w:eastAsia="zh-CN"/>
            <w14:textFill>
              <w14:solidFill>
                <w14:schemeClr w14:val="tx1"/>
              </w14:solidFill>
            </w14:textFill>
          </w:rPr>
          <w:t>npn</w:t>
        </w:r>
      </w:ins>
      <w:del w:id="4406" w:author="LKY" w:date="2026-05-19T16:13:25Z">
        <w:r>
          <w:rPr>
            <w:rFonts w:hint="eastAsia" w:ascii="Times New Roman" w:hAnsi="Times New Roman"/>
            <w:b w:val="0"/>
            <w:bCs w:val="0"/>
            <w:color w:val="000000" w:themeColor="text1"/>
            <w:sz w:val="24"/>
            <w:szCs w:val="24"/>
            <w:lang w:val="en-US" w:eastAsia="zh-CN"/>
            <w14:textFill>
              <w14:solidFill>
                <w14:schemeClr w14:val="tx1"/>
              </w14:solidFill>
            </w14:textFill>
          </w:rPr>
          <w:delText>pn</w:delText>
        </w:r>
      </w:del>
      <w:del w:id="4407" w:author="LKY" w:date="2026-05-19T16:13:24Z">
        <w:r>
          <w:rPr>
            <w:rFonts w:hint="eastAsia" w:ascii="Times New Roman" w:hAnsi="Times New Roman"/>
            <w:b w:val="0"/>
            <w:bCs w:val="0"/>
            <w:color w:val="000000" w:themeColor="text1"/>
            <w:sz w:val="24"/>
            <w:szCs w:val="24"/>
            <w:lang w:val="en-US" w:eastAsia="zh-CN"/>
            <w14:textFill>
              <w14:solidFill>
                <w14:schemeClr w14:val="tx1"/>
              </w14:solidFill>
            </w14:textFill>
          </w:rPr>
          <w:delText>p</w:delText>
        </w:r>
      </w:del>
      <w:r>
        <w:rPr>
          <w:rFonts w:hint="eastAsia" w:ascii="Times New Roman" w:hAnsi="Times New Roman"/>
          <w:b w:val="0"/>
          <w:bCs w:val="0"/>
          <w:color w:val="000000" w:themeColor="text1"/>
          <w:sz w:val="24"/>
          <w:szCs w:val="24"/>
          <w:lang w:val="en-US" w:eastAsia="zh-CN"/>
          <w14:textFill>
            <w14:solidFill>
              <w14:schemeClr w14:val="tx1"/>
            </w14:solidFill>
          </w14:textFill>
        </w:rPr>
        <w:t>）</w:t>
      </w:r>
      <w:r>
        <w:rPr>
          <w:rFonts w:hint="eastAsia" w:ascii="Times New Roman" w:hAnsi="Times New Roman"/>
          <w:b w:val="0"/>
          <w:bCs w:val="0"/>
          <w:color w:val="0000FF"/>
          <w:sz w:val="24"/>
          <w:szCs w:val="24"/>
          <w:lang w:val="en-US" w:eastAsia="zh-CN"/>
        </w:rPr>
        <w:t>，ion show</w:t>
      </w:r>
      <w:r>
        <w:rPr>
          <w:rFonts w:hint="eastAsia" w:ascii="Times New Roman" w:hAnsi="Times New Roman"/>
          <w:b w:val="0"/>
          <w:bCs w:val="0"/>
          <w:sz w:val="24"/>
          <w:szCs w:val="24"/>
          <w:lang w:val="en-US" w:eastAsia="zh-CN"/>
        </w:rPr>
        <w:t>查看IO板信息。</w:t>
      </w:r>
      <w:r>
        <w:rPr>
          <w:rFonts w:hint="eastAsia" w:ascii="Times New Roman" w:hAnsi="Times New Roman"/>
          <w:b w:val="0"/>
          <w:bCs w:val="0"/>
          <w:color w:val="0000FF"/>
          <w:sz w:val="24"/>
          <w:szCs w:val="24"/>
          <w:lang w:val="en-US" w:eastAsia="zh-CN"/>
        </w:rPr>
        <w:t>ion help</w:t>
      </w:r>
      <w:r>
        <w:rPr>
          <w:rFonts w:hint="eastAsia" w:ascii="Times New Roman" w:hAnsi="Times New Roman"/>
          <w:b w:val="0"/>
          <w:bCs w:val="0"/>
          <w:sz w:val="24"/>
          <w:szCs w:val="24"/>
          <w:lang w:val="en-US" w:eastAsia="zh-CN"/>
        </w:rPr>
        <w:t>查看命令帮助。</w:t>
      </w:r>
    </w:p>
    <w:p w14:paraId="0EC90E7A">
      <w:pPr>
        <w:pStyle w:val="12"/>
        <w:keepNext w:val="0"/>
        <w:keepLines w:val="0"/>
        <w:pageBreakBefore w:val="0"/>
        <w:widowControl w:val="0"/>
        <w:shd w:val="clear" w:fill="E7E6E6" w:themeFill="background2"/>
        <w:kinsoku/>
        <w:wordWrap w:val="0"/>
        <w:overflowPunct/>
        <w:topLinePunct w:val="0"/>
        <w:autoSpaceDE/>
        <w:autoSpaceDN/>
        <w:bidi w:val="0"/>
        <w:adjustRightInd/>
        <w:snapToGrid/>
        <w:spacing w:after="0" w:line="360" w:lineRule="auto"/>
        <w:ind w:left="0" w:leftChars="0" w:firstLine="420" w:firstLineChars="0"/>
        <w:jc w:val="left"/>
        <w:textAlignment w:val="auto"/>
        <w:outlineLvl w:val="9"/>
        <w:rPr>
          <w:rFonts w:hint="default" w:ascii="Times New Roman" w:hAnsi="Times New Roman"/>
          <w:b w:val="0"/>
          <w:bCs w:val="0"/>
          <w:sz w:val="24"/>
          <w:szCs w:val="24"/>
          <w:lang w:val="en-US" w:eastAsia="zh-CN"/>
        </w:rPr>
      </w:pPr>
      <w:r>
        <w:rPr>
          <w:rFonts w:hint="default" w:ascii="Times New Roman" w:hAnsi="Times New Roman"/>
          <w:b w:val="0"/>
          <w:bCs w:val="0"/>
          <w:sz w:val="24"/>
          <w:szCs w:val="24"/>
          <w:shd w:val="clear" w:color="auto" w:fill="auto"/>
          <w:lang w:val="en-US" w:eastAsia="zh-CN"/>
        </w:rPr>
        <w:t>root@</w:t>
      </w:r>
      <w:r>
        <w:rPr>
          <w:rFonts w:hint="eastAsia" w:ascii="Times New Roman" w:hAnsi="Times New Roman"/>
          <w:b w:val="0"/>
          <w:bCs w:val="0"/>
          <w:sz w:val="24"/>
          <w:szCs w:val="24"/>
          <w:shd w:val="clear" w:color="auto" w:fill="auto"/>
          <w:lang w:val="en-US" w:eastAsia="zh-CN"/>
        </w:rPr>
        <w:t>bliiot</w:t>
      </w:r>
      <w:r>
        <w:rPr>
          <w:rFonts w:hint="default" w:ascii="Times New Roman" w:hAnsi="Times New Roman"/>
          <w:b w:val="0"/>
          <w:bCs w:val="0"/>
          <w:sz w:val="24"/>
          <w:szCs w:val="24"/>
          <w:shd w:val="clear" w:color="auto" w:fill="auto"/>
          <w:lang w:val="en-US" w:eastAsia="zh-CN"/>
        </w:rPr>
        <w:t xml:space="preserve">:/# </w:t>
      </w:r>
      <w:r>
        <w:rPr>
          <w:rFonts w:hint="eastAsia" w:ascii="Times New Roman" w:hAnsi="Times New Roman"/>
          <w:b w:val="0"/>
          <w:bCs w:val="0"/>
          <w:color w:val="0000FF"/>
          <w:sz w:val="24"/>
          <w:szCs w:val="24"/>
          <w:shd w:val="clear" w:color="auto" w:fill="auto"/>
          <w:lang w:val="en-US" w:eastAsia="zh-CN"/>
        </w:rPr>
        <w:t xml:space="preserve">ion help  </w:t>
      </w:r>
    </w:p>
    <w:p w14:paraId="558676AD">
      <w:pPr>
        <w:pStyle w:val="12"/>
        <w:keepNext w:val="0"/>
        <w:keepLines w:val="0"/>
        <w:pageBreakBefore w:val="0"/>
        <w:widowControl w:val="0"/>
        <w:kinsoku/>
        <w:wordWrap w:val="0"/>
        <w:overflowPunct/>
        <w:topLinePunct w:val="0"/>
        <w:autoSpaceDE/>
        <w:autoSpaceDN/>
        <w:bidi w:val="0"/>
        <w:adjustRightInd/>
        <w:snapToGrid/>
        <w:spacing w:after="0" w:line="360" w:lineRule="auto"/>
        <w:ind w:left="0" w:leftChars="0" w:firstLine="420" w:firstLineChars="0"/>
        <w:jc w:val="left"/>
        <w:textAlignment w:val="auto"/>
        <w:outlineLvl w:val="9"/>
      </w:pPr>
      <w:r>
        <w:rPr>
          <w:rFonts w:hint="eastAsia" w:ascii="Times New Roman" w:hAnsi="Times New Roman"/>
          <w:b w:val="0"/>
          <w:bCs w:val="0"/>
          <w:sz w:val="24"/>
          <w:szCs w:val="24"/>
          <w:lang w:val="en-US" w:eastAsia="zh-CN"/>
        </w:rPr>
        <w:t>输入</w:t>
      </w:r>
      <w:r>
        <w:rPr>
          <w:rFonts w:hint="eastAsia" w:ascii="Times New Roman" w:hAnsi="Times New Roman"/>
          <w:b w:val="0"/>
          <w:bCs w:val="0"/>
          <w:color w:val="0000FF"/>
          <w:sz w:val="24"/>
          <w:szCs w:val="24"/>
          <w:lang w:val="en-US" w:eastAsia="zh-CN"/>
        </w:rPr>
        <w:t>ion show</w:t>
      </w:r>
      <w:r>
        <w:rPr>
          <w:rFonts w:hint="eastAsia" w:ascii="Times New Roman" w:hAnsi="Times New Roman"/>
          <w:b w:val="0"/>
          <w:bCs w:val="0"/>
          <w:sz w:val="24"/>
          <w:szCs w:val="24"/>
          <w:lang w:val="en-US" w:eastAsia="zh-CN"/>
        </w:rPr>
        <w:t>查看信息。</w:t>
      </w:r>
    </w:p>
    <w:p w14:paraId="75610253">
      <w:pPr>
        <w:pStyle w:val="12"/>
        <w:keepNext w:val="0"/>
        <w:keepLines w:val="0"/>
        <w:pageBreakBefore w:val="0"/>
        <w:widowControl w:val="0"/>
        <w:kinsoku/>
        <w:wordWrap w:val="0"/>
        <w:overflowPunct/>
        <w:topLinePunct w:val="0"/>
        <w:autoSpaceDE/>
        <w:autoSpaceDN/>
        <w:bidi w:val="0"/>
        <w:adjustRightInd/>
        <w:snapToGrid/>
        <w:spacing w:after="0"/>
        <w:ind w:left="0" w:leftChars="0" w:firstLine="0" w:firstLineChars="0"/>
        <w:jc w:val="left"/>
        <w:textAlignment w:val="auto"/>
        <w:outlineLvl w:val="9"/>
      </w:pPr>
      <w:ins w:id="4408" w:author="LKY" w:date="2026-05-19T15:51:21Z">
        <w:r>
          <w:rPr/>
          <w:drawing>
            <wp:inline distT="0" distB="0" distL="114300" distR="114300">
              <wp:extent cx="5267325" cy="872490"/>
              <wp:effectExtent l="0" t="0" r="9525" b="3810"/>
              <wp:docPr id="82"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图片 4"/>
                      <pic:cNvPicPr>
                        <a:picLocks noChangeAspect="1"/>
                      </pic:cNvPicPr>
                    </pic:nvPicPr>
                    <pic:blipFill>
                      <a:blip r:embed="rId23"/>
                      <a:stretch>
                        <a:fillRect/>
                      </a:stretch>
                    </pic:blipFill>
                    <pic:spPr>
                      <a:xfrm>
                        <a:off x="0" y="0"/>
                        <a:ext cx="5267325" cy="872490"/>
                      </a:xfrm>
                      <a:prstGeom prst="rect">
                        <a:avLst/>
                      </a:prstGeom>
                      <a:noFill/>
                      <a:ln>
                        <a:noFill/>
                      </a:ln>
                    </pic:spPr>
                  </pic:pic>
                </a:graphicData>
              </a:graphic>
            </wp:inline>
          </w:drawing>
        </w:r>
      </w:ins>
      <w:del w:id="4410" w:author="LKY" w:date="2026-05-19T15:51:20Z">
        <w:r>
          <w:rPr/>
          <w:drawing>
            <wp:inline distT="0" distB="0" distL="114300" distR="114300">
              <wp:extent cx="5270500" cy="1101090"/>
              <wp:effectExtent l="0" t="0" r="6350" b="3810"/>
              <wp:docPr id="39"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4"/>
                      <pic:cNvPicPr>
                        <a:picLocks noChangeAspect="1"/>
                      </pic:cNvPicPr>
                    </pic:nvPicPr>
                    <pic:blipFill>
                      <a:blip r:embed="rId24"/>
                      <a:stretch>
                        <a:fillRect/>
                      </a:stretch>
                    </pic:blipFill>
                    <pic:spPr>
                      <a:xfrm>
                        <a:off x="0" y="0"/>
                        <a:ext cx="5270500" cy="1101090"/>
                      </a:xfrm>
                      <a:prstGeom prst="rect">
                        <a:avLst/>
                      </a:prstGeom>
                      <a:noFill/>
                      <a:ln>
                        <a:noFill/>
                      </a:ln>
                    </pic:spPr>
                  </pic:pic>
                </a:graphicData>
              </a:graphic>
            </wp:inline>
          </w:drawing>
        </w:r>
      </w:del>
    </w:p>
    <w:p w14:paraId="2C39316A">
      <w:pPr>
        <w:pStyle w:val="12"/>
        <w:keepNext w:val="0"/>
        <w:keepLines w:val="0"/>
        <w:pageBreakBefore w:val="0"/>
        <w:widowControl w:val="0"/>
        <w:kinsoku/>
        <w:wordWrap w:val="0"/>
        <w:overflowPunct/>
        <w:topLinePunct w:val="0"/>
        <w:autoSpaceDE/>
        <w:autoSpaceDN/>
        <w:bidi w:val="0"/>
        <w:adjustRightInd/>
        <w:snapToGrid/>
        <w:spacing w:after="0"/>
        <w:ind w:left="0" w:leftChars="0" w:firstLine="0" w:firstLineChars="0"/>
        <w:jc w:val="left"/>
        <w:textAlignment w:val="auto"/>
        <w:outlineLvl w:val="9"/>
      </w:pPr>
      <w:ins w:id="4412" w:author="LKY" w:date="2026-05-19T15:51:42Z">
        <w:r>
          <w:rPr/>
          <w:drawing>
            <wp:inline distT="0" distB="0" distL="114300" distR="114300">
              <wp:extent cx="5272405" cy="3627120"/>
              <wp:effectExtent l="0" t="0" r="4445" b="11430"/>
              <wp:docPr id="83"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图片 5"/>
                      <pic:cNvPicPr>
                        <a:picLocks noChangeAspect="1"/>
                      </pic:cNvPicPr>
                    </pic:nvPicPr>
                    <pic:blipFill>
                      <a:blip r:embed="rId25"/>
                      <a:stretch>
                        <a:fillRect/>
                      </a:stretch>
                    </pic:blipFill>
                    <pic:spPr>
                      <a:xfrm>
                        <a:off x="0" y="0"/>
                        <a:ext cx="5272405" cy="3627120"/>
                      </a:xfrm>
                      <a:prstGeom prst="rect">
                        <a:avLst/>
                      </a:prstGeom>
                      <a:noFill/>
                      <a:ln>
                        <a:noFill/>
                      </a:ln>
                    </pic:spPr>
                  </pic:pic>
                </a:graphicData>
              </a:graphic>
            </wp:inline>
          </w:drawing>
        </w:r>
      </w:ins>
      <w:del w:id="4414" w:author="LKY" w:date="2026-05-19T15:51:26Z">
        <w:r>
          <w:rPr/>
          <w:drawing>
            <wp:inline distT="0" distB="0" distL="114300" distR="114300">
              <wp:extent cx="5273675" cy="2371725"/>
              <wp:effectExtent l="0" t="0" r="3175" b="9525"/>
              <wp:docPr id="3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
                      <pic:cNvPicPr>
                        <a:picLocks noChangeAspect="1"/>
                      </pic:cNvPicPr>
                    </pic:nvPicPr>
                    <pic:blipFill>
                      <a:blip r:embed="rId26"/>
                      <a:stretch>
                        <a:fillRect/>
                      </a:stretch>
                    </pic:blipFill>
                    <pic:spPr>
                      <a:xfrm>
                        <a:off x="0" y="0"/>
                        <a:ext cx="5273675" cy="2371725"/>
                      </a:xfrm>
                      <a:prstGeom prst="rect">
                        <a:avLst/>
                      </a:prstGeom>
                      <a:noFill/>
                      <a:ln>
                        <a:noFill/>
                      </a:ln>
                    </pic:spPr>
                  </pic:pic>
                </a:graphicData>
              </a:graphic>
            </wp:inline>
          </w:drawing>
        </w:r>
      </w:del>
    </w:p>
    <w:p w14:paraId="77A9CA90">
      <w:pPr>
        <w:pStyle w:val="12"/>
        <w:keepNext w:val="0"/>
        <w:keepLines w:val="0"/>
        <w:pageBreakBefore w:val="0"/>
        <w:widowControl w:val="0"/>
        <w:kinsoku/>
        <w:wordWrap w:val="0"/>
        <w:overflowPunct/>
        <w:topLinePunct w:val="0"/>
        <w:autoSpaceDE/>
        <w:autoSpaceDN/>
        <w:bidi w:val="0"/>
        <w:adjustRightInd/>
        <w:snapToGrid/>
        <w:spacing w:after="0" w:line="360" w:lineRule="auto"/>
        <w:ind w:left="0" w:leftChars="0" w:firstLine="420" w:firstLineChars="0"/>
        <w:jc w:val="left"/>
        <w:textAlignment w:val="auto"/>
        <w:outlineLvl w:val="9"/>
        <w:rPr>
          <w:rFonts w:hint="eastAsia" w:ascii="Times New Roman" w:hAnsi="Times New Roman"/>
          <w:b w:val="0"/>
          <w:bCs w:val="0"/>
          <w:sz w:val="24"/>
          <w:szCs w:val="24"/>
          <w:lang w:val="en-US" w:eastAsia="zh-CN"/>
        </w:rPr>
      </w:pPr>
      <w:r>
        <w:rPr>
          <w:rFonts w:hint="eastAsia" w:ascii="Times New Roman" w:hAnsi="Times New Roman"/>
          <w:b w:val="0"/>
          <w:bCs w:val="0"/>
          <w:sz w:val="24"/>
          <w:szCs w:val="24"/>
          <w:lang w:val="en-US" w:eastAsia="zh-CN"/>
        </w:rPr>
        <w:t>也可通过get命令获取通道值：</w:t>
      </w:r>
    </w:p>
    <w:p w14:paraId="7CB4050C">
      <w:pPr>
        <w:pStyle w:val="12"/>
        <w:keepNext w:val="0"/>
        <w:keepLines w:val="0"/>
        <w:pageBreakBefore w:val="0"/>
        <w:widowControl w:val="0"/>
        <w:shd w:val="clear" w:fill="E7E6E6" w:themeFill="background2"/>
        <w:kinsoku/>
        <w:wordWrap w:val="0"/>
        <w:overflowPunct/>
        <w:topLinePunct w:val="0"/>
        <w:autoSpaceDE/>
        <w:autoSpaceDN/>
        <w:bidi w:val="0"/>
        <w:adjustRightInd/>
        <w:snapToGrid/>
        <w:spacing w:after="0" w:line="360" w:lineRule="auto"/>
        <w:ind w:left="0" w:leftChars="0" w:firstLine="420" w:firstLineChars="0"/>
        <w:jc w:val="left"/>
        <w:textAlignment w:val="auto"/>
        <w:outlineLvl w:val="9"/>
        <w:rPr>
          <w:rFonts w:hint="default" w:ascii="Times New Roman" w:hAnsi="Times New Roman"/>
          <w:b w:val="0"/>
          <w:bCs w:val="0"/>
          <w:sz w:val="24"/>
          <w:szCs w:val="24"/>
          <w:lang w:val="en-US" w:eastAsia="zh-CN"/>
        </w:rPr>
      </w:pPr>
      <w:r>
        <w:rPr>
          <w:rFonts w:hint="default" w:ascii="Times New Roman" w:hAnsi="Times New Roman"/>
          <w:b w:val="0"/>
          <w:bCs w:val="0"/>
          <w:sz w:val="24"/>
          <w:szCs w:val="24"/>
          <w:lang w:val="en-US" w:eastAsia="zh-CN"/>
        </w:rPr>
        <w:t>root@</w:t>
      </w:r>
      <w:r>
        <w:rPr>
          <w:rFonts w:hint="eastAsia" w:ascii="Times New Roman" w:hAnsi="Times New Roman"/>
          <w:b w:val="0"/>
          <w:bCs w:val="0"/>
          <w:sz w:val="24"/>
          <w:szCs w:val="24"/>
          <w:lang w:val="en-US" w:eastAsia="zh-CN"/>
        </w:rPr>
        <w:t>bliiot</w:t>
      </w:r>
      <w:r>
        <w:rPr>
          <w:rFonts w:hint="default" w:ascii="Times New Roman" w:hAnsi="Times New Roman"/>
          <w:b w:val="0"/>
          <w:bCs w:val="0"/>
          <w:sz w:val="24"/>
          <w:szCs w:val="24"/>
          <w:lang w:val="en-US" w:eastAsia="zh-CN"/>
        </w:rPr>
        <w:t xml:space="preserve">:/# </w:t>
      </w:r>
      <w:r>
        <w:rPr>
          <w:rFonts w:hint="default" w:ascii="Times New Roman" w:hAnsi="Times New Roman"/>
          <w:b w:val="0"/>
          <w:bCs w:val="0"/>
          <w:color w:val="0000FF"/>
          <w:sz w:val="24"/>
          <w:szCs w:val="24"/>
          <w:lang w:val="en-US" w:eastAsia="zh-CN"/>
        </w:rPr>
        <w:t>io</w:t>
      </w:r>
      <w:r>
        <w:rPr>
          <w:rFonts w:hint="eastAsia" w:ascii="Times New Roman" w:hAnsi="Times New Roman"/>
          <w:b w:val="0"/>
          <w:bCs w:val="0"/>
          <w:color w:val="0000FF"/>
          <w:sz w:val="24"/>
          <w:szCs w:val="24"/>
          <w:lang w:val="en-US" w:eastAsia="zh-CN"/>
        </w:rPr>
        <w:t>n</w:t>
      </w:r>
      <w:r>
        <w:rPr>
          <w:rFonts w:hint="default" w:ascii="Times New Roman" w:hAnsi="Times New Roman"/>
          <w:b w:val="0"/>
          <w:bCs w:val="0"/>
          <w:color w:val="0000FF"/>
          <w:sz w:val="24"/>
          <w:szCs w:val="24"/>
          <w:lang w:val="en-US" w:eastAsia="zh-CN"/>
        </w:rPr>
        <w:t xml:space="preserve"> get </w:t>
      </w:r>
      <w:r>
        <w:rPr>
          <w:rFonts w:hint="eastAsia" w:ascii="Times New Roman" w:hAnsi="Times New Roman"/>
          <w:b w:val="0"/>
          <w:bCs w:val="0"/>
          <w:color w:val="0000FF"/>
          <w:sz w:val="24"/>
          <w:szCs w:val="24"/>
          <w:lang w:val="en-US" w:eastAsia="zh-CN"/>
        </w:rPr>
        <w:t>1014    //</w:t>
      </w:r>
      <w:r>
        <w:rPr>
          <w:rFonts w:hint="eastAsia" w:ascii="Times New Roman" w:hAnsi="Times New Roman"/>
          <w:b w:val="0"/>
          <w:bCs w:val="0"/>
          <w:color w:val="auto"/>
          <w:sz w:val="24"/>
          <w:szCs w:val="24"/>
          <w:lang w:val="en-US" w:eastAsia="zh-CN"/>
        </w:rPr>
        <w:t>通过address查看</w:t>
      </w:r>
    </w:p>
    <w:p w14:paraId="10F47455">
      <w:pPr>
        <w:pStyle w:val="12"/>
        <w:keepNext w:val="0"/>
        <w:keepLines w:val="0"/>
        <w:pageBreakBefore w:val="0"/>
        <w:widowControl w:val="0"/>
        <w:shd w:val="clear" w:fill="E7E6E6" w:themeFill="background2"/>
        <w:kinsoku/>
        <w:wordWrap w:val="0"/>
        <w:overflowPunct/>
        <w:topLinePunct w:val="0"/>
        <w:autoSpaceDE/>
        <w:autoSpaceDN/>
        <w:bidi w:val="0"/>
        <w:adjustRightInd/>
        <w:snapToGrid/>
        <w:spacing w:after="0" w:line="360" w:lineRule="auto"/>
        <w:ind w:left="0" w:leftChars="0" w:firstLine="420" w:firstLineChars="0"/>
        <w:jc w:val="left"/>
        <w:textAlignment w:val="auto"/>
        <w:outlineLvl w:val="9"/>
        <w:rPr>
          <w:rFonts w:hint="eastAsia" w:ascii="Times New Roman" w:hAnsi="Times New Roman"/>
          <w:b w:val="0"/>
          <w:bCs w:val="0"/>
          <w:sz w:val="24"/>
          <w:szCs w:val="24"/>
          <w:lang w:val="en-US" w:eastAsia="zh-CN"/>
        </w:rPr>
      </w:pPr>
      <w:r>
        <w:rPr>
          <w:rFonts w:hint="default" w:ascii="Times New Roman" w:hAnsi="Times New Roman"/>
          <w:b w:val="0"/>
          <w:bCs w:val="0"/>
          <w:sz w:val="24"/>
          <w:szCs w:val="24"/>
          <w:lang w:val="en-US" w:eastAsia="zh-CN"/>
        </w:rPr>
        <w:t xml:space="preserve">address </w:t>
      </w:r>
      <w:r>
        <w:rPr>
          <w:rFonts w:hint="eastAsia" w:ascii="Times New Roman" w:hAnsi="Times New Roman"/>
          <w:b w:val="0"/>
          <w:bCs w:val="0"/>
          <w:sz w:val="24"/>
          <w:szCs w:val="24"/>
          <w:lang w:val="en-US" w:eastAsia="zh-CN"/>
        </w:rPr>
        <w:t>1014</w:t>
      </w:r>
      <w:r>
        <w:rPr>
          <w:rFonts w:hint="default" w:ascii="Times New Roman" w:hAnsi="Times New Roman"/>
          <w:b w:val="0"/>
          <w:bCs w:val="0"/>
          <w:sz w:val="24"/>
          <w:szCs w:val="24"/>
          <w:lang w:val="en-US" w:eastAsia="zh-CN"/>
        </w:rPr>
        <w:t xml:space="preserve"> value </w:t>
      </w:r>
      <w:r>
        <w:rPr>
          <w:rFonts w:hint="eastAsia" w:ascii="Times New Roman" w:hAnsi="Times New Roman"/>
          <w:b w:val="0"/>
          <w:bCs w:val="0"/>
          <w:sz w:val="24"/>
          <w:szCs w:val="24"/>
          <w:lang w:val="en-US" w:eastAsia="zh-CN"/>
        </w:rPr>
        <w:t>0</w:t>
      </w:r>
    </w:p>
    <w:p w14:paraId="321245D6">
      <w:pPr>
        <w:pStyle w:val="12"/>
        <w:keepNext w:val="0"/>
        <w:keepLines w:val="0"/>
        <w:pageBreakBefore w:val="0"/>
        <w:widowControl w:val="0"/>
        <w:kinsoku/>
        <w:wordWrap w:val="0"/>
        <w:overflowPunct/>
        <w:topLinePunct w:val="0"/>
        <w:autoSpaceDE/>
        <w:autoSpaceDN/>
        <w:bidi w:val="0"/>
        <w:adjustRightInd/>
        <w:snapToGrid/>
        <w:spacing w:after="0"/>
        <w:ind w:left="0" w:leftChars="0" w:firstLine="0" w:firstLineChars="0"/>
        <w:jc w:val="left"/>
        <w:textAlignment w:val="auto"/>
        <w:outlineLvl w:val="9"/>
      </w:pPr>
      <w:ins w:id="4416" w:author="LKY" w:date="2026-05-19T15:52:14Z">
        <w:r>
          <w:rPr/>
          <w:drawing>
            <wp:inline distT="0" distB="0" distL="114300" distR="114300">
              <wp:extent cx="5270500" cy="243205"/>
              <wp:effectExtent l="0" t="0" r="6350" b="4445"/>
              <wp:docPr id="84"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图片 6"/>
                      <pic:cNvPicPr>
                        <a:picLocks noChangeAspect="1"/>
                      </pic:cNvPicPr>
                    </pic:nvPicPr>
                    <pic:blipFill>
                      <a:blip r:embed="rId27"/>
                      <a:stretch>
                        <a:fillRect/>
                      </a:stretch>
                    </pic:blipFill>
                    <pic:spPr>
                      <a:xfrm>
                        <a:off x="0" y="0"/>
                        <a:ext cx="5270500" cy="243205"/>
                      </a:xfrm>
                      <a:prstGeom prst="rect">
                        <a:avLst/>
                      </a:prstGeom>
                      <a:noFill/>
                      <a:ln>
                        <a:noFill/>
                      </a:ln>
                    </pic:spPr>
                  </pic:pic>
                </a:graphicData>
              </a:graphic>
            </wp:inline>
          </w:drawing>
        </w:r>
      </w:ins>
      <w:del w:id="4418" w:author="LKY" w:date="2026-05-19T15:51:52Z">
        <w:r>
          <w:rPr/>
          <w:drawing>
            <wp:inline distT="0" distB="0" distL="114300" distR="114300">
              <wp:extent cx="5271770" cy="370205"/>
              <wp:effectExtent l="0" t="0" r="5080" b="10795"/>
              <wp:docPr id="42"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6"/>
                      <pic:cNvPicPr>
                        <a:picLocks noChangeAspect="1"/>
                      </pic:cNvPicPr>
                    </pic:nvPicPr>
                    <pic:blipFill>
                      <a:blip r:embed="rId28"/>
                      <a:stretch>
                        <a:fillRect/>
                      </a:stretch>
                    </pic:blipFill>
                    <pic:spPr>
                      <a:xfrm>
                        <a:off x="0" y="0"/>
                        <a:ext cx="5271770" cy="370205"/>
                      </a:xfrm>
                      <a:prstGeom prst="rect">
                        <a:avLst/>
                      </a:prstGeom>
                      <a:noFill/>
                      <a:ln>
                        <a:noFill/>
                      </a:ln>
                    </pic:spPr>
                  </pic:pic>
                </a:graphicData>
              </a:graphic>
            </wp:inline>
          </w:drawing>
        </w:r>
      </w:del>
    </w:p>
    <w:p w14:paraId="0FF4EF7A">
      <w:pPr>
        <w:pStyle w:val="12"/>
        <w:keepNext w:val="0"/>
        <w:keepLines w:val="0"/>
        <w:pageBreakBefore w:val="0"/>
        <w:widowControl w:val="0"/>
        <w:shd w:val="clear" w:fill="E7E6E6" w:themeFill="background2"/>
        <w:kinsoku/>
        <w:wordWrap w:val="0"/>
        <w:overflowPunct/>
        <w:topLinePunct w:val="0"/>
        <w:autoSpaceDE/>
        <w:autoSpaceDN/>
        <w:bidi w:val="0"/>
        <w:adjustRightInd/>
        <w:snapToGrid/>
        <w:spacing w:after="0" w:line="360" w:lineRule="auto"/>
        <w:ind w:left="0" w:leftChars="0" w:firstLine="420" w:firstLineChars="0"/>
        <w:jc w:val="left"/>
        <w:textAlignment w:val="auto"/>
        <w:outlineLvl w:val="9"/>
        <w:rPr>
          <w:rFonts w:hint="eastAsia" w:ascii="Times New Roman" w:hAnsi="Times New Roman"/>
          <w:b w:val="0"/>
          <w:bCs w:val="0"/>
          <w:color w:val="auto"/>
          <w:sz w:val="24"/>
          <w:szCs w:val="24"/>
          <w:lang w:val="en-US" w:eastAsia="zh-CN"/>
        </w:rPr>
      </w:pPr>
      <w:r>
        <w:rPr>
          <w:rFonts w:hint="default" w:ascii="Times New Roman" w:hAnsi="Times New Roman"/>
          <w:b w:val="0"/>
          <w:bCs w:val="0"/>
          <w:sz w:val="24"/>
          <w:szCs w:val="24"/>
          <w:lang w:val="en-US" w:eastAsia="zh-CN"/>
        </w:rPr>
        <w:t>root@</w:t>
      </w:r>
      <w:r>
        <w:rPr>
          <w:rFonts w:hint="eastAsia" w:ascii="Times New Roman" w:hAnsi="Times New Roman"/>
          <w:b w:val="0"/>
          <w:bCs w:val="0"/>
          <w:sz w:val="24"/>
          <w:szCs w:val="24"/>
          <w:lang w:val="en-US" w:eastAsia="zh-CN"/>
        </w:rPr>
        <w:t>bliiot</w:t>
      </w:r>
      <w:r>
        <w:rPr>
          <w:rFonts w:hint="default" w:ascii="Times New Roman" w:hAnsi="Times New Roman"/>
          <w:b w:val="0"/>
          <w:bCs w:val="0"/>
          <w:sz w:val="24"/>
          <w:szCs w:val="24"/>
          <w:lang w:val="en-US" w:eastAsia="zh-CN"/>
        </w:rPr>
        <w:t xml:space="preserve">:/# </w:t>
      </w:r>
      <w:r>
        <w:rPr>
          <w:rFonts w:hint="eastAsia" w:ascii="Times New Roman" w:hAnsi="Times New Roman"/>
          <w:b w:val="0"/>
          <w:bCs w:val="0"/>
          <w:color w:val="0000FF"/>
          <w:sz w:val="24"/>
          <w:szCs w:val="24"/>
          <w:lang w:val="en-US" w:eastAsia="zh-CN"/>
        </w:rPr>
        <w:t>ion</w:t>
      </w:r>
      <w:r>
        <w:rPr>
          <w:rFonts w:hint="default" w:ascii="Times New Roman" w:hAnsi="Times New Roman"/>
          <w:b w:val="0"/>
          <w:bCs w:val="0"/>
          <w:color w:val="0000FF"/>
          <w:sz w:val="24"/>
          <w:szCs w:val="24"/>
          <w:lang w:val="en-US" w:eastAsia="zh-CN"/>
        </w:rPr>
        <w:t xml:space="preserve"> </w:t>
      </w:r>
      <w:r>
        <w:rPr>
          <w:rFonts w:hint="eastAsia" w:ascii="Times New Roman" w:hAnsi="Times New Roman"/>
          <w:b w:val="0"/>
          <w:bCs w:val="0"/>
          <w:color w:val="0000FF"/>
          <w:sz w:val="24"/>
          <w:szCs w:val="24"/>
          <w:lang w:val="en-US" w:eastAsia="zh-CN"/>
        </w:rPr>
        <w:t>s</w:t>
      </w:r>
      <w:r>
        <w:rPr>
          <w:rFonts w:hint="default" w:ascii="Times New Roman" w:hAnsi="Times New Roman"/>
          <w:b w:val="0"/>
          <w:bCs w:val="0"/>
          <w:color w:val="0000FF"/>
          <w:sz w:val="24"/>
          <w:szCs w:val="24"/>
          <w:lang w:val="en-US" w:eastAsia="zh-CN"/>
        </w:rPr>
        <w:t xml:space="preserve">et </w:t>
      </w:r>
      <w:r>
        <w:rPr>
          <w:rFonts w:hint="eastAsia" w:ascii="Times New Roman" w:hAnsi="Times New Roman"/>
          <w:b w:val="0"/>
          <w:bCs w:val="0"/>
          <w:color w:val="0000FF"/>
          <w:sz w:val="24"/>
          <w:szCs w:val="24"/>
          <w:lang w:val="en-US" w:eastAsia="zh-CN"/>
        </w:rPr>
        <w:t>1000 10    //</w:t>
      </w:r>
      <w:r>
        <w:rPr>
          <w:rFonts w:hint="eastAsia" w:ascii="Times New Roman" w:hAnsi="Times New Roman"/>
          <w:b w:val="0"/>
          <w:bCs w:val="0"/>
          <w:color w:val="auto"/>
          <w:sz w:val="24"/>
          <w:szCs w:val="24"/>
          <w:lang w:val="en-US" w:eastAsia="zh-CN"/>
        </w:rPr>
        <w:t>通过address设置输出10</w:t>
      </w:r>
      <w:del w:id="4420" w:author="LKY" w:date="2026-09-08T17:14:39Z">
        <w:r>
          <w:rPr>
            <w:rFonts w:hint="eastAsia" w:ascii="Times New Roman" w:hAnsi="Times New Roman"/>
            <w:b w:val="0"/>
            <w:bCs w:val="0"/>
            <w:color w:val="auto"/>
            <w:sz w:val="24"/>
            <w:szCs w:val="24"/>
            <w:lang w:val="en-US" w:eastAsia="zh-CN"/>
          </w:rPr>
          <w:delText>m</w:delText>
        </w:r>
      </w:del>
      <w:del w:id="4421" w:author="LKY" w:date="2026-09-08T17:14:38Z">
        <w:r>
          <w:rPr>
            <w:rFonts w:hint="eastAsia" w:ascii="Times New Roman" w:hAnsi="Times New Roman"/>
            <w:b w:val="0"/>
            <w:bCs w:val="0"/>
            <w:color w:val="auto"/>
            <w:sz w:val="24"/>
            <w:szCs w:val="24"/>
            <w:lang w:val="en-US" w:eastAsia="zh-CN"/>
          </w:rPr>
          <w:delText>A</w:delText>
        </w:r>
      </w:del>
    </w:p>
    <w:p w14:paraId="50F48734">
      <w:pPr>
        <w:pStyle w:val="12"/>
        <w:keepNext w:val="0"/>
        <w:keepLines w:val="0"/>
        <w:pageBreakBefore w:val="0"/>
        <w:widowControl w:val="0"/>
        <w:shd w:val="clear" w:fill="E7E6E6" w:themeFill="background2"/>
        <w:kinsoku/>
        <w:wordWrap w:val="0"/>
        <w:overflowPunct/>
        <w:topLinePunct w:val="0"/>
        <w:autoSpaceDE/>
        <w:autoSpaceDN/>
        <w:bidi w:val="0"/>
        <w:adjustRightInd/>
        <w:snapToGrid/>
        <w:spacing w:after="0" w:line="360" w:lineRule="auto"/>
        <w:ind w:left="0" w:leftChars="0" w:firstLine="420" w:firstLineChars="0"/>
        <w:jc w:val="left"/>
        <w:textAlignment w:val="auto"/>
        <w:outlineLvl w:val="9"/>
        <w:rPr>
          <w:rFonts w:hint="default" w:ascii="Times New Roman" w:hAnsi="Times New Roman"/>
          <w:b w:val="0"/>
          <w:bCs w:val="0"/>
          <w:color w:val="auto"/>
          <w:sz w:val="24"/>
          <w:szCs w:val="24"/>
          <w:lang w:val="en-US" w:eastAsia="zh-CN"/>
        </w:rPr>
      </w:pPr>
      <w:r>
        <w:rPr>
          <w:rFonts w:hint="default" w:ascii="Times New Roman" w:hAnsi="Times New Roman"/>
          <w:b w:val="0"/>
          <w:bCs w:val="0"/>
          <w:sz w:val="24"/>
          <w:szCs w:val="24"/>
          <w:lang w:val="en-US" w:eastAsia="zh-CN"/>
        </w:rPr>
        <w:t>root@</w:t>
      </w:r>
      <w:r>
        <w:rPr>
          <w:rFonts w:hint="eastAsia" w:ascii="Times New Roman" w:hAnsi="Times New Roman"/>
          <w:b w:val="0"/>
          <w:bCs w:val="0"/>
          <w:sz w:val="24"/>
          <w:szCs w:val="24"/>
          <w:lang w:val="en-US" w:eastAsia="zh-CN"/>
        </w:rPr>
        <w:t>bliiot</w:t>
      </w:r>
      <w:r>
        <w:rPr>
          <w:rFonts w:hint="default" w:ascii="Times New Roman" w:hAnsi="Times New Roman"/>
          <w:b w:val="0"/>
          <w:bCs w:val="0"/>
          <w:sz w:val="24"/>
          <w:szCs w:val="24"/>
          <w:lang w:val="en-US" w:eastAsia="zh-CN"/>
        </w:rPr>
        <w:t xml:space="preserve">:/# </w:t>
      </w:r>
      <w:r>
        <w:rPr>
          <w:rFonts w:hint="eastAsia" w:ascii="Times New Roman" w:hAnsi="Times New Roman"/>
          <w:b w:val="0"/>
          <w:bCs w:val="0"/>
          <w:color w:val="0000FF"/>
          <w:sz w:val="24"/>
          <w:szCs w:val="24"/>
          <w:lang w:val="en-US" w:eastAsia="zh-CN"/>
        </w:rPr>
        <w:t>ion</w:t>
      </w:r>
      <w:r>
        <w:rPr>
          <w:rFonts w:hint="default" w:ascii="Times New Roman" w:hAnsi="Times New Roman"/>
          <w:b w:val="0"/>
          <w:bCs w:val="0"/>
          <w:color w:val="0000FF"/>
          <w:sz w:val="24"/>
          <w:szCs w:val="24"/>
          <w:lang w:val="en-US" w:eastAsia="zh-CN"/>
        </w:rPr>
        <w:t xml:space="preserve"> get </w:t>
      </w:r>
      <w:r>
        <w:rPr>
          <w:rFonts w:hint="eastAsia" w:ascii="Times New Roman" w:hAnsi="Times New Roman"/>
          <w:b w:val="0"/>
          <w:bCs w:val="0"/>
          <w:color w:val="0000FF"/>
          <w:sz w:val="24"/>
          <w:szCs w:val="24"/>
          <w:lang w:val="en-US" w:eastAsia="zh-CN"/>
        </w:rPr>
        <w:t>1000    //</w:t>
      </w:r>
      <w:r>
        <w:rPr>
          <w:rFonts w:hint="eastAsia" w:ascii="Times New Roman" w:hAnsi="Times New Roman"/>
          <w:b w:val="0"/>
          <w:bCs w:val="0"/>
          <w:color w:val="auto"/>
          <w:sz w:val="24"/>
          <w:szCs w:val="24"/>
          <w:lang w:val="en-US" w:eastAsia="zh-CN"/>
        </w:rPr>
        <w:t>通过address查看</w:t>
      </w:r>
    </w:p>
    <w:p w14:paraId="6F8FEFD5">
      <w:pPr>
        <w:pStyle w:val="12"/>
        <w:keepNext w:val="0"/>
        <w:keepLines w:val="0"/>
        <w:pageBreakBefore w:val="0"/>
        <w:widowControl w:val="0"/>
        <w:kinsoku/>
        <w:wordWrap w:val="0"/>
        <w:overflowPunct/>
        <w:topLinePunct w:val="0"/>
        <w:autoSpaceDE/>
        <w:autoSpaceDN/>
        <w:bidi w:val="0"/>
        <w:adjustRightInd/>
        <w:snapToGrid/>
        <w:spacing w:after="0"/>
        <w:ind w:left="0" w:leftChars="0" w:firstLine="0" w:firstLineChars="0"/>
        <w:jc w:val="left"/>
        <w:textAlignment w:val="auto"/>
        <w:outlineLvl w:val="9"/>
        <w:rPr>
          <w:rFonts w:hint="default"/>
          <w:lang w:val="en-US" w:eastAsia="zh-CN"/>
        </w:rPr>
      </w:pPr>
      <w:ins w:id="4422" w:author="LKY" w:date="2026-05-19T15:52:28Z">
        <w:r>
          <w:rPr/>
          <w:drawing>
            <wp:inline distT="0" distB="0" distL="114300" distR="114300">
              <wp:extent cx="5271770" cy="532130"/>
              <wp:effectExtent l="0" t="0" r="5080" b="1270"/>
              <wp:docPr id="85"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图片 7"/>
                      <pic:cNvPicPr>
                        <a:picLocks noChangeAspect="1"/>
                      </pic:cNvPicPr>
                    </pic:nvPicPr>
                    <pic:blipFill>
                      <a:blip r:embed="rId29"/>
                      <a:stretch>
                        <a:fillRect/>
                      </a:stretch>
                    </pic:blipFill>
                    <pic:spPr>
                      <a:xfrm>
                        <a:off x="0" y="0"/>
                        <a:ext cx="5271770" cy="532130"/>
                      </a:xfrm>
                      <a:prstGeom prst="rect">
                        <a:avLst/>
                      </a:prstGeom>
                      <a:noFill/>
                      <a:ln>
                        <a:noFill/>
                      </a:ln>
                    </pic:spPr>
                  </pic:pic>
                </a:graphicData>
              </a:graphic>
            </wp:inline>
          </w:drawing>
        </w:r>
      </w:ins>
      <w:del w:id="4424" w:author="LKY" w:date="2026-05-19T15:52:27Z">
        <w:r>
          <w:rPr/>
          <w:drawing>
            <wp:inline distT="0" distB="0" distL="114300" distR="114300">
              <wp:extent cx="5271770" cy="652145"/>
              <wp:effectExtent l="0" t="0" r="5080" b="14605"/>
              <wp:docPr id="41"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5"/>
                      <pic:cNvPicPr>
                        <a:picLocks noChangeAspect="1"/>
                      </pic:cNvPicPr>
                    </pic:nvPicPr>
                    <pic:blipFill>
                      <a:blip r:embed="rId30"/>
                      <a:stretch>
                        <a:fillRect/>
                      </a:stretch>
                    </pic:blipFill>
                    <pic:spPr>
                      <a:xfrm>
                        <a:off x="0" y="0"/>
                        <a:ext cx="5271770" cy="652145"/>
                      </a:xfrm>
                      <a:prstGeom prst="rect">
                        <a:avLst/>
                      </a:prstGeom>
                      <a:noFill/>
                      <a:ln>
                        <a:noFill/>
                      </a:ln>
                    </pic:spPr>
                  </pic:pic>
                </a:graphicData>
              </a:graphic>
            </wp:inline>
          </w:drawing>
        </w:r>
      </w:del>
    </w:p>
    <w:p w14:paraId="2ABAF92A">
      <w:pPr>
        <w:pStyle w:val="12"/>
        <w:keepNext w:val="0"/>
        <w:keepLines w:val="0"/>
        <w:pageBreakBefore w:val="0"/>
        <w:widowControl w:val="0"/>
        <w:shd w:val="clear" w:fill="E7E6E6" w:themeFill="background2"/>
        <w:kinsoku/>
        <w:wordWrap w:val="0"/>
        <w:overflowPunct/>
        <w:topLinePunct w:val="0"/>
        <w:autoSpaceDE/>
        <w:autoSpaceDN/>
        <w:bidi w:val="0"/>
        <w:adjustRightInd/>
        <w:snapToGrid/>
        <w:spacing w:after="0" w:line="360" w:lineRule="auto"/>
        <w:ind w:left="0" w:leftChars="0" w:firstLine="420" w:firstLineChars="0"/>
        <w:jc w:val="left"/>
        <w:textAlignment w:val="auto"/>
        <w:outlineLvl w:val="9"/>
        <w:rPr>
          <w:rFonts w:hint="eastAsia" w:ascii="Times New Roman" w:hAnsi="Times New Roman"/>
          <w:b w:val="0"/>
          <w:bCs w:val="0"/>
          <w:sz w:val="24"/>
          <w:szCs w:val="24"/>
          <w:lang w:val="en-US" w:eastAsia="zh-CN"/>
        </w:rPr>
      </w:pPr>
      <w:r>
        <w:rPr>
          <w:rFonts w:hint="eastAsia" w:ascii="Times New Roman" w:hAnsi="Times New Roman"/>
          <w:b w:val="0"/>
          <w:bCs w:val="0"/>
          <w:sz w:val="24"/>
          <w:szCs w:val="24"/>
          <w:lang w:val="en-US" w:eastAsia="zh-CN"/>
        </w:rPr>
        <w:t>设置通道值有信号量会亮灯</w:t>
      </w:r>
    </w:p>
    <w:p w14:paraId="3D1031EB">
      <w:pPr>
        <w:pStyle w:val="12"/>
        <w:keepNext w:val="0"/>
        <w:keepLines w:val="0"/>
        <w:pageBreakBefore w:val="0"/>
        <w:widowControl w:val="0"/>
        <w:kinsoku/>
        <w:wordWrap w:val="0"/>
        <w:overflowPunct/>
        <w:topLinePunct w:val="0"/>
        <w:autoSpaceDE/>
        <w:autoSpaceDN/>
        <w:bidi w:val="0"/>
        <w:adjustRightInd/>
        <w:snapToGrid/>
        <w:spacing w:after="0" w:line="360" w:lineRule="auto"/>
        <w:ind w:left="0" w:leftChars="0" w:firstLine="420" w:firstLineChars="0"/>
        <w:jc w:val="left"/>
        <w:textAlignment w:val="auto"/>
        <w:outlineLvl w:val="9"/>
        <w:rPr>
          <w:ins w:id="4426" w:author="LKY" w:date="2026-06-22T13:42:38Z"/>
          <w:rFonts w:hint="eastAsia" w:ascii="Times New Roman" w:hAnsi="Times New Roman"/>
          <w:b w:val="0"/>
          <w:bCs w:val="0"/>
          <w:sz w:val="24"/>
          <w:szCs w:val="24"/>
          <w:lang w:val="en-US" w:eastAsia="zh-CN"/>
        </w:rPr>
      </w:pPr>
      <w:r>
        <w:rPr>
          <w:rFonts w:hint="eastAsia" w:ascii="Times New Roman" w:hAnsi="Times New Roman"/>
          <w:b w:val="0"/>
          <w:bCs w:val="0"/>
          <w:sz w:val="24"/>
          <w:szCs w:val="24"/>
          <w:lang w:val="en-US" w:eastAsia="zh-CN"/>
        </w:rPr>
        <w:t>对应的N2321、N</w:t>
      </w:r>
      <w:ins w:id="4427" w:author="LKY" w:date="2026-05-19T15:52:52Z">
        <w:r>
          <w:rPr>
            <w:rFonts w:hint="eastAsia" w:ascii="Times New Roman" w:hAnsi="Times New Roman"/>
            <w:b w:val="0"/>
            <w:bCs w:val="0"/>
            <w:sz w:val="24"/>
            <w:szCs w:val="24"/>
            <w:lang w:val="en-US" w:eastAsia="zh-CN"/>
          </w:rPr>
          <w:t>21</w:t>
        </w:r>
      </w:ins>
      <w:ins w:id="4428" w:author="LKY" w:date="2026-05-19T15:52:53Z">
        <w:r>
          <w:rPr>
            <w:rFonts w:hint="eastAsia" w:ascii="Times New Roman" w:hAnsi="Times New Roman"/>
            <w:b w:val="0"/>
            <w:bCs w:val="0"/>
            <w:sz w:val="24"/>
            <w:szCs w:val="24"/>
            <w:lang w:val="en-US" w:eastAsia="zh-CN"/>
          </w:rPr>
          <w:t>61</w:t>
        </w:r>
      </w:ins>
      <w:ins w:id="4429" w:author="LKY" w:date="2026-05-19T15:52:59Z">
        <w:r>
          <w:rPr>
            <w:rFonts w:hint="eastAsia" w:ascii="Times New Roman" w:hAnsi="Times New Roman"/>
            <w:b w:val="0"/>
            <w:bCs w:val="0"/>
            <w:sz w:val="24"/>
            <w:szCs w:val="24"/>
            <w:lang w:val="en-US" w:eastAsia="zh-CN"/>
          </w:rPr>
          <w:t>、</w:t>
        </w:r>
      </w:ins>
      <w:ins w:id="4430" w:author="LKY" w:date="2026-05-19T15:53:00Z">
        <w:r>
          <w:rPr>
            <w:rFonts w:hint="eastAsia" w:ascii="Times New Roman" w:hAnsi="Times New Roman"/>
            <w:b w:val="0"/>
            <w:bCs w:val="0"/>
            <w:sz w:val="24"/>
            <w:szCs w:val="24"/>
            <w:lang w:val="en-US" w:eastAsia="zh-CN"/>
          </w:rPr>
          <w:t>N</w:t>
        </w:r>
      </w:ins>
      <w:ins w:id="4431" w:author="LKY" w:date="2026-05-19T15:53:01Z">
        <w:r>
          <w:rPr>
            <w:rFonts w:hint="eastAsia" w:ascii="Times New Roman" w:hAnsi="Times New Roman"/>
            <w:b w:val="0"/>
            <w:bCs w:val="0"/>
            <w:sz w:val="24"/>
            <w:szCs w:val="24"/>
            <w:lang w:val="en-US" w:eastAsia="zh-CN"/>
          </w:rPr>
          <w:t>21</w:t>
        </w:r>
      </w:ins>
      <w:ins w:id="4432" w:author="LKY" w:date="2026-05-19T15:53:02Z">
        <w:r>
          <w:rPr>
            <w:rFonts w:hint="eastAsia" w:ascii="Times New Roman" w:hAnsi="Times New Roman"/>
            <w:b w:val="0"/>
            <w:bCs w:val="0"/>
            <w:sz w:val="24"/>
            <w:szCs w:val="24"/>
            <w:lang w:val="en-US" w:eastAsia="zh-CN"/>
          </w:rPr>
          <w:t>62</w:t>
        </w:r>
      </w:ins>
      <w:ins w:id="4433" w:author="L" w:date="2026-07-03T18:34:32Z">
        <w:r>
          <w:rPr>
            <w:rFonts w:hint="eastAsia" w:ascii="Times New Roman" w:hAnsi="Times New Roman"/>
            <w:b w:val="0"/>
            <w:bCs w:val="0"/>
            <w:sz w:val="24"/>
            <w:szCs w:val="24"/>
            <w:lang w:val="en-US" w:eastAsia="zh-CN"/>
          </w:rPr>
          <w:t>、</w:t>
        </w:r>
      </w:ins>
      <w:ins w:id="4434" w:author="L" w:date="2026-07-03T18:34:35Z">
        <w:r>
          <w:rPr>
            <w:rFonts w:hint="eastAsia" w:ascii="Times New Roman" w:hAnsi="Times New Roman"/>
            <w:b w:val="0"/>
            <w:bCs w:val="0"/>
            <w:sz w:val="24"/>
            <w:szCs w:val="24"/>
            <w:lang w:val="en-US" w:eastAsia="zh-CN"/>
          </w:rPr>
          <w:t>N2084</w:t>
        </w:r>
      </w:ins>
      <w:del w:id="4435" w:author="LKY" w:date="2026-05-19T15:52:51Z">
        <w:r>
          <w:rPr>
            <w:rFonts w:hint="eastAsia" w:ascii="Times New Roman" w:hAnsi="Times New Roman"/>
            <w:b w:val="0"/>
            <w:bCs w:val="0"/>
            <w:sz w:val="24"/>
            <w:szCs w:val="24"/>
            <w:lang w:val="en-US" w:eastAsia="zh-CN"/>
          </w:rPr>
          <w:delText>23</w:delText>
        </w:r>
      </w:del>
      <w:del w:id="4436" w:author="LKY" w:date="2026-05-19T15:52:50Z">
        <w:r>
          <w:rPr>
            <w:rFonts w:hint="eastAsia" w:ascii="Times New Roman" w:hAnsi="Times New Roman"/>
            <w:b w:val="0"/>
            <w:bCs w:val="0"/>
            <w:sz w:val="24"/>
            <w:szCs w:val="24"/>
            <w:lang w:val="en-US" w:eastAsia="zh-CN"/>
          </w:rPr>
          <w:delText>22</w:delText>
        </w:r>
      </w:del>
      <w:r>
        <w:rPr>
          <w:rFonts w:hint="eastAsia" w:ascii="Times New Roman" w:hAnsi="Times New Roman"/>
          <w:b w:val="0"/>
          <w:bCs w:val="0"/>
          <w:sz w:val="24"/>
          <w:szCs w:val="24"/>
          <w:lang w:val="en-US" w:eastAsia="zh-CN"/>
        </w:rPr>
        <w:t>类似。</w:t>
      </w:r>
    </w:p>
    <w:p w14:paraId="747459AC">
      <w:pPr>
        <w:pStyle w:val="12"/>
        <w:keepNext w:val="0"/>
        <w:keepLines w:val="0"/>
        <w:pageBreakBefore w:val="0"/>
        <w:widowControl w:val="0"/>
        <w:kinsoku/>
        <w:wordWrap w:val="0"/>
        <w:overflowPunct/>
        <w:topLinePunct w:val="0"/>
        <w:autoSpaceDE/>
        <w:autoSpaceDN/>
        <w:bidi w:val="0"/>
        <w:adjustRightInd/>
        <w:snapToGrid/>
        <w:spacing w:after="0" w:line="360" w:lineRule="auto"/>
        <w:ind w:left="0" w:leftChars="0" w:firstLine="420" w:firstLineChars="0"/>
        <w:jc w:val="left"/>
        <w:textAlignment w:val="auto"/>
        <w:outlineLvl w:val="9"/>
        <w:rPr>
          <w:rFonts w:hint="default" w:ascii="Times New Roman" w:hAnsi="Times New Roman"/>
          <w:b w:val="0"/>
          <w:bCs w:val="0"/>
          <w:sz w:val="24"/>
          <w:szCs w:val="24"/>
          <w:lang w:val="en-US" w:eastAsia="zh-CN"/>
        </w:rPr>
      </w:pPr>
    </w:p>
    <w:p w14:paraId="6307D4FF">
      <w:pPr>
        <w:pStyle w:val="12"/>
        <w:keepNext w:val="0"/>
        <w:keepLines w:val="0"/>
        <w:pageBreakBefore w:val="0"/>
        <w:widowControl/>
        <w:numPr>
          <w:ilvl w:val="0"/>
          <w:numId w:val="3"/>
          <w:ins w:id="4438" w:author="LKY" w:date="2026-06-22T11:59:05Z"/>
        </w:numPr>
        <w:kinsoku/>
        <w:wordWrap/>
        <w:overflowPunct/>
        <w:topLinePunct w:val="0"/>
        <w:autoSpaceDE/>
        <w:autoSpaceDN/>
        <w:bidi w:val="0"/>
        <w:adjustRightInd/>
        <w:snapToGrid/>
        <w:spacing w:after="0"/>
        <w:ind w:left="425" w:leftChars="0" w:hanging="425" w:firstLineChars="0"/>
        <w:jc w:val="left"/>
        <w:textAlignment w:val="auto"/>
        <w:outlineLvl w:val="4"/>
        <w:rPr>
          <w:rFonts w:hint="eastAsia" w:ascii="Times New Roman" w:hAnsi="Times New Roman" w:eastAsiaTheme="minorEastAsia" w:cstheme="minorBidi"/>
          <w:b/>
          <w:bCs/>
          <w:sz w:val="24"/>
          <w:szCs w:val="24"/>
          <w:lang w:val="en-US" w:eastAsia="zh-CN"/>
          <w:rPrChange w:id="4439" w:author="LKY" w:date="2026-06-22T11:59:05Z">
            <w:rPr>
              <w:rFonts w:hint="eastAsia" w:ascii="宋体" w:hAnsi="宋体" w:eastAsia="宋体" w:cs="宋体"/>
              <w:b/>
              <w:bCs/>
              <w:sz w:val="28"/>
              <w:szCs w:val="28"/>
              <w:lang w:val="en-US" w:eastAsia="zh-CN"/>
            </w:rPr>
          </w:rPrChange>
        </w:rPr>
        <w:pPrChange w:id="4437" w:author="LKY" w:date="2026-06-22T11:59:05Z">
          <w:pPr>
            <w:pStyle w:val="12"/>
            <w:keepNext w:val="0"/>
            <w:keepLines w:val="0"/>
            <w:pageBreakBefore w:val="0"/>
            <w:widowControl w:val="0"/>
            <w:kinsoku/>
            <w:wordWrap w:val="0"/>
            <w:overflowPunct/>
            <w:topLinePunct w:val="0"/>
            <w:autoSpaceDE/>
            <w:autoSpaceDN/>
            <w:bidi w:val="0"/>
            <w:adjustRightInd/>
            <w:snapToGrid/>
            <w:spacing w:after="0"/>
            <w:ind w:left="0" w:leftChars="0" w:firstLine="420" w:firstLineChars="0"/>
            <w:jc w:val="left"/>
            <w:textAlignment w:val="auto"/>
            <w:outlineLvl w:val="9"/>
          </w:pPr>
        </w:pPrChange>
      </w:pPr>
      <w:r>
        <w:rPr>
          <w:rFonts w:hint="eastAsia" w:ascii="Times New Roman" w:hAnsi="Times New Roman" w:eastAsiaTheme="minorEastAsia" w:cstheme="minorBidi"/>
          <w:b/>
          <w:bCs/>
          <w:sz w:val="24"/>
          <w:szCs w:val="24"/>
          <w:lang w:val="en-US" w:eastAsia="zh-CN"/>
          <w:rPrChange w:id="4440" w:author="LKY" w:date="2026-06-22T11:59:05Z">
            <w:rPr>
              <w:rFonts w:hint="eastAsia" w:ascii="宋体" w:hAnsi="宋体" w:eastAsia="宋体" w:cs="宋体"/>
              <w:b/>
              <w:bCs/>
              <w:sz w:val="28"/>
              <w:szCs w:val="28"/>
              <w:lang w:val="en-US" w:eastAsia="zh-CN"/>
            </w:rPr>
          </w:rPrChange>
        </w:rPr>
        <w:t>DI使用</w:t>
      </w:r>
      <w:del w:id="4441" w:author="LKY" w:date="2026-06-22T13:44:20Z">
        <w:r>
          <w:rPr>
            <w:rFonts w:hint="eastAsia" w:ascii="Times New Roman" w:hAnsi="Times New Roman" w:eastAsiaTheme="minorEastAsia" w:cstheme="minorBidi"/>
            <w:b/>
            <w:bCs/>
            <w:sz w:val="24"/>
            <w:szCs w:val="24"/>
            <w:lang w:val="en-US" w:eastAsia="zh-CN"/>
            <w:rPrChange w:id="4442" w:author="LKY" w:date="2026-06-22T11:59:05Z">
              <w:rPr>
                <w:rFonts w:hint="eastAsia" w:ascii="宋体" w:hAnsi="宋体" w:eastAsia="宋体" w:cs="宋体"/>
                <w:b/>
                <w:bCs/>
                <w:sz w:val="28"/>
                <w:szCs w:val="28"/>
                <w:lang w:val="en-US" w:eastAsia="zh-CN"/>
              </w:rPr>
            </w:rPrChange>
          </w:rPr>
          <w:delText>:</w:delText>
        </w:r>
      </w:del>
    </w:p>
    <w:p w14:paraId="1CABEE83">
      <w:pPr>
        <w:pStyle w:val="12"/>
        <w:keepNext w:val="0"/>
        <w:keepLines w:val="0"/>
        <w:pageBreakBefore w:val="0"/>
        <w:widowControl w:val="0"/>
        <w:kinsoku/>
        <w:wordWrap w:val="0"/>
        <w:overflowPunct/>
        <w:topLinePunct w:val="0"/>
        <w:autoSpaceDE/>
        <w:autoSpaceDN/>
        <w:bidi w:val="0"/>
        <w:adjustRightInd/>
        <w:snapToGrid/>
        <w:spacing w:after="0" w:line="360" w:lineRule="auto"/>
        <w:ind w:left="0" w:leftChars="0" w:firstLine="420" w:firstLineChars="0"/>
        <w:jc w:val="left"/>
        <w:textAlignment w:val="auto"/>
        <w:outlineLvl w:val="9"/>
        <w:rPr>
          <w:rFonts w:hint="default" w:ascii="Times New Roman" w:hAnsi="Times New Roman"/>
          <w:b w:val="0"/>
          <w:bCs w:val="0"/>
          <w:sz w:val="24"/>
          <w:szCs w:val="24"/>
          <w:lang w:val="en-US" w:eastAsia="zh-CN"/>
        </w:rPr>
      </w:pPr>
      <w:r>
        <w:rPr>
          <w:rFonts w:hint="eastAsia" w:ascii="Times New Roman" w:hAnsi="Times New Roman"/>
          <w:b w:val="0"/>
          <w:bCs w:val="0"/>
          <w:sz w:val="24"/>
          <w:szCs w:val="24"/>
          <w:lang w:val="en-US" w:eastAsia="zh-CN"/>
        </w:rPr>
        <w:t>以N1</w:t>
      </w:r>
      <w:ins w:id="4443" w:author="LKY" w:date="2026-05-19T16:07:04Z">
        <w:r>
          <w:rPr>
            <w:rFonts w:hint="eastAsia" w:ascii="Times New Roman" w:hAnsi="Times New Roman"/>
            <w:b w:val="0"/>
            <w:bCs w:val="0"/>
            <w:sz w:val="24"/>
            <w:szCs w:val="24"/>
            <w:lang w:val="en-US" w:eastAsia="zh-CN"/>
          </w:rPr>
          <w:t>321</w:t>
        </w:r>
      </w:ins>
      <w:del w:id="4444" w:author="LKY" w:date="2026-05-19T16:07:03Z">
        <w:r>
          <w:rPr>
            <w:rFonts w:hint="eastAsia" w:ascii="Times New Roman" w:hAnsi="Times New Roman"/>
            <w:b w:val="0"/>
            <w:bCs w:val="0"/>
            <w:sz w:val="24"/>
            <w:szCs w:val="24"/>
            <w:lang w:val="en-US" w:eastAsia="zh-CN"/>
          </w:rPr>
          <w:delText>1</w:delText>
        </w:r>
      </w:del>
      <w:del w:id="4445" w:author="LKY" w:date="2026-05-19T16:07:02Z">
        <w:r>
          <w:rPr>
            <w:rFonts w:hint="eastAsia" w:ascii="Times New Roman" w:hAnsi="Times New Roman"/>
            <w:b w:val="0"/>
            <w:bCs w:val="0"/>
            <w:sz w:val="24"/>
            <w:szCs w:val="24"/>
            <w:lang w:val="en-US" w:eastAsia="zh-CN"/>
          </w:rPr>
          <w:delText>61</w:delText>
        </w:r>
      </w:del>
      <w:r>
        <w:rPr>
          <w:rFonts w:hint="eastAsia" w:ascii="Times New Roman" w:hAnsi="Times New Roman"/>
          <w:b w:val="0"/>
          <w:bCs w:val="0"/>
          <w:sz w:val="24"/>
          <w:szCs w:val="24"/>
          <w:lang w:val="en-US" w:eastAsia="zh-CN"/>
        </w:rPr>
        <w:t>为例（</w:t>
      </w:r>
      <w:ins w:id="4446" w:author="LKY" w:date="2026-05-19T16:07:08Z">
        <w:r>
          <w:rPr>
            <w:rFonts w:hint="eastAsia" w:ascii="Times New Roman" w:hAnsi="Times New Roman"/>
            <w:b w:val="0"/>
            <w:bCs w:val="0"/>
            <w:sz w:val="24"/>
            <w:szCs w:val="24"/>
            <w:lang w:val="en-US" w:eastAsia="zh-CN"/>
          </w:rPr>
          <w:t>32</w:t>
        </w:r>
      </w:ins>
      <w:del w:id="4447" w:author="LKY" w:date="2026-05-19T16:07:07Z">
        <w:r>
          <w:rPr>
            <w:rFonts w:hint="eastAsia" w:ascii="Times New Roman" w:hAnsi="Times New Roman"/>
            <w:b w:val="0"/>
            <w:bCs w:val="0"/>
            <w:sz w:val="24"/>
            <w:szCs w:val="24"/>
            <w:lang w:val="en-US" w:eastAsia="zh-CN"/>
          </w:rPr>
          <w:delText>16</w:delText>
        </w:r>
      </w:del>
      <w:r>
        <w:rPr>
          <w:rFonts w:hint="eastAsia" w:ascii="Times New Roman" w:hAnsi="Times New Roman"/>
          <w:b w:val="0"/>
          <w:bCs w:val="0"/>
          <w:sz w:val="24"/>
          <w:szCs w:val="24"/>
          <w:lang w:val="en-US" w:eastAsia="zh-CN"/>
        </w:rPr>
        <w:t>路DI模块湿节点），DI模块为例，输入</w:t>
      </w:r>
      <w:r>
        <w:rPr>
          <w:rFonts w:hint="eastAsia" w:ascii="Times New Roman" w:hAnsi="Times New Roman"/>
          <w:b w:val="0"/>
          <w:bCs w:val="0"/>
          <w:color w:val="0000FF"/>
          <w:sz w:val="24"/>
          <w:szCs w:val="24"/>
          <w:lang w:val="en-US" w:eastAsia="zh-CN"/>
        </w:rPr>
        <w:t>ion show</w:t>
      </w:r>
      <w:r>
        <w:rPr>
          <w:rFonts w:hint="eastAsia" w:ascii="Times New Roman" w:hAnsi="Times New Roman"/>
          <w:b w:val="0"/>
          <w:bCs w:val="0"/>
          <w:sz w:val="24"/>
          <w:szCs w:val="24"/>
          <w:lang w:val="en-US" w:eastAsia="zh-CN"/>
        </w:rPr>
        <w:t>查看信息。</w:t>
      </w:r>
    </w:p>
    <w:p w14:paraId="172E26DF">
      <w:pPr>
        <w:keepNext w:val="0"/>
        <w:keepLines w:val="0"/>
        <w:pageBreakBefore w:val="0"/>
        <w:widowControl w:val="0"/>
        <w:kinsoku/>
        <w:overflowPunct/>
        <w:topLinePunct w:val="0"/>
        <w:autoSpaceDE/>
        <w:autoSpaceDN/>
        <w:bidi w:val="0"/>
        <w:adjustRightInd/>
        <w:snapToGrid/>
        <w:spacing w:line="360" w:lineRule="auto"/>
        <w:ind w:firstLine="480" w:firstLineChars="20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湿节点测试(带电干结点)：以</w:t>
      </w:r>
      <w:r>
        <w:rPr>
          <w:rFonts w:hint="default" w:ascii="Times New Roman" w:hAnsi="Times New Roman" w:cs="Times New Roman" w:eastAsiaTheme="minorEastAsia"/>
          <w:sz w:val="24"/>
          <w:szCs w:val="24"/>
          <w:lang w:val="en-US" w:eastAsia="zh-CN"/>
        </w:rPr>
        <w:t>N1</w:t>
      </w:r>
      <w:ins w:id="4448" w:author="LKY" w:date="2026-05-19T16:07:16Z">
        <w:r>
          <w:rPr>
            <w:rFonts w:hint="eastAsia" w:ascii="Times New Roman" w:hAnsi="Times New Roman" w:cs="Times New Roman"/>
            <w:sz w:val="24"/>
            <w:szCs w:val="24"/>
            <w:lang w:val="en-US" w:eastAsia="zh-CN"/>
          </w:rPr>
          <w:t>32</w:t>
        </w:r>
      </w:ins>
      <w:del w:id="4449" w:author="LKY" w:date="2026-05-19T16:07:14Z">
        <w:r>
          <w:rPr>
            <w:rFonts w:hint="default" w:ascii="Times New Roman" w:hAnsi="Times New Roman" w:cs="Times New Roman" w:eastAsiaTheme="minorEastAsia"/>
            <w:sz w:val="24"/>
            <w:szCs w:val="24"/>
            <w:lang w:val="en-US" w:eastAsia="zh-CN"/>
          </w:rPr>
          <w:delText>16</w:delText>
        </w:r>
      </w:del>
      <w:r>
        <w:rPr>
          <w:rFonts w:hint="default" w:ascii="Times New Roman" w:hAnsi="Times New Roman" w:cs="Times New Roman" w:eastAsiaTheme="minorEastAsia"/>
          <w:sz w:val="24"/>
          <w:szCs w:val="24"/>
          <w:lang w:val="en-US" w:eastAsia="zh-CN"/>
        </w:rPr>
        <w:t>1</w:t>
      </w:r>
      <w:r>
        <w:rPr>
          <w:rFonts w:hint="eastAsia" w:asciiTheme="minorEastAsia" w:hAnsiTheme="minorEastAsia" w:eastAsiaTheme="minorEastAsia" w:cstheme="minorEastAsia"/>
          <w:sz w:val="24"/>
          <w:szCs w:val="24"/>
          <w:lang w:val="en-US" w:eastAsia="zh-CN"/>
        </w:rPr>
        <w:t>为例（</w:t>
      </w:r>
      <w:ins w:id="4450" w:author="L" w:date="2026-07-14T14:04:42Z">
        <w:r>
          <w:rPr>
            <w:rFonts w:hint="eastAsia" w:asciiTheme="minorEastAsia" w:hAnsiTheme="minorEastAsia" w:cstheme="minorEastAsia"/>
            <w:sz w:val="24"/>
            <w:szCs w:val="24"/>
            <w:lang w:val="en-US" w:eastAsia="zh-CN"/>
          </w:rPr>
          <w:t>N</w:t>
        </w:r>
      </w:ins>
      <w:ins w:id="4451" w:author="L" w:date="2026-07-14T14:04:43Z">
        <w:r>
          <w:rPr>
            <w:rFonts w:hint="eastAsia" w:asciiTheme="minorEastAsia" w:hAnsiTheme="minorEastAsia" w:cstheme="minorEastAsia"/>
            <w:sz w:val="24"/>
            <w:szCs w:val="24"/>
            <w:lang w:val="en-US" w:eastAsia="zh-CN"/>
          </w:rPr>
          <w:t>PN</w:t>
        </w:r>
      </w:ins>
      <w:del w:id="4452" w:author="L" w:date="2026-07-14T14:04:41Z">
        <w:r>
          <w:rPr>
            <w:rFonts w:hint="default" w:ascii="Times New Roman" w:hAnsi="Times New Roman" w:cs="Times New Roman"/>
            <w:sz w:val="24"/>
            <w:szCs w:val="24"/>
            <w:lang w:val="en-US" w:eastAsia="zh-CN"/>
          </w:rPr>
          <w:delText>P</w:delText>
        </w:r>
      </w:del>
      <w:del w:id="4453" w:author="L" w:date="2026-07-14T14:04:40Z">
        <w:r>
          <w:rPr>
            <w:rFonts w:hint="default" w:ascii="Times New Roman" w:hAnsi="Times New Roman" w:cs="Times New Roman"/>
            <w:sz w:val="24"/>
            <w:szCs w:val="24"/>
            <w:lang w:val="en-US" w:eastAsia="zh-CN"/>
          </w:rPr>
          <w:delText>NP</w:delText>
        </w:r>
      </w:del>
      <w:r>
        <w:rPr>
          <w:rFonts w:hint="eastAsia" w:asciiTheme="minorEastAsia" w:hAnsiTheme="minorEastAsia" w:cstheme="minorEastAsia"/>
          <w:sz w:val="24"/>
          <w:szCs w:val="24"/>
          <w:lang w:val="en-US" w:eastAsia="zh-CN"/>
        </w:rPr>
        <w:t>型</w:t>
      </w:r>
      <w:r>
        <w:rPr>
          <w:rFonts w:hint="eastAsia" w:asciiTheme="minorEastAsia" w:hAnsiTheme="minorEastAsia" w:eastAsiaTheme="minorEastAsia" w:cstheme="minorEastAsia"/>
          <w:sz w:val="24"/>
          <w:szCs w:val="24"/>
          <w:lang w:val="en-US" w:eastAsia="zh-CN"/>
        </w:rPr>
        <w:t>）</w:t>
      </w:r>
    </w:p>
    <w:p w14:paraId="6A607ECD">
      <w:pPr>
        <w:keepNext w:val="0"/>
        <w:keepLines w:val="0"/>
        <w:pageBreakBefore w:val="0"/>
        <w:widowControl w:val="0"/>
        <w:kinsoku/>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1、外接电源：将外接电源的正负极接到电源两端，以通道</w:t>
      </w:r>
      <w:ins w:id="4454" w:author="LKY" w:date="2026-05-19T16:07:44Z">
        <w:r>
          <w:rPr>
            <w:rFonts w:hint="eastAsia" w:asciiTheme="minorEastAsia" w:hAnsiTheme="minorEastAsia" w:cstheme="minorEastAsia"/>
            <w:sz w:val="24"/>
            <w:szCs w:val="24"/>
            <w:lang w:val="en-US" w:eastAsia="zh-CN"/>
          </w:rPr>
          <w:t>31</w:t>
        </w:r>
      </w:ins>
      <w:del w:id="4455" w:author="LKY" w:date="2026-05-19T16:07:41Z">
        <w:r>
          <w:rPr>
            <w:rFonts w:hint="default" w:ascii="Times New Roman" w:hAnsi="Times New Roman" w:cs="Times New Roman" w:eastAsiaTheme="minorEastAsia"/>
            <w:sz w:val="24"/>
            <w:szCs w:val="24"/>
            <w:lang w:val="en-US" w:eastAsia="zh-CN"/>
          </w:rPr>
          <w:delText>1</w:delText>
        </w:r>
      </w:del>
      <w:del w:id="4456" w:author="LKY" w:date="2026-05-19T16:07:40Z">
        <w:r>
          <w:rPr>
            <w:rFonts w:hint="default" w:ascii="Times New Roman" w:hAnsi="Times New Roman" w:cs="Times New Roman" w:eastAsiaTheme="minorEastAsia"/>
            <w:sz w:val="24"/>
            <w:szCs w:val="24"/>
            <w:lang w:val="en-US" w:eastAsia="zh-CN"/>
          </w:rPr>
          <w:delText>5</w:delText>
        </w:r>
      </w:del>
      <w:r>
        <w:rPr>
          <w:rFonts w:hint="eastAsia" w:asciiTheme="minorEastAsia" w:hAnsiTheme="minorEastAsia" w:eastAsiaTheme="minorEastAsia" w:cstheme="minorEastAsia"/>
          <w:sz w:val="24"/>
          <w:szCs w:val="24"/>
          <w:lang w:val="en-US" w:eastAsia="zh-CN"/>
        </w:rPr>
        <w:t>为例，电源的</w:t>
      </w:r>
      <w:ins w:id="4457" w:author="L" w:date="2026-07-14T14:05:58Z">
        <w:r>
          <w:rPr>
            <w:rFonts w:hint="eastAsia" w:asciiTheme="minorEastAsia" w:hAnsiTheme="minorEastAsia" w:cstheme="minorEastAsia"/>
            <w:sz w:val="24"/>
            <w:szCs w:val="24"/>
            <w:lang w:val="en-US" w:eastAsia="zh-CN"/>
          </w:rPr>
          <w:t>正极</w:t>
        </w:r>
      </w:ins>
      <w:del w:id="4458" w:author="L" w:date="2026-07-14T14:05:45Z">
        <w:r>
          <w:rPr>
            <w:rFonts w:hint="eastAsia" w:asciiTheme="minorEastAsia" w:hAnsiTheme="minorEastAsia" w:eastAsiaTheme="minorEastAsia" w:cstheme="minorEastAsia"/>
            <w:sz w:val="24"/>
            <w:szCs w:val="24"/>
            <w:lang w:val="en-US" w:eastAsia="zh-CN"/>
          </w:rPr>
          <w:delText>负</w:delText>
        </w:r>
      </w:del>
      <w:del w:id="4459" w:author="L" w:date="2026-07-14T14:06:00Z">
        <w:r>
          <w:rPr>
            <w:rFonts w:hint="eastAsia" w:asciiTheme="minorEastAsia" w:hAnsiTheme="minorEastAsia" w:eastAsiaTheme="minorEastAsia" w:cstheme="minorEastAsia"/>
            <w:sz w:val="24"/>
            <w:szCs w:val="24"/>
            <w:lang w:val="en-US" w:eastAsia="zh-CN"/>
          </w:rPr>
          <w:delText>极</w:delText>
        </w:r>
      </w:del>
      <w:r>
        <w:rPr>
          <w:rFonts w:hint="eastAsia" w:asciiTheme="minorEastAsia" w:hAnsiTheme="minorEastAsia" w:eastAsiaTheme="minorEastAsia" w:cstheme="minorEastAsia"/>
          <w:sz w:val="24"/>
          <w:szCs w:val="24"/>
          <w:lang w:val="en-US" w:eastAsia="zh-CN"/>
        </w:rPr>
        <w:t>接到模块的公共端（</w:t>
      </w:r>
      <w:r>
        <w:rPr>
          <w:rFonts w:hint="default" w:ascii="Times New Roman" w:hAnsi="Times New Roman" w:cs="Times New Roman" w:eastAsiaTheme="minorEastAsia"/>
          <w:sz w:val="24"/>
          <w:szCs w:val="24"/>
          <w:lang w:val="en-US" w:eastAsia="zh-CN"/>
        </w:rPr>
        <w:t>COM/0V</w:t>
      </w:r>
      <w:r>
        <w:rPr>
          <w:rFonts w:hint="eastAsia" w:asciiTheme="minorEastAsia" w:hAnsiTheme="minorEastAsia" w:eastAsiaTheme="minorEastAsia" w:cstheme="minorEastAsia"/>
          <w:sz w:val="24"/>
          <w:szCs w:val="24"/>
          <w:lang w:val="en-US" w:eastAsia="zh-CN"/>
        </w:rPr>
        <w:t>），</w:t>
      </w:r>
      <w:ins w:id="4460" w:author="L" w:date="2026-07-14T14:07:26Z">
        <w:r>
          <w:rPr>
            <w:rFonts w:hint="eastAsia" w:asciiTheme="minorEastAsia" w:hAnsiTheme="minorEastAsia" w:cstheme="minorEastAsia"/>
            <w:sz w:val="24"/>
            <w:szCs w:val="24"/>
            <w:lang w:val="en-US" w:eastAsia="zh-CN"/>
          </w:rPr>
          <w:t>负极</w:t>
        </w:r>
      </w:ins>
      <w:del w:id="4461" w:author="L" w:date="2026-07-14T14:07:25Z">
        <w:r>
          <w:rPr>
            <w:rFonts w:hint="eastAsia" w:asciiTheme="minorEastAsia" w:hAnsiTheme="minorEastAsia" w:cstheme="minorEastAsia"/>
            <w:sz w:val="24"/>
            <w:szCs w:val="24"/>
            <w:lang w:val="en-US" w:eastAsia="zh-CN"/>
          </w:rPr>
          <w:delText>正</w:delText>
        </w:r>
      </w:del>
      <w:del w:id="4462" w:author="L" w:date="2026-07-14T14:07:24Z">
        <w:r>
          <w:rPr>
            <w:rFonts w:hint="eastAsia" w:asciiTheme="minorEastAsia" w:hAnsiTheme="minorEastAsia" w:cstheme="minorEastAsia"/>
            <w:sz w:val="24"/>
            <w:szCs w:val="24"/>
            <w:lang w:val="en-US" w:eastAsia="zh-CN"/>
          </w:rPr>
          <w:delText>极</w:delText>
        </w:r>
      </w:del>
      <w:r>
        <w:rPr>
          <w:rFonts w:hint="eastAsia" w:asciiTheme="minorEastAsia" w:hAnsiTheme="minorEastAsia" w:eastAsiaTheme="minorEastAsia" w:cstheme="minorEastAsia"/>
          <w:sz w:val="24"/>
          <w:szCs w:val="24"/>
          <w:lang w:val="en-US" w:eastAsia="zh-CN"/>
        </w:rPr>
        <w:t xml:space="preserve">接到模块的 </w:t>
      </w:r>
      <w:r>
        <w:rPr>
          <w:rFonts w:hint="default" w:ascii="Times New Roman" w:hAnsi="Times New Roman" w:cs="Times New Roman" w:eastAsiaTheme="minorEastAsia"/>
          <w:sz w:val="24"/>
          <w:szCs w:val="24"/>
          <w:lang w:val="en-US" w:eastAsia="zh-CN"/>
        </w:rPr>
        <w:t>D</w:t>
      </w:r>
      <w:r>
        <w:rPr>
          <w:rFonts w:hint="eastAsia" w:ascii="Times New Roman" w:hAnsi="Times New Roman" w:cs="Times New Roman"/>
          <w:sz w:val="24"/>
          <w:szCs w:val="24"/>
          <w:lang w:val="en-US" w:eastAsia="zh-CN"/>
        </w:rPr>
        <w:t>I</w:t>
      </w:r>
      <w:r>
        <w:rPr>
          <w:rFonts w:hint="eastAsia" w:asciiTheme="minorEastAsia" w:hAnsiTheme="minorEastAsia" w:eastAsiaTheme="minorEastAsia" w:cstheme="minorEastAsia"/>
          <w:sz w:val="24"/>
          <w:szCs w:val="24"/>
          <w:lang w:val="en-US" w:eastAsia="zh-CN"/>
        </w:rPr>
        <w:t xml:space="preserve"> </w:t>
      </w:r>
      <w:r>
        <w:rPr>
          <w:rFonts w:hint="eastAsia" w:asciiTheme="minorEastAsia" w:hAnsiTheme="minorEastAsia" w:cstheme="minorEastAsia"/>
          <w:sz w:val="24"/>
          <w:szCs w:val="24"/>
          <w:lang w:val="en-US" w:eastAsia="zh-CN"/>
        </w:rPr>
        <w:t>输入</w:t>
      </w:r>
      <w:r>
        <w:rPr>
          <w:rFonts w:hint="eastAsia" w:asciiTheme="minorEastAsia" w:hAnsiTheme="minorEastAsia" w:eastAsiaTheme="minorEastAsia" w:cstheme="minorEastAsia"/>
          <w:sz w:val="24"/>
          <w:szCs w:val="24"/>
          <w:lang w:val="en-US" w:eastAsia="zh-CN"/>
        </w:rPr>
        <w:t>端子。</w:t>
      </w:r>
    </w:p>
    <w:p w14:paraId="6ADC155B">
      <w:pPr>
        <w:keepNext w:val="0"/>
        <w:keepLines w:val="0"/>
        <w:pageBreakBefore w:val="0"/>
        <w:widowControl w:val="0"/>
        <w:kinsoku/>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2、灯亮，终端输入</w:t>
      </w:r>
      <w:r>
        <w:rPr>
          <w:rFonts w:hint="default" w:ascii="Times New Roman" w:hAnsi="Times New Roman" w:eastAsiaTheme="minorEastAsia" w:cstheme="minorBidi"/>
          <w:b w:val="0"/>
          <w:bCs w:val="0"/>
          <w:color w:val="0000FF"/>
          <w:kern w:val="2"/>
          <w:sz w:val="24"/>
          <w:szCs w:val="24"/>
          <w:lang w:val="en-US" w:eastAsia="zh-CN" w:bidi="ar-SA"/>
        </w:rPr>
        <w:t>io</w:t>
      </w:r>
      <w:r>
        <w:rPr>
          <w:rFonts w:hint="eastAsia" w:ascii="Times New Roman" w:hAnsi="Times New Roman" w:cstheme="minorBidi"/>
          <w:b w:val="0"/>
          <w:bCs w:val="0"/>
          <w:color w:val="0000FF"/>
          <w:kern w:val="2"/>
          <w:sz w:val="24"/>
          <w:szCs w:val="24"/>
          <w:lang w:val="en-US" w:eastAsia="zh-CN" w:bidi="ar-SA"/>
        </w:rPr>
        <w:t>n</w:t>
      </w:r>
      <w:r>
        <w:rPr>
          <w:rFonts w:hint="default" w:ascii="Times New Roman" w:hAnsi="Times New Roman" w:eastAsiaTheme="minorEastAsia" w:cstheme="minorBidi"/>
          <w:b w:val="0"/>
          <w:bCs w:val="0"/>
          <w:color w:val="0000FF"/>
          <w:kern w:val="2"/>
          <w:sz w:val="24"/>
          <w:szCs w:val="24"/>
          <w:lang w:val="en-US" w:eastAsia="zh-CN" w:bidi="ar-SA"/>
        </w:rPr>
        <w:t xml:space="preserve"> show</w:t>
      </w:r>
      <w:r>
        <w:rPr>
          <w:rFonts w:hint="eastAsia" w:asciiTheme="minorEastAsia" w:hAnsiTheme="minorEastAsia" w:eastAsiaTheme="minorEastAsia" w:cstheme="minorEastAsia"/>
          <w:sz w:val="24"/>
          <w:szCs w:val="24"/>
          <w:lang w:val="en-US" w:eastAsia="zh-CN"/>
        </w:rPr>
        <w:t>查看已闭合。</w:t>
      </w:r>
    </w:p>
    <w:p w14:paraId="02A56B22">
      <w:pPr>
        <w:keepNext w:val="0"/>
        <w:keepLines w:val="0"/>
        <w:pageBreakBefore w:val="0"/>
        <w:widowControl w:val="0"/>
        <w:kinsoku/>
        <w:overflowPunct/>
        <w:topLinePunct w:val="0"/>
        <w:autoSpaceDE/>
        <w:autoSpaceDN/>
        <w:bidi w:val="0"/>
        <w:adjustRightInd/>
        <w:snapToGrid/>
        <w:spacing w:line="360" w:lineRule="auto"/>
        <w:ind w:firstLine="480" w:firstLineChars="200"/>
        <w:textAlignment w:val="auto"/>
        <w:rPr>
          <w:rFonts w:hint="default"/>
          <w:lang w:val="en-US" w:eastAsia="zh-CN"/>
        </w:rPr>
      </w:pPr>
      <w:ins w:id="4463" w:author="L" w:date="2026-07-14T14:07:45Z">
        <w:r>
          <w:rPr>
            <w:rFonts w:hint="eastAsia" w:ascii="Times New Roman" w:hAnsi="Times New Roman" w:cs="Times New Roman"/>
            <w:sz w:val="24"/>
            <w:szCs w:val="24"/>
            <w:lang w:val="en-US" w:eastAsia="zh-CN"/>
          </w:rPr>
          <w:t>P</w:t>
        </w:r>
      </w:ins>
      <w:ins w:id="4464" w:author="L" w:date="2026-07-14T14:07:46Z">
        <w:r>
          <w:rPr>
            <w:rFonts w:hint="eastAsia" w:ascii="Times New Roman" w:hAnsi="Times New Roman" w:cs="Times New Roman"/>
            <w:sz w:val="24"/>
            <w:szCs w:val="24"/>
            <w:lang w:val="en-US" w:eastAsia="zh-CN"/>
          </w:rPr>
          <w:t>NP</w:t>
        </w:r>
      </w:ins>
      <w:del w:id="4465" w:author="L" w:date="2026-07-14T14:07:41Z">
        <w:r>
          <w:rPr>
            <w:rFonts w:hint="eastAsia" w:ascii="Times New Roman" w:hAnsi="Times New Roman" w:cs="Times New Roman"/>
            <w:sz w:val="24"/>
            <w:szCs w:val="24"/>
            <w:lang w:val="en-US" w:eastAsia="zh-CN"/>
          </w:rPr>
          <w:delText>NPN</w:delText>
        </w:r>
      </w:del>
      <w:r>
        <w:rPr>
          <w:rFonts w:hint="eastAsia" w:ascii="Times New Roman" w:hAnsi="Times New Roman" w:cs="Times New Roman"/>
          <w:sz w:val="24"/>
          <w:szCs w:val="24"/>
          <w:lang w:val="en-US" w:eastAsia="zh-CN"/>
        </w:rPr>
        <w:t>型</w:t>
      </w:r>
      <w:r>
        <w:rPr>
          <w:rFonts w:hint="eastAsia" w:asciiTheme="minorEastAsia" w:hAnsiTheme="minorEastAsia" w:eastAsiaTheme="minorEastAsia" w:cstheme="minorEastAsia"/>
          <w:sz w:val="24"/>
          <w:szCs w:val="24"/>
          <w:lang w:val="en-US" w:eastAsia="zh-CN"/>
        </w:rPr>
        <w:t>则公共端接</w:t>
      </w:r>
      <w:ins w:id="4466" w:author="L" w:date="2026-07-14T14:07:34Z">
        <w:r>
          <w:rPr>
            <w:rFonts w:hint="eastAsia" w:asciiTheme="minorEastAsia" w:hAnsiTheme="minorEastAsia" w:cstheme="minorEastAsia"/>
            <w:sz w:val="24"/>
            <w:szCs w:val="24"/>
            <w:lang w:val="en-US" w:eastAsia="zh-CN"/>
          </w:rPr>
          <w:t>负极</w:t>
        </w:r>
      </w:ins>
      <w:del w:id="4467" w:author="L" w:date="2026-07-14T14:07:32Z">
        <w:r>
          <w:rPr>
            <w:rFonts w:hint="eastAsia" w:asciiTheme="minorEastAsia" w:hAnsiTheme="minorEastAsia" w:eastAsiaTheme="minorEastAsia" w:cstheme="minorEastAsia"/>
            <w:sz w:val="24"/>
            <w:szCs w:val="24"/>
            <w:lang w:val="en-US" w:eastAsia="zh-CN"/>
          </w:rPr>
          <w:delText>正极</w:delText>
        </w:r>
      </w:del>
      <w:r>
        <w:rPr>
          <w:rFonts w:hint="eastAsia" w:asciiTheme="minorEastAsia" w:hAnsiTheme="minorEastAsia" w:eastAsiaTheme="minorEastAsia" w:cstheme="minorEastAsia"/>
          <w:sz w:val="24"/>
          <w:szCs w:val="24"/>
          <w:lang w:val="en-US" w:eastAsia="zh-CN"/>
        </w:rPr>
        <w:t>，</w:t>
      </w:r>
      <w:r>
        <w:rPr>
          <w:rFonts w:hint="eastAsia" w:asciiTheme="minorEastAsia" w:hAnsiTheme="minorEastAsia" w:cstheme="minorEastAsia"/>
          <w:sz w:val="24"/>
          <w:szCs w:val="24"/>
          <w:lang w:val="en-US" w:eastAsia="zh-CN"/>
        </w:rPr>
        <w:t>输入</w:t>
      </w:r>
      <w:r>
        <w:rPr>
          <w:rFonts w:hint="eastAsia" w:asciiTheme="minorEastAsia" w:hAnsiTheme="minorEastAsia" w:eastAsiaTheme="minorEastAsia" w:cstheme="minorEastAsia"/>
          <w:sz w:val="24"/>
          <w:szCs w:val="24"/>
          <w:lang w:val="en-US" w:eastAsia="zh-CN"/>
        </w:rPr>
        <w:t>端子接</w:t>
      </w:r>
      <w:ins w:id="4468" w:author="L" w:date="2026-07-14T14:07:38Z">
        <w:r>
          <w:rPr>
            <w:rFonts w:hint="eastAsia" w:asciiTheme="minorEastAsia" w:hAnsiTheme="minorEastAsia" w:cstheme="minorEastAsia"/>
            <w:sz w:val="24"/>
            <w:szCs w:val="24"/>
            <w:lang w:val="en-US" w:eastAsia="zh-CN"/>
          </w:rPr>
          <w:t>正极</w:t>
        </w:r>
      </w:ins>
      <w:del w:id="4469" w:author="L" w:date="2026-07-14T14:07:36Z">
        <w:r>
          <w:rPr>
            <w:rFonts w:hint="eastAsia" w:asciiTheme="minorEastAsia" w:hAnsiTheme="minorEastAsia" w:eastAsiaTheme="minorEastAsia" w:cstheme="minorEastAsia"/>
            <w:sz w:val="24"/>
            <w:szCs w:val="24"/>
            <w:lang w:val="en-US" w:eastAsia="zh-CN"/>
          </w:rPr>
          <w:delText>负极</w:delText>
        </w:r>
      </w:del>
      <w:r>
        <w:rPr>
          <w:rFonts w:hint="eastAsia" w:asciiTheme="minorEastAsia" w:hAnsiTheme="minorEastAsia" w:eastAsiaTheme="minorEastAsia" w:cstheme="minorEastAsia"/>
          <w:sz w:val="24"/>
          <w:szCs w:val="24"/>
          <w:lang w:val="en-US" w:eastAsia="zh-CN"/>
        </w:rPr>
        <w:t>。</w:t>
      </w:r>
    </w:p>
    <w:p w14:paraId="58F233A0">
      <w:pPr>
        <w:pStyle w:val="12"/>
        <w:keepNext w:val="0"/>
        <w:keepLines w:val="0"/>
        <w:pageBreakBefore w:val="0"/>
        <w:widowControl w:val="0"/>
        <w:kinsoku/>
        <w:wordWrap w:val="0"/>
        <w:overflowPunct/>
        <w:topLinePunct w:val="0"/>
        <w:autoSpaceDE/>
        <w:autoSpaceDN/>
        <w:bidi w:val="0"/>
        <w:adjustRightInd/>
        <w:snapToGrid/>
        <w:spacing w:after="0"/>
        <w:ind w:left="0" w:leftChars="0" w:firstLine="0" w:firstLineChars="0"/>
        <w:jc w:val="left"/>
        <w:textAlignment w:val="auto"/>
        <w:outlineLvl w:val="9"/>
      </w:pPr>
      <w:ins w:id="4470" w:author="LKY" w:date="2026-05-19T16:08:18Z">
        <w:r>
          <w:rPr/>
          <w:drawing>
            <wp:inline distT="0" distB="0" distL="114300" distR="114300">
              <wp:extent cx="5271135" cy="3576955"/>
              <wp:effectExtent l="0" t="0" r="5715" b="4445"/>
              <wp:docPr id="86"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图片 8"/>
                      <pic:cNvPicPr>
                        <a:picLocks noChangeAspect="1"/>
                      </pic:cNvPicPr>
                    </pic:nvPicPr>
                    <pic:blipFill>
                      <a:blip r:embed="rId31"/>
                      <a:stretch>
                        <a:fillRect/>
                      </a:stretch>
                    </pic:blipFill>
                    <pic:spPr>
                      <a:xfrm>
                        <a:off x="0" y="0"/>
                        <a:ext cx="5271135" cy="3576955"/>
                      </a:xfrm>
                      <a:prstGeom prst="rect">
                        <a:avLst/>
                      </a:prstGeom>
                      <a:noFill/>
                      <a:ln>
                        <a:noFill/>
                      </a:ln>
                    </pic:spPr>
                  </pic:pic>
                </a:graphicData>
              </a:graphic>
            </wp:inline>
          </w:drawing>
        </w:r>
      </w:ins>
      <w:del w:id="4472" w:author="LKY" w:date="2026-05-19T16:08:17Z">
        <w:r>
          <w:rPr/>
          <w:drawing>
            <wp:inline distT="0" distB="0" distL="114300" distR="114300">
              <wp:extent cx="5267325" cy="1793875"/>
              <wp:effectExtent l="0" t="0" r="9525" b="15875"/>
              <wp:docPr id="1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
                      <pic:cNvPicPr>
                        <a:picLocks noChangeAspect="1"/>
                      </pic:cNvPicPr>
                    </pic:nvPicPr>
                    <pic:blipFill>
                      <a:blip r:embed="rId32"/>
                      <a:stretch>
                        <a:fillRect/>
                      </a:stretch>
                    </pic:blipFill>
                    <pic:spPr>
                      <a:xfrm>
                        <a:off x="0" y="0"/>
                        <a:ext cx="5267325" cy="1793875"/>
                      </a:xfrm>
                      <a:prstGeom prst="rect">
                        <a:avLst/>
                      </a:prstGeom>
                      <a:noFill/>
                      <a:ln>
                        <a:noFill/>
                      </a:ln>
                    </pic:spPr>
                  </pic:pic>
                </a:graphicData>
              </a:graphic>
            </wp:inline>
          </w:drawing>
        </w:r>
      </w:del>
    </w:p>
    <w:p w14:paraId="2027B5A7">
      <w:pPr>
        <w:pStyle w:val="12"/>
        <w:keepNext w:val="0"/>
        <w:keepLines w:val="0"/>
        <w:pageBreakBefore w:val="0"/>
        <w:widowControl w:val="0"/>
        <w:kinsoku/>
        <w:wordWrap w:val="0"/>
        <w:overflowPunct/>
        <w:topLinePunct w:val="0"/>
        <w:autoSpaceDE/>
        <w:autoSpaceDN/>
        <w:bidi w:val="0"/>
        <w:adjustRightInd/>
        <w:snapToGrid/>
        <w:spacing w:after="0" w:line="360" w:lineRule="auto"/>
        <w:ind w:left="0" w:leftChars="0" w:firstLine="420" w:firstLineChars="0"/>
        <w:jc w:val="left"/>
        <w:textAlignment w:val="auto"/>
        <w:outlineLvl w:val="9"/>
        <w:rPr>
          <w:del w:id="4474" w:author="L" w:date="2026-09-08T17:28:43Z"/>
          <w:rFonts w:hint="default" w:eastAsiaTheme="minorEastAsia"/>
          <w:lang w:val="en-US" w:eastAsia="zh-CN"/>
        </w:rPr>
      </w:pPr>
      <w:del w:id="4475" w:author="L" w:date="2026-09-08T17:28:43Z">
        <w:r>
          <w:rPr>
            <w:rFonts w:hint="eastAsia"/>
            <w:lang w:val="en-US" w:eastAsia="zh-CN"/>
          </w:rPr>
          <w:delText>使用</w:delText>
        </w:r>
      </w:del>
      <w:del w:id="4476" w:author="L" w:date="2026-09-08T17:28:43Z">
        <w:r>
          <w:rPr>
            <w:rFonts w:hint="eastAsia" w:ascii="Times New Roman" w:hAnsi="Times New Roman"/>
            <w:b w:val="0"/>
            <w:bCs w:val="0"/>
            <w:color w:val="0000FF"/>
            <w:sz w:val="24"/>
            <w:szCs w:val="24"/>
            <w:lang w:val="en-US" w:eastAsia="zh-CN"/>
          </w:rPr>
          <w:delText>ion help指令，</w:delText>
        </w:r>
      </w:del>
      <w:del w:id="4477" w:author="L" w:date="2026-09-08T17:28:43Z">
        <w:r>
          <w:rPr>
            <w:rFonts w:hint="eastAsia" w:ascii="Times New Roman" w:hAnsi="Times New Roman"/>
            <w:b w:val="0"/>
            <w:bCs w:val="0"/>
            <w:sz w:val="24"/>
            <w:szCs w:val="24"/>
            <w:lang w:val="en-US" w:eastAsia="zh-CN"/>
          </w:rPr>
          <w:delText>发现量程是不可设置的，和DO类似</w:delText>
        </w:r>
      </w:del>
    </w:p>
    <w:p w14:paraId="551E012A">
      <w:pPr>
        <w:pStyle w:val="12"/>
        <w:keepNext w:val="0"/>
        <w:keepLines w:val="0"/>
        <w:pageBreakBefore w:val="0"/>
        <w:widowControl w:val="0"/>
        <w:kinsoku/>
        <w:wordWrap w:val="0"/>
        <w:overflowPunct/>
        <w:topLinePunct w:val="0"/>
        <w:autoSpaceDE/>
        <w:autoSpaceDN/>
        <w:bidi w:val="0"/>
        <w:adjustRightInd/>
        <w:snapToGrid/>
        <w:spacing w:after="0" w:line="360" w:lineRule="auto"/>
        <w:ind w:left="0" w:leftChars="0" w:firstLine="420" w:firstLineChars="0"/>
        <w:jc w:val="left"/>
        <w:textAlignment w:val="auto"/>
        <w:outlineLvl w:val="9"/>
        <w:rPr>
          <w:rFonts w:hint="default" w:ascii="Times New Roman" w:hAnsi="Times New Roman"/>
          <w:b w:val="0"/>
          <w:bCs w:val="0"/>
          <w:sz w:val="24"/>
          <w:szCs w:val="24"/>
          <w:lang w:val="en-US" w:eastAsia="zh-CN"/>
        </w:rPr>
      </w:pPr>
      <w:r>
        <w:rPr>
          <w:rFonts w:hint="eastAsia" w:ascii="Times New Roman" w:hAnsi="Times New Roman"/>
          <w:b w:val="0"/>
          <w:bCs w:val="0"/>
          <w:sz w:val="24"/>
          <w:szCs w:val="24"/>
          <w:lang w:val="en-US" w:eastAsia="zh-CN"/>
        </w:rPr>
        <w:t>通过get命令获取通道值以及</w:t>
      </w:r>
      <w:r>
        <w:rPr>
          <w:rFonts w:hint="eastAsia" w:ascii="Times New Roman" w:hAnsi="Times New Roman"/>
          <w:b w:val="0"/>
          <w:bCs w:val="0"/>
          <w:color w:val="0000FF"/>
          <w:sz w:val="24"/>
          <w:szCs w:val="24"/>
          <w:lang w:val="en-US" w:eastAsia="zh-CN"/>
        </w:rPr>
        <w:t>ion show</w:t>
      </w:r>
      <w:r>
        <w:rPr>
          <w:rFonts w:hint="eastAsia" w:ascii="Times New Roman" w:hAnsi="Times New Roman"/>
          <w:b w:val="0"/>
          <w:bCs w:val="0"/>
          <w:sz w:val="24"/>
          <w:szCs w:val="24"/>
          <w:lang w:val="en-US" w:eastAsia="zh-CN"/>
        </w:rPr>
        <w:t>查看信息</w:t>
      </w:r>
    </w:p>
    <w:p w14:paraId="01DB1A53">
      <w:pPr>
        <w:pStyle w:val="12"/>
        <w:keepNext w:val="0"/>
        <w:keepLines w:val="0"/>
        <w:pageBreakBefore w:val="0"/>
        <w:widowControl w:val="0"/>
        <w:shd w:val="clear" w:fill="E7E6E6" w:themeFill="background2"/>
        <w:kinsoku/>
        <w:wordWrap w:val="0"/>
        <w:overflowPunct/>
        <w:topLinePunct w:val="0"/>
        <w:autoSpaceDE/>
        <w:autoSpaceDN/>
        <w:bidi w:val="0"/>
        <w:adjustRightInd/>
        <w:snapToGrid/>
        <w:spacing w:after="0" w:line="360" w:lineRule="auto"/>
        <w:ind w:left="0" w:leftChars="0" w:firstLine="420" w:firstLineChars="0"/>
        <w:jc w:val="left"/>
        <w:textAlignment w:val="auto"/>
        <w:outlineLvl w:val="9"/>
        <w:rPr>
          <w:rFonts w:hint="eastAsia" w:ascii="Times New Roman" w:hAnsi="Times New Roman"/>
          <w:b w:val="0"/>
          <w:bCs w:val="0"/>
          <w:color w:val="auto"/>
          <w:sz w:val="24"/>
          <w:szCs w:val="24"/>
          <w:lang w:val="en-US" w:eastAsia="zh-CN"/>
        </w:rPr>
      </w:pPr>
      <w:r>
        <w:rPr>
          <w:rFonts w:hint="default" w:ascii="Times New Roman" w:hAnsi="Times New Roman"/>
          <w:b w:val="0"/>
          <w:bCs w:val="0"/>
          <w:sz w:val="24"/>
          <w:szCs w:val="24"/>
          <w:lang w:val="en-US" w:eastAsia="zh-CN"/>
        </w:rPr>
        <w:t>root@</w:t>
      </w:r>
      <w:r>
        <w:rPr>
          <w:rFonts w:hint="eastAsia" w:ascii="Times New Roman" w:hAnsi="Times New Roman"/>
          <w:b w:val="0"/>
          <w:bCs w:val="0"/>
          <w:sz w:val="24"/>
          <w:szCs w:val="24"/>
          <w:lang w:val="en-US" w:eastAsia="zh-CN"/>
        </w:rPr>
        <w:t>bliiot</w:t>
      </w:r>
      <w:r>
        <w:rPr>
          <w:rFonts w:hint="default" w:ascii="Times New Roman" w:hAnsi="Times New Roman"/>
          <w:b w:val="0"/>
          <w:bCs w:val="0"/>
          <w:sz w:val="24"/>
          <w:szCs w:val="24"/>
          <w:lang w:val="en-US" w:eastAsia="zh-CN"/>
        </w:rPr>
        <w:t xml:space="preserve">:/# </w:t>
      </w:r>
      <w:r>
        <w:rPr>
          <w:rFonts w:hint="eastAsia" w:ascii="Times New Roman" w:hAnsi="Times New Roman"/>
          <w:b w:val="0"/>
          <w:bCs w:val="0"/>
          <w:color w:val="0000FF"/>
          <w:sz w:val="24"/>
          <w:szCs w:val="24"/>
          <w:lang w:val="en-US" w:eastAsia="zh-CN"/>
        </w:rPr>
        <w:t>ion</w:t>
      </w:r>
      <w:r>
        <w:rPr>
          <w:rFonts w:hint="default" w:ascii="Times New Roman" w:hAnsi="Times New Roman"/>
          <w:b w:val="0"/>
          <w:bCs w:val="0"/>
          <w:color w:val="0000FF"/>
          <w:sz w:val="24"/>
          <w:szCs w:val="24"/>
          <w:lang w:val="en-US" w:eastAsia="zh-CN"/>
        </w:rPr>
        <w:t xml:space="preserve"> get </w:t>
      </w:r>
      <w:r>
        <w:rPr>
          <w:rFonts w:hint="eastAsia" w:ascii="Times New Roman" w:hAnsi="Times New Roman"/>
          <w:b w:val="0"/>
          <w:bCs w:val="0"/>
          <w:color w:val="0000FF"/>
          <w:sz w:val="24"/>
          <w:szCs w:val="24"/>
          <w:lang w:val="en-US" w:eastAsia="zh-CN"/>
        </w:rPr>
        <w:t>20</w:t>
      </w:r>
      <w:ins w:id="4478" w:author="LKY" w:date="2026-05-19T16:12:08Z">
        <w:r>
          <w:rPr>
            <w:rFonts w:hint="eastAsia" w:ascii="Times New Roman" w:hAnsi="Times New Roman"/>
            <w:b w:val="0"/>
            <w:bCs w:val="0"/>
            <w:color w:val="0000FF"/>
            <w:sz w:val="24"/>
            <w:szCs w:val="24"/>
            <w:lang w:val="en-US" w:eastAsia="zh-CN"/>
          </w:rPr>
          <w:t>3</w:t>
        </w:r>
      </w:ins>
      <w:ins w:id="4479" w:author="LKY" w:date="2026-05-19T16:12:09Z">
        <w:r>
          <w:rPr>
            <w:rFonts w:hint="eastAsia" w:ascii="Times New Roman" w:hAnsi="Times New Roman"/>
            <w:b w:val="0"/>
            <w:bCs w:val="0"/>
            <w:color w:val="0000FF"/>
            <w:sz w:val="24"/>
            <w:szCs w:val="24"/>
            <w:lang w:val="en-US" w:eastAsia="zh-CN"/>
          </w:rPr>
          <w:t>0</w:t>
        </w:r>
      </w:ins>
      <w:del w:id="4480" w:author="LKY" w:date="2026-05-19T16:12:07Z">
        <w:r>
          <w:rPr>
            <w:rFonts w:hint="eastAsia" w:ascii="Times New Roman" w:hAnsi="Times New Roman"/>
            <w:b w:val="0"/>
            <w:bCs w:val="0"/>
            <w:color w:val="0000FF"/>
            <w:sz w:val="24"/>
            <w:szCs w:val="24"/>
            <w:lang w:val="en-US" w:eastAsia="zh-CN"/>
          </w:rPr>
          <w:delText>14</w:delText>
        </w:r>
      </w:del>
      <w:r>
        <w:rPr>
          <w:rFonts w:hint="eastAsia" w:ascii="Times New Roman" w:hAnsi="Times New Roman"/>
          <w:b w:val="0"/>
          <w:bCs w:val="0"/>
          <w:color w:val="0000FF"/>
          <w:sz w:val="24"/>
          <w:szCs w:val="24"/>
          <w:lang w:val="en-US" w:eastAsia="zh-CN"/>
        </w:rPr>
        <w:t xml:space="preserve">   //</w:t>
      </w:r>
      <w:r>
        <w:rPr>
          <w:rFonts w:hint="eastAsia" w:ascii="Times New Roman" w:hAnsi="Times New Roman"/>
          <w:b w:val="0"/>
          <w:bCs w:val="0"/>
          <w:color w:val="auto"/>
          <w:sz w:val="24"/>
          <w:szCs w:val="24"/>
          <w:lang w:val="en-US" w:eastAsia="zh-CN"/>
        </w:rPr>
        <w:t>通过address查看</w:t>
      </w:r>
    </w:p>
    <w:p w14:paraId="30719F59">
      <w:pPr>
        <w:pStyle w:val="12"/>
        <w:keepNext w:val="0"/>
        <w:keepLines w:val="0"/>
        <w:pageBreakBefore w:val="0"/>
        <w:widowControl w:val="0"/>
        <w:shd w:val="clear" w:fill="E7E6E6" w:themeFill="background2"/>
        <w:kinsoku/>
        <w:wordWrap w:val="0"/>
        <w:overflowPunct/>
        <w:topLinePunct w:val="0"/>
        <w:autoSpaceDE/>
        <w:autoSpaceDN/>
        <w:bidi w:val="0"/>
        <w:adjustRightInd/>
        <w:snapToGrid/>
        <w:spacing w:after="0" w:line="360" w:lineRule="auto"/>
        <w:ind w:left="0" w:leftChars="0" w:firstLine="420" w:firstLineChars="0"/>
        <w:jc w:val="left"/>
        <w:textAlignment w:val="auto"/>
        <w:outlineLvl w:val="9"/>
      </w:pPr>
      <w:r>
        <w:rPr>
          <w:rFonts w:hint="default" w:ascii="Times New Roman" w:hAnsi="Times New Roman"/>
          <w:b w:val="0"/>
          <w:bCs w:val="0"/>
          <w:sz w:val="24"/>
          <w:szCs w:val="24"/>
          <w:lang w:val="en-US" w:eastAsia="zh-CN"/>
        </w:rPr>
        <w:t>address 20</w:t>
      </w:r>
      <w:ins w:id="4481" w:author="LKY" w:date="2026-05-19T16:12:12Z">
        <w:r>
          <w:rPr>
            <w:rFonts w:hint="eastAsia" w:ascii="Times New Roman" w:hAnsi="Times New Roman"/>
            <w:b w:val="0"/>
            <w:bCs w:val="0"/>
            <w:sz w:val="24"/>
            <w:szCs w:val="24"/>
            <w:lang w:val="en-US" w:eastAsia="zh-CN"/>
          </w:rPr>
          <w:t>30</w:t>
        </w:r>
      </w:ins>
      <w:del w:id="4482" w:author="LKY" w:date="2026-05-19T16:12:12Z">
        <w:r>
          <w:rPr>
            <w:rFonts w:hint="eastAsia" w:ascii="Times New Roman" w:hAnsi="Times New Roman"/>
            <w:b w:val="0"/>
            <w:bCs w:val="0"/>
            <w:sz w:val="24"/>
            <w:szCs w:val="24"/>
            <w:lang w:val="en-US" w:eastAsia="zh-CN"/>
          </w:rPr>
          <w:delText>1</w:delText>
        </w:r>
      </w:del>
      <w:del w:id="4483" w:author="LKY" w:date="2026-05-19T16:12:11Z">
        <w:r>
          <w:rPr>
            <w:rFonts w:hint="eastAsia" w:ascii="Times New Roman" w:hAnsi="Times New Roman"/>
            <w:b w:val="0"/>
            <w:bCs w:val="0"/>
            <w:sz w:val="24"/>
            <w:szCs w:val="24"/>
            <w:lang w:val="en-US" w:eastAsia="zh-CN"/>
          </w:rPr>
          <w:delText>4</w:delText>
        </w:r>
      </w:del>
      <w:r>
        <w:rPr>
          <w:rFonts w:hint="default" w:ascii="Times New Roman" w:hAnsi="Times New Roman"/>
          <w:b w:val="0"/>
          <w:bCs w:val="0"/>
          <w:sz w:val="24"/>
          <w:szCs w:val="24"/>
          <w:lang w:val="en-US" w:eastAsia="zh-CN"/>
        </w:rPr>
        <w:t xml:space="preserve"> value </w:t>
      </w:r>
      <w:r>
        <w:rPr>
          <w:rFonts w:hint="eastAsia" w:ascii="Times New Roman" w:hAnsi="Times New Roman"/>
          <w:b w:val="0"/>
          <w:bCs w:val="0"/>
          <w:sz w:val="24"/>
          <w:szCs w:val="24"/>
          <w:lang w:val="en-US" w:eastAsia="zh-CN"/>
        </w:rPr>
        <w:t xml:space="preserve">0        </w:t>
      </w:r>
    </w:p>
    <w:p w14:paraId="0FC76FBB">
      <w:pPr>
        <w:pStyle w:val="12"/>
        <w:keepNext w:val="0"/>
        <w:keepLines w:val="0"/>
        <w:pageBreakBefore w:val="0"/>
        <w:widowControl w:val="0"/>
        <w:kinsoku/>
        <w:wordWrap w:val="0"/>
        <w:overflowPunct/>
        <w:topLinePunct w:val="0"/>
        <w:autoSpaceDE/>
        <w:autoSpaceDN/>
        <w:bidi w:val="0"/>
        <w:adjustRightInd/>
        <w:snapToGrid/>
        <w:spacing w:after="0"/>
        <w:ind w:left="0" w:leftChars="0" w:firstLine="0" w:firstLineChars="0"/>
        <w:jc w:val="left"/>
        <w:textAlignment w:val="auto"/>
        <w:outlineLvl w:val="9"/>
      </w:pPr>
      <w:ins w:id="4484" w:author="LKY" w:date="2026-05-19T16:12:19Z">
        <w:r>
          <w:rPr/>
          <w:drawing>
            <wp:inline distT="0" distB="0" distL="114300" distR="114300">
              <wp:extent cx="5269865" cy="415290"/>
              <wp:effectExtent l="0" t="0" r="6985" b="3810"/>
              <wp:docPr id="98"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图片 10"/>
                      <pic:cNvPicPr>
                        <a:picLocks noChangeAspect="1"/>
                      </pic:cNvPicPr>
                    </pic:nvPicPr>
                    <pic:blipFill>
                      <a:blip r:embed="rId33"/>
                      <a:stretch>
                        <a:fillRect/>
                      </a:stretch>
                    </pic:blipFill>
                    <pic:spPr>
                      <a:xfrm>
                        <a:off x="0" y="0"/>
                        <a:ext cx="5269865" cy="415290"/>
                      </a:xfrm>
                      <a:prstGeom prst="rect">
                        <a:avLst/>
                      </a:prstGeom>
                      <a:noFill/>
                      <a:ln>
                        <a:noFill/>
                      </a:ln>
                    </pic:spPr>
                  </pic:pic>
                </a:graphicData>
              </a:graphic>
            </wp:inline>
          </w:drawing>
        </w:r>
      </w:ins>
      <w:del w:id="4486" w:author="LKY" w:date="2026-05-19T16:12:16Z">
        <w:r>
          <w:rPr/>
          <w:drawing>
            <wp:inline distT="0" distB="0" distL="114300" distR="114300">
              <wp:extent cx="5269865" cy="207645"/>
              <wp:effectExtent l="0" t="0" r="6985" b="1905"/>
              <wp:docPr id="4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2"/>
                      <pic:cNvPicPr>
                        <a:picLocks noChangeAspect="1"/>
                      </pic:cNvPicPr>
                    </pic:nvPicPr>
                    <pic:blipFill>
                      <a:blip r:embed="rId34"/>
                      <a:stretch>
                        <a:fillRect/>
                      </a:stretch>
                    </pic:blipFill>
                    <pic:spPr>
                      <a:xfrm>
                        <a:off x="0" y="0"/>
                        <a:ext cx="5269865" cy="207645"/>
                      </a:xfrm>
                      <a:prstGeom prst="rect">
                        <a:avLst/>
                      </a:prstGeom>
                      <a:noFill/>
                      <a:ln>
                        <a:noFill/>
                      </a:ln>
                    </pic:spPr>
                  </pic:pic>
                </a:graphicData>
              </a:graphic>
            </wp:inline>
          </w:drawing>
        </w:r>
      </w:del>
    </w:p>
    <w:p w14:paraId="280D033B">
      <w:pPr>
        <w:pStyle w:val="12"/>
        <w:keepNext w:val="0"/>
        <w:keepLines w:val="0"/>
        <w:pageBreakBefore w:val="0"/>
        <w:widowControl w:val="0"/>
        <w:kinsoku/>
        <w:wordWrap w:val="0"/>
        <w:overflowPunct/>
        <w:topLinePunct w:val="0"/>
        <w:autoSpaceDE/>
        <w:autoSpaceDN/>
        <w:bidi w:val="0"/>
        <w:adjustRightInd/>
        <w:snapToGrid/>
        <w:spacing w:after="0"/>
        <w:ind w:left="0" w:leftChars="0" w:firstLine="480" w:firstLineChars="200"/>
        <w:jc w:val="left"/>
        <w:textAlignment w:val="auto"/>
        <w:outlineLvl w:val="9"/>
        <w:rPr>
          <w:rFonts w:hint="default" w:eastAsiaTheme="minorEastAsia"/>
          <w:lang w:val="en-US" w:eastAsia="zh-CN"/>
        </w:rPr>
      </w:pPr>
      <w:r>
        <w:rPr>
          <w:rFonts w:hint="eastAsia" w:ascii="Times New Roman" w:hAnsi="Times New Roman"/>
          <w:b w:val="0"/>
          <w:bCs w:val="0"/>
          <w:sz w:val="24"/>
          <w:szCs w:val="24"/>
          <w:lang w:val="en-US" w:eastAsia="zh-CN"/>
        </w:rPr>
        <w:t>将DI</w:t>
      </w:r>
      <w:ins w:id="4488" w:author="LKY" w:date="2026-05-19T16:10:07Z">
        <w:r>
          <w:rPr>
            <w:rFonts w:hint="eastAsia" w:ascii="Times New Roman" w:hAnsi="Times New Roman"/>
            <w:b w:val="0"/>
            <w:bCs w:val="0"/>
            <w:sz w:val="24"/>
            <w:szCs w:val="24"/>
            <w:lang w:val="en-US" w:eastAsia="zh-CN"/>
          </w:rPr>
          <w:t>31</w:t>
        </w:r>
      </w:ins>
      <w:del w:id="4489" w:author="LKY" w:date="2026-05-19T16:10:06Z">
        <w:r>
          <w:rPr>
            <w:rFonts w:hint="eastAsia" w:ascii="Times New Roman" w:hAnsi="Times New Roman"/>
            <w:b w:val="0"/>
            <w:bCs w:val="0"/>
            <w:sz w:val="24"/>
            <w:szCs w:val="24"/>
            <w:lang w:val="en-US" w:eastAsia="zh-CN"/>
          </w:rPr>
          <w:delText>1</w:delText>
        </w:r>
      </w:del>
      <w:del w:id="4490" w:author="LKY" w:date="2026-05-19T16:10:05Z">
        <w:r>
          <w:rPr>
            <w:rFonts w:hint="eastAsia" w:ascii="Times New Roman" w:hAnsi="Times New Roman"/>
            <w:b w:val="0"/>
            <w:bCs w:val="0"/>
            <w:sz w:val="24"/>
            <w:szCs w:val="24"/>
            <w:lang w:val="en-US" w:eastAsia="zh-CN"/>
          </w:rPr>
          <w:delText>5</w:delText>
        </w:r>
      </w:del>
      <w:r>
        <w:rPr>
          <w:rFonts w:hint="eastAsia" w:ascii="Times New Roman" w:hAnsi="Times New Roman"/>
          <w:b w:val="0"/>
          <w:bCs w:val="0"/>
          <w:sz w:val="24"/>
          <w:szCs w:val="24"/>
          <w:lang w:val="en-US" w:eastAsia="zh-CN"/>
        </w:rPr>
        <w:t>（即为</w:t>
      </w:r>
      <w:ins w:id="4491" w:author="LKY" w:date="2026-05-19T16:10:21Z">
        <w:r>
          <w:rPr>
            <w:rFonts w:hint="eastAsia" w:ascii="Times New Roman" w:hAnsi="Times New Roman"/>
            <w:b w:val="0"/>
            <w:bCs w:val="0"/>
            <w:sz w:val="24"/>
            <w:szCs w:val="24"/>
            <w:lang w:val="en-US" w:eastAsia="zh-CN"/>
          </w:rPr>
          <w:t>3</w:t>
        </w:r>
      </w:ins>
      <w:ins w:id="4492" w:author="LKY" w:date="2026-05-19T16:10:22Z">
        <w:r>
          <w:rPr>
            <w:rFonts w:hint="eastAsia" w:ascii="Times New Roman" w:hAnsi="Times New Roman"/>
            <w:b w:val="0"/>
            <w:bCs w:val="0"/>
            <w:sz w:val="24"/>
            <w:szCs w:val="24"/>
            <w:lang w:val="en-US" w:eastAsia="zh-CN"/>
          </w:rPr>
          <w:t>1</w:t>
        </w:r>
      </w:ins>
      <w:del w:id="4493" w:author="LKY" w:date="2026-05-19T16:10:21Z">
        <w:r>
          <w:rPr>
            <w:rFonts w:hint="eastAsia" w:ascii="Times New Roman" w:hAnsi="Times New Roman"/>
            <w:b w:val="0"/>
            <w:bCs w:val="0"/>
            <w:sz w:val="24"/>
            <w:szCs w:val="24"/>
            <w:lang w:val="en-US" w:eastAsia="zh-CN"/>
          </w:rPr>
          <w:delText>1</w:delText>
        </w:r>
      </w:del>
      <w:del w:id="4494" w:author="LKY" w:date="2026-05-19T16:10:20Z">
        <w:r>
          <w:rPr>
            <w:rFonts w:hint="eastAsia" w:ascii="Times New Roman" w:hAnsi="Times New Roman"/>
            <w:b w:val="0"/>
            <w:bCs w:val="0"/>
            <w:sz w:val="24"/>
            <w:szCs w:val="24"/>
            <w:lang w:val="en-US" w:eastAsia="zh-CN"/>
          </w:rPr>
          <w:delText>5</w:delText>
        </w:r>
      </w:del>
      <w:r>
        <w:rPr>
          <w:rFonts w:hint="eastAsia" w:ascii="Times New Roman" w:hAnsi="Times New Roman"/>
          <w:b w:val="0"/>
          <w:bCs w:val="0"/>
          <w:sz w:val="24"/>
          <w:szCs w:val="24"/>
          <w:lang w:val="en-US" w:eastAsia="zh-CN"/>
        </w:rPr>
        <w:t>通道）短接</w:t>
      </w:r>
    </w:p>
    <w:p w14:paraId="7E2CD052">
      <w:pPr>
        <w:pStyle w:val="12"/>
        <w:keepNext w:val="0"/>
        <w:keepLines w:val="0"/>
        <w:pageBreakBefore w:val="0"/>
        <w:widowControl w:val="0"/>
        <w:kinsoku/>
        <w:wordWrap w:val="0"/>
        <w:overflowPunct/>
        <w:topLinePunct w:val="0"/>
        <w:autoSpaceDE/>
        <w:autoSpaceDN/>
        <w:bidi w:val="0"/>
        <w:adjustRightInd/>
        <w:snapToGrid/>
        <w:spacing w:after="0"/>
        <w:ind w:left="0" w:leftChars="0" w:firstLine="0" w:firstLineChars="0"/>
        <w:jc w:val="left"/>
        <w:textAlignment w:val="auto"/>
        <w:outlineLvl w:val="9"/>
      </w:pPr>
      <w:ins w:id="4495" w:author="LKY" w:date="2026-05-19T16:10:38Z">
        <w:r>
          <w:rPr/>
          <w:drawing>
            <wp:inline distT="0" distB="0" distL="114300" distR="114300">
              <wp:extent cx="5269865" cy="3545205"/>
              <wp:effectExtent l="0" t="0" r="6985" b="17145"/>
              <wp:docPr id="87"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图片 9"/>
                      <pic:cNvPicPr>
                        <a:picLocks noChangeAspect="1"/>
                      </pic:cNvPicPr>
                    </pic:nvPicPr>
                    <pic:blipFill>
                      <a:blip r:embed="rId35"/>
                      <a:stretch>
                        <a:fillRect/>
                      </a:stretch>
                    </pic:blipFill>
                    <pic:spPr>
                      <a:xfrm>
                        <a:off x="0" y="0"/>
                        <a:ext cx="5269865" cy="3545205"/>
                      </a:xfrm>
                      <a:prstGeom prst="rect">
                        <a:avLst/>
                      </a:prstGeom>
                      <a:noFill/>
                      <a:ln>
                        <a:noFill/>
                      </a:ln>
                    </pic:spPr>
                  </pic:pic>
                </a:graphicData>
              </a:graphic>
            </wp:inline>
          </w:drawing>
        </w:r>
      </w:ins>
      <w:del w:id="4497" w:author="LKY" w:date="2026-05-19T16:10:37Z">
        <w:r>
          <w:rPr/>
          <w:drawing>
            <wp:inline distT="0" distB="0" distL="114300" distR="114300">
              <wp:extent cx="5270500" cy="1935480"/>
              <wp:effectExtent l="0" t="0" r="6350" b="7620"/>
              <wp:docPr id="4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3"/>
                      <pic:cNvPicPr>
                        <a:picLocks noChangeAspect="1"/>
                      </pic:cNvPicPr>
                    </pic:nvPicPr>
                    <pic:blipFill>
                      <a:blip r:embed="rId36"/>
                      <a:stretch>
                        <a:fillRect/>
                      </a:stretch>
                    </pic:blipFill>
                    <pic:spPr>
                      <a:xfrm>
                        <a:off x="0" y="0"/>
                        <a:ext cx="5270500" cy="1935480"/>
                      </a:xfrm>
                      <a:prstGeom prst="rect">
                        <a:avLst/>
                      </a:prstGeom>
                      <a:noFill/>
                      <a:ln>
                        <a:noFill/>
                      </a:ln>
                    </pic:spPr>
                  </pic:pic>
                </a:graphicData>
              </a:graphic>
            </wp:inline>
          </w:drawing>
        </w:r>
      </w:del>
    </w:p>
    <w:p w14:paraId="6BC0375D">
      <w:pPr>
        <w:pStyle w:val="12"/>
        <w:keepNext w:val="0"/>
        <w:keepLines w:val="0"/>
        <w:pageBreakBefore w:val="0"/>
        <w:widowControl w:val="0"/>
        <w:kinsoku/>
        <w:wordWrap w:val="0"/>
        <w:overflowPunct/>
        <w:topLinePunct w:val="0"/>
        <w:autoSpaceDE/>
        <w:autoSpaceDN/>
        <w:bidi w:val="0"/>
        <w:adjustRightInd/>
        <w:snapToGrid/>
        <w:spacing w:after="0"/>
        <w:jc w:val="left"/>
        <w:textAlignment w:val="auto"/>
        <w:outlineLvl w:val="9"/>
        <w:rPr>
          <w:rFonts w:hint="default"/>
          <w:lang w:val="en-US" w:eastAsia="zh-CN"/>
        </w:rPr>
      </w:pPr>
    </w:p>
    <w:p w14:paraId="67127F40">
      <w:pPr>
        <w:keepNext w:val="0"/>
        <w:keepLines w:val="0"/>
        <w:pageBreakBefore w:val="0"/>
        <w:widowControl w:val="0"/>
        <w:kinsoku/>
        <w:overflowPunct/>
        <w:topLinePunct w:val="0"/>
        <w:autoSpaceDE/>
        <w:autoSpaceDN/>
        <w:bidi w:val="0"/>
        <w:adjustRightInd/>
        <w:snapToGrid/>
        <w:spacing w:line="360" w:lineRule="auto"/>
        <w:ind w:firstLine="480" w:firstLineChars="200"/>
        <w:textAlignment w:val="auto"/>
        <w:rPr>
          <w:ins w:id="4499" w:author="LKY" w:date="2026-05-19T15:57:04Z"/>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观察N板灯亮情况，对应DI短接形成回路灯亮。</w:t>
      </w:r>
      <w:ins w:id="4500" w:author="LKY" w:date="2026-05-19T15:57:04Z">
        <w:r>
          <w:rPr>
            <w:rFonts w:hint="eastAsia" w:asciiTheme="minorEastAsia" w:hAnsiTheme="minorEastAsia" w:eastAsiaTheme="minorEastAsia" w:cstheme="minorEastAsia"/>
            <w:sz w:val="24"/>
            <w:szCs w:val="24"/>
            <w:lang w:val="en-US" w:eastAsia="zh-CN"/>
          </w:rPr>
          <w:t>对应的N116</w:t>
        </w:r>
      </w:ins>
      <w:ins w:id="4501" w:author="LKY" w:date="2026-05-19T15:57:04Z">
        <w:r>
          <w:rPr>
            <w:rFonts w:hint="eastAsia" w:asciiTheme="minorEastAsia" w:hAnsiTheme="minorEastAsia" w:cstheme="minorEastAsia"/>
            <w:sz w:val="24"/>
            <w:szCs w:val="24"/>
            <w:lang w:val="en-US" w:eastAsia="zh-CN"/>
          </w:rPr>
          <w:t>2、N1161、1322</w:t>
        </w:r>
      </w:ins>
      <w:ins w:id="4502" w:author="LKY" w:date="2026-05-19T15:57:04Z">
        <w:r>
          <w:rPr>
            <w:rFonts w:hint="eastAsia" w:asciiTheme="minorEastAsia" w:hAnsiTheme="minorEastAsia" w:eastAsiaTheme="minorEastAsia" w:cstheme="minorEastAsia"/>
            <w:sz w:val="24"/>
            <w:szCs w:val="24"/>
            <w:lang w:val="en-US" w:eastAsia="zh-CN"/>
          </w:rPr>
          <w:t>类似。</w:t>
        </w:r>
      </w:ins>
    </w:p>
    <w:p w14:paraId="1993BB1F">
      <w:pPr>
        <w:keepNext w:val="0"/>
        <w:keepLines w:val="0"/>
        <w:pageBreakBefore w:val="0"/>
        <w:widowControl w:val="0"/>
        <w:kinsoku/>
        <w:overflowPunct/>
        <w:topLinePunct w:val="0"/>
        <w:autoSpaceDE/>
        <w:autoSpaceDN/>
        <w:bidi w:val="0"/>
        <w:adjustRightInd/>
        <w:snapToGrid/>
        <w:spacing w:line="360" w:lineRule="auto"/>
        <w:ind w:firstLine="480" w:firstLineChars="200"/>
        <w:textAlignment w:val="auto"/>
        <w:rPr>
          <w:del w:id="4503" w:author="LKY" w:date="2026-05-19T15:57:04Z"/>
          <w:rFonts w:hint="eastAsia" w:asciiTheme="minorEastAsia" w:hAnsiTheme="minorEastAsia" w:eastAsiaTheme="minorEastAsia" w:cstheme="minorEastAsia"/>
          <w:sz w:val="24"/>
          <w:szCs w:val="24"/>
          <w:lang w:val="en-US" w:eastAsia="zh-CN"/>
        </w:rPr>
      </w:pPr>
      <w:ins w:id="4504" w:author="LKY" w:date="2026-05-19T15:57:04Z">
        <w:r>
          <w:rPr>
            <w:rFonts w:hint="eastAsia" w:asciiTheme="minorEastAsia" w:hAnsiTheme="minorEastAsia" w:cstheme="minorEastAsia"/>
            <w:sz w:val="24"/>
            <w:szCs w:val="24"/>
            <w:lang w:val="en-US" w:eastAsia="zh-CN"/>
          </w:rPr>
          <w:t>干接点以N1163、N1323为例，短接即可和上述类似。</w:t>
        </w:r>
      </w:ins>
      <w:del w:id="4505" w:author="LKY" w:date="2026-05-19T15:57:04Z">
        <w:r>
          <w:rPr>
            <w:rFonts w:hint="eastAsia" w:asciiTheme="minorEastAsia" w:hAnsiTheme="minorEastAsia" w:eastAsiaTheme="minorEastAsia" w:cstheme="minorEastAsia"/>
            <w:sz w:val="24"/>
            <w:szCs w:val="24"/>
            <w:lang w:val="en-US" w:eastAsia="zh-CN"/>
          </w:rPr>
          <w:delText>对应的N116</w:delText>
        </w:r>
      </w:del>
      <w:del w:id="4506" w:author="LKY" w:date="2026-05-19T15:57:04Z">
        <w:r>
          <w:rPr>
            <w:rFonts w:hint="eastAsia" w:asciiTheme="minorEastAsia" w:hAnsiTheme="minorEastAsia" w:cstheme="minorEastAsia"/>
            <w:sz w:val="24"/>
            <w:szCs w:val="24"/>
            <w:lang w:val="en-US" w:eastAsia="zh-CN"/>
          </w:rPr>
          <w:delText>2、1321、1322</w:delText>
        </w:r>
      </w:del>
      <w:del w:id="4507" w:author="LKY" w:date="2026-05-19T15:57:04Z">
        <w:r>
          <w:rPr>
            <w:rFonts w:hint="eastAsia" w:asciiTheme="minorEastAsia" w:hAnsiTheme="minorEastAsia" w:eastAsiaTheme="minorEastAsia" w:cstheme="minorEastAsia"/>
            <w:sz w:val="24"/>
            <w:szCs w:val="24"/>
            <w:lang w:val="en-US" w:eastAsia="zh-CN"/>
          </w:rPr>
          <w:delText>类似。</w:delText>
        </w:r>
      </w:del>
    </w:p>
    <w:p w14:paraId="5E0AB979">
      <w:pPr>
        <w:keepNext w:val="0"/>
        <w:keepLines w:val="0"/>
        <w:pageBreakBefore w:val="0"/>
        <w:widowControl w:val="0"/>
        <w:kinsoku/>
        <w:overflowPunct/>
        <w:topLinePunct w:val="0"/>
        <w:autoSpaceDE/>
        <w:autoSpaceDN/>
        <w:bidi w:val="0"/>
        <w:adjustRightInd/>
        <w:snapToGrid/>
        <w:spacing w:line="360" w:lineRule="auto"/>
        <w:ind w:firstLine="480" w:firstLineChars="200"/>
        <w:textAlignment w:val="auto"/>
        <w:rPr>
          <w:ins w:id="4508" w:author="LKY" w:date="2026-05-19T15:56:02Z"/>
          <w:rFonts w:hint="eastAsia" w:asciiTheme="minorEastAsia" w:hAnsiTheme="minorEastAsia" w:eastAsiaTheme="minorEastAsia" w:cstheme="minorEastAsia"/>
          <w:sz w:val="24"/>
          <w:szCs w:val="24"/>
          <w:lang w:val="en-US" w:eastAsia="zh-CN"/>
        </w:rPr>
      </w:pPr>
    </w:p>
    <w:p w14:paraId="77DA135C">
      <w:pPr>
        <w:keepNext w:val="0"/>
        <w:keepLines w:val="0"/>
        <w:pageBreakBefore w:val="0"/>
        <w:widowControl w:val="0"/>
        <w:kinsoku/>
        <w:overflowPunct/>
        <w:topLinePunct w:val="0"/>
        <w:autoSpaceDE/>
        <w:autoSpaceDN/>
        <w:bidi w:val="0"/>
        <w:adjustRightInd/>
        <w:snapToGrid/>
        <w:spacing w:line="360" w:lineRule="auto"/>
        <w:ind w:firstLine="480" w:firstLineChars="200"/>
        <w:textAlignment w:val="auto"/>
        <w:rPr>
          <w:ins w:id="4509" w:author="LKY" w:date="2026-06-22T13:42:54Z"/>
          <w:rFonts w:hint="eastAsia" w:asciiTheme="minorEastAsia" w:hAnsiTheme="minorEastAsia" w:eastAsiaTheme="minorEastAsia" w:cstheme="minorEastAsia"/>
          <w:sz w:val="24"/>
          <w:szCs w:val="24"/>
          <w:lang w:val="en-US" w:eastAsia="zh-CN"/>
        </w:rPr>
      </w:pPr>
    </w:p>
    <w:p w14:paraId="6C667EF1">
      <w:pPr>
        <w:pStyle w:val="12"/>
        <w:numPr>
          <w:ilvl w:val="0"/>
          <w:numId w:val="3"/>
        </w:numPr>
        <w:wordWrap w:val="0"/>
        <w:ind w:left="425" w:leftChars="0" w:hanging="425" w:firstLineChars="0"/>
        <w:jc w:val="left"/>
        <w:outlineLvl w:val="4"/>
        <w:rPr>
          <w:ins w:id="4510" w:author="LKY" w:date="2026-06-22T13:43:19Z"/>
          <w:rFonts w:hint="default" w:ascii="Times New Roman" w:hAnsi="Times New Roman" w:eastAsia="宋体" w:cs="Times New Roman"/>
          <w:b/>
          <w:bCs/>
          <w:sz w:val="24"/>
          <w:szCs w:val="24"/>
          <w:lang w:val="en-US" w:eastAsia="zh-CN"/>
        </w:rPr>
      </w:pPr>
      <w:ins w:id="4511" w:author="LKY" w:date="2026-06-22T13:43:19Z">
        <w:r>
          <w:rPr>
            <w:rFonts w:hint="default" w:ascii="Times New Roman" w:hAnsi="Times New Roman" w:eastAsia="宋体" w:cs="Times New Roman"/>
            <w:b/>
            <w:bCs/>
            <w:sz w:val="24"/>
            <w:szCs w:val="24"/>
            <w:lang w:val="en-US" w:eastAsia="zh-CN"/>
          </w:rPr>
          <w:t>AO使用</w:t>
        </w:r>
      </w:ins>
    </w:p>
    <w:p w14:paraId="1CB3F74D">
      <w:pPr>
        <w:pStyle w:val="12"/>
        <w:keepNext w:val="0"/>
        <w:keepLines w:val="0"/>
        <w:pageBreakBefore w:val="0"/>
        <w:widowControl w:val="0"/>
        <w:kinsoku/>
        <w:wordWrap w:val="0"/>
        <w:overflowPunct/>
        <w:topLinePunct w:val="0"/>
        <w:autoSpaceDE/>
        <w:autoSpaceDN/>
        <w:bidi w:val="0"/>
        <w:adjustRightInd/>
        <w:snapToGrid/>
        <w:spacing w:after="0" w:line="360" w:lineRule="auto"/>
        <w:ind w:left="0" w:leftChars="0" w:firstLine="420" w:firstLineChars="0"/>
        <w:jc w:val="left"/>
        <w:textAlignment w:val="auto"/>
        <w:outlineLvl w:val="9"/>
        <w:rPr>
          <w:ins w:id="4512" w:author="LKY" w:date="2026-06-22T13:43:19Z"/>
          <w:rFonts w:hint="eastAsia" w:ascii="Times New Roman" w:hAnsi="Times New Roman"/>
          <w:b w:val="0"/>
          <w:bCs w:val="0"/>
          <w:sz w:val="24"/>
          <w:szCs w:val="24"/>
          <w:lang w:val="en-US" w:eastAsia="zh-CN"/>
        </w:rPr>
      </w:pPr>
      <w:ins w:id="4513" w:author="LKY" w:date="2026-06-22T13:43:19Z">
        <w:r>
          <w:rPr>
            <w:rFonts w:hint="eastAsia" w:ascii="Times New Roman" w:hAnsi="Times New Roman"/>
            <w:b w:val="0"/>
            <w:bCs w:val="0"/>
            <w:sz w:val="24"/>
            <w:szCs w:val="24"/>
            <w:lang w:val="en-US" w:eastAsia="zh-CN"/>
          </w:rPr>
          <w:t>以N4081为例（8路输出模块单端电流），量程设为0-20mA，</w:t>
        </w:r>
      </w:ins>
      <w:ins w:id="4514" w:author="L" w:date="2026-06-30T10:25:40Z">
        <w:r>
          <w:rPr>
            <w:rFonts w:hint="eastAsia" w:ascii="Times New Roman" w:hAnsi="Times New Roman"/>
            <w:b w:val="0"/>
            <w:bCs w:val="0"/>
            <w:sz w:val="24"/>
            <w:szCs w:val="24"/>
            <w:lang w:val="en-US" w:eastAsia="zh-CN"/>
          </w:rPr>
          <w:t>设置</w:t>
        </w:r>
      </w:ins>
      <w:ins w:id="4515" w:author="L" w:date="2026-06-30T10:25:42Z">
        <w:r>
          <w:rPr>
            <w:rFonts w:hint="eastAsia" w:ascii="Times New Roman" w:hAnsi="Times New Roman"/>
            <w:b w:val="0"/>
            <w:bCs w:val="0"/>
            <w:sz w:val="24"/>
            <w:szCs w:val="24"/>
            <w:lang w:val="en-US" w:eastAsia="zh-CN"/>
          </w:rPr>
          <w:t>值</w:t>
        </w:r>
      </w:ins>
      <w:ins w:id="4516" w:author="L" w:date="2026-06-30T10:25:43Z">
        <w:r>
          <w:rPr>
            <w:rFonts w:hint="eastAsia" w:ascii="Times New Roman" w:hAnsi="Times New Roman"/>
            <w:b w:val="0"/>
            <w:bCs w:val="0"/>
            <w:sz w:val="24"/>
            <w:szCs w:val="24"/>
            <w:lang w:val="en-US" w:eastAsia="zh-CN"/>
          </w:rPr>
          <w:t>，</w:t>
        </w:r>
      </w:ins>
      <w:ins w:id="4517" w:author="LKY" w:date="2026-06-22T13:43:19Z">
        <w:r>
          <w:rPr>
            <w:rFonts w:hint="eastAsia" w:ascii="Times New Roman" w:hAnsi="Times New Roman"/>
            <w:b w:val="0"/>
            <w:bCs w:val="0"/>
            <w:sz w:val="24"/>
            <w:szCs w:val="24"/>
            <w:lang w:val="en-US" w:eastAsia="zh-CN"/>
          </w:rPr>
          <w:t>输入</w:t>
        </w:r>
      </w:ins>
      <w:ins w:id="4518" w:author="LKY" w:date="2026-06-22T13:43:19Z">
        <w:r>
          <w:rPr>
            <w:rFonts w:hint="eastAsia" w:ascii="Times New Roman" w:hAnsi="Times New Roman"/>
            <w:b w:val="0"/>
            <w:bCs w:val="0"/>
            <w:color w:val="0000FF"/>
            <w:sz w:val="24"/>
            <w:szCs w:val="24"/>
            <w:lang w:val="en-US" w:eastAsia="zh-CN"/>
          </w:rPr>
          <w:t>ion show</w:t>
        </w:r>
      </w:ins>
      <w:ins w:id="4519" w:author="LKY" w:date="2026-06-22T13:43:19Z">
        <w:r>
          <w:rPr>
            <w:rFonts w:hint="eastAsia" w:ascii="Times New Roman" w:hAnsi="Times New Roman"/>
            <w:b w:val="0"/>
            <w:bCs w:val="0"/>
            <w:sz w:val="24"/>
            <w:szCs w:val="24"/>
            <w:lang w:val="en-US" w:eastAsia="zh-CN"/>
          </w:rPr>
          <w:t>查看信息。</w:t>
        </w:r>
      </w:ins>
    </w:p>
    <w:p w14:paraId="2734C85B">
      <w:pPr>
        <w:pStyle w:val="12"/>
        <w:keepNext w:val="0"/>
        <w:keepLines w:val="0"/>
        <w:pageBreakBefore w:val="0"/>
        <w:widowControl w:val="0"/>
        <w:shd w:val="clear" w:fill="E7E6E6" w:themeFill="background2"/>
        <w:kinsoku/>
        <w:wordWrap w:val="0"/>
        <w:overflowPunct/>
        <w:topLinePunct w:val="0"/>
        <w:autoSpaceDE/>
        <w:autoSpaceDN/>
        <w:bidi w:val="0"/>
        <w:adjustRightInd/>
        <w:snapToGrid/>
        <w:spacing w:after="0" w:line="360" w:lineRule="auto"/>
        <w:ind w:left="0" w:leftChars="0" w:firstLine="420" w:firstLineChars="0"/>
        <w:jc w:val="left"/>
        <w:textAlignment w:val="auto"/>
        <w:outlineLvl w:val="9"/>
        <w:rPr>
          <w:ins w:id="4520" w:author="LKY" w:date="2026-06-22T13:43:19Z"/>
          <w:rFonts w:hint="default" w:ascii="Times New Roman" w:hAnsi="Times New Roman"/>
          <w:b w:val="0"/>
          <w:bCs w:val="0"/>
          <w:sz w:val="24"/>
          <w:szCs w:val="24"/>
          <w:lang w:val="en-US" w:eastAsia="zh-CN"/>
        </w:rPr>
      </w:pPr>
      <w:ins w:id="4521" w:author="LKY" w:date="2026-06-22T13:43:19Z">
        <w:r>
          <w:rPr>
            <w:rFonts w:hint="default" w:ascii="Times New Roman" w:hAnsi="Times New Roman"/>
            <w:b w:val="0"/>
            <w:bCs w:val="0"/>
            <w:sz w:val="24"/>
            <w:szCs w:val="24"/>
            <w:shd w:val="clear" w:color="auto" w:fill="auto"/>
            <w:lang w:val="en-US" w:eastAsia="zh-CN"/>
          </w:rPr>
          <w:t>root@</w:t>
        </w:r>
      </w:ins>
      <w:ins w:id="4522" w:author="LKY" w:date="2026-06-22T13:43:19Z">
        <w:r>
          <w:rPr>
            <w:rFonts w:hint="eastAsia" w:ascii="Times New Roman" w:hAnsi="Times New Roman"/>
            <w:b w:val="0"/>
            <w:bCs w:val="0"/>
            <w:sz w:val="24"/>
            <w:szCs w:val="24"/>
            <w:shd w:val="clear" w:color="auto" w:fill="auto"/>
            <w:lang w:val="en-US" w:eastAsia="zh-CN"/>
          </w:rPr>
          <w:t>bliiot</w:t>
        </w:r>
      </w:ins>
      <w:ins w:id="4523" w:author="LKY" w:date="2026-06-22T13:43:19Z">
        <w:r>
          <w:rPr>
            <w:rFonts w:hint="default" w:ascii="Times New Roman" w:hAnsi="Times New Roman"/>
            <w:b w:val="0"/>
            <w:bCs w:val="0"/>
            <w:sz w:val="24"/>
            <w:szCs w:val="24"/>
            <w:shd w:val="clear" w:color="auto" w:fill="auto"/>
            <w:lang w:val="en-US" w:eastAsia="zh-CN"/>
          </w:rPr>
          <w:t xml:space="preserve">:/# </w:t>
        </w:r>
      </w:ins>
      <w:ins w:id="4524" w:author="LKY" w:date="2026-06-22T13:43:19Z">
        <w:r>
          <w:rPr>
            <w:rFonts w:hint="eastAsia" w:ascii="Times New Roman" w:hAnsi="Times New Roman"/>
            <w:b w:val="0"/>
            <w:bCs w:val="0"/>
            <w:color w:val="0000FF"/>
            <w:sz w:val="24"/>
            <w:szCs w:val="24"/>
            <w:shd w:val="clear" w:color="auto" w:fill="auto"/>
            <w:lang w:val="en-US" w:eastAsia="zh-CN"/>
          </w:rPr>
          <w:t xml:space="preserve">ion show  </w:t>
        </w:r>
      </w:ins>
    </w:p>
    <w:p w14:paraId="00688335">
      <w:pPr>
        <w:keepNext w:val="0"/>
        <w:keepLines w:val="0"/>
        <w:pageBreakBefore w:val="0"/>
        <w:widowControl w:val="0"/>
        <w:kinsoku/>
        <w:overflowPunct/>
        <w:topLinePunct w:val="0"/>
        <w:autoSpaceDE/>
        <w:autoSpaceDN/>
        <w:bidi w:val="0"/>
        <w:adjustRightInd/>
        <w:snapToGrid/>
        <w:spacing w:line="360" w:lineRule="auto"/>
        <w:ind w:firstLine="0" w:firstLineChars="0"/>
        <w:textAlignment w:val="auto"/>
        <w:rPr>
          <w:ins w:id="4525" w:author="LKY" w:date="2026-06-22T13:43:19Z"/>
        </w:rPr>
      </w:pPr>
      <w:ins w:id="4526" w:author="LKY" w:date="2026-06-22T14:11:41Z">
        <w:r>
          <w:rPr/>
          <w:drawing>
            <wp:inline distT="0" distB="0" distL="114300" distR="114300">
              <wp:extent cx="5271135" cy="1268095"/>
              <wp:effectExtent l="0" t="0" r="5715" b="8255"/>
              <wp:docPr id="120"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 name="图片 2"/>
                      <pic:cNvPicPr>
                        <a:picLocks noChangeAspect="1"/>
                      </pic:cNvPicPr>
                    </pic:nvPicPr>
                    <pic:blipFill>
                      <a:blip r:embed="rId37"/>
                      <a:stretch>
                        <a:fillRect/>
                      </a:stretch>
                    </pic:blipFill>
                    <pic:spPr>
                      <a:xfrm>
                        <a:off x="0" y="0"/>
                        <a:ext cx="5271135" cy="1268095"/>
                      </a:xfrm>
                      <a:prstGeom prst="rect">
                        <a:avLst/>
                      </a:prstGeom>
                      <a:noFill/>
                      <a:ln>
                        <a:noFill/>
                      </a:ln>
                    </pic:spPr>
                  </pic:pic>
                </a:graphicData>
              </a:graphic>
            </wp:inline>
          </w:drawing>
        </w:r>
      </w:ins>
    </w:p>
    <w:p w14:paraId="37E3F7D8">
      <w:pPr>
        <w:pStyle w:val="12"/>
        <w:keepNext w:val="0"/>
        <w:keepLines w:val="0"/>
        <w:pageBreakBefore w:val="0"/>
        <w:widowControl w:val="0"/>
        <w:kinsoku/>
        <w:wordWrap w:val="0"/>
        <w:overflowPunct/>
        <w:topLinePunct w:val="0"/>
        <w:autoSpaceDE/>
        <w:autoSpaceDN/>
        <w:bidi w:val="0"/>
        <w:adjustRightInd/>
        <w:snapToGrid/>
        <w:spacing w:after="0" w:line="360" w:lineRule="auto"/>
        <w:ind w:left="0" w:leftChars="0" w:firstLine="420" w:firstLineChars="0"/>
        <w:jc w:val="left"/>
        <w:textAlignment w:val="auto"/>
        <w:outlineLvl w:val="9"/>
        <w:rPr>
          <w:ins w:id="4528" w:author="LKY" w:date="2026-06-22T13:43:19Z"/>
          <w:rFonts w:hint="eastAsia" w:ascii="Times New Roman" w:hAnsi="Times New Roman"/>
          <w:b w:val="0"/>
          <w:bCs w:val="0"/>
          <w:sz w:val="24"/>
          <w:szCs w:val="24"/>
          <w:lang w:val="en-US" w:eastAsia="zh-CN"/>
        </w:rPr>
      </w:pPr>
      <w:ins w:id="4529" w:author="LKY" w:date="2026-06-22T13:43:19Z">
        <w:r>
          <w:rPr>
            <w:rFonts w:hint="eastAsia" w:ascii="Times New Roman" w:hAnsi="Times New Roman"/>
            <w:b w:val="0"/>
            <w:bCs w:val="0"/>
            <w:sz w:val="24"/>
            <w:szCs w:val="24"/>
            <w:lang w:val="en-US" w:eastAsia="zh-CN"/>
          </w:rPr>
          <w:t>也可通过get命令获取通道值：</w:t>
        </w:r>
      </w:ins>
    </w:p>
    <w:p w14:paraId="68070D0F">
      <w:pPr>
        <w:pStyle w:val="12"/>
        <w:keepNext w:val="0"/>
        <w:keepLines w:val="0"/>
        <w:pageBreakBefore w:val="0"/>
        <w:widowControl w:val="0"/>
        <w:shd w:val="clear" w:fill="E7E6E6" w:themeFill="background2"/>
        <w:kinsoku/>
        <w:wordWrap w:val="0"/>
        <w:overflowPunct/>
        <w:topLinePunct w:val="0"/>
        <w:autoSpaceDE/>
        <w:autoSpaceDN/>
        <w:bidi w:val="0"/>
        <w:adjustRightInd/>
        <w:snapToGrid/>
        <w:spacing w:after="0" w:line="360" w:lineRule="auto"/>
        <w:ind w:left="0" w:leftChars="0" w:firstLine="420" w:firstLineChars="0"/>
        <w:jc w:val="left"/>
        <w:textAlignment w:val="auto"/>
        <w:outlineLvl w:val="9"/>
        <w:rPr>
          <w:ins w:id="4530" w:author="LKY" w:date="2026-06-22T13:43:19Z"/>
          <w:rFonts w:hint="default" w:ascii="Times New Roman" w:hAnsi="Times New Roman"/>
          <w:b w:val="0"/>
          <w:bCs w:val="0"/>
          <w:sz w:val="24"/>
          <w:szCs w:val="24"/>
          <w:lang w:val="en-US" w:eastAsia="zh-CN"/>
        </w:rPr>
      </w:pPr>
      <w:ins w:id="4531" w:author="LKY" w:date="2026-06-22T13:43:19Z">
        <w:r>
          <w:rPr>
            <w:rFonts w:hint="default" w:ascii="Times New Roman" w:hAnsi="Times New Roman"/>
            <w:b w:val="0"/>
            <w:bCs w:val="0"/>
            <w:sz w:val="24"/>
            <w:szCs w:val="24"/>
            <w:lang w:val="en-US" w:eastAsia="zh-CN"/>
          </w:rPr>
          <w:t>root@</w:t>
        </w:r>
      </w:ins>
      <w:ins w:id="4532" w:author="LKY" w:date="2026-06-22T13:43:19Z">
        <w:r>
          <w:rPr>
            <w:rFonts w:hint="eastAsia" w:ascii="Times New Roman" w:hAnsi="Times New Roman"/>
            <w:b w:val="0"/>
            <w:bCs w:val="0"/>
            <w:sz w:val="24"/>
            <w:szCs w:val="24"/>
            <w:lang w:val="en-US" w:eastAsia="zh-CN"/>
          </w:rPr>
          <w:t>bliiot</w:t>
        </w:r>
      </w:ins>
      <w:ins w:id="4533" w:author="LKY" w:date="2026-06-22T13:43:19Z">
        <w:r>
          <w:rPr>
            <w:rFonts w:hint="default" w:ascii="Times New Roman" w:hAnsi="Times New Roman"/>
            <w:b w:val="0"/>
            <w:bCs w:val="0"/>
            <w:sz w:val="24"/>
            <w:szCs w:val="24"/>
            <w:lang w:val="en-US" w:eastAsia="zh-CN"/>
          </w:rPr>
          <w:t xml:space="preserve">:/# </w:t>
        </w:r>
      </w:ins>
      <w:ins w:id="4534" w:author="LKY" w:date="2026-06-22T13:43:19Z">
        <w:r>
          <w:rPr>
            <w:rFonts w:hint="eastAsia" w:ascii="Times New Roman" w:hAnsi="Times New Roman"/>
            <w:b w:val="0"/>
            <w:bCs w:val="0"/>
            <w:color w:val="0000FF"/>
            <w:sz w:val="24"/>
            <w:szCs w:val="24"/>
            <w:lang w:val="en-US" w:eastAsia="zh-CN"/>
          </w:rPr>
          <w:t>ion</w:t>
        </w:r>
      </w:ins>
      <w:ins w:id="4535" w:author="LKY" w:date="2026-06-22T13:43:19Z">
        <w:r>
          <w:rPr>
            <w:rFonts w:hint="default" w:ascii="Times New Roman" w:hAnsi="Times New Roman"/>
            <w:b w:val="0"/>
            <w:bCs w:val="0"/>
            <w:color w:val="0000FF"/>
            <w:sz w:val="24"/>
            <w:szCs w:val="24"/>
            <w:lang w:val="en-US" w:eastAsia="zh-CN"/>
          </w:rPr>
          <w:t xml:space="preserve"> get </w:t>
        </w:r>
      </w:ins>
      <w:ins w:id="4536" w:author="LKY" w:date="2026-06-22T13:43:19Z">
        <w:r>
          <w:rPr>
            <w:rFonts w:hint="eastAsia" w:ascii="Times New Roman" w:hAnsi="Times New Roman"/>
            <w:b w:val="0"/>
            <w:bCs w:val="0"/>
            <w:color w:val="0000FF"/>
            <w:sz w:val="24"/>
            <w:szCs w:val="24"/>
            <w:lang w:val="en-US" w:eastAsia="zh-CN"/>
          </w:rPr>
          <w:t>4000    //</w:t>
        </w:r>
      </w:ins>
      <w:ins w:id="4537" w:author="LKY" w:date="2026-06-22T13:43:19Z">
        <w:r>
          <w:rPr>
            <w:rFonts w:hint="eastAsia" w:ascii="Times New Roman" w:hAnsi="Times New Roman"/>
            <w:b w:val="0"/>
            <w:bCs w:val="0"/>
            <w:color w:val="auto"/>
            <w:sz w:val="24"/>
            <w:szCs w:val="24"/>
            <w:lang w:val="en-US" w:eastAsia="zh-CN"/>
          </w:rPr>
          <w:t>通过address查看</w:t>
        </w:r>
      </w:ins>
    </w:p>
    <w:p w14:paraId="5CCD1368">
      <w:pPr>
        <w:pStyle w:val="12"/>
        <w:keepNext w:val="0"/>
        <w:keepLines w:val="0"/>
        <w:pageBreakBefore w:val="0"/>
        <w:widowControl w:val="0"/>
        <w:shd w:val="clear" w:fill="E7E6E6" w:themeFill="background2"/>
        <w:kinsoku/>
        <w:wordWrap w:val="0"/>
        <w:overflowPunct/>
        <w:topLinePunct w:val="0"/>
        <w:autoSpaceDE/>
        <w:autoSpaceDN/>
        <w:bidi w:val="0"/>
        <w:adjustRightInd/>
        <w:snapToGrid/>
        <w:spacing w:after="0" w:line="360" w:lineRule="auto"/>
        <w:ind w:left="0" w:leftChars="0" w:firstLine="420" w:firstLineChars="0"/>
        <w:jc w:val="left"/>
        <w:textAlignment w:val="auto"/>
        <w:outlineLvl w:val="9"/>
        <w:rPr>
          <w:ins w:id="4538" w:author="LKY" w:date="2026-06-22T13:43:19Z"/>
          <w:rFonts w:hint="eastAsia" w:ascii="Times New Roman" w:hAnsi="Times New Roman"/>
          <w:b w:val="0"/>
          <w:bCs w:val="0"/>
          <w:sz w:val="24"/>
          <w:szCs w:val="24"/>
          <w:lang w:val="en-US" w:eastAsia="zh-CN"/>
        </w:rPr>
      </w:pPr>
      <w:ins w:id="4539" w:author="LKY" w:date="2026-06-22T13:43:19Z">
        <w:r>
          <w:rPr>
            <w:rFonts w:hint="default" w:ascii="Times New Roman" w:hAnsi="Times New Roman"/>
            <w:b w:val="0"/>
            <w:bCs w:val="0"/>
            <w:sz w:val="24"/>
            <w:szCs w:val="24"/>
            <w:lang w:val="en-US" w:eastAsia="zh-CN"/>
          </w:rPr>
          <w:t xml:space="preserve">address </w:t>
        </w:r>
      </w:ins>
      <w:ins w:id="4540" w:author="LKY" w:date="2026-06-22T13:43:19Z">
        <w:r>
          <w:rPr>
            <w:rFonts w:hint="eastAsia" w:ascii="Times New Roman" w:hAnsi="Times New Roman"/>
            <w:b w:val="0"/>
            <w:bCs w:val="0"/>
            <w:sz w:val="24"/>
            <w:szCs w:val="24"/>
            <w:lang w:val="en-US" w:eastAsia="zh-CN"/>
          </w:rPr>
          <w:t>4000</w:t>
        </w:r>
      </w:ins>
      <w:ins w:id="4541" w:author="LKY" w:date="2026-06-22T13:43:19Z">
        <w:r>
          <w:rPr>
            <w:rFonts w:hint="default" w:ascii="Times New Roman" w:hAnsi="Times New Roman"/>
            <w:b w:val="0"/>
            <w:bCs w:val="0"/>
            <w:sz w:val="24"/>
            <w:szCs w:val="24"/>
            <w:lang w:val="en-US" w:eastAsia="zh-CN"/>
          </w:rPr>
          <w:t xml:space="preserve"> value </w:t>
        </w:r>
      </w:ins>
      <w:ins w:id="4542" w:author="LKY" w:date="2026-06-22T13:43:19Z">
        <w:r>
          <w:rPr>
            <w:rFonts w:hint="eastAsia" w:ascii="Times New Roman" w:hAnsi="Times New Roman"/>
            <w:b w:val="0"/>
            <w:bCs w:val="0"/>
            <w:sz w:val="24"/>
            <w:szCs w:val="24"/>
            <w:lang w:val="en-US" w:eastAsia="zh-CN"/>
          </w:rPr>
          <w:t>0</w:t>
        </w:r>
      </w:ins>
    </w:p>
    <w:p w14:paraId="5AB1E6EF">
      <w:pPr>
        <w:pStyle w:val="12"/>
        <w:keepNext w:val="0"/>
        <w:keepLines w:val="0"/>
        <w:pageBreakBefore w:val="0"/>
        <w:widowControl w:val="0"/>
        <w:kinsoku/>
        <w:wordWrap w:val="0"/>
        <w:overflowPunct/>
        <w:topLinePunct w:val="0"/>
        <w:autoSpaceDE/>
        <w:autoSpaceDN/>
        <w:bidi w:val="0"/>
        <w:adjustRightInd/>
        <w:snapToGrid/>
        <w:spacing w:after="0"/>
        <w:ind w:left="0" w:leftChars="0" w:firstLine="0" w:firstLineChars="0"/>
        <w:jc w:val="left"/>
        <w:textAlignment w:val="auto"/>
        <w:outlineLvl w:val="9"/>
        <w:rPr>
          <w:ins w:id="4543" w:author="LKY" w:date="2026-06-22T13:43:19Z"/>
        </w:rPr>
      </w:pPr>
      <w:ins w:id="4544" w:author="LKY" w:date="2026-06-22T15:00:29Z">
        <w:r>
          <w:rPr/>
          <w:drawing>
            <wp:inline distT="0" distB="0" distL="114300" distR="114300">
              <wp:extent cx="5268595" cy="243205"/>
              <wp:effectExtent l="0" t="0" r="8255" b="4445"/>
              <wp:docPr id="123"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 name="图片 5"/>
                      <pic:cNvPicPr>
                        <a:picLocks noChangeAspect="1"/>
                      </pic:cNvPicPr>
                    </pic:nvPicPr>
                    <pic:blipFill>
                      <a:blip r:embed="rId38"/>
                      <a:stretch>
                        <a:fillRect/>
                      </a:stretch>
                    </pic:blipFill>
                    <pic:spPr>
                      <a:xfrm>
                        <a:off x="0" y="0"/>
                        <a:ext cx="5268595" cy="243205"/>
                      </a:xfrm>
                      <a:prstGeom prst="rect">
                        <a:avLst/>
                      </a:prstGeom>
                      <a:noFill/>
                      <a:ln>
                        <a:noFill/>
                      </a:ln>
                    </pic:spPr>
                  </pic:pic>
                </a:graphicData>
              </a:graphic>
            </wp:inline>
          </w:drawing>
        </w:r>
      </w:ins>
    </w:p>
    <w:p w14:paraId="667E52CC">
      <w:pPr>
        <w:pStyle w:val="12"/>
        <w:keepNext w:val="0"/>
        <w:keepLines w:val="0"/>
        <w:pageBreakBefore w:val="0"/>
        <w:widowControl w:val="0"/>
        <w:shd w:val="clear" w:fill="E7E6E6" w:themeFill="background2"/>
        <w:kinsoku/>
        <w:wordWrap w:val="0"/>
        <w:overflowPunct/>
        <w:topLinePunct w:val="0"/>
        <w:autoSpaceDE/>
        <w:autoSpaceDN/>
        <w:bidi w:val="0"/>
        <w:adjustRightInd/>
        <w:snapToGrid/>
        <w:spacing w:after="0" w:line="360" w:lineRule="auto"/>
        <w:ind w:left="0" w:leftChars="0" w:firstLine="420" w:firstLineChars="0"/>
        <w:jc w:val="left"/>
        <w:textAlignment w:val="auto"/>
        <w:outlineLvl w:val="9"/>
        <w:rPr>
          <w:ins w:id="4546" w:author="LKY" w:date="2026-06-22T13:43:19Z"/>
          <w:rFonts w:hint="eastAsia" w:ascii="Times New Roman" w:hAnsi="Times New Roman"/>
          <w:b w:val="0"/>
          <w:bCs w:val="0"/>
          <w:color w:val="auto"/>
          <w:sz w:val="24"/>
          <w:szCs w:val="24"/>
          <w:lang w:val="en-US" w:eastAsia="zh-CN"/>
        </w:rPr>
      </w:pPr>
      <w:ins w:id="4547" w:author="LKY" w:date="2026-06-22T13:43:19Z">
        <w:r>
          <w:rPr>
            <w:rFonts w:hint="default" w:ascii="Times New Roman" w:hAnsi="Times New Roman"/>
            <w:b w:val="0"/>
            <w:bCs w:val="0"/>
            <w:sz w:val="24"/>
            <w:szCs w:val="24"/>
            <w:lang w:val="en-US" w:eastAsia="zh-CN"/>
          </w:rPr>
          <w:t>root@</w:t>
        </w:r>
      </w:ins>
      <w:ins w:id="4548" w:author="LKY" w:date="2026-06-22T13:43:19Z">
        <w:r>
          <w:rPr>
            <w:rFonts w:hint="eastAsia" w:ascii="Times New Roman" w:hAnsi="Times New Roman"/>
            <w:b w:val="0"/>
            <w:bCs w:val="0"/>
            <w:sz w:val="24"/>
            <w:szCs w:val="24"/>
            <w:lang w:val="en-US" w:eastAsia="zh-CN"/>
          </w:rPr>
          <w:t>bliiot</w:t>
        </w:r>
      </w:ins>
      <w:ins w:id="4549" w:author="LKY" w:date="2026-06-22T13:43:19Z">
        <w:r>
          <w:rPr>
            <w:rFonts w:hint="default" w:ascii="Times New Roman" w:hAnsi="Times New Roman"/>
            <w:b w:val="0"/>
            <w:bCs w:val="0"/>
            <w:sz w:val="24"/>
            <w:szCs w:val="24"/>
            <w:lang w:val="en-US" w:eastAsia="zh-CN"/>
          </w:rPr>
          <w:t xml:space="preserve">:/# </w:t>
        </w:r>
      </w:ins>
      <w:ins w:id="4550" w:author="LKY" w:date="2026-06-22T13:43:19Z">
        <w:r>
          <w:rPr>
            <w:rFonts w:hint="eastAsia" w:ascii="Times New Roman" w:hAnsi="Times New Roman"/>
            <w:b w:val="0"/>
            <w:bCs w:val="0"/>
            <w:color w:val="0000FF"/>
            <w:sz w:val="24"/>
            <w:szCs w:val="24"/>
            <w:lang w:val="en-US" w:eastAsia="zh-CN"/>
          </w:rPr>
          <w:t>ion</w:t>
        </w:r>
      </w:ins>
      <w:ins w:id="4551" w:author="LKY" w:date="2026-06-22T13:43:19Z">
        <w:r>
          <w:rPr>
            <w:rFonts w:hint="default" w:ascii="Times New Roman" w:hAnsi="Times New Roman"/>
            <w:b w:val="0"/>
            <w:bCs w:val="0"/>
            <w:color w:val="0000FF"/>
            <w:sz w:val="24"/>
            <w:szCs w:val="24"/>
            <w:lang w:val="en-US" w:eastAsia="zh-CN"/>
          </w:rPr>
          <w:t xml:space="preserve"> </w:t>
        </w:r>
      </w:ins>
      <w:ins w:id="4552" w:author="LKY" w:date="2026-06-22T13:43:19Z">
        <w:r>
          <w:rPr>
            <w:rFonts w:hint="eastAsia" w:ascii="Times New Roman" w:hAnsi="Times New Roman"/>
            <w:b w:val="0"/>
            <w:bCs w:val="0"/>
            <w:color w:val="0000FF"/>
            <w:sz w:val="24"/>
            <w:szCs w:val="24"/>
            <w:lang w:val="en-US" w:eastAsia="zh-CN"/>
          </w:rPr>
          <w:t>s</w:t>
        </w:r>
      </w:ins>
      <w:ins w:id="4553" w:author="LKY" w:date="2026-06-22T13:43:19Z">
        <w:r>
          <w:rPr>
            <w:rFonts w:hint="default" w:ascii="Times New Roman" w:hAnsi="Times New Roman"/>
            <w:b w:val="0"/>
            <w:bCs w:val="0"/>
            <w:color w:val="0000FF"/>
            <w:sz w:val="24"/>
            <w:szCs w:val="24"/>
            <w:lang w:val="en-US" w:eastAsia="zh-CN"/>
          </w:rPr>
          <w:t xml:space="preserve">et </w:t>
        </w:r>
      </w:ins>
      <w:ins w:id="4554" w:author="LKY" w:date="2026-06-22T13:43:19Z">
        <w:r>
          <w:rPr>
            <w:rFonts w:hint="eastAsia" w:ascii="Times New Roman" w:hAnsi="Times New Roman"/>
            <w:b w:val="0"/>
            <w:bCs w:val="0"/>
            <w:color w:val="0000FF"/>
            <w:sz w:val="24"/>
            <w:szCs w:val="24"/>
            <w:lang w:val="en-US" w:eastAsia="zh-CN"/>
          </w:rPr>
          <w:t>4000 10    //</w:t>
        </w:r>
      </w:ins>
      <w:ins w:id="4555" w:author="LKY" w:date="2026-06-22T13:43:19Z">
        <w:r>
          <w:rPr>
            <w:rFonts w:hint="eastAsia" w:ascii="Times New Roman" w:hAnsi="Times New Roman"/>
            <w:b w:val="0"/>
            <w:bCs w:val="0"/>
            <w:color w:val="auto"/>
            <w:sz w:val="24"/>
            <w:szCs w:val="24"/>
            <w:lang w:val="en-US" w:eastAsia="zh-CN"/>
          </w:rPr>
          <w:t>通过address设置输出10mA</w:t>
        </w:r>
      </w:ins>
    </w:p>
    <w:p w14:paraId="046B278F">
      <w:pPr>
        <w:pStyle w:val="12"/>
        <w:keepNext w:val="0"/>
        <w:keepLines w:val="0"/>
        <w:pageBreakBefore w:val="0"/>
        <w:widowControl w:val="0"/>
        <w:shd w:val="clear" w:fill="E7E6E6" w:themeFill="background2"/>
        <w:kinsoku/>
        <w:wordWrap w:val="0"/>
        <w:overflowPunct/>
        <w:topLinePunct w:val="0"/>
        <w:autoSpaceDE/>
        <w:autoSpaceDN/>
        <w:bidi w:val="0"/>
        <w:adjustRightInd/>
        <w:snapToGrid/>
        <w:spacing w:after="0" w:line="360" w:lineRule="auto"/>
        <w:ind w:left="0" w:leftChars="0" w:firstLine="420" w:firstLineChars="0"/>
        <w:jc w:val="left"/>
        <w:textAlignment w:val="auto"/>
        <w:outlineLvl w:val="9"/>
        <w:rPr>
          <w:ins w:id="4556" w:author="LKY" w:date="2026-06-22T13:43:19Z"/>
          <w:rFonts w:hint="default" w:ascii="Times New Roman" w:hAnsi="Times New Roman"/>
          <w:b w:val="0"/>
          <w:bCs w:val="0"/>
          <w:color w:val="auto"/>
          <w:sz w:val="24"/>
          <w:szCs w:val="24"/>
          <w:lang w:val="en-US" w:eastAsia="zh-CN"/>
        </w:rPr>
      </w:pPr>
      <w:ins w:id="4557" w:author="LKY" w:date="2026-06-22T13:43:19Z">
        <w:r>
          <w:rPr>
            <w:rFonts w:hint="default" w:ascii="Times New Roman" w:hAnsi="Times New Roman"/>
            <w:b w:val="0"/>
            <w:bCs w:val="0"/>
            <w:sz w:val="24"/>
            <w:szCs w:val="24"/>
            <w:lang w:val="en-US" w:eastAsia="zh-CN"/>
          </w:rPr>
          <w:t>root@</w:t>
        </w:r>
      </w:ins>
      <w:ins w:id="4558" w:author="LKY" w:date="2026-06-22T13:43:19Z">
        <w:r>
          <w:rPr>
            <w:rFonts w:hint="eastAsia" w:ascii="Times New Roman" w:hAnsi="Times New Roman"/>
            <w:b w:val="0"/>
            <w:bCs w:val="0"/>
            <w:sz w:val="24"/>
            <w:szCs w:val="24"/>
            <w:lang w:val="en-US" w:eastAsia="zh-CN"/>
          </w:rPr>
          <w:t>bliiot</w:t>
        </w:r>
      </w:ins>
      <w:ins w:id="4559" w:author="LKY" w:date="2026-06-22T13:43:19Z">
        <w:r>
          <w:rPr>
            <w:rFonts w:hint="default" w:ascii="Times New Roman" w:hAnsi="Times New Roman"/>
            <w:b w:val="0"/>
            <w:bCs w:val="0"/>
            <w:sz w:val="24"/>
            <w:szCs w:val="24"/>
            <w:lang w:val="en-US" w:eastAsia="zh-CN"/>
          </w:rPr>
          <w:t xml:space="preserve">:/# </w:t>
        </w:r>
      </w:ins>
      <w:ins w:id="4560" w:author="LKY" w:date="2026-06-22T13:43:19Z">
        <w:r>
          <w:rPr>
            <w:rFonts w:hint="eastAsia" w:ascii="Times New Roman" w:hAnsi="Times New Roman"/>
            <w:b w:val="0"/>
            <w:bCs w:val="0"/>
            <w:color w:val="0000FF"/>
            <w:sz w:val="24"/>
            <w:szCs w:val="24"/>
            <w:lang w:val="en-US" w:eastAsia="zh-CN"/>
          </w:rPr>
          <w:t>ion</w:t>
        </w:r>
      </w:ins>
      <w:ins w:id="4561" w:author="LKY" w:date="2026-06-22T13:43:19Z">
        <w:r>
          <w:rPr>
            <w:rFonts w:hint="default" w:ascii="Times New Roman" w:hAnsi="Times New Roman"/>
            <w:b w:val="0"/>
            <w:bCs w:val="0"/>
            <w:color w:val="0000FF"/>
            <w:sz w:val="24"/>
            <w:szCs w:val="24"/>
            <w:lang w:val="en-US" w:eastAsia="zh-CN"/>
          </w:rPr>
          <w:t xml:space="preserve"> get </w:t>
        </w:r>
      </w:ins>
      <w:ins w:id="4562" w:author="LKY" w:date="2026-06-22T13:43:19Z">
        <w:r>
          <w:rPr>
            <w:rFonts w:hint="eastAsia" w:ascii="Times New Roman" w:hAnsi="Times New Roman"/>
            <w:b w:val="0"/>
            <w:bCs w:val="0"/>
            <w:color w:val="0000FF"/>
            <w:sz w:val="24"/>
            <w:szCs w:val="24"/>
            <w:lang w:val="en-US" w:eastAsia="zh-CN"/>
          </w:rPr>
          <w:t>4000    //</w:t>
        </w:r>
      </w:ins>
      <w:ins w:id="4563" w:author="LKY" w:date="2026-06-22T13:43:19Z">
        <w:r>
          <w:rPr>
            <w:rFonts w:hint="eastAsia" w:ascii="Times New Roman" w:hAnsi="Times New Roman"/>
            <w:b w:val="0"/>
            <w:bCs w:val="0"/>
            <w:color w:val="auto"/>
            <w:sz w:val="24"/>
            <w:szCs w:val="24"/>
            <w:lang w:val="en-US" w:eastAsia="zh-CN"/>
          </w:rPr>
          <w:t>通过address查看</w:t>
        </w:r>
      </w:ins>
    </w:p>
    <w:p w14:paraId="57B33370">
      <w:pPr>
        <w:keepNext w:val="0"/>
        <w:keepLines w:val="0"/>
        <w:pageBreakBefore w:val="0"/>
        <w:widowControl w:val="0"/>
        <w:kinsoku/>
        <w:overflowPunct/>
        <w:topLinePunct w:val="0"/>
        <w:autoSpaceDE/>
        <w:autoSpaceDN/>
        <w:bidi w:val="0"/>
        <w:adjustRightInd/>
        <w:snapToGrid/>
        <w:spacing w:line="360" w:lineRule="auto"/>
        <w:ind w:firstLine="0" w:firstLineChars="0"/>
        <w:textAlignment w:val="auto"/>
        <w:rPr>
          <w:ins w:id="4564" w:author="LKY" w:date="2026-06-22T13:43:19Z"/>
        </w:rPr>
      </w:pPr>
      <w:ins w:id="4565" w:author="LKY" w:date="2026-06-22T15:01:13Z">
        <w:r>
          <w:rPr/>
          <w:drawing>
            <wp:inline distT="0" distB="0" distL="114300" distR="114300">
              <wp:extent cx="5273675" cy="546735"/>
              <wp:effectExtent l="0" t="0" r="3175" b="5715"/>
              <wp:docPr id="124"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 name="图片 6"/>
                      <pic:cNvPicPr>
                        <a:picLocks noChangeAspect="1"/>
                      </pic:cNvPicPr>
                    </pic:nvPicPr>
                    <pic:blipFill>
                      <a:blip r:embed="rId39"/>
                      <a:stretch>
                        <a:fillRect/>
                      </a:stretch>
                    </pic:blipFill>
                    <pic:spPr>
                      <a:xfrm>
                        <a:off x="0" y="0"/>
                        <a:ext cx="5273675" cy="546735"/>
                      </a:xfrm>
                      <a:prstGeom prst="rect">
                        <a:avLst/>
                      </a:prstGeom>
                      <a:noFill/>
                      <a:ln>
                        <a:noFill/>
                      </a:ln>
                    </pic:spPr>
                  </pic:pic>
                </a:graphicData>
              </a:graphic>
            </wp:inline>
          </w:drawing>
        </w:r>
      </w:ins>
    </w:p>
    <w:p w14:paraId="18012E4A">
      <w:pPr>
        <w:keepNext w:val="0"/>
        <w:keepLines w:val="0"/>
        <w:pageBreakBefore w:val="0"/>
        <w:widowControl w:val="0"/>
        <w:kinsoku/>
        <w:overflowPunct/>
        <w:topLinePunct w:val="0"/>
        <w:autoSpaceDE/>
        <w:autoSpaceDN/>
        <w:bidi w:val="0"/>
        <w:adjustRightInd/>
        <w:snapToGrid/>
        <w:spacing w:line="360" w:lineRule="auto"/>
        <w:ind w:firstLine="480" w:firstLineChars="200"/>
        <w:textAlignment w:val="auto"/>
        <w:rPr>
          <w:ins w:id="4567" w:author="LKY" w:date="2026-06-22T13:43:19Z"/>
          <w:rFonts w:hint="default"/>
          <w:sz w:val="24"/>
          <w:lang w:val="en-US" w:eastAsia="zh-CN"/>
        </w:rPr>
      </w:pPr>
      <w:ins w:id="4568" w:author="LKY" w:date="2026-06-22T13:43:19Z">
        <w:r>
          <w:rPr>
            <w:rFonts w:hint="eastAsia"/>
            <w:sz w:val="24"/>
            <w:lang w:val="en-US" w:eastAsia="zh-CN"/>
          </w:rPr>
          <w:t>通过高精度万用表直流电流档查看实际值与设置值是否相符,若显示值与理论值的偏差在允许误差范围内，即视为校准通过。</w:t>
        </w:r>
      </w:ins>
    </w:p>
    <w:p w14:paraId="67BE7CDE">
      <w:pPr>
        <w:keepNext w:val="0"/>
        <w:keepLines w:val="0"/>
        <w:pageBreakBefore w:val="0"/>
        <w:widowControl w:val="0"/>
        <w:kinsoku/>
        <w:overflowPunct/>
        <w:topLinePunct w:val="0"/>
        <w:autoSpaceDE/>
        <w:autoSpaceDN/>
        <w:bidi w:val="0"/>
        <w:adjustRightInd/>
        <w:snapToGrid/>
        <w:spacing w:line="360" w:lineRule="auto"/>
        <w:ind w:firstLine="420" w:firstLineChars="0"/>
        <w:textAlignment w:val="auto"/>
        <w:rPr>
          <w:ins w:id="4569" w:author="LKY" w:date="2026-06-22T13:43:19Z"/>
          <w:rFonts w:hint="eastAsia"/>
          <w:sz w:val="24"/>
          <w:lang w:val="en-US" w:eastAsia="zh-CN"/>
        </w:rPr>
      </w:pPr>
      <w:ins w:id="4570" w:author="LKY" w:date="2026-06-22T13:43:19Z">
        <w:r>
          <w:rPr>
            <w:rFonts w:hint="eastAsia"/>
            <w:sz w:val="24"/>
            <w:lang w:val="en-US" w:eastAsia="zh-CN"/>
          </w:rPr>
          <w:t>对应的N4086差分输出电压类似。</w:t>
        </w:r>
      </w:ins>
    </w:p>
    <w:p w14:paraId="5AF76F75">
      <w:pPr>
        <w:keepNext w:val="0"/>
        <w:keepLines w:val="0"/>
        <w:pageBreakBefore w:val="0"/>
        <w:widowControl w:val="0"/>
        <w:kinsoku/>
        <w:overflowPunct/>
        <w:topLinePunct w:val="0"/>
        <w:autoSpaceDE/>
        <w:autoSpaceDN/>
        <w:bidi w:val="0"/>
        <w:adjustRightInd/>
        <w:snapToGrid/>
        <w:spacing w:line="360" w:lineRule="auto"/>
        <w:ind w:firstLine="0" w:firstLineChars="0"/>
        <w:textAlignment w:val="auto"/>
        <w:rPr>
          <w:ins w:id="4571" w:author="LKY" w:date="2026-06-22T13:43:19Z"/>
          <w:rFonts w:hint="default"/>
          <w:sz w:val="24"/>
          <w:lang w:val="en-US" w:eastAsia="zh-CN"/>
        </w:rPr>
      </w:pPr>
      <w:ins w:id="4572" w:author="LKY" w:date="2026-06-22T14:50:44Z">
        <w:r>
          <w:rPr/>
          <w:drawing>
            <wp:inline distT="0" distB="0" distL="114300" distR="114300">
              <wp:extent cx="5270500" cy="1409065"/>
              <wp:effectExtent l="0" t="0" r="6350" b="635"/>
              <wp:docPr id="12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 name="图片 3"/>
                      <pic:cNvPicPr>
                        <a:picLocks noChangeAspect="1"/>
                      </pic:cNvPicPr>
                    </pic:nvPicPr>
                    <pic:blipFill>
                      <a:blip r:embed="rId40"/>
                      <a:stretch>
                        <a:fillRect/>
                      </a:stretch>
                    </pic:blipFill>
                    <pic:spPr>
                      <a:xfrm>
                        <a:off x="0" y="0"/>
                        <a:ext cx="5270500" cy="1409065"/>
                      </a:xfrm>
                      <a:prstGeom prst="rect">
                        <a:avLst/>
                      </a:prstGeom>
                      <a:noFill/>
                      <a:ln>
                        <a:noFill/>
                      </a:ln>
                    </pic:spPr>
                  </pic:pic>
                </a:graphicData>
              </a:graphic>
            </wp:inline>
          </w:drawing>
        </w:r>
      </w:ins>
    </w:p>
    <w:p w14:paraId="76DBB666">
      <w:pPr>
        <w:pStyle w:val="12"/>
        <w:numPr>
          <w:ilvl w:val="0"/>
          <w:numId w:val="3"/>
        </w:numPr>
        <w:wordWrap w:val="0"/>
        <w:ind w:left="425" w:leftChars="0" w:hanging="425" w:firstLineChars="0"/>
        <w:jc w:val="left"/>
        <w:outlineLvl w:val="4"/>
        <w:rPr>
          <w:ins w:id="4574" w:author="LKY" w:date="2026-06-22T13:43:19Z"/>
          <w:rFonts w:hint="default" w:ascii="Times New Roman" w:hAnsi="Times New Roman" w:eastAsia="宋体" w:cs="Times New Roman"/>
          <w:b/>
          <w:bCs/>
          <w:sz w:val="24"/>
          <w:szCs w:val="24"/>
          <w:lang w:val="en-US" w:eastAsia="zh-CN"/>
        </w:rPr>
      </w:pPr>
      <w:ins w:id="4575" w:author="LKY" w:date="2026-06-22T13:43:19Z">
        <w:r>
          <w:rPr>
            <w:rFonts w:hint="default" w:ascii="Times New Roman" w:hAnsi="Times New Roman" w:eastAsia="宋体" w:cs="Times New Roman"/>
            <w:b/>
            <w:bCs/>
            <w:sz w:val="24"/>
            <w:szCs w:val="24"/>
            <w:lang w:val="en-US" w:eastAsia="zh-CN"/>
          </w:rPr>
          <w:t>AI使用</w:t>
        </w:r>
      </w:ins>
    </w:p>
    <w:p w14:paraId="124B9D0D">
      <w:pPr>
        <w:pStyle w:val="12"/>
        <w:keepNext w:val="0"/>
        <w:keepLines w:val="0"/>
        <w:pageBreakBefore w:val="0"/>
        <w:widowControl w:val="0"/>
        <w:kinsoku/>
        <w:wordWrap w:val="0"/>
        <w:overflowPunct/>
        <w:topLinePunct w:val="0"/>
        <w:autoSpaceDE/>
        <w:autoSpaceDN/>
        <w:bidi w:val="0"/>
        <w:adjustRightInd/>
        <w:snapToGrid/>
        <w:spacing w:after="0" w:line="360" w:lineRule="auto"/>
        <w:ind w:left="0" w:leftChars="0" w:firstLine="420" w:firstLineChars="0"/>
        <w:jc w:val="left"/>
        <w:textAlignment w:val="auto"/>
        <w:outlineLvl w:val="9"/>
        <w:rPr>
          <w:ins w:id="4576" w:author="LKY" w:date="2026-06-22T13:43:19Z"/>
          <w:rFonts w:hint="eastAsia" w:ascii="Times New Roman" w:hAnsi="Times New Roman"/>
          <w:b w:val="0"/>
          <w:bCs w:val="0"/>
          <w:sz w:val="24"/>
          <w:szCs w:val="24"/>
          <w:lang w:val="en-US" w:eastAsia="zh-CN"/>
        </w:rPr>
      </w:pPr>
      <w:ins w:id="4577" w:author="LKY" w:date="2026-06-22T13:43:19Z">
        <w:r>
          <w:rPr>
            <w:rFonts w:hint="eastAsia" w:ascii="Times New Roman" w:hAnsi="Times New Roman"/>
            <w:b w:val="0"/>
            <w:bCs w:val="0"/>
            <w:sz w:val="24"/>
            <w:szCs w:val="24"/>
            <w:lang w:val="en-US" w:eastAsia="zh-CN"/>
          </w:rPr>
          <w:t>以N3081为例（8路输入模块单端电流），量程设为0-20mA，输入</w:t>
        </w:r>
      </w:ins>
      <w:ins w:id="4578" w:author="LKY" w:date="2026-06-22T13:43:19Z">
        <w:r>
          <w:rPr>
            <w:rFonts w:hint="eastAsia" w:ascii="Times New Roman" w:hAnsi="Times New Roman"/>
            <w:b w:val="0"/>
            <w:bCs w:val="0"/>
            <w:color w:val="0000FF"/>
            <w:sz w:val="24"/>
            <w:szCs w:val="24"/>
            <w:lang w:val="en-US" w:eastAsia="zh-CN"/>
          </w:rPr>
          <w:t>ion show</w:t>
        </w:r>
      </w:ins>
      <w:ins w:id="4579" w:author="LKY" w:date="2026-06-22T13:43:19Z">
        <w:r>
          <w:rPr>
            <w:rFonts w:hint="eastAsia" w:ascii="Times New Roman" w:hAnsi="Times New Roman"/>
            <w:b w:val="0"/>
            <w:bCs w:val="0"/>
            <w:sz w:val="24"/>
            <w:szCs w:val="24"/>
            <w:lang w:val="en-US" w:eastAsia="zh-CN"/>
          </w:rPr>
          <w:t>查看信息。</w:t>
        </w:r>
      </w:ins>
    </w:p>
    <w:p w14:paraId="1074B0E6">
      <w:pPr>
        <w:pStyle w:val="12"/>
        <w:keepNext w:val="0"/>
        <w:keepLines w:val="0"/>
        <w:pageBreakBefore w:val="0"/>
        <w:widowControl w:val="0"/>
        <w:shd w:val="clear" w:fill="E7E6E6" w:themeFill="background2"/>
        <w:kinsoku/>
        <w:wordWrap w:val="0"/>
        <w:overflowPunct/>
        <w:topLinePunct w:val="0"/>
        <w:autoSpaceDE/>
        <w:autoSpaceDN/>
        <w:bidi w:val="0"/>
        <w:adjustRightInd/>
        <w:snapToGrid/>
        <w:spacing w:after="0" w:line="360" w:lineRule="auto"/>
        <w:ind w:left="0" w:leftChars="0" w:firstLine="420" w:firstLineChars="0"/>
        <w:jc w:val="left"/>
        <w:textAlignment w:val="auto"/>
        <w:outlineLvl w:val="9"/>
        <w:rPr>
          <w:ins w:id="4580" w:author="LKY" w:date="2026-06-22T13:43:19Z"/>
          <w:rFonts w:hint="default" w:ascii="Times New Roman" w:hAnsi="Times New Roman"/>
          <w:b w:val="0"/>
          <w:bCs w:val="0"/>
          <w:sz w:val="24"/>
          <w:szCs w:val="24"/>
          <w:lang w:val="en-US" w:eastAsia="zh-CN"/>
        </w:rPr>
      </w:pPr>
      <w:ins w:id="4581" w:author="LKY" w:date="2026-06-22T13:43:19Z">
        <w:r>
          <w:rPr>
            <w:rFonts w:hint="default" w:ascii="Times New Roman" w:hAnsi="Times New Roman"/>
            <w:b w:val="0"/>
            <w:bCs w:val="0"/>
            <w:sz w:val="24"/>
            <w:szCs w:val="24"/>
            <w:shd w:val="clear" w:color="auto" w:fill="auto"/>
            <w:lang w:val="en-US" w:eastAsia="zh-CN"/>
          </w:rPr>
          <w:t>root@</w:t>
        </w:r>
      </w:ins>
      <w:ins w:id="4582" w:author="LKY" w:date="2026-06-22T13:43:19Z">
        <w:r>
          <w:rPr>
            <w:rFonts w:hint="eastAsia" w:ascii="Times New Roman" w:hAnsi="Times New Roman"/>
            <w:b w:val="0"/>
            <w:bCs w:val="0"/>
            <w:sz w:val="24"/>
            <w:szCs w:val="24"/>
            <w:shd w:val="clear" w:color="auto" w:fill="auto"/>
            <w:lang w:val="en-US" w:eastAsia="zh-CN"/>
          </w:rPr>
          <w:t>bliiot</w:t>
        </w:r>
      </w:ins>
      <w:ins w:id="4583" w:author="LKY" w:date="2026-06-22T13:43:19Z">
        <w:r>
          <w:rPr>
            <w:rFonts w:hint="default" w:ascii="Times New Roman" w:hAnsi="Times New Roman"/>
            <w:b w:val="0"/>
            <w:bCs w:val="0"/>
            <w:sz w:val="24"/>
            <w:szCs w:val="24"/>
            <w:shd w:val="clear" w:color="auto" w:fill="auto"/>
            <w:lang w:val="en-US" w:eastAsia="zh-CN"/>
          </w:rPr>
          <w:t xml:space="preserve">:/# </w:t>
        </w:r>
      </w:ins>
      <w:ins w:id="4584" w:author="LKY" w:date="2026-06-22T13:43:19Z">
        <w:r>
          <w:rPr>
            <w:rFonts w:hint="eastAsia" w:ascii="Times New Roman" w:hAnsi="Times New Roman"/>
            <w:b w:val="0"/>
            <w:bCs w:val="0"/>
            <w:color w:val="0000FF"/>
            <w:sz w:val="24"/>
            <w:szCs w:val="24"/>
            <w:shd w:val="clear" w:color="auto" w:fill="auto"/>
            <w:lang w:val="en-US" w:eastAsia="zh-CN"/>
          </w:rPr>
          <w:t xml:space="preserve">ion show  </w:t>
        </w:r>
      </w:ins>
    </w:p>
    <w:p w14:paraId="606453BA">
      <w:pPr>
        <w:keepNext w:val="0"/>
        <w:keepLines w:val="0"/>
        <w:pageBreakBefore w:val="0"/>
        <w:widowControl w:val="0"/>
        <w:kinsoku/>
        <w:overflowPunct/>
        <w:topLinePunct w:val="0"/>
        <w:autoSpaceDE/>
        <w:autoSpaceDN/>
        <w:bidi w:val="0"/>
        <w:adjustRightInd/>
        <w:snapToGrid/>
        <w:spacing w:line="360" w:lineRule="auto"/>
        <w:ind w:firstLine="0" w:firstLineChars="0"/>
        <w:textAlignment w:val="auto"/>
        <w:rPr>
          <w:ins w:id="4585" w:author="LKY" w:date="2026-06-22T13:43:19Z"/>
        </w:rPr>
      </w:pPr>
      <w:ins w:id="4586" w:author="L" w:date="2026-06-29T18:29:47Z">
        <w:r>
          <w:rPr/>
          <w:drawing>
            <wp:inline distT="0" distB="0" distL="114300" distR="114300">
              <wp:extent cx="5273675" cy="1016000"/>
              <wp:effectExtent l="0" t="0" r="3175" b="12700"/>
              <wp:docPr id="11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 name="图片 4"/>
                      <pic:cNvPicPr>
                        <a:picLocks noChangeAspect="1"/>
                      </pic:cNvPicPr>
                    </pic:nvPicPr>
                    <pic:blipFill>
                      <a:blip r:embed="rId41"/>
                      <a:stretch>
                        <a:fillRect/>
                      </a:stretch>
                    </pic:blipFill>
                    <pic:spPr>
                      <a:xfrm>
                        <a:off x="0" y="0"/>
                        <a:ext cx="5273675" cy="1016000"/>
                      </a:xfrm>
                      <a:prstGeom prst="rect">
                        <a:avLst/>
                      </a:prstGeom>
                      <a:noFill/>
                      <a:ln>
                        <a:noFill/>
                      </a:ln>
                    </pic:spPr>
                  </pic:pic>
                </a:graphicData>
              </a:graphic>
            </wp:inline>
          </w:drawing>
        </w:r>
      </w:ins>
      <w:ins w:id="4588" w:author="LKY" w:date="2026-06-22T13:43:19Z">
        <w:del w:id="4589" w:author="L" w:date="2026-06-29T18:28:46Z">
          <w:r>
            <w:rPr/>
            <w:drawing>
              <wp:inline distT="0" distB="0" distL="114300" distR="114300">
                <wp:extent cx="5269865" cy="1057910"/>
                <wp:effectExtent l="0" t="0" r="6985" b="8890"/>
                <wp:docPr id="11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 name="图片 5"/>
                        <pic:cNvPicPr>
                          <a:picLocks noChangeAspect="1"/>
                        </pic:cNvPicPr>
                      </pic:nvPicPr>
                      <pic:blipFill>
                        <a:blip r:embed="rId42"/>
                        <a:stretch>
                          <a:fillRect/>
                        </a:stretch>
                      </pic:blipFill>
                      <pic:spPr>
                        <a:xfrm>
                          <a:off x="0" y="0"/>
                          <a:ext cx="5269865" cy="1057910"/>
                        </a:xfrm>
                        <a:prstGeom prst="rect">
                          <a:avLst/>
                        </a:prstGeom>
                        <a:noFill/>
                        <a:ln>
                          <a:noFill/>
                        </a:ln>
                      </pic:spPr>
                    </pic:pic>
                  </a:graphicData>
                </a:graphic>
              </wp:inline>
            </w:drawing>
          </w:r>
        </w:del>
      </w:ins>
    </w:p>
    <w:p w14:paraId="7DF6D75B">
      <w:pPr>
        <w:keepNext w:val="0"/>
        <w:keepLines w:val="0"/>
        <w:pageBreakBefore w:val="0"/>
        <w:widowControl w:val="0"/>
        <w:kinsoku/>
        <w:overflowPunct/>
        <w:topLinePunct w:val="0"/>
        <w:autoSpaceDE/>
        <w:autoSpaceDN/>
        <w:bidi w:val="0"/>
        <w:adjustRightInd/>
        <w:snapToGrid/>
        <w:spacing w:line="360" w:lineRule="auto"/>
        <w:ind w:firstLine="480" w:firstLineChars="200"/>
        <w:textAlignment w:val="auto"/>
        <w:rPr>
          <w:ins w:id="4592" w:author="LKY" w:date="2026-06-22T13:43:19Z"/>
          <w:rFonts w:hint="eastAsia" w:ascii="Times New Roman" w:hAnsi="Times New Roman"/>
          <w:sz w:val="24"/>
          <w:lang w:val="en-US" w:eastAsia="zh-CN"/>
        </w:rPr>
      </w:pPr>
      <w:ins w:id="4593" w:author="LKY" w:date="2026-06-22T13:43:19Z">
        <w:r>
          <w:rPr>
            <w:rFonts w:hint="eastAsia" w:ascii="Times New Roman" w:hAnsi="Times New Roman"/>
            <w:sz w:val="24"/>
            <w:lang w:val="en-US" w:eastAsia="zh-CN"/>
          </w:rPr>
          <w:t>使用信号发生器输出目标电流值，观察实际值是否与输入值保持一致，如对第一个通道输出</w:t>
        </w:r>
      </w:ins>
      <w:ins w:id="4594" w:author="L" w:date="2026-06-30T11:40:08Z">
        <w:r>
          <w:rPr>
            <w:rFonts w:hint="eastAsia" w:ascii="Times New Roman" w:hAnsi="Times New Roman"/>
            <w:sz w:val="24"/>
            <w:lang w:val="en-US" w:eastAsia="zh-CN"/>
          </w:rPr>
          <w:t>2</w:t>
        </w:r>
      </w:ins>
      <w:ins w:id="4595" w:author="LKY" w:date="2026-06-22T13:43:19Z">
        <w:del w:id="4596" w:author="L" w:date="2026-06-30T11:40:08Z">
          <w:r>
            <w:rPr>
              <w:rFonts w:hint="eastAsia" w:ascii="Times New Roman" w:hAnsi="Times New Roman"/>
              <w:sz w:val="24"/>
              <w:lang w:val="en-US" w:eastAsia="zh-CN"/>
            </w:rPr>
            <w:delText>1</w:delText>
          </w:r>
        </w:del>
      </w:ins>
      <w:ins w:id="4597" w:author="LKY" w:date="2026-06-22T13:43:19Z">
        <w:r>
          <w:rPr>
            <w:rFonts w:hint="eastAsia" w:ascii="Times New Roman" w:hAnsi="Times New Roman"/>
            <w:sz w:val="24"/>
            <w:lang w:val="en-US" w:eastAsia="zh-CN"/>
          </w:rPr>
          <w:t>0mA,通过ion show查看数值，若显示值与理论值的偏差在允许误差范围内，即视为校准通过。</w:t>
        </w:r>
      </w:ins>
    </w:p>
    <w:p w14:paraId="5C6BE238">
      <w:pPr>
        <w:keepNext w:val="0"/>
        <w:keepLines w:val="0"/>
        <w:pageBreakBefore w:val="0"/>
        <w:widowControl w:val="0"/>
        <w:kinsoku/>
        <w:overflowPunct/>
        <w:topLinePunct w:val="0"/>
        <w:autoSpaceDE/>
        <w:autoSpaceDN/>
        <w:bidi w:val="0"/>
        <w:adjustRightInd/>
        <w:snapToGrid/>
        <w:spacing w:line="360" w:lineRule="auto"/>
        <w:ind w:firstLine="480" w:firstLineChars="200"/>
        <w:textAlignment w:val="auto"/>
        <w:rPr>
          <w:ins w:id="4598" w:author="LKY" w:date="2026-06-22T13:43:19Z"/>
          <w:rFonts w:hint="default" w:ascii="Times New Roman" w:hAnsi="Times New Roman"/>
          <w:sz w:val="24"/>
          <w:lang w:val="en-US" w:eastAsia="zh-CN"/>
        </w:rPr>
      </w:pPr>
      <w:ins w:id="4599" w:author="LKY" w:date="2026-06-22T13:43:19Z">
        <w:r>
          <w:rPr>
            <w:rFonts w:hint="eastAsia" w:ascii="Times New Roman" w:hAnsi="Times New Roman"/>
            <w:sz w:val="24"/>
            <w:lang w:val="en-US" w:eastAsia="zh-CN"/>
          </w:rPr>
          <w:t>以第一通道为例，设定输出</w:t>
        </w:r>
      </w:ins>
      <w:ins w:id="4600" w:author="L" w:date="2026-06-29T18:29:01Z">
        <w:r>
          <w:rPr>
            <w:rFonts w:hint="eastAsia" w:ascii="Times New Roman" w:hAnsi="Times New Roman"/>
            <w:sz w:val="24"/>
            <w:lang w:val="en-US" w:eastAsia="zh-CN"/>
          </w:rPr>
          <w:t>2</w:t>
        </w:r>
      </w:ins>
      <w:ins w:id="4601" w:author="LKY" w:date="2026-06-22T13:43:19Z">
        <w:del w:id="4602" w:author="L" w:date="2026-06-29T18:29:00Z">
          <w:r>
            <w:rPr>
              <w:rFonts w:hint="eastAsia" w:ascii="Times New Roman" w:hAnsi="Times New Roman"/>
              <w:sz w:val="24"/>
              <w:lang w:val="en-US" w:eastAsia="zh-CN"/>
            </w:rPr>
            <w:delText>1</w:delText>
          </w:r>
        </w:del>
      </w:ins>
      <w:ins w:id="4603" w:author="LKY" w:date="2026-06-22T13:43:19Z">
        <w:r>
          <w:rPr>
            <w:rFonts w:hint="eastAsia" w:ascii="Times New Roman" w:hAnsi="Times New Roman"/>
            <w:sz w:val="24"/>
            <w:lang w:val="en-US" w:eastAsia="zh-CN"/>
          </w:rPr>
          <w:t>0mA，界面显示的数值即为该通道的实际输出值。</w:t>
        </w:r>
      </w:ins>
    </w:p>
    <w:p w14:paraId="554BD697">
      <w:pPr>
        <w:pStyle w:val="12"/>
        <w:keepNext w:val="0"/>
        <w:keepLines w:val="0"/>
        <w:pageBreakBefore w:val="0"/>
        <w:widowControl w:val="0"/>
        <w:shd w:val="clear" w:fill="E7E6E6" w:themeFill="background2"/>
        <w:kinsoku/>
        <w:wordWrap w:val="0"/>
        <w:overflowPunct/>
        <w:topLinePunct w:val="0"/>
        <w:autoSpaceDE/>
        <w:autoSpaceDN/>
        <w:bidi w:val="0"/>
        <w:adjustRightInd/>
        <w:snapToGrid/>
        <w:spacing w:after="0" w:line="360" w:lineRule="auto"/>
        <w:ind w:left="0" w:leftChars="0" w:firstLine="420" w:firstLineChars="0"/>
        <w:jc w:val="left"/>
        <w:textAlignment w:val="auto"/>
        <w:outlineLvl w:val="9"/>
        <w:rPr>
          <w:ins w:id="4604" w:author="LKY" w:date="2026-06-22T13:43:19Z"/>
          <w:rFonts w:hint="default" w:ascii="Times New Roman" w:hAnsi="Times New Roman"/>
          <w:b w:val="0"/>
          <w:bCs w:val="0"/>
          <w:sz w:val="24"/>
          <w:szCs w:val="24"/>
          <w:lang w:val="en-US" w:eastAsia="zh-CN"/>
        </w:rPr>
      </w:pPr>
      <w:ins w:id="4605" w:author="LKY" w:date="2026-06-22T13:43:19Z">
        <w:r>
          <w:rPr>
            <w:rFonts w:hint="default" w:ascii="Times New Roman" w:hAnsi="Times New Roman"/>
            <w:b w:val="0"/>
            <w:bCs w:val="0"/>
            <w:sz w:val="24"/>
            <w:szCs w:val="24"/>
            <w:shd w:val="clear" w:color="auto" w:fill="auto"/>
            <w:lang w:val="en-US" w:eastAsia="zh-CN"/>
          </w:rPr>
          <w:t>root@</w:t>
        </w:r>
      </w:ins>
      <w:ins w:id="4606" w:author="LKY" w:date="2026-06-22T13:43:19Z">
        <w:r>
          <w:rPr>
            <w:rFonts w:hint="eastAsia" w:ascii="Times New Roman" w:hAnsi="Times New Roman"/>
            <w:b w:val="0"/>
            <w:bCs w:val="0"/>
            <w:sz w:val="24"/>
            <w:szCs w:val="24"/>
            <w:shd w:val="clear" w:color="auto" w:fill="auto"/>
            <w:lang w:val="en-US" w:eastAsia="zh-CN"/>
          </w:rPr>
          <w:t>bliiot</w:t>
        </w:r>
      </w:ins>
      <w:ins w:id="4607" w:author="LKY" w:date="2026-06-22T13:43:19Z">
        <w:r>
          <w:rPr>
            <w:rFonts w:hint="default" w:ascii="Times New Roman" w:hAnsi="Times New Roman"/>
            <w:b w:val="0"/>
            <w:bCs w:val="0"/>
            <w:sz w:val="24"/>
            <w:szCs w:val="24"/>
            <w:shd w:val="clear" w:color="auto" w:fill="auto"/>
            <w:lang w:val="en-US" w:eastAsia="zh-CN"/>
          </w:rPr>
          <w:t xml:space="preserve">:/# </w:t>
        </w:r>
      </w:ins>
      <w:ins w:id="4608" w:author="LKY" w:date="2026-06-22T13:43:19Z">
        <w:r>
          <w:rPr>
            <w:rFonts w:hint="eastAsia" w:ascii="Times New Roman" w:hAnsi="Times New Roman"/>
            <w:b w:val="0"/>
            <w:bCs w:val="0"/>
            <w:color w:val="0000FF"/>
            <w:sz w:val="24"/>
            <w:szCs w:val="24"/>
            <w:shd w:val="clear" w:color="auto" w:fill="auto"/>
            <w:lang w:val="en-US" w:eastAsia="zh-CN"/>
          </w:rPr>
          <w:t xml:space="preserve">ion show  </w:t>
        </w:r>
      </w:ins>
    </w:p>
    <w:p w14:paraId="021E52E4">
      <w:pPr>
        <w:keepNext w:val="0"/>
        <w:keepLines w:val="0"/>
        <w:pageBreakBefore w:val="0"/>
        <w:widowControl w:val="0"/>
        <w:kinsoku/>
        <w:overflowPunct/>
        <w:topLinePunct w:val="0"/>
        <w:autoSpaceDE/>
        <w:autoSpaceDN/>
        <w:bidi w:val="0"/>
        <w:adjustRightInd/>
        <w:snapToGrid/>
        <w:spacing w:line="360" w:lineRule="auto"/>
        <w:ind w:firstLine="0" w:firstLineChars="0"/>
        <w:textAlignment w:val="auto"/>
        <w:rPr>
          <w:ins w:id="4609" w:author="LKY" w:date="2026-06-22T13:43:19Z"/>
          <w:rFonts w:hint="default"/>
          <w:sz w:val="24"/>
          <w:lang w:val="en-US" w:eastAsia="zh-CN"/>
        </w:rPr>
      </w:pPr>
      <w:ins w:id="4610" w:author="L" w:date="2026-06-29T18:29:14Z">
        <w:r>
          <w:rPr/>
          <w:drawing>
            <wp:inline distT="0" distB="0" distL="114300" distR="114300">
              <wp:extent cx="5273040" cy="1048385"/>
              <wp:effectExtent l="0" t="0" r="3810" b="18415"/>
              <wp:docPr id="11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 name="图片 3"/>
                      <pic:cNvPicPr>
                        <a:picLocks noChangeAspect="1"/>
                      </pic:cNvPicPr>
                    </pic:nvPicPr>
                    <pic:blipFill>
                      <a:blip r:embed="rId43"/>
                      <a:stretch>
                        <a:fillRect/>
                      </a:stretch>
                    </pic:blipFill>
                    <pic:spPr>
                      <a:xfrm>
                        <a:off x="0" y="0"/>
                        <a:ext cx="5273040" cy="1048385"/>
                      </a:xfrm>
                      <a:prstGeom prst="rect">
                        <a:avLst/>
                      </a:prstGeom>
                      <a:noFill/>
                      <a:ln>
                        <a:noFill/>
                      </a:ln>
                    </pic:spPr>
                  </pic:pic>
                </a:graphicData>
              </a:graphic>
            </wp:inline>
          </w:drawing>
        </w:r>
      </w:ins>
      <w:ins w:id="4612" w:author="LKY" w:date="2026-06-22T13:43:19Z">
        <w:del w:id="4613" w:author="L" w:date="2026-06-29T18:29:13Z">
          <w:r>
            <w:rPr/>
            <w:drawing>
              <wp:inline distT="0" distB="0" distL="114300" distR="114300">
                <wp:extent cx="5272405" cy="1048385"/>
                <wp:effectExtent l="0" t="0" r="4445" b="18415"/>
                <wp:docPr id="11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 name="图片 1"/>
                        <pic:cNvPicPr>
                          <a:picLocks noChangeAspect="1"/>
                        </pic:cNvPicPr>
                      </pic:nvPicPr>
                      <pic:blipFill>
                        <a:blip r:embed="rId44"/>
                        <a:stretch>
                          <a:fillRect/>
                        </a:stretch>
                      </pic:blipFill>
                      <pic:spPr>
                        <a:xfrm>
                          <a:off x="0" y="0"/>
                          <a:ext cx="5272405" cy="1048385"/>
                        </a:xfrm>
                        <a:prstGeom prst="rect">
                          <a:avLst/>
                        </a:prstGeom>
                        <a:noFill/>
                        <a:ln>
                          <a:noFill/>
                        </a:ln>
                      </pic:spPr>
                    </pic:pic>
                  </a:graphicData>
                </a:graphic>
              </wp:inline>
            </w:drawing>
          </w:r>
        </w:del>
      </w:ins>
    </w:p>
    <w:p w14:paraId="5B667070">
      <w:pPr>
        <w:keepNext w:val="0"/>
        <w:keepLines w:val="0"/>
        <w:pageBreakBefore w:val="0"/>
        <w:widowControl w:val="0"/>
        <w:kinsoku/>
        <w:overflowPunct/>
        <w:topLinePunct w:val="0"/>
        <w:autoSpaceDE/>
        <w:autoSpaceDN/>
        <w:bidi w:val="0"/>
        <w:adjustRightInd/>
        <w:snapToGrid/>
        <w:spacing w:line="360" w:lineRule="auto"/>
        <w:ind w:firstLine="480" w:firstLineChars="200"/>
        <w:textAlignment w:val="auto"/>
        <w:rPr>
          <w:ins w:id="4616" w:author="LKY" w:date="2026-06-22T13:43:19Z"/>
          <w:rFonts w:hint="eastAsia"/>
          <w:sz w:val="24"/>
          <w:lang w:val="en-US" w:eastAsia="zh-CN"/>
        </w:rPr>
      </w:pPr>
      <w:ins w:id="4617" w:author="LKY" w:date="2026-06-22T13:43:19Z">
        <w:r>
          <w:rPr>
            <w:rFonts w:hint="eastAsia"/>
            <w:sz w:val="24"/>
            <w:lang w:val="en-US" w:eastAsia="zh-CN"/>
          </w:rPr>
          <w:t>对应的</w:t>
        </w:r>
      </w:ins>
      <w:ins w:id="4618" w:author="LKY" w:date="2026-06-22T13:43:19Z">
        <w:r>
          <w:rPr>
            <w:rFonts w:hint="default" w:ascii="Times New Roman" w:hAnsi="Times New Roman" w:cs="Times New Roman"/>
            <w:sz w:val="24"/>
            <w:lang w:val="en-US" w:eastAsia="zh-CN"/>
          </w:rPr>
          <w:t>N3083</w:t>
        </w:r>
      </w:ins>
      <w:ins w:id="4619" w:author="LKY" w:date="2026-06-22T13:43:19Z">
        <w:r>
          <w:rPr>
            <w:rFonts w:hint="eastAsia"/>
            <w:sz w:val="24"/>
            <w:lang w:val="en-US" w:eastAsia="zh-CN"/>
          </w:rPr>
          <w:t>单端输入电压类似。</w:t>
        </w:r>
      </w:ins>
    </w:p>
    <w:p w14:paraId="33B15C82">
      <w:pPr>
        <w:keepNext w:val="0"/>
        <w:keepLines w:val="0"/>
        <w:pageBreakBefore w:val="0"/>
        <w:widowControl w:val="0"/>
        <w:kinsoku/>
        <w:overflowPunct/>
        <w:topLinePunct w:val="0"/>
        <w:autoSpaceDE/>
        <w:autoSpaceDN/>
        <w:bidi w:val="0"/>
        <w:adjustRightInd/>
        <w:snapToGrid/>
        <w:spacing w:line="360" w:lineRule="auto"/>
        <w:ind w:firstLine="0" w:firstLineChars="0"/>
        <w:textAlignment w:val="auto"/>
        <w:rPr>
          <w:ins w:id="4621" w:author="LKY" w:date="2026-06-22T13:43:19Z"/>
          <w:rFonts w:hint="eastAsia"/>
          <w:sz w:val="24"/>
          <w:lang w:val="en-US" w:eastAsia="zh-CN"/>
        </w:rPr>
        <w:pPrChange w:id="4620" w:author="L" w:date="2026-06-29T15:16:16Z">
          <w:pPr>
            <w:keepNext w:val="0"/>
            <w:keepLines w:val="0"/>
            <w:pageBreakBefore w:val="0"/>
            <w:widowControl w:val="0"/>
            <w:kinsoku/>
            <w:overflowPunct/>
            <w:topLinePunct w:val="0"/>
            <w:autoSpaceDE/>
            <w:autoSpaceDN/>
            <w:bidi w:val="0"/>
            <w:adjustRightInd/>
            <w:snapToGrid/>
            <w:spacing w:line="360" w:lineRule="auto"/>
            <w:ind w:firstLine="480" w:firstLineChars="200"/>
            <w:textAlignment w:val="auto"/>
          </w:pPr>
        </w:pPrChange>
      </w:pPr>
      <w:ins w:id="4622" w:author="L" w:date="2026-06-29T15:16:14Z">
        <w:r>
          <w:rPr/>
          <w:drawing>
            <wp:inline distT="0" distB="0" distL="114300" distR="114300">
              <wp:extent cx="5268595" cy="1402080"/>
              <wp:effectExtent l="0" t="0" r="8255" b="7620"/>
              <wp:docPr id="11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图片 1"/>
                      <pic:cNvPicPr>
                        <a:picLocks noChangeAspect="1"/>
                      </pic:cNvPicPr>
                    </pic:nvPicPr>
                    <pic:blipFill>
                      <a:blip r:embed="rId45"/>
                      <a:stretch>
                        <a:fillRect/>
                      </a:stretch>
                    </pic:blipFill>
                    <pic:spPr>
                      <a:xfrm>
                        <a:off x="0" y="0"/>
                        <a:ext cx="5268595" cy="1402080"/>
                      </a:xfrm>
                      <a:prstGeom prst="rect">
                        <a:avLst/>
                      </a:prstGeom>
                      <a:noFill/>
                      <a:ln>
                        <a:noFill/>
                      </a:ln>
                    </pic:spPr>
                  </pic:pic>
                </a:graphicData>
              </a:graphic>
            </wp:inline>
          </w:drawing>
        </w:r>
      </w:ins>
    </w:p>
    <w:p w14:paraId="6C2D1CA4">
      <w:pPr>
        <w:pStyle w:val="12"/>
        <w:keepNext w:val="0"/>
        <w:keepLines w:val="0"/>
        <w:pageBreakBefore w:val="0"/>
        <w:widowControl w:val="0"/>
        <w:numPr>
          <w:ilvl w:val="0"/>
          <w:numId w:val="3"/>
        </w:numPr>
        <w:kinsoku/>
        <w:wordWrap w:val="0"/>
        <w:overflowPunct/>
        <w:topLinePunct w:val="0"/>
        <w:autoSpaceDE/>
        <w:autoSpaceDN/>
        <w:bidi w:val="0"/>
        <w:adjustRightInd/>
        <w:snapToGrid/>
        <w:ind w:left="425" w:hanging="425" w:firstLineChars="0"/>
        <w:jc w:val="left"/>
        <w:textAlignment w:val="auto"/>
        <w:outlineLvl w:val="4"/>
        <w:rPr>
          <w:ins w:id="4624" w:author="LKY" w:date="2026-06-22T13:43:19Z"/>
          <w:rFonts w:hint="default" w:ascii="Times New Roman" w:hAnsi="Times New Roman" w:eastAsia="宋体" w:cs="Times New Roman"/>
          <w:b/>
          <w:bCs/>
          <w:sz w:val="24"/>
          <w:lang w:val="en-US" w:eastAsia="zh-CN"/>
        </w:rPr>
      </w:pPr>
      <w:ins w:id="4625" w:author="LKY" w:date="2026-06-22T13:43:19Z">
        <w:r>
          <w:rPr>
            <w:rFonts w:hint="default" w:ascii="Times New Roman" w:hAnsi="Times New Roman" w:eastAsia="宋体" w:cs="Times New Roman"/>
            <w:b/>
            <w:bCs/>
            <w:sz w:val="24"/>
            <w:lang w:val="en-US" w:eastAsia="zh-CN"/>
          </w:rPr>
          <w:t>RTD使用</w:t>
        </w:r>
      </w:ins>
    </w:p>
    <w:p w14:paraId="2C185446">
      <w:pPr>
        <w:pStyle w:val="12"/>
        <w:keepNext w:val="0"/>
        <w:keepLines w:val="0"/>
        <w:pageBreakBefore w:val="0"/>
        <w:widowControl w:val="0"/>
        <w:kinsoku/>
        <w:wordWrap w:val="0"/>
        <w:overflowPunct/>
        <w:topLinePunct w:val="0"/>
        <w:autoSpaceDE/>
        <w:autoSpaceDN/>
        <w:bidi w:val="0"/>
        <w:adjustRightInd/>
        <w:snapToGrid/>
        <w:spacing w:after="0" w:line="360" w:lineRule="auto"/>
        <w:ind w:left="0" w:leftChars="0" w:firstLine="420" w:firstLineChars="0"/>
        <w:jc w:val="left"/>
        <w:textAlignment w:val="auto"/>
        <w:outlineLvl w:val="9"/>
        <w:rPr>
          <w:ins w:id="4626" w:author="LKY" w:date="2026-06-22T13:43:19Z"/>
          <w:rFonts w:hint="eastAsia" w:ascii="Times New Roman" w:hAnsi="Times New Roman"/>
          <w:b w:val="0"/>
          <w:bCs w:val="0"/>
          <w:sz w:val="24"/>
          <w:szCs w:val="24"/>
          <w:lang w:val="en-US" w:eastAsia="zh-CN"/>
        </w:rPr>
      </w:pPr>
      <w:ins w:id="4627" w:author="LKY" w:date="2026-06-22T13:43:19Z">
        <w:r>
          <w:rPr>
            <w:rFonts w:hint="eastAsia" w:ascii="Times New Roman" w:hAnsi="Times New Roman"/>
            <w:b w:val="0"/>
            <w:bCs w:val="0"/>
            <w:sz w:val="24"/>
            <w:szCs w:val="24"/>
            <w:lang w:val="en-US" w:eastAsia="zh-CN"/>
          </w:rPr>
          <w:t>以N5041为例（4路RTD模块三线PT100），量程设为-200-850</w:t>
        </w:r>
      </w:ins>
      <w:ins w:id="4628" w:author="LKY" w:date="2026-06-22T13:43:19Z">
        <w:r>
          <w:rPr>
            <w:rFonts w:hint="eastAsia" w:ascii="宋体" w:hAnsi="宋体" w:eastAsia="宋体" w:cs="宋体"/>
            <w:b w:val="0"/>
            <w:bCs w:val="0"/>
            <w:sz w:val="24"/>
            <w:szCs w:val="24"/>
            <w:lang w:val="en-US" w:eastAsia="zh-CN"/>
          </w:rPr>
          <w:t>℃</w:t>
        </w:r>
      </w:ins>
      <w:ins w:id="4629" w:author="LKY" w:date="2026-06-22T13:43:19Z">
        <w:r>
          <w:rPr>
            <w:rFonts w:hint="eastAsia" w:ascii="Times New Roman" w:hAnsi="Times New Roman"/>
            <w:b w:val="0"/>
            <w:bCs w:val="0"/>
            <w:sz w:val="24"/>
            <w:szCs w:val="24"/>
            <w:lang w:val="en-US" w:eastAsia="zh-CN"/>
          </w:rPr>
          <w:t>，输入</w:t>
        </w:r>
      </w:ins>
      <w:ins w:id="4630" w:author="LKY" w:date="2026-06-22T13:43:19Z">
        <w:r>
          <w:rPr>
            <w:rFonts w:hint="eastAsia" w:ascii="Times New Roman" w:hAnsi="Times New Roman"/>
            <w:b w:val="0"/>
            <w:bCs w:val="0"/>
            <w:color w:val="0000FF"/>
            <w:sz w:val="24"/>
            <w:szCs w:val="24"/>
            <w:lang w:val="en-US" w:eastAsia="zh-CN"/>
          </w:rPr>
          <w:t>ion show</w:t>
        </w:r>
      </w:ins>
      <w:ins w:id="4631" w:author="LKY" w:date="2026-06-22T13:43:19Z">
        <w:r>
          <w:rPr>
            <w:rFonts w:hint="eastAsia" w:ascii="Times New Roman" w:hAnsi="Times New Roman"/>
            <w:b w:val="0"/>
            <w:bCs w:val="0"/>
            <w:sz w:val="24"/>
            <w:szCs w:val="24"/>
            <w:lang w:val="en-US" w:eastAsia="zh-CN"/>
          </w:rPr>
          <w:t>查看信息。</w:t>
        </w:r>
      </w:ins>
    </w:p>
    <w:p w14:paraId="03F7D584">
      <w:pPr>
        <w:pStyle w:val="12"/>
        <w:shd w:val="clear" w:fill="E7E6E6" w:themeFill="background2"/>
        <w:wordWrap w:val="0"/>
        <w:spacing w:line="360" w:lineRule="auto"/>
        <w:ind w:left="0" w:leftChars="0" w:firstLine="0" w:firstLineChars="0"/>
        <w:jc w:val="left"/>
        <w:outlineLvl w:val="9"/>
        <w:rPr>
          <w:ins w:id="4632" w:author="LKY" w:date="2026-06-22T13:43:19Z"/>
        </w:rPr>
      </w:pPr>
      <w:ins w:id="4633" w:author="LKY" w:date="2026-06-22T13:43:19Z">
        <w:r>
          <w:rPr>
            <w:rFonts w:hint="default" w:ascii="Times New Roman" w:hAnsi="Times New Roman"/>
            <w:b w:val="0"/>
            <w:bCs w:val="0"/>
            <w:sz w:val="24"/>
            <w:szCs w:val="24"/>
            <w:shd w:val="clear" w:color="auto" w:fill="auto"/>
            <w:lang w:val="en-US" w:eastAsia="zh-CN"/>
          </w:rPr>
          <w:t>root@</w:t>
        </w:r>
      </w:ins>
      <w:ins w:id="4634" w:author="LKY" w:date="2026-06-22T13:43:19Z">
        <w:r>
          <w:rPr>
            <w:rFonts w:hint="eastAsia" w:ascii="Times New Roman" w:hAnsi="Times New Roman"/>
            <w:b w:val="0"/>
            <w:bCs w:val="0"/>
            <w:sz w:val="24"/>
            <w:szCs w:val="24"/>
            <w:shd w:val="clear" w:color="auto" w:fill="auto"/>
            <w:lang w:val="en-US" w:eastAsia="zh-CN"/>
          </w:rPr>
          <w:t>bliiot</w:t>
        </w:r>
      </w:ins>
      <w:ins w:id="4635" w:author="LKY" w:date="2026-06-22T13:43:19Z">
        <w:r>
          <w:rPr>
            <w:rFonts w:hint="default" w:ascii="Times New Roman" w:hAnsi="Times New Roman"/>
            <w:b w:val="0"/>
            <w:bCs w:val="0"/>
            <w:sz w:val="24"/>
            <w:szCs w:val="24"/>
            <w:shd w:val="clear" w:color="auto" w:fill="auto"/>
            <w:lang w:val="en-US" w:eastAsia="zh-CN"/>
          </w:rPr>
          <w:t xml:space="preserve">:/# </w:t>
        </w:r>
      </w:ins>
      <w:ins w:id="4636" w:author="LKY" w:date="2026-06-22T13:43:19Z">
        <w:r>
          <w:rPr>
            <w:rFonts w:hint="eastAsia" w:ascii="Times New Roman" w:hAnsi="Times New Roman"/>
            <w:b w:val="0"/>
            <w:bCs w:val="0"/>
            <w:color w:val="0000FF"/>
            <w:sz w:val="24"/>
            <w:szCs w:val="24"/>
            <w:shd w:val="clear" w:color="auto" w:fill="auto"/>
            <w:lang w:val="en-US" w:eastAsia="zh-CN"/>
          </w:rPr>
          <w:t xml:space="preserve">ion show  </w:t>
        </w:r>
      </w:ins>
    </w:p>
    <w:p w14:paraId="038FE3BF">
      <w:pPr>
        <w:rPr>
          <w:ins w:id="4637" w:author="LKY" w:date="2026-06-22T13:43:19Z"/>
          <w:rFonts w:hint="default"/>
          <w:sz w:val="21"/>
          <w:lang w:val="en-US" w:eastAsia="zh-CN"/>
        </w:rPr>
      </w:pPr>
      <w:ins w:id="4638" w:author="LKY" w:date="2026-06-22T13:45:18Z">
        <w:r>
          <w:rPr/>
          <w:drawing>
            <wp:inline distT="0" distB="0" distL="114300" distR="114300">
              <wp:extent cx="5266690" cy="620395"/>
              <wp:effectExtent l="0" t="0" r="10160" b="8255"/>
              <wp:docPr id="11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 name="图片 1"/>
                      <pic:cNvPicPr>
                        <a:picLocks noChangeAspect="1"/>
                      </pic:cNvPicPr>
                    </pic:nvPicPr>
                    <pic:blipFill>
                      <a:blip r:embed="rId46"/>
                      <a:stretch>
                        <a:fillRect/>
                      </a:stretch>
                    </pic:blipFill>
                    <pic:spPr>
                      <a:xfrm>
                        <a:off x="0" y="0"/>
                        <a:ext cx="5266690" cy="620395"/>
                      </a:xfrm>
                      <a:prstGeom prst="rect">
                        <a:avLst/>
                      </a:prstGeom>
                      <a:noFill/>
                      <a:ln>
                        <a:noFill/>
                      </a:ln>
                    </pic:spPr>
                  </pic:pic>
                </a:graphicData>
              </a:graphic>
            </wp:inline>
          </w:drawing>
        </w:r>
      </w:ins>
    </w:p>
    <w:p w14:paraId="21D78F20">
      <w:pPr>
        <w:keepNext w:val="0"/>
        <w:keepLines w:val="0"/>
        <w:pageBreakBefore w:val="0"/>
        <w:widowControl w:val="0"/>
        <w:kinsoku/>
        <w:overflowPunct/>
        <w:topLinePunct w:val="0"/>
        <w:autoSpaceDE/>
        <w:autoSpaceDN/>
        <w:bidi w:val="0"/>
        <w:adjustRightInd/>
        <w:snapToGrid/>
        <w:spacing w:line="360" w:lineRule="auto"/>
        <w:ind w:firstLine="480" w:firstLineChars="200"/>
        <w:textAlignment w:val="auto"/>
        <w:rPr>
          <w:ins w:id="4640" w:author="LKY" w:date="2026-06-22T13:43:19Z"/>
          <w:rFonts w:hint="eastAsia" w:ascii="Times New Roman" w:hAnsi="Times New Roman"/>
          <w:sz w:val="24"/>
          <w:lang w:val="en-US" w:eastAsia="zh-CN"/>
        </w:rPr>
      </w:pPr>
      <w:ins w:id="4641" w:author="LKY" w:date="2026-06-22T13:43:19Z">
        <w:r>
          <w:rPr>
            <w:rFonts w:hint="eastAsia" w:ascii="Times New Roman" w:hAnsi="Times New Roman"/>
            <w:sz w:val="24"/>
            <w:lang w:val="en-US" w:eastAsia="zh-CN"/>
          </w:rPr>
          <w:t>使用电阻箱设置阻值对应温度值改变到合适的范围，若显示值与理论值的偏差在允许误差范围内，即视为校准通过。</w:t>
        </w:r>
      </w:ins>
    </w:p>
    <w:p w14:paraId="7B10B52E">
      <w:pPr>
        <w:keepNext w:val="0"/>
        <w:keepLines w:val="0"/>
        <w:pageBreakBefore w:val="0"/>
        <w:widowControl w:val="0"/>
        <w:kinsoku/>
        <w:overflowPunct/>
        <w:topLinePunct w:val="0"/>
        <w:autoSpaceDE/>
        <w:autoSpaceDN/>
        <w:bidi w:val="0"/>
        <w:adjustRightInd/>
        <w:snapToGrid/>
        <w:spacing w:line="360" w:lineRule="auto"/>
        <w:ind w:firstLine="480" w:firstLineChars="200"/>
        <w:textAlignment w:val="auto"/>
        <w:rPr>
          <w:ins w:id="4642" w:author="L" w:date="2026-07-31T15:16:23Z"/>
          <w:rFonts w:hint="eastAsia"/>
          <w:sz w:val="24"/>
          <w:lang w:val="en-US" w:eastAsia="zh-CN"/>
        </w:rPr>
      </w:pPr>
      <w:ins w:id="4643" w:author="LKY" w:date="2026-06-22T13:43:19Z">
        <w:r>
          <w:rPr>
            <w:rFonts w:hint="eastAsia"/>
            <w:sz w:val="24"/>
            <w:lang w:val="en-US" w:eastAsia="zh-CN"/>
          </w:rPr>
          <w:t>对应的</w:t>
        </w:r>
      </w:ins>
      <w:ins w:id="4644" w:author="LKY" w:date="2026-06-22T13:43:19Z">
        <w:r>
          <w:rPr>
            <w:rFonts w:hint="default" w:ascii="Times New Roman" w:hAnsi="Times New Roman" w:cs="Times New Roman"/>
            <w:sz w:val="24"/>
            <w:lang w:val="en-US" w:eastAsia="zh-CN"/>
          </w:rPr>
          <w:t>N</w:t>
        </w:r>
      </w:ins>
      <w:ins w:id="4645" w:author="LKY" w:date="2026-06-22T13:43:19Z">
        <w:r>
          <w:rPr>
            <w:rFonts w:hint="eastAsia" w:ascii="Times New Roman" w:hAnsi="Times New Roman" w:cs="Times New Roman"/>
            <w:sz w:val="24"/>
            <w:lang w:val="en-US" w:eastAsia="zh-CN"/>
          </w:rPr>
          <w:t>5042、N5043、 N5044</w:t>
        </w:r>
      </w:ins>
      <w:ins w:id="4646" w:author="LKY" w:date="2026-06-22T13:43:19Z">
        <w:r>
          <w:rPr>
            <w:rFonts w:hint="eastAsia"/>
            <w:sz w:val="24"/>
            <w:lang w:val="en-US" w:eastAsia="zh-CN"/>
          </w:rPr>
          <w:t>类似。</w:t>
        </w:r>
      </w:ins>
    </w:p>
    <w:p w14:paraId="6D215B80">
      <w:pPr>
        <w:keepNext w:val="0"/>
        <w:keepLines w:val="0"/>
        <w:pageBreakBefore w:val="0"/>
        <w:widowControl w:val="0"/>
        <w:kinsoku/>
        <w:overflowPunct/>
        <w:topLinePunct w:val="0"/>
        <w:autoSpaceDE/>
        <w:autoSpaceDN/>
        <w:bidi w:val="0"/>
        <w:adjustRightInd/>
        <w:snapToGrid/>
        <w:spacing w:line="360" w:lineRule="auto"/>
        <w:ind w:firstLine="0" w:firstLineChars="0"/>
        <w:textAlignment w:val="auto"/>
        <w:rPr>
          <w:ins w:id="4648" w:author="LKY" w:date="2026-06-22T13:43:19Z"/>
          <w:rFonts w:hint="eastAsia"/>
          <w:sz w:val="24"/>
          <w:lang w:val="en-US" w:eastAsia="zh-CN"/>
        </w:rPr>
        <w:pPrChange w:id="4647" w:author="L" w:date="2026-07-31T15:16:26Z">
          <w:pPr>
            <w:keepNext w:val="0"/>
            <w:keepLines w:val="0"/>
            <w:pageBreakBefore w:val="0"/>
            <w:widowControl w:val="0"/>
            <w:kinsoku/>
            <w:overflowPunct/>
            <w:topLinePunct w:val="0"/>
            <w:autoSpaceDE/>
            <w:autoSpaceDN/>
            <w:bidi w:val="0"/>
            <w:adjustRightInd/>
            <w:snapToGrid/>
            <w:spacing w:line="360" w:lineRule="auto"/>
            <w:ind w:firstLine="480" w:firstLineChars="200"/>
            <w:textAlignment w:val="auto"/>
          </w:pPr>
        </w:pPrChange>
      </w:pPr>
      <w:ins w:id="4649" w:author="L" w:date="2026-07-31T15:16:24Z">
        <w:r>
          <w:rPr/>
          <w:drawing>
            <wp:inline distT="0" distB="0" distL="114300" distR="114300">
              <wp:extent cx="5268595" cy="753745"/>
              <wp:effectExtent l="0" t="0" r="8255" b="8255"/>
              <wp:docPr id="11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 name="图片 2"/>
                      <pic:cNvPicPr>
                        <a:picLocks noChangeAspect="1"/>
                      </pic:cNvPicPr>
                    </pic:nvPicPr>
                    <pic:blipFill>
                      <a:blip r:embed="rId47"/>
                      <a:stretch>
                        <a:fillRect/>
                      </a:stretch>
                    </pic:blipFill>
                    <pic:spPr>
                      <a:xfrm>
                        <a:off x="0" y="0"/>
                        <a:ext cx="5268595" cy="753745"/>
                      </a:xfrm>
                      <a:prstGeom prst="rect">
                        <a:avLst/>
                      </a:prstGeom>
                      <a:noFill/>
                      <a:ln>
                        <a:noFill/>
                      </a:ln>
                    </pic:spPr>
                  </pic:pic>
                </a:graphicData>
              </a:graphic>
            </wp:inline>
          </w:drawing>
        </w:r>
      </w:ins>
    </w:p>
    <w:p w14:paraId="711E4036">
      <w:pPr>
        <w:keepNext w:val="0"/>
        <w:keepLines w:val="0"/>
        <w:pageBreakBefore w:val="0"/>
        <w:widowControl w:val="0"/>
        <w:kinsoku/>
        <w:overflowPunct/>
        <w:topLinePunct w:val="0"/>
        <w:autoSpaceDE/>
        <w:autoSpaceDN/>
        <w:bidi w:val="0"/>
        <w:adjustRightInd/>
        <w:snapToGrid/>
        <w:spacing w:line="360" w:lineRule="auto"/>
        <w:ind w:firstLine="0" w:firstLineChars="0"/>
        <w:textAlignment w:val="auto"/>
        <w:rPr>
          <w:ins w:id="4652" w:author="L" w:date="2026-08-07T10:28:12Z"/>
        </w:rPr>
        <w:pPrChange w:id="4651" w:author="L" w:date="2026-07-31T15:13:17Z">
          <w:pPr>
            <w:keepNext w:val="0"/>
            <w:keepLines w:val="0"/>
            <w:pageBreakBefore w:val="0"/>
            <w:widowControl w:val="0"/>
            <w:kinsoku/>
            <w:overflowPunct/>
            <w:topLinePunct w:val="0"/>
            <w:autoSpaceDE/>
            <w:autoSpaceDN/>
            <w:bidi w:val="0"/>
            <w:adjustRightInd/>
            <w:snapToGrid/>
            <w:spacing w:line="360" w:lineRule="auto"/>
            <w:ind w:firstLine="480" w:firstLineChars="200"/>
            <w:textAlignment w:val="auto"/>
          </w:pPr>
        </w:pPrChange>
      </w:pPr>
      <w:ins w:id="4653" w:author="L" w:date="2026-07-31T15:13:14Z">
        <w:r>
          <w:rPr/>
          <w:drawing>
            <wp:inline distT="0" distB="0" distL="114300" distR="114300">
              <wp:extent cx="5269865" cy="652780"/>
              <wp:effectExtent l="0" t="0" r="6985" b="13970"/>
              <wp:docPr id="11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 name="图片 1"/>
                      <pic:cNvPicPr>
                        <a:picLocks noChangeAspect="1"/>
                      </pic:cNvPicPr>
                    </pic:nvPicPr>
                    <pic:blipFill>
                      <a:blip r:embed="rId48"/>
                      <a:stretch>
                        <a:fillRect/>
                      </a:stretch>
                    </pic:blipFill>
                    <pic:spPr>
                      <a:xfrm>
                        <a:off x="0" y="0"/>
                        <a:ext cx="5269865" cy="652780"/>
                      </a:xfrm>
                      <a:prstGeom prst="rect">
                        <a:avLst/>
                      </a:prstGeom>
                      <a:noFill/>
                      <a:ln>
                        <a:noFill/>
                      </a:ln>
                    </pic:spPr>
                  </pic:pic>
                </a:graphicData>
              </a:graphic>
            </wp:inline>
          </w:drawing>
        </w:r>
      </w:ins>
    </w:p>
    <w:p w14:paraId="2452BE53">
      <w:pPr>
        <w:keepNext w:val="0"/>
        <w:keepLines w:val="0"/>
        <w:pageBreakBefore w:val="0"/>
        <w:widowControl w:val="0"/>
        <w:kinsoku/>
        <w:overflowPunct/>
        <w:topLinePunct w:val="0"/>
        <w:autoSpaceDE/>
        <w:autoSpaceDN/>
        <w:bidi w:val="0"/>
        <w:adjustRightInd/>
        <w:snapToGrid/>
        <w:spacing w:line="360" w:lineRule="auto"/>
        <w:ind w:firstLine="0" w:firstLineChars="0"/>
        <w:textAlignment w:val="auto"/>
        <w:rPr>
          <w:ins w:id="4656" w:author="L" w:date="2026-07-31T15:16:20Z"/>
        </w:rPr>
        <w:pPrChange w:id="4655" w:author="L" w:date="2026-07-31T15:13:17Z">
          <w:pPr>
            <w:keepNext w:val="0"/>
            <w:keepLines w:val="0"/>
            <w:pageBreakBefore w:val="0"/>
            <w:widowControl w:val="0"/>
            <w:kinsoku/>
            <w:overflowPunct/>
            <w:topLinePunct w:val="0"/>
            <w:autoSpaceDE/>
            <w:autoSpaceDN/>
            <w:bidi w:val="0"/>
            <w:adjustRightInd/>
            <w:snapToGrid/>
            <w:spacing w:line="360" w:lineRule="auto"/>
            <w:ind w:firstLine="480" w:firstLineChars="200"/>
            <w:textAlignment w:val="auto"/>
          </w:pPr>
        </w:pPrChange>
      </w:pPr>
      <w:ins w:id="4657" w:author="L" w:date="2026-08-07T10:28:12Z">
        <w:r>
          <w:rPr/>
          <w:drawing>
            <wp:inline distT="0" distB="0" distL="114300" distR="114300">
              <wp:extent cx="5271135" cy="904875"/>
              <wp:effectExtent l="0" t="0" r="5715" b="9525"/>
              <wp:docPr id="11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图片 1"/>
                      <pic:cNvPicPr>
                        <a:picLocks noChangeAspect="1"/>
                      </pic:cNvPicPr>
                    </pic:nvPicPr>
                    <pic:blipFill>
                      <a:blip r:embed="rId49"/>
                      <a:stretch>
                        <a:fillRect/>
                      </a:stretch>
                    </pic:blipFill>
                    <pic:spPr>
                      <a:xfrm>
                        <a:off x="0" y="0"/>
                        <a:ext cx="5271135" cy="904875"/>
                      </a:xfrm>
                      <a:prstGeom prst="rect">
                        <a:avLst/>
                      </a:prstGeom>
                      <a:noFill/>
                      <a:ln>
                        <a:noFill/>
                      </a:ln>
                    </pic:spPr>
                  </pic:pic>
                </a:graphicData>
              </a:graphic>
            </wp:inline>
          </w:drawing>
        </w:r>
      </w:ins>
    </w:p>
    <w:p w14:paraId="738641F2">
      <w:pPr>
        <w:keepNext w:val="0"/>
        <w:keepLines w:val="0"/>
        <w:pageBreakBefore w:val="0"/>
        <w:widowControl w:val="0"/>
        <w:kinsoku/>
        <w:overflowPunct/>
        <w:topLinePunct w:val="0"/>
        <w:autoSpaceDE/>
        <w:autoSpaceDN/>
        <w:bidi w:val="0"/>
        <w:adjustRightInd/>
        <w:snapToGrid/>
        <w:spacing w:line="360" w:lineRule="auto"/>
        <w:ind w:firstLine="0" w:firstLineChars="0"/>
        <w:textAlignment w:val="auto"/>
        <w:rPr>
          <w:ins w:id="4660" w:author="LKY" w:date="2026-08-25T19:41:12Z"/>
          <w:rFonts w:hint="eastAsia"/>
          <w:lang w:val="en-US" w:eastAsia="zh-CN"/>
        </w:rPr>
        <w:pPrChange w:id="4659" w:author="L" w:date="2026-07-31T15:13:17Z">
          <w:pPr>
            <w:keepNext w:val="0"/>
            <w:keepLines w:val="0"/>
            <w:pageBreakBefore w:val="0"/>
            <w:widowControl w:val="0"/>
            <w:kinsoku/>
            <w:overflowPunct/>
            <w:topLinePunct w:val="0"/>
            <w:autoSpaceDE/>
            <w:autoSpaceDN/>
            <w:bidi w:val="0"/>
            <w:adjustRightInd/>
            <w:snapToGrid/>
            <w:spacing w:line="360" w:lineRule="auto"/>
            <w:ind w:firstLine="480" w:firstLineChars="200"/>
            <w:textAlignment w:val="auto"/>
          </w:pPr>
        </w:pPrChange>
      </w:pPr>
    </w:p>
    <w:p w14:paraId="054C7E90">
      <w:pPr>
        <w:pStyle w:val="12"/>
        <w:keepNext w:val="0"/>
        <w:keepLines w:val="0"/>
        <w:pageBreakBefore w:val="0"/>
        <w:widowControl w:val="0"/>
        <w:numPr>
          <w:ilvl w:val="0"/>
          <w:numId w:val="3"/>
        </w:numPr>
        <w:kinsoku/>
        <w:wordWrap w:val="0"/>
        <w:overflowPunct/>
        <w:topLinePunct w:val="0"/>
        <w:autoSpaceDE/>
        <w:autoSpaceDN/>
        <w:bidi w:val="0"/>
        <w:adjustRightInd/>
        <w:snapToGrid/>
        <w:ind w:left="425" w:leftChars="0" w:hanging="425" w:firstLineChars="0"/>
        <w:jc w:val="left"/>
        <w:textAlignment w:val="auto"/>
        <w:outlineLvl w:val="4"/>
        <w:rPr>
          <w:ins w:id="4661" w:author="LKY" w:date="2026-08-25T19:41:15Z"/>
          <w:rFonts w:hint="default" w:ascii="Times New Roman" w:hAnsi="Times New Roman" w:eastAsia="宋体" w:cs="Times New Roman"/>
          <w:b/>
          <w:bCs/>
          <w:sz w:val="24"/>
          <w:lang w:val="en-US" w:eastAsia="zh-CN"/>
        </w:rPr>
      </w:pPr>
      <w:ins w:id="4662" w:author="LKY" w:date="2026-08-25T19:41:15Z">
        <w:r>
          <w:rPr>
            <w:rFonts w:hint="eastAsia" w:ascii="Times New Roman" w:hAnsi="Times New Roman" w:eastAsia="宋体" w:cs="Times New Roman"/>
            <w:b/>
            <w:bCs/>
            <w:sz w:val="24"/>
            <w:lang w:val="en-US" w:eastAsia="zh-CN"/>
          </w:rPr>
          <w:t>NTC使用</w:t>
        </w:r>
      </w:ins>
    </w:p>
    <w:p w14:paraId="7D0F8CD3">
      <w:pPr>
        <w:pStyle w:val="12"/>
        <w:keepNext w:val="0"/>
        <w:keepLines w:val="0"/>
        <w:pageBreakBefore w:val="0"/>
        <w:widowControl w:val="0"/>
        <w:kinsoku/>
        <w:wordWrap w:val="0"/>
        <w:overflowPunct/>
        <w:topLinePunct w:val="0"/>
        <w:autoSpaceDE/>
        <w:autoSpaceDN/>
        <w:bidi w:val="0"/>
        <w:adjustRightInd/>
        <w:snapToGrid/>
        <w:spacing w:after="0" w:line="360" w:lineRule="auto"/>
        <w:ind w:left="0" w:leftChars="0" w:firstLine="420" w:firstLineChars="0"/>
        <w:jc w:val="left"/>
        <w:textAlignment w:val="auto"/>
        <w:outlineLvl w:val="9"/>
        <w:rPr>
          <w:ins w:id="4663" w:author="LKY" w:date="2026-08-25T19:41:15Z"/>
          <w:rFonts w:hint="eastAsia" w:ascii="Times New Roman" w:hAnsi="Times New Roman"/>
          <w:b w:val="0"/>
          <w:bCs w:val="0"/>
          <w:sz w:val="24"/>
          <w:szCs w:val="24"/>
          <w:lang w:val="en-US" w:eastAsia="zh-CN"/>
        </w:rPr>
      </w:pPr>
      <w:ins w:id="4664" w:author="LKY" w:date="2026-08-25T19:41:15Z">
        <w:r>
          <w:rPr>
            <w:rFonts w:hint="eastAsia" w:ascii="Times New Roman" w:hAnsi="Times New Roman"/>
            <w:b w:val="0"/>
            <w:bCs w:val="0"/>
            <w:sz w:val="24"/>
            <w:szCs w:val="24"/>
            <w:lang w:val="en-US" w:eastAsia="zh-CN"/>
          </w:rPr>
          <w:t>以N3087为例（8路NTC模块10K3A1），量程为184</w:t>
        </w:r>
      </w:ins>
      <w:ins w:id="4665" w:author="LKY" w:date="2026-09-14T14:52:19Z">
        <w:r>
          <w:rPr>
            <w:rFonts w:hint="eastAsia" w:ascii="Times New Roman" w:hAnsi="Times New Roman"/>
            <w:b w:val="0"/>
            <w:bCs w:val="0"/>
            <w:sz w:val="24"/>
            <w:szCs w:val="24"/>
            <w:lang w:val="en-US" w:eastAsia="zh-CN"/>
          </w:rPr>
          <w:t>.</w:t>
        </w:r>
      </w:ins>
      <w:ins w:id="4666" w:author="LKY" w:date="2026-09-14T14:52:20Z">
        <w:r>
          <w:rPr>
            <w:rFonts w:hint="eastAsia" w:ascii="Times New Roman" w:hAnsi="Times New Roman"/>
            <w:b w:val="0"/>
            <w:bCs w:val="0"/>
            <w:sz w:val="24"/>
            <w:szCs w:val="24"/>
            <w:lang w:val="en-US" w:eastAsia="zh-CN"/>
          </w:rPr>
          <w:t>8</w:t>
        </w:r>
      </w:ins>
      <w:ins w:id="4667" w:author="LKY" w:date="2026-08-25T19:41:15Z">
        <w:r>
          <w:rPr>
            <w:rFonts w:hint="eastAsia" w:ascii="Times New Roman" w:hAnsi="Times New Roman"/>
            <w:b w:val="0"/>
            <w:bCs w:val="0"/>
            <w:sz w:val="24"/>
            <w:szCs w:val="24"/>
            <w:lang w:val="en-US" w:eastAsia="zh-CN"/>
          </w:rPr>
          <w:t>-66782</w:t>
        </w:r>
      </w:ins>
      <w:ins w:id="4668" w:author="LKY" w:date="2026-09-14T14:52:22Z">
        <w:r>
          <w:rPr>
            <w:rFonts w:hint="eastAsia" w:ascii="Times New Roman" w:hAnsi="Times New Roman"/>
            <w:b w:val="0"/>
            <w:bCs w:val="0"/>
            <w:sz w:val="24"/>
            <w:szCs w:val="24"/>
            <w:lang w:val="en-US" w:eastAsia="zh-CN"/>
          </w:rPr>
          <w:t>8</w:t>
        </w:r>
      </w:ins>
      <w:ins w:id="4669" w:author="LKY" w:date="2026-08-25T19:41:15Z">
        <w:r>
          <w:rPr>
            <w:rFonts w:hint="eastAsia" w:ascii="Times New Roman" w:hAnsi="Times New Roman"/>
            <w:b w:val="0"/>
            <w:bCs w:val="0"/>
            <w:sz w:val="24"/>
            <w:szCs w:val="24"/>
            <w:lang w:val="en-US" w:eastAsia="zh-CN"/>
          </w:rPr>
          <w:t>，输入</w:t>
        </w:r>
      </w:ins>
      <w:ins w:id="4670" w:author="LKY" w:date="2026-08-25T19:41:15Z">
        <w:r>
          <w:rPr>
            <w:rFonts w:hint="eastAsia" w:ascii="Times New Roman" w:hAnsi="Times New Roman"/>
            <w:b w:val="0"/>
            <w:bCs w:val="0"/>
            <w:color w:val="0000FF"/>
            <w:sz w:val="24"/>
            <w:szCs w:val="24"/>
            <w:lang w:val="en-US" w:eastAsia="zh-CN"/>
          </w:rPr>
          <w:t>ion show</w:t>
        </w:r>
      </w:ins>
      <w:ins w:id="4671" w:author="LKY" w:date="2026-08-25T19:41:15Z">
        <w:r>
          <w:rPr>
            <w:rFonts w:hint="eastAsia" w:ascii="Times New Roman" w:hAnsi="Times New Roman"/>
            <w:b w:val="0"/>
            <w:bCs w:val="0"/>
            <w:sz w:val="24"/>
            <w:szCs w:val="24"/>
            <w:lang w:val="en-US" w:eastAsia="zh-CN"/>
          </w:rPr>
          <w:t>查看信息。</w:t>
        </w:r>
      </w:ins>
    </w:p>
    <w:p w14:paraId="50D778B9">
      <w:pPr>
        <w:pStyle w:val="12"/>
        <w:shd w:val="clear" w:fill="E7E6E6" w:themeFill="background2"/>
        <w:wordWrap w:val="0"/>
        <w:spacing w:line="360" w:lineRule="auto"/>
        <w:ind w:left="0" w:leftChars="0" w:firstLine="0" w:firstLineChars="0"/>
        <w:jc w:val="left"/>
        <w:outlineLvl w:val="9"/>
        <w:rPr>
          <w:ins w:id="4672" w:author="LKY" w:date="2026-08-25T19:41:15Z"/>
        </w:rPr>
      </w:pPr>
      <w:ins w:id="4673" w:author="LKY" w:date="2026-08-25T19:41:15Z">
        <w:r>
          <w:rPr>
            <w:rFonts w:hint="default" w:ascii="Times New Roman" w:hAnsi="Times New Roman"/>
            <w:b w:val="0"/>
            <w:bCs w:val="0"/>
            <w:sz w:val="24"/>
            <w:szCs w:val="24"/>
            <w:shd w:val="clear" w:color="auto" w:fill="auto"/>
            <w:lang w:val="en-US" w:eastAsia="zh-CN"/>
          </w:rPr>
          <w:t>root@</w:t>
        </w:r>
      </w:ins>
      <w:ins w:id="4674" w:author="LKY" w:date="2026-08-25T19:41:15Z">
        <w:r>
          <w:rPr>
            <w:rFonts w:hint="eastAsia" w:ascii="Times New Roman" w:hAnsi="Times New Roman"/>
            <w:b w:val="0"/>
            <w:bCs w:val="0"/>
            <w:sz w:val="24"/>
            <w:szCs w:val="24"/>
            <w:shd w:val="clear" w:color="auto" w:fill="auto"/>
            <w:lang w:val="en-US" w:eastAsia="zh-CN"/>
          </w:rPr>
          <w:t>bliiot</w:t>
        </w:r>
      </w:ins>
      <w:ins w:id="4675" w:author="LKY" w:date="2026-08-25T19:41:15Z">
        <w:r>
          <w:rPr>
            <w:rFonts w:hint="default" w:ascii="Times New Roman" w:hAnsi="Times New Roman"/>
            <w:b w:val="0"/>
            <w:bCs w:val="0"/>
            <w:sz w:val="24"/>
            <w:szCs w:val="24"/>
            <w:shd w:val="clear" w:color="auto" w:fill="auto"/>
            <w:lang w:val="en-US" w:eastAsia="zh-CN"/>
          </w:rPr>
          <w:t xml:space="preserve">:/# </w:t>
        </w:r>
      </w:ins>
      <w:ins w:id="4676" w:author="LKY" w:date="2026-08-25T19:41:15Z">
        <w:r>
          <w:rPr>
            <w:rFonts w:hint="eastAsia" w:ascii="Times New Roman" w:hAnsi="Times New Roman"/>
            <w:b w:val="0"/>
            <w:bCs w:val="0"/>
            <w:color w:val="0000FF"/>
            <w:sz w:val="24"/>
            <w:szCs w:val="24"/>
            <w:shd w:val="clear" w:color="auto" w:fill="auto"/>
            <w:lang w:val="en-US" w:eastAsia="zh-CN"/>
          </w:rPr>
          <w:t xml:space="preserve">ion show  </w:t>
        </w:r>
      </w:ins>
    </w:p>
    <w:p w14:paraId="6E4EB547">
      <w:pPr>
        <w:rPr>
          <w:ins w:id="4677" w:author="LKY" w:date="2026-08-25T19:41:15Z"/>
          <w:rFonts w:hint="eastAsia"/>
          <w:lang w:val="en-US" w:eastAsia="zh-CN"/>
        </w:rPr>
      </w:pPr>
    </w:p>
    <w:p w14:paraId="710B4A24">
      <w:pPr>
        <w:pStyle w:val="12"/>
        <w:widowControl w:val="0"/>
        <w:wordWrap w:val="0"/>
        <w:spacing w:after="0" w:line="360" w:lineRule="auto"/>
        <w:ind w:left="0" w:leftChars="0" w:firstLine="420" w:firstLineChars="0"/>
        <w:jc w:val="left"/>
        <w:outlineLvl w:val="9"/>
        <w:rPr>
          <w:ins w:id="4678" w:author="LKY" w:date="2026-08-25T19:41:15Z"/>
          <w:rFonts w:hint="eastAsia" w:ascii="Times New Roman" w:hAnsi="Times New Roman"/>
          <w:sz w:val="24"/>
          <w:lang w:val="en-US" w:eastAsia="zh-CN"/>
        </w:rPr>
      </w:pPr>
      <w:ins w:id="4679" w:author="LKY" w:date="2026-08-25T19:41:15Z">
        <w:r>
          <w:rPr>
            <w:rFonts w:hint="eastAsia" w:ascii="Times New Roman" w:hAnsi="Times New Roman"/>
            <w:sz w:val="24"/>
            <w:lang w:val="en-US" w:eastAsia="zh-CN"/>
          </w:rPr>
          <w:t>使用电阻箱设置阻值对应温度值改变到合适的范围，若显示值与理论值的偏差在允许误差范围内，即视为校准通过。</w:t>
        </w:r>
      </w:ins>
    </w:p>
    <w:p w14:paraId="401FC80C">
      <w:pPr>
        <w:keepNext w:val="0"/>
        <w:keepLines w:val="0"/>
        <w:pageBreakBefore w:val="0"/>
        <w:widowControl w:val="0"/>
        <w:kinsoku/>
        <w:overflowPunct/>
        <w:topLinePunct w:val="0"/>
        <w:autoSpaceDE/>
        <w:autoSpaceDN/>
        <w:bidi w:val="0"/>
        <w:adjustRightInd/>
        <w:snapToGrid/>
        <w:spacing w:line="360" w:lineRule="auto"/>
        <w:ind w:firstLine="0" w:firstLineChars="0"/>
        <w:textAlignment w:val="auto"/>
        <w:rPr>
          <w:ins w:id="4680" w:author="LKY" w:date="2026-08-25T19:41:15Z"/>
        </w:rPr>
      </w:pPr>
      <w:ins w:id="4681" w:author="LKY" w:date="2026-08-25T19:43:47Z">
        <w:r>
          <w:rPr/>
          <w:drawing>
            <wp:inline distT="0" distB="0" distL="114300" distR="114300">
              <wp:extent cx="5273040" cy="1356995"/>
              <wp:effectExtent l="0" t="0" r="3810" b="14605"/>
              <wp:docPr id="12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 name="图片 1"/>
                      <pic:cNvPicPr>
                        <a:picLocks noChangeAspect="1"/>
                      </pic:cNvPicPr>
                    </pic:nvPicPr>
                    <pic:blipFill>
                      <a:blip r:embed="rId50"/>
                      <a:stretch>
                        <a:fillRect/>
                      </a:stretch>
                    </pic:blipFill>
                    <pic:spPr>
                      <a:xfrm>
                        <a:off x="0" y="0"/>
                        <a:ext cx="5273040" cy="1356995"/>
                      </a:xfrm>
                      <a:prstGeom prst="rect">
                        <a:avLst/>
                      </a:prstGeom>
                      <a:noFill/>
                      <a:ln>
                        <a:noFill/>
                      </a:ln>
                    </pic:spPr>
                  </pic:pic>
                </a:graphicData>
              </a:graphic>
            </wp:inline>
          </w:drawing>
        </w:r>
      </w:ins>
    </w:p>
    <w:p w14:paraId="36A8B267">
      <w:pPr>
        <w:keepNext w:val="0"/>
        <w:keepLines w:val="0"/>
        <w:pageBreakBefore w:val="0"/>
        <w:widowControl w:val="0"/>
        <w:kinsoku/>
        <w:overflowPunct/>
        <w:topLinePunct w:val="0"/>
        <w:autoSpaceDE/>
        <w:autoSpaceDN/>
        <w:bidi w:val="0"/>
        <w:adjustRightInd/>
        <w:snapToGrid/>
        <w:spacing w:line="360" w:lineRule="auto"/>
        <w:ind w:firstLine="0" w:firstLineChars="0"/>
        <w:textAlignment w:val="auto"/>
        <w:rPr>
          <w:ins w:id="4683" w:author="LKY" w:date="2026-08-25T19:41:15Z"/>
        </w:rPr>
      </w:pPr>
    </w:p>
    <w:p w14:paraId="6DC91191">
      <w:pPr>
        <w:pStyle w:val="12"/>
        <w:widowControl/>
        <w:numPr>
          <w:ilvl w:val="0"/>
          <w:numId w:val="2"/>
        </w:numPr>
        <w:ind w:left="425" w:leftChars="0" w:hanging="425" w:firstLineChars="0"/>
        <w:outlineLvl w:val="3"/>
        <w:rPr>
          <w:ins w:id="4684" w:author="LKY" w:date="2026-08-25T19:41:15Z"/>
          <w:rFonts w:hint="eastAsia" w:ascii="Times New Roman" w:hAnsi="Times New Roman" w:eastAsia="宋体" w:cs="宋体"/>
          <w:b/>
          <w:color w:val="auto"/>
          <w:sz w:val="24"/>
          <w:lang w:val="en-US" w:eastAsia="zh-CN" w:bidi="en-US"/>
        </w:rPr>
      </w:pPr>
      <w:ins w:id="4685" w:author="LKY" w:date="2026-08-25T19:41:15Z">
        <w:r>
          <w:rPr>
            <w:rFonts w:hint="eastAsia" w:ascii="Times New Roman" w:hAnsi="Times New Roman" w:eastAsia="宋体" w:cs="宋体"/>
            <w:b/>
            <w:color w:val="auto"/>
            <w:sz w:val="24"/>
            <w:lang w:val="en-US" w:eastAsia="zh-CN" w:bidi="en-US"/>
          </w:rPr>
          <w:t>量程模式修改</w:t>
        </w:r>
      </w:ins>
    </w:p>
    <w:p w14:paraId="6AC36BB5">
      <w:pPr>
        <w:pStyle w:val="12"/>
        <w:wordWrap w:val="0"/>
        <w:spacing w:after="0" w:line="360" w:lineRule="auto"/>
        <w:ind w:left="0" w:leftChars="0" w:firstLine="420" w:firstLineChars="0"/>
        <w:jc w:val="left"/>
        <w:outlineLvl w:val="9"/>
        <w:rPr>
          <w:ins w:id="4686" w:author="LKY" w:date="2026-08-25T19:41:15Z"/>
          <w:rFonts w:hint="default" w:ascii="Times New Roman" w:hAnsi="Times New Roman" w:cstheme="minorBidi"/>
          <w:b w:val="0"/>
          <w:bCs w:val="0"/>
          <w:kern w:val="2"/>
          <w:sz w:val="24"/>
          <w:szCs w:val="24"/>
          <w:lang w:val="en-US" w:eastAsia="zh-CN" w:bidi="ar-SA"/>
        </w:rPr>
      </w:pPr>
      <w:ins w:id="4687" w:author="LKY" w:date="2026-08-25T19:41:15Z">
        <w:r>
          <w:rPr>
            <w:rFonts w:hint="eastAsia" w:ascii="Times New Roman" w:hAnsi="Times New Roman" w:cstheme="minorBidi"/>
            <w:b w:val="0"/>
            <w:bCs w:val="0"/>
            <w:kern w:val="2"/>
            <w:sz w:val="24"/>
            <w:szCs w:val="24"/>
            <w:lang w:val="en-US" w:eastAsia="zh-CN" w:bidi="ar-SA"/>
          </w:rPr>
          <w:t>通过ion help命令，可以看到config的命令格式。</w:t>
        </w:r>
      </w:ins>
    </w:p>
    <w:p w14:paraId="23571250">
      <w:pPr>
        <w:rPr>
          <w:ins w:id="4688" w:author="LKY" w:date="2026-08-25T19:41:15Z"/>
        </w:rPr>
      </w:pPr>
      <w:ins w:id="4689" w:author="LKY" w:date="2026-08-25T19:41:15Z">
        <w:r>
          <w:rPr/>
          <w:drawing>
            <wp:inline distT="0" distB="0" distL="114300" distR="114300">
              <wp:extent cx="5269230" cy="757555"/>
              <wp:effectExtent l="0" t="0" r="7620" b="4445"/>
              <wp:docPr id="12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 name="图片 3"/>
                      <pic:cNvPicPr>
                        <a:picLocks noChangeAspect="1"/>
                      </pic:cNvPicPr>
                    </pic:nvPicPr>
                    <pic:blipFill>
                      <a:blip r:embed="rId51"/>
                      <a:stretch>
                        <a:fillRect/>
                      </a:stretch>
                    </pic:blipFill>
                    <pic:spPr>
                      <a:xfrm>
                        <a:off x="0" y="0"/>
                        <a:ext cx="5269230" cy="757555"/>
                      </a:xfrm>
                      <a:prstGeom prst="rect">
                        <a:avLst/>
                      </a:prstGeom>
                      <a:noFill/>
                      <a:ln>
                        <a:noFill/>
                      </a:ln>
                    </pic:spPr>
                  </pic:pic>
                </a:graphicData>
              </a:graphic>
            </wp:inline>
          </w:drawing>
        </w:r>
      </w:ins>
    </w:p>
    <w:p w14:paraId="17B8A60F">
      <w:pPr>
        <w:pStyle w:val="12"/>
        <w:wordWrap w:val="0"/>
        <w:spacing w:after="0" w:line="360" w:lineRule="auto"/>
        <w:ind w:left="0" w:leftChars="0" w:firstLine="420" w:firstLineChars="0"/>
        <w:jc w:val="left"/>
        <w:outlineLvl w:val="9"/>
        <w:rPr>
          <w:ins w:id="4691" w:author="LKY" w:date="2026-08-25T19:41:15Z"/>
          <w:rFonts w:hint="eastAsia" w:ascii="Times New Roman" w:hAnsi="Times New Roman"/>
          <w:sz w:val="24"/>
          <w:lang w:val="en-US" w:eastAsia="zh-CN"/>
        </w:rPr>
      </w:pPr>
      <w:ins w:id="4692" w:author="LKY" w:date="2026-08-25T19:41:15Z">
        <w:r>
          <w:rPr>
            <w:rFonts w:hint="eastAsia" w:ascii="Times New Roman" w:hAnsi="Times New Roman"/>
            <w:sz w:val="24"/>
            <w:lang w:val="en-US" w:eastAsia="zh-CN"/>
          </w:rPr>
          <w:t>在终端中执行以下命令，以获取设备当前的运行状态及模式设置指令：</w:t>
        </w:r>
      </w:ins>
    </w:p>
    <w:p w14:paraId="1499F3FF">
      <w:pPr>
        <w:pStyle w:val="12"/>
        <w:shd w:val="clear" w:fill="E7E6E6" w:themeFill="background2"/>
        <w:wordWrap w:val="0"/>
        <w:spacing w:line="360" w:lineRule="auto"/>
        <w:ind w:left="0" w:leftChars="0" w:firstLine="0" w:firstLineChars="0"/>
        <w:jc w:val="left"/>
        <w:outlineLvl w:val="9"/>
        <w:rPr>
          <w:ins w:id="4693" w:author="LKY" w:date="2026-08-25T19:41:15Z"/>
          <w:rFonts w:hint="default" w:ascii="Times New Roman" w:hAnsi="Times New Roman"/>
          <w:sz w:val="24"/>
          <w:shd w:val="clear" w:color="auto" w:fill="auto"/>
          <w:lang w:val="en-US" w:eastAsia="zh-CN"/>
        </w:rPr>
      </w:pPr>
      <w:ins w:id="4694" w:author="LKY" w:date="2026-08-25T19:41:15Z">
        <w:r>
          <w:rPr>
            <w:rFonts w:hint="default" w:ascii="Times New Roman" w:hAnsi="Times New Roman"/>
            <w:b w:val="0"/>
            <w:bCs w:val="0"/>
            <w:sz w:val="24"/>
            <w:szCs w:val="24"/>
            <w:shd w:val="clear" w:color="auto" w:fill="auto"/>
            <w:lang w:val="en-US" w:eastAsia="zh-CN"/>
          </w:rPr>
          <w:t>root@</w:t>
        </w:r>
      </w:ins>
      <w:ins w:id="4695" w:author="LKY" w:date="2026-08-25T19:41:15Z">
        <w:r>
          <w:rPr>
            <w:rFonts w:hint="eastAsia" w:ascii="Times New Roman" w:hAnsi="Times New Roman"/>
            <w:b w:val="0"/>
            <w:bCs w:val="0"/>
            <w:sz w:val="24"/>
            <w:szCs w:val="24"/>
            <w:shd w:val="clear" w:color="auto" w:fill="auto"/>
            <w:lang w:val="en-US" w:eastAsia="zh-CN"/>
          </w:rPr>
          <w:t>bliiot</w:t>
        </w:r>
      </w:ins>
      <w:ins w:id="4696" w:author="LKY" w:date="2026-08-25T19:41:15Z">
        <w:r>
          <w:rPr>
            <w:rFonts w:hint="default" w:ascii="Times New Roman" w:hAnsi="Times New Roman"/>
            <w:b w:val="0"/>
            <w:bCs w:val="0"/>
            <w:sz w:val="24"/>
            <w:szCs w:val="24"/>
            <w:shd w:val="clear" w:color="auto" w:fill="auto"/>
            <w:lang w:val="en-US" w:eastAsia="zh-CN"/>
          </w:rPr>
          <w:t xml:space="preserve">:/# </w:t>
        </w:r>
      </w:ins>
      <w:ins w:id="4697" w:author="LKY" w:date="2026-08-25T19:41:15Z">
        <w:r>
          <w:rPr>
            <w:rFonts w:ascii="Times New Roman" w:hAnsi="Times New Roman" w:eastAsiaTheme="minorEastAsia" w:cstheme="minorBidi"/>
            <w:i w:val="0"/>
            <w:iCs w:val="0"/>
            <w:caps w:val="0"/>
            <w:color w:val="0000FF"/>
            <w:spacing w:val="0"/>
            <w:sz w:val="24"/>
            <w:szCs w:val="24"/>
            <w:shd w:val="clear" w:color="auto" w:fill="auto"/>
            <w:rPrChange w:id="4698" w:author="LKY" w:date="2026-09-01T16:39:33Z">
              <w:rPr>
                <w:rFonts w:ascii="Times New Roman" w:hAnsi="Times New Roman" w:eastAsiaTheme="minorEastAsia" w:cstheme="minorBidi"/>
                <w:i w:val="0"/>
                <w:iCs w:val="0"/>
                <w:caps w:val="0"/>
                <w:spacing w:val="0"/>
                <w:sz w:val="24"/>
                <w:szCs w:val="24"/>
                <w:shd w:val="clear" w:color="auto" w:fill="auto"/>
              </w:rPr>
            </w:rPrChange>
          </w:rPr>
          <w:t>ion getmode</w:t>
        </w:r>
      </w:ins>
    </w:p>
    <w:p w14:paraId="30B7626C">
      <w:pPr>
        <w:rPr>
          <w:ins w:id="4699" w:author="LKY" w:date="2026-08-25T19:41:15Z"/>
        </w:rPr>
      </w:pPr>
      <w:ins w:id="4700" w:author="LKY" w:date="2026-08-25T19:41:15Z">
        <w:r>
          <w:rPr/>
          <w:drawing>
            <wp:inline distT="0" distB="0" distL="114300" distR="114300">
              <wp:extent cx="5269865" cy="612140"/>
              <wp:effectExtent l="0" t="0" r="6985" b="16510"/>
              <wp:docPr id="12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 name="图片 2"/>
                      <pic:cNvPicPr>
                        <a:picLocks noChangeAspect="1"/>
                      </pic:cNvPicPr>
                    </pic:nvPicPr>
                    <pic:blipFill>
                      <a:blip r:embed="rId52"/>
                      <a:stretch>
                        <a:fillRect/>
                      </a:stretch>
                    </pic:blipFill>
                    <pic:spPr>
                      <a:xfrm>
                        <a:off x="0" y="0"/>
                        <a:ext cx="5269865" cy="612140"/>
                      </a:xfrm>
                      <a:prstGeom prst="rect">
                        <a:avLst/>
                      </a:prstGeom>
                      <a:noFill/>
                      <a:ln>
                        <a:noFill/>
                      </a:ln>
                    </pic:spPr>
                  </pic:pic>
                </a:graphicData>
              </a:graphic>
            </wp:inline>
          </w:drawing>
        </w:r>
      </w:ins>
    </w:p>
    <w:p w14:paraId="425C070A">
      <w:pPr>
        <w:pStyle w:val="12"/>
        <w:wordWrap w:val="0"/>
        <w:spacing w:after="0" w:line="360" w:lineRule="auto"/>
        <w:ind w:left="0" w:leftChars="0" w:firstLine="420" w:firstLineChars="0"/>
        <w:jc w:val="left"/>
        <w:outlineLvl w:val="9"/>
        <w:rPr>
          <w:ins w:id="4702" w:author="LKY" w:date="2026-08-25T19:41:15Z"/>
          <w:rFonts w:hint="default" w:ascii="Times New Roman" w:hAnsi="Times New Roman" w:eastAsiaTheme="minorEastAsia"/>
          <w:sz w:val="24"/>
          <w:lang w:val="en-US" w:eastAsia="zh-CN"/>
        </w:rPr>
      </w:pPr>
      <w:ins w:id="4703" w:author="LKY" w:date="2026-08-25T19:41:15Z">
        <w:r>
          <w:rPr>
            <w:rFonts w:hint="eastAsia" w:ascii="Times New Roman" w:hAnsi="Times New Roman" w:eastAsiaTheme="minorEastAsia"/>
            <w:sz w:val="24"/>
            <w:lang w:val="en-US" w:eastAsia="zh-CN"/>
          </w:rPr>
          <w:t>确认目标模式对应的数值后，使用以下命令进行模式切换：</w:t>
        </w:r>
      </w:ins>
      <w:ins w:id="4704" w:author="LKY" w:date="2026-08-25T19:41:15Z">
        <w:r>
          <w:rPr>
            <w:rFonts w:hint="eastAsia" w:ascii="Times New Roman" w:hAnsi="Times New Roman"/>
            <w:sz w:val="24"/>
            <w:lang w:val="en-US" w:eastAsia="zh-CN"/>
          </w:rPr>
          <w:t>例如将N4081的量程设置为4~20MA。</w:t>
        </w:r>
      </w:ins>
    </w:p>
    <w:p w14:paraId="633E1DE6">
      <w:pPr>
        <w:pStyle w:val="12"/>
        <w:shd w:val="clear" w:fill="E7E6E6" w:themeFill="background2"/>
        <w:wordWrap w:val="0"/>
        <w:spacing w:line="360" w:lineRule="auto"/>
        <w:ind w:left="0" w:leftChars="0" w:firstLine="0" w:firstLineChars="0"/>
        <w:jc w:val="left"/>
        <w:outlineLvl w:val="9"/>
        <w:rPr>
          <w:ins w:id="4705" w:author="LKY" w:date="2026-08-25T19:41:15Z"/>
          <w:rFonts w:hint="eastAsia" w:ascii="Times New Roman" w:hAnsi="Times New Roman" w:cstheme="minorBidi"/>
          <w:i w:val="0"/>
          <w:iCs w:val="0"/>
          <w:caps w:val="0"/>
          <w:spacing w:val="0"/>
          <w:sz w:val="24"/>
          <w:szCs w:val="24"/>
          <w:shd w:val="clear" w:color="auto" w:fill="auto"/>
          <w:lang w:val="en-US" w:eastAsia="zh-CN"/>
        </w:rPr>
      </w:pPr>
      <w:ins w:id="4706" w:author="LKY" w:date="2026-08-25T19:41:15Z">
        <w:r>
          <w:rPr>
            <w:rFonts w:hint="default" w:ascii="Times New Roman" w:hAnsi="Times New Roman"/>
            <w:b w:val="0"/>
            <w:bCs w:val="0"/>
            <w:sz w:val="24"/>
            <w:szCs w:val="24"/>
            <w:shd w:val="clear" w:color="auto" w:fill="auto"/>
            <w:lang w:val="en-US" w:eastAsia="zh-CN"/>
          </w:rPr>
          <w:t>root@</w:t>
        </w:r>
      </w:ins>
      <w:ins w:id="4707" w:author="LKY" w:date="2026-08-25T19:41:15Z">
        <w:r>
          <w:rPr>
            <w:rFonts w:hint="eastAsia" w:ascii="Times New Roman" w:hAnsi="Times New Roman"/>
            <w:b w:val="0"/>
            <w:bCs w:val="0"/>
            <w:sz w:val="24"/>
            <w:szCs w:val="24"/>
            <w:shd w:val="clear" w:color="auto" w:fill="auto"/>
            <w:lang w:val="en-US" w:eastAsia="zh-CN"/>
          </w:rPr>
          <w:t>bliiot</w:t>
        </w:r>
      </w:ins>
      <w:ins w:id="4708" w:author="LKY" w:date="2026-08-25T19:41:15Z">
        <w:r>
          <w:rPr>
            <w:rFonts w:hint="default" w:ascii="Times New Roman" w:hAnsi="Times New Roman"/>
            <w:b w:val="0"/>
            <w:bCs w:val="0"/>
            <w:sz w:val="24"/>
            <w:szCs w:val="24"/>
            <w:shd w:val="clear" w:color="auto" w:fill="auto"/>
            <w:lang w:val="en-US" w:eastAsia="zh-CN"/>
          </w:rPr>
          <w:t xml:space="preserve">:/# </w:t>
        </w:r>
      </w:ins>
      <w:ins w:id="4709" w:author="LKY" w:date="2026-08-25T19:41:15Z">
        <w:r>
          <w:rPr>
            <w:rFonts w:ascii="Times New Roman" w:hAnsi="Times New Roman" w:eastAsiaTheme="minorEastAsia" w:cstheme="minorBidi"/>
            <w:i w:val="0"/>
            <w:iCs w:val="0"/>
            <w:caps w:val="0"/>
            <w:color w:val="0000FF"/>
            <w:spacing w:val="0"/>
            <w:sz w:val="24"/>
            <w:szCs w:val="24"/>
            <w:shd w:val="clear" w:color="auto" w:fill="auto"/>
            <w:rPrChange w:id="4710" w:author="LKY" w:date="2026-09-01T16:39:39Z">
              <w:rPr>
                <w:rFonts w:ascii="Times New Roman" w:hAnsi="Times New Roman" w:eastAsiaTheme="minorEastAsia" w:cstheme="minorBidi"/>
                <w:i w:val="0"/>
                <w:iCs w:val="0"/>
                <w:caps w:val="0"/>
                <w:spacing w:val="0"/>
                <w:sz w:val="24"/>
                <w:szCs w:val="24"/>
                <w:shd w:val="clear" w:color="auto" w:fill="auto"/>
              </w:rPr>
            </w:rPrChange>
          </w:rPr>
          <w:t xml:space="preserve">ion </w:t>
        </w:r>
      </w:ins>
      <w:ins w:id="4711" w:author="LKY" w:date="2026-08-25T19:41:15Z">
        <w:r>
          <w:rPr>
            <w:rFonts w:hint="eastAsia" w:ascii="Times New Roman" w:hAnsi="Times New Roman" w:cstheme="minorBidi"/>
            <w:i w:val="0"/>
            <w:iCs w:val="0"/>
            <w:caps w:val="0"/>
            <w:color w:val="0000FF"/>
            <w:spacing w:val="0"/>
            <w:sz w:val="24"/>
            <w:szCs w:val="24"/>
            <w:shd w:val="clear" w:color="auto" w:fill="auto"/>
            <w:lang w:val="en-US" w:eastAsia="zh-CN"/>
            <w:rPrChange w:id="4712" w:author="LKY" w:date="2026-09-01T16:39:39Z">
              <w:rPr>
                <w:rFonts w:hint="eastAsia" w:ascii="Times New Roman" w:hAnsi="Times New Roman" w:cstheme="minorBidi"/>
                <w:i w:val="0"/>
                <w:iCs w:val="0"/>
                <w:caps w:val="0"/>
                <w:spacing w:val="0"/>
                <w:sz w:val="24"/>
                <w:szCs w:val="24"/>
                <w:shd w:val="clear" w:color="auto" w:fill="auto"/>
                <w:lang w:val="en-US" w:eastAsia="zh-CN"/>
              </w:rPr>
            </w:rPrChange>
          </w:rPr>
          <w:t>s</w:t>
        </w:r>
      </w:ins>
      <w:ins w:id="4713" w:author="LKY" w:date="2026-08-25T19:41:15Z">
        <w:r>
          <w:rPr>
            <w:rFonts w:ascii="Times New Roman" w:hAnsi="Times New Roman" w:eastAsiaTheme="minorEastAsia" w:cstheme="minorBidi"/>
            <w:i w:val="0"/>
            <w:iCs w:val="0"/>
            <w:caps w:val="0"/>
            <w:color w:val="0000FF"/>
            <w:spacing w:val="0"/>
            <w:sz w:val="24"/>
            <w:szCs w:val="24"/>
            <w:shd w:val="clear" w:color="auto" w:fill="auto"/>
            <w:rPrChange w:id="4714" w:author="LKY" w:date="2026-09-01T16:39:39Z">
              <w:rPr>
                <w:rFonts w:ascii="Times New Roman" w:hAnsi="Times New Roman" w:eastAsiaTheme="minorEastAsia" w:cstheme="minorBidi"/>
                <w:i w:val="0"/>
                <w:iCs w:val="0"/>
                <w:caps w:val="0"/>
                <w:spacing w:val="0"/>
                <w:sz w:val="24"/>
                <w:szCs w:val="24"/>
                <w:shd w:val="clear" w:color="auto" w:fill="auto"/>
              </w:rPr>
            </w:rPrChange>
          </w:rPr>
          <w:t>etmode</w:t>
        </w:r>
      </w:ins>
      <w:ins w:id="4715" w:author="LKY" w:date="2026-08-25T19:41:15Z">
        <w:r>
          <w:rPr>
            <w:rFonts w:hint="eastAsia" w:ascii="Times New Roman" w:hAnsi="Times New Roman" w:cstheme="minorBidi"/>
            <w:i w:val="0"/>
            <w:iCs w:val="0"/>
            <w:caps w:val="0"/>
            <w:color w:val="0000FF"/>
            <w:spacing w:val="0"/>
            <w:sz w:val="24"/>
            <w:szCs w:val="24"/>
            <w:shd w:val="clear" w:color="auto" w:fill="auto"/>
            <w:lang w:val="en-US" w:eastAsia="zh-CN"/>
            <w:rPrChange w:id="4716" w:author="LKY" w:date="2026-09-01T16:39:39Z">
              <w:rPr>
                <w:rFonts w:hint="eastAsia" w:ascii="Times New Roman" w:hAnsi="Times New Roman" w:cstheme="minorBidi"/>
                <w:i w:val="0"/>
                <w:iCs w:val="0"/>
                <w:caps w:val="0"/>
                <w:spacing w:val="0"/>
                <w:sz w:val="24"/>
                <w:szCs w:val="24"/>
                <w:shd w:val="clear" w:color="auto" w:fill="auto"/>
                <w:lang w:val="en-US" w:eastAsia="zh-CN"/>
              </w:rPr>
            </w:rPrChange>
          </w:rPr>
          <w:t xml:space="preserve"> &lt;slot&gt; &lt;mode&gt;</w:t>
        </w:r>
      </w:ins>
    </w:p>
    <w:p w14:paraId="14C2BDD1">
      <w:pPr>
        <w:pStyle w:val="12"/>
        <w:shd w:val="clear" w:fill="E7E6E6" w:themeFill="background2"/>
        <w:wordWrap w:val="0"/>
        <w:spacing w:line="360" w:lineRule="auto"/>
        <w:ind w:left="0" w:leftChars="0" w:firstLine="0" w:firstLineChars="0"/>
        <w:jc w:val="left"/>
        <w:outlineLvl w:val="9"/>
        <w:rPr>
          <w:ins w:id="4717" w:author="LKY" w:date="2026-08-25T19:41:15Z"/>
          <w:rFonts w:hint="default" w:ascii="Times New Roman" w:hAnsi="Times New Roman" w:cstheme="minorBidi"/>
          <w:i w:val="0"/>
          <w:iCs w:val="0"/>
          <w:caps w:val="0"/>
          <w:spacing w:val="0"/>
          <w:sz w:val="24"/>
          <w:szCs w:val="24"/>
          <w:shd w:val="clear" w:color="auto" w:fill="auto"/>
          <w:lang w:val="en-US" w:eastAsia="zh-CN"/>
        </w:rPr>
      </w:pPr>
      <w:ins w:id="4718" w:author="LKY" w:date="2026-08-25T19:41:15Z">
        <w:r>
          <w:rPr>
            <w:rFonts w:hint="default" w:ascii="Times New Roman" w:hAnsi="Times New Roman"/>
            <w:b w:val="0"/>
            <w:bCs w:val="0"/>
            <w:sz w:val="24"/>
            <w:szCs w:val="24"/>
            <w:shd w:val="clear" w:color="auto" w:fill="auto"/>
            <w:lang w:val="en-US" w:eastAsia="zh-CN"/>
          </w:rPr>
          <w:t>root@</w:t>
        </w:r>
      </w:ins>
      <w:ins w:id="4719" w:author="LKY" w:date="2026-08-25T19:41:15Z">
        <w:r>
          <w:rPr>
            <w:rFonts w:hint="eastAsia" w:ascii="Times New Roman" w:hAnsi="Times New Roman"/>
            <w:b w:val="0"/>
            <w:bCs w:val="0"/>
            <w:sz w:val="24"/>
            <w:szCs w:val="24"/>
            <w:shd w:val="clear" w:color="auto" w:fill="auto"/>
            <w:lang w:val="en-US" w:eastAsia="zh-CN"/>
          </w:rPr>
          <w:t>bliiot</w:t>
        </w:r>
      </w:ins>
      <w:ins w:id="4720" w:author="LKY" w:date="2026-08-25T19:41:15Z">
        <w:r>
          <w:rPr>
            <w:rFonts w:hint="default" w:ascii="Times New Roman" w:hAnsi="Times New Roman"/>
            <w:b w:val="0"/>
            <w:bCs w:val="0"/>
            <w:sz w:val="24"/>
            <w:szCs w:val="24"/>
            <w:shd w:val="clear" w:color="auto" w:fill="auto"/>
            <w:lang w:val="en-US" w:eastAsia="zh-CN"/>
          </w:rPr>
          <w:t xml:space="preserve">:/# </w:t>
        </w:r>
      </w:ins>
      <w:ins w:id="4721" w:author="LKY" w:date="2026-08-25T19:41:15Z">
        <w:r>
          <w:rPr>
            <w:rFonts w:ascii="Times New Roman" w:hAnsi="Times New Roman" w:eastAsiaTheme="minorEastAsia" w:cstheme="minorBidi"/>
            <w:i w:val="0"/>
            <w:iCs w:val="0"/>
            <w:caps w:val="0"/>
            <w:color w:val="0000FF"/>
            <w:spacing w:val="0"/>
            <w:sz w:val="24"/>
            <w:szCs w:val="24"/>
            <w:shd w:val="clear" w:color="auto" w:fill="auto"/>
            <w:rPrChange w:id="4722" w:author="LKY" w:date="2026-09-01T16:39:36Z">
              <w:rPr>
                <w:rFonts w:ascii="Times New Roman" w:hAnsi="Times New Roman" w:eastAsiaTheme="minorEastAsia" w:cstheme="minorBidi"/>
                <w:i w:val="0"/>
                <w:iCs w:val="0"/>
                <w:caps w:val="0"/>
                <w:spacing w:val="0"/>
                <w:sz w:val="24"/>
                <w:szCs w:val="24"/>
                <w:shd w:val="clear" w:color="auto" w:fill="auto"/>
              </w:rPr>
            </w:rPrChange>
          </w:rPr>
          <w:t xml:space="preserve">ion </w:t>
        </w:r>
      </w:ins>
      <w:ins w:id="4723" w:author="LKY" w:date="2026-08-25T19:41:15Z">
        <w:r>
          <w:rPr>
            <w:rFonts w:hint="eastAsia" w:ascii="Times New Roman" w:hAnsi="Times New Roman" w:cstheme="minorBidi"/>
            <w:i w:val="0"/>
            <w:iCs w:val="0"/>
            <w:caps w:val="0"/>
            <w:color w:val="0000FF"/>
            <w:spacing w:val="0"/>
            <w:sz w:val="24"/>
            <w:szCs w:val="24"/>
            <w:shd w:val="clear" w:color="auto" w:fill="auto"/>
            <w:lang w:val="en-US" w:eastAsia="zh-CN"/>
            <w:rPrChange w:id="4724" w:author="LKY" w:date="2026-09-01T16:39:36Z">
              <w:rPr>
                <w:rFonts w:hint="eastAsia" w:ascii="Times New Roman" w:hAnsi="Times New Roman" w:cstheme="minorBidi"/>
                <w:i w:val="0"/>
                <w:iCs w:val="0"/>
                <w:caps w:val="0"/>
                <w:spacing w:val="0"/>
                <w:sz w:val="24"/>
                <w:szCs w:val="24"/>
                <w:shd w:val="clear" w:color="auto" w:fill="auto"/>
                <w:lang w:val="en-US" w:eastAsia="zh-CN"/>
              </w:rPr>
            </w:rPrChange>
          </w:rPr>
          <w:t>s</w:t>
        </w:r>
      </w:ins>
      <w:ins w:id="4725" w:author="LKY" w:date="2026-08-25T19:41:15Z">
        <w:r>
          <w:rPr>
            <w:rFonts w:ascii="Times New Roman" w:hAnsi="Times New Roman" w:eastAsiaTheme="minorEastAsia" w:cstheme="minorBidi"/>
            <w:i w:val="0"/>
            <w:iCs w:val="0"/>
            <w:caps w:val="0"/>
            <w:color w:val="0000FF"/>
            <w:spacing w:val="0"/>
            <w:sz w:val="24"/>
            <w:szCs w:val="24"/>
            <w:shd w:val="clear" w:color="auto" w:fill="auto"/>
            <w:rPrChange w:id="4726" w:author="LKY" w:date="2026-09-01T16:39:36Z">
              <w:rPr>
                <w:rFonts w:ascii="Times New Roman" w:hAnsi="Times New Roman" w:eastAsiaTheme="minorEastAsia" w:cstheme="minorBidi"/>
                <w:i w:val="0"/>
                <w:iCs w:val="0"/>
                <w:caps w:val="0"/>
                <w:spacing w:val="0"/>
                <w:sz w:val="24"/>
                <w:szCs w:val="24"/>
                <w:shd w:val="clear" w:color="auto" w:fill="auto"/>
              </w:rPr>
            </w:rPrChange>
          </w:rPr>
          <w:t>etmode</w:t>
        </w:r>
      </w:ins>
      <w:ins w:id="4727" w:author="LKY" w:date="2026-08-25T19:41:15Z">
        <w:r>
          <w:rPr>
            <w:rFonts w:hint="eastAsia" w:ascii="Times New Roman" w:hAnsi="Times New Roman" w:cstheme="minorBidi"/>
            <w:i w:val="0"/>
            <w:iCs w:val="0"/>
            <w:caps w:val="0"/>
            <w:color w:val="0000FF"/>
            <w:spacing w:val="0"/>
            <w:sz w:val="24"/>
            <w:szCs w:val="24"/>
            <w:shd w:val="clear" w:color="auto" w:fill="auto"/>
            <w:lang w:val="en-US" w:eastAsia="zh-CN"/>
            <w:rPrChange w:id="4728" w:author="LKY" w:date="2026-09-01T16:39:36Z">
              <w:rPr>
                <w:rFonts w:hint="eastAsia" w:ascii="Times New Roman" w:hAnsi="Times New Roman" w:cstheme="minorBidi"/>
                <w:i w:val="0"/>
                <w:iCs w:val="0"/>
                <w:caps w:val="0"/>
                <w:spacing w:val="0"/>
                <w:sz w:val="24"/>
                <w:szCs w:val="24"/>
                <w:shd w:val="clear" w:color="auto" w:fill="auto"/>
                <w:lang w:val="en-US" w:eastAsia="zh-CN"/>
              </w:rPr>
            </w:rPrChange>
          </w:rPr>
          <w:t xml:space="preserve"> 4 4</w:t>
        </w:r>
      </w:ins>
    </w:p>
    <w:p w14:paraId="6F5400FC">
      <w:pPr>
        <w:keepNext w:val="0"/>
        <w:keepLines w:val="0"/>
        <w:pageBreakBefore w:val="0"/>
        <w:widowControl w:val="0"/>
        <w:kinsoku/>
        <w:overflowPunct/>
        <w:topLinePunct w:val="0"/>
        <w:autoSpaceDE/>
        <w:autoSpaceDN/>
        <w:bidi w:val="0"/>
        <w:adjustRightInd/>
        <w:snapToGrid/>
        <w:spacing w:line="360" w:lineRule="auto"/>
        <w:ind w:firstLine="0" w:firstLineChars="0"/>
        <w:textAlignment w:val="auto"/>
        <w:rPr>
          <w:rFonts w:hint="eastAsia"/>
          <w:lang w:val="en-US" w:eastAsia="zh-CN"/>
        </w:rPr>
        <w:pPrChange w:id="4729" w:author="L" w:date="2026-07-31T15:13:17Z">
          <w:pPr>
            <w:keepNext w:val="0"/>
            <w:keepLines w:val="0"/>
            <w:pageBreakBefore w:val="0"/>
            <w:widowControl w:val="0"/>
            <w:kinsoku/>
            <w:overflowPunct/>
            <w:topLinePunct w:val="0"/>
            <w:autoSpaceDE/>
            <w:autoSpaceDN/>
            <w:bidi w:val="0"/>
            <w:adjustRightInd/>
            <w:snapToGrid/>
            <w:spacing w:line="360" w:lineRule="auto"/>
            <w:ind w:firstLine="480" w:firstLineChars="200"/>
            <w:textAlignment w:val="auto"/>
          </w:pPr>
        </w:pPrChange>
      </w:pPr>
    </w:p>
    <w:p w14:paraId="1339C27B">
      <w:pPr>
        <w:pStyle w:val="12"/>
        <w:ind w:left="0" w:leftChars="0" w:firstLine="0" w:firstLineChars="0"/>
        <w:outlineLvl w:val="1"/>
        <w:rPr>
          <w:rFonts w:hint="eastAsia" w:ascii="Times New Roman" w:hAnsi="Times New Roman" w:eastAsia="宋体" w:cs="宋体"/>
          <w:b/>
          <w:bCs/>
          <w:sz w:val="32"/>
          <w:szCs w:val="32"/>
          <w:lang w:val="en-US" w:eastAsia="zh-CN"/>
        </w:rPr>
      </w:pPr>
      <w:bookmarkStart w:id="96" w:name="_Toc1987"/>
      <w:bookmarkStart w:id="97" w:name="_Toc27568"/>
      <w:bookmarkStart w:id="98" w:name="_Toc23594"/>
      <w:bookmarkStart w:id="99" w:name="_Toc739"/>
      <w:r>
        <w:rPr>
          <w:rFonts w:hint="eastAsia" w:ascii="Times New Roman" w:hAnsi="Times New Roman" w:eastAsia="宋体" w:cs="宋体"/>
          <w:b/>
          <w:bCs/>
          <w:sz w:val="32"/>
          <w:szCs w:val="32"/>
          <w:lang w:val="en-US" w:eastAsia="zh-CN"/>
        </w:rPr>
        <w:t>2.4 LED</w:t>
      </w:r>
      <w:bookmarkEnd w:id="96"/>
      <w:bookmarkEnd w:id="97"/>
      <w:bookmarkEnd w:id="98"/>
      <w:bookmarkEnd w:id="99"/>
    </w:p>
    <w:p w14:paraId="59C37A70">
      <w:pPr>
        <w:pStyle w:val="12"/>
        <w:ind w:left="0" w:leftChars="0" w:firstLine="0" w:firstLineChars="0"/>
        <w:outlineLvl w:val="9"/>
        <w:rPr>
          <w:rFonts w:hint="default" w:ascii="Times New Roman" w:hAnsi="Times New Roman" w:eastAsia="宋体" w:cs="宋体"/>
          <w:b/>
          <w:bCs/>
          <w:sz w:val="32"/>
          <w:szCs w:val="32"/>
          <w:lang w:val="en-US" w:eastAsia="zh-CN"/>
        </w:rPr>
      </w:pPr>
      <w:r>
        <w:rPr>
          <w:sz w:val="32"/>
        </w:rPr>
        <mc:AlternateContent>
          <mc:Choice Requires="wps">
            <w:drawing>
              <wp:anchor distT="0" distB="0" distL="114300" distR="114300" simplePos="0" relativeHeight="251665408" behindDoc="0" locked="0" layoutInCell="1" allowOverlap="1">
                <wp:simplePos x="0" y="0"/>
                <wp:positionH relativeFrom="column">
                  <wp:posOffset>1981835</wp:posOffset>
                </wp:positionH>
                <wp:positionV relativeFrom="paragraph">
                  <wp:posOffset>166370</wp:posOffset>
                </wp:positionV>
                <wp:extent cx="3376295" cy="2603500"/>
                <wp:effectExtent l="0" t="0" r="14605" b="6350"/>
                <wp:wrapNone/>
                <wp:docPr id="6" name="文本框 6"/>
                <wp:cNvGraphicFramePr/>
                <a:graphic xmlns:a="http://schemas.openxmlformats.org/drawingml/2006/main">
                  <a:graphicData uri="http://schemas.microsoft.com/office/word/2010/wordprocessingShape">
                    <wps:wsp>
                      <wps:cNvSpPr txBox="1"/>
                      <wps:spPr>
                        <a:xfrm>
                          <a:off x="4919980" y="5651500"/>
                          <a:ext cx="3376295" cy="2603500"/>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tbl>
                            <w:tblPr>
                              <w:tblStyle w:val="14"/>
                              <w:tblW w:w="4999"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57"/>
                              <w:gridCol w:w="4077"/>
                            </w:tblGrid>
                            <w:tr w14:paraId="6C0B08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6" w:hRule="atLeast"/>
                              </w:trPr>
                              <w:tc>
                                <w:tcPr>
                                  <w:tcW w:w="1105" w:type="pct"/>
                                  <w:vAlign w:val="center"/>
                                </w:tcPr>
                                <w:p w14:paraId="35845076">
                                  <w:pPr>
                                    <w:rPr>
                                      <w:rFonts w:hint="default" w:eastAsiaTheme="minorEastAsia"/>
                                      <w:vertAlign w:val="baseline"/>
                                      <w:lang w:val="en-US" w:eastAsia="zh-CN"/>
                                    </w:rPr>
                                  </w:pPr>
                                  <w:r>
                                    <w:rPr>
                                      <w:rFonts w:hint="eastAsia"/>
                                      <w:vertAlign w:val="baseline"/>
                                      <w:lang w:val="en-US" w:eastAsia="zh-CN"/>
                                    </w:rPr>
                                    <w:t>LED灯</w:t>
                                  </w:r>
                                </w:p>
                              </w:tc>
                              <w:tc>
                                <w:tcPr>
                                  <w:tcW w:w="3894" w:type="pct"/>
                                  <w:vAlign w:val="center"/>
                                </w:tcPr>
                                <w:p w14:paraId="76C5275C">
                                  <w:pPr>
                                    <w:rPr>
                                      <w:rFonts w:hint="eastAsia" w:eastAsiaTheme="minorEastAsia"/>
                                      <w:vertAlign w:val="baseline"/>
                                      <w:lang w:val="en-US" w:eastAsia="zh-CN"/>
                                    </w:rPr>
                                  </w:pPr>
                                  <w:r>
                                    <w:rPr>
                                      <w:rFonts w:hint="eastAsia"/>
                                      <w:vertAlign w:val="baseline"/>
                                      <w:lang w:val="en-US" w:eastAsia="zh-CN"/>
                                    </w:rPr>
                                    <w:t>说明</w:t>
                                  </w:r>
                                </w:p>
                              </w:tc>
                            </w:tr>
                            <w:tr w14:paraId="4376DB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6" w:hRule="atLeast"/>
                              </w:trPr>
                              <w:tc>
                                <w:tcPr>
                                  <w:tcW w:w="1105" w:type="pct"/>
                                  <w:vAlign w:val="center"/>
                                </w:tcPr>
                                <w:p w14:paraId="23B1151C">
                                  <w:pPr>
                                    <w:rPr>
                                      <w:rFonts w:hint="default" w:eastAsiaTheme="minorEastAsia"/>
                                      <w:vertAlign w:val="baseline"/>
                                      <w:lang w:val="en-US" w:eastAsia="zh-CN"/>
                                    </w:rPr>
                                  </w:pPr>
                                  <w:r>
                                    <w:rPr>
                                      <w:rFonts w:hint="eastAsia"/>
                                      <w:vertAlign w:val="baseline"/>
                                      <w:lang w:val="en-US" w:eastAsia="zh-CN"/>
                                    </w:rPr>
                                    <w:t>PWR</w:t>
                                  </w:r>
                                </w:p>
                              </w:tc>
                              <w:tc>
                                <w:tcPr>
                                  <w:tcW w:w="3894" w:type="pct"/>
                                  <w:vAlign w:val="center"/>
                                </w:tcPr>
                                <w:p w14:paraId="1EF94910">
                                  <w:pPr>
                                    <w:rPr>
                                      <w:rFonts w:hint="eastAsia"/>
                                      <w:vertAlign w:val="baseline"/>
                                      <w:lang w:val="en-US" w:eastAsia="zh-CN"/>
                                    </w:rPr>
                                  </w:pPr>
                                  <w:r>
                                    <w:rPr>
                                      <w:rFonts w:hint="eastAsia"/>
                                      <w:vertAlign w:val="baseline"/>
                                      <w:lang w:val="en-US" w:eastAsia="zh-CN"/>
                                    </w:rPr>
                                    <w:t>电源灯，接入电源正常时常亮。</w:t>
                                  </w:r>
                                </w:p>
                                <w:p w14:paraId="329499C4">
                                  <w:pPr>
                                    <w:pStyle w:val="12"/>
                                    <w:ind w:left="0" w:leftChars="0" w:firstLine="0" w:firstLineChars="0"/>
                                    <w:rPr>
                                      <w:rFonts w:hint="default"/>
                                      <w:lang w:val="en-US" w:eastAsia="zh-CN"/>
                                    </w:rPr>
                                  </w:pPr>
                                  <w:r>
                                    <w:rPr>
                                      <w:rFonts w:hint="eastAsia"/>
                                      <w:vertAlign w:val="baseline"/>
                                      <w:lang w:val="en-US" w:eastAsia="zh-CN"/>
                                    </w:rPr>
                                    <w:t>用户不可编辑。</w:t>
                                  </w:r>
                                </w:p>
                              </w:tc>
                            </w:tr>
                            <w:tr w14:paraId="5C1B3A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6" w:hRule="atLeast"/>
                              </w:trPr>
                              <w:tc>
                                <w:tcPr>
                                  <w:tcW w:w="1105" w:type="pct"/>
                                  <w:vAlign w:val="center"/>
                                </w:tcPr>
                                <w:p w14:paraId="543549BE">
                                  <w:pPr>
                                    <w:rPr>
                                      <w:rFonts w:hint="default" w:eastAsiaTheme="minorEastAsia"/>
                                      <w:vertAlign w:val="baseline"/>
                                      <w:lang w:val="en-US" w:eastAsia="zh-CN"/>
                                    </w:rPr>
                                  </w:pPr>
                                  <w:r>
                                    <w:rPr>
                                      <w:rFonts w:hint="eastAsia"/>
                                      <w:vertAlign w:val="baseline"/>
                                      <w:lang w:val="en-US" w:eastAsia="zh-CN"/>
                                    </w:rPr>
                                    <w:t>RUN</w:t>
                                  </w:r>
                                </w:p>
                              </w:tc>
                              <w:tc>
                                <w:tcPr>
                                  <w:tcW w:w="3894" w:type="pct"/>
                                  <w:vAlign w:val="center"/>
                                </w:tcPr>
                                <w:p w14:paraId="6BBD3E35">
                                  <w:pPr>
                                    <w:rPr>
                                      <w:rFonts w:hint="eastAsia"/>
                                      <w:vertAlign w:val="baseline"/>
                                      <w:lang w:val="en-US" w:eastAsia="zh-CN"/>
                                    </w:rPr>
                                  </w:pPr>
                                  <w:r>
                                    <w:rPr>
                                      <w:rFonts w:hint="eastAsia"/>
                                      <w:vertAlign w:val="baseline"/>
                                      <w:lang w:val="en-US" w:eastAsia="zh-CN"/>
                                    </w:rPr>
                                    <w:t>默认设置：CPU使用率低于90%时闪烁，90%以上常亮。</w:t>
                                  </w:r>
                                </w:p>
                                <w:p w14:paraId="6FFA69EA">
                                  <w:pPr>
                                    <w:pStyle w:val="12"/>
                                    <w:ind w:left="0" w:leftChars="0" w:firstLine="0" w:firstLineChars="0"/>
                                    <w:rPr>
                                      <w:rFonts w:hint="default"/>
                                      <w:lang w:val="en-US" w:eastAsia="zh-CN"/>
                                    </w:rPr>
                                  </w:pPr>
                                  <w:r>
                                    <w:rPr>
                                      <w:rFonts w:hint="eastAsia"/>
                                      <w:vertAlign w:val="baseline"/>
                                      <w:lang w:val="en-US" w:eastAsia="zh-CN"/>
                                    </w:rPr>
                                    <w:t>用户可编辑。</w:t>
                                  </w:r>
                                </w:p>
                              </w:tc>
                            </w:tr>
                            <w:tr w14:paraId="11DF87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6" w:hRule="atLeast"/>
                              </w:trPr>
                              <w:tc>
                                <w:tcPr>
                                  <w:tcW w:w="1105" w:type="pct"/>
                                  <w:vAlign w:val="center"/>
                                </w:tcPr>
                                <w:p w14:paraId="63B448A1">
                                  <w:pPr>
                                    <w:rPr>
                                      <w:rFonts w:hint="default" w:eastAsiaTheme="minorEastAsia"/>
                                      <w:vertAlign w:val="baseline"/>
                                      <w:lang w:val="en-US" w:eastAsia="zh-CN"/>
                                    </w:rPr>
                                  </w:pPr>
                                  <w:r>
                                    <w:rPr>
                                      <w:rFonts w:hint="eastAsia"/>
                                      <w:vertAlign w:val="baseline"/>
                                      <w:lang w:val="en-US" w:eastAsia="zh-CN"/>
                                    </w:rPr>
                                    <w:t>LINK</w:t>
                                  </w:r>
                                </w:p>
                              </w:tc>
                              <w:tc>
                                <w:tcPr>
                                  <w:tcW w:w="3894" w:type="pct"/>
                                  <w:vAlign w:val="center"/>
                                </w:tcPr>
                                <w:p w14:paraId="49EE318C">
                                  <w:pPr>
                                    <w:rPr>
                                      <w:rFonts w:hint="eastAsia"/>
                                      <w:vertAlign w:val="baseline"/>
                                      <w:lang w:val="en-US" w:eastAsia="zh-CN"/>
                                    </w:rPr>
                                  </w:pPr>
                                  <w:r>
                                    <w:rPr>
                                      <w:rFonts w:hint="eastAsia"/>
                                      <w:vertAlign w:val="baseline"/>
                                      <w:lang w:val="en-US" w:eastAsia="zh-CN"/>
                                    </w:rPr>
                                    <w:t>默认设置：有互联网连接时常亮，无互联网连接时熄灭。</w:t>
                                  </w:r>
                                </w:p>
                                <w:p w14:paraId="27F13C80">
                                  <w:pPr>
                                    <w:pStyle w:val="12"/>
                                    <w:ind w:left="0" w:leftChars="0" w:firstLine="0" w:firstLineChars="0"/>
                                    <w:rPr>
                                      <w:rFonts w:hint="default"/>
                                      <w:lang w:val="en-US" w:eastAsia="zh-CN"/>
                                    </w:rPr>
                                  </w:pPr>
                                  <w:r>
                                    <w:rPr>
                                      <w:rFonts w:hint="eastAsia"/>
                                      <w:vertAlign w:val="baseline"/>
                                      <w:lang w:val="en-US" w:eastAsia="zh-CN"/>
                                    </w:rPr>
                                    <w:t>用户可编辑。</w:t>
                                  </w:r>
                                </w:p>
                              </w:tc>
                            </w:tr>
                          </w:tbl>
                          <w:p w14:paraId="4EA4D92D"/>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56.05pt;margin-top:13.1pt;height:205pt;width:265.85pt;z-index:251665408;mso-width-relative:page;mso-height-relative:page;" fillcolor="#FFFFFF [3201]" filled="t" stroked="f" coordsize="21600,21600" o:gfxdata="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">
                <v:fill on="t" focussize="0,0"/>
                <v:stroke on="f" weight="0.5pt"/>
                <v:imagedata o:title=""/>
                <o:lock v:ext="edit" aspectratio="f"/>
                <v:textbox>
                  <w:txbxContent>
                    <w:tbl>
                      <w:tblPr>
                        <w:tblStyle w:val="14"/>
                        <w:tblW w:w="4999"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57"/>
                        <w:gridCol w:w="4077"/>
                      </w:tblGrid>
                      <w:tr w14:paraId="6C0B08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6" w:hRule="atLeast"/>
                        </w:trPr>
                        <w:tc>
                          <w:tcPr>
                            <w:tcW w:w="1105" w:type="pct"/>
                            <w:vAlign w:val="center"/>
                          </w:tcPr>
                          <w:p w14:paraId="35845076">
                            <w:pPr>
                              <w:rPr>
                                <w:rFonts w:hint="default" w:eastAsiaTheme="minorEastAsia"/>
                                <w:vertAlign w:val="baseline"/>
                                <w:lang w:val="en-US" w:eastAsia="zh-CN"/>
                              </w:rPr>
                            </w:pPr>
                            <w:r>
                              <w:rPr>
                                <w:rFonts w:hint="eastAsia"/>
                                <w:vertAlign w:val="baseline"/>
                                <w:lang w:val="en-US" w:eastAsia="zh-CN"/>
                              </w:rPr>
                              <w:t>LED灯</w:t>
                            </w:r>
                          </w:p>
                        </w:tc>
                        <w:tc>
                          <w:tcPr>
                            <w:tcW w:w="3894" w:type="pct"/>
                            <w:vAlign w:val="center"/>
                          </w:tcPr>
                          <w:p w14:paraId="76C5275C">
                            <w:pPr>
                              <w:rPr>
                                <w:rFonts w:hint="eastAsia" w:eastAsiaTheme="minorEastAsia"/>
                                <w:vertAlign w:val="baseline"/>
                                <w:lang w:val="en-US" w:eastAsia="zh-CN"/>
                              </w:rPr>
                            </w:pPr>
                            <w:r>
                              <w:rPr>
                                <w:rFonts w:hint="eastAsia"/>
                                <w:vertAlign w:val="baseline"/>
                                <w:lang w:val="en-US" w:eastAsia="zh-CN"/>
                              </w:rPr>
                              <w:t>说明</w:t>
                            </w:r>
                          </w:p>
                        </w:tc>
                      </w:tr>
                      <w:tr w14:paraId="4376DB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6" w:hRule="atLeast"/>
                        </w:trPr>
                        <w:tc>
                          <w:tcPr>
                            <w:tcW w:w="1105" w:type="pct"/>
                            <w:vAlign w:val="center"/>
                          </w:tcPr>
                          <w:p w14:paraId="23B1151C">
                            <w:pPr>
                              <w:rPr>
                                <w:rFonts w:hint="default" w:eastAsiaTheme="minorEastAsia"/>
                                <w:vertAlign w:val="baseline"/>
                                <w:lang w:val="en-US" w:eastAsia="zh-CN"/>
                              </w:rPr>
                            </w:pPr>
                            <w:r>
                              <w:rPr>
                                <w:rFonts w:hint="eastAsia"/>
                                <w:vertAlign w:val="baseline"/>
                                <w:lang w:val="en-US" w:eastAsia="zh-CN"/>
                              </w:rPr>
                              <w:t>PWR</w:t>
                            </w:r>
                          </w:p>
                        </w:tc>
                        <w:tc>
                          <w:tcPr>
                            <w:tcW w:w="3894" w:type="pct"/>
                            <w:vAlign w:val="center"/>
                          </w:tcPr>
                          <w:p w14:paraId="1EF94910">
                            <w:pPr>
                              <w:rPr>
                                <w:rFonts w:hint="eastAsia"/>
                                <w:vertAlign w:val="baseline"/>
                                <w:lang w:val="en-US" w:eastAsia="zh-CN"/>
                              </w:rPr>
                            </w:pPr>
                            <w:r>
                              <w:rPr>
                                <w:rFonts w:hint="eastAsia"/>
                                <w:vertAlign w:val="baseline"/>
                                <w:lang w:val="en-US" w:eastAsia="zh-CN"/>
                              </w:rPr>
                              <w:t>电源灯，接入电源正常时常亮。</w:t>
                            </w:r>
                          </w:p>
                          <w:p w14:paraId="329499C4">
                            <w:pPr>
                              <w:pStyle w:val="12"/>
                              <w:ind w:left="0" w:leftChars="0" w:firstLine="0" w:firstLineChars="0"/>
                              <w:rPr>
                                <w:rFonts w:hint="default"/>
                                <w:lang w:val="en-US" w:eastAsia="zh-CN"/>
                              </w:rPr>
                            </w:pPr>
                            <w:r>
                              <w:rPr>
                                <w:rFonts w:hint="eastAsia"/>
                                <w:vertAlign w:val="baseline"/>
                                <w:lang w:val="en-US" w:eastAsia="zh-CN"/>
                              </w:rPr>
                              <w:t>用户不可编辑。</w:t>
                            </w:r>
                          </w:p>
                        </w:tc>
                      </w:tr>
                      <w:tr w14:paraId="5C1B3A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6" w:hRule="atLeast"/>
                        </w:trPr>
                        <w:tc>
                          <w:tcPr>
                            <w:tcW w:w="1105" w:type="pct"/>
                            <w:vAlign w:val="center"/>
                          </w:tcPr>
                          <w:p w14:paraId="543549BE">
                            <w:pPr>
                              <w:rPr>
                                <w:rFonts w:hint="default" w:eastAsiaTheme="minorEastAsia"/>
                                <w:vertAlign w:val="baseline"/>
                                <w:lang w:val="en-US" w:eastAsia="zh-CN"/>
                              </w:rPr>
                            </w:pPr>
                            <w:r>
                              <w:rPr>
                                <w:rFonts w:hint="eastAsia"/>
                                <w:vertAlign w:val="baseline"/>
                                <w:lang w:val="en-US" w:eastAsia="zh-CN"/>
                              </w:rPr>
                              <w:t>RUN</w:t>
                            </w:r>
                          </w:p>
                        </w:tc>
                        <w:tc>
                          <w:tcPr>
                            <w:tcW w:w="3894" w:type="pct"/>
                            <w:vAlign w:val="center"/>
                          </w:tcPr>
                          <w:p w14:paraId="6BBD3E35">
                            <w:pPr>
                              <w:rPr>
                                <w:rFonts w:hint="eastAsia"/>
                                <w:vertAlign w:val="baseline"/>
                                <w:lang w:val="en-US" w:eastAsia="zh-CN"/>
                              </w:rPr>
                            </w:pPr>
                            <w:r>
                              <w:rPr>
                                <w:rFonts w:hint="eastAsia"/>
                                <w:vertAlign w:val="baseline"/>
                                <w:lang w:val="en-US" w:eastAsia="zh-CN"/>
                              </w:rPr>
                              <w:t>默认设置：CPU使用率低于90%时闪烁，90%以上常亮。</w:t>
                            </w:r>
                          </w:p>
                          <w:p w14:paraId="6FFA69EA">
                            <w:pPr>
                              <w:pStyle w:val="12"/>
                              <w:ind w:left="0" w:leftChars="0" w:firstLine="0" w:firstLineChars="0"/>
                              <w:rPr>
                                <w:rFonts w:hint="default"/>
                                <w:lang w:val="en-US" w:eastAsia="zh-CN"/>
                              </w:rPr>
                            </w:pPr>
                            <w:r>
                              <w:rPr>
                                <w:rFonts w:hint="eastAsia"/>
                                <w:vertAlign w:val="baseline"/>
                                <w:lang w:val="en-US" w:eastAsia="zh-CN"/>
                              </w:rPr>
                              <w:t>用户可编辑。</w:t>
                            </w:r>
                          </w:p>
                        </w:tc>
                      </w:tr>
                      <w:tr w14:paraId="11DF87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6" w:hRule="atLeast"/>
                        </w:trPr>
                        <w:tc>
                          <w:tcPr>
                            <w:tcW w:w="1105" w:type="pct"/>
                            <w:vAlign w:val="center"/>
                          </w:tcPr>
                          <w:p w14:paraId="63B448A1">
                            <w:pPr>
                              <w:rPr>
                                <w:rFonts w:hint="default" w:eastAsiaTheme="minorEastAsia"/>
                                <w:vertAlign w:val="baseline"/>
                                <w:lang w:val="en-US" w:eastAsia="zh-CN"/>
                              </w:rPr>
                            </w:pPr>
                            <w:r>
                              <w:rPr>
                                <w:rFonts w:hint="eastAsia"/>
                                <w:vertAlign w:val="baseline"/>
                                <w:lang w:val="en-US" w:eastAsia="zh-CN"/>
                              </w:rPr>
                              <w:t>LINK</w:t>
                            </w:r>
                          </w:p>
                        </w:tc>
                        <w:tc>
                          <w:tcPr>
                            <w:tcW w:w="3894" w:type="pct"/>
                            <w:vAlign w:val="center"/>
                          </w:tcPr>
                          <w:p w14:paraId="49EE318C">
                            <w:pPr>
                              <w:rPr>
                                <w:rFonts w:hint="eastAsia"/>
                                <w:vertAlign w:val="baseline"/>
                                <w:lang w:val="en-US" w:eastAsia="zh-CN"/>
                              </w:rPr>
                            </w:pPr>
                            <w:r>
                              <w:rPr>
                                <w:rFonts w:hint="eastAsia"/>
                                <w:vertAlign w:val="baseline"/>
                                <w:lang w:val="en-US" w:eastAsia="zh-CN"/>
                              </w:rPr>
                              <w:t>默认设置：有互联网连接时常亮，无互联网连接时熄灭。</w:t>
                            </w:r>
                          </w:p>
                          <w:p w14:paraId="27F13C80">
                            <w:pPr>
                              <w:pStyle w:val="12"/>
                              <w:ind w:left="0" w:leftChars="0" w:firstLine="0" w:firstLineChars="0"/>
                              <w:rPr>
                                <w:rFonts w:hint="default"/>
                                <w:lang w:val="en-US" w:eastAsia="zh-CN"/>
                              </w:rPr>
                            </w:pPr>
                            <w:r>
                              <w:rPr>
                                <w:rFonts w:hint="eastAsia"/>
                                <w:vertAlign w:val="baseline"/>
                                <w:lang w:val="en-US" w:eastAsia="zh-CN"/>
                              </w:rPr>
                              <w:t>用户可编辑。</w:t>
                            </w:r>
                          </w:p>
                        </w:tc>
                      </w:tr>
                    </w:tbl>
                    <w:p w14:paraId="4EA4D92D"/>
                  </w:txbxContent>
                </v:textbox>
              </v:shape>
            </w:pict>
          </mc:Fallback>
        </mc:AlternateContent>
      </w:r>
      <w:r>
        <w:rPr>
          <w:rFonts w:hint="default" w:ascii="Times New Roman" w:hAnsi="Times New Roman" w:eastAsia="宋体" w:cs="宋体"/>
          <w:b/>
          <w:bCs/>
          <w:sz w:val="32"/>
          <w:szCs w:val="32"/>
          <w:lang w:val="en-US" w:eastAsia="zh-CN"/>
        </w:rPr>
        <w:drawing>
          <wp:inline distT="0" distB="0" distL="114300" distR="114300">
            <wp:extent cx="1246505" cy="3104515"/>
            <wp:effectExtent l="0" t="0" r="10795" b="635"/>
            <wp:docPr id="77" name="图片 77" descr="EdgePLC A款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图片 77" descr="EdgePLC A款 (1)"/>
                    <pic:cNvPicPr>
                      <a:picLocks noChangeAspect="1"/>
                    </pic:cNvPicPr>
                  </pic:nvPicPr>
                  <pic:blipFill>
                    <a:blip r:embed="rId53"/>
                    <a:srcRect l="32948" t="11477" r="33550" b="5112"/>
                    <a:stretch>
                      <a:fillRect/>
                    </a:stretch>
                  </pic:blipFill>
                  <pic:spPr>
                    <a:xfrm>
                      <a:off x="0" y="0"/>
                      <a:ext cx="1246505" cy="3104515"/>
                    </a:xfrm>
                    <a:prstGeom prst="rect">
                      <a:avLst/>
                    </a:prstGeom>
                  </pic:spPr>
                </pic:pic>
              </a:graphicData>
            </a:graphic>
          </wp:inline>
        </w:drawing>
      </w:r>
    </w:p>
    <w:p w14:paraId="1DB53FE2">
      <w:pPr>
        <w:pStyle w:val="12"/>
        <w:keepNext w:val="0"/>
        <w:keepLines w:val="0"/>
        <w:pageBreakBefore w:val="0"/>
        <w:widowControl w:val="0"/>
        <w:kinsoku/>
        <w:wordWrap/>
        <w:overflowPunct/>
        <w:topLinePunct w:val="0"/>
        <w:autoSpaceDE/>
        <w:autoSpaceDN/>
        <w:bidi w:val="0"/>
        <w:adjustRightInd/>
        <w:snapToGrid/>
        <w:spacing w:after="0" w:line="360" w:lineRule="auto"/>
        <w:ind w:left="0" w:leftChars="0" w:firstLine="420" w:firstLineChars="0"/>
        <w:textAlignment w:val="auto"/>
        <w:rPr>
          <w:rFonts w:hint="default" w:ascii="Times New Roman" w:hAnsi="Times New Roman" w:eastAsia="宋体" w:cs="宋体"/>
          <w:b w:val="0"/>
          <w:bCs/>
          <w:color w:val="000000"/>
          <w:sz w:val="24"/>
          <w:szCs w:val="24"/>
          <w:lang w:val="en-US" w:eastAsia="zh-CN" w:bidi="en-US"/>
        </w:rPr>
      </w:pPr>
      <w:r>
        <w:rPr>
          <w:rFonts w:hint="eastAsia" w:ascii="Times New Roman" w:hAnsi="Times New Roman" w:eastAsia="宋体" w:cs="宋体"/>
          <w:b w:val="0"/>
          <w:bCs/>
          <w:color w:val="000000"/>
          <w:sz w:val="24"/>
          <w:szCs w:val="24"/>
          <w:lang w:val="en-US" w:eastAsia="zh-CN" w:bidi="en-US"/>
        </w:rPr>
        <w:t>LED指示灯如图,从左至右的顺序为LED2、LED1、LED0。其中LED2为POWER指示灯，上电后电源正常时常亮；LED1为RUN灯，系统正常运行时闪烁；LED0为LINK灯，使用有线网络连接互联网时常亮，4G或Wi-Fi时闪烁。文件为/etc/beilai_led.sh。</w:t>
      </w:r>
    </w:p>
    <w:p w14:paraId="0EC2E4EC">
      <w:pPr>
        <w:pStyle w:val="12"/>
        <w:keepNext w:val="0"/>
        <w:keepLines w:val="0"/>
        <w:pageBreakBefore w:val="0"/>
        <w:widowControl w:val="0"/>
        <w:kinsoku/>
        <w:wordWrap/>
        <w:overflowPunct/>
        <w:topLinePunct w:val="0"/>
        <w:autoSpaceDE/>
        <w:autoSpaceDN/>
        <w:bidi w:val="0"/>
        <w:adjustRightInd/>
        <w:snapToGrid/>
        <w:spacing w:after="0" w:line="360" w:lineRule="auto"/>
        <w:ind w:left="0" w:leftChars="0" w:firstLine="420" w:firstLineChars="0"/>
        <w:textAlignment w:val="auto"/>
        <w:rPr>
          <w:rFonts w:hint="eastAsia" w:ascii="Times New Roman" w:hAnsi="Times New Roman" w:eastAsia="宋体" w:cs="宋体"/>
          <w:b w:val="0"/>
          <w:bCs/>
          <w:color w:val="000000"/>
          <w:sz w:val="24"/>
          <w:szCs w:val="24"/>
          <w:lang w:val="en-US" w:eastAsia="zh-CN" w:bidi="en-US"/>
        </w:rPr>
      </w:pPr>
      <w:r>
        <w:rPr>
          <w:rFonts w:hint="eastAsia" w:ascii="Times New Roman" w:hAnsi="Times New Roman" w:eastAsia="宋体" w:cs="宋体"/>
          <w:b w:val="0"/>
          <w:bCs/>
          <w:color w:val="000000"/>
          <w:sz w:val="24"/>
          <w:szCs w:val="24"/>
          <w:lang w:val="en-US" w:eastAsia="zh-CN" w:bidi="en-US"/>
        </w:rPr>
        <w:t>查看触发条件：</w:t>
      </w:r>
      <w:r>
        <w:rPr>
          <w:rFonts w:hint="eastAsia" w:ascii="Times New Roman" w:hAnsi="Times New Roman" w:eastAsia="宋体" w:cs="宋体"/>
          <w:b w:val="0"/>
          <w:bCs/>
          <w:color w:val="0000FF"/>
          <w:sz w:val="24"/>
          <w:szCs w:val="24"/>
          <w:lang w:val="en-US" w:eastAsia="zh-CN" w:bidi="en-US"/>
        </w:rPr>
        <w:t>cat /sys/class/leds/user-led0/trigger</w:t>
      </w:r>
    </w:p>
    <w:p w14:paraId="2241C13D">
      <w:pPr>
        <w:pStyle w:val="12"/>
        <w:keepNext w:val="0"/>
        <w:keepLines w:val="0"/>
        <w:pageBreakBefore w:val="0"/>
        <w:widowControl w:val="0"/>
        <w:shd w:val="clear" w:fill="E7E6E6" w:themeFill="background2"/>
        <w:kinsoku/>
        <w:wordWrap/>
        <w:overflowPunct/>
        <w:topLinePunct w:val="0"/>
        <w:autoSpaceDE/>
        <w:autoSpaceDN/>
        <w:bidi w:val="0"/>
        <w:adjustRightInd/>
        <w:snapToGrid/>
        <w:spacing w:after="0" w:line="360" w:lineRule="auto"/>
        <w:ind w:left="0" w:leftChars="0" w:firstLine="420" w:firstLineChars="0"/>
        <w:textAlignment w:val="auto"/>
        <w:rPr>
          <w:rFonts w:hint="eastAsia" w:ascii="Times New Roman" w:hAnsi="Times New Roman" w:eastAsia="宋体" w:cs="宋体"/>
          <w:b w:val="0"/>
          <w:bCs/>
          <w:color w:val="0000FF"/>
          <w:sz w:val="24"/>
          <w:szCs w:val="24"/>
          <w:lang w:val="en-US" w:eastAsia="zh-CN" w:bidi="en-US"/>
        </w:rPr>
      </w:pPr>
      <w:r>
        <w:rPr>
          <w:rFonts w:hint="eastAsia" w:ascii="Times New Roman" w:hAnsi="Times New Roman"/>
          <w:sz w:val="24"/>
          <w:szCs w:val="32"/>
          <w:lang w:val="en-US" w:eastAsia="zh-CN"/>
        </w:rPr>
        <w:t>root@bliiot:~#</w:t>
      </w:r>
      <w:r>
        <w:rPr>
          <w:rFonts w:hint="eastAsia" w:ascii="Times New Roman" w:hAnsi="Times New Roman"/>
          <w:lang w:val="en-US" w:eastAsia="zh-CN"/>
        </w:rPr>
        <w:t xml:space="preserve"> </w:t>
      </w:r>
      <w:r>
        <w:rPr>
          <w:rFonts w:hint="eastAsia" w:ascii="Times New Roman" w:hAnsi="Times New Roman" w:eastAsia="宋体" w:cs="宋体"/>
          <w:b w:val="0"/>
          <w:bCs/>
          <w:color w:val="0000FF"/>
          <w:sz w:val="24"/>
          <w:szCs w:val="24"/>
          <w:lang w:val="en-US" w:eastAsia="zh-CN" w:bidi="en-US"/>
        </w:rPr>
        <w:t>cat /sys/class/leds/user-led0/trigger</w:t>
      </w:r>
    </w:p>
    <w:p w14:paraId="3ED3BE61">
      <w:pPr>
        <w:pStyle w:val="12"/>
        <w:keepNext w:val="0"/>
        <w:keepLines w:val="0"/>
        <w:pageBreakBefore w:val="0"/>
        <w:widowControl w:val="0"/>
        <w:shd w:val="clear" w:fill="E7E6E6" w:themeFill="background2"/>
        <w:kinsoku/>
        <w:wordWrap/>
        <w:overflowPunct/>
        <w:topLinePunct w:val="0"/>
        <w:autoSpaceDE/>
        <w:autoSpaceDN/>
        <w:bidi w:val="0"/>
        <w:adjustRightInd/>
        <w:snapToGrid/>
        <w:spacing w:after="0" w:line="360" w:lineRule="auto"/>
        <w:ind w:left="0" w:leftChars="0" w:firstLine="420" w:firstLineChars="0"/>
        <w:textAlignment w:val="auto"/>
        <w:rPr>
          <w:rFonts w:hint="default" w:ascii="Times New Roman" w:hAnsi="Times New Roman" w:eastAsia="宋体" w:cs="宋体"/>
          <w:b w:val="0"/>
          <w:bCs/>
          <w:color w:val="000000"/>
          <w:sz w:val="24"/>
          <w:szCs w:val="24"/>
          <w:lang w:val="en-US" w:eastAsia="zh-CN" w:bidi="en-US"/>
        </w:rPr>
      </w:pPr>
      <w:r>
        <w:rPr>
          <w:rFonts w:hint="default" w:ascii="Times New Roman" w:hAnsi="Times New Roman" w:eastAsia="宋体" w:cs="宋体"/>
          <w:b w:val="0"/>
          <w:bCs/>
          <w:color w:val="000000"/>
          <w:sz w:val="24"/>
          <w:szCs w:val="24"/>
          <w:lang w:val="en-US" w:eastAsia="zh-CN" w:bidi="en-US"/>
        </w:rPr>
        <w:t xml:space="preserve">[none] rc-feedback mmc0 mmc1 mmc2 timer oneshot heartbeat backlight gpio cpu0 cpu1 cpu2 cpu3 default-on transient </w:t>
      </w:r>
    </w:p>
    <w:p w14:paraId="6A4C1436">
      <w:pPr>
        <w:pStyle w:val="12"/>
        <w:keepNext w:val="0"/>
        <w:keepLines w:val="0"/>
        <w:pageBreakBefore w:val="0"/>
        <w:widowControl w:val="0"/>
        <w:kinsoku/>
        <w:wordWrap/>
        <w:overflowPunct/>
        <w:topLinePunct w:val="0"/>
        <w:autoSpaceDE/>
        <w:autoSpaceDN/>
        <w:bidi w:val="0"/>
        <w:adjustRightInd/>
        <w:snapToGrid/>
        <w:spacing w:after="0" w:line="360" w:lineRule="auto"/>
        <w:ind w:left="0" w:leftChars="0" w:firstLine="420" w:firstLineChars="0"/>
        <w:textAlignment w:val="auto"/>
        <w:rPr>
          <w:rFonts w:hint="default" w:ascii="Times New Roman" w:hAnsi="Times New Roman" w:eastAsia="宋体" w:cs="宋体"/>
          <w:b w:val="0"/>
          <w:bCs/>
          <w:color w:val="000000"/>
          <w:sz w:val="24"/>
          <w:szCs w:val="24"/>
          <w:lang w:val="en-US" w:eastAsia="zh-CN" w:bidi="en-US"/>
        </w:rPr>
      </w:pPr>
      <w:r>
        <w:rPr>
          <w:rFonts w:hint="default" w:ascii="Times New Roman" w:hAnsi="Times New Roman" w:eastAsia="宋体" w:cs="宋体"/>
          <w:b w:val="0"/>
          <w:bCs/>
          <w:color w:val="000000"/>
          <w:sz w:val="24"/>
          <w:szCs w:val="24"/>
          <w:lang w:val="en-US" w:eastAsia="zh-CN" w:bidi="en-US"/>
        </w:rPr>
        <w:t>其中[none]表示当前led</w:t>
      </w:r>
      <w:r>
        <w:rPr>
          <w:rFonts w:hint="eastAsia" w:ascii="Times New Roman" w:hAnsi="Times New Roman" w:eastAsia="宋体" w:cs="宋体"/>
          <w:b w:val="0"/>
          <w:bCs/>
          <w:color w:val="000000"/>
          <w:sz w:val="24"/>
          <w:szCs w:val="24"/>
          <w:lang w:val="en-US" w:eastAsia="zh-CN" w:bidi="en-US"/>
        </w:rPr>
        <w:t>0</w:t>
      </w:r>
      <w:r>
        <w:rPr>
          <w:rFonts w:hint="default" w:ascii="Times New Roman" w:hAnsi="Times New Roman" w:eastAsia="宋体" w:cs="宋体"/>
          <w:b w:val="0"/>
          <w:bCs/>
          <w:color w:val="000000"/>
          <w:sz w:val="24"/>
          <w:szCs w:val="24"/>
          <w:lang w:val="en-US" w:eastAsia="zh-CN" w:bidi="en-US"/>
        </w:rPr>
        <w:t>的触发条件为无。往trigger中写上述字符串，可以修改触发条件。</w:t>
      </w:r>
    </w:p>
    <w:p w14:paraId="788C77B0">
      <w:pPr>
        <w:pStyle w:val="12"/>
        <w:keepNext w:val="0"/>
        <w:keepLines w:val="0"/>
        <w:pageBreakBefore w:val="0"/>
        <w:widowControl w:val="0"/>
        <w:kinsoku/>
        <w:wordWrap/>
        <w:overflowPunct/>
        <w:topLinePunct w:val="0"/>
        <w:autoSpaceDE/>
        <w:autoSpaceDN/>
        <w:bidi w:val="0"/>
        <w:adjustRightInd/>
        <w:snapToGrid/>
        <w:spacing w:after="0" w:line="360" w:lineRule="auto"/>
        <w:ind w:left="0" w:leftChars="0" w:firstLine="420" w:firstLineChars="0"/>
        <w:textAlignment w:val="auto"/>
        <w:rPr>
          <w:rFonts w:hint="eastAsia" w:ascii="Times New Roman" w:hAnsi="Times New Roman" w:eastAsia="宋体" w:cs="宋体"/>
          <w:b w:val="0"/>
          <w:bCs/>
          <w:color w:val="000000"/>
          <w:sz w:val="24"/>
          <w:szCs w:val="24"/>
          <w:lang w:val="en-US" w:eastAsia="zh-CN" w:bidi="en-US"/>
        </w:rPr>
      </w:pPr>
      <w:r>
        <w:rPr>
          <w:rFonts w:hint="eastAsia" w:ascii="Times New Roman" w:hAnsi="Times New Roman" w:eastAsia="宋体" w:cs="宋体"/>
          <w:b w:val="0"/>
          <w:bCs/>
          <w:color w:val="000000"/>
          <w:sz w:val="24"/>
          <w:szCs w:val="24"/>
          <w:lang w:val="en-US" w:eastAsia="zh-CN" w:bidi="en-US"/>
        </w:rPr>
        <w:t>当led触发条件设置为none时，用户可通过命令来控制led灯的亮灭</w:t>
      </w:r>
    </w:p>
    <w:p w14:paraId="6BFB19AE">
      <w:pPr>
        <w:pStyle w:val="12"/>
        <w:keepNext w:val="0"/>
        <w:keepLines w:val="0"/>
        <w:pageBreakBefore w:val="0"/>
        <w:widowControl w:val="0"/>
        <w:kinsoku/>
        <w:wordWrap/>
        <w:overflowPunct/>
        <w:topLinePunct w:val="0"/>
        <w:autoSpaceDE/>
        <w:autoSpaceDN/>
        <w:bidi w:val="0"/>
        <w:adjustRightInd/>
        <w:snapToGrid/>
        <w:spacing w:after="0" w:line="360" w:lineRule="auto"/>
        <w:ind w:left="0" w:leftChars="0" w:firstLine="420" w:firstLineChars="0"/>
        <w:textAlignment w:val="auto"/>
        <w:rPr>
          <w:rFonts w:hint="eastAsia" w:ascii="Times New Roman" w:hAnsi="Times New Roman" w:eastAsia="宋体" w:cs="宋体"/>
          <w:b w:val="0"/>
          <w:bCs/>
          <w:color w:val="000000"/>
          <w:sz w:val="24"/>
          <w:szCs w:val="24"/>
          <w:lang w:val="en-US" w:eastAsia="zh-CN" w:bidi="en-US"/>
        </w:rPr>
      </w:pPr>
      <w:r>
        <w:rPr>
          <w:rFonts w:hint="eastAsia" w:ascii="Times New Roman" w:hAnsi="Times New Roman" w:eastAsia="宋体" w:cs="宋体"/>
          <w:b w:val="0"/>
          <w:bCs/>
          <w:color w:val="000000"/>
          <w:sz w:val="24"/>
          <w:szCs w:val="24"/>
          <w:lang w:val="en-US" w:eastAsia="zh-CN" w:bidi="en-US"/>
        </w:rPr>
        <w:t>控制led0亮：</w:t>
      </w:r>
      <w:r>
        <w:rPr>
          <w:rFonts w:hint="eastAsia" w:ascii="Times New Roman" w:hAnsi="Times New Roman" w:eastAsia="宋体" w:cs="宋体"/>
          <w:b w:val="0"/>
          <w:bCs/>
          <w:color w:val="0000FF"/>
          <w:sz w:val="24"/>
          <w:szCs w:val="24"/>
          <w:lang w:val="en-US" w:eastAsia="zh-CN" w:bidi="en-US"/>
        </w:rPr>
        <w:t>echo 1 &gt;/sys/class/leds/user-led0/brightness</w:t>
      </w:r>
    </w:p>
    <w:p w14:paraId="2B75C80A">
      <w:pPr>
        <w:pStyle w:val="12"/>
        <w:keepNext w:val="0"/>
        <w:keepLines w:val="0"/>
        <w:pageBreakBefore w:val="0"/>
        <w:widowControl w:val="0"/>
        <w:shd w:val="clear" w:fill="E7E6E6" w:themeFill="background2"/>
        <w:kinsoku/>
        <w:wordWrap/>
        <w:overflowPunct/>
        <w:topLinePunct w:val="0"/>
        <w:autoSpaceDE/>
        <w:autoSpaceDN/>
        <w:bidi w:val="0"/>
        <w:adjustRightInd/>
        <w:snapToGrid/>
        <w:spacing w:after="0" w:line="360" w:lineRule="auto"/>
        <w:ind w:left="0" w:leftChars="0" w:firstLine="420" w:firstLineChars="0"/>
        <w:textAlignment w:val="auto"/>
        <w:rPr>
          <w:rFonts w:hint="eastAsia" w:ascii="Times New Roman" w:hAnsi="Times New Roman" w:eastAsia="宋体" w:cs="宋体"/>
          <w:b w:val="0"/>
          <w:bCs/>
          <w:color w:val="0000FF"/>
          <w:sz w:val="24"/>
          <w:szCs w:val="24"/>
          <w:lang w:val="en-US" w:eastAsia="zh-CN" w:bidi="en-US"/>
        </w:rPr>
      </w:pPr>
      <w:r>
        <w:rPr>
          <w:rFonts w:hint="eastAsia" w:ascii="Times New Roman" w:hAnsi="Times New Roman"/>
          <w:sz w:val="24"/>
          <w:szCs w:val="32"/>
          <w:lang w:val="en-US" w:eastAsia="zh-CN"/>
        </w:rPr>
        <w:t>root@bliiot:~#</w:t>
      </w:r>
      <w:r>
        <w:rPr>
          <w:rFonts w:hint="eastAsia" w:ascii="Times New Roman" w:hAnsi="Times New Roman"/>
          <w:lang w:val="en-US" w:eastAsia="zh-CN"/>
        </w:rPr>
        <w:t xml:space="preserve"> </w:t>
      </w:r>
      <w:r>
        <w:rPr>
          <w:rFonts w:hint="eastAsia" w:ascii="Times New Roman" w:hAnsi="Times New Roman" w:eastAsia="宋体" w:cs="宋体"/>
          <w:b w:val="0"/>
          <w:bCs/>
          <w:color w:val="0000FF"/>
          <w:sz w:val="24"/>
          <w:szCs w:val="24"/>
          <w:lang w:val="en-US" w:eastAsia="zh-CN" w:bidi="en-US"/>
        </w:rPr>
        <w:t>echo none &gt;/sys/class/leds/user-led0/brightness</w:t>
      </w:r>
    </w:p>
    <w:p w14:paraId="6FEE55C9">
      <w:pPr>
        <w:pStyle w:val="12"/>
        <w:keepNext w:val="0"/>
        <w:keepLines w:val="0"/>
        <w:pageBreakBefore w:val="0"/>
        <w:widowControl w:val="0"/>
        <w:shd w:val="clear" w:fill="E7E6E6" w:themeFill="background2"/>
        <w:kinsoku/>
        <w:wordWrap/>
        <w:overflowPunct/>
        <w:topLinePunct w:val="0"/>
        <w:autoSpaceDE/>
        <w:autoSpaceDN/>
        <w:bidi w:val="0"/>
        <w:adjustRightInd/>
        <w:snapToGrid/>
        <w:spacing w:after="0" w:line="360" w:lineRule="auto"/>
        <w:ind w:left="0" w:leftChars="0" w:firstLine="420" w:firstLineChars="0"/>
        <w:textAlignment w:val="auto"/>
        <w:rPr>
          <w:rFonts w:ascii="Times New Roman" w:hAnsi="Times New Roman"/>
        </w:rPr>
      </w:pPr>
      <w:r>
        <w:rPr>
          <w:rFonts w:hint="eastAsia" w:ascii="Times New Roman" w:hAnsi="Times New Roman"/>
          <w:sz w:val="24"/>
          <w:szCs w:val="32"/>
          <w:lang w:val="en-US" w:eastAsia="zh-CN"/>
        </w:rPr>
        <w:t>root@bliiot:~#</w:t>
      </w:r>
      <w:r>
        <w:rPr>
          <w:rFonts w:hint="eastAsia" w:ascii="Times New Roman" w:hAnsi="Times New Roman"/>
          <w:lang w:val="en-US" w:eastAsia="zh-CN"/>
        </w:rPr>
        <w:t xml:space="preserve"> </w:t>
      </w:r>
      <w:r>
        <w:rPr>
          <w:rFonts w:hint="eastAsia" w:ascii="Times New Roman" w:hAnsi="Times New Roman" w:eastAsia="宋体" w:cs="宋体"/>
          <w:b w:val="0"/>
          <w:bCs/>
          <w:color w:val="0000FF"/>
          <w:sz w:val="24"/>
          <w:szCs w:val="24"/>
          <w:lang w:val="en-US" w:eastAsia="zh-CN" w:bidi="en-US"/>
        </w:rPr>
        <w:t>echo 1 &gt;/sys/class/leds/user-led0/brightness</w:t>
      </w:r>
    </w:p>
    <w:p w14:paraId="209AB6E1">
      <w:pPr>
        <w:pStyle w:val="12"/>
        <w:keepNext w:val="0"/>
        <w:keepLines w:val="0"/>
        <w:pageBreakBefore w:val="0"/>
        <w:widowControl w:val="0"/>
        <w:kinsoku/>
        <w:wordWrap/>
        <w:overflowPunct/>
        <w:topLinePunct w:val="0"/>
        <w:autoSpaceDE/>
        <w:autoSpaceDN/>
        <w:bidi w:val="0"/>
        <w:adjustRightInd/>
        <w:snapToGrid/>
        <w:spacing w:line="360" w:lineRule="auto"/>
        <w:ind w:left="0" w:leftChars="0" w:firstLine="420" w:firstLineChars="0"/>
        <w:textAlignment w:val="auto"/>
        <w:rPr>
          <w:rFonts w:hint="eastAsia" w:ascii="Times New Roman" w:hAnsi="Times New Roman"/>
          <w:sz w:val="24"/>
          <w:szCs w:val="32"/>
          <w:lang w:val="en-US" w:eastAsia="zh-CN"/>
        </w:rPr>
      </w:pPr>
      <w:r>
        <w:rPr>
          <w:rFonts w:hint="eastAsia" w:ascii="Times New Roman" w:hAnsi="Times New Roman"/>
          <w:sz w:val="24"/>
          <w:szCs w:val="32"/>
          <w:lang w:val="en-US" w:eastAsia="zh-CN"/>
        </w:rPr>
        <w:t>控制led1灭：</w:t>
      </w:r>
      <w:r>
        <w:rPr>
          <w:rFonts w:hint="eastAsia" w:ascii="Times New Roman" w:hAnsi="Times New Roman"/>
          <w:color w:val="0000FF"/>
          <w:sz w:val="24"/>
          <w:szCs w:val="32"/>
          <w:lang w:val="en-US" w:eastAsia="zh-CN"/>
        </w:rPr>
        <w:t>echo 0 &gt;/sys/class/leds/user-led1/brightness</w:t>
      </w:r>
    </w:p>
    <w:p w14:paraId="62FFA35E">
      <w:pPr>
        <w:pStyle w:val="12"/>
        <w:ind w:left="0" w:leftChars="0" w:firstLine="0" w:firstLineChars="0"/>
        <w:outlineLvl w:val="1"/>
        <w:rPr>
          <w:rFonts w:hint="default" w:ascii="Times New Roman" w:hAnsi="Times New Roman"/>
          <w:b/>
          <w:bCs/>
          <w:sz w:val="32"/>
          <w:szCs w:val="32"/>
          <w:lang w:val="en-US" w:eastAsia="zh-CN"/>
        </w:rPr>
      </w:pPr>
      <w:bookmarkStart w:id="100" w:name="_Toc4066"/>
      <w:bookmarkStart w:id="101" w:name="_Toc20810"/>
      <w:bookmarkStart w:id="102" w:name="_Toc3128"/>
      <w:bookmarkStart w:id="103" w:name="_Toc18136"/>
      <w:r>
        <w:rPr>
          <w:rFonts w:hint="eastAsia" w:ascii="Times New Roman" w:hAnsi="Times New Roman"/>
          <w:b/>
          <w:bCs/>
          <w:sz w:val="32"/>
          <w:szCs w:val="32"/>
          <w:lang w:val="en-US" w:eastAsia="zh-CN"/>
        </w:rPr>
        <w:t>2.</w:t>
      </w:r>
      <w:ins w:id="4730" w:author="L" w:date="2026-08-07T16:58:14Z">
        <w:r>
          <w:rPr>
            <w:rFonts w:hint="eastAsia" w:ascii="Times New Roman" w:hAnsi="Times New Roman"/>
            <w:b/>
            <w:bCs/>
            <w:sz w:val="32"/>
            <w:szCs w:val="32"/>
            <w:lang w:val="en-US" w:eastAsia="zh-CN"/>
          </w:rPr>
          <w:t>5</w:t>
        </w:r>
      </w:ins>
      <w:del w:id="4731" w:author="L" w:date="2026-08-07T16:58:14Z">
        <w:r>
          <w:rPr>
            <w:rFonts w:hint="eastAsia" w:ascii="Times New Roman" w:hAnsi="Times New Roman"/>
            <w:b/>
            <w:bCs/>
            <w:sz w:val="32"/>
            <w:szCs w:val="32"/>
            <w:lang w:val="en-US" w:eastAsia="zh-CN"/>
          </w:rPr>
          <w:delText>6</w:delText>
        </w:r>
      </w:del>
      <w:r>
        <w:rPr>
          <w:rFonts w:hint="eastAsia" w:ascii="Times New Roman" w:hAnsi="Times New Roman"/>
          <w:b/>
          <w:bCs/>
          <w:sz w:val="32"/>
          <w:szCs w:val="32"/>
          <w:lang w:val="en-US" w:eastAsia="zh-CN"/>
        </w:rPr>
        <w:t>网络接口</w:t>
      </w:r>
      <w:bookmarkEnd w:id="100"/>
      <w:bookmarkEnd w:id="101"/>
      <w:bookmarkEnd w:id="102"/>
      <w:bookmarkEnd w:id="103"/>
    </w:p>
    <w:p w14:paraId="465EEB62">
      <w:pPr>
        <w:ind w:firstLine="420" w:firstLineChars="0"/>
        <w:rPr>
          <w:rFonts w:hint="eastAsia" w:ascii="Times New Roman" w:hAnsi="Times New Roman" w:cs="宋体"/>
          <w:sz w:val="24"/>
          <w:szCs w:val="32"/>
          <w:lang w:val="en-US" w:eastAsia="zh-CN"/>
        </w:rPr>
      </w:pPr>
      <w:r>
        <w:rPr>
          <w:rFonts w:hint="eastAsia" w:ascii="Times New Roman" w:hAnsi="Times New Roman" w:cs="宋体"/>
          <w:sz w:val="24"/>
          <w:szCs w:val="32"/>
          <w:lang w:val="en-US" w:eastAsia="zh-CN"/>
        </w:rPr>
        <w:drawing>
          <wp:inline distT="0" distB="0" distL="114300" distR="114300">
            <wp:extent cx="940435" cy="2320925"/>
            <wp:effectExtent l="0" t="0" r="12065" b="3175"/>
            <wp:docPr id="75" name="图片 75" descr="EdgePLC A款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图片 75" descr="EdgePLC A款 (1)"/>
                    <pic:cNvPicPr>
                      <a:picLocks noChangeAspect="1"/>
                    </pic:cNvPicPr>
                  </pic:nvPicPr>
                  <pic:blipFill>
                    <a:blip r:embed="rId54"/>
                    <a:srcRect/>
                    <a:stretch>
                      <a:fillRect/>
                    </a:stretch>
                  </pic:blipFill>
                  <pic:spPr>
                    <a:xfrm>
                      <a:off x="0" y="0"/>
                      <a:ext cx="940435" cy="2320925"/>
                    </a:xfrm>
                    <a:prstGeom prst="rect">
                      <a:avLst/>
                    </a:prstGeom>
                  </pic:spPr>
                </pic:pic>
              </a:graphicData>
            </a:graphic>
          </wp:inline>
        </w:drawing>
      </w:r>
    </w:p>
    <w:p w14:paraId="03948B01">
      <w:pPr>
        <w:keepNext w:val="0"/>
        <w:keepLines w:val="0"/>
        <w:pageBreakBefore w:val="0"/>
        <w:widowControl w:val="0"/>
        <w:kinsoku/>
        <w:overflowPunct/>
        <w:topLinePunct w:val="0"/>
        <w:autoSpaceDE/>
        <w:autoSpaceDN/>
        <w:bidi w:val="0"/>
        <w:adjustRightInd/>
        <w:snapToGrid/>
        <w:spacing w:line="360" w:lineRule="auto"/>
        <w:ind w:firstLine="420" w:firstLineChars="0"/>
        <w:textAlignment w:val="auto"/>
        <w:rPr>
          <w:rFonts w:hint="eastAsia" w:ascii="Times New Roman" w:hAnsi="Times New Roman" w:cs="宋体"/>
          <w:sz w:val="24"/>
          <w:szCs w:val="32"/>
          <w:lang w:val="en-US" w:eastAsia="zh-CN"/>
        </w:rPr>
      </w:pPr>
      <w:r>
        <w:rPr>
          <w:rFonts w:hint="eastAsia" w:ascii="Times New Roman" w:hAnsi="Times New Roman" w:cs="宋体"/>
          <w:sz w:val="24"/>
          <w:szCs w:val="32"/>
          <w:lang w:val="en-US" w:eastAsia="zh-CN"/>
        </w:rPr>
        <w:t>如图所示，设备配备了两个千兆网口ETH1、ETH2，一个百兆网口ETH3</w:t>
      </w:r>
    </w:p>
    <w:p w14:paraId="5C75FC73">
      <w:pPr>
        <w:keepNext w:val="0"/>
        <w:keepLines w:val="0"/>
        <w:pageBreakBefore w:val="0"/>
        <w:widowControl w:val="0"/>
        <w:kinsoku/>
        <w:overflowPunct/>
        <w:topLinePunct w:val="0"/>
        <w:autoSpaceDE/>
        <w:autoSpaceDN/>
        <w:bidi w:val="0"/>
        <w:adjustRightInd/>
        <w:snapToGrid/>
        <w:spacing w:line="360" w:lineRule="auto"/>
        <w:textAlignment w:val="auto"/>
        <w:rPr>
          <w:rFonts w:hint="eastAsia"/>
          <w:lang w:val="en-US" w:eastAsia="zh-CN"/>
        </w:rPr>
      </w:pPr>
      <w:r>
        <w:rPr>
          <w:rFonts w:hint="eastAsia" w:ascii="Times New Roman" w:hAnsi="Times New Roman" w:cs="宋体"/>
          <w:sz w:val="24"/>
          <w:szCs w:val="32"/>
          <w:lang w:val="en-US" w:eastAsia="zh-CN"/>
        </w:rPr>
        <w:t>将网线插入ETH2，输入命令：</w:t>
      </w:r>
    </w:p>
    <w:p w14:paraId="45A791E6">
      <w:pPr>
        <w:pStyle w:val="12"/>
        <w:keepNext w:val="0"/>
        <w:keepLines w:val="0"/>
        <w:pageBreakBefore w:val="0"/>
        <w:widowControl w:val="0"/>
        <w:shd w:val="clear" w:fill="E7E6E6" w:themeFill="background2"/>
        <w:kinsoku/>
        <w:wordWrap/>
        <w:overflowPunct/>
        <w:topLinePunct w:val="0"/>
        <w:autoSpaceDE/>
        <w:autoSpaceDN/>
        <w:bidi w:val="0"/>
        <w:adjustRightInd/>
        <w:snapToGrid/>
        <w:spacing w:line="360" w:lineRule="auto"/>
        <w:ind w:left="0" w:leftChars="0" w:firstLine="0" w:firstLineChars="0"/>
        <w:textAlignment w:val="auto"/>
        <w:rPr>
          <w:rFonts w:hint="default" w:ascii="Times New Roman" w:hAnsi="Times New Roman" w:cs="宋体"/>
          <w:sz w:val="24"/>
          <w:szCs w:val="32"/>
          <w:highlight w:val="none"/>
          <w:shd w:val="clear" w:color="auto" w:fill="auto"/>
          <w:lang w:val="en-US" w:eastAsia="zh-CN"/>
        </w:rPr>
      </w:pPr>
      <w:r>
        <w:rPr>
          <w:rFonts w:hint="eastAsia" w:ascii="Times New Roman" w:hAnsi="Times New Roman" w:cs="宋体"/>
          <w:sz w:val="24"/>
          <w:szCs w:val="32"/>
          <w:highlight w:val="none"/>
          <w:shd w:val="clear" w:color="auto" w:fill="auto"/>
          <w:lang w:val="en-US" w:eastAsia="zh-CN"/>
        </w:rPr>
        <w:t xml:space="preserve">root@BL245:~# </w:t>
      </w:r>
      <w:r>
        <w:rPr>
          <w:rFonts w:hint="eastAsia" w:ascii="Times New Roman" w:hAnsi="Times New Roman" w:cs="宋体"/>
          <w:color w:val="0000FF"/>
          <w:kern w:val="2"/>
          <w:sz w:val="24"/>
          <w:szCs w:val="32"/>
          <w:lang w:val="en-US" w:eastAsia="zh-CN" w:bidi="ar-SA"/>
        </w:rPr>
        <w:t>ifconfig -a</w:t>
      </w:r>
    </w:p>
    <w:p w14:paraId="78805BAA">
      <w:pPr>
        <w:pStyle w:val="12"/>
        <w:keepNext w:val="0"/>
        <w:keepLines w:val="0"/>
        <w:pageBreakBefore w:val="0"/>
        <w:widowControl w:val="0"/>
        <w:kinsoku/>
        <w:wordWrap w:val="0"/>
        <w:overflowPunct/>
        <w:topLinePunct w:val="0"/>
        <w:autoSpaceDE/>
        <w:autoSpaceDN/>
        <w:bidi w:val="0"/>
        <w:adjustRightInd/>
        <w:snapToGrid/>
        <w:spacing w:after="0" w:line="360" w:lineRule="auto"/>
        <w:ind w:left="0" w:leftChars="0" w:firstLine="0" w:firstLineChars="0"/>
        <w:jc w:val="left"/>
        <w:textAlignment w:val="auto"/>
        <w:outlineLvl w:val="9"/>
        <w:rPr>
          <w:rFonts w:hint="eastAsia"/>
          <w:lang w:val="en-US" w:eastAsia="zh-CN"/>
        </w:rPr>
      </w:pPr>
      <w:r>
        <w:drawing>
          <wp:inline distT="0" distB="0" distL="114300" distR="114300">
            <wp:extent cx="5269865" cy="3723005"/>
            <wp:effectExtent l="0" t="0" r="6985" b="10795"/>
            <wp:docPr id="8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图片 1"/>
                    <pic:cNvPicPr>
                      <a:picLocks noChangeAspect="1"/>
                    </pic:cNvPicPr>
                  </pic:nvPicPr>
                  <pic:blipFill>
                    <a:blip r:embed="rId55"/>
                    <a:stretch>
                      <a:fillRect/>
                    </a:stretch>
                  </pic:blipFill>
                  <pic:spPr>
                    <a:xfrm>
                      <a:off x="0" y="0"/>
                      <a:ext cx="5269865" cy="3723005"/>
                    </a:xfrm>
                    <a:prstGeom prst="rect">
                      <a:avLst/>
                    </a:prstGeom>
                    <a:noFill/>
                    <a:ln>
                      <a:noFill/>
                    </a:ln>
                  </pic:spPr>
                </pic:pic>
              </a:graphicData>
            </a:graphic>
          </wp:inline>
        </w:drawing>
      </w:r>
    </w:p>
    <w:p w14:paraId="62D69979">
      <w:pPr>
        <w:pStyle w:val="12"/>
        <w:keepNext w:val="0"/>
        <w:keepLines w:val="0"/>
        <w:pageBreakBefore w:val="0"/>
        <w:widowControl w:val="0"/>
        <w:kinsoku/>
        <w:overflowPunct/>
        <w:topLinePunct w:val="0"/>
        <w:autoSpaceDE/>
        <w:autoSpaceDN/>
        <w:bidi w:val="0"/>
        <w:adjustRightInd/>
        <w:snapToGrid/>
        <w:spacing w:line="360" w:lineRule="auto"/>
        <w:ind w:left="0" w:leftChars="0" w:firstLine="480" w:firstLineChars="200"/>
        <w:textAlignment w:val="auto"/>
        <w:rPr>
          <w:rFonts w:hint="default" w:ascii="Times New Roman" w:hAnsi="Times New Roman" w:cs="宋体"/>
          <w:sz w:val="24"/>
          <w:szCs w:val="32"/>
          <w:lang w:val="en-US" w:eastAsia="zh-CN"/>
        </w:rPr>
      </w:pPr>
      <w:r>
        <w:rPr>
          <w:rFonts w:hint="eastAsia" w:ascii="Times New Roman" w:hAnsi="Times New Roman" w:cs="宋体" w:eastAsiaTheme="minorEastAsia"/>
          <w:kern w:val="2"/>
          <w:sz w:val="24"/>
          <w:szCs w:val="32"/>
          <w:lang w:val="en-US" w:eastAsia="zh-CN" w:bidi="ar-SA"/>
        </w:rPr>
        <w:t>此时ETH</w:t>
      </w:r>
      <w:r>
        <w:rPr>
          <w:rFonts w:hint="eastAsia" w:ascii="Times New Roman" w:hAnsi="Times New Roman" w:cs="宋体"/>
          <w:kern w:val="2"/>
          <w:sz w:val="24"/>
          <w:szCs w:val="32"/>
          <w:lang w:val="en-US" w:eastAsia="zh-CN" w:bidi="ar-SA"/>
        </w:rPr>
        <w:t>2</w:t>
      </w:r>
      <w:r>
        <w:rPr>
          <w:rFonts w:hint="eastAsia" w:ascii="Times New Roman" w:hAnsi="Times New Roman" w:cs="宋体" w:eastAsiaTheme="minorEastAsia"/>
          <w:kern w:val="2"/>
          <w:sz w:val="24"/>
          <w:szCs w:val="32"/>
          <w:lang w:val="en-US" w:eastAsia="zh-CN" w:bidi="ar-SA"/>
        </w:rPr>
        <w:t>应显示为设定的静态IP地址192.168.1.</w:t>
      </w:r>
      <w:r>
        <w:rPr>
          <w:rFonts w:hint="eastAsia" w:ascii="Times New Roman" w:hAnsi="Times New Roman" w:cs="宋体"/>
          <w:kern w:val="2"/>
          <w:sz w:val="24"/>
          <w:szCs w:val="32"/>
          <w:lang w:val="en-US" w:eastAsia="zh-CN" w:bidi="ar-SA"/>
        </w:rPr>
        <w:t>203</w:t>
      </w:r>
      <w:r>
        <w:rPr>
          <w:rFonts w:hint="eastAsia" w:ascii="Times New Roman" w:hAnsi="Times New Roman" w:cs="宋体" w:eastAsiaTheme="minorEastAsia"/>
          <w:kern w:val="2"/>
          <w:sz w:val="24"/>
          <w:szCs w:val="32"/>
          <w:lang w:val="en-US" w:eastAsia="zh-CN" w:bidi="ar-SA"/>
        </w:rPr>
        <w:t>。</w:t>
      </w:r>
    </w:p>
    <w:p w14:paraId="4D10E983">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imes New Roman" w:hAnsi="Times New Roman" w:cs="宋体"/>
          <w:sz w:val="24"/>
          <w:szCs w:val="32"/>
          <w:lang w:val="en-US" w:eastAsia="zh-CN"/>
        </w:rPr>
      </w:pPr>
      <w:r>
        <w:rPr>
          <w:rFonts w:hint="eastAsia" w:ascii="Times New Roman" w:hAnsi="Times New Roman" w:cs="宋体"/>
          <w:sz w:val="24"/>
          <w:szCs w:val="32"/>
          <w:lang w:val="en-US" w:eastAsia="zh-CN"/>
        </w:rPr>
        <w:t>更换网口测试时关闭其他网口：</w:t>
      </w:r>
    </w:p>
    <w:p w14:paraId="0EF77663">
      <w:pPr>
        <w:pStyle w:val="12"/>
        <w:keepNext w:val="0"/>
        <w:keepLines w:val="0"/>
        <w:pageBreakBefore w:val="0"/>
        <w:widowControl w:val="0"/>
        <w:shd w:val="clear" w:color="auto" w:fill="D7D7D7"/>
        <w:kinsoku/>
        <w:overflowPunct/>
        <w:topLinePunct w:val="0"/>
        <w:autoSpaceDE/>
        <w:autoSpaceDN/>
        <w:bidi w:val="0"/>
        <w:adjustRightInd/>
        <w:snapToGrid/>
        <w:spacing w:line="360" w:lineRule="auto"/>
        <w:ind w:left="0" w:leftChars="0" w:firstLine="480" w:firstLineChars="200"/>
        <w:textAlignment w:val="auto"/>
        <w:rPr>
          <w:rFonts w:hint="eastAsia" w:ascii="Times New Roman" w:hAnsi="Times New Roman" w:cs="宋体" w:eastAsiaTheme="minorEastAsia"/>
          <w:color w:val="0000FF"/>
          <w:kern w:val="2"/>
          <w:sz w:val="24"/>
          <w:szCs w:val="32"/>
          <w:lang w:val="en-US" w:eastAsia="zh-CN" w:bidi="ar-SA"/>
        </w:rPr>
      </w:pPr>
      <w:r>
        <w:rPr>
          <w:rFonts w:hint="eastAsia" w:ascii="Times New Roman" w:hAnsi="Times New Roman" w:cs="宋体" w:eastAsiaTheme="minorEastAsia"/>
          <w:color w:val="000000" w:themeColor="text1"/>
          <w:kern w:val="2"/>
          <w:sz w:val="24"/>
          <w:szCs w:val="32"/>
          <w:lang w:val="en-US" w:eastAsia="zh-CN" w:bidi="ar-SA"/>
          <w14:textFill>
            <w14:solidFill>
              <w14:schemeClr w14:val="tx1"/>
            </w14:solidFill>
          </w14:textFill>
        </w:rPr>
        <w:t>关闭网口1：</w:t>
      </w:r>
      <w:r>
        <w:rPr>
          <w:rFonts w:hint="eastAsia" w:ascii="Times New Roman" w:hAnsi="Times New Roman" w:cs="宋体" w:eastAsiaTheme="minorEastAsia"/>
          <w:color w:val="0000FF"/>
          <w:kern w:val="2"/>
          <w:sz w:val="24"/>
          <w:szCs w:val="32"/>
          <w:lang w:val="en-US" w:eastAsia="zh-CN" w:bidi="ar-SA"/>
        </w:rPr>
        <w:t>ifconfig eth</w:t>
      </w:r>
      <w:r>
        <w:rPr>
          <w:rFonts w:hint="eastAsia" w:ascii="Times New Roman" w:hAnsi="Times New Roman" w:cs="宋体"/>
          <w:color w:val="0000FF"/>
          <w:kern w:val="2"/>
          <w:sz w:val="24"/>
          <w:szCs w:val="32"/>
          <w:lang w:val="en-US" w:eastAsia="zh-CN" w:bidi="ar-SA"/>
        </w:rPr>
        <w:t>1</w:t>
      </w:r>
      <w:r>
        <w:rPr>
          <w:rFonts w:hint="eastAsia" w:ascii="Times New Roman" w:hAnsi="Times New Roman" w:cs="宋体" w:eastAsiaTheme="minorEastAsia"/>
          <w:color w:val="0000FF"/>
          <w:kern w:val="2"/>
          <w:sz w:val="24"/>
          <w:szCs w:val="32"/>
          <w:lang w:val="en-US" w:eastAsia="zh-CN" w:bidi="ar-SA"/>
        </w:rPr>
        <w:t xml:space="preserve"> down</w:t>
      </w:r>
    </w:p>
    <w:p w14:paraId="37D482B2">
      <w:pPr>
        <w:pStyle w:val="12"/>
        <w:keepNext w:val="0"/>
        <w:keepLines w:val="0"/>
        <w:pageBreakBefore w:val="0"/>
        <w:widowControl w:val="0"/>
        <w:shd w:val="clear" w:color="auto" w:fill="D7D7D7"/>
        <w:kinsoku/>
        <w:overflowPunct/>
        <w:topLinePunct w:val="0"/>
        <w:autoSpaceDE/>
        <w:autoSpaceDN/>
        <w:bidi w:val="0"/>
        <w:adjustRightInd/>
        <w:snapToGrid/>
        <w:spacing w:line="360" w:lineRule="auto"/>
        <w:ind w:left="0" w:leftChars="0" w:firstLine="480" w:firstLineChars="200"/>
        <w:textAlignment w:val="auto"/>
        <w:rPr>
          <w:rFonts w:hint="eastAsia" w:ascii="Times New Roman" w:hAnsi="Times New Roman" w:cs="宋体"/>
          <w:color w:val="0000FF"/>
          <w:sz w:val="24"/>
          <w:szCs w:val="32"/>
          <w:lang w:val="en-US" w:eastAsia="zh-CN"/>
        </w:rPr>
      </w:pPr>
      <w:r>
        <w:rPr>
          <w:rFonts w:hint="eastAsia" w:ascii="Times New Roman" w:hAnsi="Times New Roman" w:cs="宋体" w:eastAsiaTheme="minorEastAsia"/>
          <w:color w:val="000000" w:themeColor="text1"/>
          <w:kern w:val="2"/>
          <w:sz w:val="24"/>
          <w:szCs w:val="32"/>
          <w:lang w:val="en-US" w:eastAsia="zh-CN" w:bidi="ar-SA"/>
          <w14:textFill>
            <w14:solidFill>
              <w14:schemeClr w14:val="tx1"/>
            </w14:solidFill>
          </w14:textFill>
        </w:rPr>
        <w:t>关闭网口</w:t>
      </w:r>
      <w:r>
        <w:rPr>
          <w:rFonts w:hint="eastAsia" w:ascii="Times New Roman" w:hAnsi="Times New Roman" w:cs="宋体"/>
          <w:color w:val="000000" w:themeColor="text1"/>
          <w:kern w:val="2"/>
          <w:sz w:val="24"/>
          <w:szCs w:val="32"/>
          <w:lang w:val="en-US" w:eastAsia="zh-CN" w:bidi="ar-SA"/>
          <w14:textFill>
            <w14:solidFill>
              <w14:schemeClr w14:val="tx1"/>
            </w14:solidFill>
          </w14:textFill>
        </w:rPr>
        <w:t>3</w:t>
      </w:r>
      <w:r>
        <w:rPr>
          <w:rFonts w:hint="eastAsia" w:ascii="Times New Roman" w:hAnsi="Times New Roman" w:cs="宋体" w:eastAsiaTheme="minorEastAsia"/>
          <w:color w:val="000000" w:themeColor="text1"/>
          <w:kern w:val="2"/>
          <w:sz w:val="24"/>
          <w:szCs w:val="32"/>
          <w:lang w:val="en-US" w:eastAsia="zh-CN" w:bidi="ar-SA"/>
          <w14:textFill>
            <w14:solidFill>
              <w14:schemeClr w14:val="tx1"/>
            </w14:solidFill>
          </w14:textFill>
        </w:rPr>
        <w:t>：</w:t>
      </w:r>
      <w:r>
        <w:rPr>
          <w:rFonts w:hint="eastAsia" w:ascii="Times New Roman" w:hAnsi="Times New Roman" w:cs="宋体" w:eastAsiaTheme="minorEastAsia"/>
          <w:color w:val="0000FF"/>
          <w:kern w:val="2"/>
          <w:sz w:val="24"/>
          <w:szCs w:val="32"/>
          <w:lang w:val="en-US" w:eastAsia="zh-CN" w:bidi="ar-SA"/>
        </w:rPr>
        <w:t>ifconfig eth</w:t>
      </w:r>
      <w:r>
        <w:rPr>
          <w:rFonts w:hint="eastAsia" w:ascii="Times New Roman" w:hAnsi="Times New Roman" w:cs="宋体"/>
          <w:color w:val="0000FF"/>
          <w:kern w:val="2"/>
          <w:sz w:val="24"/>
          <w:szCs w:val="32"/>
          <w:lang w:val="en-US" w:eastAsia="zh-CN" w:bidi="ar-SA"/>
        </w:rPr>
        <w:t>3</w:t>
      </w:r>
      <w:r>
        <w:rPr>
          <w:rFonts w:hint="eastAsia" w:ascii="Times New Roman" w:hAnsi="Times New Roman" w:cs="宋体" w:eastAsiaTheme="minorEastAsia"/>
          <w:color w:val="0000FF"/>
          <w:kern w:val="2"/>
          <w:sz w:val="24"/>
          <w:szCs w:val="32"/>
          <w:lang w:val="en-US" w:eastAsia="zh-CN" w:bidi="ar-SA"/>
        </w:rPr>
        <w:t xml:space="preserve"> down</w:t>
      </w:r>
    </w:p>
    <w:p w14:paraId="64799F28">
      <w:pPr>
        <w:pStyle w:val="12"/>
        <w:ind w:left="0" w:leftChars="0" w:firstLine="0" w:firstLineChars="0"/>
        <w:rPr>
          <w:rFonts w:hint="eastAsia" w:ascii="Times New Roman" w:hAnsi="Times New Roman" w:cs="宋体"/>
          <w:color w:val="000000" w:themeColor="text1"/>
          <w:sz w:val="24"/>
          <w:szCs w:val="32"/>
          <w:lang w:val="en-US" w:eastAsia="zh-CN"/>
          <w14:textFill>
            <w14:solidFill>
              <w14:schemeClr w14:val="tx1"/>
            </w14:solidFill>
          </w14:textFill>
        </w:rPr>
      </w:pPr>
      <w:r>
        <w:rPr>
          <w:rFonts w:hint="eastAsia" w:ascii="Times New Roman" w:hAnsi="Times New Roman" w:cs="宋体"/>
          <w:sz w:val="24"/>
          <w:szCs w:val="32"/>
          <w:lang w:val="en-US" w:eastAsia="zh-CN"/>
        </w:rPr>
        <w:t>ping百度：</w:t>
      </w:r>
      <w:r>
        <w:rPr>
          <w:rFonts w:hint="eastAsia" w:ascii="Times New Roman" w:hAnsi="Times New Roman" w:cs="宋体"/>
          <w:color w:val="0000FF"/>
          <w:sz w:val="24"/>
          <w:szCs w:val="32"/>
          <w:lang w:val="en-US" w:eastAsia="zh-CN"/>
        </w:rPr>
        <w:t>ping 8.8.8.8 ，</w:t>
      </w:r>
      <w:r>
        <w:rPr>
          <w:rFonts w:hint="eastAsia" w:ascii="Times New Roman" w:hAnsi="Times New Roman" w:cs="宋体"/>
          <w:color w:val="000000" w:themeColor="text1"/>
          <w:sz w:val="24"/>
          <w:szCs w:val="32"/>
          <w:lang w:val="en-US" w:eastAsia="zh-CN"/>
          <w14:textFill>
            <w14:solidFill>
              <w14:schemeClr w14:val="tx1"/>
            </w14:solidFill>
          </w14:textFill>
        </w:rPr>
        <w:t>Ctrl+c结束</w:t>
      </w:r>
    </w:p>
    <w:p w14:paraId="6CE1BE1C">
      <w:pPr>
        <w:pStyle w:val="12"/>
        <w:ind w:left="0" w:leftChars="0" w:firstLine="0" w:firstLineChars="0"/>
        <w:rPr>
          <w:rFonts w:hint="default" w:ascii="Times New Roman" w:hAnsi="Times New Roman" w:cs="宋体"/>
          <w:color w:val="000000" w:themeColor="text1"/>
          <w:sz w:val="24"/>
          <w:szCs w:val="32"/>
          <w:lang w:val="en-US" w:eastAsia="zh-CN"/>
          <w14:textFill>
            <w14:solidFill>
              <w14:schemeClr w14:val="tx1"/>
            </w14:solidFill>
          </w14:textFill>
        </w:rPr>
      </w:pPr>
      <w:r>
        <w:drawing>
          <wp:inline distT="0" distB="0" distL="114300" distR="114300">
            <wp:extent cx="5269230" cy="999490"/>
            <wp:effectExtent l="0" t="0" r="7620" b="10160"/>
            <wp:docPr id="89"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图片 2"/>
                    <pic:cNvPicPr>
                      <a:picLocks noChangeAspect="1"/>
                    </pic:cNvPicPr>
                  </pic:nvPicPr>
                  <pic:blipFill>
                    <a:blip r:embed="rId56"/>
                    <a:stretch>
                      <a:fillRect/>
                    </a:stretch>
                  </pic:blipFill>
                  <pic:spPr>
                    <a:xfrm>
                      <a:off x="0" y="0"/>
                      <a:ext cx="5269230" cy="999490"/>
                    </a:xfrm>
                    <a:prstGeom prst="rect">
                      <a:avLst/>
                    </a:prstGeom>
                    <a:noFill/>
                    <a:ln>
                      <a:noFill/>
                    </a:ln>
                  </pic:spPr>
                </pic:pic>
              </a:graphicData>
            </a:graphic>
          </wp:inline>
        </w:drawing>
      </w:r>
    </w:p>
    <w:p w14:paraId="457D75E4">
      <w:pPr>
        <w:pStyle w:val="12"/>
        <w:ind w:left="0" w:leftChars="0" w:firstLine="480" w:firstLineChars="200"/>
        <w:rPr>
          <w:rFonts w:hint="eastAsia" w:ascii="Times New Roman" w:hAnsi="Times New Roman" w:cs="宋体" w:eastAsiaTheme="minorEastAsia"/>
          <w:kern w:val="2"/>
          <w:sz w:val="24"/>
          <w:szCs w:val="32"/>
          <w:lang w:val="en-US" w:eastAsia="zh-CN" w:bidi="ar-SA"/>
        </w:rPr>
      </w:pPr>
      <w:r>
        <w:rPr>
          <w:rFonts w:hint="eastAsia" w:ascii="Times New Roman" w:hAnsi="Times New Roman" w:cs="宋体" w:eastAsiaTheme="minorEastAsia"/>
          <w:kern w:val="2"/>
          <w:sz w:val="24"/>
          <w:szCs w:val="32"/>
          <w:lang w:val="en-US" w:eastAsia="zh-CN" w:bidi="ar-SA"/>
        </w:rPr>
        <w:t>此时LINK灯亮。</w:t>
      </w:r>
    </w:p>
    <w:p w14:paraId="1D2FD546">
      <w:pPr>
        <w:pStyle w:val="12"/>
        <w:ind w:left="0" w:leftChars="0" w:firstLine="480" w:firstLineChars="200"/>
        <w:rPr>
          <w:rFonts w:hint="eastAsia" w:ascii="Times New Roman" w:hAnsi="Times New Roman" w:cs="宋体" w:eastAsiaTheme="minorEastAsia"/>
          <w:kern w:val="2"/>
          <w:sz w:val="24"/>
          <w:szCs w:val="32"/>
          <w:lang w:val="en-US" w:eastAsia="zh-CN" w:bidi="ar-SA"/>
        </w:rPr>
      </w:pPr>
    </w:p>
    <w:p w14:paraId="508AFFF5">
      <w:pPr>
        <w:pStyle w:val="12"/>
        <w:ind w:left="0" w:leftChars="0" w:firstLine="480" w:firstLineChars="200"/>
        <w:rPr>
          <w:rFonts w:hint="default" w:ascii="Times New Roman" w:hAnsi="Times New Roman" w:cs="宋体" w:eastAsiaTheme="minorEastAsia"/>
          <w:kern w:val="2"/>
          <w:sz w:val="24"/>
          <w:szCs w:val="32"/>
          <w:lang w:val="en-US" w:eastAsia="zh-CN" w:bidi="ar-SA"/>
        </w:rPr>
      </w:pPr>
    </w:p>
    <w:p w14:paraId="72D42EA6">
      <w:pPr>
        <w:pStyle w:val="12"/>
        <w:rPr>
          <w:rFonts w:hint="default"/>
          <w:lang w:val="en-US" w:eastAsia="zh-CN"/>
        </w:rPr>
      </w:pPr>
    </w:p>
    <w:p w14:paraId="200F9E00">
      <w:pPr>
        <w:pStyle w:val="12"/>
        <w:ind w:left="0" w:leftChars="0" w:firstLine="420" w:firstLineChars="0"/>
        <w:rPr>
          <w:rFonts w:ascii="Times New Roman" w:hAnsi="Times New Roman"/>
        </w:rPr>
      </w:pPr>
    </w:p>
    <w:p w14:paraId="3854FD23">
      <w:pPr>
        <w:pStyle w:val="4"/>
        <w:bidi w:val="0"/>
        <w:outlineLvl w:val="1"/>
        <w:rPr>
          <w:rFonts w:hint="default" w:ascii="Times New Roman" w:hAnsi="Times New Roman" w:cs="宋体"/>
          <w:b/>
          <w:color w:val="000000"/>
          <w:sz w:val="32"/>
          <w:szCs w:val="32"/>
          <w:lang w:val="en-US" w:eastAsia="zh-CN" w:bidi="en-US"/>
        </w:rPr>
      </w:pPr>
      <w:bookmarkStart w:id="104" w:name="_Toc17953"/>
      <w:bookmarkStart w:id="105" w:name="_Toc11872"/>
      <w:bookmarkStart w:id="106" w:name="_Toc25337"/>
      <w:bookmarkStart w:id="107" w:name="_Toc4721"/>
      <w:r>
        <w:rPr>
          <w:rFonts w:hint="eastAsia" w:ascii="Times New Roman" w:hAnsi="Times New Roman" w:cs="宋体"/>
          <w:b/>
          <w:color w:val="000000"/>
          <w:sz w:val="32"/>
          <w:szCs w:val="32"/>
          <w:lang w:val="en-US" w:eastAsia="zh-CN" w:bidi="en-US"/>
        </w:rPr>
        <w:t>2.</w:t>
      </w:r>
      <w:ins w:id="4732" w:author="L" w:date="2026-08-07T16:58:18Z">
        <w:r>
          <w:rPr>
            <w:rFonts w:hint="eastAsia" w:ascii="Times New Roman" w:hAnsi="Times New Roman" w:cs="宋体"/>
            <w:b/>
            <w:color w:val="000000"/>
            <w:sz w:val="32"/>
            <w:szCs w:val="32"/>
            <w:lang w:val="en-US" w:eastAsia="zh-CN" w:bidi="en-US"/>
          </w:rPr>
          <w:t>6</w:t>
        </w:r>
      </w:ins>
      <w:del w:id="4733" w:author="L" w:date="2026-08-07T16:58:17Z">
        <w:r>
          <w:rPr>
            <w:rFonts w:hint="eastAsia" w:ascii="Times New Roman" w:hAnsi="Times New Roman" w:cs="宋体"/>
            <w:b/>
            <w:color w:val="000000"/>
            <w:sz w:val="32"/>
            <w:szCs w:val="32"/>
            <w:lang w:val="en-US" w:eastAsia="zh-CN" w:bidi="en-US"/>
          </w:rPr>
          <w:delText>7</w:delText>
        </w:r>
      </w:del>
      <w:r>
        <w:rPr>
          <w:rFonts w:hint="eastAsia" w:ascii="Times New Roman" w:hAnsi="Times New Roman" w:cs="宋体"/>
          <w:b/>
          <w:color w:val="000000"/>
          <w:sz w:val="32"/>
          <w:szCs w:val="32"/>
          <w:lang w:val="en-US" w:eastAsia="zh-CN" w:bidi="en-US"/>
        </w:rPr>
        <w:t xml:space="preserve"> USB接口</w:t>
      </w:r>
      <w:bookmarkEnd w:id="104"/>
      <w:bookmarkEnd w:id="105"/>
      <w:bookmarkEnd w:id="106"/>
      <w:bookmarkEnd w:id="107"/>
    </w:p>
    <w:p w14:paraId="02FEFED2">
      <w:pPr>
        <w:rPr>
          <w:rFonts w:hint="eastAsia" w:ascii="Times New Roman" w:hAnsi="Times New Roman" w:eastAsia="宋体" w:cs="宋体"/>
          <w:b w:val="0"/>
          <w:bCs/>
          <w:color w:val="000000"/>
          <w:sz w:val="24"/>
          <w:szCs w:val="24"/>
          <w:lang w:val="en-US" w:eastAsia="zh-CN" w:bidi="en-US"/>
        </w:rPr>
      </w:pPr>
      <w:r>
        <w:rPr>
          <w:rFonts w:hint="eastAsia" w:ascii="Times New Roman" w:hAnsi="Times New Roman" w:eastAsia="宋体" w:cs="宋体"/>
          <w:b w:val="0"/>
          <w:bCs/>
          <w:color w:val="000000"/>
          <w:sz w:val="24"/>
          <w:szCs w:val="24"/>
          <w:lang w:val="en-US" w:eastAsia="zh-CN" w:bidi="en-US"/>
        </w:rPr>
        <w:drawing>
          <wp:inline distT="0" distB="0" distL="114300" distR="114300">
            <wp:extent cx="1323340" cy="3101340"/>
            <wp:effectExtent l="0" t="0" r="10160" b="3810"/>
            <wp:docPr id="78" name="图片 78" descr="EdgePLC A款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图片 78" descr="EdgePLC A款 (1)"/>
                    <pic:cNvPicPr>
                      <a:picLocks noChangeAspect="1"/>
                    </pic:cNvPicPr>
                  </pic:nvPicPr>
                  <pic:blipFill>
                    <a:blip r:embed="rId57"/>
                    <a:srcRect/>
                    <a:stretch>
                      <a:fillRect/>
                    </a:stretch>
                  </pic:blipFill>
                  <pic:spPr>
                    <a:xfrm>
                      <a:off x="0" y="0"/>
                      <a:ext cx="1323340" cy="3101340"/>
                    </a:xfrm>
                    <a:prstGeom prst="rect">
                      <a:avLst/>
                    </a:prstGeom>
                  </pic:spPr>
                </pic:pic>
              </a:graphicData>
            </a:graphic>
          </wp:inline>
        </w:drawing>
      </w:r>
    </w:p>
    <w:p w14:paraId="3567760D">
      <w:pPr>
        <w:keepNext w:val="0"/>
        <w:keepLines w:val="0"/>
        <w:pageBreakBefore w:val="0"/>
        <w:widowControl w:val="0"/>
        <w:kinsoku/>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cs="宋体"/>
          <w:b w:val="0"/>
          <w:bCs/>
          <w:color w:val="000000"/>
          <w:sz w:val="24"/>
          <w:szCs w:val="24"/>
          <w:lang w:val="en-US" w:eastAsia="zh-CN" w:bidi="en-US"/>
        </w:rPr>
      </w:pPr>
      <w:r>
        <w:rPr>
          <w:rFonts w:hint="eastAsia" w:ascii="Times New Roman" w:hAnsi="Times New Roman" w:eastAsia="宋体" w:cs="宋体"/>
          <w:b w:val="0"/>
          <w:bCs/>
          <w:color w:val="000000"/>
          <w:sz w:val="24"/>
          <w:szCs w:val="24"/>
          <w:lang w:val="en-US" w:eastAsia="zh-CN" w:bidi="en-US"/>
        </w:rPr>
        <w:t>如图，设备带有2个USB3.0 HOST接口。支持FAT32格式U盘。</w:t>
      </w:r>
    </w:p>
    <w:p w14:paraId="37386AA9">
      <w:pPr>
        <w:keepNext w:val="0"/>
        <w:keepLines w:val="0"/>
        <w:pageBreakBefore w:val="0"/>
        <w:widowControl w:val="0"/>
        <w:numPr>
          <w:ilvl w:val="0"/>
          <w:numId w:val="4"/>
        </w:numPr>
        <w:kinsoku/>
        <w:overflowPunct/>
        <w:topLinePunct w:val="0"/>
        <w:autoSpaceDE/>
        <w:autoSpaceDN/>
        <w:bidi w:val="0"/>
        <w:adjustRightInd/>
        <w:snapToGrid/>
        <w:spacing w:line="360" w:lineRule="auto"/>
        <w:textAlignment w:val="auto"/>
        <w:rPr>
          <w:rFonts w:hint="default" w:ascii="Times New Roman" w:hAnsi="Times New Roman"/>
          <w:sz w:val="24"/>
          <w:lang w:val="en-US" w:eastAsia="zh-CN"/>
        </w:rPr>
      </w:pPr>
      <w:r>
        <w:rPr>
          <w:rFonts w:hint="eastAsia" w:ascii="Times New Roman" w:hAnsi="Times New Roman"/>
          <w:sz w:val="24"/>
          <w:lang w:val="en-US" w:eastAsia="zh-CN"/>
        </w:rPr>
        <w:t>接入测试用的U盘，这边run/media/sda为挂载文件夹，输入以下指令卸载并查看U盘是否可以检测：</w:t>
      </w:r>
    </w:p>
    <w:p w14:paraId="63C3F772">
      <w:pPr>
        <w:pStyle w:val="12"/>
        <w:keepNext w:val="0"/>
        <w:keepLines w:val="0"/>
        <w:pageBreakBefore w:val="0"/>
        <w:widowControl w:val="0"/>
        <w:shd w:val="clear" w:fill="E7E6E6" w:themeFill="background2"/>
        <w:kinsoku/>
        <w:wordWrap/>
        <w:overflowPunct/>
        <w:topLinePunct w:val="0"/>
        <w:autoSpaceDE/>
        <w:autoSpaceDN/>
        <w:bidi w:val="0"/>
        <w:adjustRightInd/>
        <w:snapToGrid/>
        <w:spacing w:line="360" w:lineRule="auto"/>
        <w:ind w:left="0" w:leftChars="0" w:firstLine="420" w:firstLineChars="0"/>
        <w:textAlignment w:val="auto"/>
        <w:outlineLvl w:val="9"/>
        <w:rPr>
          <w:rFonts w:hint="default" w:ascii="Times New Roman" w:hAnsi="Times New Roman" w:eastAsia="宋体" w:cs="Times New Roman"/>
          <w:b w:val="0"/>
          <w:bCs/>
          <w:color w:val="0000FF"/>
          <w:sz w:val="24"/>
          <w:szCs w:val="24"/>
          <w:lang w:val="en-US" w:eastAsia="zh-CN" w:bidi="en-US"/>
        </w:rPr>
      </w:pPr>
      <w:r>
        <w:rPr>
          <w:rFonts w:hint="eastAsia" w:ascii="Times New Roman" w:hAnsi="Times New Roman" w:eastAsia="宋体" w:cs="Times New Roman"/>
          <w:b w:val="0"/>
          <w:bCs/>
          <w:color w:val="0000FF"/>
          <w:sz w:val="24"/>
          <w:szCs w:val="24"/>
          <w:lang w:val="en-US" w:eastAsia="zh-CN" w:bidi="en-US"/>
        </w:rPr>
        <w:t>lsblk（查看是否挂载）  mkfs.vfat /dev/sda1(格式化分区更好测速)</w:t>
      </w:r>
    </w:p>
    <w:p w14:paraId="7857B8D6">
      <w:pPr>
        <w:pStyle w:val="12"/>
        <w:keepNext w:val="0"/>
        <w:keepLines w:val="0"/>
        <w:pageBreakBefore w:val="0"/>
        <w:widowControl w:val="0"/>
        <w:shd w:val="clear" w:fill="E7E6E6" w:themeFill="background2"/>
        <w:kinsoku/>
        <w:wordWrap/>
        <w:overflowPunct/>
        <w:topLinePunct w:val="0"/>
        <w:autoSpaceDE/>
        <w:autoSpaceDN/>
        <w:bidi w:val="0"/>
        <w:adjustRightInd/>
        <w:snapToGrid/>
        <w:spacing w:line="360" w:lineRule="auto"/>
        <w:ind w:left="0" w:leftChars="0" w:firstLine="420" w:firstLineChars="0"/>
        <w:textAlignment w:val="auto"/>
        <w:outlineLvl w:val="9"/>
        <w:rPr>
          <w:rFonts w:hint="default" w:ascii="Times New Roman" w:hAnsi="Times New Roman" w:eastAsia="宋体" w:cs="Times New Roman"/>
          <w:b w:val="0"/>
          <w:bCs/>
          <w:color w:val="0000FF"/>
          <w:sz w:val="24"/>
          <w:szCs w:val="24"/>
          <w:lang w:val="en-US" w:eastAsia="zh-CN" w:bidi="en-US"/>
        </w:rPr>
      </w:pPr>
      <w:r>
        <w:rPr>
          <w:rFonts w:hint="eastAsia" w:ascii="Times New Roman" w:hAnsi="Times New Roman" w:eastAsia="宋体" w:cs="Times New Roman"/>
          <w:b w:val="0"/>
          <w:bCs/>
          <w:color w:val="0000FF"/>
          <w:sz w:val="24"/>
          <w:szCs w:val="24"/>
          <w:lang w:val="en-US" w:eastAsia="zh-CN" w:bidi="en-US"/>
        </w:rPr>
        <w:t>umount /run/media/sda1（没有挂载就跳过）</w:t>
      </w:r>
    </w:p>
    <w:p w14:paraId="3771D948">
      <w:pPr>
        <w:pStyle w:val="12"/>
        <w:keepNext w:val="0"/>
        <w:keepLines w:val="0"/>
        <w:pageBreakBefore w:val="0"/>
        <w:widowControl w:val="0"/>
        <w:shd w:val="clear" w:fill="E7E6E6" w:themeFill="background2"/>
        <w:kinsoku/>
        <w:wordWrap/>
        <w:overflowPunct/>
        <w:topLinePunct w:val="0"/>
        <w:autoSpaceDE/>
        <w:autoSpaceDN/>
        <w:bidi w:val="0"/>
        <w:adjustRightInd/>
        <w:snapToGrid/>
        <w:spacing w:line="360" w:lineRule="auto"/>
        <w:ind w:left="0" w:leftChars="0" w:firstLine="420" w:firstLineChars="0"/>
        <w:textAlignment w:val="auto"/>
        <w:outlineLvl w:val="9"/>
        <w:rPr>
          <w:rFonts w:hint="default" w:ascii="Times New Roman" w:hAnsi="Times New Roman" w:eastAsia="宋体" w:cs="Times New Roman"/>
          <w:b w:val="0"/>
          <w:bCs/>
          <w:color w:val="0000FF"/>
          <w:sz w:val="24"/>
          <w:szCs w:val="24"/>
          <w:lang w:val="en-US" w:eastAsia="zh-CN" w:bidi="en-US"/>
        </w:rPr>
      </w:pPr>
      <w:r>
        <w:rPr>
          <w:rFonts w:hint="eastAsia" w:ascii="Times New Roman" w:hAnsi="Times New Roman" w:eastAsia="宋体" w:cs="Times New Roman"/>
          <w:b w:val="0"/>
          <w:bCs/>
          <w:color w:val="0000FF"/>
          <w:sz w:val="24"/>
          <w:szCs w:val="24"/>
          <w:lang w:val="en-US" w:eastAsia="zh-CN" w:bidi="en-US"/>
        </w:rPr>
        <w:t xml:space="preserve">lsblk  </w:t>
      </w:r>
    </w:p>
    <w:p w14:paraId="53AA2677">
      <w:pPr>
        <w:keepNext w:val="0"/>
        <w:keepLines w:val="0"/>
        <w:pageBreakBefore w:val="0"/>
        <w:widowControl w:val="0"/>
        <w:numPr>
          <w:ilvl w:val="0"/>
          <w:numId w:val="4"/>
        </w:numPr>
        <w:kinsoku/>
        <w:overflowPunct/>
        <w:topLinePunct w:val="0"/>
        <w:autoSpaceDE/>
        <w:autoSpaceDN/>
        <w:bidi w:val="0"/>
        <w:adjustRightInd/>
        <w:snapToGrid/>
        <w:spacing w:line="360" w:lineRule="auto"/>
        <w:textAlignment w:val="auto"/>
        <w:rPr>
          <w:rFonts w:hint="eastAsia" w:ascii="Times New Roman" w:hAnsi="Times New Roman"/>
          <w:sz w:val="24"/>
          <w:lang w:val="en-US" w:eastAsia="zh-CN"/>
        </w:rPr>
      </w:pPr>
      <w:r>
        <w:rPr>
          <w:rFonts w:hint="eastAsia" w:ascii="Times New Roman" w:hAnsi="Times New Roman"/>
          <w:sz w:val="24"/>
          <w:lang w:val="en-US" w:eastAsia="zh-CN"/>
        </w:rPr>
        <w:t>可以看到sdb1，并且能够看到实际的内存大小</w:t>
      </w:r>
    </w:p>
    <w:p w14:paraId="428513DC">
      <w:pPr>
        <w:pStyle w:val="12"/>
        <w:keepNext w:val="0"/>
        <w:keepLines w:val="0"/>
        <w:pageBreakBefore w:val="0"/>
        <w:widowControl w:val="0"/>
        <w:kinsoku/>
        <w:wordWrap w:val="0"/>
        <w:overflowPunct/>
        <w:topLinePunct w:val="0"/>
        <w:autoSpaceDE/>
        <w:autoSpaceDN/>
        <w:bidi w:val="0"/>
        <w:adjustRightInd/>
        <w:snapToGrid/>
        <w:spacing w:after="0" w:line="360" w:lineRule="auto"/>
        <w:ind w:left="0" w:leftChars="0" w:firstLine="0" w:firstLineChars="0"/>
        <w:jc w:val="left"/>
        <w:textAlignment w:val="auto"/>
        <w:outlineLvl w:val="9"/>
      </w:pPr>
      <w:ins w:id="4734" w:author="L" w:date="2026-05-28T10:52:20Z">
        <w:r>
          <w:rPr/>
          <w:drawing>
            <wp:inline distT="0" distB="0" distL="114300" distR="114300">
              <wp:extent cx="5269865" cy="398780"/>
              <wp:effectExtent l="0" t="0" r="6985" b="1270"/>
              <wp:docPr id="11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 name="图片 2"/>
                      <pic:cNvPicPr>
                        <a:picLocks noChangeAspect="1"/>
                      </pic:cNvPicPr>
                    </pic:nvPicPr>
                    <pic:blipFill>
                      <a:blip r:embed="rId58"/>
                      <a:stretch>
                        <a:fillRect/>
                      </a:stretch>
                    </pic:blipFill>
                    <pic:spPr>
                      <a:xfrm>
                        <a:off x="0" y="0"/>
                        <a:ext cx="5269865" cy="398780"/>
                      </a:xfrm>
                      <a:prstGeom prst="rect">
                        <a:avLst/>
                      </a:prstGeom>
                      <a:noFill/>
                      <a:ln>
                        <a:noFill/>
                      </a:ln>
                    </pic:spPr>
                  </pic:pic>
                </a:graphicData>
              </a:graphic>
            </wp:inline>
          </w:drawing>
        </w:r>
      </w:ins>
      <w:del w:id="4736" w:author="L" w:date="2026-05-28T10:52:18Z">
        <w:r>
          <w:rPr/>
          <w:drawing>
            <wp:inline distT="0" distB="0" distL="114300" distR="114300">
              <wp:extent cx="5269230" cy="413385"/>
              <wp:effectExtent l="0" t="0" r="7620" b="5715"/>
              <wp:docPr id="67"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图片 3"/>
                      <pic:cNvPicPr>
                        <a:picLocks noChangeAspect="1"/>
                      </pic:cNvPicPr>
                    </pic:nvPicPr>
                    <pic:blipFill>
                      <a:blip r:embed="rId59"/>
                      <a:stretch>
                        <a:fillRect/>
                      </a:stretch>
                    </pic:blipFill>
                    <pic:spPr>
                      <a:xfrm>
                        <a:off x="0" y="0"/>
                        <a:ext cx="5269230" cy="413385"/>
                      </a:xfrm>
                      <a:prstGeom prst="rect">
                        <a:avLst/>
                      </a:prstGeom>
                      <a:noFill/>
                      <a:ln>
                        <a:noFill/>
                      </a:ln>
                    </pic:spPr>
                  </pic:pic>
                </a:graphicData>
              </a:graphic>
            </wp:inline>
          </w:drawing>
        </w:r>
      </w:del>
    </w:p>
    <w:p w14:paraId="627A0AD1">
      <w:pPr>
        <w:keepNext w:val="0"/>
        <w:keepLines w:val="0"/>
        <w:pageBreakBefore w:val="0"/>
        <w:widowControl w:val="0"/>
        <w:numPr>
          <w:ilvl w:val="0"/>
          <w:numId w:val="4"/>
        </w:numPr>
        <w:kinsoku/>
        <w:overflowPunct/>
        <w:topLinePunct w:val="0"/>
        <w:autoSpaceDE/>
        <w:autoSpaceDN/>
        <w:bidi w:val="0"/>
        <w:adjustRightInd/>
        <w:snapToGrid/>
        <w:spacing w:line="360" w:lineRule="auto"/>
        <w:textAlignment w:val="auto"/>
        <w:rPr>
          <w:rFonts w:hint="default"/>
          <w:lang w:val="en-US" w:eastAsia="zh-CN"/>
        </w:rPr>
      </w:pPr>
      <w:r>
        <w:rPr>
          <w:rFonts w:hint="eastAsia"/>
          <w:sz w:val="24"/>
          <w:szCs w:val="24"/>
          <w:lang w:val="en-US" w:eastAsia="zh-CN"/>
        </w:rPr>
        <w:t>安装</w:t>
      </w:r>
      <w:r>
        <w:rPr>
          <w:rFonts w:hint="default" w:ascii="Times New Roman" w:hAnsi="Times New Roman" w:cs="Times New Roman"/>
          <w:sz w:val="24"/>
          <w:szCs w:val="24"/>
          <w:lang w:val="en-US" w:eastAsia="zh-CN"/>
        </w:rPr>
        <w:t>fio</w:t>
      </w:r>
      <w:r>
        <w:rPr>
          <w:rFonts w:hint="eastAsia"/>
          <w:sz w:val="24"/>
          <w:szCs w:val="24"/>
          <w:lang w:val="en-US" w:eastAsia="zh-CN"/>
        </w:rPr>
        <w:t>工具</w:t>
      </w:r>
    </w:p>
    <w:p w14:paraId="1A4478EA">
      <w:pPr>
        <w:pStyle w:val="12"/>
        <w:keepNext w:val="0"/>
        <w:keepLines w:val="0"/>
        <w:pageBreakBefore w:val="0"/>
        <w:widowControl w:val="0"/>
        <w:shd w:val="clear" w:fill="E7E6E6" w:themeFill="background2"/>
        <w:kinsoku/>
        <w:wordWrap/>
        <w:overflowPunct/>
        <w:topLinePunct w:val="0"/>
        <w:autoSpaceDE/>
        <w:autoSpaceDN/>
        <w:bidi w:val="0"/>
        <w:adjustRightInd/>
        <w:snapToGrid/>
        <w:spacing w:line="360" w:lineRule="auto"/>
        <w:ind w:left="0" w:leftChars="0" w:firstLine="420" w:firstLineChars="0"/>
        <w:textAlignment w:val="auto"/>
        <w:outlineLvl w:val="9"/>
        <w:rPr>
          <w:rFonts w:hint="eastAsia" w:ascii="Times New Roman" w:hAnsi="Times New Roman" w:eastAsia="宋体" w:cs="Times New Roman"/>
          <w:b w:val="0"/>
          <w:bCs/>
          <w:color w:val="0000FF"/>
          <w:sz w:val="24"/>
          <w:szCs w:val="24"/>
          <w:lang w:val="en-US" w:eastAsia="zh-CN" w:bidi="en-US"/>
        </w:rPr>
      </w:pPr>
      <w:r>
        <w:rPr>
          <w:rFonts w:hint="eastAsia" w:ascii="Times New Roman" w:hAnsi="Times New Roman" w:eastAsia="宋体" w:cs="Times New Roman"/>
          <w:b w:val="0"/>
          <w:bCs/>
          <w:color w:val="0000FF"/>
          <w:sz w:val="24"/>
          <w:szCs w:val="24"/>
          <w:lang w:val="en-US" w:eastAsia="zh-CN" w:bidi="en-US"/>
        </w:rPr>
        <w:t xml:space="preserve">apt update </w:t>
      </w:r>
    </w:p>
    <w:p w14:paraId="3754B0C4">
      <w:pPr>
        <w:pStyle w:val="12"/>
        <w:keepNext w:val="0"/>
        <w:keepLines w:val="0"/>
        <w:pageBreakBefore w:val="0"/>
        <w:widowControl w:val="0"/>
        <w:shd w:val="clear" w:fill="E7E6E6" w:themeFill="background2"/>
        <w:kinsoku/>
        <w:wordWrap/>
        <w:overflowPunct/>
        <w:topLinePunct w:val="0"/>
        <w:autoSpaceDE/>
        <w:autoSpaceDN/>
        <w:bidi w:val="0"/>
        <w:adjustRightInd/>
        <w:snapToGrid/>
        <w:spacing w:line="360" w:lineRule="auto"/>
        <w:ind w:left="0" w:leftChars="0" w:firstLine="420" w:firstLineChars="0"/>
        <w:textAlignment w:val="auto"/>
        <w:outlineLvl w:val="9"/>
        <w:rPr>
          <w:rFonts w:hint="default" w:ascii="Times New Roman" w:hAnsi="Times New Roman" w:eastAsia="宋体" w:cs="Times New Roman"/>
          <w:b w:val="0"/>
          <w:bCs/>
          <w:color w:val="0000FF"/>
          <w:sz w:val="24"/>
          <w:szCs w:val="24"/>
          <w:lang w:val="en-US" w:eastAsia="zh-CN" w:bidi="en-US"/>
        </w:rPr>
      </w:pPr>
      <w:r>
        <w:rPr>
          <w:rFonts w:hint="eastAsia" w:ascii="Times New Roman" w:hAnsi="Times New Roman" w:eastAsia="宋体" w:cs="Times New Roman"/>
          <w:b w:val="0"/>
          <w:bCs/>
          <w:color w:val="0000FF"/>
          <w:sz w:val="24"/>
          <w:szCs w:val="24"/>
          <w:lang w:val="en-US" w:eastAsia="zh-CN" w:bidi="en-US"/>
        </w:rPr>
        <w:t xml:space="preserve">apt install fio -y     </w:t>
      </w:r>
      <w:r>
        <w:rPr>
          <w:rFonts w:hint="eastAsia" w:ascii="Times New Roman" w:hAnsi="Times New Roman" w:eastAsia="宋体" w:cs="Times New Roman"/>
          <w:b w:val="0"/>
          <w:bCs/>
          <w:color w:val="000000" w:themeColor="text1"/>
          <w:sz w:val="24"/>
          <w:szCs w:val="24"/>
          <w:lang w:val="en-US" w:eastAsia="zh-CN" w:bidi="en-US"/>
          <w14:textFill>
            <w14:solidFill>
              <w14:schemeClr w14:val="tx1"/>
            </w14:solidFill>
          </w14:textFill>
        </w:rPr>
        <w:t>//有就跳过，出厂一般自带</w:t>
      </w:r>
    </w:p>
    <w:p w14:paraId="48AB0BDE">
      <w:pPr>
        <w:keepNext w:val="0"/>
        <w:keepLines w:val="0"/>
        <w:pageBreakBefore w:val="0"/>
        <w:widowControl w:val="0"/>
        <w:numPr>
          <w:ilvl w:val="0"/>
          <w:numId w:val="4"/>
        </w:numPr>
        <w:kinsoku/>
        <w:overflowPunct/>
        <w:topLinePunct w:val="0"/>
        <w:autoSpaceDE/>
        <w:autoSpaceDN/>
        <w:bidi w:val="0"/>
        <w:adjustRightInd/>
        <w:snapToGrid/>
        <w:spacing w:line="360" w:lineRule="auto"/>
        <w:textAlignment w:val="auto"/>
        <w:rPr>
          <w:rFonts w:hint="default"/>
          <w:lang w:val="en-US" w:eastAsia="zh-CN"/>
        </w:rPr>
      </w:pPr>
      <w:r>
        <w:rPr>
          <w:rFonts w:hint="eastAsia" w:ascii="Times New Roman" w:hAnsi="Times New Roman"/>
          <w:sz w:val="24"/>
          <w:lang w:val="en-US" w:eastAsia="zh-CN"/>
        </w:rPr>
        <w:t>然后输入以下指令测试写入：（第一次写入可以调成size=2G）</w:t>
      </w:r>
    </w:p>
    <w:p w14:paraId="6755481D">
      <w:pPr>
        <w:pStyle w:val="12"/>
        <w:keepNext w:val="0"/>
        <w:keepLines w:val="0"/>
        <w:pageBreakBefore w:val="0"/>
        <w:widowControl w:val="0"/>
        <w:shd w:val="clear" w:fill="E7E6E6" w:themeFill="background2"/>
        <w:kinsoku/>
        <w:wordWrap/>
        <w:overflowPunct/>
        <w:topLinePunct w:val="0"/>
        <w:autoSpaceDE/>
        <w:autoSpaceDN/>
        <w:bidi w:val="0"/>
        <w:adjustRightInd/>
        <w:snapToGrid/>
        <w:spacing w:line="360" w:lineRule="auto"/>
        <w:ind w:left="0" w:leftChars="0" w:firstLine="420" w:firstLineChars="0"/>
        <w:textAlignment w:val="auto"/>
        <w:outlineLvl w:val="9"/>
        <w:rPr>
          <w:rFonts w:hint="eastAsia" w:ascii="Times New Roman" w:hAnsi="Times New Roman" w:eastAsia="宋体" w:cs="Times New Roman"/>
          <w:b w:val="0"/>
          <w:bCs/>
          <w:color w:val="0000FF"/>
          <w:sz w:val="24"/>
          <w:szCs w:val="24"/>
          <w:lang w:val="en-US" w:eastAsia="zh-CN" w:bidi="en-US"/>
        </w:rPr>
      </w:pPr>
      <w:r>
        <w:rPr>
          <w:rFonts w:hint="eastAsia" w:ascii="Times New Roman" w:hAnsi="Times New Roman" w:eastAsia="宋体" w:cs="Times New Roman"/>
          <w:b w:val="0"/>
          <w:bCs/>
          <w:color w:val="0000FF"/>
          <w:sz w:val="24"/>
          <w:szCs w:val="24"/>
          <w:lang w:val="en-US" w:eastAsia="zh-CN" w:bidi="en-US"/>
        </w:rPr>
        <w:t>fio -filename=/dev/sda1 -ioengine=psync -iodepth=1 -iodepth_batc</w:t>
      </w:r>
      <w:r>
        <w:rPr>
          <w:rFonts w:hint="default" w:ascii="Times New Roman" w:hAnsi="Times New Roman" w:eastAsia="宋体" w:cs="Times New Roman"/>
          <w:b w:val="0"/>
          <w:bCs/>
          <w:color w:val="0000FF"/>
          <w:sz w:val="24"/>
          <w:szCs w:val="24"/>
          <w:lang w:val="en-US" w:eastAsia="zh-CN" w:bidi="en-US"/>
        </w:rPr>
        <w:t>h=1 -iodepth_low=1 -iodepth_batch_complete=1 -direct=1 -rw=write -bs=1024K -size=</w:t>
      </w:r>
      <w:r>
        <w:rPr>
          <w:rFonts w:hint="eastAsia" w:ascii="Times New Roman" w:hAnsi="Times New Roman" w:eastAsia="宋体" w:cs="Times New Roman"/>
          <w:b w:val="0"/>
          <w:bCs/>
          <w:color w:val="0000FF"/>
          <w:sz w:val="24"/>
          <w:szCs w:val="24"/>
          <w:lang w:val="en-US" w:eastAsia="zh-CN" w:bidi="en-US"/>
        </w:rPr>
        <w:t>1</w:t>
      </w:r>
      <w:r>
        <w:rPr>
          <w:rFonts w:hint="default" w:ascii="Times New Roman" w:hAnsi="Times New Roman" w:eastAsia="宋体" w:cs="Times New Roman"/>
          <w:b w:val="0"/>
          <w:bCs/>
          <w:color w:val="0000FF"/>
          <w:sz w:val="24"/>
          <w:szCs w:val="24"/>
          <w:lang w:val="en-US" w:eastAsia="zh-CN" w:bidi="en-US"/>
        </w:rPr>
        <w:t>G -numjobs=1 -thread -group_reporting -name=write_job -ramp_time=1</w:t>
      </w:r>
    </w:p>
    <w:p w14:paraId="3D35EAAE">
      <w:pPr>
        <w:keepNext w:val="0"/>
        <w:keepLines w:val="0"/>
        <w:pageBreakBefore w:val="0"/>
        <w:widowControl w:val="0"/>
        <w:numPr>
          <w:ilvl w:val="0"/>
          <w:numId w:val="4"/>
        </w:numPr>
        <w:kinsoku/>
        <w:overflowPunct/>
        <w:topLinePunct w:val="0"/>
        <w:autoSpaceDE/>
        <w:autoSpaceDN/>
        <w:bidi w:val="0"/>
        <w:adjustRightInd/>
        <w:snapToGrid/>
        <w:spacing w:line="360" w:lineRule="auto"/>
        <w:textAlignment w:val="auto"/>
        <w:rPr>
          <w:rFonts w:hint="eastAsia" w:ascii="Times New Roman" w:hAnsi="Times New Roman"/>
          <w:sz w:val="24"/>
          <w:lang w:val="en-US" w:eastAsia="zh-CN"/>
        </w:rPr>
      </w:pPr>
      <w:r>
        <w:rPr>
          <w:rFonts w:hint="eastAsia" w:ascii="Times New Roman" w:hAnsi="Times New Roman"/>
          <w:sz w:val="24"/>
          <w:lang w:val="en-US" w:eastAsia="zh-CN"/>
        </w:rPr>
        <w:t>可以看到写入的速度。</w:t>
      </w:r>
    </w:p>
    <w:p w14:paraId="19389393">
      <w:pPr>
        <w:pStyle w:val="12"/>
        <w:keepNext w:val="0"/>
        <w:keepLines w:val="0"/>
        <w:pageBreakBefore w:val="0"/>
        <w:widowControl w:val="0"/>
        <w:kinsoku/>
        <w:overflowPunct/>
        <w:topLinePunct w:val="0"/>
        <w:autoSpaceDE/>
        <w:autoSpaceDN/>
        <w:bidi w:val="0"/>
        <w:adjustRightInd/>
        <w:snapToGrid/>
        <w:spacing w:line="360" w:lineRule="auto"/>
        <w:ind w:left="420" w:leftChars="0" w:hanging="420" w:hangingChars="200"/>
        <w:textAlignment w:val="auto"/>
        <w:rPr>
          <w:rFonts w:hint="default"/>
          <w:lang w:val="en-US" w:eastAsia="zh-CN"/>
        </w:rPr>
      </w:pPr>
      <w:r>
        <w:drawing>
          <wp:inline distT="0" distB="0" distL="114300" distR="114300">
            <wp:extent cx="5267325" cy="779145"/>
            <wp:effectExtent l="0" t="0" r="9525" b="1905"/>
            <wp:docPr id="6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图片 1"/>
                    <pic:cNvPicPr>
                      <a:picLocks noChangeAspect="1"/>
                    </pic:cNvPicPr>
                  </pic:nvPicPr>
                  <pic:blipFill>
                    <a:blip r:embed="rId60"/>
                    <a:stretch>
                      <a:fillRect/>
                    </a:stretch>
                  </pic:blipFill>
                  <pic:spPr>
                    <a:xfrm>
                      <a:off x="0" y="0"/>
                      <a:ext cx="5267325" cy="779145"/>
                    </a:xfrm>
                    <a:prstGeom prst="rect">
                      <a:avLst/>
                    </a:prstGeom>
                    <a:noFill/>
                    <a:ln>
                      <a:noFill/>
                    </a:ln>
                  </pic:spPr>
                </pic:pic>
              </a:graphicData>
            </a:graphic>
          </wp:inline>
        </w:drawing>
      </w:r>
    </w:p>
    <w:p w14:paraId="26C91A41">
      <w:pPr>
        <w:keepNext w:val="0"/>
        <w:keepLines w:val="0"/>
        <w:pageBreakBefore w:val="0"/>
        <w:widowControl w:val="0"/>
        <w:numPr>
          <w:ilvl w:val="0"/>
          <w:numId w:val="4"/>
        </w:numPr>
        <w:kinsoku/>
        <w:overflowPunct/>
        <w:topLinePunct w:val="0"/>
        <w:autoSpaceDE/>
        <w:autoSpaceDN/>
        <w:bidi w:val="0"/>
        <w:adjustRightInd/>
        <w:snapToGrid/>
        <w:spacing w:line="360" w:lineRule="auto"/>
        <w:textAlignment w:val="auto"/>
        <w:rPr>
          <w:rFonts w:hint="default" w:ascii="Times New Roman" w:hAnsi="Times New Roman"/>
          <w:sz w:val="24"/>
          <w:lang w:val="en-US" w:eastAsia="zh-CN"/>
        </w:rPr>
      </w:pPr>
      <w:r>
        <w:rPr>
          <w:rFonts w:hint="eastAsia" w:ascii="Times New Roman" w:hAnsi="Times New Roman"/>
          <w:sz w:val="24"/>
          <w:lang w:val="en-US" w:eastAsia="zh-CN"/>
        </w:rPr>
        <w:t>再输入以下指令测试读取：</w:t>
      </w:r>
    </w:p>
    <w:p w14:paraId="32D344E9">
      <w:pPr>
        <w:pStyle w:val="12"/>
        <w:keepNext w:val="0"/>
        <w:keepLines w:val="0"/>
        <w:pageBreakBefore w:val="0"/>
        <w:widowControl w:val="0"/>
        <w:shd w:val="clear" w:fill="E7E6E6" w:themeFill="background2"/>
        <w:kinsoku/>
        <w:wordWrap/>
        <w:overflowPunct/>
        <w:topLinePunct w:val="0"/>
        <w:autoSpaceDE/>
        <w:autoSpaceDN/>
        <w:bidi w:val="0"/>
        <w:adjustRightInd/>
        <w:snapToGrid/>
        <w:spacing w:line="360" w:lineRule="auto"/>
        <w:ind w:left="0" w:leftChars="0" w:firstLine="420" w:firstLineChars="0"/>
        <w:textAlignment w:val="auto"/>
        <w:outlineLvl w:val="9"/>
        <w:rPr>
          <w:rFonts w:hint="eastAsia" w:ascii="Times New Roman" w:hAnsi="Times New Roman" w:eastAsia="宋体" w:cs="Times New Roman"/>
          <w:b w:val="0"/>
          <w:bCs/>
          <w:color w:val="0000FF"/>
          <w:sz w:val="24"/>
          <w:szCs w:val="24"/>
          <w:lang w:val="en-US" w:eastAsia="zh-CN" w:bidi="en-US"/>
        </w:rPr>
      </w:pPr>
      <w:r>
        <w:rPr>
          <w:rFonts w:hint="eastAsia" w:ascii="Times New Roman" w:hAnsi="Times New Roman" w:eastAsia="宋体" w:cs="Times New Roman"/>
          <w:b w:val="0"/>
          <w:bCs/>
          <w:color w:val="0000FF"/>
          <w:sz w:val="24"/>
          <w:szCs w:val="24"/>
          <w:lang w:val="en-US" w:eastAsia="zh-CN" w:bidi="en-US"/>
        </w:rPr>
        <w:t>fio -filename=/dev/sda1 -ioengine=psync -iodepth=1 -iodepth_batc</w:t>
      </w:r>
      <w:r>
        <w:rPr>
          <w:rFonts w:hint="default" w:ascii="Times New Roman" w:hAnsi="Times New Roman" w:eastAsia="宋体" w:cs="Times New Roman"/>
          <w:b w:val="0"/>
          <w:bCs/>
          <w:color w:val="0000FF"/>
          <w:sz w:val="24"/>
          <w:szCs w:val="24"/>
          <w:lang w:val="en-US" w:eastAsia="zh-CN" w:bidi="en-US"/>
        </w:rPr>
        <w:t>h=1 -iodepth_low=1 -iodepth_batch_complete=1 -direct=1 -rw=</w:t>
      </w:r>
      <w:r>
        <w:rPr>
          <w:rFonts w:hint="eastAsia" w:ascii="Times New Roman" w:hAnsi="Times New Roman" w:eastAsia="宋体" w:cs="Times New Roman"/>
          <w:b w:val="0"/>
          <w:bCs/>
          <w:color w:val="0000FF"/>
          <w:sz w:val="24"/>
          <w:szCs w:val="24"/>
          <w:lang w:val="en-US" w:eastAsia="zh-CN" w:bidi="en-US"/>
        </w:rPr>
        <w:t>read</w:t>
      </w:r>
      <w:r>
        <w:rPr>
          <w:rFonts w:hint="default" w:ascii="Times New Roman" w:hAnsi="Times New Roman" w:eastAsia="宋体" w:cs="Times New Roman"/>
          <w:b w:val="0"/>
          <w:bCs/>
          <w:color w:val="0000FF"/>
          <w:sz w:val="24"/>
          <w:szCs w:val="24"/>
          <w:lang w:val="en-US" w:eastAsia="zh-CN" w:bidi="en-US"/>
        </w:rPr>
        <w:t xml:space="preserve"> -bs=1024K -size=</w:t>
      </w:r>
      <w:r>
        <w:rPr>
          <w:rFonts w:hint="eastAsia" w:ascii="Times New Roman" w:hAnsi="Times New Roman" w:eastAsia="宋体" w:cs="Times New Roman"/>
          <w:b w:val="0"/>
          <w:bCs/>
          <w:color w:val="0000FF"/>
          <w:sz w:val="24"/>
          <w:szCs w:val="24"/>
          <w:lang w:val="en-US" w:eastAsia="zh-CN" w:bidi="en-US"/>
        </w:rPr>
        <w:t>1</w:t>
      </w:r>
      <w:r>
        <w:rPr>
          <w:rFonts w:hint="default" w:ascii="Times New Roman" w:hAnsi="Times New Roman" w:eastAsia="宋体" w:cs="Times New Roman"/>
          <w:b w:val="0"/>
          <w:bCs/>
          <w:color w:val="0000FF"/>
          <w:sz w:val="24"/>
          <w:szCs w:val="24"/>
          <w:lang w:val="en-US" w:eastAsia="zh-CN" w:bidi="en-US"/>
        </w:rPr>
        <w:t>G -numjobs=1 -thread -group_reporting -name=write_job -ramp_time=1</w:t>
      </w:r>
    </w:p>
    <w:p w14:paraId="5325DA9C">
      <w:pPr>
        <w:keepNext w:val="0"/>
        <w:keepLines w:val="0"/>
        <w:pageBreakBefore w:val="0"/>
        <w:widowControl w:val="0"/>
        <w:numPr>
          <w:ilvl w:val="0"/>
          <w:numId w:val="4"/>
        </w:numPr>
        <w:kinsoku/>
        <w:overflowPunct/>
        <w:topLinePunct w:val="0"/>
        <w:autoSpaceDE/>
        <w:autoSpaceDN/>
        <w:bidi w:val="0"/>
        <w:adjustRightInd/>
        <w:snapToGrid/>
        <w:spacing w:line="360" w:lineRule="auto"/>
        <w:textAlignment w:val="auto"/>
        <w:rPr>
          <w:rFonts w:hint="eastAsia" w:ascii="Times New Roman" w:hAnsi="Times New Roman"/>
          <w:sz w:val="24"/>
          <w:lang w:val="en-US" w:eastAsia="zh-CN"/>
        </w:rPr>
      </w:pPr>
      <w:r>
        <w:rPr>
          <w:rFonts w:hint="eastAsia" w:ascii="Times New Roman" w:hAnsi="Times New Roman"/>
          <w:sz w:val="24"/>
          <w:lang w:val="en-US" w:eastAsia="zh-CN"/>
        </w:rPr>
        <w:t>可以看到读取的速度。</w:t>
      </w:r>
    </w:p>
    <w:p w14:paraId="247CB656">
      <w:pPr>
        <w:keepNext w:val="0"/>
        <w:keepLines w:val="0"/>
        <w:pageBreakBefore w:val="0"/>
        <w:widowControl w:val="0"/>
        <w:numPr>
          <w:ilvl w:val="0"/>
          <w:numId w:val="0"/>
        </w:numPr>
        <w:kinsoku/>
        <w:overflowPunct/>
        <w:topLinePunct w:val="0"/>
        <w:autoSpaceDE/>
        <w:autoSpaceDN/>
        <w:bidi w:val="0"/>
        <w:adjustRightInd/>
        <w:snapToGrid/>
        <w:spacing w:line="360" w:lineRule="auto"/>
        <w:textAlignment w:val="auto"/>
        <w:rPr>
          <w:rFonts w:hint="default"/>
          <w:lang w:val="en-US" w:eastAsia="zh-CN"/>
        </w:rPr>
      </w:pPr>
      <w:r>
        <w:drawing>
          <wp:inline distT="0" distB="0" distL="114300" distR="114300">
            <wp:extent cx="5269865" cy="761365"/>
            <wp:effectExtent l="0" t="0" r="6985" b="635"/>
            <wp:docPr id="6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图片 2"/>
                    <pic:cNvPicPr>
                      <a:picLocks noChangeAspect="1"/>
                    </pic:cNvPicPr>
                  </pic:nvPicPr>
                  <pic:blipFill>
                    <a:blip r:embed="rId61"/>
                    <a:stretch>
                      <a:fillRect/>
                    </a:stretch>
                  </pic:blipFill>
                  <pic:spPr>
                    <a:xfrm>
                      <a:off x="0" y="0"/>
                      <a:ext cx="5269865" cy="761365"/>
                    </a:xfrm>
                    <a:prstGeom prst="rect">
                      <a:avLst/>
                    </a:prstGeom>
                    <a:noFill/>
                    <a:ln>
                      <a:noFill/>
                    </a:ln>
                  </pic:spPr>
                </pic:pic>
              </a:graphicData>
            </a:graphic>
          </wp:inline>
        </w:drawing>
      </w:r>
    </w:p>
    <w:p w14:paraId="3B566AE7">
      <w:pPr>
        <w:keepNext w:val="0"/>
        <w:keepLines w:val="0"/>
        <w:pageBreakBefore w:val="0"/>
        <w:widowControl w:val="0"/>
        <w:numPr>
          <w:ilvl w:val="0"/>
          <w:numId w:val="4"/>
        </w:numPr>
        <w:kinsoku/>
        <w:overflowPunct/>
        <w:topLinePunct w:val="0"/>
        <w:autoSpaceDE/>
        <w:autoSpaceDN/>
        <w:bidi w:val="0"/>
        <w:adjustRightInd/>
        <w:snapToGrid/>
        <w:spacing w:line="360" w:lineRule="auto"/>
        <w:textAlignment w:val="auto"/>
        <w:rPr>
          <w:rFonts w:hint="default" w:ascii="Times New Roman" w:hAnsi="Times New Roman"/>
          <w:sz w:val="24"/>
          <w:lang w:val="en-US" w:eastAsia="zh-CN"/>
        </w:rPr>
      </w:pPr>
      <w:r>
        <w:rPr>
          <w:rFonts w:hint="eastAsia" w:ascii="Times New Roman" w:hAnsi="Times New Roman"/>
          <w:sz w:val="24"/>
          <w:lang w:val="en-US" w:eastAsia="zh-CN"/>
        </w:rPr>
        <w:t>说明这个USB接口没有问题。</w:t>
      </w:r>
    </w:p>
    <w:p w14:paraId="2A23B8B5">
      <w:pPr>
        <w:keepNext w:val="0"/>
        <w:keepLines w:val="0"/>
        <w:pageBreakBefore w:val="0"/>
        <w:widowControl w:val="0"/>
        <w:numPr>
          <w:ilvl w:val="0"/>
          <w:numId w:val="4"/>
        </w:numPr>
        <w:kinsoku/>
        <w:overflowPunct/>
        <w:topLinePunct w:val="0"/>
        <w:autoSpaceDE/>
        <w:autoSpaceDN/>
        <w:bidi w:val="0"/>
        <w:adjustRightInd/>
        <w:snapToGrid/>
        <w:spacing w:line="360" w:lineRule="auto"/>
        <w:textAlignment w:val="auto"/>
        <w:rPr>
          <w:rFonts w:hint="default" w:ascii="Times New Roman" w:hAnsi="Times New Roman"/>
          <w:sz w:val="24"/>
          <w:lang w:val="en-US" w:eastAsia="zh-CN"/>
        </w:rPr>
      </w:pPr>
      <w:r>
        <w:rPr>
          <w:rFonts w:hint="eastAsia" w:ascii="Times New Roman" w:hAnsi="Times New Roman"/>
          <w:sz w:val="24"/>
          <w:lang w:val="en-US" w:eastAsia="zh-CN"/>
        </w:rPr>
        <w:t>更换下一个USB口，需要执行</w:t>
      </w:r>
    </w:p>
    <w:p w14:paraId="645D4ACF">
      <w:pPr>
        <w:pStyle w:val="12"/>
        <w:keepNext w:val="0"/>
        <w:keepLines w:val="0"/>
        <w:pageBreakBefore w:val="0"/>
        <w:widowControl w:val="0"/>
        <w:shd w:val="clear" w:fill="E7E6E6" w:themeFill="background2"/>
        <w:kinsoku/>
        <w:wordWrap/>
        <w:overflowPunct/>
        <w:topLinePunct w:val="0"/>
        <w:autoSpaceDE/>
        <w:autoSpaceDN/>
        <w:bidi w:val="0"/>
        <w:adjustRightInd/>
        <w:snapToGrid/>
        <w:spacing w:line="360" w:lineRule="auto"/>
        <w:ind w:left="0" w:leftChars="0" w:firstLine="420" w:firstLineChars="0"/>
        <w:textAlignment w:val="auto"/>
        <w:outlineLvl w:val="9"/>
        <w:rPr>
          <w:rFonts w:hint="default"/>
          <w:lang w:val="en-US" w:eastAsia="zh-CN"/>
        </w:rPr>
      </w:pPr>
      <w:r>
        <w:rPr>
          <w:rFonts w:hint="eastAsia" w:ascii="Times New Roman" w:hAnsi="Times New Roman" w:eastAsia="宋体" w:cs="Times New Roman"/>
          <w:b w:val="0"/>
          <w:bCs/>
          <w:color w:val="0000FF"/>
          <w:sz w:val="24"/>
          <w:szCs w:val="24"/>
          <w:lang w:val="en-US" w:eastAsia="zh-CN" w:bidi="en-US"/>
        </w:rPr>
        <w:t xml:space="preserve">ps aux | grep fio </w:t>
      </w:r>
      <w:r>
        <w:rPr>
          <w:rFonts w:hint="eastAsia" w:ascii="Times New Roman" w:hAnsi="Times New Roman" w:eastAsia="宋体" w:cs="Times New Roman"/>
          <w:b w:val="0"/>
          <w:bCs/>
          <w:color w:val="000000" w:themeColor="text1"/>
          <w:sz w:val="24"/>
          <w:szCs w:val="24"/>
          <w:lang w:val="en-US" w:eastAsia="zh-CN" w:bidi="en-US"/>
          <w14:textFill>
            <w14:solidFill>
              <w14:schemeClr w14:val="tx1"/>
            </w14:solidFill>
          </w14:textFill>
        </w:rPr>
        <w:t>//检查是否有残留进程，必要时用</w:t>
      </w:r>
      <w:r>
        <w:rPr>
          <w:rFonts w:hint="eastAsia" w:ascii="Times New Roman" w:hAnsi="Times New Roman" w:eastAsia="宋体" w:cs="Times New Roman"/>
          <w:b w:val="0"/>
          <w:bCs/>
          <w:color w:val="0000FF"/>
          <w:sz w:val="24"/>
          <w:szCs w:val="24"/>
          <w:lang w:val="en-US" w:eastAsia="zh-CN" w:bidi="en-US"/>
        </w:rPr>
        <w:t xml:space="preserve"> kill </w:t>
      </w:r>
      <w:r>
        <w:rPr>
          <w:rFonts w:hint="eastAsia" w:ascii="Times New Roman" w:hAnsi="Times New Roman" w:eastAsia="宋体" w:cs="Times New Roman"/>
          <w:b w:val="0"/>
          <w:bCs/>
          <w:color w:val="000000" w:themeColor="text1"/>
          <w:sz w:val="24"/>
          <w:szCs w:val="24"/>
          <w:lang w:val="en-US" w:eastAsia="zh-CN" w:bidi="en-US"/>
          <w14:textFill>
            <w14:solidFill>
              <w14:schemeClr w14:val="tx1"/>
            </w14:solidFill>
          </w14:textFill>
        </w:rPr>
        <w:t>命令终止，然后再对进程同步</w:t>
      </w:r>
      <w:r>
        <w:rPr>
          <w:rFonts w:hint="eastAsia" w:ascii="Times New Roman" w:hAnsi="Times New Roman" w:eastAsia="宋体" w:cs="Times New Roman"/>
          <w:b w:val="0"/>
          <w:bCs/>
          <w:color w:val="0000FF"/>
          <w:sz w:val="24"/>
          <w:szCs w:val="24"/>
          <w:lang w:val="en-US" w:eastAsia="zh-CN" w:bidi="en-US"/>
        </w:rPr>
        <w:t>sync</w:t>
      </w:r>
    </w:p>
    <w:p w14:paraId="4CB85BBC">
      <w:pPr>
        <w:keepNext w:val="0"/>
        <w:keepLines w:val="0"/>
        <w:pageBreakBefore w:val="0"/>
        <w:widowControl w:val="0"/>
        <w:numPr>
          <w:ilvl w:val="0"/>
          <w:numId w:val="4"/>
        </w:numPr>
        <w:kinsoku/>
        <w:overflowPunct/>
        <w:topLinePunct w:val="0"/>
        <w:autoSpaceDE/>
        <w:autoSpaceDN/>
        <w:bidi w:val="0"/>
        <w:adjustRightInd/>
        <w:snapToGrid/>
        <w:spacing w:line="360" w:lineRule="auto"/>
        <w:textAlignment w:val="auto"/>
        <w:rPr>
          <w:rFonts w:hint="default" w:ascii="Times New Roman" w:hAnsi="Times New Roman"/>
          <w:sz w:val="24"/>
          <w:lang w:val="en-US" w:eastAsia="zh-CN"/>
        </w:rPr>
      </w:pPr>
      <w:r>
        <w:rPr>
          <w:rFonts w:hint="eastAsia" w:ascii="Times New Roman" w:hAnsi="Times New Roman"/>
          <w:sz w:val="24"/>
          <w:lang w:val="en-US" w:eastAsia="zh-CN"/>
        </w:rPr>
        <w:t>重复B~F操作，没有问题说明USB端口正常。</w:t>
      </w:r>
    </w:p>
    <w:p w14:paraId="75A33838">
      <w:pPr>
        <w:pStyle w:val="12"/>
        <w:keepNext w:val="0"/>
        <w:keepLines w:val="0"/>
        <w:pageBreakBefore w:val="0"/>
        <w:widowControl w:val="0"/>
        <w:kinsoku/>
        <w:wordWrap w:val="0"/>
        <w:overflowPunct/>
        <w:topLinePunct w:val="0"/>
        <w:autoSpaceDE/>
        <w:autoSpaceDN/>
        <w:bidi w:val="0"/>
        <w:adjustRightInd/>
        <w:snapToGrid/>
        <w:spacing w:after="0" w:line="360" w:lineRule="auto"/>
        <w:ind w:left="0" w:leftChars="0" w:firstLine="0" w:firstLineChars="0"/>
        <w:jc w:val="left"/>
        <w:textAlignment w:val="auto"/>
        <w:outlineLvl w:val="9"/>
        <w:rPr>
          <w:rFonts w:hint="default"/>
          <w:lang w:val="en-US" w:eastAsia="zh-CN"/>
        </w:rPr>
      </w:pPr>
      <w:r>
        <w:drawing>
          <wp:inline distT="0" distB="0" distL="114300" distR="114300">
            <wp:extent cx="5273040" cy="421640"/>
            <wp:effectExtent l="0" t="0" r="3810" b="16510"/>
            <wp:docPr id="6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图片 3"/>
                    <pic:cNvPicPr>
                      <a:picLocks noChangeAspect="1"/>
                    </pic:cNvPicPr>
                  </pic:nvPicPr>
                  <pic:blipFill>
                    <a:blip r:embed="rId62"/>
                    <a:stretch>
                      <a:fillRect/>
                    </a:stretch>
                  </pic:blipFill>
                  <pic:spPr>
                    <a:xfrm>
                      <a:off x="0" y="0"/>
                      <a:ext cx="5273040" cy="421640"/>
                    </a:xfrm>
                    <a:prstGeom prst="rect">
                      <a:avLst/>
                    </a:prstGeom>
                    <a:noFill/>
                    <a:ln>
                      <a:noFill/>
                    </a:ln>
                  </pic:spPr>
                </pic:pic>
              </a:graphicData>
            </a:graphic>
          </wp:inline>
        </w:drawing>
      </w:r>
    </w:p>
    <w:p w14:paraId="1806836A">
      <w:pPr>
        <w:pStyle w:val="12"/>
        <w:rPr>
          <w:rFonts w:hint="default"/>
          <w:lang w:val="en-US" w:eastAsia="zh-CN"/>
        </w:rPr>
      </w:pPr>
    </w:p>
    <w:p w14:paraId="372EE46C">
      <w:pPr>
        <w:pStyle w:val="4"/>
        <w:bidi w:val="0"/>
        <w:outlineLvl w:val="1"/>
        <w:rPr>
          <w:rFonts w:hint="default" w:ascii="Times New Roman" w:hAnsi="Times New Roman"/>
          <w:sz w:val="32"/>
          <w:szCs w:val="32"/>
          <w:lang w:val="en-US"/>
        </w:rPr>
      </w:pPr>
      <w:bookmarkStart w:id="108" w:name="_Toc1562"/>
      <w:bookmarkStart w:id="109" w:name="_Toc14766"/>
      <w:bookmarkStart w:id="110" w:name="_Toc28861"/>
      <w:bookmarkStart w:id="111" w:name="_Toc14762"/>
      <w:r>
        <w:rPr>
          <w:rFonts w:hint="eastAsia" w:ascii="Times New Roman" w:hAnsi="Times New Roman" w:cs="宋体"/>
          <w:b/>
          <w:color w:val="000000"/>
          <w:sz w:val="32"/>
          <w:szCs w:val="32"/>
          <w:lang w:val="en-US" w:eastAsia="zh-CN" w:bidi="en-US"/>
        </w:rPr>
        <w:t>2.</w:t>
      </w:r>
      <w:ins w:id="4738" w:author="L" w:date="2026-08-07T16:58:21Z">
        <w:r>
          <w:rPr>
            <w:rFonts w:hint="eastAsia" w:ascii="Times New Roman" w:hAnsi="Times New Roman" w:cs="宋体"/>
            <w:b/>
            <w:color w:val="000000"/>
            <w:sz w:val="32"/>
            <w:szCs w:val="32"/>
            <w:lang w:val="en-US" w:eastAsia="zh-CN" w:bidi="en-US"/>
          </w:rPr>
          <w:t>7</w:t>
        </w:r>
      </w:ins>
      <w:del w:id="4739" w:author="L" w:date="2026-08-07T16:58:21Z">
        <w:r>
          <w:rPr>
            <w:rFonts w:hint="eastAsia" w:ascii="Times New Roman" w:hAnsi="Times New Roman" w:cs="宋体"/>
            <w:b/>
            <w:color w:val="000000"/>
            <w:sz w:val="32"/>
            <w:szCs w:val="32"/>
            <w:lang w:val="en-US" w:eastAsia="zh-CN" w:bidi="en-US"/>
          </w:rPr>
          <w:delText>8</w:delText>
        </w:r>
      </w:del>
      <w:r>
        <w:rPr>
          <w:rFonts w:hint="eastAsia" w:ascii="Times New Roman" w:hAnsi="Times New Roman" w:cs="宋体"/>
          <w:b/>
          <w:color w:val="000000"/>
          <w:sz w:val="32"/>
          <w:szCs w:val="32"/>
          <w:lang w:val="en-US" w:eastAsia="zh-CN" w:bidi="en-US"/>
        </w:rPr>
        <w:t xml:space="preserve"> HDMI接口</w:t>
      </w:r>
      <w:bookmarkEnd w:id="108"/>
      <w:bookmarkEnd w:id="109"/>
      <w:bookmarkEnd w:id="110"/>
      <w:bookmarkEnd w:id="111"/>
    </w:p>
    <w:p w14:paraId="2043EA52">
      <w:pPr>
        <w:jc w:val="left"/>
        <w:rPr>
          <w:rFonts w:hint="eastAsia" w:ascii="Times New Roman" w:hAnsi="Times New Roman" w:eastAsia="宋体" w:cs="宋体"/>
          <w:b w:val="0"/>
          <w:bCs/>
          <w:color w:val="000000"/>
          <w:sz w:val="24"/>
          <w:szCs w:val="24"/>
          <w:lang w:val="en-US" w:eastAsia="zh-CN" w:bidi="en-US"/>
        </w:rPr>
      </w:pPr>
      <w:r>
        <w:rPr>
          <w:rFonts w:hint="eastAsia" w:ascii="Times New Roman" w:hAnsi="Times New Roman" w:eastAsia="宋体" w:cs="宋体"/>
          <w:b w:val="0"/>
          <w:bCs/>
          <w:color w:val="000000"/>
          <w:sz w:val="24"/>
          <w:szCs w:val="24"/>
          <w:lang w:val="en-US" w:eastAsia="zh-CN" w:bidi="en-US"/>
        </w:rPr>
        <w:drawing>
          <wp:inline distT="0" distB="0" distL="114300" distR="114300">
            <wp:extent cx="1084580" cy="2776220"/>
            <wp:effectExtent l="0" t="0" r="1270" b="5080"/>
            <wp:docPr id="79" name="图片 79" descr="EdgePLC A款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图片 79" descr="EdgePLC A款 (1)"/>
                    <pic:cNvPicPr>
                      <a:picLocks noChangeAspect="1"/>
                    </pic:cNvPicPr>
                  </pic:nvPicPr>
                  <pic:blipFill>
                    <a:blip r:embed="rId63"/>
                    <a:srcRect/>
                    <a:stretch>
                      <a:fillRect/>
                    </a:stretch>
                  </pic:blipFill>
                  <pic:spPr>
                    <a:xfrm>
                      <a:off x="0" y="0"/>
                      <a:ext cx="1084580" cy="2776220"/>
                    </a:xfrm>
                    <a:prstGeom prst="rect">
                      <a:avLst/>
                    </a:prstGeom>
                  </pic:spPr>
                </pic:pic>
              </a:graphicData>
            </a:graphic>
          </wp:inline>
        </w:drawing>
      </w:r>
    </w:p>
    <w:p w14:paraId="3721A710">
      <w:pPr>
        <w:keepNext w:val="0"/>
        <w:keepLines w:val="0"/>
        <w:pageBreakBefore w:val="0"/>
        <w:widowControl w:val="0"/>
        <w:shd w:val="clear" w:fill="auto"/>
        <w:kinsoku/>
        <w:wordWrap/>
        <w:overflowPunct/>
        <w:topLinePunct w:val="0"/>
        <w:autoSpaceDE/>
        <w:autoSpaceDN/>
        <w:bidi w:val="0"/>
        <w:adjustRightInd/>
        <w:snapToGrid/>
        <w:spacing w:line="360" w:lineRule="auto"/>
        <w:ind w:firstLine="480" w:firstLineChars="200"/>
        <w:jc w:val="left"/>
        <w:textAlignment w:val="auto"/>
        <w:rPr>
          <w:rFonts w:hint="eastAsia" w:ascii="Times New Roman" w:hAnsi="Times New Roman" w:eastAsia="宋体" w:cs="宋体"/>
          <w:b w:val="0"/>
          <w:bCs/>
          <w:color w:val="000000"/>
          <w:sz w:val="24"/>
          <w:szCs w:val="24"/>
          <w:lang w:val="en-US" w:eastAsia="zh-CN" w:bidi="en-US"/>
        </w:rPr>
      </w:pPr>
      <w:r>
        <w:rPr>
          <w:rFonts w:hint="eastAsia" w:ascii="Times New Roman" w:hAnsi="Times New Roman" w:eastAsia="宋体" w:cs="宋体"/>
          <w:b w:val="0"/>
          <w:bCs/>
          <w:color w:val="000000"/>
          <w:sz w:val="24"/>
          <w:szCs w:val="24"/>
          <w:lang w:val="en-US" w:eastAsia="zh-CN" w:bidi="en-US"/>
        </w:rPr>
        <w:t>HDMI接口如图所示。支持HDMI 1.4和HDMI 2.0标准。</w:t>
      </w:r>
      <w:r>
        <w:rPr>
          <w:rFonts w:hint="default" w:ascii="Times New Roman" w:hAnsi="Times New Roman" w:eastAsia="宋体" w:cs="宋体"/>
          <w:b w:val="0"/>
          <w:bCs/>
          <w:color w:val="000000"/>
          <w:sz w:val="24"/>
          <w:szCs w:val="24"/>
          <w:lang w:val="en-US" w:eastAsia="zh-CN" w:bidi="en-US"/>
        </w:rPr>
        <w:t>系统默认支持的分辨率为1920x1080@60fps，</w:t>
      </w:r>
      <w:r>
        <w:rPr>
          <w:rFonts w:hint="eastAsia" w:ascii="Times New Roman" w:hAnsi="Times New Roman" w:eastAsia="宋体" w:cs="宋体"/>
          <w:b w:val="0"/>
          <w:bCs/>
          <w:color w:val="000000"/>
          <w:sz w:val="24"/>
          <w:szCs w:val="24"/>
          <w:lang w:val="en-US" w:eastAsia="zh-CN" w:bidi="en-US"/>
        </w:rPr>
        <w:t>最高支持</w:t>
      </w:r>
      <w:r>
        <w:rPr>
          <w:rFonts w:hint="default" w:ascii="Times New Roman" w:hAnsi="Times New Roman" w:eastAsia="宋体" w:cs="宋体"/>
          <w:b w:val="0"/>
          <w:bCs/>
          <w:color w:val="000000"/>
          <w:sz w:val="24"/>
          <w:szCs w:val="24"/>
          <w:lang w:val="en-US" w:eastAsia="zh-CN" w:bidi="en-US"/>
        </w:rPr>
        <w:t>HDMI显示分辨率为 4K</w:t>
      </w:r>
      <w:r>
        <w:rPr>
          <w:rFonts w:hint="eastAsia" w:ascii="Times New Roman" w:hAnsi="Times New Roman" w:eastAsia="宋体" w:cs="宋体"/>
          <w:b w:val="0"/>
          <w:bCs/>
          <w:color w:val="000000"/>
          <w:sz w:val="24"/>
          <w:szCs w:val="24"/>
          <w:lang w:val="en-US" w:eastAsia="zh-CN" w:bidi="en-US"/>
        </w:rPr>
        <w:t>。</w:t>
      </w:r>
    </w:p>
    <w:p w14:paraId="7BC46B38">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cs="宋体" w:eastAsiaTheme="minorEastAsia"/>
          <w:kern w:val="2"/>
          <w:sz w:val="24"/>
          <w:szCs w:val="32"/>
          <w:lang w:val="en-US" w:eastAsia="zh-CN" w:bidi="ar-SA"/>
        </w:rPr>
      </w:pPr>
      <w:r>
        <w:rPr>
          <w:rFonts w:hint="eastAsia" w:ascii="Times New Roman" w:hAnsi="Times New Roman" w:cs="宋体" w:eastAsiaTheme="minorEastAsia"/>
          <w:kern w:val="2"/>
          <w:sz w:val="24"/>
          <w:szCs w:val="32"/>
          <w:lang w:val="en-US" w:eastAsia="zh-CN" w:bidi="ar-SA"/>
        </w:rPr>
        <w:t>将HDMI连接设备和显示器，此时显示器应显示</w:t>
      </w:r>
      <w:r>
        <w:rPr>
          <w:rFonts w:hint="eastAsia" w:ascii="Times New Roman" w:hAnsi="Times New Roman" w:cs="宋体"/>
          <w:kern w:val="2"/>
          <w:sz w:val="24"/>
          <w:szCs w:val="32"/>
          <w:lang w:val="en-US" w:eastAsia="zh-CN" w:bidi="ar-SA"/>
        </w:rPr>
        <w:t>桌面系统</w:t>
      </w:r>
      <w:r>
        <w:rPr>
          <w:rFonts w:hint="eastAsia" w:ascii="Times New Roman" w:hAnsi="Times New Roman" w:cs="宋体" w:eastAsiaTheme="minorEastAsia"/>
          <w:kern w:val="2"/>
          <w:sz w:val="24"/>
          <w:szCs w:val="32"/>
          <w:lang w:val="en-US" w:eastAsia="zh-CN" w:bidi="ar-SA"/>
        </w:rPr>
        <w:t>。若没有显示可尝试重启设备。</w:t>
      </w:r>
    </w:p>
    <w:p w14:paraId="049DDA82">
      <w:pPr>
        <w:pStyle w:val="12"/>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drawing>
          <wp:inline distT="0" distB="0" distL="114300" distR="114300">
            <wp:extent cx="4128770" cy="2522220"/>
            <wp:effectExtent l="0" t="0" r="5080" b="11430"/>
            <wp:docPr id="6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图片 1"/>
                    <pic:cNvPicPr>
                      <a:picLocks noChangeAspect="1"/>
                    </pic:cNvPicPr>
                  </pic:nvPicPr>
                  <pic:blipFill>
                    <a:blip r:embed="rId64"/>
                    <a:stretch>
                      <a:fillRect/>
                    </a:stretch>
                  </pic:blipFill>
                  <pic:spPr>
                    <a:xfrm>
                      <a:off x="0" y="0"/>
                      <a:ext cx="4128770" cy="2522220"/>
                    </a:xfrm>
                    <a:prstGeom prst="rect">
                      <a:avLst/>
                    </a:prstGeom>
                    <a:noFill/>
                    <a:ln>
                      <a:noFill/>
                    </a:ln>
                  </pic:spPr>
                </pic:pic>
              </a:graphicData>
            </a:graphic>
          </wp:inline>
        </w:drawing>
      </w:r>
    </w:p>
    <w:p w14:paraId="0ECD5ED2">
      <w:pPr>
        <w:pStyle w:val="4"/>
        <w:bidi w:val="0"/>
        <w:outlineLvl w:val="1"/>
        <w:rPr>
          <w:rFonts w:hint="eastAsia" w:ascii="Times New Roman" w:hAnsi="Times New Roman" w:cs="宋体"/>
          <w:b/>
          <w:color w:val="000000"/>
          <w:kern w:val="2"/>
          <w:sz w:val="32"/>
          <w:szCs w:val="32"/>
          <w:lang w:val="en-US" w:eastAsia="zh-CN" w:bidi="en-US"/>
        </w:rPr>
      </w:pPr>
      <w:bookmarkStart w:id="112" w:name="_Toc7499"/>
      <w:bookmarkStart w:id="113" w:name="_Toc26690"/>
      <w:bookmarkStart w:id="114" w:name="_Toc30010"/>
      <w:bookmarkStart w:id="115" w:name="_Toc29859"/>
      <w:r>
        <w:rPr>
          <w:rFonts w:hint="eastAsia" w:ascii="Times New Roman" w:hAnsi="Times New Roman" w:cs="宋体"/>
          <w:b/>
          <w:color w:val="000000"/>
          <w:kern w:val="2"/>
          <w:sz w:val="32"/>
          <w:szCs w:val="32"/>
          <w:lang w:val="en-US" w:eastAsia="zh-CN" w:bidi="en-US"/>
        </w:rPr>
        <w:t>2.</w:t>
      </w:r>
      <w:ins w:id="4740" w:author="L" w:date="2026-08-07T16:58:25Z">
        <w:r>
          <w:rPr>
            <w:rFonts w:hint="eastAsia" w:ascii="Times New Roman" w:hAnsi="Times New Roman" w:cs="宋体"/>
            <w:b/>
            <w:color w:val="000000"/>
            <w:kern w:val="2"/>
            <w:sz w:val="32"/>
            <w:szCs w:val="32"/>
            <w:lang w:val="en-US" w:eastAsia="zh-CN" w:bidi="en-US"/>
          </w:rPr>
          <w:t>8</w:t>
        </w:r>
      </w:ins>
      <w:del w:id="4741" w:author="L" w:date="2026-08-07T16:58:24Z">
        <w:r>
          <w:rPr>
            <w:rFonts w:hint="eastAsia" w:ascii="Times New Roman" w:hAnsi="Times New Roman" w:cs="宋体"/>
            <w:b/>
            <w:color w:val="000000"/>
            <w:kern w:val="2"/>
            <w:sz w:val="32"/>
            <w:szCs w:val="32"/>
            <w:lang w:val="en-US" w:eastAsia="zh-CN" w:bidi="en-US"/>
          </w:rPr>
          <w:delText>9</w:delText>
        </w:r>
      </w:del>
      <w:r>
        <w:rPr>
          <w:rFonts w:hint="eastAsia" w:ascii="Times New Roman" w:hAnsi="Times New Roman" w:cs="宋体"/>
          <w:b/>
          <w:color w:val="000000"/>
          <w:kern w:val="2"/>
          <w:sz w:val="32"/>
          <w:szCs w:val="32"/>
          <w:lang w:val="en-US" w:eastAsia="zh-CN" w:bidi="en-US"/>
        </w:rPr>
        <w:t>调试串口</w:t>
      </w:r>
      <w:bookmarkEnd w:id="112"/>
      <w:bookmarkEnd w:id="113"/>
      <w:bookmarkEnd w:id="114"/>
      <w:bookmarkEnd w:id="115"/>
    </w:p>
    <w:p w14:paraId="295FA505">
      <w:pPr>
        <w:keepNext w:val="0"/>
        <w:keepLines w:val="0"/>
        <w:widowControl/>
        <w:suppressLineNumbers w:val="0"/>
        <w:jc w:val="left"/>
        <w:rPr>
          <w:rFonts w:hint="eastAsia" w:ascii="Times New Roman" w:hAnsi="Times New Roman" w:cs="宋体" w:eastAsiaTheme="minorEastAsia"/>
          <w:color w:val="000000"/>
          <w:kern w:val="0"/>
          <w:sz w:val="24"/>
          <w:szCs w:val="24"/>
          <w:lang w:val="en-US" w:eastAsia="zh-CN" w:bidi="ar"/>
        </w:rPr>
      </w:pPr>
      <w:r>
        <w:rPr>
          <w:rFonts w:hint="eastAsia" w:ascii="Times New Roman" w:hAnsi="Times New Roman" w:cs="宋体" w:eastAsiaTheme="minorEastAsia"/>
          <w:color w:val="000000"/>
          <w:kern w:val="0"/>
          <w:sz w:val="24"/>
          <w:szCs w:val="24"/>
          <w:lang w:val="en-US" w:eastAsia="zh-CN" w:bidi="ar"/>
        </w:rPr>
        <w:drawing>
          <wp:inline distT="0" distB="0" distL="114300" distR="114300">
            <wp:extent cx="3496310" cy="1304925"/>
            <wp:effectExtent l="0" t="0" r="8890" b="9525"/>
            <wp:docPr id="21" name="图片 21" descr="c8c1b31cf4c96155d490e919f7fb7263_compre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c8c1b31cf4c96155d490e919f7fb7263_compress"/>
                    <pic:cNvPicPr>
                      <a:picLocks noChangeAspect="1"/>
                    </pic:cNvPicPr>
                  </pic:nvPicPr>
                  <pic:blipFill>
                    <a:blip r:embed="rId65"/>
                    <a:stretch>
                      <a:fillRect/>
                    </a:stretch>
                  </pic:blipFill>
                  <pic:spPr>
                    <a:xfrm>
                      <a:off x="0" y="0"/>
                      <a:ext cx="3496310" cy="1304925"/>
                    </a:xfrm>
                    <a:prstGeom prst="rect">
                      <a:avLst/>
                    </a:prstGeom>
                  </pic:spPr>
                </pic:pic>
              </a:graphicData>
            </a:graphic>
          </wp:inline>
        </w:drawing>
      </w:r>
    </w:p>
    <w:p w14:paraId="566B216A">
      <w:pPr>
        <w:keepNext w:val="0"/>
        <w:keepLines w:val="0"/>
        <w:widowControl/>
        <w:suppressLineNumbers w:val="0"/>
        <w:jc w:val="left"/>
        <w:rPr>
          <w:rFonts w:hint="eastAsia" w:ascii="Times New Roman" w:hAnsi="Times New Roman" w:eastAsia="宋体" w:cs="宋体"/>
          <w:color w:val="000000"/>
          <w:kern w:val="0"/>
          <w:sz w:val="24"/>
          <w:szCs w:val="24"/>
          <w:lang w:val="en-US" w:eastAsia="zh-CN" w:bidi="ar"/>
        </w:rPr>
      </w:pPr>
      <w:r>
        <w:rPr>
          <w:rFonts w:hint="eastAsia" w:ascii="Times New Roman" w:hAnsi="Times New Roman" w:eastAsia="宋体" w:cs="宋体"/>
          <w:color w:val="000000"/>
          <w:kern w:val="0"/>
          <w:sz w:val="24"/>
          <w:szCs w:val="24"/>
          <w:lang w:val="en-US" w:eastAsia="zh-CN" w:bidi="ar"/>
        </w:rPr>
        <w:t>调试接口如图。可通过该端口进入设备系统。</w:t>
      </w:r>
    </w:p>
    <w:p w14:paraId="4A3DDA59">
      <w:pPr>
        <w:numPr>
          <w:ilvl w:val="0"/>
          <w:numId w:val="0"/>
        </w:numPr>
        <w:adjustRightInd w:val="0"/>
        <w:spacing w:line="312" w:lineRule="atLeast"/>
        <w:textAlignment w:val="baseline"/>
        <w:rPr>
          <w:rFonts w:hint="default"/>
          <w:lang w:val="en-US" w:eastAsia="zh-CN"/>
        </w:rPr>
      </w:pPr>
    </w:p>
    <w:p w14:paraId="506D0713">
      <w:pPr>
        <w:outlineLvl w:val="1"/>
        <w:rPr>
          <w:rFonts w:hint="eastAsia" w:ascii="Times New Roman" w:hAnsi="Times New Roman" w:cs="宋体"/>
          <w:b/>
          <w:color w:val="000000"/>
          <w:kern w:val="2"/>
          <w:sz w:val="32"/>
          <w:szCs w:val="32"/>
          <w:lang w:val="en-US" w:eastAsia="zh-CN" w:bidi="en-US"/>
        </w:rPr>
      </w:pPr>
      <w:bookmarkStart w:id="116" w:name="_Toc634"/>
      <w:bookmarkStart w:id="117" w:name="_Toc5424"/>
      <w:bookmarkStart w:id="118" w:name="_Toc29246"/>
      <w:bookmarkStart w:id="119" w:name="_Toc1467"/>
      <w:r>
        <w:rPr>
          <w:rFonts w:hint="eastAsia" w:ascii="Times New Roman" w:hAnsi="Times New Roman" w:cs="宋体"/>
          <w:b/>
          <w:color w:val="000000"/>
          <w:kern w:val="2"/>
          <w:sz w:val="32"/>
          <w:szCs w:val="32"/>
          <w:lang w:val="en-US" w:eastAsia="zh-CN" w:bidi="en-US"/>
        </w:rPr>
        <w:t>2.</w:t>
      </w:r>
      <w:ins w:id="4742" w:author="L" w:date="2026-08-07T16:58:27Z">
        <w:r>
          <w:rPr>
            <w:rFonts w:hint="eastAsia" w:ascii="Times New Roman" w:hAnsi="Times New Roman" w:cs="宋体"/>
            <w:b/>
            <w:color w:val="000000"/>
            <w:kern w:val="2"/>
            <w:sz w:val="32"/>
            <w:szCs w:val="32"/>
            <w:lang w:val="en-US" w:eastAsia="zh-CN" w:bidi="en-US"/>
          </w:rPr>
          <w:t>9</w:t>
        </w:r>
      </w:ins>
      <w:del w:id="4743" w:author="L" w:date="2026-08-07T16:58:26Z">
        <w:r>
          <w:rPr>
            <w:rFonts w:hint="eastAsia" w:ascii="Times New Roman" w:hAnsi="Times New Roman" w:cs="宋体"/>
            <w:b/>
            <w:color w:val="000000"/>
            <w:kern w:val="2"/>
            <w:sz w:val="32"/>
            <w:szCs w:val="32"/>
            <w:lang w:val="en-US" w:eastAsia="zh-CN" w:bidi="en-US"/>
          </w:rPr>
          <w:delText>10</w:delText>
        </w:r>
      </w:del>
      <w:r>
        <w:rPr>
          <w:rFonts w:hint="eastAsia" w:ascii="Times New Roman" w:hAnsi="Times New Roman" w:cs="宋体"/>
          <w:b/>
          <w:color w:val="000000"/>
          <w:kern w:val="2"/>
          <w:sz w:val="32"/>
          <w:szCs w:val="32"/>
          <w:lang w:val="en-US" w:eastAsia="zh-CN" w:bidi="en-US"/>
        </w:rPr>
        <w:t xml:space="preserve"> SIM卡插槽</w:t>
      </w:r>
      <w:bookmarkEnd w:id="116"/>
      <w:bookmarkEnd w:id="117"/>
      <w:bookmarkEnd w:id="118"/>
      <w:bookmarkEnd w:id="119"/>
    </w:p>
    <w:p w14:paraId="729FF130">
      <w:pPr>
        <w:outlineLvl w:val="9"/>
        <w:rPr>
          <w:rFonts w:hint="eastAsia" w:eastAsiaTheme="minorEastAsia"/>
          <w:lang w:eastAsia="zh-CN"/>
        </w:rPr>
      </w:pPr>
      <w:r>
        <w:rPr>
          <w:rFonts w:hint="eastAsia" w:eastAsiaTheme="minorEastAsia"/>
          <w:lang w:eastAsia="zh-CN"/>
        </w:rPr>
        <w:drawing>
          <wp:inline distT="0" distB="0" distL="114300" distR="114300">
            <wp:extent cx="3150870" cy="1176655"/>
            <wp:effectExtent l="0" t="0" r="11430" b="4445"/>
            <wp:docPr id="22" name="图片 22" descr="c8c1b31cf4c96155d490e919f7fb7263_compre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c8c1b31cf4c96155d490e919f7fb7263_compress"/>
                    <pic:cNvPicPr>
                      <a:picLocks noChangeAspect="1"/>
                    </pic:cNvPicPr>
                  </pic:nvPicPr>
                  <pic:blipFill>
                    <a:blip r:embed="rId66"/>
                    <a:stretch>
                      <a:fillRect/>
                    </a:stretch>
                  </pic:blipFill>
                  <pic:spPr>
                    <a:xfrm>
                      <a:off x="0" y="0"/>
                      <a:ext cx="3150870" cy="1176655"/>
                    </a:xfrm>
                    <a:prstGeom prst="rect">
                      <a:avLst/>
                    </a:prstGeom>
                  </pic:spPr>
                </pic:pic>
              </a:graphicData>
            </a:graphic>
          </wp:inline>
        </w:drawing>
      </w:r>
    </w:p>
    <w:p w14:paraId="4491B7BB">
      <w:pPr>
        <w:outlineLvl w:val="9"/>
        <w:rPr>
          <w:rFonts w:hint="eastAsia"/>
          <w:lang w:val="en-US" w:eastAsia="zh-CN"/>
        </w:rPr>
      </w:pPr>
    </w:p>
    <w:p w14:paraId="37DF846E">
      <w:pPr>
        <w:outlineLvl w:val="9"/>
        <w:rPr>
          <w:rFonts w:hint="default" w:ascii="Times New Roman" w:hAnsi="Times New Roman" w:eastAsia="宋体" w:cs="宋体"/>
          <w:b w:val="0"/>
          <w:bCs/>
          <w:color w:val="000000"/>
          <w:kern w:val="2"/>
          <w:sz w:val="24"/>
          <w:szCs w:val="24"/>
          <w:lang w:val="en-US" w:eastAsia="zh-CN" w:bidi="en-US"/>
        </w:rPr>
      </w:pPr>
      <w:r>
        <w:rPr>
          <w:rFonts w:hint="eastAsia" w:ascii="Times New Roman" w:hAnsi="Times New Roman" w:eastAsia="宋体" w:cs="宋体"/>
          <w:b w:val="0"/>
          <w:bCs/>
          <w:color w:val="000000"/>
          <w:kern w:val="2"/>
          <w:sz w:val="24"/>
          <w:szCs w:val="24"/>
          <w:lang w:val="en-US" w:eastAsia="zh-CN" w:bidi="en-US"/>
        </w:rPr>
        <w:t>SIM卡槽如图所示。</w:t>
      </w:r>
    </w:p>
    <w:p w14:paraId="3B814428">
      <w:pPr>
        <w:pStyle w:val="12"/>
        <w:ind w:left="0" w:leftChars="0" w:firstLine="0" w:firstLineChars="0"/>
        <w:outlineLvl w:val="1"/>
        <w:rPr>
          <w:rFonts w:hint="eastAsia" w:ascii="Times New Roman" w:hAnsi="Times New Roman" w:cs="宋体"/>
          <w:b/>
          <w:color w:val="000000"/>
          <w:kern w:val="2"/>
          <w:sz w:val="32"/>
          <w:szCs w:val="32"/>
          <w:lang w:val="en-US" w:eastAsia="zh-CN" w:bidi="en-US"/>
        </w:rPr>
      </w:pPr>
      <w:bookmarkStart w:id="120" w:name="_Toc15275"/>
      <w:bookmarkStart w:id="121" w:name="_Toc27847"/>
      <w:bookmarkStart w:id="122" w:name="_Toc24632"/>
      <w:bookmarkStart w:id="123" w:name="_Toc20634"/>
      <w:r>
        <w:rPr>
          <w:rFonts w:hint="eastAsia" w:ascii="Times New Roman" w:hAnsi="Times New Roman" w:cs="宋体"/>
          <w:b/>
          <w:color w:val="000000"/>
          <w:kern w:val="2"/>
          <w:sz w:val="32"/>
          <w:szCs w:val="32"/>
          <w:lang w:val="en-US" w:eastAsia="zh-CN" w:bidi="en-US"/>
        </w:rPr>
        <w:t>2.1</w:t>
      </w:r>
      <w:ins w:id="4744" w:author="L" w:date="2026-08-07T16:58:31Z">
        <w:r>
          <w:rPr>
            <w:rFonts w:hint="eastAsia" w:ascii="Times New Roman" w:hAnsi="Times New Roman" w:cs="宋体"/>
            <w:b/>
            <w:color w:val="000000"/>
            <w:kern w:val="2"/>
            <w:sz w:val="32"/>
            <w:szCs w:val="32"/>
            <w:lang w:val="en-US" w:eastAsia="zh-CN" w:bidi="en-US"/>
          </w:rPr>
          <w:t>0</w:t>
        </w:r>
      </w:ins>
      <w:ins w:id="4745" w:author="L" w:date="2026-08-07T16:58:32Z">
        <w:r>
          <w:rPr>
            <w:rFonts w:hint="eastAsia" w:ascii="Times New Roman" w:hAnsi="Times New Roman" w:cs="宋体"/>
            <w:b/>
            <w:color w:val="000000"/>
            <w:kern w:val="2"/>
            <w:sz w:val="32"/>
            <w:szCs w:val="32"/>
            <w:lang w:val="en-US" w:eastAsia="zh-CN" w:bidi="en-US"/>
          </w:rPr>
          <w:t xml:space="preserve"> </w:t>
        </w:r>
      </w:ins>
      <w:del w:id="4746" w:author="L" w:date="2026-08-07T16:58:30Z">
        <w:r>
          <w:rPr>
            <w:rFonts w:hint="eastAsia" w:ascii="Times New Roman" w:hAnsi="Times New Roman" w:cs="宋体"/>
            <w:b/>
            <w:color w:val="000000"/>
            <w:kern w:val="2"/>
            <w:sz w:val="32"/>
            <w:szCs w:val="32"/>
            <w:lang w:val="en-US" w:eastAsia="zh-CN" w:bidi="en-US"/>
          </w:rPr>
          <w:delText>1</w:delText>
        </w:r>
      </w:del>
      <w:del w:id="4747" w:author="L" w:date="2026-08-07T16:58:29Z">
        <w:r>
          <w:rPr>
            <w:rFonts w:hint="eastAsia" w:ascii="Times New Roman" w:hAnsi="Times New Roman" w:cs="宋体"/>
            <w:b/>
            <w:color w:val="000000"/>
            <w:kern w:val="2"/>
            <w:sz w:val="32"/>
            <w:szCs w:val="32"/>
            <w:lang w:val="en-US" w:eastAsia="zh-CN" w:bidi="en-US"/>
          </w:rPr>
          <w:delText xml:space="preserve"> </w:delText>
        </w:r>
      </w:del>
      <w:r>
        <w:rPr>
          <w:rFonts w:hint="eastAsia" w:ascii="Times New Roman" w:hAnsi="Times New Roman" w:cs="宋体"/>
          <w:b/>
          <w:color w:val="000000"/>
          <w:kern w:val="2"/>
          <w:sz w:val="32"/>
          <w:szCs w:val="32"/>
          <w:lang w:val="en-US" w:eastAsia="zh-CN" w:bidi="en-US"/>
        </w:rPr>
        <w:t>SD卡插槽</w:t>
      </w:r>
      <w:bookmarkEnd w:id="120"/>
      <w:bookmarkEnd w:id="121"/>
      <w:bookmarkEnd w:id="122"/>
      <w:bookmarkEnd w:id="123"/>
    </w:p>
    <w:p w14:paraId="04ABDEFA">
      <w:pPr>
        <w:pStyle w:val="12"/>
        <w:ind w:left="0" w:leftChars="0" w:firstLine="0" w:firstLineChars="0"/>
      </w:pPr>
      <w:r>
        <w:rPr>
          <w:rFonts w:hint="eastAsia" w:eastAsiaTheme="minorEastAsia"/>
          <w:lang w:eastAsia="zh-CN"/>
        </w:rPr>
        <w:drawing>
          <wp:inline distT="0" distB="0" distL="114300" distR="114300">
            <wp:extent cx="3122295" cy="1165225"/>
            <wp:effectExtent l="0" t="0" r="1905" b="15875"/>
            <wp:docPr id="26" name="图片 26" descr="c8c1b31cf4c96155d490e919f7fb7263_compre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descr="c8c1b31cf4c96155d490e919f7fb7263_compress"/>
                    <pic:cNvPicPr>
                      <a:picLocks noChangeAspect="1"/>
                    </pic:cNvPicPr>
                  </pic:nvPicPr>
                  <pic:blipFill>
                    <a:blip r:embed="rId67"/>
                    <a:stretch>
                      <a:fillRect/>
                    </a:stretch>
                  </pic:blipFill>
                  <pic:spPr>
                    <a:xfrm>
                      <a:off x="0" y="0"/>
                      <a:ext cx="3122295" cy="1165225"/>
                    </a:xfrm>
                    <a:prstGeom prst="rect">
                      <a:avLst/>
                    </a:prstGeom>
                  </pic:spPr>
                </pic:pic>
              </a:graphicData>
            </a:graphic>
          </wp:inline>
        </w:drawing>
      </w:r>
    </w:p>
    <w:p w14:paraId="68190A26">
      <w:pPr>
        <w:pStyle w:val="12"/>
        <w:ind w:left="0" w:leftChars="0" w:firstLine="0" w:firstLineChars="0"/>
        <w:rPr>
          <w:rFonts w:hint="eastAsia" w:ascii="Times New Roman" w:hAnsi="Times New Roman" w:eastAsia="宋体" w:cs="宋体"/>
          <w:b w:val="0"/>
          <w:bCs/>
          <w:color w:val="000000"/>
          <w:sz w:val="24"/>
          <w:szCs w:val="24"/>
          <w:lang w:val="en-US" w:eastAsia="zh-CN" w:bidi="en-US"/>
        </w:rPr>
      </w:pPr>
    </w:p>
    <w:p w14:paraId="5FCD0031">
      <w:pPr>
        <w:pStyle w:val="12"/>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textAlignment w:val="auto"/>
        <w:rPr>
          <w:rFonts w:hint="default" w:ascii="Times New Roman" w:hAnsi="Times New Roman" w:eastAsia="宋体" w:cs="宋体"/>
          <w:b w:val="0"/>
          <w:bCs/>
          <w:color w:val="000000"/>
          <w:sz w:val="24"/>
          <w:szCs w:val="24"/>
          <w:lang w:val="en-US" w:eastAsia="zh-CN" w:bidi="en-US"/>
        </w:rPr>
      </w:pPr>
      <w:r>
        <w:rPr>
          <w:rFonts w:hint="eastAsia" w:ascii="Times New Roman" w:hAnsi="Times New Roman" w:eastAsia="宋体" w:cs="宋体"/>
          <w:b w:val="0"/>
          <w:bCs/>
          <w:color w:val="000000"/>
          <w:sz w:val="24"/>
          <w:szCs w:val="24"/>
          <w:lang w:val="en-US" w:eastAsia="zh-CN" w:bidi="en-US"/>
        </w:rPr>
        <w:t>SD卡槽如图所示，支持FAT32格式SD卡，以sd卡烧录为例。</w:t>
      </w:r>
    </w:p>
    <w:p w14:paraId="74EF7147">
      <w:pPr>
        <w:keepNext w:val="0"/>
        <w:keepLines w:val="0"/>
        <w:pageBreakBefore w:val="0"/>
        <w:widowControl w:val="0"/>
        <w:numPr>
          <w:ilvl w:val="0"/>
          <w:numId w:val="5"/>
        </w:numPr>
        <w:kinsoku/>
        <w:wordWrap/>
        <w:overflowPunct/>
        <w:topLinePunct w:val="0"/>
        <w:autoSpaceDE/>
        <w:autoSpaceDN/>
        <w:bidi w:val="0"/>
        <w:adjustRightInd/>
        <w:snapToGrid/>
        <w:spacing w:line="360" w:lineRule="auto"/>
        <w:textAlignment w:val="auto"/>
        <w:rPr>
          <w:rFonts w:hint="default" w:ascii="Times New Roman" w:hAnsi="Times New Roman"/>
          <w:sz w:val="24"/>
          <w:lang w:val="en-US" w:eastAsia="zh-CN"/>
        </w:rPr>
      </w:pPr>
      <w:r>
        <w:rPr>
          <w:rFonts w:hint="eastAsia" w:ascii="Times New Roman" w:hAnsi="Times New Roman"/>
          <w:sz w:val="24"/>
          <w:lang w:val="en-US" w:eastAsia="zh-CN"/>
        </w:rPr>
        <w:t>接入SD卡，属于系统启动卡，工作状态下，输入</w:t>
      </w:r>
    </w:p>
    <w:p w14:paraId="39E09457">
      <w:pPr>
        <w:pStyle w:val="12"/>
        <w:keepNext w:val="0"/>
        <w:keepLines w:val="0"/>
        <w:pageBreakBefore w:val="0"/>
        <w:widowControl w:val="0"/>
        <w:shd w:val="clear" w:fill="E7E6E6" w:themeFill="background2"/>
        <w:kinsoku/>
        <w:wordWrap/>
        <w:overflowPunct/>
        <w:topLinePunct w:val="0"/>
        <w:autoSpaceDE/>
        <w:autoSpaceDN/>
        <w:bidi w:val="0"/>
        <w:adjustRightInd/>
        <w:snapToGrid/>
        <w:spacing w:line="360" w:lineRule="auto"/>
        <w:ind w:left="0" w:leftChars="0" w:firstLine="420" w:firstLineChars="0"/>
        <w:textAlignment w:val="auto"/>
        <w:outlineLvl w:val="9"/>
        <w:rPr>
          <w:rFonts w:hint="eastAsia" w:ascii="Times New Roman" w:hAnsi="Times New Roman" w:eastAsia="宋体" w:cs="Times New Roman"/>
          <w:b w:val="0"/>
          <w:bCs/>
          <w:color w:val="0000FF"/>
          <w:sz w:val="24"/>
          <w:szCs w:val="24"/>
          <w:lang w:val="en-US" w:eastAsia="zh-CN" w:bidi="en-US"/>
        </w:rPr>
      </w:pPr>
      <w:r>
        <w:rPr>
          <w:rFonts w:hint="eastAsia" w:ascii="Times New Roman" w:hAnsi="Times New Roman" w:eastAsia="宋体" w:cs="Times New Roman"/>
          <w:b w:val="0"/>
          <w:bCs/>
          <w:color w:val="0000FF"/>
          <w:sz w:val="24"/>
          <w:szCs w:val="24"/>
          <w:lang w:val="en-US" w:eastAsia="zh-CN" w:bidi="en-US"/>
        </w:rPr>
        <w:t>fdisk -l</w:t>
      </w:r>
    </w:p>
    <w:p w14:paraId="68BEF741">
      <w:pPr>
        <w:rPr>
          <w:rFonts w:hint="default"/>
          <w:lang w:val="en-US" w:eastAsia="zh-CN"/>
        </w:rPr>
      </w:pPr>
      <w:r>
        <w:drawing>
          <wp:inline distT="0" distB="0" distL="114300" distR="114300">
            <wp:extent cx="5273040" cy="2936240"/>
            <wp:effectExtent l="0" t="0" r="3810" b="16510"/>
            <wp:docPr id="60"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图片 3"/>
                    <pic:cNvPicPr>
                      <a:picLocks noChangeAspect="1"/>
                    </pic:cNvPicPr>
                  </pic:nvPicPr>
                  <pic:blipFill>
                    <a:blip r:embed="rId68"/>
                    <a:stretch>
                      <a:fillRect/>
                    </a:stretch>
                  </pic:blipFill>
                  <pic:spPr>
                    <a:xfrm>
                      <a:off x="0" y="0"/>
                      <a:ext cx="5273040" cy="2936240"/>
                    </a:xfrm>
                    <a:prstGeom prst="rect">
                      <a:avLst/>
                    </a:prstGeom>
                    <a:noFill/>
                    <a:ln>
                      <a:noFill/>
                    </a:ln>
                  </pic:spPr>
                </pic:pic>
              </a:graphicData>
            </a:graphic>
          </wp:inline>
        </w:drawing>
      </w:r>
    </w:p>
    <w:p w14:paraId="734F825C">
      <w:pPr>
        <w:keepNext w:val="0"/>
        <w:keepLines w:val="0"/>
        <w:pageBreakBefore w:val="0"/>
        <w:widowControl w:val="0"/>
        <w:numPr>
          <w:ilvl w:val="0"/>
          <w:numId w:val="5"/>
        </w:numPr>
        <w:kinsoku/>
        <w:wordWrap/>
        <w:overflowPunct/>
        <w:topLinePunct w:val="0"/>
        <w:autoSpaceDE/>
        <w:autoSpaceDN/>
        <w:bidi w:val="0"/>
        <w:adjustRightInd/>
        <w:snapToGrid/>
        <w:spacing w:line="360" w:lineRule="auto"/>
        <w:textAlignment w:val="auto"/>
        <w:rPr>
          <w:rFonts w:hint="eastAsia" w:ascii="Times New Roman" w:hAnsi="Times New Roman"/>
          <w:sz w:val="24"/>
          <w:lang w:val="en-US" w:eastAsia="zh-CN"/>
        </w:rPr>
      </w:pPr>
      <w:r>
        <w:rPr>
          <w:rFonts w:hint="eastAsia" w:ascii="Times New Roman" w:hAnsi="Times New Roman"/>
          <w:sz w:val="24"/>
          <w:lang w:val="en-US" w:eastAsia="zh-CN"/>
        </w:rPr>
        <w:t>系统识别到存储介质包含两个有效大分区，后续读写性能测试将限定在SD卡路径下进行”，并且可直观读取到该存储设备的实际物理容量。</w:t>
      </w:r>
    </w:p>
    <w:p w14:paraId="5861ED0E">
      <w:pPr>
        <w:keepNext w:val="0"/>
        <w:keepLines w:val="0"/>
        <w:pageBreakBefore w:val="0"/>
        <w:widowControl w:val="0"/>
        <w:numPr>
          <w:ilvl w:val="0"/>
          <w:numId w:val="5"/>
        </w:numPr>
        <w:kinsoku/>
        <w:wordWrap/>
        <w:overflowPunct/>
        <w:topLinePunct w:val="0"/>
        <w:autoSpaceDE/>
        <w:autoSpaceDN/>
        <w:bidi w:val="0"/>
        <w:adjustRightInd/>
        <w:snapToGrid/>
        <w:spacing w:line="360" w:lineRule="auto"/>
        <w:textAlignment w:val="auto"/>
        <w:rPr>
          <w:rFonts w:hint="eastAsia" w:ascii="Times New Roman" w:hAnsi="Times New Roman"/>
          <w:sz w:val="24"/>
          <w:lang w:val="en-US" w:eastAsia="zh-CN"/>
        </w:rPr>
      </w:pPr>
      <w:r>
        <w:rPr>
          <w:rFonts w:hint="eastAsia" w:ascii="Times New Roman" w:hAnsi="Times New Roman"/>
          <w:sz w:val="24"/>
          <w:lang w:val="en-US" w:eastAsia="zh-CN"/>
        </w:rPr>
        <w:t>可以通过指令查看k1p8分区能不能读写</w:t>
      </w:r>
    </w:p>
    <w:p w14:paraId="2271CC85">
      <w:pPr>
        <w:pStyle w:val="12"/>
        <w:keepNext w:val="0"/>
        <w:keepLines w:val="0"/>
        <w:pageBreakBefore w:val="0"/>
        <w:widowControl w:val="0"/>
        <w:shd w:val="clear" w:fill="E7E6E6" w:themeFill="background2"/>
        <w:kinsoku/>
        <w:wordWrap/>
        <w:overflowPunct/>
        <w:topLinePunct w:val="0"/>
        <w:autoSpaceDE/>
        <w:autoSpaceDN/>
        <w:bidi w:val="0"/>
        <w:adjustRightInd/>
        <w:snapToGrid/>
        <w:spacing w:line="360" w:lineRule="auto"/>
        <w:ind w:left="0" w:leftChars="0" w:firstLine="420" w:firstLineChars="0"/>
        <w:textAlignment w:val="auto"/>
        <w:outlineLvl w:val="9"/>
        <w:rPr>
          <w:rFonts w:hint="eastAsia" w:ascii="Times New Roman" w:hAnsi="Times New Roman" w:eastAsia="宋体" w:cs="Times New Roman"/>
          <w:b w:val="0"/>
          <w:bCs/>
          <w:color w:val="0000FF"/>
          <w:sz w:val="24"/>
          <w:szCs w:val="24"/>
          <w:lang w:val="en-US" w:eastAsia="zh-CN" w:bidi="en-US"/>
        </w:rPr>
      </w:pPr>
      <w:r>
        <w:rPr>
          <w:rFonts w:hint="eastAsia" w:ascii="Times New Roman" w:hAnsi="Times New Roman" w:eastAsia="宋体" w:cs="Times New Roman"/>
          <w:b w:val="0"/>
          <w:bCs/>
          <w:color w:val="0000FF"/>
          <w:sz w:val="24"/>
          <w:szCs w:val="24"/>
          <w:lang w:val="en-US" w:eastAsia="zh-CN" w:bidi="en-US"/>
        </w:rPr>
        <w:t>blkid /dev/mmcblk1p8</w:t>
      </w:r>
    </w:p>
    <w:p w14:paraId="3C9CFE79">
      <w:r>
        <w:drawing>
          <wp:inline distT="0" distB="0" distL="114300" distR="114300">
            <wp:extent cx="5271135" cy="444500"/>
            <wp:effectExtent l="0" t="0" r="5715" b="12700"/>
            <wp:docPr id="91"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图片 7"/>
                    <pic:cNvPicPr>
                      <a:picLocks noChangeAspect="1"/>
                    </pic:cNvPicPr>
                  </pic:nvPicPr>
                  <pic:blipFill>
                    <a:blip r:embed="rId69"/>
                    <a:stretch>
                      <a:fillRect/>
                    </a:stretch>
                  </pic:blipFill>
                  <pic:spPr>
                    <a:xfrm>
                      <a:off x="0" y="0"/>
                      <a:ext cx="5271135" cy="444500"/>
                    </a:xfrm>
                    <a:prstGeom prst="rect">
                      <a:avLst/>
                    </a:prstGeom>
                    <a:noFill/>
                    <a:ln>
                      <a:noFill/>
                    </a:ln>
                  </pic:spPr>
                </pic:pic>
              </a:graphicData>
            </a:graphic>
          </wp:inline>
        </w:drawing>
      </w:r>
    </w:p>
    <w:p w14:paraId="782AE0A0">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eastAsiaTheme="minorEastAsia"/>
          <w:sz w:val="24"/>
          <w:szCs w:val="24"/>
          <w:lang w:val="en-US" w:eastAsia="zh-CN"/>
        </w:rPr>
      </w:pPr>
      <w:r>
        <w:rPr>
          <w:rFonts w:hint="eastAsia"/>
          <w:sz w:val="24"/>
          <w:szCs w:val="24"/>
          <w:lang w:val="en-US" w:eastAsia="zh-CN"/>
        </w:rPr>
        <w:t>识别到为用户分区，可读写即可使用</w:t>
      </w:r>
    </w:p>
    <w:p w14:paraId="08565BA0">
      <w:pPr>
        <w:keepNext w:val="0"/>
        <w:keepLines w:val="0"/>
        <w:pageBreakBefore w:val="0"/>
        <w:widowControl w:val="0"/>
        <w:numPr>
          <w:ilvl w:val="0"/>
          <w:numId w:val="5"/>
        </w:numPr>
        <w:kinsoku/>
        <w:wordWrap/>
        <w:overflowPunct/>
        <w:topLinePunct w:val="0"/>
        <w:autoSpaceDE/>
        <w:autoSpaceDN/>
        <w:bidi w:val="0"/>
        <w:adjustRightInd/>
        <w:snapToGrid/>
        <w:spacing w:line="360" w:lineRule="auto"/>
        <w:textAlignment w:val="auto"/>
        <w:rPr>
          <w:rFonts w:hint="eastAsia" w:ascii="Times New Roman" w:hAnsi="Times New Roman"/>
          <w:sz w:val="24"/>
          <w:lang w:val="en-US" w:eastAsia="zh-CN"/>
        </w:rPr>
      </w:pPr>
      <w:r>
        <w:rPr>
          <w:rFonts w:hint="eastAsia" w:ascii="Times New Roman" w:hAnsi="Times New Roman"/>
          <w:sz w:val="24"/>
          <w:lang w:val="en-US" w:eastAsia="zh-CN"/>
        </w:rPr>
        <w:t>执行卸载指令</w:t>
      </w:r>
    </w:p>
    <w:p w14:paraId="135FCEE8">
      <w:pPr>
        <w:pStyle w:val="12"/>
        <w:keepNext w:val="0"/>
        <w:keepLines w:val="0"/>
        <w:pageBreakBefore w:val="0"/>
        <w:widowControl w:val="0"/>
        <w:shd w:val="clear" w:fill="E7E6E6" w:themeFill="background2"/>
        <w:kinsoku/>
        <w:wordWrap/>
        <w:overflowPunct/>
        <w:topLinePunct w:val="0"/>
        <w:autoSpaceDE/>
        <w:autoSpaceDN/>
        <w:bidi w:val="0"/>
        <w:adjustRightInd/>
        <w:snapToGrid/>
        <w:spacing w:line="360" w:lineRule="auto"/>
        <w:ind w:left="0" w:leftChars="0" w:firstLine="420" w:firstLineChars="0"/>
        <w:textAlignment w:val="auto"/>
        <w:outlineLvl w:val="9"/>
        <w:rPr>
          <w:rFonts w:hint="eastAsia" w:ascii="Times New Roman" w:hAnsi="Times New Roman" w:eastAsia="宋体" w:cs="Times New Roman"/>
          <w:b w:val="0"/>
          <w:bCs/>
          <w:color w:val="0000FF"/>
          <w:sz w:val="24"/>
          <w:szCs w:val="24"/>
          <w:lang w:val="en-US" w:eastAsia="zh-CN" w:bidi="en-US"/>
        </w:rPr>
      </w:pPr>
      <w:r>
        <w:rPr>
          <w:rFonts w:hint="eastAsia" w:ascii="Times New Roman" w:hAnsi="Times New Roman" w:eastAsia="宋体" w:cs="Times New Roman"/>
          <w:b w:val="0"/>
          <w:bCs/>
          <w:color w:val="0000FF"/>
          <w:sz w:val="24"/>
          <w:szCs w:val="24"/>
          <w:lang w:val="en-US" w:eastAsia="zh-CN" w:bidi="en-US"/>
        </w:rPr>
        <w:t>umount /dev/mmcblk1p8</w:t>
      </w:r>
    </w:p>
    <w:p w14:paraId="0DD2F6F1">
      <w:pPr>
        <w:keepNext w:val="0"/>
        <w:keepLines w:val="0"/>
        <w:pageBreakBefore w:val="0"/>
        <w:widowControl w:val="0"/>
        <w:numPr>
          <w:ilvl w:val="0"/>
          <w:numId w:val="5"/>
        </w:numPr>
        <w:kinsoku/>
        <w:wordWrap/>
        <w:overflowPunct/>
        <w:topLinePunct w:val="0"/>
        <w:autoSpaceDE/>
        <w:autoSpaceDN/>
        <w:bidi w:val="0"/>
        <w:adjustRightInd/>
        <w:snapToGrid/>
        <w:spacing w:line="360" w:lineRule="auto"/>
        <w:textAlignment w:val="auto"/>
        <w:rPr>
          <w:rFonts w:hint="default" w:ascii="Times New Roman" w:hAnsi="Times New Roman"/>
          <w:sz w:val="24"/>
          <w:lang w:val="en-US" w:eastAsia="zh-CN"/>
        </w:rPr>
      </w:pPr>
      <w:r>
        <w:rPr>
          <w:rFonts w:hint="eastAsia" w:ascii="Times New Roman" w:hAnsi="Times New Roman"/>
          <w:sz w:val="24"/>
          <w:lang w:val="en-US" w:eastAsia="zh-CN"/>
        </w:rPr>
        <w:t>然后输入以下指令测试写入：</w:t>
      </w:r>
    </w:p>
    <w:p w14:paraId="6AD756F3">
      <w:pPr>
        <w:pStyle w:val="12"/>
        <w:keepNext w:val="0"/>
        <w:keepLines w:val="0"/>
        <w:pageBreakBefore w:val="0"/>
        <w:widowControl w:val="0"/>
        <w:shd w:val="clear" w:fill="E7E6E6" w:themeFill="background2"/>
        <w:kinsoku/>
        <w:wordWrap/>
        <w:overflowPunct/>
        <w:topLinePunct w:val="0"/>
        <w:autoSpaceDE/>
        <w:autoSpaceDN/>
        <w:bidi w:val="0"/>
        <w:adjustRightInd/>
        <w:snapToGrid/>
        <w:spacing w:line="360" w:lineRule="auto"/>
        <w:ind w:left="0" w:leftChars="0" w:firstLine="420" w:firstLineChars="0"/>
        <w:textAlignment w:val="auto"/>
        <w:outlineLvl w:val="9"/>
        <w:rPr>
          <w:rFonts w:hint="default" w:ascii="Times New Roman" w:hAnsi="Times New Roman" w:eastAsia="宋体" w:cs="Times New Roman"/>
          <w:b w:val="0"/>
          <w:bCs/>
          <w:color w:val="0000FF"/>
          <w:sz w:val="24"/>
          <w:szCs w:val="24"/>
          <w:lang w:val="en-US" w:eastAsia="zh-CN" w:bidi="en-US"/>
        </w:rPr>
      </w:pPr>
      <w:r>
        <w:rPr>
          <w:rFonts w:hint="eastAsia" w:ascii="Times New Roman" w:hAnsi="Times New Roman" w:eastAsia="宋体" w:cs="Times New Roman"/>
          <w:b w:val="0"/>
          <w:bCs/>
          <w:color w:val="0000FF"/>
          <w:sz w:val="24"/>
          <w:szCs w:val="24"/>
          <w:lang w:val="en-US" w:eastAsia="zh-CN" w:bidi="en-US"/>
        </w:rPr>
        <w:t>fio --filename=/dev/mmcblk1p8 --ioengine=psync --rw=write --bs=1024k --size=1G --numjobs=1 --thread --group_reporting --name=write_job --ramp_time=1 --direct=1</w:t>
      </w:r>
    </w:p>
    <w:p w14:paraId="7D099FA0">
      <w:pPr>
        <w:keepNext w:val="0"/>
        <w:keepLines w:val="0"/>
        <w:pageBreakBefore w:val="0"/>
        <w:widowControl w:val="0"/>
        <w:numPr>
          <w:ilvl w:val="0"/>
          <w:numId w:val="5"/>
        </w:numPr>
        <w:kinsoku/>
        <w:wordWrap/>
        <w:overflowPunct/>
        <w:topLinePunct w:val="0"/>
        <w:autoSpaceDE/>
        <w:autoSpaceDN/>
        <w:bidi w:val="0"/>
        <w:adjustRightInd/>
        <w:snapToGrid/>
        <w:spacing w:line="360" w:lineRule="auto"/>
        <w:textAlignment w:val="auto"/>
        <w:rPr>
          <w:rFonts w:hint="default" w:ascii="Times New Roman" w:hAnsi="Times New Roman"/>
          <w:sz w:val="24"/>
          <w:lang w:val="en-US" w:eastAsia="zh-CN"/>
        </w:rPr>
      </w:pPr>
      <w:r>
        <w:rPr>
          <w:rFonts w:hint="eastAsia" w:ascii="Times New Roman" w:hAnsi="Times New Roman"/>
          <w:sz w:val="24"/>
          <w:lang w:val="en-US" w:eastAsia="zh-CN"/>
        </w:rPr>
        <w:t>可以看到工作状态下的（负载）写入的速度。</w:t>
      </w:r>
    </w:p>
    <w:p w14:paraId="1A877071">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ascii="Times New Roman" w:hAnsi="Times New Roman"/>
          <w:sz w:val="24"/>
          <w:lang w:val="en-US" w:eastAsia="zh-CN"/>
        </w:rPr>
      </w:pPr>
      <w:r>
        <w:drawing>
          <wp:inline distT="0" distB="0" distL="114300" distR="114300">
            <wp:extent cx="5273040" cy="731520"/>
            <wp:effectExtent l="0" t="0" r="3810" b="11430"/>
            <wp:docPr id="92"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图片 8"/>
                    <pic:cNvPicPr>
                      <a:picLocks noChangeAspect="1"/>
                    </pic:cNvPicPr>
                  </pic:nvPicPr>
                  <pic:blipFill>
                    <a:blip r:embed="rId70"/>
                    <a:stretch>
                      <a:fillRect/>
                    </a:stretch>
                  </pic:blipFill>
                  <pic:spPr>
                    <a:xfrm>
                      <a:off x="0" y="0"/>
                      <a:ext cx="5273040" cy="731520"/>
                    </a:xfrm>
                    <a:prstGeom prst="rect">
                      <a:avLst/>
                    </a:prstGeom>
                    <a:noFill/>
                    <a:ln>
                      <a:noFill/>
                    </a:ln>
                  </pic:spPr>
                </pic:pic>
              </a:graphicData>
            </a:graphic>
          </wp:inline>
        </w:drawing>
      </w:r>
    </w:p>
    <w:p w14:paraId="00BDF1C9">
      <w:pPr>
        <w:keepNext w:val="0"/>
        <w:keepLines w:val="0"/>
        <w:pageBreakBefore w:val="0"/>
        <w:widowControl w:val="0"/>
        <w:numPr>
          <w:ilvl w:val="0"/>
          <w:numId w:val="5"/>
        </w:numPr>
        <w:kinsoku/>
        <w:wordWrap/>
        <w:overflowPunct/>
        <w:topLinePunct w:val="0"/>
        <w:autoSpaceDE/>
        <w:autoSpaceDN/>
        <w:bidi w:val="0"/>
        <w:adjustRightInd/>
        <w:snapToGrid/>
        <w:spacing w:line="360" w:lineRule="auto"/>
        <w:textAlignment w:val="auto"/>
        <w:rPr>
          <w:rFonts w:hint="eastAsia" w:ascii="Times New Roman" w:hAnsi="Times New Roman"/>
          <w:sz w:val="24"/>
          <w:lang w:val="en-US" w:eastAsia="zh-CN"/>
        </w:rPr>
      </w:pPr>
      <w:r>
        <w:rPr>
          <w:rFonts w:hint="eastAsia" w:ascii="Times New Roman" w:hAnsi="Times New Roman"/>
          <w:sz w:val="24"/>
          <w:lang w:val="en-US" w:eastAsia="zh-CN"/>
        </w:rPr>
        <w:t>读取前需清除写入带来的缓存。</w:t>
      </w:r>
    </w:p>
    <w:p w14:paraId="3BA73A8E">
      <w:pPr>
        <w:pStyle w:val="12"/>
        <w:keepNext w:val="0"/>
        <w:keepLines w:val="0"/>
        <w:pageBreakBefore w:val="0"/>
        <w:widowControl w:val="0"/>
        <w:shd w:val="clear" w:fill="E7E6E6" w:themeFill="background2"/>
        <w:kinsoku/>
        <w:wordWrap/>
        <w:overflowPunct/>
        <w:topLinePunct w:val="0"/>
        <w:autoSpaceDE/>
        <w:autoSpaceDN/>
        <w:bidi w:val="0"/>
        <w:adjustRightInd/>
        <w:snapToGrid/>
        <w:spacing w:line="360" w:lineRule="auto"/>
        <w:ind w:left="0" w:leftChars="0" w:firstLine="420" w:firstLineChars="0"/>
        <w:textAlignment w:val="auto"/>
        <w:outlineLvl w:val="9"/>
        <w:rPr>
          <w:rFonts w:hint="default" w:ascii="Times New Roman" w:hAnsi="Times New Roman" w:eastAsia="宋体" w:cs="Times New Roman"/>
          <w:b w:val="0"/>
          <w:bCs/>
          <w:color w:val="0000FF"/>
          <w:sz w:val="24"/>
          <w:szCs w:val="24"/>
          <w:lang w:val="en-US" w:eastAsia="zh-CN" w:bidi="en-US"/>
        </w:rPr>
      </w:pPr>
      <w:r>
        <w:rPr>
          <w:rFonts w:hint="eastAsia" w:ascii="Times New Roman" w:hAnsi="Times New Roman" w:eastAsia="宋体" w:cs="Times New Roman"/>
          <w:b w:val="0"/>
          <w:bCs/>
          <w:color w:val="0000FF"/>
          <w:sz w:val="24"/>
          <w:szCs w:val="24"/>
          <w:lang w:val="en-US" w:eastAsia="zh-CN" w:bidi="en-US"/>
        </w:rPr>
        <w:t>sync; echo 3 | tee /proc/sys/vm/drop_caches</w:t>
      </w:r>
    </w:p>
    <w:p w14:paraId="0BEAD6F3">
      <w:pPr>
        <w:keepNext w:val="0"/>
        <w:keepLines w:val="0"/>
        <w:pageBreakBefore w:val="0"/>
        <w:widowControl w:val="0"/>
        <w:numPr>
          <w:ilvl w:val="0"/>
          <w:numId w:val="5"/>
        </w:numPr>
        <w:kinsoku/>
        <w:wordWrap/>
        <w:overflowPunct/>
        <w:topLinePunct w:val="0"/>
        <w:autoSpaceDE/>
        <w:autoSpaceDN/>
        <w:bidi w:val="0"/>
        <w:adjustRightInd/>
        <w:snapToGrid/>
        <w:spacing w:line="360" w:lineRule="auto"/>
        <w:textAlignment w:val="auto"/>
        <w:rPr>
          <w:rFonts w:hint="default" w:ascii="Times New Roman" w:hAnsi="Times New Roman"/>
          <w:sz w:val="24"/>
          <w:lang w:val="en-US" w:eastAsia="zh-CN"/>
        </w:rPr>
      </w:pPr>
      <w:r>
        <w:rPr>
          <w:rFonts w:hint="eastAsia" w:ascii="Times New Roman" w:hAnsi="Times New Roman"/>
          <w:sz w:val="24"/>
          <w:lang w:val="en-US" w:eastAsia="zh-CN"/>
        </w:rPr>
        <w:t>再输入以下指令测试读取：</w:t>
      </w:r>
    </w:p>
    <w:p w14:paraId="3A782974">
      <w:pPr>
        <w:pStyle w:val="12"/>
        <w:keepNext w:val="0"/>
        <w:keepLines w:val="0"/>
        <w:pageBreakBefore w:val="0"/>
        <w:widowControl w:val="0"/>
        <w:shd w:val="clear" w:fill="E7E6E6" w:themeFill="background2"/>
        <w:kinsoku/>
        <w:wordWrap/>
        <w:overflowPunct/>
        <w:topLinePunct w:val="0"/>
        <w:autoSpaceDE/>
        <w:autoSpaceDN/>
        <w:bidi w:val="0"/>
        <w:adjustRightInd/>
        <w:snapToGrid/>
        <w:spacing w:line="360" w:lineRule="auto"/>
        <w:ind w:left="0" w:leftChars="0" w:firstLine="420" w:firstLineChars="0"/>
        <w:textAlignment w:val="auto"/>
        <w:outlineLvl w:val="9"/>
        <w:rPr>
          <w:rFonts w:hint="default" w:ascii="Times New Roman" w:hAnsi="Times New Roman" w:eastAsia="宋体" w:cs="Times New Roman"/>
          <w:b w:val="0"/>
          <w:bCs/>
          <w:color w:val="0000FF"/>
          <w:sz w:val="24"/>
          <w:szCs w:val="24"/>
          <w:lang w:val="en-US" w:eastAsia="zh-CN" w:bidi="en-US"/>
        </w:rPr>
      </w:pPr>
      <w:r>
        <w:rPr>
          <w:rFonts w:hint="eastAsia" w:ascii="Times New Roman" w:hAnsi="Times New Roman" w:eastAsia="宋体" w:cs="Times New Roman"/>
          <w:b w:val="0"/>
          <w:bCs/>
          <w:color w:val="0000FF"/>
          <w:sz w:val="24"/>
          <w:szCs w:val="24"/>
          <w:lang w:val="en-US" w:eastAsia="zh-CN" w:bidi="en-US"/>
        </w:rPr>
        <w:t>fio --filename=/dev/mmcblk1p8 --ioengine=psync --rw=read --bs=1024k --size=1G --numjobs=1 --thread --group_reporting --name=read_job --ramp_time=1 --direct=1</w:t>
      </w:r>
    </w:p>
    <w:p w14:paraId="01079CE3">
      <w:pPr>
        <w:keepNext w:val="0"/>
        <w:keepLines w:val="0"/>
        <w:pageBreakBefore w:val="0"/>
        <w:widowControl w:val="0"/>
        <w:numPr>
          <w:ilvl w:val="0"/>
          <w:numId w:val="5"/>
        </w:numPr>
        <w:kinsoku/>
        <w:wordWrap/>
        <w:overflowPunct/>
        <w:topLinePunct w:val="0"/>
        <w:autoSpaceDE/>
        <w:autoSpaceDN/>
        <w:bidi w:val="0"/>
        <w:adjustRightInd/>
        <w:snapToGrid/>
        <w:spacing w:line="360" w:lineRule="auto"/>
        <w:textAlignment w:val="auto"/>
        <w:rPr>
          <w:rFonts w:hint="default" w:ascii="Times New Roman" w:hAnsi="Times New Roman"/>
          <w:sz w:val="24"/>
          <w:lang w:val="en-US" w:eastAsia="zh-CN"/>
        </w:rPr>
      </w:pPr>
      <w:r>
        <w:rPr>
          <w:rFonts w:hint="eastAsia" w:ascii="Times New Roman" w:hAnsi="Times New Roman"/>
          <w:sz w:val="24"/>
          <w:lang w:val="en-US" w:eastAsia="zh-CN"/>
        </w:rPr>
        <w:t>可以看到工作状态下读取的速度。</w:t>
      </w:r>
    </w:p>
    <w:p w14:paraId="61837A9E">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ascii="Times New Roman" w:hAnsi="Times New Roman"/>
          <w:sz w:val="24"/>
          <w:lang w:val="en-US" w:eastAsia="zh-CN"/>
        </w:rPr>
      </w:pPr>
      <w:r>
        <w:drawing>
          <wp:inline distT="0" distB="0" distL="114300" distR="114300">
            <wp:extent cx="5271770" cy="763270"/>
            <wp:effectExtent l="0" t="0" r="5080" b="17780"/>
            <wp:docPr id="93"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图片 9"/>
                    <pic:cNvPicPr>
                      <a:picLocks noChangeAspect="1"/>
                    </pic:cNvPicPr>
                  </pic:nvPicPr>
                  <pic:blipFill>
                    <a:blip r:embed="rId71"/>
                    <a:stretch>
                      <a:fillRect/>
                    </a:stretch>
                  </pic:blipFill>
                  <pic:spPr>
                    <a:xfrm>
                      <a:off x="0" y="0"/>
                      <a:ext cx="5271770" cy="763270"/>
                    </a:xfrm>
                    <a:prstGeom prst="rect">
                      <a:avLst/>
                    </a:prstGeom>
                    <a:noFill/>
                    <a:ln>
                      <a:noFill/>
                    </a:ln>
                  </pic:spPr>
                </pic:pic>
              </a:graphicData>
            </a:graphic>
          </wp:inline>
        </w:drawing>
      </w:r>
    </w:p>
    <w:p w14:paraId="518F4366">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ascii="Times New Roman" w:hAnsi="Times New Roman"/>
          <w:sz w:val="24"/>
          <w:lang w:val="en-US" w:eastAsia="zh-CN"/>
        </w:rPr>
      </w:pPr>
      <w:r>
        <w:rPr>
          <w:rFonts w:hint="eastAsia" w:ascii="Times New Roman" w:hAnsi="Times New Roman"/>
          <w:sz w:val="24"/>
          <w:lang w:val="en-US" w:eastAsia="zh-CN"/>
        </w:rPr>
        <w:t>A~F步骤都正常说明这个SD卡接口没有问题。</w:t>
      </w:r>
    </w:p>
    <w:p w14:paraId="2CFB12B1">
      <w:pPr>
        <w:keepNext w:val="0"/>
        <w:keepLines w:val="0"/>
        <w:pageBreakBefore w:val="0"/>
        <w:widowControl w:val="0"/>
        <w:numPr>
          <w:ilvl w:val="0"/>
          <w:numId w:val="5"/>
        </w:numPr>
        <w:kinsoku/>
        <w:wordWrap/>
        <w:overflowPunct/>
        <w:topLinePunct w:val="0"/>
        <w:autoSpaceDE/>
        <w:autoSpaceDN/>
        <w:bidi w:val="0"/>
        <w:adjustRightInd/>
        <w:snapToGrid/>
        <w:spacing w:line="360" w:lineRule="auto"/>
        <w:textAlignment w:val="auto"/>
        <w:rPr>
          <w:rFonts w:hint="default" w:ascii="Times New Roman" w:hAnsi="Times New Roman"/>
          <w:sz w:val="24"/>
          <w:lang w:val="en-US" w:eastAsia="zh-CN"/>
        </w:rPr>
      </w:pPr>
      <w:r>
        <w:rPr>
          <w:rFonts w:hint="eastAsia" w:ascii="Times New Roman" w:hAnsi="Times New Roman"/>
          <w:sz w:val="24"/>
          <w:lang w:val="en-US" w:eastAsia="zh-CN"/>
        </w:rPr>
        <w:t>测试完同步数据，重新测试需要清除缓存</w:t>
      </w:r>
    </w:p>
    <w:p w14:paraId="2A5565F9">
      <w:pPr>
        <w:pStyle w:val="12"/>
        <w:keepNext w:val="0"/>
        <w:keepLines w:val="0"/>
        <w:pageBreakBefore w:val="0"/>
        <w:widowControl w:val="0"/>
        <w:shd w:val="clear" w:fill="E7E6E6" w:themeFill="background2"/>
        <w:kinsoku/>
        <w:wordWrap/>
        <w:overflowPunct/>
        <w:topLinePunct w:val="0"/>
        <w:autoSpaceDE/>
        <w:autoSpaceDN/>
        <w:bidi w:val="0"/>
        <w:adjustRightInd/>
        <w:snapToGrid/>
        <w:spacing w:line="360" w:lineRule="auto"/>
        <w:ind w:left="0" w:leftChars="0" w:firstLine="420" w:firstLineChars="0"/>
        <w:textAlignment w:val="auto"/>
        <w:outlineLvl w:val="9"/>
        <w:rPr>
          <w:rFonts w:hint="default" w:ascii="Times New Roman" w:hAnsi="Times New Roman"/>
          <w:sz w:val="24"/>
          <w:lang w:val="en-US" w:eastAsia="zh-CN"/>
        </w:rPr>
      </w:pPr>
      <w:r>
        <w:rPr>
          <w:rFonts w:hint="eastAsia" w:ascii="Times New Roman" w:hAnsi="Times New Roman" w:eastAsia="宋体" w:cs="Times New Roman"/>
          <w:b w:val="0"/>
          <w:bCs/>
          <w:color w:val="0000FF"/>
          <w:sz w:val="24"/>
          <w:szCs w:val="24"/>
          <w:lang w:val="en-US" w:eastAsia="zh-CN" w:bidi="en-US"/>
        </w:rPr>
        <w:t>sync; echo 3 | tee /proc/sys/vm/drop_caches</w:t>
      </w:r>
    </w:p>
    <w:p w14:paraId="157361EC">
      <w:pPr>
        <w:pStyle w:val="12"/>
        <w:ind w:left="0" w:leftChars="0" w:firstLine="0" w:firstLineChars="0"/>
        <w:outlineLvl w:val="1"/>
        <w:rPr>
          <w:rFonts w:hint="eastAsia" w:ascii="Times New Roman" w:hAnsi="Times New Roman" w:cs="宋体"/>
          <w:b/>
          <w:color w:val="000000"/>
          <w:kern w:val="2"/>
          <w:sz w:val="32"/>
          <w:szCs w:val="32"/>
          <w:lang w:val="en-US" w:eastAsia="zh-CN" w:bidi="en-US"/>
        </w:rPr>
      </w:pPr>
      <w:bookmarkStart w:id="124" w:name="_Toc16473"/>
      <w:bookmarkStart w:id="125" w:name="_Toc19328"/>
      <w:bookmarkStart w:id="126" w:name="_Toc23207"/>
      <w:bookmarkStart w:id="127" w:name="_Toc26875"/>
      <w:r>
        <w:rPr>
          <w:rFonts w:hint="eastAsia" w:ascii="Times New Roman" w:hAnsi="Times New Roman" w:cs="宋体"/>
          <w:b/>
          <w:color w:val="000000"/>
          <w:kern w:val="2"/>
          <w:sz w:val="32"/>
          <w:szCs w:val="32"/>
          <w:lang w:val="en-US" w:eastAsia="zh-CN" w:bidi="en-US"/>
        </w:rPr>
        <w:t>2.1</w:t>
      </w:r>
      <w:ins w:id="4748" w:author="L" w:date="2026-08-07T16:58:37Z">
        <w:r>
          <w:rPr>
            <w:rFonts w:hint="eastAsia" w:ascii="Times New Roman" w:hAnsi="Times New Roman" w:cs="宋体"/>
            <w:b/>
            <w:color w:val="000000"/>
            <w:kern w:val="2"/>
            <w:sz w:val="32"/>
            <w:szCs w:val="32"/>
            <w:lang w:val="en-US" w:eastAsia="zh-CN" w:bidi="en-US"/>
          </w:rPr>
          <w:t>1</w:t>
        </w:r>
      </w:ins>
      <w:del w:id="4749" w:author="L" w:date="2026-08-07T16:58:37Z">
        <w:r>
          <w:rPr>
            <w:rFonts w:hint="eastAsia" w:ascii="Times New Roman" w:hAnsi="Times New Roman" w:cs="宋体"/>
            <w:b/>
            <w:color w:val="000000"/>
            <w:kern w:val="2"/>
            <w:sz w:val="32"/>
            <w:szCs w:val="32"/>
            <w:lang w:val="en-US" w:eastAsia="zh-CN" w:bidi="en-US"/>
          </w:rPr>
          <w:delText>2</w:delText>
        </w:r>
      </w:del>
      <w:r>
        <w:rPr>
          <w:rFonts w:hint="eastAsia" w:ascii="Times New Roman" w:hAnsi="Times New Roman" w:cs="宋体"/>
          <w:b/>
          <w:color w:val="000000"/>
          <w:kern w:val="2"/>
          <w:sz w:val="32"/>
          <w:szCs w:val="32"/>
          <w:lang w:val="en-US" w:eastAsia="zh-CN" w:bidi="en-US"/>
        </w:rPr>
        <w:t>重启按钮</w:t>
      </w:r>
      <w:bookmarkEnd w:id="124"/>
      <w:bookmarkEnd w:id="125"/>
      <w:bookmarkEnd w:id="126"/>
      <w:bookmarkEnd w:id="127"/>
    </w:p>
    <w:p w14:paraId="72F8623C">
      <w:pPr>
        <w:pStyle w:val="12"/>
        <w:ind w:left="0" w:leftChars="0" w:firstLine="0" w:firstLineChars="0"/>
        <w:outlineLvl w:val="9"/>
      </w:pPr>
      <w:r>
        <w:drawing>
          <wp:inline distT="0" distB="0" distL="114300" distR="114300">
            <wp:extent cx="3188335" cy="1189990"/>
            <wp:effectExtent l="0" t="0" r="12065" b="10160"/>
            <wp:docPr id="51" name="图片 51" descr="c8c1b31cf4c96155d490e919f7fb7263_compre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片 51" descr="c8c1b31cf4c96155d490e919f7fb7263_compress"/>
                    <pic:cNvPicPr>
                      <a:picLocks noChangeAspect="1"/>
                    </pic:cNvPicPr>
                  </pic:nvPicPr>
                  <pic:blipFill>
                    <a:blip r:embed="rId72"/>
                    <a:stretch>
                      <a:fillRect/>
                    </a:stretch>
                  </pic:blipFill>
                  <pic:spPr>
                    <a:xfrm>
                      <a:off x="0" y="0"/>
                      <a:ext cx="3188335" cy="1189990"/>
                    </a:xfrm>
                    <a:prstGeom prst="rect">
                      <a:avLst/>
                    </a:prstGeom>
                  </pic:spPr>
                </pic:pic>
              </a:graphicData>
            </a:graphic>
          </wp:inline>
        </w:drawing>
      </w:r>
    </w:p>
    <w:p w14:paraId="1433FDB5">
      <w:pPr>
        <w:pStyle w:val="12"/>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textAlignment w:val="auto"/>
        <w:outlineLvl w:val="9"/>
        <w:rPr>
          <w:ins w:id="4750" w:author="LKY" w:date="2026-07-07T11:31:56Z"/>
          <w:rFonts w:hint="eastAsia"/>
          <w:sz w:val="24"/>
          <w:szCs w:val="24"/>
          <w:lang w:val="en-US" w:eastAsia="zh-CN"/>
        </w:rPr>
      </w:pPr>
      <w:r>
        <w:rPr>
          <w:rFonts w:hint="eastAsia"/>
          <w:sz w:val="24"/>
          <w:szCs w:val="24"/>
          <w:lang w:val="en-US" w:eastAsia="zh-CN"/>
        </w:rPr>
        <w:t>重启按钮如图所示。按下松开后设备重启。</w:t>
      </w:r>
    </w:p>
    <w:p w14:paraId="69A00BB9">
      <w:pPr>
        <w:pStyle w:val="12"/>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textAlignment w:val="auto"/>
        <w:outlineLvl w:val="9"/>
        <w:rPr>
          <w:rFonts w:hint="default"/>
          <w:sz w:val="24"/>
          <w:szCs w:val="24"/>
          <w:lang w:val="en-US" w:eastAsia="zh-CN"/>
        </w:rPr>
      </w:pPr>
      <w:ins w:id="4751" w:author="LKY" w:date="2026-07-07T11:31:57Z">
        <w:r>
          <w:rPr>
            <w:rFonts w:hint="eastAsia" w:ascii="Times New Roman" w:hAnsi="Times New Roman" w:eastAsia="宋体" w:cs="宋体"/>
            <w:bCs w:val="0"/>
            <w:color w:val="FF0000"/>
            <w:sz w:val="24"/>
            <w:szCs w:val="24"/>
            <w:lang w:val="en-US" w:eastAsia="zh-CN" w:bidi="en-US"/>
          </w:rPr>
          <w:t>注意：</w:t>
        </w:r>
      </w:ins>
      <w:ins w:id="4752" w:author="LKY" w:date="2026-07-07T11:31:57Z">
        <w:r>
          <w:rPr>
            <w:rFonts w:hint="eastAsia" w:ascii="Times New Roman" w:hAnsi="Times New Roman" w:eastAsia="宋体" w:cs="宋体"/>
            <w:bCs w:val="0"/>
            <w:color w:val="FF0000"/>
            <w:sz w:val="24"/>
            <w:szCs w:val="24"/>
            <w:lang w:bidi="en-US"/>
          </w:rPr>
          <w:t>如需自定义RST按钮，请于下单前联系业务人员，默认配置为硬件复位</w:t>
        </w:r>
      </w:ins>
      <w:ins w:id="4753" w:author="LKY" w:date="2026-07-07T11:31:57Z">
        <w:r>
          <w:rPr>
            <w:rFonts w:hint="eastAsia" w:ascii="Times New Roman" w:hAnsi="Times New Roman" w:eastAsia="宋体" w:cs="宋体"/>
            <w:bCs w:val="0"/>
            <w:color w:val="000000"/>
            <w:sz w:val="24"/>
            <w:szCs w:val="24"/>
            <w:lang w:bidi="en-US"/>
          </w:rPr>
          <w:t>。</w:t>
        </w:r>
      </w:ins>
    </w:p>
    <w:p w14:paraId="7D8D1FAF">
      <w:pPr>
        <w:pStyle w:val="12"/>
        <w:ind w:left="0" w:leftChars="0" w:firstLine="0" w:firstLineChars="0"/>
        <w:outlineLvl w:val="1"/>
        <w:rPr>
          <w:rFonts w:hint="eastAsia" w:ascii="Times New Roman" w:hAnsi="Times New Roman" w:cs="宋体"/>
          <w:b/>
          <w:color w:val="000000"/>
          <w:kern w:val="2"/>
          <w:sz w:val="32"/>
          <w:szCs w:val="32"/>
          <w:lang w:val="en-US" w:eastAsia="zh-CN" w:bidi="en-US"/>
        </w:rPr>
      </w:pPr>
      <w:bookmarkStart w:id="128" w:name="_Toc11790"/>
      <w:bookmarkStart w:id="129" w:name="_Toc12535"/>
      <w:bookmarkStart w:id="130" w:name="_Toc1010"/>
      <w:bookmarkStart w:id="131" w:name="_Toc6799"/>
      <w:r>
        <w:rPr>
          <w:rFonts w:hint="eastAsia" w:ascii="Times New Roman" w:hAnsi="Times New Roman" w:cs="宋体"/>
          <w:b/>
          <w:color w:val="000000"/>
          <w:kern w:val="2"/>
          <w:sz w:val="32"/>
          <w:szCs w:val="32"/>
          <w:lang w:val="en-US" w:eastAsia="zh-CN" w:bidi="en-US"/>
        </w:rPr>
        <w:t>2.1</w:t>
      </w:r>
      <w:ins w:id="4754" w:author="L" w:date="2026-08-07T16:58:40Z">
        <w:r>
          <w:rPr>
            <w:rFonts w:hint="eastAsia" w:ascii="Times New Roman" w:hAnsi="Times New Roman" w:cs="宋体"/>
            <w:b/>
            <w:color w:val="000000"/>
            <w:kern w:val="2"/>
            <w:sz w:val="32"/>
            <w:szCs w:val="32"/>
            <w:lang w:val="en-US" w:eastAsia="zh-CN" w:bidi="en-US"/>
          </w:rPr>
          <w:t>2</w:t>
        </w:r>
      </w:ins>
      <w:del w:id="4755" w:author="L" w:date="2026-08-07T16:58:39Z">
        <w:r>
          <w:rPr>
            <w:rFonts w:hint="eastAsia" w:ascii="Times New Roman" w:hAnsi="Times New Roman" w:cs="宋体"/>
            <w:b/>
            <w:color w:val="000000"/>
            <w:kern w:val="2"/>
            <w:sz w:val="32"/>
            <w:szCs w:val="32"/>
            <w:lang w:val="en-US" w:eastAsia="zh-CN" w:bidi="en-US"/>
          </w:rPr>
          <w:delText>3</w:delText>
        </w:r>
      </w:del>
      <w:r>
        <w:rPr>
          <w:rFonts w:hint="eastAsia" w:ascii="Times New Roman" w:hAnsi="Times New Roman" w:cs="宋体"/>
          <w:b/>
          <w:color w:val="000000"/>
          <w:kern w:val="2"/>
          <w:sz w:val="32"/>
          <w:szCs w:val="32"/>
          <w:lang w:val="en-US" w:eastAsia="zh-CN" w:bidi="en-US"/>
        </w:rPr>
        <w:t xml:space="preserve"> PCIE接口</w:t>
      </w:r>
      <w:bookmarkEnd w:id="128"/>
      <w:bookmarkEnd w:id="129"/>
      <w:bookmarkEnd w:id="130"/>
      <w:bookmarkEnd w:id="131"/>
    </w:p>
    <w:p w14:paraId="1B109B27">
      <w:pPr>
        <w:pStyle w:val="12"/>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textAlignment w:val="auto"/>
        <w:outlineLvl w:val="9"/>
        <w:rPr>
          <w:rFonts w:hint="eastAsia" w:ascii="Times New Roman" w:hAnsi="Times New Roman" w:eastAsia="宋体" w:cs="宋体"/>
          <w:b w:val="0"/>
          <w:bCs/>
          <w:color w:val="000000"/>
          <w:sz w:val="24"/>
          <w:szCs w:val="24"/>
          <w:lang w:val="en-US" w:eastAsia="zh-CN" w:bidi="en-US"/>
        </w:rPr>
      </w:pPr>
      <w:r>
        <w:rPr>
          <w:rFonts w:hint="eastAsia" w:ascii="Times New Roman" w:hAnsi="Times New Roman" w:eastAsia="宋体" w:cs="宋体"/>
          <w:b w:val="0"/>
          <w:bCs/>
          <w:color w:val="000000"/>
          <w:sz w:val="24"/>
          <w:szCs w:val="24"/>
          <w:lang w:val="en-US" w:eastAsia="zh-CN" w:bidi="en-US"/>
        </w:rPr>
        <w:t>PCIE接口支持4G和Wi-Fi功能。</w:t>
      </w:r>
    </w:p>
    <w:p w14:paraId="34B5261C">
      <w:pPr>
        <w:pStyle w:val="12"/>
        <w:ind w:left="0" w:leftChars="0" w:firstLine="0" w:firstLineChars="0"/>
        <w:outlineLvl w:val="2"/>
        <w:rPr>
          <w:rFonts w:hint="eastAsia" w:ascii="Times New Roman" w:hAnsi="Times New Roman" w:eastAsia="宋体" w:cs="宋体"/>
          <w:b/>
          <w:bCs w:val="0"/>
          <w:color w:val="000000"/>
          <w:sz w:val="28"/>
          <w:szCs w:val="28"/>
          <w:lang w:val="en-US" w:eastAsia="zh-CN" w:bidi="en-US"/>
        </w:rPr>
      </w:pPr>
      <w:bookmarkStart w:id="132" w:name="_Toc26906"/>
      <w:bookmarkStart w:id="133" w:name="_Toc19774"/>
      <w:bookmarkStart w:id="134" w:name="_Toc11292"/>
      <w:bookmarkStart w:id="135" w:name="_Toc1375"/>
      <w:bookmarkStart w:id="136" w:name="_Toc9373"/>
      <w:r>
        <w:rPr>
          <w:rFonts w:hint="eastAsia" w:ascii="Times New Roman" w:hAnsi="Times New Roman" w:eastAsia="宋体" w:cs="宋体"/>
          <w:b/>
          <w:bCs w:val="0"/>
          <w:color w:val="000000"/>
          <w:sz w:val="28"/>
          <w:szCs w:val="28"/>
          <w:lang w:val="en-US" w:eastAsia="zh-CN" w:bidi="en-US"/>
        </w:rPr>
        <w:t>2.1</w:t>
      </w:r>
      <w:ins w:id="4756" w:author="L" w:date="2026-08-07T16:58:42Z">
        <w:r>
          <w:rPr>
            <w:rFonts w:hint="eastAsia" w:ascii="Times New Roman" w:hAnsi="Times New Roman" w:eastAsia="宋体" w:cs="宋体"/>
            <w:b/>
            <w:bCs w:val="0"/>
            <w:color w:val="000000"/>
            <w:sz w:val="28"/>
            <w:szCs w:val="28"/>
            <w:lang w:val="en-US" w:eastAsia="zh-CN" w:bidi="en-US"/>
          </w:rPr>
          <w:t>2</w:t>
        </w:r>
      </w:ins>
      <w:del w:id="4757" w:author="L" w:date="2026-08-07T16:58:41Z">
        <w:r>
          <w:rPr>
            <w:rFonts w:hint="eastAsia" w:ascii="Times New Roman" w:hAnsi="Times New Roman" w:eastAsia="宋体" w:cs="宋体"/>
            <w:b/>
            <w:bCs w:val="0"/>
            <w:color w:val="000000"/>
            <w:sz w:val="28"/>
            <w:szCs w:val="28"/>
            <w:lang w:val="en-US" w:eastAsia="zh-CN" w:bidi="en-US"/>
          </w:rPr>
          <w:delText>3</w:delText>
        </w:r>
      </w:del>
      <w:r>
        <w:rPr>
          <w:rFonts w:hint="eastAsia" w:ascii="Times New Roman" w:hAnsi="Times New Roman" w:eastAsia="宋体" w:cs="宋体"/>
          <w:b/>
          <w:bCs w:val="0"/>
          <w:color w:val="000000"/>
          <w:sz w:val="28"/>
          <w:szCs w:val="28"/>
          <w:lang w:val="en-US" w:eastAsia="zh-CN" w:bidi="en-US"/>
        </w:rPr>
        <w:t>.1 4G模块</w:t>
      </w:r>
      <w:bookmarkEnd w:id="132"/>
      <w:bookmarkEnd w:id="133"/>
      <w:bookmarkEnd w:id="134"/>
      <w:bookmarkEnd w:id="135"/>
      <w:bookmarkEnd w:id="136"/>
    </w:p>
    <w:p w14:paraId="1989D2E2">
      <w:pPr>
        <w:pStyle w:val="12"/>
        <w:keepNext w:val="0"/>
        <w:keepLines w:val="0"/>
        <w:pageBreakBefore w:val="0"/>
        <w:widowControl w:val="0"/>
        <w:kinsoku/>
        <w:wordWrap/>
        <w:overflowPunct/>
        <w:topLinePunct w:val="0"/>
        <w:autoSpaceDE/>
        <w:autoSpaceDN/>
        <w:bidi w:val="0"/>
        <w:adjustRightInd/>
        <w:snapToGrid/>
        <w:spacing w:line="360" w:lineRule="auto"/>
        <w:ind w:left="0" w:leftChars="0" w:firstLine="420" w:firstLineChars="0"/>
        <w:textAlignment w:val="auto"/>
        <w:outlineLvl w:val="9"/>
        <w:rPr>
          <w:rFonts w:hint="eastAsia" w:ascii="Times New Roman" w:hAnsi="Times New Roman" w:eastAsia="宋体" w:cs="宋体"/>
          <w:b w:val="0"/>
          <w:bCs/>
          <w:color w:val="000000"/>
          <w:sz w:val="24"/>
          <w:szCs w:val="24"/>
          <w:lang w:val="en-US" w:eastAsia="zh-CN" w:bidi="en-US"/>
        </w:rPr>
      </w:pPr>
      <w:r>
        <w:rPr>
          <w:rFonts w:hint="eastAsia" w:ascii="Times New Roman" w:hAnsi="Times New Roman" w:eastAsia="宋体" w:cs="宋体"/>
          <w:b w:val="0"/>
          <w:bCs/>
          <w:color w:val="000000"/>
          <w:sz w:val="24"/>
          <w:szCs w:val="24"/>
          <w:lang w:val="en-US" w:eastAsia="zh-CN" w:bidi="en-US"/>
        </w:rPr>
        <w:t>此处使用移远EC200模块为例（AT命令端口为/dev/ttyUSB1），测试程序位于/usr/demo/4G目录下。插入电话卡，连接好天线。</w:t>
      </w:r>
    </w:p>
    <w:p w14:paraId="76C722FD">
      <w:pPr>
        <w:pStyle w:val="12"/>
        <w:keepNext w:val="0"/>
        <w:keepLines w:val="0"/>
        <w:pageBreakBefore w:val="0"/>
        <w:widowControl/>
        <w:numPr>
          <w:ilvl w:val="0"/>
          <w:numId w:val="0"/>
        </w:numPr>
        <w:kinsoku/>
        <w:wordWrap/>
        <w:overflowPunct/>
        <w:topLinePunct w:val="0"/>
        <w:autoSpaceDE/>
        <w:autoSpaceDN/>
        <w:bidi w:val="0"/>
        <w:adjustRightInd/>
        <w:snapToGrid/>
        <w:spacing w:line="240" w:lineRule="auto"/>
        <w:ind w:left="0" w:leftChars="0" w:firstLine="0" w:firstLineChars="0"/>
        <w:textAlignment w:val="auto"/>
        <w:outlineLvl w:val="3"/>
        <w:rPr>
          <w:rFonts w:hint="eastAsia" w:ascii="Times New Roman" w:hAnsi="Times New Roman" w:eastAsia="宋体" w:cs="宋体"/>
          <w:b w:val="0"/>
          <w:bCs/>
          <w:color w:val="auto"/>
          <w:sz w:val="24"/>
          <w:szCs w:val="24"/>
          <w:lang w:val="en-US" w:eastAsia="zh-CN" w:bidi="en-US"/>
        </w:rPr>
      </w:pPr>
      <w:r>
        <w:rPr>
          <w:rFonts w:hint="eastAsia" w:ascii="Times New Roman" w:hAnsi="Times New Roman" w:eastAsia="宋体" w:cs="宋体"/>
          <w:b w:val="0"/>
          <w:bCs/>
          <w:color w:val="auto"/>
          <w:sz w:val="24"/>
          <w:szCs w:val="24"/>
          <w:lang w:val="en-US" w:eastAsia="zh-CN" w:bidi="en-US"/>
        </w:rPr>
        <w:t>（1）网络功能</w:t>
      </w:r>
    </w:p>
    <w:p w14:paraId="2DD90D30">
      <w:pPr>
        <w:pStyle w:val="12"/>
        <w:keepNext w:val="0"/>
        <w:keepLines w:val="0"/>
        <w:pageBreakBefore w:val="0"/>
        <w:widowControl w:val="0"/>
        <w:shd w:val="clear" w:color="auto" w:fill="D7D7D7"/>
        <w:kinsoku/>
        <w:wordWrap/>
        <w:overflowPunct/>
        <w:topLinePunct w:val="0"/>
        <w:autoSpaceDE/>
        <w:autoSpaceDN/>
        <w:bidi w:val="0"/>
        <w:adjustRightInd/>
        <w:snapToGrid/>
        <w:spacing w:line="360" w:lineRule="auto"/>
        <w:ind w:left="0" w:leftChars="0" w:firstLine="480" w:firstLineChars="200"/>
        <w:textAlignment w:val="auto"/>
        <w:rPr>
          <w:rFonts w:hint="eastAsia" w:ascii="Times New Roman" w:hAnsi="Times New Roman" w:cs="宋体" w:eastAsiaTheme="minorEastAsia"/>
          <w:color w:val="0000FF"/>
          <w:kern w:val="2"/>
          <w:sz w:val="24"/>
          <w:szCs w:val="32"/>
          <w:lang w:val="en-US" w:eastAsia="zh-CN" w:bidi="ar-SA"/>
        </w:rPr>
      </w:pPr>
      <w:r>
        <w:rPr>
          <w:rFonts w:hint="eastAsia" w:ascii="Times New Roman" w:hAnsi="Times New Roman" w:cs="宋体" w:eastAsiaTheme="minorEastAsia"/>
          <w:color w:val="0000FF"/>
          <w:kern w:val="2"/>
          <w:sz w:val="24"/>
          <w:szCs w:val="32"/>
          <w:lang w:val="en-US" w:eastAsia="zh-CN" w:bidi="ar-SA"/>
        </w:rPr>
        <w:t>ls /dev       看有没有ttyUSB开头的设备，没有就是没识别到模块</w:t>
      </w:r>
    </w:p>
    <w:p w14:paraId="58A0639C">
      <w:pPr>
        <w:pStyle w:val="12"/>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textAlignment w:val="auto"/>
        <w:rPr>
          <w:rFonts w:hint="default"/>
          <w:lang w:val="en-US" w:eastAsia="zh-CN"/>
        </w:rPr>
      </w:pPr>
      <w:r>
        <w:drawing>
          <wp:inline distT="0" distB="0" distL="114300" distR="114300">
            <wp:extent cx="5273040" cy="419735"/>
            <wp:effectExtent l="0" t="0" r="3810" b="18415"/>
            <wp:docPr id="103"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图片 15"/>
                    <pic:cNvPicPr>
                      <a:picLocks noChangeAspect="1"/>
                    </pic:cNvPicPr>
                  </pic:nvPicPr>
                  <pic:blipFill>
                    <a:blip r:embed="rId73"/>
                    <a:stretch>
                      <a:fillRect/>
                    </a:stretch>
                  </pic:blipFill>
                  <pic:spPr>
                    <a:xfrm>
                      <a:off x="0" y="0"/>
                      <a:ext cx="5273040" cy="419735"/>
                    </a:xfrm>
                    <a:prstGeom prst="rect">
                      <a:avLst/>
                    </a:prstGeom>
                    <a:noFill/>
                    <a:ln>
                      <a:noFill/>
                    </a:ln>
                  </pic:spPr>
                </pic:pic>
              </a:graphicData>
            </a:graphic>
          </wp:inline>
        </w:drawing>
      </w:r>
    </w:p>
    <w:p w14:paraId="050D0D51">
      <w:pPr>
        <w:pStyle w:val="12"/>
        <w:keepNext w:val="0"/>
        <w:keepLines w:val="0"/>
        <w:pageBreakBefore w:val="0"/>
        <w:widowControl w:val="0"/>
        <w:shd w:val="clear" w:color="auto" w:fill="D7D7D7"/>
        <w:kinsoku/>
        <w:wordWrap/>
        <w:overflowPunct/>
        <w:topLinePunct w:val="0"/>
        <w:autoSpaceDE/>
        <w:autoSpaceDN/>
        <w:bidi w:val="0"/>
        <w:adjustRightInd/>
        <w:snapToGrid/>
        <w:spacing w:line="360" w:lineRule="auto"/>
        <w:ind w:left="0" w:leftChars="0" w:firstLine="480" w:firstLineChars="200"/>
        <w:textAlignment w:val="auto"/>
        <w:rPr>
          <w:rFonts w:hint="default" w:ascii="Times New Roman" w:hAnsi="Times New Roman" w:cs="宋体" w:eastAsiaTheme="minorEastAsia"/>
          <w:color w:val="0000FF"/>
          <w:kern w:val="2"/>
          <w:sz w:val="24"/>
          <w:szCs w:val="32"/>
          <w:lang w:val="en-US" w:eastAsia="zh-CN" w:bidi="ar-SA"/>
        </w:rPr>
      </w:pPr>
      <w:r>
        <w:rPr>
          <w:rFonts w:hint="eastAsia" w:ascii="Times New Roman" w:hAnsi="Times New Roman" w:cs="宋体" w:eastAsiaTheme="minorEastAsia"/>
          <w:color w:val="0000FF"/>
          <w:kern w:val="2"/>
          <w:sz w:val="24"/>
          <w:szCs w:val="32"/>
          <w:lang w:val="en-US" w:eastAsia="zh-CN" w:bidi="ar-SA"/>
        </w:rPr>
        <w:t>stty -F /dev/ttyUSB</w:t>
      </w:r>
      <w:r>
        <w:rPr>
          <w:rFonts w:hint="eastAsia" w:ascii="Times New Roman" w:hAnsi="Times New Roman" w:cs="宋体"/>
          <w:color w:val="0000FF"/>
          <w:kern w:val="2"/>
          <w:sz w:val="24"/>
          <w:szCs w:val="32"/>
          <w:lang w:val="en-US" w:eastAsia="zh-CN" w:bidi="ar-SA"/>
        </w:rPr>
        <w:t>1</w:t>
      </w:r>
      <w:r>
        <w:rPr>
          <w:rFonts w:hint="eastAsia" w:ascii="Times New Roman" w:hAnsi="Times New Roman" w:cs="宋体" w:eastAsiaTheme="minorEastAsia"/>
          <w:color w:val="0000FF"/>
          <w:kern w:val="2"/>
          <w:sz w:val="24"/>
          <w:szCs w:val="32"/>
          <w:lang w:val="en-US" w:eastAsia="zh-CN" w:bidi="ar-SA"/>
        </w:rPr>
        <w:t xml:space="preserve"> ispeed 115200 ospeed 115200 cs8 raw -echo</w:t>
      </w:r>
      <w:r>
        <w:rPr>
          <w:rFonts w:hint="eastAsia" w:ascii="Times New Roman" w:hAnsi="Times New Roman" w:cs="宋体"/>
          <w:color w:val="0000FF"/>
          <w:kern w:val="2"/>
          <w:sz w:val="24"/>
          <w:szCs w:val="32"/>
          <w:lang w:val="en-US" w:eastAsia="zh-CN" w:bidi="ar-SA"/>
        </w:rPr>
        <w:t xml:space="preserve">  //设置串口</w:t>
      </w:r>
    </w:p>
    <w:p w14:paraId="28574612">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cs="Times New Roman"/>
          <w:lang w:val="en-US" w:eastAsia="zh-CN"/>
        </w:rPr>
      </w:pPr>
      <w:r>
        <w:drawing>
          <wp:inline distT="0" distB="0" distL="114300" distR="114300">
            <wp:extent cx="5269230" cy="430530"/>
            <wp:effectExtent l="0" t="0" r="7620" b="7620"/>
            <wp:docPr id="104"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图片 16"/>
                    <pic:cNvPicPr>
                      <a:picLocks noChangeAspect="1"/>
                    </pic:cNvPicPr>
                  </pic:nvPicPr>
                  <pic:blipFill>
                    <a:blip r:embed="rId74"/>
                    <a:stretch>
                      <a:fillRect/>
                    </a:stretch>
                  </pic:blipFill>
                  <pic:spPr>
                    <a:xfrm>
                      <a:off x="0" y="0"/>
                      <a:ext cx="5269230" cy="430530"/>
                    </a:xfrm>
                    <a:prstGeom prst="rect">
                      <a:avLst/>
                    </a:prstGeom>
                    <a:noFill/>
                    <a:ln>
                      <a:noFill/>
                    </a:ln>
                  </pic:spPr>
                </pic:pic>
              </a:graphicData>
            </a:graphic>
          </wp:inline>
        </w:drawing>
      </w:r>
    </w:p>
    <w:p w14:paraId="4130BEE0">
      <w:pPr>
        <w:pStyle w:val="12"/>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textAlignment w:val="auto"/>
        <w:outlineLvl w:val="9"/>
        <w:rPr>
          <w:rFonts w:hint="eastAsia" w:ascii="Times New Roman" w:hAnsi="Times New Roman" w:eastAsia="宋体" w:cs="宋体"/>
          <w:b w:val="0"/>
          <w:bCs/>
          <w:color w:val="000000"/>
          <w:sz w:val="24"/>
          <w:szCs w:val="24"/>
          <w:lang w:val="en-US" w:eastAsia="zh-CN" w:bidi="en-US"/>
        </w:rPr>
      </w:pPr>
      <w:r>
        <w:rPr>
          <w:rFonts w:hint="eastAsia" w:ascii="Times New Roman" w:hAnsi="Times New Roman" w:eastAsia="宋体" w:cs="宋体"/>
          <w:b w:val="0"/>
          <w:bCs/>
          <w:color w:val="000000"/>
          <w:sz w:val="24"/>
          <w:szCs w:val="24"/>
          <w:lang w:val="en-US" w:eastAsia="zh-CN" w:bidi="en-US"/>
        </w:rPr>
        <w:t>查信号 20以上 ：</w:t>
      </w:r>
    </w:p>
    <w:p w14:paraId="4E3DA673">
      <w:pPr>
        <w:pStyle w:val="12"/>
        <w:keepNext w:val="0"/>
        <w:keepLines w:val="0"/>
        <w:pageBreakBefore w:val="0"/>
        <w:widowControl w:val="0"/>
        <w:shd w:val="clear" w:color="auto" w:fill="D7D7D7"/>
        <w:kinsoku/>
        <w:wordWrap/>
        <w:overflowPunct/>
        <w:topLinePunct w:val="0"/>
        <w:autoSpaceDE/>
        <w:autoSpaceDN/>
        <w:bidi w:val="0"/>
        <w:adjustRightInd/>
        <w:snapToGrid/>
        <w:spacing w:line="360" w:lineRule="auto"/>
        <w:ind w:left="0" w:leftChars="0" w:firstLine="480" w:firstLineChars="200"/>
        <w:textAlignment w:val="auto"/>
        <w:rPr>
          <w:rFonts w:hint="eastAsia" w:ascii="Times New Roman" w:hAnsi="Times New Roman" w:cs="宋体" w:eastAsiaTheme="minorEastAsia"/>
          <w:color w:val="0000FF"/>
          <w:kern w:val="2"/>
          <w:sz w:val="24"/>
          <w:szCs w:val="32"/>
          <w:lang w:val="en-US" w:eastAsia="zh-CN" w:bidi="ar-SA"/>
        </w:rPr>
      </w:pPr>
      <w:r>
        <w:rPr>
          <w:rFonts w:hint="eastAsia" w:ascii="Times New Roman" w:hAnsi="Times New Roman" w:cs="宋体" w:eastAsiaTheme="minorEastAsia"/>
          <w:color w:val="0000FF"/>
          <w:kern w:val="2"/>
          <w:sz w:val="24"/>
          <w:szCs w:val="32"/>
          <w:lang w:val="en-US" w:eastAsia="zh-CN" w:bidi="ar-SA"/>
        </w:rPr>
        <w:t>cat /dev/ttyUSB</w:t>
      </w:r>
      <w:r>
        <w:rPr>
          <w:rFonts w:hint="eastAsia" w:ascii="Times New Roman" w:hAnsi="Times New Roman" w:cs="宋体"/>
          <w:color w:val="0000FF"/>
          <w:kern w:val="2"/>
          <w:sz w:val="24"/>
          <w:szCs w:val="32"/>
          <w:lang w:val="en-US" w:eastAsia="zh-CN" w:bidi="ar-SA"/>
        </w:rPr>
        <w:t>1</w:t>
      </w:r>
      <w:r>
        <w:rPr>
          <w:rFonts w:hint="eastAsia" w:ascii="Times New Roman" w:hAnsi="Times New Roman" w:cs="宋体" w:eastAsiaTheme="minorEastAsia"/>
          <w:color w:val="0000FF"/>
          <w:kern w:val="2"/>
          <w:sz w:val="24"/>
          <w:szCs w:val="32"/>
          <w:lang w:val="en-US" w:eastAsia="zh-CN" w:bidi="ar-SA"/>
        </w:rPr>
        <w:t xml:space="preserve"> &amp; echo -e "AT+CSQ\r" &gt; /dev/ttyUSB</w:t>
      </w:r>
      <w:r>
        <w:rPr>
          <w:rFonts w:hint="eastAsia" w:ascii="Times New Roman" w:hAnsi="Times New Roman" w:cs="宋体"/>
          <w:color w:val="0000FF"/>
          <w:kern w:val="2"/>
          <w:sz w:val="24"/>
          <w:szCs w:val="32"/>
          <w:lang w:val="en-US" w:eastAsia="zh-CN" w:bidi="ar-SA"/>
        </w:rPr>
        <w:t>1</w:t>
      </w:r>
      <w:r>
        <w:rPr>
          <w:rFonts w:hint="eastAsia" w:ascii="Times New Roman" w:hAnsi="Times New Roman" w:cs="宋体" w:eastAsiaTheme="minorEastAsia"/>
          <w:color w:val="0000FF"/>
          <w:kern w:val="2"/>
          <w:sz w:val="24"/>
          <w:szCs w:val="32"/>
          <w:lang w:val="en-US" w:eastAsia="zh-CN" w:bidi="ar-SA"/>
        </w:rPr>
        <w:t>（输入</w:t>
      </w:r>
      <w:r>
        <w:rPr>
          <w:rFonts w:hint="eastAsia" w:ascii="Times New Roman" w:hAnsi="Times New Roman" w:cs="宋体"/>
          <w:color w:val="0000FF"/>
          <w:kern w:val="2"/>
          <w:sz w:val="24"/>
          <w:szCs w:val="32"/>
          <w:lang w:val="en-US" w:eastAsia="zh-CN" w:bidi="ar-SA"/>
        </w:rPr>
        <w:t>1/2</w:t>
      </w:r>
      <w:r>
        <w:rPr>
          <w:rFonts w:hint="eastAsia" w:ascii="Times New Roman" w:hAnsi="Times New Roman" w:cs="宋体" w:eastAsiaTheme="minorEastAsia"/>
          <w:color w:val="0000FF"/>
          <w:kern w:val="2"/>
          <w:sz w:val="24"/>
          <w:szCs w:val="32"/>
          <w:lang w:val="en-US" w:eastAsia="zh-CN" w:bidi="ar-SA"/>
        </w:rPr>
        <w:t>遍）</w:t>
      </w:r>
    </w:p>
    <w:p w14:paraId="2CAAA40B">
      <w:pPr>
        <w:pStyle w:val="12"/>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jc w:val="left"/>
        <w:textAlignment w:val="auto"/>
        <w:rPr>
          <w:rFonts w:hint="default" w:ascii="Times New Roman" w:hAnsi="Times New Roman" w:cs="Times New Roman"/>
          <w:b w:val="0"/>
          <w:bCs w:val="0"/>
          <w:color w:val="00B050"/>
          <w:sz w:val="24"/>
          <w:szCs w:val="24"/>
          <w:lang w:val="en-US" w:eastAsia="zh-CN"/>
        </w:rPr>
      </w:pPr>
      <w:r>
        <w:drawing>
          <wp:inline distT="0" distB="0" distL="114300" distR="114300">
            <wp:extent cx="5272405" cy="791210"/>
            <wp:effectExtent l="0" t="0" r="4445" b="8890"/>
            <wp:docPr id="105"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图片 17"/>
                    <pic:cNvPicPr>
                      <a:picLocks noChangeAspect="1"/>
                    </pic:cNvPicPr>
                  </pic:nvPicPr>
                  <pic:blipFill>
                    <a:blip r:embed="rId75"/>
                    <a:stretch>
                      <a:fillRect/>
                    </a:stretch>
                  </pic:blipFill>
                  <pic:spPr>
                    <a:xfrm>
                      <a:off x="0" y="0"/>
                      <a:ext cx="5272405" cy="791210"/>
                    </a:xfrm>
                    <a:prstGeom prst="rect">
                      <a:avLst/>
                    </a:prstGeom>
                    <a:noFill/>
                    <a:ln>
                      <a:noFill/>
                    </a:ln>
                  </pic:spPr>
                </pic:pic>
              </a:graphicData>
            </a:graphic>
          </wp:inline>
        </w:drawing>
      </w:r>
    </w:p>
    <w:p w14:paraId="18B31DBE">
      <w:pPr>
        <w:pStyle w:val="12"/>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textAlignment w:val="auto"/>
        <w:outlineLvl w:val="9"/>
        <w:rPr>
          <w:rFonts w:hint="default" w:ascii="Times New Roman" w:hAnsi="Times New Roman" w:eastAsia="宋体" w:cs="宋体"/>
          <w:b w:val="0"/>
          <w:bCs/>
          <w:color w:val="000000"/>
          <w:sz w:val="24"/>
          <w:szCs w:val="24"/>
          <w:lang w:val="en-US" w:eastAsia="zh-CN" w:bidi="en-US"/>
        </w:rPr>
      </w:pPr>
      <w:r>
        <w:rPr>
          <w:rFonts w:hint="eastAsia" w:ascii="Times New Roman" w:hAnsi="Times New Roman" w:eastAsia="宋体" w:cs="宋体"/>
          <w:b w:val="0"/>
          <w:bCs/>
          <w:color w:val="000000"/>
          <w:sz w:val="24"/>
          <w:szCs w:val="24"/>
          <w:lang w:val="en-US" w:eastAsia="zh-CN" w:bidi="en-US"/>
        </w:rPr>
        <w:t>查是4G模块否能正常和SIM卡通讯：</w:t>
      </w:r>
    </w:p>
    <w:p w14:paraId="1F48538E">
      <w:pPr>
        <w:pStyle w:val="12"/>
        <w:keepNext w:val="0"/>
        <w:keepLines w:val="0"/>
        <w:pageBreakBefore w:val="0"/>
        <w:widowControl w:val="0"/>
        <w:shd w:val="clear" w:color="auto" w:fill="D7D7D7"/>
        <w:kinsoku/>
        <w:wordWrap/>
        <w:overflowPunct/>
        <w:topLinePunct w:val="0"/>
        <w:autoSpaceDE/>
        <w:autoSpaceDN/>
        <w:bidi w:val="0"/>
        <w:adjustRightInd/>
        <w:snapToGrid/>
        <w:spacing w:line="360" w:lineRule="auto"/>
        <w:ind w:left="0" w:leftChars="0" w:firstLine="480" w:firstLineChars="200"/>
        <w:textAlignment w:val="auto"/>
        <w:rPr>
          <w:rFonts w:hint="default" w:ascii="Times New Roman" w:hAnsi="Times New Roman" w:cs="宋体" w:eastAsiaTheme="minorEastAsia"/>
          <w:color w:val="0000FF"/>
          <w:kern w:val="2"/>
          <w:sz w:val="24"/>
          <w:szCs w:val="32"/>
          <w:lang w:val="en-US" w:eastAsia="zh-CN" w:bidi="ar-SA"/>
        </w:rPr>
      </w:pPr>
      <w:r>
        <w:rPr>
          <w:rFonts w:hint="eastAsia" w:ascii="Times New Roman" w:hAnsi="Times New Roman" w:cs="宋体" w:eastAsiaTheme="minorEastAsia"/>
          <w:color w:val="0000FF"/>
          <w:kern w:val="2"/>
          <w:sz w:val="24"/>
          <w:szCs w:val="32"/>
          <w:lang w:val="en-US" w:eastAsia="zh-CN" w:bidi="ar-SA"/>
        </w:rPr>
        <w:t>echo -e "AT+CPIN?\r" &gt; /dev/ttyUSB</w:t>
      </w:r>
      <w:r>
        <w:rPr>
          <w:rFonts w:hint="eastAsia" w:ascii="Times New Roman" w:hAnsi="Times New Roman" w:cs="宋体"/>
          <w:color w:val="0000FF"/>
          <w:kern w:val="2"/>
          <w:sz w:val="24"/>
          <w:szCs w:val="32"/>
          <w:lang w:val="en-US" w:eastAsia="zh-CN" w:bidi="ar-SA"/>
        </w:rPr>
        <w:t>1</w:t>
      </w:r>
    </w:p>
    <w:p w14:paraId="1F9B8DEC">
      <w:pPr>
        <w:pStyle w:val="12"/>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textAlignment w:val="auto"/>
        <w:rPr>
          <w:rFonts w:hint="eastAsia" w:ascii="Times New Roman" w:hAnsi="Times New Roman" w:cs="Times New Roman"/>
          <w:b w:val="0"/>
          <w:bCs w:val="0"/>
          <w:color w:val="auto"/>
          <w:sz w:val="24"/>
          <w:szCs w:val="24"/>
          <w:lang w:val="en-US" w:eastAsia="zh-CN"/>
        </w:rPr>
      </w:pPr>
      <w:r>
        <w:drawing>
          <wp:inline distT="0" distB="0" distL="114300" distR="114300">
            <wp:extent cx="5270500" cy="649605"/>
            <wp:effectExtent l="0" t="0" r="6350" b="17145"/>
            <wp:docPr id="106"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图片 18"/>
                    <pic:cNvPicPr>
                      <a:picLocks noChangeAspect="1"/>
                    </pic:cNvPicPr>
                  </pic:nvPicPr>
                  <pic:blipFill>
                    <a:blip r:embed="rId76"/>
                    <a:stretch>
                      <a:fillRect/>
                    </a:stretch>
                  </pic:blipFill>
                  <pic:spPr>
                    <a:xfrm>
                      <a:off x="0" y="0"/>
                      <a:ext cx="5270500" cy="649605"/>
                    </a:xfrm>
                    <a:prstGeom prst="rect">
                      <a:avLst/>
                    </a:prstGeom>
                    <a:noFill/>
                    <a:ln>
                      <a:noFill/>
                    </a:ln>
                  </pic:spPr>
                </pic:pic>
              </a:graphicData>
            </a:graphic>
          </wp:inline>
        </w:drawing>
      </w:r>
    </w:p>
    <w:p w14:paraId="35149EDB">
      <w:pPr>
        <w:pStyle w:val="12"/>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textAlignment w:val="auto"/>
        <w:outlineLvl w:val="9"/>
        <w:rPr>
          <w:rFonts w:hint="default" w:ascii="Times New Roman" w:hAnsi="Times New Roman" w:eastAsia="宋体" w:cs="宋体"/>
          <w:b w:val="0"/>
          <w:bCs/>
          <w:color w:val="000000"/>
          <w:sz w:val="24"/>
          <w:szCs w:val="24"/>
          <w:lang w:val="en-US" w:eastAsia="zh-CN" w:bidi="en-US"/>
        </w:rPr>
      </w:pPr>
      <w:r>
        <w:rPr>
          <w:rFonts w:hint="eastAsia" w:ascii="Times New Roman" w:hAnsi="Times New Roman" w:eastAsia="宋体" w:cs="宋体"/>
          <w:b w:val="0"/>
          <w:bCs/>
          <w:color w:val="000000"/>
          <w:sz w:val="24"/>
          <w:szCs w:val="24"/>
          <w:lang w:val="en-US" w:eastAsia="zh-CN" w:bidi="en-US"/>
        </w:rPr>
        <w:t>EC200还需加一条拨号指令</w:t>
      </w:r>
    </w:p>
    <w:p w14:paraId="29CE8249">
      <w:pPr>
        <w:pStyle w:val="12"/>
        <w:keepNext w:val="0"/>
        <w:keepLines w:val="0"/>
        <w:pageBreakBefore w:val="0"/>
        <w:widowControl w:val="0"/>
        <w:shd w:val="clear" w:color="auto" w:fill="D7D7D7"/>
        <w:kinsoku/>
        <w:wordWrap/>
        <w:overflowPunct/>
        <w:topLinePunct w:val="0"/>
        <w:autoSpaceDE/>
        <w:autoSpaceDN/>
        <w:bidi w:val="0"/>
        <w:adjustRightInd/>
        <w:snapToGrid/>
        <w:spacing w:line="360" w:lineRule="auto"/>
        <w:ind w:left="0" w:leftChars="0" w:firstLine="480" w:firstLineChars="200"/>
        <w:textAlignment w:val="auto"/>
        <w:rPr>
          <w:rFonts w:hint="eastAsia" w:ascii="Times New Roman" w:hAnsi="Times New Roman" w:cs="宋体" w:eastAsiaTheme="minorEastAsia"/>
          <w:color w:val="0000FF"/>
          <w:kern w:val="2"/>
          <w:sz w:val="24"/>
          <w:szCs w:val="32"/>
          <w:lang w:val="en-US" w:eastAsia="zh-CN" w:bidi="ar-SA"/>
        </w:rPr>
      </w:pPr>
      <w:r>
        <w:rPr>
          <w:rFonts w:hint="eastAsia" w:ascii="Times New Roman" w:hAnsi="Times New Roman" w:cs="宋体" w:eastAsiaTheme="minorEastAsia"/>
          <w:color w:val="0000FF"/>
          <w:kern w:val="2"/>
          <w:sz w:val="24"/>
          <w:szCs w:val="32"/>
          <w:lang w:val="en-US" w:eastAsia="zh-CN" w:bidi="ar-SA"/>
        </w:rPr>
        <w:t>echo -e "AT+QNETDEVCTL=3,1,1\r" &gt; /dev/ttyUSB1</w:t>
      </w:r>
    </w:p>
    <w:p w14:paraId="7B54541F">
      <w:pPr>
        <w:pStyle w:val="12"/>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textAlignment w:val="auto"/>
        <w:outlineLvl w:val="9"/>
        <w:rPr>
          <w:rFonts w:hint="eastAsia" w:ascii="Times New Roman" w:hAnsi="Times New Roman" w:eastAsia="宋体" w:cs="宋体"/>
          <w:b w:val="0"/>
          <w:bCs/>
          <w:color w:val="000000"/>
          <w:sz w:val="24"/>
          <w:szCs w:val="24"/>
          <w:lang w:val="en-US" w:eastAsia="zh-CN" w:bidi="en-US"/>
        </w:rPr>
      </w:pPr>
      <w:r>
        <w:rPr>
          <w:rFonts w:hint="eastAsia" w:ascii="Times New Roman" w:hAnsi="Times New Roman" w:eastAsia="宋体" w:cs="宋体"/>
          <w:b w:val="0"/>
          <w:bCs/>
          <w:color w:val="000000"/>
          <w:sz w:val="24"/>
          <w:szCs w:val="24"/>
          <w:lang w:val="en-US" w:eastAsia="zh-CN" w:bidi="en-US"/>
        </w:rPr>
        <w:t>查是否连接运营商，</w:t>
      </w:r>
    </w:p>
    <w:p w14:paraId="2D90F7EA">
      <w:pPr>
        <w:pStyle w:val="12"/>
        <w:keepNext w:val="0"/>
        <w:keepLines w:val="0"/>
        <w:pageBreakBefore w:val="0"/>
        <w:widowControl w:val="0"/>
        <w:shd w:val="clear" w:color="auto" w:fill="D7D7D7"/>
        <w:kinsoku/>
        <w:wordWrap/>
        <w:overflowPunct/>
        <w:topLinePunct w:val="0"/>
        <w:autoSpaceDE/>
        <w:autoSpaceDN/>
        <w:bidi w:val="0"/>
        <w:adjustRightInd/>
        <w:snapToGrid/>
        <w:spacing w:line="360" w:lineRule="auto"/>
        <w:ind w:left="0" w:leftChars="0" w:firstLine="480" w:firstLineChars="200"/>
        <w:textAlignment w:val="auto"/>
        <w:rPr>
          <w:rFonts w:hint="default" w:ascii="Times New Roman" w:hAnsi="Times New Roman" w:cs="宋体" w:eastAsiaTheme="minorEastAsia"/>
          <w:color w:val="0000FF"/>
          <w:kern w:val="2"/>
          <w:sz w:val="24"/>
          <w:szCs w:val="32"/>
          <w:lang w:val="en-US" w:eastAsia="zh-CN" w:bidi="ar-SA"/>
        </w:rPr>
      </w:pPr>
      <w:r>
        <w:rPr>
          <w:rFonts w:hint="eastAsia" w:ascii="Times New Roman" w:hAnsi="Times New Roman" w:cs="宋体" w:eastAsiaTheme="minorEastAsia"/>
          <w:color w:val="0000FF"/>
          <w:kern w:val="2"/>
          <w:sz w:val="24"/>
          <w:szCs w:val="32"/>
          <w:lang w:val="en-US" w:eastAsia="zh-CN" w:bidi="ar-SA"/>
        </w:rPr>
        <w:t>echo -e "AT+COPS?\r" &gt; /dev/ttyUSB</w:t>
      </w:r>
      <w:r>
        <w:rPr>
          <w:rFonts w:hint="eastAsia" w:ascii="Times New Roman" w:hAnsi="Times New Roman" w:cs="宋体"/>
          <w:color w:val="0000FF"/>
          <w:kern w:val="2"/>
          <w:sz w:val="24"/>
          <w:szCs w:val="32"/>
          <w:lang w:val="en-US" w:eastAsia="zh-CN" w:bidi="ar-SA"/>
        </w:rPr>
        <w:t>1</w:t>
      </w:r>
    </w:p>
    <w:p w14:paraId="1A6EE7F6">
      <w:pPr>
        <w:pStyle w:val="12"/>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textAlignment w:val="auto"/>
      </w:pPr>
      <w:r>
        <w:drawing>
          <wp:inline distT="0" distB="0" distL="114300" distR="114300">
            <wp:extent cx="5274310" cy="633730"/>
            <wp:effectExtent l="0" t="0" r="2540" b="13970"/>
            <wp:docPr id="107"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图片 19"/>
                    <pic:cNvPicPr>
                      <a:picLocks noChangeAspect="1"/>
                    </pic:cNvPicPr>
                  </pic:nvPicPr>
                  <pic:blipFill>
                    <a:blip r:embed="rId77"/>
                    <a:stretch>
                      <a:fillRect/>
                    </a:stretch>
                  </pic:blipFill>
                  <pic:spPr>
                    <a:xfrm>
                      <a:off x="0" y="0"/>
                      <a:ext cx="5274310" cy="633730"/>
                    </a:xfrm>
                    <a:prstGeom prst="rect">
                      <a:avLst/>
                    </a:prstGeom>
                    <a:noFill/>
                    <a:ln>
                      <a:noFill/>
                    </a:ln>
                  </pic:spPr>
                </pic:pic>
              </a:graphicData>
            </a:graphic>
          </wp:inline>
        </w:drawing>
      </w:r>
    </w:p>
    <w:p w14:paraId="0569189B">
      <w:pPr>
        <w:pStyle w:val="12"/>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textAlignment w:val="auto"/>
        <w:outlineLvl w:val="9"/>
        <w:rPr>
          <w:rFonts w:hint="eastAsia" w:ascii="Times New Roman" w:hAnsi="Times New Roman" w:eastAsia="宋体" w:cs="宋体"/>
          <w:b w:val="0"/>
          <w:bCs/>
          <w:color w:val="000000"/>
          <w:sz w:val="24"/>
          <w:szCs w:val="24"/>
          <w:lang w:val="en-US" w:eastAsia="zh-CN" w:bidi="en-US"/>
        </w:rPr>
      </w:pPr>
      <w:r>
        <w:rPr>
          <w:rFonts w:hint="eastAsia" w:ascii="Times New Roman" w:hAnsi="Times New Roman" w:eastAsia="宋体" w:cs="宋体"/>
          <w:b w:val="0"/>
          <w:bCs/>
          <w:color w:val="000000"/>
          <w:sz w:val="24"/>
          <w:szCs w:val="24"/>
          <w:lang w:val="en-US" w:eastAsia="zh-CN" w:bidi="en-US"/>
        </w:rPr>
        <w:t>然后输入</w:t>
      </w:r>
    </w:p>
    <w:p w14:paraId="7A8DD526">
      <w:pPr>
        <w:pStyle w:val="12"/>
        <w:keepNext w:val="0"/>
        <w:keepLines w:val="0"/>
        <w:pageBreakBefore w:val="0"/>
        <w:widowControl w:val="0"/>
        <w:shd w:val="clear" w:color="auto" w:fill="D7D7D7"/>
        <w:kinsoku/>
        <w:wordWrap/>
        <w:overflowPunct/>
        <w:topLinePunct w:val="0"/>
        <w:autoSpaceDE/>
        <w:autoSpaceDN/>
        <w:bidi w:val="0"/>
        <w:adjustRightInd/>
        <w:snapToGrid/>
        <w:spacing w:line="360" w:lineRule="auto"/>
        <w:ind w:left="0" w:leftChars="0" w:firstLine="480" w:firstLineChars="200"/>
        <w:textAlignment w:val="auto"/>
        <w:rPr>
          <w:rFonts w:hint="eastAsia" w:ascii="Times New Roman" w:hAnsi="Times New Roman" w:cs="宋体" w:eastAsiaTheme="minorEastAsia"/>
          <w:color w:val="0000FF"/>
          <w:kern w:val="2"/>
          <w:sz w:val="24"/>
          <w:szCs w:val="32"/>
          <w:lang w:val="en-US" w:eastAsia="zh-CN" w:bidi="ar-SA"/>
        </w:rPr>
      </w:pPr>
      <w:r>
        <w:rPr>
          <w:rFonts w:hint="eastAsia" w:ascii="Times New Roman" w:hAnsi="Times New Roman" w:cs="宋体" w:eastAsiaTheme="minorEastAsia"/>
          <w:color w:val="0000FF"/>
          <w:kern w:val="2"/>
          <w:sz w:val="24"/>
          <w:szCs w:val="32"/>
          <w:lang w:val="en-US" w:eastAsia="zh-CN" w:bidi="ar-SA"/>
        </w:rPr>
        <w:t>udhcpc -i usb0</w:t>
      </w:r>
    </w:p>
    <w:p w14:paraId="0C622552">
      <w:pPr>
        <w:pStyle w:val="12"/>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textAlignment w:val="auto"/>
        <w:outlineLvl w:val="9"/>
        <w:rPr>
          <w:rFonts w:hint="eastAsia" w:ascii="Times New Roman" w:hAnsi="Times New Roman" w:eastAsia="宋体" w:cs="宋体"/>
          <w:b w:val="0"/>
          <w:bCs/>
          <w:color w:val="000000"/>
          <w:sz w:val="24"/>
          <w:szCs w:val="24"/>
          <w:lang w:val="en-US" w:eastAsia="zh-CN" w:bidi="en-US"/>
        </w:rPr>
      </w:pPr>
      <w:r>
        <w:rPr>
          <w:rFonts w:hint="eastAsia" w:ascii="Times New Roman" w:hAnsi="Times New Roman" w:eastAsia="宋体" w:cs="宋体"/>
          <w:b w:val="0"/>
          <w:bCs/>
          <w:color w:val="000000"/>
          <w:sz w:val="24"/>
          <w:szCs w:val="24"/>
          <w:lang w:val="en-US" w:eastAsia="zh-CN" w:bidi="en-US"/>
        </w:rPr>
        <w:t>此时usb0应获取IP。</w:t>
      </w:r>
    </w:p>
    <w:p w14:paraId="7E25C922">
      <w:pPr>
        <w:pStyle w:val="12"/>
        <w:keepNext w:val="0"/>
        <w:keepLines w:val="0"/>
        <w:pageBreakBefore w:val="0"/>
        <w:widowControl w:val="0"/>
        <w:shd w:val="clear" w:color="auto" w:fill="D7D7D7"/>
        <w:kinsoku/>
        <w:wordWrap/>
        <w:overflowPunct/>
        <w:topLinePunct w:val="0"/>
        <w:autoSpaceDE/>
        <w:autoSpaceDN/>
        <w:bidi w:val="0"/>
        <w:adjustRightInd/>
        <w:snapToGrid/>
        <w:spacing w:line="360" w:lineRule="auto"/>
        <w:ind w:left="0" w:leftChars="0" w:firstLine="480" w:firstLineChars="200"/>
        <w:textAlignment w:val="auto"/>
        <w:rPr>
          <w:rFonts w:hint="eastAsia" w:ascii="Times New Roman" w:hAnsi="Times New Roman" w:cs="宋体" w:eastAsiaTheme="minorEastAsia"/>
          <w:color w:val="auto"/>
          <w:kern w:val="2"/>
          <w:sz w:val="24"/>
          <w:szCs w:val="32"/>
          <w:lang w:val="en-US" w:eastAsia="zh-CN" w:bidi="ar-SA"/>
        </w:rPr>
      </w:pPr>
      <w:r>
        <w:rPr>
          <w:rFonts w:hint="eastAsia" w:ascii="Times New Roman" w:hAnsi="Times New Roman" w:cs="宋体" w:eastAsiaTheme="minorEastAsia"/>
          <w:color w:val="auto"/>
          <w:kern w:val="2"/>
          <w:sz w:val="24"/>
          <w:szCs w:val="32"/>
          <w:lang w:val="en-US" w:eastAsia="zh-CN" w:bidi="ar-SA"/>
        </w:rPr>
        <w:t>udhcpc: started, v1.30.1</w:t>
      </w:r>
    </w:p>
    <w:p w14:paraId="19FD40C1">
      <w:pPr>
        <w:pStyle w:val="12"/>
        <w:keepNext w:val="0"/>
        <w:keepLines w:val="0"/>
        <w:pageBreakBefore w:val="0"/>
        <w:widowControl w:val="0"/>
        <w:shd w:val="clear" w:color="auto" w:fill="D7D7D7"/>
        <w:kinsoku/>
        <w:wordWrap/>
        <w:overflowPunct/>
        <w:topLinePunct w:val="0"/>
        <w:autoSpaceDE/>
        <w:autoSpaceDN/>
        <w:bidi w:val="0"/>
        <w:adjustRightInd/>
        <w:snapToGrid/>
        <w:spacing w:line="360" w:lineRule="auto"/>
        <w:ind w:left="0" w:leftChars="0" w:firstLine="480" w:firstLineChars="200"/>
        <w:textAlignment w:val="auto"/>
        <w:rPr>
          <w:rFonts w:hint="eastAsia" w:ascii="Times New Roman" w:hAnsi="Times New Roman" w:cs="宋体" w:eastAsiaTheme="minorEastAsia"/>
          <w:color w:val="auto"/>
          <w:kern w:val="2"/>
          <w:sz w:val="24"/>
          <w:szCs w:val="32"/>
          <w:lang w:val="en-US" w:eastAsia="zh-CN" w:bidi="ar-SA"/>
        </w:rPr>
      </w:pPr>
      <w:r>
        <w:rPr>
          <w:rFonts w:hint="eastAsia" w:ascii="Times New Roman" w:hAnsi="Times New Roman" w:cs="宋体" w:eastAsiaTheme="minorEastAsia"/>
          <w:color w:val="auto"/>
          <w:kern w:val="2"/>
          <w:sz w:val="24"/>
          <w:szCs w:val="32"/>
          <w:lang w:val="en-US" w:eastAsia="zh-CN" w:bidi="ar-SA"/>
        </w:rPr>
        <w:t>udhcpc: sending discover</w:t>
      </w:r>
    </w:p>
    <w:p w14:paraId="792C7F70">
      <w:pPr>
        <w:pStyle w:val="12"/>
        <w:keepNext w:val="0"/>
        <w:keepLines w:val="0"/>
        <w:pageBreakBefore w:val="0"/>
        <w:widowControl w:val="0"/>
        <w:shd w:val="clear" w:color="auto" w:fill="D7D7D7"/>
        <w:kinsoku/>
        <w:wordWrap/>
        <w:overflowPunct/>
        <w:topLinePunct w:val="0"/>
        <w:autoSpaceDE/>
        <w:autoSpaceDN/>
        <w:bidi w:val="0"/>
        <w:adjustRightInd/>
        <w:snapToGrid/>
        <w:spacing w:line="360" w:lineRule="auto"/>
        <w:ind w:left="0" w:leftChars="0" w:firstLine="480" w:firstLineChars="200"/>
        <w:textAlignment w:val="auto"/>
        <w:rPr>
          <w:rFonts w:hint="eastAsia" w:ascii="Times New Roman" w:hAnsi="Times New Roman" w:cs="宋体" w:eastAsiaTheme="minorEastAsia"/>
          <w:color w:val="auto"/>
          <w:kern w:val="2"/>
          <w:sz w:val="24"/>
          <w:szCs w:val="32"/>
          <w:lang w:val="en-US" w:eastAsia="zh-CN" w:bidi="ar-SA"/>
        </w:rPr>
      </w:pPr>
      <w:r>
        <w:rPr>
          <w:rFonts w:hint="eastAsia" w:ascii="Times New Roman" w:hAnsi="Times New Roman" w:cs="宋体" w:eastAsiaTheme="minorEastAsia"/>
          <w:color w:val="auto"/>
          <w:kern w:val="2"/>
          <w:sz w:val="24"/>
          <w:szCs w:val="32"/>
          <w:lang w:val="en-US" w:eastAsia="zh-CN" w:bidi="ar-SA"/>
        </w:rPr>
        <w:t>udhcpc: sending discover</w:t>
      </w:r>
    </w:p>
    <w:p w14:paraId="4EF1FB8C">
      <w:pPr>
        <w:pStyle w:val="12"/>
        <w:keepNext w:val="0"/>
        <w:keepLines w:val="0"/>
        <w:pageBreakBefore w:val="0"/>
        <w:widowControl w:val="0"/>
        <w:shd w:val="clear" w:color="auto" w:fill="D7D7D7"/>
        <w:kinsoku/>
        <w:wordWrap/>
        <w:overflowPunct/>
        <w:topLinePunct w:val="0"/>
        <w:autoSpaceDE/>
        <w:autoSpaceDN/>
        <w:bidi w:val="0"/>
        <w:adjustRightInd/>
        <w:snapToGrid/>
        <w:spacing w:line="360" w:lineRule="auto"/>
        <w:ind w:left="0" w:leftChars="0" w:firstLine="480" w:firstLineChars="200"/>
        <w:textAlignment w:val="auto"/>
        <w:rPr>
          <w:rFonts w:hint="eastAsia" w:ascii="Times New Roman" w:hAnsi="Times New Roman" w:cs="宋体" w:eastAsiaTheme="minorEastAsia"/>
          <w:color w:val="auto"/>
          <w:kern w:val="2"/>
          <w:sz w:val="24"/>
          <w:szCs w:val="32"/>
          <w:lang w:val="en-US" w:eastAsia="zh-CN" w:bidi="ar-SA"/>
        </w:rPr>
      </w:pPr>
      <w:r>
        <w:rPr>
          <w:rFonts w:hint="eastAsia" w:ascii="Times New Roman" w:hAnsi="Times New Roman" w:cs="宋体" w:eastAsiaTheme="minorEastAsia"/>
          <w:color w:val="auto"/>
          <w:kern w:val="2"/>
          <w:sz w:val="24"/>
          <w:szCs w:val="32"/>
          <w:lang w:val="en-US" w:eastAsia="zh-CN" w:bidi="ar-SA"/>
        </w:rPr>
        <w:t>udhcpc: sending select for 192.168.43.100</w:t>
      </w:r>
    </w:p>
    <w:p w14:paraId="0F862121">
      <w:pPr>
        <w:pStyle w:val="12"/>
        <w:keepNext w:val="0"/>
        <w:keepLines w:val="0"/>
        <w:pageBreakBefore w:val="0"/>
        <w:widowControl w:val="0"/>
        <w:shd w:val="clear" w:color="auto" w:fill="D7D7D7"/>
        <w:kinsoku/>
        <w:wordWrap/>
        <w:overflowPunct/>
        <w:topLinePunct w:val="0"/>
        <w:autoSpaceDE/>
        <w:autoSpaceDN/>
        <w:bidi w:val="0"/>
        <w:adjustRightInd/>
        <w:snapToGrid/>
        <w:spacing w:line="360" w:lineRule="auto"/>
        <w:ind w:left="0" w:leftChars="0" w:firstLine="480" w:firstLineChars="200"/>
        <w:textAlignment w:val="auto"/>
        <w:rPr>
          <w:rFonts w:hint="eastAsia" w:ascii="Times New Roman" w:hAnsi="Times New Roman" w:eastAsia="宋体" w:cs="宋体"/>
          <w:color w:val="auto"/>
          <w:kern w:val="2"/>
          <w:sz w:val="24"/>
          <w:szCs w:val="32"/>
          <w:lang w:val="en-US" w:eastAsia="zh-CN" w:bidi="ar-SA"/>
        </w:rPr>
      </w:pPr>
      <w:r>
        <w:rPr>
          <w:rFonts w:hint="eastAsia" w:ascii="Times New Roman" w:hAnsi="Times New Roman" w:cs="宋体" w:eastAsiaTheme="minorEastAsia"/>
          <w:color w:val="auto"/>
          <w:kern w:val="2"/>
          <w:sz w:val="24"/>
          <w:szCs w:val="32"/>
          <w:lang w:val="en-US" w:eastAsia="zh-CN" w:bidi="ar-SA"/>
        </w:rPr>
        <w:t>udhcpc: lease of 192.168.43.100 obtained, lease time 86400</w:t>
      </w:r>
    </w:p>
    <w:p w14:paraId="390D2200">
      <w:pPr>
        <w:pStyle w:val="12"/>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textAlignment w:val="auto"/>
        <w:rPr>
          <w:rFonts w:hint="eastAsia" w:ascii="Times New Roman" w:hAnsi="Times New Roman" w:cs="Times New Roman"/>
          <w:b w:val="0"/>
          <w:bCs w:val="0"/>
          <w:color w:val="auto"/>
          <w:sz w:val="24"/>
          <w:szCs w:val="24"/>
          <w:lang w:val="en-US" w:eastAsia="zh-CN"/>
        </w:rPr>
      </w:pPr>
      <w:r>
        <w:drawing>
          <wp:inline distT="0" distB="0" distL="114300" distR="114300">
            <wp:extent cx="5273040" cy="752475"/>
            <wp:effectExtent l="0" t="0" r="3810" b="9525"/>
            <wp:docPr id="108"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图片 20"/>
                    <pic:cNvPicPr>
                      <a:picLocks noChangeAspect="1"/>
                    </pic:cNvPicPr>
                  </pic:nvPicPr>
                  <pic:blipFill>
                    <a:blip r:embed="rId78"/>
                    <a:stretch>
                      <a:fillRect/>
                    </a:stretch>
                  </pic:blipFill>
                  <pic:spPr>
                    <a:xfrm>
                      <a:off x="0" y="0"/>
                      <a:ext cx="5273040" cy="752475"/>
                    </a:xfrm>
                    <a:prstGeom prst="rect">
                      <a:avLst/>
                    </a:prstGeom>
                    <a:noFill/>
                    <a:ln>
                      <a:noFill/>
                    </a:ln>
                  </pic:spPr>
                </pic:pic>
              </a:graphicData>
            </a:graphic>
          </wp:inline>
        </w:drawing>
      </w:r>
    </w:p>
    <w:p w14:paraId="7F395346">
      <w:pPr>
        <w:pStyle w:val="12"/>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textAlignment w:val="auto"/>
        <w:outlineLvl w:val="9"/>
        <w:rPr>
          <w:rFonts w:hint="eastAsia" w:ascii="Times New Roman" w:hAnsi="Times New Roman" w:cs="Times New Roman"/>
          <w:b w:val="0"/>
          <w:bCs w:val="0"/>
          <w:color w:val="auto"/>
          <w:sz w:val="24"/>
          <w:szCs w:val="24"/>
          <w:lang w:val="en-US" w:eastAsia="zh-CN"/>
        </w:rPr>
      </w:pPr>
      <w:r>
        <w:rPr>
          <w:rFonts w:hint="eastAsia" w:ascii="Times New Roman" w:hAnsi="Times New Roman" w:cs="Times New Roman"/>
          <w:b w:val="0"/>
          <w:bCs w:val="0"/>
          <w:color w:val="auto"/>
          <w:sz w:val="24"/>
          <w:szCs w:val="24"/>
          <w:lang w:val="en-US" w:eastAsia="zh-CN"/>
        </w:rPr>
        <w:t>然后通过</w:t>
      </w:r>
      <w:r>
        <w:rPr>
          <w:rFonts w:hint="default" w:ascii="Times New Roman" w:hAnsi="Times New Roman" w:cs="Times New Roman"/>
          <w:b w:val="0"/>
          <w:bCs w:val="0"/>
          <w:color w:val="0000FF"/>
          <w:sz w:val="24"/>
          <w:szCs w:val="24"/>
          <w:lang w:val="en-US" w:eastAsia="zh-CN"/>
        </w:rPr>
        <w:t xml:space="preserve">ping www.baidu.com </w:t>
      </w:r>
      <w:r>
        <w:rPr>
          <w:rFonts w:hint="eastAsia" w:ascii="Times New Roman" w:hAnsi="Times New Roman" w:cs="Times New Roman"/>
          <w:b w:val="0"/>
          <w:bCs w:val="0"/>
          <w:color w:val="0000FF"/>
          <w:sz w:val="24"/>
          <w:szCs w:val="24"/>
          <w:lang w:val="en-US" w:eastAsia="zh-CN"/>
        </w:rPr>
        <w:t>/8.8.8.8</w:t>
      </w:r>
      <w:r>
        <w:rPr>
          <w:rFonts w:hint="default" w:ascii="Times New Roman" w:hAnsi="Times New Roman" w:cs="Times New Roman"/>
          <w:b w:val="0"/>
          <w:bCs w:val="0"/>
          <w:color w:val="0000FF"/>
          <w:sz w:val="24"/>
          <w:szCs w:val="24"/>
          <w:lang w:val="en-US" w:eastAsia="zh-CN"/>
        </w:rPr>
        <w:t>-I usb0</w:t>
      </w:r>
      <w:r>
        <w:rPr>
          <w:rFonts w:hint="eastAsia" w:ascii="Times New Roman" w:hAnsi="Times New Roman" w:cs="Times New Roman"/>
          <w:b w:val="0"/>
          <w:bCs w:val="0"/>
          <w:color w:val="auto"/>
          <w:sz w:val="24"/>
          <w:szCs w:val="24"/>
          <w:lang w:val="en-US" w:eastAsia="zh-CN"/>
        </w:rPr>
        <w:t xml:space="preserve"> 测试上网。</w:t>
      </w:r>
    </w:p>
    <w:p w14:paraId="426DB864">
      <w:pPr>
        <w:pStyle w:val="12"/>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textAlignment w:val="auto"/>
        <w:outlineLvl w:val="9"/>
        <w:rPr>
          <w:rFonts w:hint="eastAsia" w:ascii="Times New Roman" w:hAnsi="Times New Roman" w:cs="Times New Roman"/>
          <w:b w:val="0"/>
          <w:bCs w:val="0"/>
          <w:color w:val="auto"/>
          <w:sz w:val="24"/>
          <w:szCs w:val="24"/>
          <w:lang w:val="en-US" w:eastAsia="zh-CN"/>
        </w:rPr>
      </w:pPr>
      <w:r>
        <w:rPr>
          <w:rFonts w:hint="eastAsia" w:ascii="Times New Roman" w:hAnsi="Times New Roman" w:cs="Times New Roman"/>
          <w:b w:val="0"/>
          <w:bCs w:val="0"/>
          <w:color w:val="auto"/>
          <w:sz w:val="24"/>
          <w:szCs w:val="24"/>
          <w:lang w:val="en-US" w:eastAsia="zh-CN"/>
        </w:rPr>
        <w:t>Ping不通百度加以下指令</w:t>
      </w:r>
    </w:p>
    <w:p w14:paraId="58358DDF">
      <w:pPr>
        <w:pStyle w:val="12"/>
        <w:keepNext w:val="0"/>
        <w:keepLines w:val="0"/>
        <w:pageBreakBefore w:val="0"/>
        <w:widowControl w:val="0"/>
        <w:shd w:val="clear" w:fill="E7E6E6" w:themeFill="background2"/>
        <w:kinsoku/>
        <w:wordWrap/>
        <w:overflowPunct/>
        <w:topLinePunct w:val="0"/>
        <w:autoSpaceDE/>
        <w:autoSpaceDN/>
        <w:bidi w:val="0"/>
        <w:adjustRightInd/>
        <w:snapToGrid/>
        <w:spacing w:line="360" w:lineRule="auto"/>
        <w:ind w:left="0" w:leftChars="0" w:firstLine="420" w:firstLineChars="0"/>
        <w:textAlignment w:val="auto"/>
        <w:outlineLvl w:val="9"/>
        <w:rPr>
          <w:rFonts w:hint="eastAsia" w:ascii="Times New Roman" w:hAnsi="Times New Roman" w:cs="Times New Roman"/>
          <w:b w:val="0"/>
          <w:bCs w:val="0"/>
          <w:color w:val="auto"/>
          <w:sz w:val="24"/>
          <w:szCs w:val="24"/>
          <w:lang w:val="en-US" w:eastAsia="zh-CN"/>
        </w:rPr>
      </w:pPr>
      <w:r>
        <w:rPr>
          <w:rFonts w:hint="default" w:ascii="Times New Roman" w:hAnsi="Times New Roman" w:eastAsia="宋体" w:cs="宋体"/>
          <w:b w:val="0"/>
          <w:bCs/>
          <w:color w:val="0000FF"/>
          <w:sz w:val="24"/>
          <w:szCs w:val="24"/>
          <w:lang w:val="en-US" w:eastAsia="zh-CN" w:bidi="en-US"/>
        </w:rPr>
        <w:t>echo "nameserver 8.8.8.8" &gt; /etc/resolv.conf</w:t>
      </w:r>
    </w:p>
    <w:p w14:paraId="2C2F4243">
      <w:pPr>
        <w:pStyle w:val="12"/>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textAlignment w:val="auto"/>
        <w:outlineLvl w:val="9"/>
        <w:rPr>
          <w:rFonts w:hint="eastAsia" w:ascii="Times New Roman" w:hAnsi="Times New Roman" w:cs="Times New Roman"/>
          <w:b w:val="0"/>
          <w:bCs w:val="0"/>
          <w:color w:val="auto"/>
          <w:sz w:val="24"/>
          <w:szCs w:val="24"/>
          <w:lang w:val="en-US" w:eastAsia="zh-CN"/>
        </w:rPr>
      </w:pPr>
      <w:r>
        <w:drawing>
          <wp:inline distT="0" distB="0" distL="114300" distR="114300">
            <wp:extent cx="5267325" cy="1009650"/>
            <wp:effectExtent l="0" t="0" r="9525" b="0"/>
            <wp:docPr id="109"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图片 21"/>
                    <pic:cNvPicPr>
                      <a:picLocks noChangeAspect="1"/>
                    </pic:cNvPicPr>
                  </pic:nvPicPr>
                  <pic:blipFill>
                    <a:blip r:embed="rId79"/>
                    <a:stretch>
                      <a:fillRect/>
                    </a:stretch>
                  </pic:blipFill>
                  <pic:spPr>
                    <a:xfrm>
                      <a:off x="0" y="0"/>
                      <a:ext cx="5267325" cy="1009650"/>
                    </a:xfrm>
                    <a:prstGeom prst="rect">
                      <a:avLst/>
                    </a:prstGeom>
                    <a:noFill/>
                    <a:ln>
                      <a:noFill/>
                    </a:ln>
                  </pic:spPr>
                </pic:pic>
              </a:graphicData>
            </a:graphic>
          </wp:inline>
        </w:drawing>
      </w:r>
    </w:p>
    <w:p w14:paraId="3335D320">
      <w:pPr>
        <w:pStyle w:val="12"/>
        <w:keepNext w:val="0"/>
        <w:keepLines w:val="0"/>
        <w:pageBreakBefore w:val="0"/>
        <w:widowControl/>
        <w:numPr>
          <w:ilvl w:val="0"/>
          <w:numId w:val="0"/>
        </w:numPr>
        <w:kinsoku/>
        <w:wordWrap/>
        <w:overflowPunct/>
        <w:topLinePunct w:val="0"/>
        <w:autoSpaceDE/>
        <w:autoSpaceDN/>
        <w:bidi w:val="0"/>
        <w:adjustRightInd/>
        <w:snapToGrid/>
        <w:spacing w:line="240" w:lineRule="auto"/>
        <w:ind w:left="0" w:leftChars="0" w:firstLine="0" w:firstLineChars="0"/>
        <w:textAlignment w:val="auto"/>
        <w:outlineLvl w:val="3"/>
        <w:rPr>
          <w:rFonts w:hint="default" w:ascii="Times New Roman" w:hAnsi="Times New Roman" w:eastAsia="宋体" w:cs="宋体"/>
          <w:b w:val="0"/>
          <w:bCs/>
          <w:color w:val="auto"/>
          <w:sz w:val="24"/>
          <w:szCs w:val="24"/>
          <w:lang w:val="en-US" w:eastAsia="zh-CN" w:bidi="en-US"/>
        </w:rPr>
      </w:pPr>
      <w:r>
        <w:rPr>
          <w:rFonts w:hint="eastAsia" w:ascii="Times New Roman" w:hAnsi="Times New Roman" w:eastAsia="宋体" w:cs="宋体"/>
          <w:b w:val="0"/>
          <w:bCs/>
          <w:color w:val="auto"/>
          <w:sz w:val="24"/>
          <w:szCs w:val="24"/>
          <w:lang w:val="en-US" w:eastAsia="zh-CN" w:bidi="en-US"/>
        </w:rPr>
        <w:t>（2）短信功能</w:t>
      </w:r>
    </w:p>
    <w:p w14:paraId="53D608F4">
      <w:pPr>
        <w:pStyle w:val="12"/>
        <w:keepNext w:val="0"/>
        <w:keepLines w:val="0"/>
        <w:pageBreakBefore w:val="0"/>
        <w:widowControl w:val="0"/>
        <w:kinsoku/>
        <w:wordWrap/>
        <w:overflowPunct/>
        <w:topLinePunct w:val="0"/>
        <w:autoSpaceDE/>
        <w:autoSpaceDN/>
        <w:bidi w:val="0"/>
        <w:adjustRightInd/>
        <w:snapToGrid/>
        <w:spacing w:line="360" w:lineRule="auto"/>
        <w:ind w:left="0" w:leftChars="0" w:firstLine="420" w:firstLineChars="0"/>
        <w:textAlignment w:val="auto"/>
        <w:outlineLvl w:val="9"/>
        <w:rPr>
          <w:rFonts w:hint="eastAsia" w:ascii="Times New Roman" w:hAnsi="Times New Roman" w:eastAsia="宋体" w:cs="宋体"/>
          <w:b w:val="0"/>
          <w:bCs/>
          <w:color w:val="auto"/>
          <w:sz w:val="24"/>
          <w:szCs w:val="24"/>
          <w:lang w:val="en-US" w:eastAsia="zh-CN" w:bidi="en-US"/>
        </w:rPr>
      </w:pPr>
      <w:r>
        <w:rPr>
          <w:rFonts w:hint="eastAsia" w:ascii="Times New Roman" w:hAnsi="Times New Roman" w:eastAsia="宋体" w:cs="宋体"/>
          <w:b w:val="0"/>
          <w:bCs/>
          <w:color w:val="auto"/>
          <w:sz w:val="24"/>
          <w:szCs w:val="24"/>
          <w:lang w:val="en-US" w:eastAsia="zh-CN" w:bidi="en-US"/>
        </w:rPr>
        <w:t>在测试程序目录下执行测试命令即可测试短信功能：</w:t>
      </w:r>
    </w:p>
    <w:p w14:paraId="79EE150D">
      <w:pPr>
        <w:pStyle w:val="12"/>
        <w:keepNext w:val="0"/>
        <w:keepLines w:val="0"/>
        <w:pageBreakBefore w:val="0"/>
        <w:widowControl w:val="0"/>
        <w:shd w:val="clear" w:fill="E7E6E6" w:themeFill="background2"/>
        <w:kinsoku/>
        <w:wordWrap/>
        <w:overflowPunct/>
        <w:topLinePunct w:val="0"/>
        <w:autoSpaceDE/>
        <w:autoSpaceDN/>
        <w:bidi w:val="0"/>
        <w:adjustRightInd/>
        <w:snapToGrid/>
        <w:spacing w:line="360" w:lineRule="auto"/>
        <w:ind w:left="0" w:leftChars="0" w:firstLine="420" w:firstLineChars="0"/>
        <w:textAlignment w:val="auto"/>
        <w:outlineLvl w:val="9"/>
        <w:rPr>
          <w:rFonts w:hint="default" w:ascii="Times New Roman" w:hAnsi="Times New Roman" w:eastAsia="宋体" w:cs="宋体"/>
          <w:b w:val="0"/>
          <w:bCs/>
          <w:color w:val="0000FF"/>
          <w:sz w:val="24"/>
          <w:szCs w:val="24"/>
          <w:lang w:val="en-US" w:eastAsia="zh-CN" w:bidi="en-US"/>
        </w:rPr>
      </w:pPr>
      <w:r>
        <w:rPr>
          <w:rFonts w:hint="default" w:ascii="Times New Roman" w:hAnsi="Times New Roman" w:eastAsia="宋体" w:cs="宋体"/>
          <w:b w:val="0"/>
          <w:bCs/>
          <w:color w:val="0000FF"/>
          <w:sz w:val="24"/>
          <w:szCs w:val="24"/>
          <w:lang w:val="en-US" w:eastAsia="zh-CN" w:bidi="en-US"/>
        </w:rPr>
        <w:t>./send_sms &lt;device&gt; &lt;phonenumber&gt; &lt;text&gt;</w:t>
      </w:r>
    </w:p>
    <w:p w14:paraId="7D300F7F">
      <w:pPr>
        <w:pStyle w:val="12"/>
        <w:keepNext w:val="0"/>
        <w:keepLines w:val="0"/>
        <w:pageBreakBefore w:val="0"/>
        <w:widowControl w:val="0"/>
        <w:kinsoku/>
        <w:wordWrap/>
        <w:overflowPunct/>
        <w:topLinePunct w:val="0"/>
        <w:autoSpaceDE/>
        <w:autoSpaceDN/>
        <w:bidi w:val="0"/>
        <w:adjustRightInd/>
        <w:snapToGrid/>
        <w:spacing w:line="360" w:lineRule="auto"/>
        <w:ind w:left="0" w:leftChars="0" w:firstLine="420" w:firstLineChars="0"/>
        <w:textAlignment w:val="auto"/>
        <w:outlineLvl w:val="9"/>
        <w:rPr>
          <w:rFonts w:hint="default" w:ascii="Times New Roman" w:hAnsi="Times New Roman" w:eastAsia="宋体" w:cs="宋体"/>
          <w:b w:val="0"/>
          <w:bCs/>
          <w:color w:val="auto"/>
          <w:sz w:val="24"/>
          <w:szCs w:val="24"/>
          <w:lang w:val="en-US" w:eastAsia="zh-CN" w:bidi="en-US"/>
        </w:rPr>
      </w:pPr>
      <w:r>
        <w:rPr>
          <w:rFonts w:hint="default" w:ascii="Times New Roman" w:hAnsi="Times New Roman" w:eastAsia="宋体" w:cs="宋体"/>
          <w:b w:val="0"/>
          <w:bCs/>
          <w:color w:val="auto"/>
          <w:sz w:val="24"/>
          <w:szCs w:val="24"/>
          <w:lang w:val="en-US" w:eastAsia="zh-CN" w:bidi="en-US"/>
        </w:rPr>
        <w:t>命令说明：&lt;device&gt;为4G模块设备节点。&lt;phonenumber&gt;为发送短信目标手机号。&lt;text&gt;为短信发送内容，短信内容字符之间不可有空格，否则会提示错误。</w:t>
      </w:r>
    </w:p>
    <w:p w14:paraId="0F7D6213">
      <w:pPr>
        <w:pStyle w:val="12"/>
        <w:keepNext w:val="0"/>
        <w:keepLines w:val="0"/>
        <w:pageBreakBefore w:val="0"/>
        <w:widowControl w:val="0"/>
        <w:kinsoku/>
        <w:wordWrap/>
        <w:overflowPunct/>
        <w:topLinePunct w:val="0"/>
        <w:autoSpaceDE/>
        <w:autoSpaceDN/>
        <w:bidi w:val="0"/>
        <w:adjustRightInd/>
        <w:snapToGrid/>
        <w:spacing w:line="360" w:lineRule="auto"/>
        <w:ind w:left="0" w:leftChars="0" w:firstLine="420" w:firstLineChars="0"/>
        <w:textAlignment w:val="auto"/>
        <w:outlineLvl w:val="9"/>
        <w:rPr>
          <w:rFonts w:hint="default" w:ascii="Times New Roman" w:hAnsi="Times New Roman" w:eastAsia="宋体" w:cs="宋体"/>
          <w:b w:val="0"/>
          <w:bCs/>
          <w:color w:val="auto"/>
          <w:sz w:val="24"/>
          <w:szCs w:val="24"/>
          <w:lang w:val="en-US" w:eastAsia="zh-CN" w:bidi="en-US"/>
        </w:rPr>
      </w:pPr>
      <w:r>
        <w:rPr>
          <w:rFonts w:hint="eastAsia" w:ascii="Times New Roman" w:hAnsi="Times New Roman" w:eastAsia="宋体" w:cs="宋体"/>
          <w:b w:val="0"/>
          <w:bCs/>
          <w:color w:val="auto"/>
          <w:sz w:val="24"/>
          <w:szCs w:val="24"/>
          <w:lang w:val="en-US" w:eastAsia="zh-CN" w:bidi="en-US"/>
        </w:rPr>
        <w:t>例如：</w:t>
      </w:r>
      <w:r>
        <w:rPr>
          <w:rFonts w:hint="eastAsia" w:ascii="Times New Roman" w:hAnsi="Times New Roman" w:eastAsia="宋体" w:cs="宋体"/>
          <w:b w:val="0"/>
          <w:bCs/>
          <w:color w:val="0000FF"/>
          <w:sz w:val="24"/>
          <w:szCs w:val="24"/>
          <w:lang w:val="en-US" w:eastAsia="zh-CN" w:bidi="en-US"/>
        </w:rPr>
        <w:t xml:space="preserve">./send_sms /dev/ttyUSB1 152******** </w:t>
      </w:r>
      <w:r>
        <w:rPr>
          <w:rFonts w:hint="default" w:ascii="Times New Roman" w:hAnsi="Times New Roman" w:eastAsia="宋体" w:cs="宋体"/>
          <w:b w:val="0"/>
          <w:bCs/>
          <w:color w:val="0000FF"/>
          <w:sz w:val="24"/>
          <w:szCs w:val="24"/>
          <w:lang w:val="en-US" w:eastAsia="zh-CN" w:bidi="en-US"/>
        </w:rPr>
        <w:t>“</w:t>
      </w:r>
      <w:r>
        <w:rPr>
          <w:rFonts w:hint="eastAsia" w:ascii="Times New Roman" w:hAnsi="Times New Roman" w:eastAsia="宋体" w:cs="宋体"/>
          <w:b w:val="0"/>
          <w:bCs/>
          <w:color w:val="0000FF"/>
          <w:sz w:val="24"/>
          <w:szCs w:val="24"/>
          <w:lang w:val="en-US" w:eastAsia="zh-CN" w:bidi="en-US"/>
        </w:rPr>
        <w:t>test</w:t>
      </w:r>
      <w:r>
        <w:rPr>
          <w:rFonts w:hint="default" w:ascii="Times New Roman" w:hAnsi="Times New Roman" w:eastAsia="宋体" w:cs="宋体"/>
          <w:b w:val="0"/>
          <w:bCs/>
          <w:color w:val="0000FF"/>
          <w:sz w:val="24"/>
          <w:szCs w:val="24"/>
          <w:lang w:val="en-US" w:eastAsia="zh-CN" w:bidi="en-US"/>
        </w:rPr>
        <w:t>”</w:t>
      </w:r>
    </w:p>
    <w:p w14:paraId="50502958">
      <w:pPr>
        <w:pStyle w:val="12"/>
        <w:keepNext w:val="0"/>
        <w:keepLines w:val="0"/>
        <w:pageBreakBefore w:val="0"/>
        <w:widowControl w:val="0"/>
        <w:kinsoku/>
        <w:wordWrap/>
        <w:overflowPunct/>
        <w:topLinePunct w:val="0"/>
        <w:autoSpaceDE/>
        <w:autoSpaceDN/>
        <w:bidi w:val="0"/>
        <w:adjustRightInd/>
        <w:snapToGrid/>
        <w:spacing w:line="360" w:lineRule="auto"/>
        <w:ind w:left="0" w:leftChars="0" w:firstLine="420" w:firstLineChars="0"/>
        <w:textAlignment w:val="auto"/>
        <w:outlineLvl w:val="9"/>
        <w:rPr>
          <w:rFonts w:hint="eastAsia" w:ascii="Times New Roman" w:hAnsi="Times New Roman" w:eastAsia="宋体" w:cs="宋体"/>
          <w:b w:val="0"/>
          <w:bCs/>
          <w:color w:val="auto"/>
          <w:sz w:val="24"/>
          <w:szCs w:val="24"/>
          <w:lang w:val="en-US" w:eastAsia="zh-CN" w:bidi="en-US"/>
        </w:rPr>
      </w:pPr>
      <w:r>
        <w:rPr>
          <w:rFonts w:hint="eastAsia" w:ascii="Times New Roman" w:hAnsi="Times New Roman" w:eastAsia="宋体" w:cs="宋体"/>
          <w:b w:val="0"/>
          <w:bCs/>
          <w:color w:val="auto"/>
          <w:sz w:val="24"/>
          <w:szCs w:val="24"/>
          <w:lang w:val="en-US" w:eastAsia="zh-CN" w:bidi="en-US"/>
        </w:rPr>
        <w:t>此时对应号码应收到内容为“test”的短信。</w:t>
      </w:r>
    </w:p>
    <w:p w14:paraId="0FA08F58">
      <w:pPr>
        <w:pStyle w:val="12"/>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textAlignment w:val="auto"/>
        <w:outlineLvl w:val="9"/>
        <w:rPr>
          <w:rFonts w:hint="eastAsia" w:ascii="Times New Roman" w:hAnsi="Times New Roman" w:eastAsia="宋体" w:cs="宋体"/>
          <w:b w:val="0"/>
          <w:bCs/>
          <w:color w:val="auto"/>
          <w:sz w:val="24"/>
          <w:szCs w:val="24"/>
          <w:lang w:val="en-US" w:eastAsia="zh-CN" w:bidi="en-US"/>
        </w:rPr>
      </w:pPr>
    </w:p>
    <w:p w14:paraId="406F7BE9">
      <w:pPr>
        <w:pStyle w:val="12"/>
        <w:keepNext w:val="0"/>
        <w:keepLines w:val="0"/>
        <w:pageBreakBefore w:val="0"/>
        <w:widowControl/>
        <w:numPr>
          <w:ilvl w:val="0"/>
          <w:numId w:val="0"/>
        </w:numPr>
        <w:kinsoku/>
        <w:wordWrap/>
        <w:overflowPunct/>
        <w:topLinePunct w:val="0"/>
        <w:autoSpaceDE/>
        <w:autoSpaceDN/>
        <w:bidi w:val="0"/>
        <w:adjustRightInd/>
        <w:snapToGrid/>
        <w:spacing w:line="240" w:lineRule="auto"/>
        <w:ind w:left="0" w:leftChars="0" w:firstLine="0" w:firstLineChars="0"/>
        <w:textAlignment w:val="auto"/>
        <w:outlineLvl w:val="3"/>
        <w:rPr>
          <w:rFonts w:hint="eastAsia" w:ascii="Times New Roman" w:hAnsi="Times New Roman" w:eastAsia="宋体" w:cs="宋体"/>
          <w:b w:val="0"/>
          <w:bCs/>
          <w:color w:val="auto"/>
          <w:sz w:val="24"/>
          <w:szCs w:val="24"/>
          <w:lang w:val="en-US" w:eastAsia="zh-CN" w:bidi="en-US"/>
        </w:rPr>
      </w:pPr>
      <w:r>
        <w:rPr>
          <w:rFonts w:hint="eastAsia" w:ascii="Times New Roman" w:hAnsi="Times New Roman" w:eastAsia="宋体" w:cs="宋体"/>
          <w:b w:val="0"/>
          <w:bCs/>
          <w:color w:val="auto"/>
          <w:sz w:val="24"/>
          <w:szCs w:val="24"/>
          <w:lang w:val="en-US" w:eastAsia="zh-CN" w:bidi="en-US"/>
        </w:rPr>
        <w:t>（3）通话功能</w:t>
      </w:r>
    </w:p>
    <w:p w14:paraId="77F04EC6">
      <w:pPr>
        <w:pStyle w:val="12"/>
        <w:keepNext w:val="0"/>
        <w:keepLines w:val="0"/>
        <w:pageBreakBefore w:val="0"/>
        <w:widowControl w:val="0"/>
        <w:kinsoku/>
        <w:wordWrap/>
        <w:overflowPunct/>
        <w:topLinePunct w:val="0"/>
        <w:autoSpaceDE/>
        <w:autoSpaceDN/>
        <w:bidi w:val="0"/>
        <w:adjustRightInd/>
        <w:snapToGrid/>
        <w:spacing w:line="360" w:lineRule="auto"/>
        <w:ind w:left="0" w:leftChars="0" w:firstLine="420" w:firstLineChars="0"/>
        <w:textAlignment w:val="auto"/>
        <w:outlineLvl w:val="9"/>
        <w:rPr>
          <w:rFonts w:hint="eastAsia" w:ascii="Times New Roman" w:hAnsi="Times New Roman" w:eastAsia="宋体" w:cs="宋体"/>
          <w:b w:val="0"/>
          <w:bCs/>
          <w:color w:val="auto"/>
          <w:sz w:val="24"/>
          <w:szCs w:val="24"/>
          <w:lang w:val="en-US" w:eastAsia="zh-CN" w:bidi="en-US"/>
        </w:rPr>
      </w:pPr>
      <w:r>
        <w:rPr>
          <w:rFonts w:hint="eastAsia" w:ascii="Times New Roman" w:hAnsi="Times New Roman" w:eastAsia="宋体" w:cs="宋体"/>
          <w:b w:val="0"/>
          <w:bCs/>
          <w:color w:val="auto"/>
          <w:sz w:val="24"/>
          <w:szCs w:val="24"/>
          <w:lang w:val="en-US" w:eastAsia="zh-CN" w:bidi="en-US"/>
        </w:rPr>
        <w:t>在测试程序目录下执行测试命令即可测试拨号功能：</w:t>
      </w:r>
    </w:p>
    <w:p w14:paraId="2C7CB467">
      <w:pPr>
        <w:pStyle w:val="12"/>
        <w:keepNext w:val="0"/>
        <w:keepLines w:val="0"/>
        <w:pageBreakBefore w:val="0"/>
        <w:widowControl w:val="0"/>
        <w:shd w:val="clear" w:fill="E7E6E6" w:themeFill="background2"/>
        <w:kinsoku/>
        <w:wordWrap/>
        <w:overflowPunct/>
        <w:topLinePunct w:val="0"/>
        <w:autoSpaceDE/>
        <w:autoSpaceDN/>
        <w:bidi w:val="0"/>
        <w:adjustRightInd/>
        <w:snapToGrid/>
        <w:spacing w:line="360" w:lineRule="auto"/>
        <w:ind w:left="0" w:leftChars="0" w:firstLine="420" w:firstLineChars="0"/>
        <w:textAlignment w:val="auto"/>
        <w:outlineLvl w:val="9"/>
        <w:rPr>
          <w:rFonts w:hint="eastAsia" w:ascii="Times New Roman" w:hAnsi="Times New Roman" w:eastAsia="宋体" w:cs="宋体"/>
          <w:b w:val="0"/>
          <w:bCs/>
          <w:color w:val="0000FF"/>
          <w:sz w:val="24"/>
          <w:szCs w:val="24"/>
          <w:lang w:val="en-US" w:eastAsia="zh-CN" w:bidi="en-US"/>
        </w:rPr>
      </w:pPr>
      <w:r>
        <w:rPr>
          <w:rFonts w:hint="eastAsia" w:ascii="Times New Roman" w:hAnsi="Times New Roman" w:eastAsia="宋体" w:cs="宋体"/>
          <w:b w:val="0"/>
          <w:bCs/>
          <w:color w:val="0000FF"/>
          <w:sz w:val="24"/>
          <w:szCs w:val="24"/>
          <w:lang w:val="en-US" w:eastAsia="zh-CN" w:bidi="en-US"/>
        </w:rPr>
        <w:t>./phone_call &lt;device&gt; &lt;phonenumber&gt;</w:t>
      </w:r>
    </w:p>
    <w:p w14:paraId="352A7335">
      <w:pPr>
        <w:pStyle w:val="12"/>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20" w:firstLineChars="0"/>
        <w:textAlignment w:val="auto"/>
        <w:outlineLvl w:val="9"/>
        <w:rPr>
          <w:rFonts w:hint="default" w:ascii="Times New Roman" w:hAnsi="Times New Roman" w:eastAsia="宋体" w:cs="宋体"/>
          <w:b w:val="0"/>
          <w:bCs/>
          <w:color w:val="auto"/>
          <w:sz w:val="24"/>
          <w:szCs w:val="24"/>
          <w:lang w:val="en-US" w:eastAsia="zh-CN" w:bidi="en-US"/>
        </w:rPr>
      </w:pPr>
      <w:r>
        <w:rPr>
          <w:rFonts w:hint="default" w:ascii="Times New Roman" w:hAnsi="Times New Roman" w:eastAsia="宋体" w:cs="宋体"/>
          <w:b w:val="0"/>
          <w:bCs/>
          <w:color w:val="auto"/>
          <w:sz w:val="24"/>
          <w:szCs w:val="24"/>
          <w:lang w:val="en-US" w:eastAsia="zh-CN" w:bidi="en-US"/>
        </w:rPr>
        <w:t>命令说明：&lt;device&gt;为4G模块设备节点。&lt;phonenumber&gt;为拨打目标手机号。</w:t>
      </w:r>
    </w:p>
    <w:p w14:paraId="5B889847">
      <w:pPr>
        <w:pStyle w:val="12"/>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20" w:firstLineChars="0"/>
        <w:textAlignment w:val="auto"/>
        <w:outlineLvl w:val="9"/>
        <w:rPr>
          <w:rFonts w:hint="eastAsia" w:ascii="Times New Roman" w:hAnsi="Times New Roman" w:eastAsia="宋体" w:cs="宋体"/>
          <w:b w:val="0"/>
          <w:bCs/>
          <w:color w:val="0000FF"/>
          <w:sz w:val="24"/>
          <w:szCs w:val="24"/>
          <w:lang w:val="en-US" w:eastAsia="zh-CN" w:bidi="en-US"/>
        </w:rPr>
      </w:pPr>
      <w:r>
        <w:rPr>
          <w:rFonts w:hint="eastAsia" w:ascii="Times New Roman" w:hAnsi="Times New Roman" w:eastAsia="宋体" w:cs="宋体"/>
          <w:b w:val="0"/>
          <w:bCs/>
          <w:color w:val="auto"/>
          <w:sz w:val="24"/>
          <w:szCs w:val="24"/>
          <w:lang w:val="en-US" w:eastAsia="zh-CN" w:bidi="en-US"/>
        </w:rPr>
        <w:t>例如：</w:t>
      </w:r>
      <w:r>
        <w:rPr>
          <w:rFonts w:hint="eastAsia" w:ascii="Times New Roman" w:hAnsi="Times New Roman" w:eastAsia="宋体" w:cs="宋体"/>
          <w:b w:val="0"/>
          <w:bCs/>
          <w:color w:val="0000FF"/>
          <w:sz w:val="24"/>
          <w:szCs w:val="24"/>
          <w:lang w:val="en-US" w:eastAsia="zh-CN" w:bidi="en-US"/>
        </w:rPr>
        <w:t>./phone_call /dev/ttyUSB1 152********</w:t>
      </w:r>
    </w:p>
    <w:p w14:paraId="7AEF9F95">
      <w:pPr>
        <w:pStyle w:val="12"/>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20" w:firstLineChars="0"/>
        <w:textAlignment w:val="auto"/>
        <w:outlineLvl w:val="9"/>
        <w:rPr>
          <w:rFonts w:hint="eastAsia" w:ascii="Times New Roman" w:hAnsi="Times New Roman" w:eastAsia="宋体" w:cs="宋体"/>
          <w:b w:val="0"/>
          <w:bCs/>
          <w:color w:val="auto"/>
          <w:sz w:val="24"/>
          <w:szCs w:val="24"/>
          <w:lang w:val="en-US" w:eastAsia="zh-CN" w:bidi="en-US"/>
        </w:rPr>
      </w:pPr>
      <w:r>
        <w:rPr>
          <w:rFonts w:hint="eastAsia" w:ascii="Times New Roman" w:hAnsi="Times New Roman" w:eastAsia="宋体" w:cs="宋体"/>
          <w:b w:val="0"/>
          <w:bCs/>
          <w:color w:val="auto"/>
          <w:sz w:val="24"/>
          <w:szCs w:val="24"/>
          <w:lang w:val="en-US" w:eastAsia="zh-CN" w:bidi="en-US"/>
        </w:rPr>
        <w:t>此时对应号码应收到设备来电。</w:t>
      </w:r>
    </w:p>
    <w:p w14:paraId="2E82B9F2">
      <w:pPr>
        <w:pStyle w:val="12"/>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outlineLvl w:val="9"/>
        <w:rPr>
          <w:rFonts w:hint="eastAsia" w:ascii="Times New Roman" w:hAnsi="Times New Roman" w:eastAsia="宋体" w:cs="宋体"/>
          <w:b w:val="0"/>
          <w:bCs/>
          <w:color w:val="auto"/>
          <w:sz w:val="24"/>
          <w:szCs w:val="24"/>
          <w:lang w:val="en-US" w:eastAsia="zh-CN" w:bidi="en-US"/>
        </w:rPr>
      </w:pPr>
    </w:p>
    <w:p w14:paraId="5CB7B282">
      <w:pPr>
        <w:pStyle w:val="12"/>
        <w:keepNext w:val="0"/>
        <w:keepLines w:val="0"/>
        <w:pageBreakBefore w:val="0"/>
        <w:widowControl/>
        <w:numPr>
          <w:ilvl w:val="0"/>
          <w:numId w:val="0"/>
        </w:numPr>
        <w:kinsoku/>
        <w:wordWrap/>
        <w:overflowPunct/>
        <w:topLinePunct w:val="0"/>
        <w:autoSpaceDE/>
        <w:autoSpaceDN/>
        <w:bidi w:val="0"/>
        <w:adjustRightInd/>
        <w:snapToGrid/>
        <w:spacing w:line="240" w:lineRule="auto"/>
        <w:ind w:left="0" w:leftChars="0" w:firstLine="0" w:firstLineChars="0"/>
        <w:textAlignment w:val="auto"/>
        <w:outlineLvl w:val="3"/>
        <w:rPr>
          <w:rFonts w:hint="eastAsia" w:ascii="Times New Roman" w:hAnsi="Times New Roman" w:eastAsia="宋体" w:cs="宋体"/>
          <w:b w:val="0"/>
          <w:bCs/>
          <w:color w:val="auto"/>
          <w:sz w:val="24"/>
          <w:szCs w:val="24"/>
          <w:lang w:val="en-US" w:eastAsia="zh-CN" w:bidi="en-US"/>
        </w:rPr>
      </w:pPr>
      <w:r>
        <w:rPr>
          <w:rFonts w:hint="eastAsia" w:ascii="Times New Roman" w:hAnsi="Times New Roman" w:eastAsia="宋体" w:cs="宋体"/>
          <w:b w:val="0"/>
          <w:bCs/>
          <w:color w:val="auto"/>
          <w:sz w:val="24"/>
          <w:szCs w:val="24"/>
          <w:lang w:val="en-US" w:eastAsia="zh-CN" w:bidi="en-US"/>
        </w:rPr>
        <w:t>（4）GPS功能</w:t>
      </w:r>
    </w:p>
    <w:p w14:paraId="07852716">
      <w:pPr>
        <w:pStyle w:val="12"/>
        <w:keepNext w:val="0"/>
        <w:keepLines w:val="0"/>
        <w:pageBreakBefore w:val="0"/>
        <w:widowControl w:val="0"/>
        <w:kinsoku/>
        <w:wordWrap/>
        <w:overflowPunct/>
        <w:topLinePunct w:val="0"/>
        <w:autoSpaceDE/>
        <w:autoSpaceDN/>
        <w:bidi w:val="0"/>
        <w:adjustRightInd/>
        <w:snapToGrid/>
        <w:spacing w:line="360" w:lineRule="auto"/>
        <w:ind w:left="0" w:leftChars="0" w:firstLine="420" w:firstLineChars="0"/>
        <w:textAlignment w:val="auto"/>
        <w:outlineLvl w:val="9"/>
        <w:rPr>
          <w:rFonts w:hint="eastAsia" w:ascii="Times New Roman" w:hAnsi="Times New Roman" w:eastAsia="宋体" w:cs="宋体"/>
          <w:b w:val="0"/>
          <w:bCs/>
          <w:color w:val="auto"/>
          <w:sz w:val="24"/>
          <w:szCs w:val="24"/>
          <w:lang w:val="en-US" w:eastAsia="zh-CN" w:bidi="en-US"/>
        </w:rPr>
      </w:pPr>
      <w:r>
        <w:rPr>
          <w:rFonts w:hint="eastAsia" w:ascii="Times New Roman" w:hAnsi="Times New Roman" w:eastAsia="宋体" w:cs="宋体"/>
          <w:b w:val="0"/>
          <w:bCs/>
          <w:color w:val="auto"/>
          <w:sz w:val="24"/>
          <w:szCs w:val="24"/>
          <w:lang w:val="en-US" w:eastAsia="zh-CN" w:bidi="en-US"/>
        </w:rPr>
        <w:t>在测试程序目录下执行测试命令即可测试GPS功能：</w:t>
      </w:r>
    </w:p>
    <w:p w14:paraId="0CA370BD">
      <w:pPr>
        <w:pStyle w:val="12"/>
        <w:keepNext w:val="0"/>
        <w:keepLines w:val="0"/>
        <w:pageBreakBefore w:val="0"/>
        <w:widowControl w:val="0"/>
        <w:numPr>
          <w:ilvl w:val="0"/>
          <w:numId w:val="0"/>
        </w:numPr>
        <w:shd w:val="clear" w:fill="E7E6E6" w:themeFill="background2"/>
        <w:kinsoku/>
        <w:wordWrap/>
        <w:overflowPunct/>
        <w:topLinePunct w:val="0"/>
        <w:autoSpaceDE/>
        <w:autoSpaceDN/>
        <w:bidi w:val="0"/>
        <w:adjustRightInd/>
        <w:snapToGrid/>
        <w:spacing w:line="360" w:lineRule="auto"/>
        <w:ind w:leftChars="0" w:firstLine="420" w:firstLineChars="0"/>
        <w:textAlignment w:val="auto"/>
        <w:outlineLvl w:val="9"/>
        <w:rPr>
          <w:rFonts w:hint="default" w:ascii="Times New Roman" w:hAnsi="Times New Roman" w:eastAsia="宋体" w:cs="宋体"/>
          <w:b w:val="0"/>
          <w:bCs/>
          <w:color w:val="0000FF"/>
          <w:sz w:val="24"/>
          <w:szCs w:val="24"/>
          <w:lang w:val="en-US" w:eastAsia="zh-CN" w:bidi="en-US"/>
        </w:rPr>
      </w:pPr>
      <w:r>
        <w:rPr>
          <w:rFonts w:hint="default" w:ascii="Times New Roman" w:hAnsi="Times New Roman" w:eastAsia="宋体" w:cs="宋体"/>
          <w:b w:val="0"/>
          <w:bCs/>
          <w:color w:val="0000FF"/>
          <w:sz w:val="24"/>
          <w:szCs w:val="24"/>
          <w:lang w:val="en-US" w:eastAsia="zh-CN" w:bidi="en-US"/>
        </w:rPr>
        <w:t>./get_location &lt;device&gt; &lt;timeout&gt;</w:t>
      </w:r>
    </w:p>
    <w:p w14:paraId="6F5E9A99">
      <w:pPr>
        <w:pStyle w:val="12"/>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20" w:firstLineChars="0"/>
        <w:textAlignment w:val="auto"/>
        <w:outlineLvl w:val="9"/>
        <w:rPr>
          <w:rFonts w:hint="default" w:ascii="Times New Roman" w:hAnsi="Times New Roman" w:eastAsia="宋体" w:cs="宋体"/>
          <w:b w:val="0"/>
          <w:bCs/>
          <w:color w:val="auto"/>
          <w:sz w:val="24"/>
          <w:szCs w:val="24"/>
          <w:lang w:val="en-US" w:eastAsia="zh-CN" w:bidi="en-US"/>
        </w:rPr>
      </w:pPr>
      <w:r>
        <w:rPr>
          <w:rFonts w:hint="default" w:ascii="Times New Roman" w:hAnsi="Times New Roman" w:eastAsia="宋体" w:cs="宋体"/>
          <w:b w:val="0"/>
          <w:bCs/>
          <w:color w:val="auto"/>
          <w:sz w:val="24"/>
          <w:szCs w:val="24"/>
          <w:lang w:val="en-US" w:eastAsia="zh-CN" w:bidi="en-US"/>
        </w:rPr>
        <w:t>命令说明：&lt;device&gt;为设备节点，以"ls /dev/ttyUSB*"命令查看结果为准，重启</w:t>
      </w:r>
      <w:r>
        <w:rPr>
          <w:rFonts w:hint="eastAsia" w:ascii="Times New Roman" w:hAnsi="Times New Roman" w:eastAsia="宋体" w:cs="宋体"/>
          <w:b w:val="0"/>
          <w:bCs/>
          <w:color w:val="auto"/>
          <w:sz w:val="24"/>
          <w:szCs w:val="24"/>
          <w:lang w:val="en-US" w:eastAsia="zh-CN" w:bidi="en-US"/>
        </w:rPr>
        <w:t>设备</w:t>
      </w:r>
      <w:r>
        <w:rPr>
          <w:rFonts w:hint="default" w:ascii="Times New Roman" w:hAnsi="Times New Roman" w:eastAsia="宋体" w:cs="宋体"/>
          <w:b w:val="0"/>
          <w:bCs/>
          <w:color w:val="auto"/>
          <w:sz w:val="24"/>
          <w:szCs w:val="24"/>
          <w:lang w:val="en-US" w:eastAsia="zh-CN" w:bidi="en-US"/>
        </w:rPr>
        <w:t>后可能会变化。&lt;timeout&gt;为等待返回经纬度信息的时间（单位为秒）。</w:t>
      </w:r>
    </w:p>
    <w:p w14:paraId="27B6ACA7">
      <w:pPr>
        <w:pStyle w:val="12"/>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20" w:firstLineChars="0"/>
        <w:textAlignment w:val="auto"/>
        <w:outlineLvl w:val="9"/>
        <w:rPr>
          <w:rFonts w:hint="eastAsia" w:ascii="Times New Roman" w:hAnsi="Times New Roman" w:eastAsia="宋体" w:cs="宋体"/>
          <w:b w:val="0"/>
          <w:bCs/>
          <w:color w:val="0000FF"/>
          <w:sz w:val="24"/>
          <w:szCs w:val="24"/>
          <w:lang w:val="en-US" w:eastAsia="zh-CN" w:bidi="en-US"/>
        </w:rPr>
      </w:pPr>
      <w:r>
        <w:rPr>
          <w:rFonts w:hint="eastAsia" w:ascii="Times New Roman" w:hAnsi="Times New Roman" w:eastAsia="宋体" w:cs="宋体"/>
          <w:b w:val="0"/>
          <w:bCs/>
          <w:color w:val="auto"/>
          <w:sz w:val="24"/>
          <w:szCs w:val="24"/>
          <w:lang w:val="en-US" w:eastAsia="zh-CN" w:bidi="en-US"/>
        </w:rPr>
        <w:t>例如：</w:t>
      </w:r>
      <w:r>
        <w:rPr>
          <w:rFonts w:hint="eastAsia" w:ascii="Times New Roman" w:hAnsi="Times New Roman" w:eastAsia="宋体" w:cs="宋体"/>
          <w:b w:val="0"/>
          <w:bCs/>
          <w:color w:val="0000FF"/>
          <w:sz w:val="24"/>
          <w:szCs w:val="24"/>
          <w:lang w:val="en-US" w:eastAsia="zh-CN" w:bidi="en-US"/>
        </w:rPr>
        <w:t>./get_location /dev/ttyUSB1 1</w:t>
      </w:r>
    </w:p>
    <w:p w14:paraId="147211AA">
      <w:pPr>
        <w:pStyle w:val="12"/>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20" w:firstLineChars="0"/>
        <w:textAlignment w:val="auto"/>
        <w:outlineLvl w:val="9"/>
        <w:rPr>
          <w:rFonts w:hint="default" w:ascii="Times New Roman" w:hAnsi="Times New Roman" w:eastAsia="宋体" w:cs="宋体"/>
          <w:b w:val="0"/>
          <w:bCs/>
          <w:color w:val="auto"/>
          <w:sz w:val="24"/>
          <w:szCs w:val="24"/>
          <w:lang w:val="en-US" w:eastAsia="zh-CN" w:bidi="en-US"/>
        </w:rPr>
      </w:pPr>
      <w:r>
        <w:rPr>
          <w:rFonts w:hint="default" w:ascii="Times New Roman" w:hAnsi="Times New Roman" w:eastAsia="宋体" w:cs="宋体"/>
          <w:b w:val="0"/>
          <w:bCs/>
          <w:color w:val="auto"/>
          <w:sz w:val="24"/>
          <w:szCs w:val="24"/>
          <w:lang w:val="en-US" w:eastAsia="zh-CN" w:bidi="en-US"/>
        </w:rPr>
        <w:t>获取经纬度需等待几分钟时间，若获取失败、超时，请检查天线是否接好，并确保处于开阔场地进行测试。</w:t>
      </w:r>
    </w:p>
    <w:p w14:paraId="4EC42B46">
      <w:pPr>
        <w:pStyle w:val="12"/>
        <w:ind w:left="0" w:leftChars="0" w:firstLine="0" w:firstLineChars="0"/>
        <w:outlineLvl w:val="2"/>
        <w:rPr>
          <w:rFonts w:hint="eastAsia" w:ascii="Times New Roman" w:hAnsi="Times New Roman" w:eastAsia="宋体" w:cs="宋体"/>
          <w:b/>
          <w:bCs w:val="0"/>
          <w:color w:val="000000"/>
          <w:sz w:val="28"/>
          <w:szCs w:val="28"/>
          <w:lang w:val="en-US" w:eastAsia="zh-CN" w:bidi="en-US"/>
        </w:rPr>
      </w:pPr>
      <w:bookmarkStart w:id="137" w:name="_Toc20748"/>
      <w:bookmarkStart w:id="138" w:name="_Toc13576"/>
      <w:bookmarkStart w:id="139" w:name="_Toc14532"/>
      <w:bookmarkStart w:id="140" w:name="_Toc22151"/>
      <w:bookmarkStart w:id="141" w:name="_Toc15681"/>
      <w:r>
        <w:rPr>
          <w:rFonts w:hint="eastAsia" w:ascii="Times New Roman" w:hAnsi="Times New Roman" w:eastAsia="宋体" w:cs="宋体"/>
          <w:b/>
          <w:bCs w:val="0"/>
          <w:color w:val="000000"/>
          <w:sz w:val="28"/>
          <w:szCs w:val="28"/>
          <w:lang w:val="en-US" w:eastAsia="zh-CN" w:bidi="en-US"/>
        </w:rPr>
        <w:t>2.1</w:t>
      </w:r>
      <w:ins w:id="4758" w:author="L" w:date="2026-08-07T16:58:48Z">
        <w:r>
          <w:rPr>
            <w:rFonts w:hint="eastAsia" w:ascii="Times New Roman" w:hAnsi="Times New Roman" w:eastAsia="宋体" w:cs="宋体"/>
            <w:b/>
            <w:bCs w:val="0"/>
            <w:color w:val="000000"/>
            <w:sz w:val="28"/>
            <w:szCs w:val="28"/>
            <w:lang w:val="en-US" w:eastAsia="zh-CN" w:bidi="en-US"/>
          </w:rPr>
          <w:t>2</w:t>
        </w:r>
      </w:ins>
      <w:del w:id="4759" w:author="L" w:date="2026-08-07T16:58:48Z">
        <w:r>
          <w:rPr>
            <w:rFonts w:hint="eastAsia" w:ascii="Times New Roman" w:hAnsi="Times New Roman" w:eastAsia="宋体" w:cs="宋体"/>
            <w:b/>
            <w:bCs w:val="0"/>
            <w:color w:val="000000"/>
            <w:sz w:val="28"/>
            <w:szCs w:val="28"/>
            <w:lang w:val="en-US" w:eastAsia="zh-CN" w:bidi="en-US"/>
          </w:rPr>
          <w:delText>3</w:delText>
        </w:r>
      </w:del>
      <w:r>
        <w:rPr>
          <w:rFonts w:hint="eastAsia" w:ascii="Times New Roman" w:hAnsi="Times New Roman" w:eastAsia="宋体" w:cs="宋体"/>
          <w:b/>
          <w:bCs w:val="0"/>
          <w:color w:val="000000"/>
          <w:sz w:val="28"/>
          <w:szCs w:val="28"/>
          <w:lang w:val="en-US" w:eastAsia="zh-CN" w:bidi="en-US"/>
        </w:rPr>
        <w:t>.2 Wi-Fi模块</w:t>
      </w:r>
      <w:bookmarkEnd w:id="137"/>
      <w:bookmarkEnd w:id="138"/>
      <w:bookmarkEnd w:id="139"/>
      <w:bookmarkEnd w:id="140"/>
      <w:bookmarkEnd w:id="141"/>
    </w:p>
    <w:p w14:paraId="1A0CCC4C">
      <w:pPr>
        <w:pStyle w:val="12"/>
        <w:keepNext w:val="0"/>
        <w:keepLines w:val="0"/>
        <w:pageBreakBefore w:val="0"/>
        <w:widowControl w:val="0"/>
        <w:numPr>
          <w:ilvl w:val="0"/>
          <w:numId w:val="0"/>
        </w:numPr>
        <w:kinsoku/>
        <w:overflowPunct/>
        <w:topLinePunct w:val="0"/>
        <w:autoSpaceDE/>
        <w:autoSpaceDN/>
        <w:bidi w:val="0"/>
        <w:adjustRightInd/>
        <w:snapToGrid/>
        <w:spacing w:line="360" w:lineRule="auto"/>
        <w:ind w:leftChars="0" w:firstLine="420" w:firstLineChars="0"/>
        <w:textAlignment w:val="auto"/>
        <w:outlineLvl w:val="9"/>
        <w:rPr>
          <w:rFonts w:hint="default" w:ascii="Times New Roman" w:hAnsi="Times New Roman" w:eastAsia="宋体" w:cs="宋体"/>
          <w:b w:val="0"/>
          <w:bCs/>
          <w:color w:val="auto"/>
          <w:sz w:val="24"/>
          <w:szCs w:val="24"/>
          <w:lang w:val="en-US" w:eastAsia="zh-CN" w:bidi="en-US"/>
        </w:rPr>
      </w:pPr>
      <w:r>
        <w:rPr>
          <w:rFonts w:hint="eastAsia" w:ascii="Times New Roman" w:hAnsi="Times New Roman" w:eastAsia="宋体" w:cs="宋体"/>
          <w:b w:val="0"/>
          <w:bCs/>
          <w:color w:val="auto"/>
          <w:sz w:val="24"/>
          <w:szCs w:val="24"/>
          <w:lang w:val="en-US" w:eastAsia="zh-CN" w:bidi="en-US"/>
        </w:rPr>
        <w:t>此处使用的Wi-Fi模块为BL-R8188EU2（2.4G频段）。</w:t>
      </w:r>
      <w:r>
        <w:rPr>
          <w:rFonts w:hint="eastAsia" w:ascii="Times New Roman" w:hAnsi="Times New Roman" w:eastAsia="宋体" w:cs="宋体"/>
          <w:b w:val="0"/>
          <w:bCs/>
          <w:color w:val="000000"/>
          <w:sz w:val="24"/>
          <w:szCs w:val="24"/>
          <w:lang w:val="en-US" w:eastAsia="zh-CN" w:bidi="en-US"/>
        </w:rPr>
        <w:t>测试程序及驱动位于/usr/demo/Wi-Fi路径下，连接好天线。若无wlan0网卡，可按下方步骤安装驱动。</w:t>
      </w:r>
    </w:p>
    <w:p w14:paraId="43CA3B1B">
      <w:pPr>
        <w:pStyle w:val="12"/>
        <w:keepNext w:val="0"/>
        <w:keepLines w:val="0"/>
        <w:pageBreakBefore w:val="0"/>
        <w:widowControl/>
        <w:numPr>
          <w:ilvl w:val="0"/>
          <w:numId w:val="0"/>
        </w:numPr>
        <w:kinsoku/>
        <w:overflowPunct/>
        <w:topLinePunct w:val="0"/>
        <w:autoSpaceDE/>
        <w:autoSpaceDN/>
        <w:bidi w:val="0"/>
        <w:adjustRightInd/>
        <w:snapToGrid/>
        <w:spacing w:line="240" w:lineRule="auto"/>
        <w:ind w:leftChars="0"/>
        <w:textAlignment w:val="auto"/>
        <w:outlineLvl w:val="3"/>
        <w:rPr>
          <w:rFonts w:hint="eastAsia" w:ascii="Times New Roman" w:hAnsi="Times New Roman" w:eastAsia="宋体" w:cs="宋体"/>
          <w:b w:val="0"/>
          <w:bCs/>
          <w:color w:val="auto"/>
          <w:sz w:val="24"/>
          <w:szCs w:val="24"/>
          <w:lang w:val="en-US" w:eastAsia="zh-CN" w:bidi="en-US"/>
        </w:rPr>
      </w:pPr>
      <w:r>
        <w:rPr>
          <w:rFonts w:hint="eastAsia" w:ascii="Times New Roman" w:hAnsi="Times New Roman" w:eastAsia="宋体" w:cs="宋体"/>
          <w:b w:val="0"/>
          <w:bCs/>
          <w:color w:val="auto"/>
          <w:sz w:val="24"/>
          <w:szCs w:val="24"/>
          <w:lang w:val="en-US" w:eastAsia="zh-CN" w:bidi="en-US"/>
        </w:rPr>
        <w:t>（1）STA功能</w:t>
      </w:r>
    </w:p>
    <w:p w14:paraId="4D0EAD0D">
      <w:pPr>
        <w:pStyle w:val="12"/>
        <w:keepNext w:val="0"/>
        <w:keepLines w:val="0"/>
        <w:pageBreakBefore w:val="0"/>
        <w:widowControl w:val="0"/>
        <w:numPr>
          <w:ilvl w:val="0"/>
          <w:numId w:val="0"/>
        </w:numPr>
        <w:kinsoku/>
        <w:wordWrap/>
        <w:overflowPunct/>
        <w:topLinePunct w:val="0"/>
        <w:autoSpaceDE/>
        <w:autoSpaceDN/>
        <w:bidi w:val="0"/>
        <w:adjustRightInd/>
        <w:snapToGrid/>
        <w:spacing w:after="0" w:line="360" w:lineRule="auto"/>
        <w:ind w:leftChars="0" w:firstLine="420" w:firstLineChars="0"/>
        <w:textAlignment w:val="auto"/>
        <w:outlineLvl w:val="9"/>
        <w:rPr>
          <w:rFonts w:hint="eastAsia" w:ascii="Times New Roman" w:hAnsi="Times New Roman" w:cs="宋体" w:eastAsiaTheme="minorEastAsia"/>
          <w:kern w:val="2"/>
          <w:sz w:val="24"/>
          <w:szCs w:val="32"/>
          <w:lang w:val="en-US" w:eastAsia="zh-CN" w:bidi="ar-SA"/>
        </w:rPr>
      </w:pPr>
      <w:r>
        <w:rPr>
          <w:rFonts w:hint="eastAsia" w:ascii="Times New Roman" w:hAnsi="Times New Roman" w:cs="宋体" w:eastAsiaTheme="minorEastAsia"/>
          <w:kern w:val="2"/>
          <w:sz w:val="24"/>
          <w:szCs w:val="32"/>
          <w:lang w:val="en-US" w:eastAsia="zh-CN" w:bidi="ar-SA"/>
        </w:rPr>
        <w:t>先查看该版本系统是否已自动加载</w:t>
      </w:r>
      <w:r>
        <w:rPr>
          <w:rFonts w:hint="eastAsia" w:ascii="Times New Roman" w:hAnsi="Times New Roman" w:cs="宋体"/>
          <w:kern w:val="2"/>
          <w:sz w:val="24"/>
          <w:szCs w:val="32"/>
          <w:lang w:val="en-US" w:eastAsia="zh-CN" w:bidi="ar-SA"/>
        </w:rPr>
        <w:t>Wi-Fi</w:t>
      </w:r>
      <w:r>
        <w:rPr>
          <w:rFonts w:hint="eastAsia" w:ascii="Times New Roman" w:hAnsi="Times New Roman" w:cs="宋体" w:eastAsiaTheme="minorEastAsia"/>
          <w:kern w:val="2"/>
          <w:sz w:val="24"/>
          <w:szCs w:val="32"/>
          <w:lang w:val="en-US" w:eastAsia="zh-CN" w:bidi="ar-SA"/>
        </w:rPr>
        <w:t>驱动：</w:t>
      </w:r>
    </w:p>
    <w:p w14:paraId="4A0FA8F7">
      <w:pPr>
        <w:pStyle w:val="12"/>
        <w:keepNext w:val="0"/>
        <w:keepLines w:val="0"/>
        <w:pageBreakBefore w:val="0"/>
        <w:widowControl w:val="0"/>
        <w:shd w:val="clear" w:color="auto" w:fill="D7D7D7"/>
        <w:kinsoku/>
        <w:overflowPunct/>
        <w:topLinePunct w:val="0"/>
        <w:autoSpaceDE/>
        <w:autoSpaceDN/>
        <w:bidi w:val="0"/>
        <w:adjustRightInd/>
        <w:snapToGrid/>
        <w:spacing w:line="360" w:lineRule="auto"/>
        <w:ind w:left="0" w:leftChars="0" w:firstLine="480" w:firstLineChars="200"/>
        <w:textAlignment w:val="auto"/>
        <w:rPr>
          <w:rFonts w:hint="eastAsia" w:ascii="Times New Roman" w:hAnsi="Times New Roman" w:cs="宋体" w:eastAsiaTheme="minorEastAsia"/>
          <w:color w:val="0000FF"/>
          <w:kern w:val="2"/>
          <w:sz w:val="24"/>
          <w:szCs w:val="32"/>
          <w:lang w:val="en-US" w:eastAsia="zh-CN" w:bidi="ar-SA"/>
        </w:rPr>
      </w:pPr>
      <w:r>
        <w:rPr>
          <w:rFonts w:hint="eastAsia" w:ascii="Times New Roman" w:hAnsi="Times New Roman" w:cs="宋体" w:eastAsiaTheme="minorEastAsia"/>
          <w:color w:val="0000FF"/>
          <w:kern w:val="2"/>
          <w:sz w:val="24"/>
          <w:szCs w:val="32"/>
          <w:lang w:val="en-US" w:eastAsia="zh-CN" w:bidi="ar-SA"/>
        </w:rPr>
        <w:t xml:space="preserve">lsmod </w:t>
      </w:r>
    </w:p>
    <w:p w14:paraId="4B10DE83">
      <w:pPr>
        <w:pStyle w:val="12"/>
        <w:keepNext w:val="0"/>
        <w:keepLines w:val="0"/>
        <w:pageBreakBefore w:val="0"/>
        <w:widowControl w:val="0"/>
        <w:kinsoku/>
        <w:wordWrap w:val="0"/>
        <w:overflowPunct/>
        <w:topLinePunct w:val="0"/>
        <w:autoSpaceDE/>
        <w:autoSpaceDN/>
        <w:bidi w:val="0"/>
        <w:adjustRightInd/>
        <w:snapToGrid/>
        <w:spacing w:after="0" w:line="360" w:lineRule="auto"/>
        <w:ind w:left="0" w:leftChars="0" w:firstLine="0" w:firstLineChars="0"/>
        <w:jc w:val="left"/>
        <w:textAlignment w:val="auto"/>
        <w:outlineLvl w:val="9"/>
        <w:rPr>
          <w:rFonts w:hint="default"/>
          <w:lang w:val="en-US" w:eastAsia="zh-CN"/>
        </w:rPr>
      </w:pPr>
      <w:r>
        <w:drawing>
          <wp:inline distT="0" distB="0" distL="114300" distR="114300">
            <wp:extent cx="5274310" cy="633730"/>
            <wp:effectExtent l="0" t="0" r="2540" b="13970"/>
            <wp:docPr id="95"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 name="图片 10"/>
                    <pic:cNvPicPr>
                      <a:picLocks noChangeAspect="1"/>
                    </pic:cNvPicPr>
                  </pic:nvPicPr>
                  <pic:blipFill>
                    <a:blip r:embed="rId80"/>
                    <a:stretch>
                      <a:fillRect/>
                    </a:stretch>
                  </pic:blipFill>
                  <pic:spPr>
                    <a:xfrm>
                      <a:off x="0" y="0"/>
                      <a:ext cx="5274310" cy="633730"/>
                    </a:xfrm>
                    <a:prstGeom prst="rect">
                      <a:avLst/>
                    </a:prstGeom>
                    <a:noFill/>
                    <a:ln>
                      <a:noFill/>
                    </a:ln>
                  </pic:spPr>
                </pic:pic>
              </a:graphicData>
            </a:graphic>
          </wp:inline>
        </w:drawing>
      </w:r>
    </w:p>
    <w:p w14:paraId="33FB76DA">
      <w:pPr>
        <w:pStyle w:val="12"/>
        <w:keepNext w:val="0"/>
        <w:keepLines w:val="0"/>
        <w:pageBreakBefore w:val="0"/>
        <w:widowControl w:val="0"/>
        <w:numPr>
          <w:ilvl w:val="0"/>
          <w:numId w:val="0"/>
        </w:numPr>
        <w:kinsoku/>
        <w:overflowPunct/>
        <w:topLinePunct w:val="0"/>
        <w:autoSpaceDE/>
        <w:autoSpaceDN/>
        <w:bidi w:val="0"/>
        <w:adjustRightInd/>
        <w:snapToGrid/>
        <w:spacing w:line="360" w:lineRule="auto"/>
        <w:ind w:leftChars="0" w:firstLine="420" w:firstLineChars="0"/>
        <w:textAlignment w:val="auto"/>
        <w:outlineLvl w:val="9"/>
        <w:rPr>
          <w:rFonts w:hint="eastAsia" w:ascii="Times New Roman" w:hAnsi="Times New Roman" w:eastAsia="宋体" w:cs="宋体"/>
          <w:b w:val="0"/>
          <w:bCs/>
          <w:color w:val="auto"/>
          <w:sz w:val="24"/>
          <w:szCs w:val="24"/>
          <w:lang w:val="en-US" w:eastAsia="zh-CN" w:bidi="en-US"/>
        </w:rPr>
      </w:pPr>
      <w:r>
        <w:rPr>
          <w:rFonts w:hint="eastAsia" w:ascii="Times New Roman" w:hAnsi="Times New Roman" w:eastAsia="宋体" w:cs="宋体"/>
          <w:b w:val="0"/>
          <w:bCs/>
          <w:color w:val="auto"/>
          <w:sz w:val="24"/>
          <w:szCs w:val="24"/>
          <w:lang w:val="en-US" w:eastAsia="zh-CN" w:bidi="en-US"/>
        </w:rPr>
        <w:t>进入测试程序目录下，关闭其他网络，仅保留Wi-Fi网络，加载Wi-Fi驱动。</w:t>
      </w:r>
    </w:p>
    <w:p w14:paraId="04377F89">
      <w:pPr>
        <w:pStyle w:val="12"/>
        <w:keepNext w:val="0"/>
        <w:keepLines w:val="0"/>
        <w:pageBreakBefore w:val="0"/>
        <w:widowControl w:val="0"/>
        <w:shd w:val="clear" w:color="auto" w:fill="D7D7D7"/>
        <w:kinsoku/>
        <w:overflowPunct/>
        <w:topLinePunct w:val="0"/>
        <w:autoSpaceDE/>
        <w:autoSpaceDN/>
        <w:bidi w:val="0"/>
        <w:adjustRightInd/>
        <w:snapToGrid/>
        <w:spacing w:line="360" w:lineRule="auto"/>
        <w:ind w:left="0" w:leftChars="0" w:firstLine="480" w:firstLineChars="200"/>
        <w:textAlignment w:val="auto"/>
        <w:rPr>
          <w:rFonts w:hint="eastAsia" w:ascii="Times New Roman" w:hAnsi="Times New Roman" w:cs="宋体" w:eastAsiaTheme="minorEastAsia"/>
          <w:color w:val="0000FF"/>
          <w:kern w:val="2"/>
          <w:sz w:val="24"/>
          <w:szCs w:val="32"/>
          <w:lang w:val="en-US" w:eastAsia="zh-CN" w:bidi="ar-SA"/>
        </w:rPr>
      </w:pPr>
      <w:r>
        <w:rPr>
          <w:rFonts w:hint="eastAsia" w:ascii="Times New Roman" w:hAnsi="Times New Roman" w:cs="宋体" w:eastAsiaTheme="minorEastAsia"/>
          <w:color w:val="0000FF"/>
          <w:kern w:val="2"/>
          <w:sz w:val="24"/>
          <w:szCs w:val="32"/>
          <w:lang w:val="en-US" w:eastAsia="zh-CN" w:bidi="ar-SA"/>
        </w:rPr>
        <w:t>cd /usr/demo/wifi/          # 进入驱动目录</w:t>
      </w:r>
    </w:p>
    <w:p w14:paraId="604DE402">
      <w:pPr>
        <w:pStyle w:val="12"/>
        <w:keepNext w:val="0"/>
        <w:keepLines w:val="0"/>
        <w:pageBreakBefore w:val="0"/>
        <w:widowControl w:val="0"/>
        <w:shd w:val="clear" w:color="auto" w:fill="D7D7D7"/>
        <w:kinsoku/>
        <w:overflowPunct/>
        <w:topLinePunct w:val="0"/>
        <w:autoSpaceDE/>
        <w:autoSpaceDN/>
        <w:bidi w:val="0"/>
        <w:adjustRightInd/>
        <w:snapToGrid/>
        <w:spacing w:line="360" w:lineRule="auto"/>
        <w:ind w:left="0" w:leftChars="0" w:firstLine="480" w:firstLineChars="200"/>
        <w:textAlignment w:val="auto"/>
        <w:rPr>
          <w:rFonts w:hint="default" w:ascii="Times New Roman" w:hAnsi="Times New Roman" w:cs="宋体" w:eastAsiaTheme="minorEastAsia"/>
          <w:color w:val="0000FF"/>
          <w:kern w:val="2"/>
          <w:sz w:val="24"/>
          <w:szCs w:val="32"/>
          <w:lang w:val="en-US" w:eastAsia="zh-CN" w:bidi="ar-SA"/>
        </w:rPr>
      </w:pPr>
      <w:r>
        <w:rPr>
          <w:rFonts w:hint="default" w:ascii="Times New Roman" w:hAnsi="Times New Roman" w:cs="宋体" w:eastAsiaTheme="minorEastAsia"/>
          <w:color w:val="0000FF"/>
          <w:kern w:val="2"/>
          <w:sz w:val="24"/>
          <w:szCs w:val="32"/>
          <w:lang w:val="en-US" w:eastAsia="zh-CN" w:bidi="ar-SA"/>
        </w:rPr>
        <w:t>ifconfig eth</w:t>
      </w:r>
      <w:r>
        <w:rPr>
          <w:rFonts w:hint="eastAsia" w:ascii="Times New Roman" w:hAnsi="Times New Roman" w:cs="宋体" w:eastAsiaTheme="minorEastAsia"/>
          <w:color w:val="0000FF"/>
          <w:kern w:val="2"/>
          <w:sz w:val="24"/>
          <w:szCs w:val="32"/>
          <w:lang w:val="en-US" w:eastAsia="zh-CN" w:bidi="ar-SA"/>
        </w:rPr>
        <w:t>1</w:t>
      </w:r>
      <w:r>
        <w:rPr>
          <w:rFonts w:hint="default" w:ascii="Times New Roman" w:hAnsi="Times New Roman" w:cs="宋体" w:eastAsiaTheme="minorEastAsia"/>
          <w:color w:val="0000FF"/>
          <w:kern w:val="2"/>
          <w:sz w:val="24"/>
          <w:szCs w:val="32"/>
          <w:lang w:val="en-US" w:eastAsia="zh-CN" w:bidi="ar-SA"/>
        </w:rPr>
        <w:t xml:space="preserve"> down</w:t>
      </w:r>
    </w:p>
    <w:p w14:paraId="0A0B5324">
      <w:pPr>
        <w:pStyle w:val="12"/>
        <w:keepNext w:val="0"/>
        <w:keepLines w:val="0"/>
        <w:pageBreakBefore w:val="0"/>
        <w:widowControl w:val="0"/>
        <w:shd w:val="clear" w:color="auto" w:fill="D7D7D7"/>
        <w:kinsoku/>
        <w:overflowPunct/>
        <w:topLinePunct w:val="0"/>
        <w:autoSpaceDE/>
        <w:autoSpaceDN/>
        <w:bidi w:val="0"/>
        <w:adjustRightInd/>
        <w:snapToGrid/>
        <w:spacing w:line="360" w:lineRule="auto"/>
        <w:ind w:left="0" w:leftChars="0" w:firstLine="480" w:firstLineChars="200"/>
        <w:textAlignment w:val="auto"/>
        <w:rPr>
          <w:rFonts w:hint="default" w:ascii="Times New Roman" w:hAnsi="Times New Roman" w:cs="宋体" w:eastAsiaTheme="minorEastAsia"/>
          <w:color w:val="0000FF"/>
          <w:kern w:val="2"/>
          <w:sz w:val="24"/>
          <w:szCs w:val="32"/>
          <w:lang w:val="en-US" w:eastAsia="zh-CN" w:bidi="ar-SA"/>
        </w:rPr>
      </w:pPr>
      <w:r>
        <w:rPr>
          <w:rFonts w:hint="default" w:ascii="Times New Roman" w:hAnsi="Times New Roman" w:cs="宋体" w:eastAsiaTheme="minorEastAsia"/>
          <w:color w:val="0000FF"/>
          <w:kern w:val="2"/>
          <w:sz w:val="24"/>
          <w:szCs w:val="32"/>
          <w:lang w:val="en-US" w:eastAsia="zh-CN" w:bidi="ar-SA"/>
        </w:rPr>
        <w:t>ifconfig eth</w:t>
      </w:r>
      <w:r>
        <w:rPr>
          <w:rFonts w:hint="eastAsia" w:ascii="Times New Roman" w:hAnsi="Times New Roman" w:cs="宋体" w:eastAsiaTheme="minorEastAsia"/>
          <w:color w:val="0000FF"/>
          <w:kern w:val="2"/>
          <w:sz w:val="24"/>
          <w:szCs w:val="32"/>
          <w:lang w:val="en-US" w:eastAsia="zh-CN" w:bidi="ar-SA"/>
        </w:rPr>
        <w:t>2</w:t>
      </w:r>
      <w:r>
        <w:rPr>
          <w:rFonts w:hint="default" w:ascii="Times New Roman" w:hAnsi="Times New Roman" w:cs="宋体" w:eastAsiaTheme="minorEastAsia"/>
          <w:color w:val="0000FF"/>
          <w:kern w:val="2"/>
          <w:sz w:val="24"/>
          <w:szCs w:val="32"/>
          <w:lang w:val="en-US" w:eastAsia="zh-CN" w:bidi="ar-SA"/>
        </w:rPr>
        <w:t xml:space="preserve"> down</w:t>
      </w:r>
    </w:p>
    <w:p w14:paraId="5011A1F0">
      <w:pPr>
        <w:pStyle w:val="12"/>
        <w:keepNext w:val="0"/>
        <w:keepLines w:val="0"/>
        <w:pageBreakBefore w:val="0"/>
        <w:widowControl w:val="0"/>
        <w:shd w:val="clear" w:color="auto" w:fill="D7D7D7"/>
        <w:kinsoku/>
        <w:overflowPunct/>
        <w:topLinePunct w:val="0"/>
        <w:autoSpaceDE/>
        <w:autoSpaceDN/>
        <w:bidi w:val="0"/>
        <w:adjustRightInd/>
        <w:snapToGrid/>
        <w:spacing w:line="360" w:lineRule="auto"/>
        <w:ind w:left="0" w:leftChars="0" w:firstLine="480" w:firstLineChars="200"/>
        <w:textAlignment w:val="auto"/>
        <w:rPr>
          <w:rFonts w:hint="default" w:ascii="Times New Roman" w:hAnsi="Times New Roman" w:cs="宋体" w:eastAsiaTheme="minorEastAsia"/>
          <w:color w:val="0000FF"/>
          <w:kern w:val="2"/>
          <w:sz w:val="24"/>
          <w:szCs w:val="32"/>
          <w:lang w:val="en-US" w:eastAsia="zh-CN" w:bidi="ar-SA"/>
        </w:rPr>
      </w:pPr>
      <w:r>
        <w:rPr>
          <w:rFonts w:hint="default" w:ascii="Times New Roman" w:hAnsi="Times New Roman" w:cs="宋体" w:eastAsiaTheme="minorEastAsia"/>
          <w:color w:val="0000FF"/>
          <w:kern w:val="2"/>
          <w:sz w:val="24"/>
          <w:szCs w:val="32"/>
          <w:lang w:val="en-US" w:eastAsia="zh-CN" w:bidi="ar-SA"/>
        </w:rPr>
        <w:t>ifconfig eth</w:t>
      </w:r>
      <w:r>
        <w:rPr>
          <w:rFonts w:hint="eastAsia" w:ascii="Times New Roman" w:hAnsi="Times New Roman" w:cs="宋体"/>
          <w:color w:val="0000FF"/>
          <w:kern w:val="2"/>
          <w:sz w:val="24"/>
          <w:szCs w:val="32"/>
          <w:lang w:val="en-US" w:eastAsia="zh-CN" w:bidi="ar-SA"/>
        </w:rPr>
        <w:t>3</w:t>
      </w:r>
      <w:r>
        <w:rPr>
          <w:rFonts w:hint="default" w:ascii="Times New Roman" w:hAnsi="Times New Roman" w:cs="宋体" w:eastAsiaTheme="minorEastAsia"/>
          <w:color w:val="0000FF"/>
          <w:kern w:val="2"/>
          <w:sz w:val="24"/>
          <w:szCs w:val="32"/>
          <w:lang w:val="en-US" w:eastAsia="zh-CN" w:bidi="ar-SA"/>
        </w:rPr>
        <w:t xml:space="preserve"> down</w:t>
      </w:r>
      <w:r>
        <w:rPr>
          <w:rFonts w:hint="eastAsia" w:ascii="Times New Roman" w:hAnsi="Times New Roman" w:cs="宋体" w:eastAsiaTheme="minorEastAsia"/>
          <w:color w:val="0000FF"/>
          <w:kern w:val="2"/>
          <w:sz w:val="24"/>
          <w:szCs w:val="32"/>
          <w:lang w:val="en-US" w:eastAsia="zh-CN" w:bidi="ar-SA"/>
        </w:rPr>
        <w:t xml:space="preserve">             //关闭其他网络</w:t>
      </w:r>
    </w:p>
    <w:p w14:paraId="4C6270E3">
      <w:pPr>
        <w:pStyle w:val="12"/>
        <w:keepNext w:val="0"/>
        <w:keepLines w:val="0"/>
        <w:pageBreakBefore w:val="0"/>
        <w:widowControl w:val="0"/>
        <w:shd w:val="clear" w:color="auto" w:fill="D7D7D7"/>
        <w:kinsoku/>
        <w:overflowPunct/>
        <w:topLinePunct w:val="0"/>
        <w:autoSpaceDE/>
        <w:autoSpaceDN/>
        <w:bidi w:val="0"/>
        <w:adjustRightInd/>
        <w:snapToGrid/>
        <w:spacing w:line="360" w:lineRule="auto"/>
        <w:ind w:left="0" w:leftChars="0" w:firstLine="480" w:firstLineChars="200"/>
        <w:textAlignment w:val="auto"/>
        <w:rPr>
          <w:rFonts w:hint="default" w:ascii="Times New Roman" w:hAnsi="Times New Roman" w:eastAsia="宋体" w:cs="宋体"/>
          <w:b w:val="0"/>
          <w:bCs/>
          <w:color w:val="auto"/>
          <w:sz w:val="24"/>
          <w:szCs w:val="24"/>
          <w:lang w:val="en-US" w:eastAsia="zh-CN" w:bidi="en-US"/>
        </w:rPr>
      </w:pPr>
      <w:r>
        <w:rPr>
          <w:rFonts w:hint="eastAsia" w:ascii="Times New Roman" w:hAnsi="Times New Roman" w:cs="宋体" w:eastAsiaTheme="minorEastAsia"/>
          <w:color w:val="0000FF"/>
          <w:kern w:val="2"/>
          <w:sz w:val="24"/>
          <w:szCs w:val="32"/>
          <w:lang w:val="en-US" w:eastAsia="zh-CN" w:bidi="ar-SA"/>
        </w:rPr>
        <w:t xml:space="preserve">insmod -f 8188eu.ko </w:t>
      </w:r>
      <w:r>
        <w:rPr>
          <w:rFonts w:hint="eastAsia" w:ascii="Times New Roman" w:hAnsi="Times New Roman" w:eastAsia="宋体" w:cs="宋体"/>
          <w:b w:val="0"/>
          <w:bCs/>
          <w:color w:val="0000FF"/>
          <w:sz w:val="24"/>
          <w:szCs w:val="24"/>
          <w:lang w:val="en-US" w:eastAsia="zh-CN" w:bidi="en-US"/>
        </w:rPr>
        <w:t xml:space="preserve">          </w:t>
      </w:r>
      <w:r>
        <w:rPr>
          <w:rFonts w:hint="eastAsia" w:ascii="Times New Roman" w:hAnsi="Times New Roman" w:cs="宋体" w:eastAsiaTheme="minorEastAsia"/>
          <w:color w:val="0000FF"/>
          <w:kern w:val="2"/>
          <w:sz w:val="24"/>
          <w:szCs w:val="32"/>
          <w:lang w:val="en-US" w:eastAsia="zh-CN" w:bidi="ar-SA"/>
        </w:rPr>
        <w:t>//加载</w:t>
      </w:r>
      <w:r>
        <w:rPr>
          <w:rFonts w:hint="eastAsia" w:ascii="Times New Roman" w:hAnsi="Times New Roman" w:cs="宋体"/>
          <w:color w:val="0000FF"/>
          <w:kern w:val="2"/>
          <w:sz w:val="24"/>
          <w:szCs w:val="32"/>
          <w:lang w:val="en-US" w:eastAsia="zh-CN" w:bidi="ar-SA"/>
        </w:rPr>
        <w:t>Wi-Fi</w:t>
      </w:r>
      <w:r>
        <w:rPr>
          <w:rFonts w:hint="eastAsia" w:ascii="Times New Roman" w:hAnsi="Times New Roman" w:cs="宋体" w:eastAsiaTheme="minorEastAsia"/>
          <w:color w:val="0000FF"/>
          <w:kern w:val="2"/>
          <w:sz w:val="24"/>
          <w:szCs w:val="32"/>
          <w:lang w:val="en-US" w:eastAsia="zh-CN" w:bidi="ar-SA"/>
        </w:rPr>
        <w:t>驱动，有就跳过</w:t>
      </w:r>
    </w:p>
    <w:p w14:paraId="6ABA927C">
      <w:pPr>
        <w:pStyle w:val="12"/>
        <w:keepNext w:val="0"/>
        <w:keepLines w:val="0"/>
        <w:pageBreakBefore w:val="0"/>
        <w:widowControl w:val="0"/>
        <w:numPr>
          <w:ilvl w:val="0"/>
          <w:numId w:val="0"/>
        </w:numPr>
        <w:kinsoku/>
        <w:overflowPunct/>
        <w:topLinePunct w:val="0"/>
        <w:autoSpaceDE/>
        <w:autoSpaceDN/>
        <w:bidi w:val="0"/>
        <w:adjustRightInd/>
        <w:snapToGrid/>
        <w:spacing w:line="360" w:lineRule="auto"/>
        <w:ind w:leftChars="0" w:firstLine="420" w:firstLineChars="0"/>
        <w:textAlignment w:val="auto"/>
        <w:outlineLvl w:val="9"/>
        <w:rPr>
          <w:rFonts w:hint="default" w:ascii="Times New Roman" w:hAnsi="Times New Roman" w:cs="宋体" w:eastAsiaTheme="minorEastAsia"/>
          <w:kern w:val="2"/>
          <w:sz w:val="24"/>
          <w:szCs w:val="32"/>
          <w:lang w:val="en-US" w:eastAsia="zh-CN" w:bidi="ar-SA"/>
        </w:rPr>
      </w:pPr>
      <w:r>
        <w:rPr>
          <w:rFonts w:hint="eastAsia" w:ascii="Times New Roman" w:hAnsi="Times New Roman" w:cs="宋体" w:eastAsiaTheme="minorEastAsia"/>
          <w:kern w:val="2"/>
          <w:sz w:val="24"/>
          <w:szCs w:val="32"/>
          <w:lang w:val="en-US" w:eastAsia="zh-CN" w:bidi="ar-SA"/>
        </w:rPr>
        <w:t>连接</w:t>
      </w:r>
      <w:r>
        <w:rPr>
          <w:rFonts w:hint="eastAsia" w:ascii="Times New Roman" w:hAnsi="Times New Roman" w:cs="宋体"/>
          <w:kern w:val="2"/>
          <w:sz w:val="24"/>
          <w:szCs w:val="32"/>
          <w:lang w:val="en-US" w:eastAsia="zh-CN" w:bidi="ar-SA"/>
        </w:rPr>
        <w:t>Wi-Fi</w:t>
      </w:r>
      <w:r>
        <w:rPr>
          <w:rFonts w:hint="eastAsia" w:ascii="Times New Roman" w:hAnsi="Times New Roman" w:cs="宋体" w:eastAsiaTheme="minorEastAsia"/>
          <w:kern w:val="2"/>
          <w:sz w:val="24"/>
          <w:szCs w:val="32"/>
          <w:lang w:val="en-US" w:eastAsia="zh-CN" w:bidi="ar-SA"/>
        </w:rPr>
        <w:t>：</w:t>
      </w:r>
    </w:p>
    <w:p w14:paraId="4C2675E6">
      <w:pPr>
        <w:pStyle w:val="12"/>
        <w:keepNext w:val="0"/>
        <w:keepLines w:val="0"/>
        <w:pageBreakBefore w:val="0"/>
        <w:widowControl w:val="0"/>
        <w:shd w:val="clear" w:color="auto" w:fill="D7D7D7"/>
        <w:kinsoku/>
        <w:overflowPunct/>
        <w:topLinePunct w:val="0"/>
        <w:autoSpaceDE/>
        <w:autoSpaceDN/>
        <w:bidi w:val="0"/>
        <w:adjustRightInd/>
        <w:snapToGrid/>
        <w:spacing w:line="360" w:lineRule="auto"/>
        <w:ind w:left="0" w:leftChars="0" w:firstLine="480" w:firstLineChars="200"/>
        <w:textAlignment w:val="auto"/>
        <w:rPr>
          <w:rFonts w:hint="default"/>
          <w:lang w:val="en-US" w:eastAsia="zh-CN"/>
        </w:rPr>
      </w:pPr>
      <w:r>
        <w:rPr>
          <w:rFonts w:hint="eastAsia" w:ascii="Times New Roman" w:hAnsi="Times New Roman" w:cs="宋体" w:eastAsiaTheme="minorEastAsia"/>
          <w:color w:val="0000FF"/>
          <w:kern w:val="2"/>
          <w:sz w:val="24"/>
          <w:szCs w:val="32"/>
          <w:lang w:val="en-US" w:eastAsia="zh-CN" w:bidi="ar-SA"/>
        </w:rPr>
        <w:t>ifconfig wlan</w:t>
      </w:r>
      <w:r>
        <w:rPr>
          <w:rFonts w:hint="default" w:ascii="Times New Roman" w:hAnsi="Times New Roman" w:cs="宋体" w:eastAsiaTheme="minorEastAsia"/>
          <w:color w:val="0000FF"/>
          <w:kern w:val="2"/>
          <w:sz w:val="24"/>
          <w:szCs w:val="32"/>
          <w:lang w:val="en-GB" w:eastAsia="zh-CN" w:bidi="ar-SA"/>
        </w:rPr>
        <w:t>0</w:t>
      </w:r>
      <w:r>
        <w:rPr>
          <w:rFonts w:hint="eastAsia" w:ascii="Times New Roman" w:hAnsi="Times New Roman" w:cs="宋体" w:eastAsiaTheme="minorEastAsia"/>
          <w:color w:val="0000FF"/>
          <w:kern w:val="2"/>
          <w:sz w:val="24"/>
          <w:szCs w:val="32"/>
          <w:lang w:val="en-US" w:eastAsia="zh-CN" w:bidi="ar-SA"/>
        </w:rPr>
        <w:t xml:space="preserve"> up                 #打开wlan0</w:t>
      </w:r>
    </w:p>
    <w:p w14:paraId="14E9FD2B">
      <w:pPr>
        <w:pStyle w:val="12"/>
        <w:keepNext w:val="0"/>
        <w:keepLines w:val="0"/>
        <w:pageBreakBefore w:val="0"/>
        <w:widowControl w:val="0"/>
        <w:shd w:val="clear" w:color="auto" w:fill="D7D7D7"/>
        <w:kinsoku/>
        <w:overflowPunct/>
        <w:topLinePunct w:val="0"/>
        <w:autoSpaceDE/>
        <w:autoSpaceDN/>
        <w:bidi w:val="0"/>
        <w:adjustRightInd/>
        <w:snapToGrid/>
        <w:spacing w:line="360" w:lineRule="auto"/>
        <w:ind w:left="0" w:leftChars="0" w:firstLine="480" w:firstLineChars="200"/>
        <w:textAlignment w:val="auto"/>
        <w:rPr>
          <w:rFonts w:hint="eastAsia" w:ascii="Times New Roman" w:hAnsi="Times New Roman" w:cs="宋体" w:eastAsiaTheme="minorEastAsia"/>
          <w:color w:val="0000FF"/>
          <w:kern w:val="2"/>
          <w:sz w:val="24"/>
          <w:szCs w:val="32"/>
          <w:lang w:val="en-US" w:eastAsia="zh-CN" w:bidi="ar-SA"/>
        </w:rPr>
      </w:pPr>
      <w:r>
        <w:rPr>
          <w:rFonts w:hint="default" w:ascii="Times New Roman" w:hAnsi="Times New Roman" w:cs="宋体" w:eastAsiaTheme="minorEastAsia"/>
          <w:color w:val="0000FF"/>
          <w:kern w:val="2"/>
          <w:sz w:val="24"/>
          <w:szCs w:val="32"/>
          <w:lang w:val="en-US" w:eastAsia="zh-CN" w:bidi="ar-SA"/>
        </w:rPr>
        <w:t xml:space="preserve">./wifi_setup.sh -i </w:t>
      </w:r>
      <w:r>
        <w:rPr>
          <w:rFonts w:hint="eastAsia" w:ascii="Times New Roman" w:hAnsi="Times New Roman" w:cs="宋体" w:eastAsiaTheme="minorEastAsia"/>
          <w:color w:val="0000FF"/>
          <w:kern w:val="2"/>
          <w:sz w:val="24"/>
          <w:szCs w:val="32"/>
          <w:lang w:val="en-US" w:eastAsia="zh-CN" w:bidi="ar-SA"/>
        </w:rPr>
        <w:t>bliiot</w:t>
      </w:r>
      <w:r>
        <w:rPr>
          <w:rFonts w:hint="default" w:ascii="Times New Roman" w:hAnsi="Times New Roman" w:cs="宋体" w:eastAsiaTheme="minorEastAsia"/>
          <w:color w:val="0000FF"/>
          <w:kern w:val="2"/>
          <w:sz w:val="24"/>
          <w:szCs w:val="32"/>
          <w:lang w:val="en-US" w:eastAsia="zh-CN" w:bidi="ar-SA"/>
        </w:rPr>
        <w:t xml:space="preserve"> -p </w:t>
      </w:r>
      <w:r>
        <w:rPr>
          <w:rFonts w:hint="eastAsia" w:ascii="Times New Roman" w:hAnsi="Times New Roman" w:cs="宋体" w:eastAsiaTheme="minorEastAsia"/>
          <w:color w:val="0000FF"/>
          <w:kern w:val="2"/>
          <w:sz w:val="24"/>
          <w:szCs w:val="32"/>
          <w:lang w:val="en-US" w:eastAsia="zh-CN" w:bidi="ar-SA"/>
        </w:rPr>
        <w:t>bebetter     #连接</w:t>
      </w:r>
      <w:r>
        <w:rPr>
          <w:rFonts w:hint="eastAsia" w:ascii="Times New Roman" w:hAnsi="Times New Roman" w:cs="宋体"/>
          <w:color w:val="0000FF"/>
          <w:kern w:val="2"/>
          <w:sz w:val="24"/>
          <w:szCs w:val="32"/>
          <w:lang w:val="en-US" w:eastAsia="zh-CN" w:bidi="ar-SA"/>
        </w:rPr>
        <w:t>Wi-Fi</w:t>
      </w:r>
      <w:r>
        <w:rPr>
          <w:rFonts w:hint="eastAsia" w:ascii="Times New Roman" w:hAnsi="Times New Roman" w:cs="宋体" w:eastAsiaTheme="minorEastAsia"/>
          <w:color w:val="0000FF"/>
          <w:kern w:val="2"/>
          <w:sz w:val="24"/>
          <w:szCs w:val="32"/>
          <w:lang w:val="en-US" w:eastAsia="zh-CN" w:bidi="ar-SA"/>
        </w:rPr>
        <w:t>，-i后面接</w:t>
      </w:r>
      <w:r>
        <w:rPr>
          <w:rFonts w:hint="eastAsia" w:ascii="Times New Roman" w:hAnsi="Times New Roman" w:cs="宋体"/>
          <w:color w:val="0000FF"/>
          <w:kern w:val="2"/>
          <w:sz w:val="24"/>
          <w:szCs w:val="32"/>
          <w:lang w:val="en-US" w:eastAsia="zh-CN" w:bidi="ar-SA"/>
        </w:rPr>
        <w:t>Wi-Fi</w:t>
      </w:r>
      <w:r>
        <w:rPr>
          <w:rFonts w:hint="eastAsia" w:ascii="Times New Roman" w:hAnsi="Times New Roman" w:cs="宋体" w:eastAsiaTheme="minorEastAsia"/>
          <w:color w:val="0000FF"/>
          <w:kern w:val="2"/>
          <w:sz w:val="24"/>
          <w:szCs w:val="32"/>
          <w:lang w:val="en-US" w:eastAsia="zh-CN" w:bidi="ar-SA"/>
        </w:rPr>
        <w:t>名，-p后面接密码</w:t>
      </w:r>
    </w:p>
    <w:p w14:paraId="296CD577">
      <w:pPr>
        <w:pStyle w:val="12"/>
        <w:keepNext w:val="0"/>
        <w:keepLines w:val="0"/>
        <w:pageBreakBefore w:val="0"/>
        <w:widowControl w:val="0"/>
        <w:kinsoku/>
        <w:wordWrap w:val="0"/>
        <w:overflowPunct/>
        <w:topLinePunct w:val="0"/>
        <w:autoSpaceDE/>
        <w:autoSpaceDN/>
        <w:bidi w:val="0"/>
        <w:adjustRightInd/>
        <w:snapToGrid/>
        <w:spacing w:after="0" w:line="360" w:lineRule="auto"/>
        <w:ind w:left="0" w:leftChars="0" w:firstLine="0" w:firstLineChars="0"/>
        <w:jc w:val="left"/>
        <w:textAlignment w:val="auto"/>
        <w:outlineLvl w:val="9"/>
        <w:rPr>
          <w:rFonts w:hint="eastAsia"/>
          <w:lang w:val="en-US" w:eastAsia="zh-CN"/>
        </w:rPr>
      </w:pPr>
      <w:r>
        <w:drawing>
          <wp:inline distT="0" distB="0" distL="114300" distR="114300">
            <wp:extent cx="5273040" cy="1522095"/>
            <wp:effectExtent l="0" t="0" r="3810" b="1905"/>
            <wp:docPr id="97"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 name="图片 12"/>
                    <pic:cNvPicPr>
                      <a:picLocks noChangeAspect="1"/>
                    </pic:cNvPicPr>
                  </pic:nvPicPr>
                  <pic:blipFill>
                    <a:blip r:embed="rId81"/>
                    <a:stretch>
                      <a:fillRect/>
                    </a:stretch>
                  </pic:blipFill>
                  <pic:spPr>
                    <a:xfrm>
                      <a:off x="0" y="0"/>
                      <a:ext cx="5273040" cy="1522095"/>
                    </a:xfrm>
                    <a:prstGeom prst="rect">
                      <a:avLst/>
                    </a:prstGeom>
                    <a:noFill/>
                    <a:ln>
                      <a:noFill/>
                    </a:ln>
                  </pic:spPr>
                </pic:pic>
              </a:graphicData>
            </a:graphic>
          </wp:inline>
        </w:drawing>
      </w:r>
    </w:p>
    <w:p w14:paraId="5D60E649">
      <w:pPr>
        <w:pStyle w:val="12"/>
        <w:keepNext w:val="0"/>
        <w:keepLines w:val="0"/>
        <w:pageBreakBefore w:val="0"/>
        <w:widowControl w:val="0"/>
        <w:shd w:val="clear" w:color="auto" w:fill="D7D7D7"/>
        <w:kinsoku/>
        <w:overflowPunct/>
        <w:topLinePunct w:val="0"/>
        <w:autoSpaceDE/>
        <w:autoSpaceDN/>
        <w:bidi w:val="0"/>
        <w:adjustRightInd/>
        <w:snapToGrid/>
        <w:spacing w:line="360" w:lineRule="auto"/>
        <w:ind w:left="0" w:leftChars="0" w:firstLine="480" w:firstLineChars="200"/>
        <w:textAlignment w:val="auto"/>
        <w:rPr>
          <w:rFonts w:hint="eastAsia" w:ascii="Times New Roman" w:hAnsi="Times New Roman" w:cs="宋体" w:eastAsiaTheme="minorEastAsia"/>
          <w:color w:val="0000FF"/>
          <w:kern w:val="2"/>
          <w:sz w:val="24"/>
          <w:szCs w:val="32"/>
          <w:lang w:val="en-US" w:eastAsia="zh-CN" w:bidi="ar-SA"/>
        </w:rPr>
      </w:pPr>
      <w:r>
        <w:rPr>
          <w:rFonts w:hint="eastAsia" w:ascii="Times New Roman" w:hAnsi="Times New Roman" w:cs="宋体" w:eastAsiaTheme="minorEastAsia"/>
          <w:color w:val="0000FF"/>
          <w:kern w:val="2"/>
          <w:sz w:val="24"/>
          <w:szCs w:val="32"/>
          <w:lang w:val="en-US" w:eastAsia="zh-CN" w:bidi="ar-SA"/>
        </w:rPr>
        <w:t>ifconfig                          #查看wlan0有无IP</w:t>
      </w:r>
    </w:p>
    <w:p w14:paraId="799201C4">
      <w:pPr>
        <w:pStyle w:val="12"/>
        <w:keepNext w:val="0"/>
        <w:keepLines w:val="0"/>
        <w:pageBreakBefore w:val="0"/>
        <w:widowControl w:val="0"/>
        <w:kinsoku/>
        <w:wordWrap w:val="0"/>
        <w:overflowPunct/>
        <w:topLinePunct w:val="0"/>
        <w:autoSpaceDE/>
        <w:autoSpaceDN/>
        <w:bidi w:val="0"/>
        <w:adjustRightInd/>
        <w:snapToGrid/>
        <w:spacing w:after="0" w:line="360" w:lineRule="auto"/>
        <w:ind w:left="0" w:leftChars="0" w:firstLine="0" w:firstLineChars="0"/>
        <w:jc w:val="left"/>
        <w:textAlignment w:val="auto"/>
        <w:outlineLvl w:val="9"/>
        <w:rPr>
          <w:rFonts w:hint="eastAsia"/>
          <w:lang w:val="en-US" w:eastAsia="zh-CN"/>
        </w:rPr>
      </w:pPr>
      <w:r>
        <w:drawing>
          <wp:inline distT="0" distB="0" distL="114300" distR="114300">
            <wp:extent cx="5268595" cy="642620"/>
            <wp:effectExtent l="0" t="0" r="8255" b="5080"/>
            <wp:docPr id="73"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图片 8"/>
                    <pic:cNvPicPr>
                      <a:picLocks noChangeAspect="1"/>
                    </pic:cNvPicPr>
                  </pic:nvPicPr>
                  <pic:blipFill>
                    <a:blip r:embed="rId82"/>
                    <a:stretch>
                      <a:fillRect/>
                    </a:stretch>
                  </pic:blipFill>
                  <pic:spPr>
                    <a:xfrm>
                      <a:off x="0" y="0"/>
                      <a:ext cx="5268595" cy="642620"/>
                    </a:xfrm>
                    <a:prstGeom prst="rect">
                      <a:avLst/>
                    </a:prstGeom>
                    <a:noFill/>
                    <a:ln>
                      <a:noFill/>
                    </a:ln>
                  </pic:spPr>
                </pic:pic>
              </a:graphicData>
            </a:graphic>
          </wp:inline>
        </w:drawing>
      </w:r>
    </w:p>
    <w:p w14:paraId="390BDF00">
      <w:pPr>
        <w:pStyle w:val="12"/>
        <w:keepNext w:val="0"/>
        <w:keepLines w:val="0"/>
        <w:pageBreakBefore w:val="0"/>
        <w:widowControl w:val="0"/>
        <w:numPr>
          <w:ilvl w:val="0"/>
          <w:numId w:val="0"/>
        </w:numPr>
        <w:kinsoku/>
        <w:overflowPunct/>
        <w:topLinePunct w:val="0"/>
        <w:autoSpaceDE/>
        <w:autoSpaceDN/>
        <w:bidi w:val="0"/>
        <w:adjustRightInd/>
        <w:snapToGrid/>
        <w:spacing w:line="360" w:lineRule="auto"/>
        <w:textAlignment w:val="auto"/>
        <w:outlineLvl w:val="9"/>
        <w:rPr>
          <w:rFonts w:hint="default" w:ascii="Times New Roman" w:hAnsi="Times New Roman" w:eastAsia="宋体" w:cs="宋体"/>
          <w:b w:val="0"/>
          <w:bCs/>
          <w:color w:val="auto"/>
          <w:sz w:val="24"/>
          <w:szCs w:val="24"/>
          <w:lang w:val="en-US" w:eastAsia="zh-CN" w:bidi="en-US"/>
        </w:rPr>
      </w:pPr>
      <w:r>
        <w:rPr>
          <w:rFonts w:hint="eastAsia" w:ascii="Times New Roman" w:hAnsi="Times New Roman" w:eastAsia="宋体" w:cs="宋体"/>
          <w:b w:val="0"/>
          <w:bCs/>
          <w:color w:val="auto"/>
          <w:sz w:val="24"/>
          <w:szCs w:val="24"/>
          <w:lang w:val="en-US" w:eastAsia="zh-CN" w:bidi="en-US"/>
        </w:rPr>
        <w:t>最后ping百度测试：</w:t>
      </w:r>
    </w:p>
    <w:p w14:paraId="4F7F6BA0">
      <w:pPr>
        <w:pStyle w:val="12"/>
        <w:keepNext w:val="0"/>
        <w:keepLines w:val="0"/>
        <w:pageBreakBefore w:val="0"/>
        <w:widowControl w:val="0"/>
        <w:shd w:val="clear" w:color="auto" w:fill="D7D7D7"/>
        <w:kinsoku/>
        <w:overflowPunct/>
        <w:topLinePunct w:val="0"/>
        <w:autoSpaceDE/>
        <w:autoSpaceDN/>
        <w:bidi w:val="0"/>
        <w:adjustRightInd/>
        <w:snapToGrid/>
        <w:spacing w:line="360" w:lineRule="auto"/>
        <w:ind w:left="0" w:leftChars="0" w:firstLine="480" w:firstLineChars="200"/>
        <w:textAlignment w:val="auto"/>
        <w:rPr>
          <w:rFonts w:hint="eastAsia"/>
          <w:lang w:val="en-US" w:eastAsia="zh-CN"/>
        </w:rPr>
      </w:pPr>
      <w:r>
        <w:rPr>
          <w:rFonts w:hint="default" w:ascii="Times New Roman" w:hAnsi="Times New Roman" w:cs="宋体" w:eastAsiaTheme="minorEastAsia"/>
          <w:color w:val="0000FF"/>
          <w:kern w:val="2"/>
          <w:sz w:val="24"/>
          <w:szCs w:val="32"/>
          <w:lang w:val="en-US" w:eastAsia="zh-CN" w:bidi="ar-SA"/>
        </w:rPr>
        <w:t xml:space="preserve">ping </w:t>
      </w:r>
      <w:r>
        <w:rPr>
          <w:rFonts w:hint="eastAsia" w:ascii="Times New Roman" w:hAnsi="Times New Roman" w:cs="宋体"/>
          <w:color w:val="0000FF"/>
          <w:kern w:val="2"/>
          <w:sz w:val="24"/>
          <w:szCs w:val="32"/>
          <w:lang w:val="en-US" w:eastAsia="zh-CN" w:bidi="ar-SA"/>
        </w:rPr>
        <w:t xml:space="preserve"> -4 </w:t>
      </w:r>
      <w:r>
        <w:rPr>
          <w:rFonts w:hint="default" w:ascii="Times New Roman" w:hAnsi="Times New Roman" w:cs="宋体" w:eastAsiaTheme="minorEastAsia"/>
          <w:color w:val="0000FF"/>
          <w:kern w:val="2"/>
          <w:sz w:val="24"/>
          <w:szCs w:val="32"/>
          <w:lang w:val="en-US" w:eastAsia="zh-CN" w:bidi="ar-SA"/>
        </w:rPr>
        <w:t xml:space="preserve">www.baidu.com </w:t>
      </w:r>
      <w:r>
        <w:rPr>
          <w:rFonts w:hint="eastAsia" w:ascii="Times New Roman" w:hAnsi="Times New Roman" w:cs="宋体" w:eastAsiaTheme="minorEastAsia"/>
          <w:color w:val="0000FF"/>
          <w:kern w:val="2"/>
          <w:sz w:val="24"/>
          <w:szCs w:val="32"/>
          <w:lang w:val="en-US" w:eastAsia="zh-CN" w:bidi="ar-SA"/>
        </w:rPr>
        <w:t>（百度域名不一定成功转IP，使用百度IP）</w:t>
      </w:r>
      <w:r>
        <w:rPr>
          <w:rFonts w:hint="eastAsia"/>
          <w:lang w:val="en-US" w:eastAsia="zh-CN"/>
        </w:rPr>
        <w:t xml:space="preserve">                </w:t>
      </w:r>
    </w:p>
    <w:p w14:paraId="0FA84AF8">
      <w:pPr>
        <w:pStyle w:val="12"/>
        <w:keepNext w:val="0"/>
        <w:keepLines w:val="0"/>
        <w:pageBreakBefore w:val="0"/>
        <w:widowControl w:val="0"/>
        <w:kinsoku/>
        <w:wordWrap w:val="0"/>
        <w:overflowPunct/>
        <w:topLinePunct w:val="0"/>
        <w:autoSpaceDE/>
        <w:autoSpaceDN/>
        <w:bidi w:val="0"/>
        <w:adjustRightInd/>
        <w:snapToGrid/>
        <w:spacing w:after="0" w:line="360" w:lineRule="auto"/>
        <w:ind w:left="0" w:leftChars="0" w:firstLine="0" w:firstLineChars="0"/>
        <w:jc w:val="left"/>
        <w:textAlignment w:val="auto"/>
        <w:outlineLvl w:val="9"/>
        <w:rPr>
          <w:rFonts w:hint="default" w:ascii="Times New Roman" w:hAnsi="Times New Roman" w:eastAsia="宋体" w:cs="宋体"/>
          <w:b w:val="0"/>
          <w:bCs/>
          <w:color w:val="auto"/>
          <w:sz w:val="24"/>
          <w:szCs w:val="24"/>
          <w:lang w:val="en-US" w:eastAsia="zh-CN" w:bidi="en-US"/>
        </w:rPr>
      </w:pPr>
      <w:r>
        <w:drawing>
          <wp:inline distT="0" distB="0" distL="114300" distR="114300">
            <wp:extent cx="5271135" cy="942975"/>
            <wp:effectExtent l="0" t="0" r="5715" b="9525"/>
            <wp:docPr id="96"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图片 11"/>
                    <pic:cNvPicPr>
                      <a:picLocks noChangeAspect="1"/>
                    </pic:cNvPicPr>
                  </pic:nvPicPr>
                  <pic:blipFill>
                    <a:blip r:embed="rId83"/>
                    <a:stretch>
                      <a:fillRect/>
                    </a:stretch>
                  </pic:blipFill>
                  <pic:spPr>
                    <a:xfrm>
                      <a:off x="0" y="0"/>
                      <a:ext cx="5271135" cy="942975"/>
                    </a:xfrm>
                    <a:prstGeom prst="rect">
                      <a:avLst/>
                    </a:prstGeom>
                    <a:noFill/>
                    <a:ln>
                      <a:noFill/>
                    </a:ln>
                  </pic:spPr>
                </pic:pic>
              </a:graphicData>
            </a:graphic>
          </wp:inline>
        </w:drawing>
      </w:r>
    </w:p>
    <w:p w14:paraId="786C81F3">
      <w:pPr>
        <w:pStyle w:val="12"/>
        <w:keepNext w:val="0"/>
        <w:keepLines w:val="0"/>
        <w:pageBreakBefore w:val="0"/>
        <w:widowControl/>
        <w:numPr>
          <w:ilvl w:val="0"/>
          <w:numId w:val="0"/>
        </w:numPr>
        <w:kinsoku/>
        <w:overflowPunct/>
        <w:topLinePunct w:val="0"/>
        <w:autoSpaceDE/>
        <w:autoSpaceDN/>
        <w:bidi w:val="0"/>
        <w:adjustRightInd/>
        <w:snapToGrid/>
        <w:spacing w:line="240" w:lineRule="auto"/>
        <w:ind w:leftChars="0"/>
        <w:textAlignment w:val="auto"/>
        <w:outlineLvl w:val="3"/>
        <w:rPr>
          <w:rFonts w:hint="eastAsia" w:ascii="Times New Roman" w:hAnsi="Times New Roman" w:eastAsia="宋体" w:cs="宋体"/>
          <w:b w:val="0"/>
          <w:bCs/>
          <w:color w:val="auto"/>
          <w:sz w:val="24"/>
          <w:szCs w:val="24"/>
          <w:lang w:val="en-US" w:eastAsia="zh-CN" w:bidi="en-US"/>
        </w:rPr>
      </w:pPr>
      <w:r>
        <w:rPr>
          <w:rFonts w:hint="eastAsia" w:ascii="Times New Roman" w:hAnsi="Times New Roman" w:eastAsia="宋体" w:cs="宋体"/>
          <w:b w:val="0"/>
          <w:bCs/>
          <w:color w:val="auto"/>
          <w:sz w:val="24"/>
          <w:szCs w:val="24"/>
          <w:lang w:val="en-US" w:eastAsia="zh-CN" w:bidi="en-US"/>
        </w:rPr>
        <w:t>（2）AP功能</w:t>
      </w:r>
    </w:p>
    <w:p w14:paraId="46D31624">
      <w:pPr>
        <w:pStyle w:val="12"/>
        <w:keepNext w:val="0"/>
        <w:keepLines w:val="0"/>
        <w:pageBreakBefore w:val="0"/>
        <w:widowControl w:val="0"/>
        <w:numPr>
          <w:ilvl w:val="0"/>
          <w:numId w:val="0"/>
        </w:numPr>
        <w:kinsoku/>
        <w:overflowPunct/>
        <w:topLinePunct w:val="0"/>
        <w:autoSpaceDE/>
        <w:autoSpaceDN/>
        <w:bidi w:val="0"/>
        <w:adjustRightInd/>
        <w:snapToGrid/>
        <w:spacing w:line="360" w:lineRule="auto"/>
        <w:ind w:leftChars="0" w:firstLine="420" w:firstLineChars="0"/>
        <w:textAlignment w:val="auto"/>
        <w:outlineLvl w:val="9"/>
        <w:rPr>
          <w:rFonts w:hint="eastAsia" w:ascii="Times New Roman" w:hAnsi="Times New Roman" w:eastAsia="宋体" w:cs="宋体"/>
          <w:b w:val="0"/>
          <w:bCs/>
          <w:color w:val="auto"/>
          <w:sz w:val="24"/>
          <w:szCs w:val="24"/>
          <w:lang w:val="en-US" w:eastAsia="zh-CN" w:bidi="en-US"/>
        </w:rPr>
      </w:pPr>
      <w:r>
        <w:rPr>
          <w:rFonts w:hint="eastAsia" w:ascii="Times New Roman" w:hAnsi="Times New Roman" w:eastAsia="宋体" w:cs="宋体"/>
          <w:b w:val="0"/>
          <w:bCs/>
          <w:color w:val="auto"/>
          <w:sz w:val="24"/>
          <w:szCs w:val="24"/>
          <w:lang w:val="en-US" w:eastAsia="zh-CN" w:bidi="en-US"/>
        </w:rPr>
        <w:t>重启系统后，进入测试程序所在目录，关闭其他网络，仅保留Wi-Fi网络，加载Wi-Fi驱动。</w:t>
      </w:r>
    </w:p>
    <w:p w14:paraId="641692B4">
      <w:pPr>
        <w:pStyle w:val="12"/>
        <w:keepNext w:val="0"/>
        <w:keepLines w:val="0"/>
        <w:pageBreakBefore w:val="0"/>
        <w:widowControl w:val="0"/>
        <w:shd w:val="clear" w:color="auto" w:fill="D7D7D7"/>
        <w:kinsoku/>
        <w:overflowPunct/>
        <w:topLinePunct w:val="0"/>
        <w:autoSpaceDE/>
        <w:autoSpaceDN/>
        <w:bidi w:val="0"/>
        <w:adjustRightInd/>
        <w:snapToGrid/>
        <w:spacing w:line="360" w:lineRule="auto"/>
        <w:ind w:left="0" w:leftChars="0" w:firstLine="480" w:firstLineChars="200"/>
        <w:textAlignment w:val="auto"/>
        <w:rPr>
          <w:rFonts w:hint="default" w:ascii="Times New Roman" w:hAnsi="Times New Roman" w:cs="宋体" w:eastAsiaTheme="minorEastAsia"/>
          <w:color w:val="0000FF"/>
          <w:kern w:val="2"/>
          <w:sz w:val="24"/>
          <w:szCs w:val="32"/>
          <w:lang w:val="en-US" w:eastAsia="zh-CN" w:bidi="ar-SA"/>
        </w:rPr>
      </w:pPr>
      <w:r>
        <w:rPr>
          <w:rFonts w:hint="default" w:ascii="Times New Roman" w:hAnsi="Times New Roman" w:cs="宋体" w:eastAsiaTheme="minorEastAsia"/>
          <w:color w:val="0000FF"/>
          <w:kern w:val="2"/>
          <w:sz w:val="24"/>
          <w:szCs w:val="32"/>
          <w:lang w:val="en-US" w:eastAsia="zh-CN" w:bidi="ar-SA"/>
        </w:rPr>
        <w:t>ifconfig eth</w:t>
      </w:r>
      <w:r>
        <w:rPr>
          <w:rFonts w:hint="eastAsia" w:ascii="Times New Roman" w:hAnsi="Times New Roman" w:cs="宋体" w:eastAsiaTheme="minorEastAsia"/>
          <w:color w:val="0000FF"/>
          <w:kern w:val="2"/>
          <w:sz w:val="24"/>
          <w:szCs w:val="32"/>
          <w:lang w:val="en-US" w:eastAsia="zh-CN" w:bidi="ar-SA"/>
        </w:rPr>
        <w:t>1</w:t>
      </w:r>
      <w:r>
        <w:rPr>
          <w:rFonts w:hint="default" w:ascii="Times New Roman" w:hAnsi="Times New Roman" w:cs="宋体" w:eastAsiaTheme="minorEastAsia"/>
          <w:color w:val="0000FF"/>
          <w:kern w:val="2"/>
          <w:sz w:val="24"/>
          <w:szCs w:val="32"/>
          <w:lang w:val="en-US" w:eastAsia="zh-CN" w:bidi="ar-SA"/>
        </w:rPr>
        <w:t xml:space="preserve"> down</w:t>
      </w:r>
    </w:p>
    <w:p w14:paraId="4ADFEB1E">
      <w:pPr>
        <w:pStyle w:val="12"/>
        <w:keepNext w:val="0"/>
        <w:keepLines w:val="0"/>
        <w:pageBreakBefore w:val="0"/>
        <w:widowControl w:val="0"/>
        <w:shd w:val="clear" w:color="auto" w:fill="D7D7D7"/>
        <w:kinsoku/>
        <w:overflowPunct/>
        <w:topLinePunct w:val="0"/>
        <w:autoSpaceDE/>
        <w:autoSpaceDN/>
        <w:bidi w:val="0"/>
        <w:adjustRightInd/>
        <w:snapToGrid/>
        <w:spacing w:line="360" w:lineRule="auto"/>
        <w:ind w:left="0" w:leftChars="0" w:firstLine="480" w:firstLineChars="200"/>
        <w:textAlignment w:val="auto"/>
        <w:rPr>
          <w:rFonts w:hint="default" w:ascii="Times New Roman" w:hAnsi="Times New Roman" w:cs="宋体" w:eastAsiaTheme="minorEastAsia"/>
          <w:color w:val="0000FF"/>
          <w:kern w:val="2"/>
          <w:sz w:val="24"/>
          <w:szCs w:val="32"/>
          <w:lang w:val="en-US" w:eastAsia="zh-CN" w:bidi="ar-SA"/>
        </w:rPr>
      </w:pPr>
      <w:r>
        <w:rPr>
          <w:rFonts w:hint="default" w:ascii="Times New Roman" w:hAnsi="Times New Roman" w:cs="宋体" w:eastAsiaTheme="minorEastAsia"/>
          <w:color w:val="0000FF"/>
          <w:kern w:val="2"/>
          <w:sz w:val="24"/>
          <w:szCs w:val="32"/>
          <w:lang w:val="en-US" w:eastAsia="zh-CN" w:bidi="ar-SA"/>
        </w:rPr>
        <w:t>ifconfig eth</w:t>
      </w:r>
      <w:r>
        <w:rPr>
          <w:rFonts w:hint="eastAsia" w:ascii="Times New Roman" w:hAnsi="Times New Roman" w:cs="宋体" w:eastAsiaTheme="minorEastAsia"/>
          <w:color w:val="0000FF"/>
          <w:kern w:val="2"/>
          <w:sz w:val="24"/>
          <w:szCs w:val="32"/>
          <w:lang w:val="en-US" w:eastAsia="zh-CN" w:bidi="ar-SA"/>
        </w:rPr>
        <w:t>2</w:t>
      </w:r>
      <w:r>
        <w:rPr>
          <w:rFonts w:hint="default" w:ascii="Times New Roman" w:hAnsi="Times New Roman" w:cs="宋体" w:eastAsiaTheme="minorEastAsia"/>
          <w:color w:val="0000FF"/>
          <w:kern w:val="2"/>
          <w:sz w:val="24"/>
          <w:szCs w:val="32"/>
          <w:lang w:val="en-US" w:eastAsia="zh-CN" w:bidi="ar-SA"/>
        </w:rPr>
        <w:t xml:space="preserve"> down</w:t>
      </w:r>
    </w:p>
    <w:p w14:paraId="356B0A0E">
      <w:pPr>
        <w:pStyle w:val="12"/>
        <w:keepNext w:val="0"/>
        <w:keepLines w:val="0"/>
        <w:pageBreakBefore w:val="0"/>
        <w:widowControl w:val="0"/>
        <w:shd w:val="clear" w:color="auto" w:fill="D7D7D7"/>
        <w:kinsoku/>
        <w:overflowPunct/>
        <w:topLinePunct w:val="0"/>
        <w:autoSpaceDE/>
        <w:autoSpaceDN/>
        <w:bidi w:val="0"/>
        <w:adjustRightInd/>
        <w:snapToGrid/>
        <w:spacing w:line="360" w:lineRule="auto"/>
        <w:ind w:left="0" w:leftChars="0" w:firstLine="480" w:firstLineChars="200"/>
        <w:textAlignment w:val="auto"/>
        <w:rPr>
          <w:rFonts w:hint="default" w:ascii="Times New Roman" w:hAnsi="Times New Roman" w:cs="宋体" w:eastAsiaTheme="minorEastAsia"/>
          <w:color w:val="0000FF"/>
          <w:kern w:val="2"/>
          <w:sz w:val="24"/>
          <w:szCs w:val="32"/>
          <w:lang w:val="en-US" w:eastAsia="zh-CN" w:bidi="ar-SA"/>
        </w:rPr>
      </w:pPr>
      <w:r>
        <w:rPr>
          <w:rFonts w:hint="default" w:ascii="Times New Roman" w:hAnsi="Times New Roman" w:cs="宋体" w:eastAsiaTheme="minorEastAsia"/>
          <w:color w:val="0000FF"/>
          <w:kern w:val="2"/>
          <w:sz w:val="24"/>
          <w:szCs w:val="32"/>
          <w:lang w:val="en-US" w:eastAsia="zh-CN" w:bidi="ar-SA"/>
        </w:rPr>
        <w:t>ifconfig eth</w:t>
      </w:r>
      <w:r>
        <w:rPr>
          <w:rFonts w:hint="eastAsia" w:ascii="Times New Roman" w:hAnsi="Times New Roman" w:cs="宋体"/>
          <w:color w:val="0000FF"/>
          <w:kern w:val="2"/>
          <w:sz w:val="24"/>
          <w:szCs w:val="32"/>
          <w:lang w:val="en-US" w:eastAsia="zh-CN" w:bidi="ar-SA"/>
        </w:rPr>
        <w:t>3</w:t>
      </w:r>
      <w:r>
        <w:rPr>
          <w:rFonts w:hint="default" w:ascii="Times New Roman" w:hAnsi="Times New Roman" w:cs="宋体" w:eastAsiaTheme="minorEastAsia"/>
          <w:color w:val="0000FF"/>
          <w:kern w:val="2"/>
          <w:sz w:val="24"/>
          <w:szCs w:val="32"/>
          <w:lang w:val="en-US" w:eastAsia="zh-CN" w:bidi="ar-SA"/>
        </w:rPr>
        <w:t xml:space="preserve"> down</w:t>
      </w:r>
      <w:r>
        <w:rPr>
          <w:rFonts w:hint="eastAsia" w:ascii="Times New Roman" w:hAnsi="Times New Roman" w:cs="宋体" w:eastAsiaTheme="minorEastAsia"/>
          <w:color w:val="0000FF"/>
          <w:kern w:val="2"/>
          <w:sz w:val="24"/>
          <w:szCs w:val="32"/>
          <w:lang w:val="en-US" w:eastAsia="zh-CN" w:bidi="ar-SA"/>
        </w:rPr>
        <w:t xml:space="preserve">             //关闭其他网络</w:t>
      </w:r>
    </w:p>
    <w:p w14:paraId="0BF330A3">
      <w:pPr>
        <w:pStyle w:val="12"/>
        <w:keepNext w:val="0"/>
        <w:keepLines w:val="0"/>
        <w:pageBreakBefore w:val="0"/>
        <w:widowControl w:val="0"/>
        <w:shd w:val="clear" w:color="auto" w:fill="D7D7D7"/>
        <w:kinsoku/>
        <w:overflowPunct/>
        <w:topLinePunct w:val="0"/>
        <w:autoSpaceDE/>
        <w:autoSpaceDN/>
        <w:bidi w:val="0"/>
        <w:adjustRightInd/>
        <w:snapToGrid/>
        <w:spacing w:line="360" w:lineRule="auto"/>
        <w:ind w:left="0" w:leftChars="0" w:firstLine="480" w:firstLineChars="200"/>
        <w:textAlignment w:val="auto"/>
        <w:rPr>
          <w:rFonts w:hint="default" w:ascii="Times New Roman" w:hAnsi="Times New Roman" w:eastAsia="宋体" w:cs="宋体"/>
          <w:b w:val="0"/>
          <w:bCs/>
          <w:color w:val="auto"/>
          <w:sz w:val="24"/>
          <w:szCs w:val="24"/>
          <w:lang w:val="en-US" w:eastAsia="zh-CN" w:bidi="en-US"/>
        </w:rPr>
      </w:pPr>
      <w:r>
        <w:rPr>
          <w:rFonts w:hint="eastAsia" w:ascii="Times New Roman" w:hAnsi="Times New Roman" w:cs="宋体" w:eastAsiaTheme="minorEastAsia"/>
          <w:color w:val="0000FF"/>
          <w:kern w:val="2"/>
          <w:sz w:val="24"/>
          <w:szCs w:val="32"/>
          <w:lang w:val="en-US" w:eastAsia="zh-CN" w:bidi="ar-SA"/>
        </w:rPr>
        <w:t xml:space="preserve">insmod -f 8188eu.ko </w:t>
      </w:r>
      <w:r>
        <w:rPr>
          <w:rFonts w:hint="eastAsia" w:ascii="Times New Roman" w:hAnsi="Times New Roman" w:eastAsia="宋体" w:cs="宋体"/>
          <w:b w:val="0"/>
          <w:bCs/>
          <w:color w:val="0000FF"/>
          <w:sz w:val="24"/>
          <w:szCs w:val="24"/>
          <w:lang w:val="en-US" w:eastAsia="zh-CN" w:bidi="en-US"/>
        </w:rPr>
        <w:t xml:space="preserve">          </w:t>
      </w:r>
      <w:r>
        <w:rPr>
          <w:rFonts w:hint="eastAsia" w:ascii="Times New Roman" w:hAnsi="Times New Roman" w:cs="宋体" w:eastAsiaTheme="minorEastAsia"/>
          <w:color w:val="0000FF"/>
          <w:kern w:val="2"/>
          <w:sz w:val="24"/>
          <w:szCs w:val="32"/>
          <w:lang w:val="en-US" w:eastAsia="zh-CN" w:bidi="ar-SA"/>
        </w:rPr>
        <w:t>//加载</w:t>
      </w:r>
      <w:r>
        <w:rPr>
          <w:rFonts w:hint="eastAsia" w:ascii="Times New Roman" w:hAnsi="Times New Roman" w:cs="宋体"/>
          <w:color w:val="0000FF"/>
          <w:kern w:val="2"/>
          <w:sz w:val="24"/>
          <w:szCs w:val="32"/>
          <w:lang w:val="en-US" w:eastAsia="zh-CN" w:bidi="ar-SA"/>
        </w:rPr>
        <w:t>Wi-Fi</w:t>
      </w:r>
      <w:r>
        <w:rPr>
          <w:rFonts w:hint="eastAsia" w:ascii="Times New Roman" w:hAnsi="Times New Roman" w:cs="宋体" w:eastAsiaTheme="minorEastAsia"/>
          <w:color w:val="0000FF"/>
          <w:kern w:val="2"/>
          <w:sz w:val="24"/>
          <w:szCs w:val="32"/>
          <w:lang w:val="en-US" w:eastAsia="zh-CN" w:bidi="ar-SA"/>
        </w:rPr>
        <w:t>驱动，有就跳过</w:t>
      </w:r>
    </w:p>
    <w:p w14:paraId="6FF388E5">
      <w:pPr>
        <w:pStyle w:val="12"/>
        <w:keepNext w:val="0"/>
        <w:keepLines w:val="0"/>
        <w:pageBreakBefore w:val="0"/>
        <w:widowControl w:val="0"/>
        <w:numPr>
          <w:ilvl w:val="0"/>
          <w:numId w:val="0"/>
        </w:numPr>
        <w:kinsoku/>
        <w:overflowPunct/>
        <w:topLinePunct w:val="0"/>
        <w:autoSpaceDE/>
        <w:autoSpaceDN/>
        <w:bidi w:val="0"/>
        <w:adjustRightInd/>
        <w:snapToGrid/>
        <w:spacing w:line="360" w:lineRule="auto"/>
        <w:ind w:leftChars="0" w:firstLine="420" w:firstLineChars="0"/>
        <w:textAlignment w:val="auto"/>
        <w:outlineLvl w:val="9"/>
        <w:rPr>
          <w:rFonts w:hint="default" w:ascii="Times New Roman" w:hAnsi="Times New Roman" w:eastAsia="宋体" w:cs="宋体"/>
          <w:b w:val="0"/>
          <w:bCs/>
          <w:color w:val="auto"/>
          <w:sz w:val="24"/>
          <w:szCs w:val="24"/>
          <w:lang w:val="en-US" w:eastAsia="zh-CN" w:bidi="en-US"/>
        </w:rPr>
      </w:pPr>
      <w:r>
        <w:rPr>
          <w:rFonts w:hint="default" w:ascii="Times New Roman" w:hAnsi="Times New Roman" w:eastAsia="宋体" w:cs="宋体"/>
          <w:b w:val="0"/>
          <w:bCs/>
          <w:color w:val="auto"/>
          <w:sz w:val="24"/>
          <w:szCs w:val="24"/>
          <w:lang w:val="en-US" w:eastAsia="zh-CN" w:bidi="en-US"/>
        </w:rPr>
        <w:t>执行如下命令，将</w:t>
      </w:r>
      <w:r>
        <w:rPr>
          <w:rFonts w:hint="eastAsia" w:ascii="Times New Roman" w:hAnsi="Times New Roman" w:eastAsia="宋体" w:cs="宋体"/>
          <w:b w:val="0"/>
          <w:bCs/>
          <w:color w:val="auto"/>
          <w:sz w:val="24"/>
          <w:szCs w:val="24"/>
          <w:lang w:val="en-US" w:eastAsia="zh-CN" w:bidi="en-US"/>
        </w:rPr>
        <w:t>Wi-Fi</w:t>
      </w:r>
      <w:r>
        <w:rPr>
          <w:rFonts w:hint="default" w:ascii="Times New Roman" w:hAnsi="Times New Roman" w:eastAsia="宋体" w:cs="宋体"/>
          <w:b w:val="0"/>
          <w:bCs/>
          <w:color w:val="auto"/>
          <w:sz w:val="24"/>
          <w:szCs w:val="24"/>
          <w:lang w:val="en-US" w:eastAsia="zh-CN" w:bidi="en-US"/>
        </w:rPr>
        <w:t>模块设置为AP模式。</w:t>
      </w:r>
    </w:p>
    <w:p w14:paraId="611BE76A">
      <w:pPr>
        <w:pStyle w:val="12"/>
        <w:keepNext w:val="0"/>
        <w:keepLines w:val="0"/>
        <w:pageBreakBefore w:val="0"/>
        <w:widowControl w:val="0"/>
        <w:shd w:val="clear" w:color="auto" w:fill="D7D7D7"/>
        <w:kinsoku/>
        <w:overflowPunct/>
        <w:topLinePunct w:val="0"/>
        <w:autoSpaceDE/>
        <w:autoSpaceDN/>
        <w:bidi w:val="0"/>
        <w:adjustRightInd/>
        <w:snapToGrid/>
        <w:spacing w:line="360" w:lineRule="auto"/>
        <w:ind w:left="0" w:leftChars="0" w:firstLine="480" w:firstLineChars="200"/>
        <w:textAlignment w:val="auto"/>
        <w:rPr>
          <w:rFonts w:hint="default" w:ascii="Times New Roman" w:hAnsi="Times New Roman" w:cs="宋体" w:eastAsiaTheme="minorEastAsia"/>
          <w:color w:val="0000FF"/>
          <w:kern w:val="2"/>
          <w:sz w:val="24"/>
          <w:szCs w:val="32"/>
          <w:lang w:val="en-US" w:eastAsia="zh-CN" w:bidi="ar-SA"/>
        </w:rPr>
      </w:pPr>
      <w:r>
        <w:rPr>
          <w:rFonts w:hint="default" w:ascii="Times New Roman" w:hAnsi="Times New Roman" w:cs="宋体" w:eastAsiaTheme="minorEastAsia"/>
          <w:color w:val="0000FF"/>
          <w:kern w:val="2"/>
          <w:sz w:val="24"/>
          <w:szCs w:val="32"/>
          <w:lang w:val="en-US" w:eastAsia="zh-CN" w:bidi="ar-SA"/>
        </w:rPr>
        <w:t>./ap_setup.sh</w:t>
      </w:r>
    </w:p>
    <w:p w14:paraId="5AD19AFA">
      <w:pPr>
        <w:pStyle w:val="12"/>
        <w:keepNext w:val="0"/>
        <w:keepLines w:val="0"/>
        <w:pageBreakBefore w:val="0"/>
        <w:widowControl w:val="0"/>
        <w:numPr>
          <w:ilvl w:val="0"/>
          <w:numId w:val="0"/>
        </w:numPr>
        <w:shd w:val="clear" w:fill="auto"/>
        <w:kinsoku/>
        <w:wordWrap w:val="0"/>
        <w:overflowPunct/>
        <w:topLinePunct w:val="0"/>
        <w:autoSpaceDE/>
        <w:autoSpaceDN/>
        <w:bidi w:val="0"/>
        <w:adjustRightInd/>
        <w:snapToGrid/>
        <w:spacing w:line="360" w:lineRule="auto"/>
        <w:ind w:left="0" w:leftChars="0" w:firstLine="420" w:firstLineChars="0"/>
        <w:textAlignment w:val="auto"/>
        <w:outlineLvl w:val="9"/>
        <w:rPr>
          <w:rFonts w:hint="default" w:ascii="Times New Roman" w:hAnsi="Times New Roman" w:eastAsia="宋体" w:cs="宋体"/>
          <w:b w:val="0"/>
          <w:bCs/>
          <w:color w:val="auto"/>
          <w:sz w:val="24"/>
          <w:szCs w:val="24"/>
          <w:lang w:val="en-US" w:eastAsia="zh-CN" w:bidi="en-US"/>
        </w:rPr>
      </w:pPr>
      <w:r>
        <w:rPr>
          <w:rFonts w:hint="default" w:ascii="Times New Roman" w:hAnsi="Times New Roman" w:eastAsia="宋体" w:cs="宋体"/>
          <w:b w:val="0"/>
          <w:bCs/>
          <w:color w:val="auto"/>
          <w:sz w:val="24"/>
          <w:szCs w:val="24"/>
          <w:lang w:val="en-US" w:eastAsia="zh-CN" w:bidi="en-US"/>
        </w:rPr>
        <w:t>默认设置的</w:t>
      </w:r>
      <w:r>
        <w:rPr>
          <w:rFonts w:hint="eastAsia" w:ascii="Times New Roman" w:hAnsi="Times New Roman" w:eastAsia="宋体" w:cs="宋体"/>
          <w:b w:val="0"/>
          <w:bCs/>
          <w:color w:val="auto"/>
          <w:sz w:val="24"/>
          <w:szCs w:val="24"/>
          <w:lang w:val="en-US" w:eastAsia="zh-CN" w:bidi="en-US"/>
        </w:rPr>
        <w:t>Wi-Fi</w:t>
      </w:r>
      <w:r>
        <w:rPr>
          <w:rFonts w:hint="default" w:ascii="Times New Roman" w:hAnsi="Times New Roman" w:eastAsia="宋体" w:cs="宋体"/>
          <w:b w:val="0"/>
          <w:bCs/>
          <w:color w:val="auto"/>
          <w:sz w:val="24"/>
          <w:szCs w:val="24"/>
          <w:lang w:val="en-US" w:eastAsia="zh-CN" w:bidi="en-US"/>
        </w:rPr>
        <w:t>名称为：rtl8188eu，密码为：88888888，可在rtl_hostapd_2G.conf配置文件内进行修改。</w:t>
      </w:r>
    </w:p>
    <w:p w14:paraId="36A456A7">
      <w:pPr>
        <w:pStyle w:val="12"/>
        <w:keepNext w:val="0"/>
        <w:keepLines w:val="0"/>
        <w:pageBreakBefore w:val="0"/>
        <w:widowControl w:val="0"/>
        <w:shd w:val="clear" w:color="auto" w:fill="D7D7D7"/>
        <w:kinsoku/>
        <w:overflowPunct/>
        <w:topLinePunct w:val="0"/>
        <w:autoSpaceDE/>
        <w:autoSpaceDN/>
        <w:bidi w:val="0"/>
        <w:adjustRightInd/>
        <w:snapToGrid/>
        <w:spacing w:line="360" w:lineRule="auto"/>
        <w:ind w:left="0" w:leftChars="0" w:firstLine="480" w:firstLineChars="200"/>
        <w:textAlignment w:val="auto"/>
        <w:rPr>
          <w:rFonts w:hint="default" w:ascii="Times New Roman" w:hAnsi="Times New Roman" w:cs="宋体" w:eastAsiaTheme="minorEastAsia"/>
          <w:color w:val="0000FF"/>
          <w:kern w:val="2"/>
          <w:sz w:val="24"/>
          <w:szCs w:val="32"/>
          <w:lang w:val="en-US" w:eastAsia="zh-CN" w:bidi="ar-SA"/>
        </w:rPr>
      </w:pPr>
      <w:r>
        <w:rPr>
          <w:rFonts w:hint="default" w:ascii="Times New Roman" w:hAnsi="Times New Roman" w:cs="宋体" w:eastAsiaTheme="minorEastAsia"/>
          <w:color w:val="0000FF"/>
          <w:kern w:val="2"/>
          <w:sz w:val="24"/>
          <w:szCs w:val="32"/>
          <w:lang w:val="en-US" w:eastAsia="zh-CN" w:bidi="ar-SA"/>
        </w:rPr>
        <w:t>nano rtl_hostapd_2G.conf</w:t>
      </w:r>
    </w:p>
    <w:p w14:paraId="4AA154E6">
      <w:pPr>
        <w:pStyle w:val="12"/>
        <w:keepNext w:val="0"/>
        <w:keepLines w:val="0"/>
        <w:pageBreakBefore w:val="0"/>
        <w:widowControl w:val="0"/>
        <w:numPr>
          <w:ilvl w:val="0"/>
          <w:numId w:val="0"/>
        </w:numPr>
        <w:shd w:val="clear" w:fill="auto"/>
        <w:kinsoku/>
        <w:wordWrap w:val="0"/>
        <w:overflowPunct/>
        <w:topLinePunct w:val="0"/>
        <w:autoSpaceDE/>
        <w:autoSpaceDN/>
        <w:bidi w:val="0"/>
        <w:adjustRightInd/>
        <w:snapToGrid/>
        <w:spacing w:line="360" w:lineRule="auto"/>
        <w:ind w:left="0" w:leftChars="0" w:firstLine="420" w:firstLineChars="0"/>
        <w:textAlignment w:val="auto"/>
        <w:outlineLvl w:val="9"/>
        <w:rPr>
          <w:rFonts w:hint="default" w:ascii="Times New Roman" w:hAnsi="Times New Roman" w:eastAsia="宋体" w:cs="宋体"/>
          <w:b w:val="0"/>
          <w:bCs/>
          <w:color w:val="auto"/>
          <w:sz w:val="24"/>
          <w:szCs w:val="24"/>
          <w:lang w:val="en-US" w:eastAsia="zh-CN" w:bidi="en-US"/>
        </w:rPr>
      </w:pPr>
      <w:r>
        <w:rPr>
          <w:rFonts w:hint="eastAsia" w:ascii="Times New Roman" w:hAnsi="Times New Roman" w:eastAsia="宋体" w:cs="宋体"/>
          <w:b w:val="0"/>
          <w:bCs/>
          <w:color w:val="auto"/>
          <w:sz w:val="24"/>
          <w:szCs w:val="24"/>
          <w:lang w:val="en-US" w:eastAsia="zh-CN" w:bidi="en-US"/>
        </w:rPr>
        <w:t>配置文件如果没有添加下列指令</w:t>
      </w:r>
    </w:p>
    <w:p w14:paraId="26D3B80D">
      <w:pPr>
        <w:pStyle w:val="12"/>
        <w:keepNext w:val="0"/>
        <w:keepLines w:val="0"/>
        <w:pageBreakBefore w:val="0"/>
        <w:widowControl w:val="0"/>
        <w:shd w:val="clear" w:color="auto" w:fill="D7D7D7"/>
        <w:kinsoku/>
        <w:overflowPunct/>
        <w:topLinePunct w:val="0"/>
        <w:autoSpaceDE/>
        <w:autoSpaceDN/>
        <w:bidi w:val="0"/>
        <w:adjustRightInd/>
        <w:snapToGrid/>
        <w:spacing w:line="360" w:lineRule="auto"/>
        <w:ind w:left="0" w:leftChars="0" w:firstLine="480" w:firstLineChars="200"/>
        <w:textAlignment w:val="auto"/>
        <w:rPr>
          <w:rFonts w:hint="default" w:ascii="Times New Roman" w:hAnsi="Times New Roman" w:cs="宋体" w:eastAsiaTheme="minorEastAsia"/>
          <w:color w:val="0000FF"/>
          <w:kern w:val="2"/>
          <w:sz w:val="24"/>
          <w:szCs w:val="32"/>
          <w:lang w:val="en-US" w:eastAsia="zh-CN" w:bidi="ar-SA"/>
        </w:rPr>
      </w:pPr>
      <w:r>
        <w:rPr>
          <w:rFonts w:hint="default" w:ascii="Times New Roman" w:hAnsi="Times New Roman" w:cs="宋体" w:eastAsiaTheme="minorEastAsia"/>
          <w:color w:val="0000FF"/>
          <w:kern w:val="2"/>
          <w:sz w:val="24"/>
          <w:szCs w:val="32"/>
          <w:lang w:val="en-US" w:eastAsia="zh-CN" w:bidi="ar-SA"/>
        </w:rPr>
        <w:t>interface=wlan0</w:t>
      </w:r>
    </w:p>
    <w:p w14:paraId="7059C172">
      <w:pPr>
        <w:pStyle w:val="12"/>
        <w:keepNext w:val="0"/>
        <w:keepLines w:val="0"/>
        <w:pageBreakBefore w:val="0"/>
        <w:widowControl w:val="0"/>
        <w:shd w:val="clear" w:color="auto" w:fill="D7D7D7"/>
        <w:kinsoku/>
        <w:overflowPunct/>
        <w:topLinePunct w:val="0"/>
        <w:autoSpaceDE/>
        <w:autoSpaceDN/>
        <w:bidi w:val="0"/>
        <w:adjustRightInd/>
        <w:snapToGrid/>
        <w:spacing w:line="360" w:lineRule="auto"/>
        <w:ind w:left="0" w:leftChars="0" w:firstLine="480" w:firstLineChars="200"/>
        <w:textAlignment w:val="auto"/>
        <w:rPr>
          <w:rFonts w:hint="default" w:ascii="Times New Roman" w:hAnsi="Times New Roman" w:cs="宋体" w:eastAsiaTheme="minorEastAsia"/>
          <w:color w:val="0000FF"/>
          <w:kern w:val="2"/>
          <w:sz w:val="24"/>
          <w:szCs w:val="32"/>
          <w:lang w:val="en-US" w:eastAsia="zh-CN" w:bidi="ar-SA"/>
        </w:rPr>
      </w:pPr>
      <w:r>
        <w:rPr>
          <w:rFonts w:hint="default" w:ascii="Times New Roman" w:hAnsi="Times New Roman" w:cs="宋体" w:eastAsiaTheme="minorEastAsia"/>
          <w:color w:val="0000FF"/>
          <w:kern w:val="2"/>
          <w:sz w:val="24"/>
          <w:szCs w:val="32"/>
          <w:lang w:val="en-US" w:eastAsia="zh-CN" w:bidi="ar-SA"/>
        </w:rPr>
        <w:t>driver=nl80211</w:t>
      </w:r>
    </w:p>
    <w:p w14:paraId="5F64AC2C">
      <w:pPr>
        <w:pStyle w:val="12"/>
        <w:keepNext w:val="0"/>
        <w:keepLines w:val="0"/>
        <w:pageBreakBefore w:val="0"/>
        <w:widowControl w:val="0"/>
        <w:shd w:val="clear" w:color="auto" w:fill="D7D7D7"/>
        <w:kinsoku/>
        <w:overflowPunct/>
        <w:topLinePunct w:val="0"/>
        <w:autoSpaceDE/>
        <w:autoSpaceDN/>
        <w:bidi w:val="0"/>
        <w:adjustRightInd/>
        <w:snapToGrid/>
        <w:spacing w:line="360" w:lineRule="auto"/>
        <w:ind w:left="0" w:leftChars="0" w:firstLine="480" w:firstLineChars="200"/>
        <w:textAlignment w:val="auto"/>
        <w:rPr>
          <w:rFonts w:hint="eastAsia" w:ascii="Times New Roman" w:hAnsi="Times New Roman" w:cs="宋体" w:eastAsiaTheme="minorEastAsia"/>
          <w:color w:val="0000FF"/>
          <w:kern w:val="2"/>
          <w:sz w:val="24"/>
          <w:szCs w:val="32"/>
          <w:lang w:val="en-US" w:eastAsia="zh-CN" w:bidi="ar-SA"/>
        </w:rPr>
      </w:pPr>
      <w:r>
        <w:rPr>
          <w:rFonts w:hint="default" w:ascii="Times New Roman" w:hAnsi="Times New Roman" w:cs="宋体" w:eastAsiaTheme="minorEastAsia"/>
          <w:color w:val="0000FF"/>
          <w:kern w:val="2"/>
          <w:sz w:val="24"/>
          <w:szCs w:val="32"/>
          <w:lang w:val="en-US" w:eastAsia="zh-CN" w:bidi="ar-SA"/>
        </w:rPr>
        <w:t>ssid=</w:t>
      </w:r>
      <w:r>
        <w:rPr>
          <w:rFonts w:hint="eastAsia" w:ascii="Times New Roman" w:hAnsi="Times New Roman" w:cs="宋体" w:eastAsiaTheme="minorEastAsia"/>
          <w:color w:val="0000FF"/>
          <w:kern w:val="2"/>
          <w:sz w:val="24"/>
          <w:szCs w:val="32"/>
          <w:lang w:val="en-US" w:eastAsia="zh-CN" w:bidi="ar-SA"/>
        </w:rPr>
        <w:t>rtl8188eu</w:t>
      </w:r>
    </w:p>
    <w:p w14:paraId="16B92F82">
      <w:pPr>
        <w:pStyle w:val="12"/>
        <w:keepNext w:val="0"/>
        <w:keepLines w:val="0"/>
        <w:pageBreakBefore w:val="0"/>
        <w:widowControl w:val="0"/>
        <w:shd w:val="clear" w:color="auto" w:fill="D7D7D7"/>
        <w:kinsoku/>
        <w:overflowPunct/>
        <w:topLinePunct w:val="0"/>
        <w:autoSpaceDE/>
        <w:autoSpaceDN/>
        <w:bidi w:val="0"/>
        <w:adjustRightInd/>
        <w:snapToGrid/>
        <w:spacing w:line="360" w:lineRule="auto"/>
        <w:ind w:left="0" w:leftChars="0" w:firstLine="480" w:firstLineChars="200"/>
        <w:textAlignment w:val="auto"/>
        <w:rPr>
          <w:rFonts w:hint="default" w:ascii="Times New Roman" w:hAnsi="Times New Roman" w:cs="宋体" w:eastAsiaTheme="minorEastAsia"/>
          <w:color w:val="0000FF"/>
          <w:kern w:val="2"/>
          <w:sz w:val="24"/>
          <w:szCs w:val="32"/>
          <w:lang w:val="en-US" w:eastAsia="zh-CN" w:bidi="ar-SA"/>
        </w:rPr>
      </w:pPr>
      <w:r>
        <w:rPr>
          <w:rFonts w:hint="default" w:ascii="Times New Roman" w:hAnsi="Times New Roman" w:cs="宋体" w:eastAsiaTheme="minorEastAsia"/>
          <w:color w:val="0000FF"/>
          <w:kern w:val="2"/>
          <w:sz w:val="24"/>
          <w:szCs w:val="32"/>
          <w:lang w:val="en-US" w:eastAsia="zh-CN" w:bidi="ar-SA"/>
        </w:rPr>
        <w:t>channel=6</w:t>
      </w:r>
    </w:p>
    <w:p w14:paraId="0553C50D">
      <w:pPr>
        <w:pStyle w:val="12"/>
        <w:keepNext w:val="0"/>
        <w:keepLines w:val="0"/>
        <w:pageBreakBefore w:val="0"/>
        <w:widowControl w:val="0"/>
        <w:shd w:val="clear" w:color="auto" w:fill="D7D7D7"/>
        <w:kinsoku/>
        <w:overflowPunct/>
        <w:topLinePunct w:val="0"/>
        <w:autoSpaceDE/>
        <w:autoSpaceDN/>
        <w:bidi w:val="0"/>
        <w:adjustRightInd/>
        <w:snapToGrid/>
        <w:spacing w:line="360" w:lineRule="auto"/>
        <w:ind w:left="0" w:leftChars="0" w:firstLine="480" w:firstLineChars="200"/>
        <w:textAlignment w:val="auto"/>
        <w:rPr>
          <w:rFonts w:hint="default" w:ascii="Times New Roman" w:hAnsi="Times New Roman" w:cs="宋体" w:eastAsiaTheme="minorEastAsia"/>
          <w:color w:val="0000FF"/>
          <w:kern w:val="2"/>
          <w:sz w:val="24"/>
          <w:szCs w:val="32"/>
          <w:lang w:val="en-US" w:eastAsia="zh-CN" w:bidi="ar-SA"/>
        </w:rPr>
      </w:pPr>
      <w:r>
        <w:rPr>
          <w:rFonts w:hint="default" w:ascii="Times New Roman" w:hAnsi="Times New Roman" w:cs="宋体" w:eastAsiaTheme="minorEastAsia"/>
          <w:color w:val="0000FF"/>
          <w:kern w:val="2"/>
          <w:sz w:val="24"/>
          <w:szCs w:val="32"/>
          <w:lang w:val="en-US" w:eastAsia="zh-CN" w:bidi="ar-SA"/>
        </w:rPr>
        <w:t>hw_mode=g</w:t>
      </w:r>
    </w:p>
    <w:p w14:paraId="197FF6B0">
      <w:pPr>
        <w:pStyle w:val="12"/>
        <w:keepNext w:val="0"/>
        <w:keepLines w:val="0"/>
        <w:pageBreakBefore w:val="0"/>
        <w:widowControl w:val="0"/>
        <w:shd w:val="clear" w:color="auto" w:fill="D7D7D7"/>
        <w:kinsoku/>
        <w:overflowPunct/>
        <w:topLinePunct w:val="0"/>
        <w:autoSpaceDE/>
        <w:autoSpaceDN/>
        <w:bidi w:val="0"/>
        <w:adjustRightInd/>
        <w:snapToGrid/>
        <w:spacing w:line="360" w:lineRule="auto"/>
        <w:ind w:left="0" w:leftChars="0" w:firstLine="480" w:firstLineChars="200"/>
        <w:textAlignment w:val="auto"/>
        <w:rPr>
          <w:rFonts w:hint="default" w:ascii="Times New Roman" w:hAnsi="Times New Roman" w:cs="宋体" w:eastAsiaTheme="minorEastAsia"/>
          <w:color w:val="0000FF"/>
          <w:kern w:val="2"/>
          <w:sz w:val="24"/>
          <w:szCs w:val="32"/>
          <w:lang w:val="en-US" w:eastAsia="zh-CN" w:bidi="ar-SA"/>
        </w:rPr>
      </w:pPr>
      <w:r>
        <w:rPr>
          <w:rFonts w:hint="default" w:ascii="Times New Roman" w:hAnsi="Times New Roman" w:cs="宋体" w:eastAsiaTheme="minorEastAsia"/>
          <w:color w:val="0000FF"/>
          <w:kern w:val="2"/>
          <w:sz w:val="24"/>
          <w:szCs w:val="32"/>
          <w:lang w:val="en-US" w:eastAsia="zh-CN" w:bidi="ar-SA"/>
        </w:rPr>
        <w:t>auth_algs=1</w:t>
      </w:r>
    </w:p>
    <w:p w14:paraId="6958AE18">
      <w:pPr>
        <w:pStyle w:val="12"/>
        <w:keepNext w:val="0"/>
        <w:keepLines w:val="0"/>
        <w:pageBreakBefore w:val="0"/>
        <w:widowControl w:val="0"/>
        <w:shd w:val="clear" w:color="auto" w:fill="D7D7D7"/>
        <w:kinsoku/>
        <w:overflowPunct/>
        <w:topLinePunct w:val="0"/>
        <w:autoSpaceDE/>
        <w:autoSpaceDN/>
        <w:bidi w:val="0"/>
        <w:adjustRightInd/>
        <w:snapToGrid/>
        <w:spacing w:line="360" w:lineRule="auto"/>
        <w:ind w:left="0" w:leftChars="0" w:firstLine="480" w:firstLineChars="200"/>
        <w:textAlignment w:val="auto"/>
        <w:rPr>
          <w:rFonts w:hint="default" w:ascii="Times New Roman" w:hAnsi="Times New Roman" w:cs="宋体" w:eastAsiaTheme="minorEastAsia"/>
          <w:color w:val="0000FF"/>
          <w:kern w:val="2"/>
          <w:sz w:val="24"/>
          <w:szCs w:val="32"/>
          <w:lang w:val="en-US" w:eastAsia="zh-CN" w:bidi="ar-SA"/>
        </w:rPr>
      </w:pPr>
      <w:r>
        <w:rPr>
          <w:rFonts w:hint="default" w:ascii="Times New Roman" w:hAnsi="Times New Roman" w:cs="宋体" w:eastAsiaTheme="minorEastAsia"/>
          <w:color w:val="0000FF"/>
          <w:kern w:val="2"/>
          <w:sz w:val="24"/>
          <w:szCs w:val="32"/>
          <w:lang w:val="en-US" w:eastAsia="zh-CN" w:bidi="ar-SA"/>
        </w:rPr>
        <w:t>wpa=2</w:t>
      </w:r>
    </w:p>
    <w:p w14:paraId="3D458BDE">
      <w:pPr>
        <w:pStyle w:val="12"/>
        <w:keepNext w:val="0"/>
        <w:keepLines w:val="0"/>
        <w:pageBreakBefore w:val="0"/>
        <w:widowControl w:val="0"/>
        <w:shd w:val="clear" w:color="auto" w:fill="D7D7D7"/>
        <w:kinsoku/>
        <w:overflowPunct/>
        <w:topLinePunct w:val="0"/>
        <w:autoSpaceDE/>
        <w:autoSpaceDN/>
        <w:bidi w:val="0"/>
        <w:adjustRightInd/>
        <w:snapToGrid/>
        <w:spacing w:line="360" w:lineRule="auto"/>
        <w:ind w:left="0" w:leftChars="0" w:firstLine="480" w:firstLineChars="200"/>
        <w:textAlignment w:val="auto"/>
        <w:rPr>
          <w:rFonts w:hint="eastAsia" w:ascii="Times New Roman" w:hAnsi="Times New Roman" w:cs="宋体" w:eastAsiaTheme="minorEastAsia"/>
          <w:color w:val="0000FF"/>
          <w:kern w:val="2"/>
          <w:sz w:val="24"/>
          <w:szCs w:val="32"/>
          <w:lang w:val="en-US" w:eastAsia="zh-CN" w:bidi="ar-SA"/>
        </w:rPr>
      </w:pPr>
      <w:r>
        <w:rPr>
          <w:rFonts w:hint="default" w:ascii="Times New Roman" w:hAnsi="Times New Roman" w:cs="宋体" w:eastAsiaTheme="minorEastAsia"/>
          <w:color w:val="0000FF"/>
          <w:kern w:val="2"/>
          <w:sz w:val="24"/>
          <w:szCs w:val="32"/>
          <w:lang w:val="en-US" w:eastAsia="zh-CN" w:bidi="ar-SA"/>
        </w:rPr>
        <w:t>wpa_passphrase=</w:t>
      </w:r>
      <w:r>
        <w:rPr>
          <w:rFonts w:hint="eastAsia" w:ascii="Times New Roman" w:hAnsi="Times New Roman" w:cs="宋体" w:eastAsiaTheme="minorEastAsia"/>
          <w:color w:val="0000FF"/>
          <w:kern w:val="2"/>
          <w:sz w:val="24"/>
          <w:szCs w:val="32"/>
          <w:lang w:val="en-US" w:eastAsia="zh-CN" w:bidi="ar-SA"/>
        </w:rPr>
        <w:t>88888888</w:t>
      </w:r>
    </w:p>
    <w:p w14:paraId="60AEBAD0">
      <w:pPr>
        <w:pStyle w:val="12"/>
        <w:keepNext w:val="0"/>
        <w:keepLines w:val="0"/>
        <w:pageBreakBefore w:val="0"/>
        <w:widowControl w:val="0"/>
        <w:shd w:val="clear" w:color="auto" w:fill="D7D7D7"/>
        <w:kinsoku/>
        <w:overflowPunct/>
        <w:topLinePunct w:val="0"/>
        <w:autoSpaceDE/>
        <w:autoSpaceDN/>
        <w:bidi w:val="0"/>
        <w:adjustRightInd/>
        <w:snapToGrid/>
        <w:spacing w:line="360" w:lineRule="auto"/>
        <w:ind w:left="0" w:leftChars="0" w:firstLine="480" w:firstLineChars="200"/>
        <w:textAlignment w:val="auto"/>
        <w:rPr>
          <w:rFonts w:hint="default" w:ascii="Times New Roman" w:hAnsi="Times New Roman" w:cs="宋体" w:eastAsiaTheme="minorEastAsia"/>
          <w:color w:val="0000FF"/>
          <w:kern w:val="2"/>
          <w:sz w:val="24"/>
          <w:szCs w:val="32"/>
          <w:lang w:val="en-US" w:eastAsia="zh-CN" w:bidi="ar-SA"/>
        </w:rPr>
      </w:pPr>
      <w:r>
        <w:rPr>
          <w:rFonts w:hint="default" w:ascii="Times New Roman" w:hAnsi="Times New Roman" w:cs="宋体" w:eastAsiaTheme="minorEastAsia"/>
          <w:color w:val="0000FF"/>
          <w:kern w:val="2"/>
          <w:sz w:val="24"/>
          <w:szCs w:val="32"/>
          <w:lang w:val="en-US" w:eastAsia="zh-CN" w:bidi="ar-SA"/>
        </w:rPr>
        <w:t>wpa_key_mgmt=WPA-PSK</w:t>
      </w:r>
    </w:p>
    <w:p w14:paraId="36494758">
      <w:pPr>
        <w:pStyle w:val="12"/>
        <w:keepNext w:val="0"/>
        <w:keepLines w:val="0"/>
        <w:pageBreakBefore w:val="0"/>
        <w:widowControl w:val="0"/>
        <w:shd w:val="clear" w:color="auto" w:fill="D7D7D7"/>
        <w:kinsoku/>
        <w:overflowPunct/>
        <w:topLinePunct w:val="0"/>
        <w:autoSpaceDE/>
        <w:autoSpaceDN/>
        <w:bidi w:val="0"/>
        <w:adjustRightInd/>
        <w:snapToGrid/>
        <w:spacing w:line="360" w:lineRule="auto"/>
        <w:ind w:left="0" w:leftChars="0" w:firstLine="480" w:firstLineChars="200"/>
        <w:textAlignment w:val="auto"/>
        <w:rPr>
          <w:rFonts w:hint="eastAsia" w:ascii="Times New Roman" w:hAnsi="Times New Roman" w:cs="宋体" w:eastAsiaTheme="minorEastAsia"/>
          <w:color w:val="0000FF"/>
          <w:kern w:val="2"/>
          <w:sz w:val="24"/>
          <w:szCs w:val="32"/>
          <w:lang w:val="en-US" w:eastAsia="zh-CN" w:bidi="ar-SA"/>
        </w:rPr>
      </w:pPr>
      <w:r>
        <w:rPr>
          <w:rFonts w:hint="default" w:ascii="Times New Roman" w:hAnsi="Times New Roman" w:cs="宋体" w:eastAsiaTheme="minorEastAsia"/>
          <w:color w:val="0000FF"/>
          <w:kern w:val="2"/>
          <w:sz w:val="24"/>
          <w:szCs w:val="32"/>
          <w:lang w:val="en-US" w:eastAsia="zh-CN" w:bidi="ar-SA"/>
        </w:rPr>
        <w:t>rsn_pairwise=CCMP</w:t>
      </w:r>
    </w:p>
    <w:p w14:paraId="2A539241">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修改AP参数</w:t>
      </w:r>
    </w:p>
    <w:p w14:paraId="68E12FE8">
      <w:pPr>
        <w:pStyle w:val="12"/>
        <w:keepNext w:val="0"/>
        <w:keepLines w:val="0"/>
        <w:pageBreakBefore w:val="0"/>
        <w:widowControl w:val="0"/>
        <w:shd w:val="clear" w:color="auto" w:fill="D7D7D7"/>
        <w:kinsoku/>
        <w:overflowPunct/>
        <w:topLinePunct w:val="0"/>
        <w:autoSpaceDE/>
        <w:autoSpaceDN/>
        <w:bidi w:val="0"/>
        <w:adjustRightInd/>
        <w:snapToGrid/>
        <w:spacing w:line="360" w:lineRule="auto"/>
        <w:ind w:left="0" w:leftChars="0" w:firstLine="480" w:firstLineChars="200"/>
        <w:textAlignment w:val="auto"/>
        <w:rPr>
          <w:rFonts w:hint="default" w:ascii="Times New Roman" w:hAnsi="Times New Roman" w:cs="宋体" w:eastAsiaTheme="minorEastAsia"/>
          <w:color w:val="0000FF"/>
          <w:kern w:val="2"/>
          <w:sz w:val="24"/>
          <w:szCs w:val="32"/>
          <w:lang w:val="en-US" w:eastAsia="zh-CN" w:bidi="ar-SA"/>
        </w:rPr>
      </w:pPr>
      <w:r>
        <w:rPr>
          <w:rFonts w:hint="default" w:ascii="Times New Roman" w:hAnsi="Times New Roman" w:cs="宋体" w:eastAsiaTheme="minorEastAsia"/>
          <w:color w:val="0000FF"/>
          <w:kern w:val="2"/>
          <w:sz w:val="24"/>
          <w:szCs w:val="32"/>
          <w:lang w:val="en-US" w:eastAsia="zh-CN" w:bidi="ar-SA"/>
        </w:rPr>
        <w:t>nano ap_setup.sh</w:t>
      </w:r>
    </w:p>
    <w:p w14:paraId="06790191">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找到对应指令，输入指令修改</w:t>
      </w:r>
    </w:p>
    <w:p w14:paraId="7C7A0C91">
      <w:pPr>
        <w:pStyle w:val="12"/>
        <w:keepNext w:val="0"/>
        <w:keepLines w:val="0"/>
        <w:pageBreakBefore w:val="0"/>
        <w:widowControl w:val="0"/>
        <w:shd w:val="clear" w:color="auto" w:fill="D7D7D7"/>
        <w:kinsoku/>
        <w:overflowPunct/>
        <w:topLinePunct w:val="0"/>
        <w:autoSpaceDE/>
        <w:autoSpaceDN/>
        <w:bidi w:val="0"/>
        <w:adjustRightInd/>
        <w:snapToGrid/>
        <w:spacing w:line="360" w:lineRule="auto"/>
        <w:ind w:left="0" w:leftChars="0" w:firstLine="480" w:firstLineChars="200"/>
        <w:textAlignment w:val="auto"/>
        <w:rPr>
          <w:rFonts w:hint="default" w:ascii="Times New Roman" w:hAnsi="Times New Roman" w:cs="宋体" w:eastAsiaTheme="minorEastAsia"/>
          <w:color w:val="0000FF"/>
          <w:kern w:val="2"/>
          <w:sz w:val="24"/>
          <w:szCs w:val="32"/>
          <w:lang w:val="en-US" w:eastAsia="zh-CN" w:bidi="ar-SA"/>
        </w:rPr>
      </w:pPr>
      <w:r>
        <w:rPr>
          <w:rFonts w:hint="default" w:ascii="Times New Roman" w:hAnsi="Times New Roman" w:cs="宋体" w:eastAsiaTheme="minorEastAsia"/>
          <w:color w:val="0000FF"/>
          <w:kern w:val="2"/>
          <w:sz w:val="24"/>
          <w:szCs w:val="32"/>
          <w:lang w:val="en-US" w:eastAsia="zh-CN" w:bidi="ar-SA"/>
        </w:rPr>
        <w:t>udhcpd -f -I 192.168.0.1 ./udhcpd.conf &amp;</w:t>
      </w:r>
    </w:p>
    <w:p w14:paraId="57DF4051">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打开分配脚本</w:t>
      </w:r>
    </w:p>
    <w:p w14:paraId="460119FD">
      <w:pPr>
        <w:pStyle w:val="12"/>
        <w:keepNext w:val="0"/>
        <w:keepLines w:val="0"/>
        <w:pageBreakBefore w:val="0"/>
        <w:widowControl w:val="0"/>
        <w:shd w:val="clear" w:color="auto" w:fill="D7D7D7"/>
        <w:kinsoku/>
        <w:overflowPunct/>
        <w:topLinePunct w:val="0"/>
        <w:autoSpaceDE/>
        <w:autoSpaceDN/>
        <w:bidi w:val="0"/>
        <w:adjustRightInd/>
        <w:snapToGrid/>
        <w:spacing w:line="360" w:lineRule="auto"/>
        <w:ind w:left="0" w:leftChars="0" w:firstLine="480" w:firstLineChars="200"/>
        <w:textAlignment w:val="auto"/>
        <w:rPr>
          <w:rFonts w:hint="eastAsia" w:ascii="Times New Roman" w:hAnsi="Times New Roman" w:cs="宋体" w:eastAsiaTheme="minorEastAsia"/>
          <w:color w:val="0000FF"/>
          <w:kern w:val="2"/>
          <w:sz w:val="24"/>
          <w:szCs w:val="32"/>
          <w:lang w:val="en-US" w:eastAsia="zh-CN" w:bidi="ar-SA"/>
        </w:rPr>
      </w:pPr>
      <w:r>
        <w:rPr>
          <w:rFonts w:hint="default" w:ascii="Times New Roman" w:hAnsi="Times New Roman" w:cs="宋体" w:eastAsiaTheme="minorEastAsia"/>
          <w:color w:val="0000FF"/>
          <w:kern w:val="2"/>
          <w:sz w:val="24"/>
          <w:szCs w:val="32"/>
          <w:lang w:val="en-US" w:eastAsia="zh-CN" w:bidi="ar-SA"/>
        </w:rPr>
        <w:t>nano udhcpd.conf</w:t>
      </w:r>
    </w:p>
    <w:p w14:paraId="00AAA074">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没有则添加以下指令</w:t>
      </w:r>
    </w:p>
    <w:p w14:paraId="550CDD23">
      <w:pPr>
        <w:pStyle w:val="12"/>
        <w:keepNext w:val="0"/>
        <w:keepLines w:val="0"/>
        <w:pageBreakBefore w:val="0"/>
        <w:widowControl w:val="0"/>
        <w:shd w:val="clear" w:color="auto" w:fill="D7D7D7"/>
        <w:kinsoku/>
        <w:overflowPunct/>
        <w:topLinePunct w:val="0"/>
        <w:autoSpaceDE/>
        <w:autoSpaceDN/>
        <w:bidi w:val="0"/>
        <w:adjustRightInd/>
        <w:snapToGrid/>
        <w:spacing w:line="360" w:lineRule="auto"/>
        <w:ind w:left="0" w:leftChars="0" w:firstLine="480" w:firstLineChars="200"/>
        <w:textAlignment w:val="auto"/>
        <w:rPr>
          <w:rFonts w:hint="default" w:ascii="Times New Roman" w:hAnsi="Times New Roman" w:cs="宋体" w:eastAsiaTheme="minorEastAsia"/>
          <w:color w:val="0000FF"/>
          <w:kern w:val="2"/>
          <w:sz w:val="24"/>
          <w:szCs w:val="32"/>
          <w:lang w:val="en-US" w:eastAsia="zh-CN" w:bidi="ar-SA"/>
        </w:rPr>
      </w:pPr>
      <w:r>
        <w:rPr>
          <w:rFonts w:hint="default" w:ascii="Times New Roman" w:hAnsi="Times New Roman" w:cs="宋体" w:eastAsiaTheme="minorEastAsia"/>
          <w:color w:val="0000FF"/>
          <w:kern w:val="2"/>
          <w:sz w:val="24"/>
          <w:szCs w:val="32"/>
          <w:lang w:val="en-US" w:eastAsia="zh-CN" w:bidi="ar-SA"/>
        </w:rPr>
        <w:t>start 192.168.0.100</w:t>
      </w:r>
    </w:p>
    <w:p w14:paraId="42500076">
      <w:pPr>
        <w:pStyle w:val="12"/>
        <w:keepNext w:val="0"/>
        <w:keepLines w:val="0"/>
        <w:pageBreakBefore w:val="0"/>
        <w:widowControl w:val="0"/>
        <w:shd w:val="clear" w:color="auto" w:fill="D7D7D7"/>
        <w:kinsoku/>
        <w:overflowPunct/>
        <w:topLinePunct w:val="0"/>
        <w:autoSpaceDE/>
        <w:autoSpaceDN/>
        <w:bidi w:val="0"/>
        <w:adjustRightInd/>
        <w:snapToGrid/>
        <w:spacing w:line="360" w:lineRule="auto"/>
        <w:ind w:left="0" w:leftChars="0" w:firstLine="480" w:firstLineChars="200"/>
        <w:textAlignment w:val="auto"/>
        <w:rPr>
          <w:rFonts w:hint="default" w:ascii="Times New Roman" w:hAnsi="Times New Roman" w:cs="宋体" w:eastAsiaTheme="minorEastAsia"/>
          <w:color w:val="0000FF"/>
          <w:kern w:val="2"/>
          <w:sz w:val="24"/>
          <w:szCs w:val="32"/>
          <w:lang w:val="en-US" w:eastAsia="zh-CN" w:bidi="ar-SA"/>
        </w:rPr>
      </w:pPr>
      <w:r>
        <w:rPr>
          <w:rFonts w:hint="default" w:ascii="Times New Roman" w:hAnsi="Times New Roman" w:cs="宋体" w:eastAsiaTheme="minorEastAsia"/>
          <w:color w:val="0000FF"/>
          <w:kern w:val="2"/>
          <w:sz w:val="24"/>
          <w:szCs w:val="32"/>
          <w:lang w:val="en-US" w:eastAsia="zh-CN" w:bidi="ar-SA"/>
        </w:rPr>
        <w:t>end 192.168.0.200</w:t>
      </w:r>
    </w:p>
    <w:p w14:paraId="3444812B">
      <w:pPr>
        <w:pStyle w:val="12"/>
        <w:keepNext w:val="0"/>
        <w:keepLines w:val="0"/>
        <w:pageBreakBefore w:val="0"/>
        <w:widowControl w:val="0"/>
        <w:shd w:val="clear" w:color="auto" w:fill="D7D7D7"/>
        <w:kinsoku/>
        <w:overflowPunct/>
        <w:topLinePunct w:val="0"/>
        <w:autoSpaceDE/>
        <w:autoSpaceDN/>
        <w:bidi w:val="0"/>
        <w:adjustRightInd/>
        <w:snapToGrid/>
        <w:spacing w:line="360" w:lineRule="auto"/>
        <w:ind w:left="0" w:leftChars="0" w:firstLine="480" w:firstLineChars="200"/>
        <w:textAlignment w:val="auto"/>
        <w:rPr>
          <w:rFonts w:hint="default" w:ascii="Times New Roman" w:hAnsi="Times New Roman" w:cs="宋体" w:eastAsiaTheme="minorEastAsia"/>
          <w:color w:val="0000FF"/>
          <w:kern w:val="2"/>
          <w:sz w:val="24"/>
          <w:szCs w:val="32"/>
          <w:lang w:val="en-US" w:eastAsia="zh-CN" w:bidi="ar-SA"/>
        </w:rPr>
      </w:pPr>
      <w:r>
        <w:rPr>
          <w:rFonts w:hint="default" w:ascii="Times New Roman" w:hAnsi="Times New Roman" w:cs="宋体" w:eastAsiaTheme="minorEastAsia"/>
          <w:color w:val="0000FF"/>
          <w:kern w:val="2"/>
          <w:sz w:val="24"/>
          <w:szCs w:val="32"/>
          <w:lang w:val="en-US" w:eastAsia="zh-CN" w:bidi="ar-SA"/>
        </w:rPr>
        <w:t>interface wlan0</w:t>
      </w:r>
    </w:p>
    <w:p w14:paraId="1BE51402">
      <w:pPr>
        <w:pStyle w:val="12"/>
        <w:keepNext w:val="0"/>
        <w:keepLines w:val="0"/>
        <w:pageBreakBefore w:val="0"/>
        <w:widowControl w:val="0"/>
        <w:shd w:val="clear" w:color="auto" w:fill="D7D7D7"/>
        <w:kinsoku/>
        <w:overflowPunct/>
        <w:topLinePunct w:val="0"/>
        <w:autoSpaceDE/>
        <w:autoSpaceDN/>
        <w:bidi w:val="0"/>
        <w:adjustRightInd/>
        <w:snapToGrid/>
        <w:spacing w:line="360" w:lineRule="auto"/>
        <w:ind w:left="0" w:leftChars="0" w:firstLine="480" w:firstLineChars="200"/>
        <w:textAlignment w:val="auto"/>
        <w:rPr>
          <w:rFonts w:hint="default" w:ascii="Times New Roman" w:hAnsi="Times New Roman" w:cs="宋体" w:eastAsiaTheme="minorEastAsia"/>
          <w:color w:val="0000FF"/>
          <w:kern w:val="2"/>
          <w:sz w:val="24"/>
          <w:szCs w:val="32"/>
          <w:lang w:val="en-US" w:eastAsia="zh-CN" w:bidi="ar-SA"/>
        </w:rPr>
      </w:pPr>
      <w:r>
        <w:rPr>
          <w:rFonts w:hint="default" w:ascii="Times New Roman" w:hAnsi="Times New Roman" w:cs="宋体" w:eastAsiaTheme="minorEastAsia"/>
          <w:color w:val="0000FF"/>
          <w:kern w:val="2"/>
          <w:sz w:val="24"/>
          <w:szCs w:val="32"/>
          <w:lang w:val="en-US" w:eastAsia="zh-CN" w:bidi="ar-SA"/>
        </w:rPr>
        <w:t>max_leases 10</w:t>
      </w:r>
    </w:p>
    <w:p w14:paraId="574E77D3">
      <w:pPr>
        <w:pStyle w:val="12"/>
        <w:keepNext w:val="0"/>
        <w:keepLines w:val="0"/>
        <w:pageBreakBefore w:val="0"/>
        <w:widowControl w:val="0"/>
        <w:shd w:val="clear" w:color="auto" w:fill="D7D7D7"/>
        <w:kinsoku/>
        <w:overflowPunct/>
        <w:topLinePunct w:val="0"/>
        <w:autoSpaceDE/>
        <w:autoSpaceDN/>
        <w:bidi w:val="0"/>
        <w:adjustRightInd/>
        <w:snapToGrid/>
        <w:spacing w:line="360" w:lineRule="auto"/>
        <w:ind w:left="0" w:leftChars="0" w:firstLine="480" w:firstLineChars="200"/>
        <w:textAlignment w:val="auto"/>
        <w:rPr>
          <w:rFonts w:hint="default" w:ascii="Times New Roman" w:hAnsi="Times New Roman" w:cs="宋体" w:eastAsiaTheme="minorEastAsia"/>
          <w:color w:val="0000FF"/>
          <w:kern w:val="2"/>
          <w:sz w:val="24"/>
          <w:szCs w:val="32"/>
          <w:lang w:val="en-US" w:eastAsia="zh-CN" w:bidi="ar-SA"/>
        </w:rPr>
      </w:pPr>
      <w:r>
        <w:rPr>
          <w:rFonts w:hint="default" w:ascii="Times New Roman" w:hAnsi="Times New Roman" w:cs="宋体" w:eastAsiaTheme="minorEastAsia"/>
          <w:color w:val="0000FF"/>
          <w:kern w:val="2"/>
          <w:sz w:val="24"/>
          <w:szCs w:val="32"/>
          <w:lang w:val="en-US" w:eastAsia="zh-CN" w:bidi="ar-SA"/>
        </w:rPr>
        <w:t>option subnet 255.255.255.0</w:t>
      </w:r>
    </w:p>
    <w:p w14:paraId="5E36442E">
      <w:pPr>
        <w:pStyle w:val="12"/>
        <w:keepNext w:val="0"/>
        <w:keepLines w:val="0"/>
        <w:pageBreakBefore w:val="0"/>
        <w:widowControl w:val="0"/>
        <w:shd w:val="clear" w:color="auto" w:fill="D7D7D7"/>
        <w:kinsoku/>
        <w:overflowPunct/>
        <w:topLinePunct w:val="0"/>
        <w:autoSpaceDE/>
        <w:autoSpaceDN/>
        <w:bidi w:val="0"/>
        <w:adjustRightInd/>
        <w:snapToGrid/>
        <w:spacing w:line="360" w:lineRule="auto"/>
        <w:ind w:left="0" w:leftChars="0" w:firstLine="480" w:firstLineChars="200"/>
        <w:textAlignment w:val="auto"/>
        <w:rPr>
          <w:rFonts w:hint="default" w:ascii="Times New Roman" w:hAnsi="Times New Roman" w:cs="宋体" w:eastAsiaTheme="minorEastAsia"/>
          <w:color w:val="0000FF"/>
          <w:kern w:val="2"/>
          <w:sz w:val="24"/>
          <w:szCs w:val="32"/>
          <w:lang w:val="en-US" w:eastAsia="zh-CN" w:bidi="ar-SA"/>
        </w:rPr>
      </w:pPr>
      <w:r>
        <w:rPr>
          <w:rFonts w:hint="default" w:ascii="Times New Roman" w:hAnsi="Times New Roman" w:cs="宋体" w:eastAsiaTheme="minorEastAsia"/>
          <w:color w:val="0000FF"/>
          <w:kern w:val="2"/>
          <w:sz w:val="24"/>
          <w:szCs w:val="32"/>
          <w:lang w:val="en-US" w:eastAsia="zh-CN" w:bidi="ar-SA"/>
        </w:rPr>
        <w:t>option router 192.168.0.1</w:t>
      </w:r>
    </w:p>
    <w:p w14:paraId="76BD3CC8">
      <w:pPr>
        <w:pStyle w:val="12"/>
        <w:keepNext w:val="0"/>
        <w:keepLines w:val="0"/>
        <w:pageBreakBefore w:val="0"/>
        <w:widowControl w:val="0"/>
        <w:shd w:val="clear" w:color="auto" w:fill="D7D7D7"/>
        <w:kinsoku/>
        <w:overflowPunct/>
        <w:topLinePunct w:val="0"/>
        <w:autoSpaceDE/>
        <w:autoSpaceDN/>
        <w:bidi w:val="0"/>
        <w:adjustRightInd/>
        <w:snapToGrid/>
        <w:spacing w:line="360" w:lineRule="auto"/>
        <w:ind w:left="0" w:leftChars="0" w:firstLine="480" w:firstLineChars="200"/>
        <w:textAlignment w:val="auto"/>
        <w:rPr>
          <w:rFonts w:hint="default" w:ascii="Times New Roman" w:hAnsi="Times New Roman" w:cs="宋体" w:eastAsiaTheme="minorEastAsia"/>
          <w:color w:val="0000FF"/>
          <w:kern w:val="2"/>
          <w:sz w:val="24"/>
          <w:szCs w:val="32"/>
          <w:lang w:val="en-US" w:eastAsia="zh-CN" w:bidi="ar-SA"/>
        </w:rPr>
      </w:pPr>
      <w:r>
        <w:rPr>
          <w:rFonts w:hint="default" w:ascii="Times New Roman" w:hAnsi="Times New Roman" w:cs="宋体" w:eastAsiaTheme="minorEastAsia"/>
          <w:color w:val="0000FF"/>
          <w:kern w:val="2"/>
          <w:sz w:val="24"/>
          <w:szCs w:val="32"/>
          <w:lang w:val="en-US" w:eastAsia="zh-CN" w:bidi="ar-SA"/>
        </w:rPr>
        <w:t>option dns 8.8.8.8</w:t>
      </w:r>
    </w:p>
    <w:p w14:paraId="3A4C2A4F">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然后在执行AP模式指令</w:t>
      </w:r>
    </w:p>
    <w:p w14:paraId="03C38FA5">
      <w:pPr>
        <w:pStyle w:val="12"/>
        <w:keepNext w:val="0"/>
        <w:keepLines w:val="0"/>
        <w:pageBreakBefore w:val="0"/>
        <w:widowControl w:val="0"/>
        <w:shd w:val="clear" w:color="auto" w:fill="D7D7D7"/>
        <w:kinsoku/>
        <w:overflowPunct/>
        <w:topLinePunct w:val="0"/>
        <w:autoSpaceDE/>
        <w:autoSpaceDN/>
        <w:bidi w:val="0"/>
        <w:adjustRightInd/>
        <w:snapToGrid/>
        <w:spacing w:line="360" w:lineRule="auto"/>
        <w:ind w:left="0" w:leftChars="0" w:firstLine="480" w:firstLineChars="200"/>
        <w:textAlignment w:val="auto"/>
        <w:rPr>
          <w:rFonts w:hint="default" w:ascii="Times New Roman" w:hAnsi="Times New Roman" w:cs="宋体" w:eastAsiaTheme="minorEastAsia"/>
          <w:color w:val="0000FF"/>
          <w:kern w:val="2"/>
          <w:sz w:val="24"/>
          <w:szCs w:val="32"/>
          <w:lang w:val="en-US" w:eastAsia="zh-CN" w:bidi="ar-SA"/>
        </w:rPr>
      </w:pPr>
      <w:r>
        <w:rPr>
          <w:rFonts w:hint="default" w:ascii="Times New Roman" w:hAnsi="Times New Roman" w:cs="宋体" w:eastAsiaTheme="minorEastAsia"/>
          <w:color w:val="0000FF"/>
          <w:kern w:val="2"/>
          <w:sz w:val="24"/>
          <w:szCs w:val="32"/>
          <w:lang w:val="en-US" w:eastAsia="zh-CN" w:bidi="ar-SA"/>
        </w:rPr>
        <w:t>./ap_setup.sh</w:t>
      </w:r>
    </w:p>
    <w:p w14:paraId="72DE36E5">
      <w:r>
        <w:drawing>
          <wp:inline distT="0" distB="0" distL="114300" distR="114300">
            <wp:extent cx="5274310" cy="1465580"/>
            <wp:effectExtent l="0" t="0" r="2540" b="1270"/>
            <wp:docPr id="99"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 name="图片 13"/>
                    <pic:cNvPicPr>
                      <a:picLocks noChangeAspect="1"/>
                    </pic:cNvPicPr>
                  </pic:nvPicPr>
                  <pic:blipFill>
                    <a:blip r:embed="rId84"/>
                    <a:stretch>
                      <a:fillRect/>
                    </a:stretch>
                  </pic:blipFill>
                  <pic:spPr>
                    <a:xfrm>
                      <a:off x="0" y="0"/>
                      <a:ext cx="5274310" cy="1465580"/>
                    </a:xfrm>
                    <a:prstGeom prst="rect">
                      <a:avLst/>
                    </a:prstGeom>
                    <a:noFill/>
                    <a:ln>
                      <a:noFill/>
                    </a:ln>
                  </pic:spPr>
                </pic:pic>
              </a:graphicData>
            </a:graphic>
          </wp:inline>
        </w:drawing>
      </w:r>
    </w:p>
    <w:p w14:paraId="1C417C7F">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重新测试杀掉旧进程即可</w:t>
      </w:r>
    </w:p>
    <w:p w14:paraId="581D2188">
      <w:pPr>
        <w:pStyle w:val="12"/>
        <w:keepNext w:val="0"/>
        <w:keepLines w:val="0"/>
        <w:pageBreakBefore w:val="0"/>
        <w:widowControl w:val="0"/>
        <w:shd w:val="clear" w:color="auto" w:fill="D7D7D7"/>
        <w:kinsoku/>
        <w:overflowPunct/>
        <w:topLinePunct w:val="0"/>
        <w:autoSpaceDE/>
        <w:autoSpaceDN/>
        <w:bidi w:val="0"/>
        <w:adjustRightInd/>
        <w:snapToGrid/>
        <w:spacing w:line="360" w:lineRule="auto"/>
        <w:ind w:left="0" w:leftChars="0" w:firstLine="480" w:firstLineChars="200"/>
        <w:textAlignment w:val="auto"/>
        <w:rPr>
          <w:rFonts w:hint="default" w:ascii="Times New Roman" w:hAnsi="Times New Roman" w:cs="宋体" w:eastAsiaTheme="minorEastAsia"/>
          <w:color w:val="0000FF"/>
          <w:kern w:val="2"/>
          <w:sz w:val="24"/>
          <w:szCs w:val="32"/>
          <w:lang w:val="en-US" w:eastAsia="zh-CN" w:bidi="ar-SA"/>
        </w:rPr>
      </w:pPr>
      <w:r>
        <w:rPr>
          <w:rFonts w:hint="default" w:ascii="Times New Roman" w:hAnsi="Times New Roman" w:cs="宋体" w:eastAsiaTheme="minorEastAsia"/>
          <w:color w:val="0000FF"/>
          <w:kern w:val="2"/>
          <w:sz w:val="24"/>
          <w:szCs w:val="32"/>
          <w:lang w:val="en-US" w:eastAsia="zh-CN" w:bidi="ar-SA"/>
        </w:rPr>
        <w:t xml:space="preserve">killall -9 hostapd </w:t>
      </w:r>
    </w:p>
    <w:p w14:paraId="77872CAB">
      <w:pPr>
        <w:pStyle w:val="12"/>
        <w:keepNext w:val="0"/>
        <w:keepLines w:val="0"/>
        <w:pageBreakBefore w:val="0"/>
        <w:widowControl w:val="0"/>
        <w:shd w:val="clear" w:color="auto" w:fill="D7D7D7"/>
        <w:kinsoku/>
        <w:overflowPunct/>
        <w:topLinePunct w:val="0"/>
        <w:autoSpaceDE/>
        <w:autoSpaceDN/>
        <w:bidi w:val="0"/>
        <w:adjustRightInd/>
        <w:snapToGrid/>
        <w:spacing w:line="360" w:lineRule="auto"/>
        <w:ind w:left="0" w:leftChars="0" w:firstLine="480" w:firstLineChars="200"/>
        <w:textAlignment w:val="auto"/>
        <w:rPr>
          <w:rFonts w:hint="default" w:ascii="Times New Roman" w:hAnsi="Times New Roman" w:cs="宋体" w:eastAsiaTheme="minorEastAsia"/>
          <w:color w:val="0000FF"/>
          <w:kern w:val="2"/>
          <w:sz w:val="24"/>
          <w:szCs w:val="32"/>
          <w:lang w:val="en-US" w:eastAsia="zh-CN" w:bidi="ar-SA"/>
        </w:rPr>
      </w:pPr>
      <w:r>
        <w:rPr>
          <w:rFonts w:hint="default" w:ascii="Times New Roman" w:hAnsi="Times New Roman" w:cs="宋体" w:eastAsiaTheme="minorEastAsia"/>
          <w:color w:val="0000FF"/>
          <w:kern w:val="2"/>
          <w:sz w:val="24"/>
          <w:szCs w:val="32"/>
          <w:lang w:val="en-US" w:eastAsia="zh-CN" w:bidi="ar-SA"/>
        </w:rPr>
        <w:t>killall -9 udhcpd</w:t>
      </w:r>
    </w:p>
    <w:p w14:paraId="7B465749">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重新运行脚本</w:t>
      </w:r>
    </w:p>
    <w:p w14:paraId="7AE962CE">
      <w:pPr>
        <w:pStyle w:val="12"/>
        <w:keepNext w:val="0"/>
        <w:keepLines w:val="0"/>
        <w:pageBreakBefore w:val="0"/>
        <w:widowControl w:val="0"/>
        <w:shd w:val="clear" w:color="auto" w:fill="D7D7D7"/>
        <w:kinsoku/>
        <w:overflowPunct/>
        <w:topLinePunct w:val="0"/>
        <w:autoSpaceDE/>
        <w:autoSpaceDN/>
        <w:bidi w:val="0"/>
        <w:adjustRightInd/>
        <w:snapToGrid/>
        <w:spacing w:line="360" w:lineRule="auto"/>
        <w:ind w:left="0" w:leftChars="0" w:firstLine="480" w:firstLineChars="200"/>
        <w:textAlignment w:val="auto"/>
        <w:rPr>
          <w:rFonts w:hint="default" w:ascii="Times New Roman" w:hAnsi="Times New Roman" w:cs="宋体" w:eastAsiaTheme="minorEastAsia"/>
          <w:color w:val="0000FF"/>
          <w:kern w:val="2"/>
          <w:sz w:val="24"/>
          <w:szCs w:val="32"/>
          <w:lang w:val="en-US" w:eastAsia="zh-CN" w:bidi="ar-SA"/>
        </w:rPr>
      </w:pPr>
      <w:r>
        <w:rPr>
          <w:rFonts w:hint="default" w:ascii="Times New Roman" w:hAnsi="Times New Roman" w:cs="宋体" w:eastAsiaTheme="minorEastAsia"/>
          <w:color w:val="0000FF"/>
          <w:kern w:val="2"/>
          <w:sz w:val="24"/>
          <w:szCs w:val="32"/>
          <w:lang w:val="en-US" w:eastAsia="zh-CN" w:bidi="ar-SA"/>
        </w:rPr>
        <w:t>./ap_setup.sh</w:t>
      </w:r>
    </w:p>
    <w:p w14:paraId="15712530">
      <w:pPr>
        <w:pStyle w:val="12"/>
        <w:ind w:left="0" w:leftChars="0" w:firstLine="0" w:firstLineChars="0"/>
        <w:outlineLvl w:val="1"/>
        <w:rPr>
          <w:rFonts w:hint="eastAsia" w:ascii="Times New Roman" w:hAnsi="Times New Roman" w:cs="宋体"/>
          <w:b/>
          <w:color w:val="000000"/>
          <w:kern w:val="2"/>
          <w:sz w:val="32"/>
          <w:szCs w:val="32"/>
          <w:lang w:val="en-US" w:eastAsia="zh-CN" w:bidi="en-US"/>
        </w:rPr>
      </w:pPr>
      <w:bookmarkStart w:id="142" w:name="_Toc22134"/>
      <w:bookmarkStart w:id="143" w:name="_Toc8277"/>
      <w:bookmarkStart w:id="144" w:name="_Toc14603"/>
      <w:bookmarkStart w:id="145" w:name="_Toc21849"/>
      <w:r>
        <w:rPr>
          <w:rFonts w:hint="eastAsia" w:ascii="Times New Roman" w:hAnsi="Times New Roman" w:cs="宋体"/>
          <w:b/>
          <w:color w:val="000000"/>
          <w:kern w:val="2"/>
          <w:sz w:val="32"/>
          <w:szCs w:val="32"/>
          <w:lang w:val="en-US" w:eastAsia="zh-CN" w:bidi="en-US"/>
        </w:rPr>
        <w:t>2.1</w:t>
      </w:r>
      <w:ins w:id="4760" w:author="L" w:date="2026-08-07T16:58:53Z">
        <w:r>
          <w:rPr>
            <w:rFonts w:hint="eastAsia" w:ascii="Times New Roman" w:hAnsi="Times New Roman" w:cs="宋体"/>
            <w:b/>
            <w:color w:val="000000"/>
            <w:kern w:val="2"/>
            <w:sz w:val="32"/>
            <w:szCs w:val="32"/>
            <w:lang w:val="en-US" w:eastAsia="zh-CN" w:bidi="en-US"/>
          </w:rPr>
          <w:t>3</w:t>
        </w:r>
      </w:ins>
      <w:del w:id="4761" w:author="L" w:date="2026-08-07T16:58:52Z">
        <w:r>
          <w:rPr>
            <w:rFonts w:hint="eastAsia" w:ascii="Times New Roman" w:hAnsi="Times New Roman" w:cs="宋体"/>
            <w:b/>
            <w:color w:val="000000"/>
            <w:kern w:val="2"/>
            <w:sz w:val="32"/>
            <w:szCs w:val="32"/>
            <w:lang w:val="en-US" w:eastAsia="zh-CN" w:bidi="en-US"/>
          </w:rPr>
          <w:delText>4</w:delText>
        </w:r>
      </w:del>
      <w:r>
        <w:rPr>
          <w:rFonts w:hint="eastAsia" w:ascii="Times New Roman" w:hAnsi="Times New Roman" w:cs="宋体"/>
          <w:b/>
          <w:color w:val="000000"/>
          <w:kern w:val="2"/>
          <w:sz w:val="32"/>
          <w:szCs w:val="32"/>
          <w:lang w:val="en-US" w:eastAsia="zh-CN" w:bidi="en-US"/>
        </w:rPr>
        <w:t xml:space="preserve"> M.2接口</w:t>
      </w:r>
      <w:bookmarkEnd w:id="142"/>
      <w:bookmarkEnd w:id="143"/>
      <w:bookmarkEnd w:id="144"/>
      <w:bookmarkEnd w:id="145"/>
    </w:p>
    <w:p w14:paraId="0CD68DE5">
      <w:pPr>
        <w:pStyle w:val="12"/>
        <w:ind w:left="0" w:leftChars="0" w:firstLine="0" w:firstLineChars="0"/>
        <w:outlineLvl w:val="2"/>
        <w:rPr>
          <w:rFonts w:hint="eastAsia" w:ascii="Times New Roman" w:hAnsi="Times New Roman" w:eastAsia="宋体" w:cs="宋体"/>
          <w:b/>
          <w:bCs w:val="0"/>
          <w:color w:val="000000"/>
          <w:sz w:val="28"/>
          <w:szCs w:val="28"/>
          <w:lang w:val="en-US" w:eastAsia="zh-CN" w:bidi="en-US"/>
        </w:rPr>
      </w:pPr>
      <w:bookmarkStart w:id="146" w:name="_Toc10120"/>
      <w:bookmarkStart w:id="147" w:name="_Toc26108"/>
      <w:bookmarkStart w:id="148" w:name="_Toc14476"/>
      <w:bookmarkStart w:id="149" w:name="_Toc5048"/>
      <w:r>
        <w:rPr>
          <w:rFonts w:hint="eastAsia" w:ascii="Times New Roman" w:hAnsi="Times New Roman" w:eastAsia="宋体" w:cs="宋体"/>
          <w:b/>
          <w:bCs w:val="0"/>
          <w:color w:val="000000"/>
          <w:sz w:val="28"/>
          <w:szCs w:val="28"/>
          <w:lang w:val="en-US" w:eastAsia="zh-CN" w:bidi="en-US"/>
        </w:rPr>
        <w:t>2.1</w:t>
      </w:r>
      <w:ins w:id="4762" w:author="L" w:date="2026-08-07T16:58:55Z">
        <w:r>
          <w:rPr>
            <w:rFonts w:hint="eastAsia" w:ascii="Times New Roman" w:hAnsi="Times New Roman" w:eastAsia="宋体" w:cs="宋体"/>
            <w:b/>
            <w:bCs w:val="0"/>
            <w:color w:val="000000"/>
            <w:sz w:val="28"/>
            <w:szCs w:val="28"/>
            <w:lang w:val="en-US" w:eastAsia="zh-CN" w:bidi="en-US"/>
          </w:rPr>
          <w:t>3</w:t>
        </w:r>
      </w:ins>
      <w:del w:id="4763" w:author="L" w:date="2026-08-07T16:58:55Z">
        <w:r>
          <w:rPr>
            <w:rFonts w:hint="eastAsia" w:ascii="Times New Roman" w:hAnsi="Times New Roman" w:eastAsia="宋体" w:cs="宋体"/>
            <w:b/>
            <w:bCs w:val="0"/>
            <w:color w:val="000000"/>
            <w:sz w:val="28"/>
            <w:szCs w:val="28"/>
            <w:lang w:val="en-US" w:eastAsia="zh-CN" w:bidi="en-US"/>
          </w:rPr>
          <w:delText>4</w:delText>
        </w:r>
      </w:del>
      <w:r>
        <w:rPr>
          <w:rFonts w:hint="eastAsia" w:ascii="Times New Roman" w:hAnsi="Times New Roman" w:eastAsia="宋体" w:cs="宋体"/>
          <w:b/>
          <w:bCs w:val="0"/>
          <w:color w:val="000000"/>
          <w:sz w:val="28"/>
          <w:szCs w:val="28"/>
          <w:lang w:val="en-US" w:eastAsia="zh-CN" w:bidi="en-US"/>
        </w:rPr>
        <w:t>.1 SSD卡</w:t>
      </w:r>
      <w:bookmarkEnd w:id="146"/>
      <w:bookmarkEnd w:id="147"/>
      <w:bookmarkEnd w:id="148"/>
      <w:bookmarkEnd w:id="149"/>
    </w:p>
    <w:p w14:paraId="45B2C5EB">
      <w:pPr>
        <w:keepNext w:val="0"/>
        <w:keepLines w:val="0"/>
        <w:pageBreakBefore w:val="0"/>
        <w:widowControl w:val="0"/>
        <w:numPr>
          <w:ilvl w:val="0"/>
          <w:numId w:val="6"/>
        </w:numPr>
        <w:kinsoku/>
        <w:wordWrap/>
        <w:overflowPunct/>
        <w:topLinePunct w:val="0"/>
        <w:autoSpaceDE/>
        <w:autoSpaceDN/>
        <w:bidi w:val="0"/>
        <w:adjustRightInd/>
        <w:snapToGrid/>
        <w:spacing w:line="360" w:lineRule="auto"/>
        <w:textAlignment w:val="auto"/>
        <w:rPr>
          <w:rFonts w:hint="eastAsia" w:ascii="Times New Roman" w:hAnsi="Times New Roman"/>
          <w:sz w:val="24"/>
          <w:lang w:val="en-US" w:eastAsia="zh-CN"/>
        </w:rPr>
      </w:pPr>
      <w:r>
        <w:rPr>
          <w:rFonts w:hint="eastAsia" w:ascii="Times New Roman" w:hAnsi="Times New Roman"/>
          <w:sz w:val="24"/>
          <w:lang w:val="en-US" w:eastAsia="zh-CN"/>
        </w:rPr>
        <w:t>M.2接口插入固态硬盘，查看是否能检测出固态硬盘，输入以下指令，在返回列表中，查找名为 nvme0n1 的设备及其容量大小。</w:t>
      </w:r>
    </w:p>
    <w:p w14:paraId="56F82FFD">
      <w:pPr>
        <w:pStyle w:val="12"/>
        <w:shd w:val="clear" w:fill="E7E6E6" w:themeFill="background2"/>
        <w:ind w:left="0" w:leftChars="0" w:firstLine="420" w:firstLineChars="0"/>
        <w:outlineLvl w:val="9"/>
        <w:rPr>
          <w:rFonts w:hint="eastAsia" w:ascii="Times New Roman" w:hAnsi="Times New Roman" w:eastAsia="宋体" w:cs="宋体"/>
          <w:b w:val="0"/>
          <w:bCs/>
          <w:color w:val="0000FF"/>
          <w:sz w:val="24"/>
          <w:szCs w:val="24"/>
          <w:lang w:val="en-US" w:eastAsia="zh-CN" w:bidi="en-US"/>
        </w:rPr>
      </w:pPr>
      <w:r>
        <w:rPr>
          <w:rFonts w:hint="eastAsia" w:ascii="Times New Roman" w:hAnsi="Times New Roman" w:eastAsia="宋体" w:cs="宋体"/>
          <w:b w:val="0"/>
          <w:bCs/>
          <w:color w:val="0000FF"/>
          <w:sz w:val="24"/>
          <w:szCs w:val="24"/>
          <w:lang w:val="en-US" w:eastAsia="zh-CN" w:bidi="en-US"/>
        </w:rPr>
        <w:t>lsblk -l</w:t>
      </w:r>
    </w:p>
    <w:p w14:paraId="7D7B2893">
      <w:pPr>
        <w:pStyle w:val="12"/>
        <w:shd w:val="clear" w:color="auto" w:fill="auto"/>
        <w:ind w:left="0" w:leftChars="0" w:firstLine="0" w:firstLineChars="0"/>
        <w:rPr>
          <w:rFonts w:hint="default"/>
          <w:lang w:val="en-US" w:eastAsia="zh-CN"/>
        </w:rPr>
      </w:pPr>
      <w:r>
        <w:drawing>
          <wp:inline distT="0" distB="0" distL="114300" distR="114300">
            <wp:extent cx="5267325" cy="353695"/>
            <wp:effectExtent l="0" t="0" r="9525" b="8255"/>
            <wp:docPr id="68"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图片 4"/>
                    <pic:cNvPicPr>
                      <a:picLocks noChangeAspect="1"/>
                    </pic:cNvPicPr>
                  </pic:nvPicPr>
                  <pic:blipFill>
                    <a:blip r:embed="rId85"/>
                    <a:stretch>
                      <a:fillRect/>
                    </a:stretch>
                  </pic:blipFill>
                  <pic:spPr>
                    <a:xfrm>
                      <a:off x="0" y="0"/>
                      <a:ext cx="5267325" cy="353695"/>
                    </a:xfrm>
                    <a:prstGeom prst="rect">
                      <a:avLst/>
                    </a:prstGeom>
                    <a:noFill/>
                    <a:ln>
                      <a:noFill/>
                    </a:ln>
                  </pic:spPr>
                </pic:pic>
              </a:graphicData>
            </a:graphic>
          </wp:inline>
        </w:drawing>
      </w:r>
    </w:p>
    <w:p w14:paraId="768F3370">
      <w:pPr>
        <w:keepNext w:val="0"/>
        <w:keepLines w:val="0"/>
        <w:pageBreakBefore w:val="0"/>
        <w:widowControl w:val="0"/>
        <w:numPr>
          <w:ilvl w:val="0"/>
          <w:numId w:val="6"/>
        </w:numPr>
        <w:kinsoku/>
        <w:wordWrap/>
        <w:overflowPunct/>
        <w:topLinePunct w:val="0"/>
        <w:autoSpaceDE/>
        <w:autoSpaceDN/>
        <w:bidi w:val="0"/>
        <w:adjustRightInd/>
        <w:snapToGrid/>
        <w:spacing w:line="360" w:lineRule="auto"/>
        <w:textAlignment w:val="auto"/>
        <w:rPr>
          <w:rFonts w:hint="eastAsia" w:ascii="Times New Roman" w:hAnsi="Times New Roman"/>
          <w:sz w:val="24"/>
          <w:lang w:val="en-US" w:eastAsia="zh-CN"/>
        </w:rPr>
      </w:pPr>
      <w:r>
        <w:rPr>
          <w:rFonts w:hint="eastAsia" w:ascii="Times New Roman" w:hAnsi="Times New Roman"/>
          <w:sz w:val="24"/>
          <w:lang w:val="en-US" w:eastAsia="zh-CN"/>
        </w:rPr>
        <w:t>测试前需要保证固态硬盘不是已经挂载的状态，为保证固态硬盘没有被挂载，所以执行卸载指令：</w:t>
      </w:r>
    </w:p>
    <w:p w14:paraId="1EA38E2C">
      <w:pPr>
        <w:pStyle w:val="12"/>
        <w:shd w:val="clear" w:fill="E7E6E6" w:themeFill="background2"/>
        <w:ind w:left="0" w:leftChars="0" w:firstLine="420" w:firstLineChars="0"/>
        <w:outlineLvl w:val="9"/>
        <w:rPr>
          <w:rFonts w:hint="default" w:ascii="Times New Roman" w:hAnsi="Times New Roman" w:eastAsia="宋体" w:cs="宋体"/>
          <w:b w:val="0"/>
          <w:bCs/>
          <w:color w:val="0000FF"/>
          <w:sz w:val="24"/>
          <w:szCs w:val="24"/>
          <w:lang w:val="en-US" w:eastAsia="zh-CN" w:bidi="en-US"/>
        </w:rPr>
      </w:pPr>
      <w:r>
        <w:rPr>
          <w:rFonts w:hint="eastAsia" w:ascii="Times New Roman" w:hAnsi="Times New Roman" w:eastAsia="宋体" w:cs="宋体"/>
          <w:b w:val="0"/>
          <w:bCs/>
          <w:color w:val="0000FF"/>
          <w:sz w:val="24"/>
          <w:szCs w:val="24"/>
          <w:lang w:val="en-US" w:eastAsia="zh-CN" w:bidi="en-US"/>
        </w:rPr>
        <w:t>umount /run/media/nvme0n1   //已卸载则跳过</w:t>
      </w:r>
    </w:p>
    <w:p w14:paraId="78B7AE3E">
      <w:pPr>
        <w:keepNext w:val="0"/>
        <w:keepLines w:val="0"/>
        <w:pageBreakBefore w:val="0"/>
        <w:widowControl w:val="0"/>
        <w:numPr>
          <w:ilvl w:val="0"/>
          <w:numId w:val="6"/>
        </w:numPr>
        <w:kinsoku/>
        <w:wordWrap/>
        <w:overflowPunct/>
        <w:topLinePunct w:val="0"/>
        <w:autoSpaceDE/>
        <w:autoSpaceDN/>
        <w:bidi w:val="0"/>
        <w:adjustRightInd/>
        <w:snapToGrid/>
        <w:spacing w:line="360" w:lineRule="auto"/>
        <w:textAlignment w:val="auto"/>
        <w:rPr>
          <w:rFonts w:hint="eastAsia" w:ascii="Times New Roman" w:hAnsi="Times New Roman"/>
          <w:sz w:val="24"/>
          <w:lang w:val="en-US" w:eastAsia="zh-CN"/>
        </w:rPr>
      </w:pPr>
      <w:r>
        <w:rPr>
          <w:rFonts w:hint="eastAsia" w:ascii="Times New Roman" w:hAnsi="Times New Roman"/>
          <w:sz w:val="24"/>
          <w:lang w:val="en-US" w:eastAsia="zh-CN"/>
        </w:rPr>
        <w:t>写入测试数据：</w:t>
      </w:r>
    </w:p>
    <w:p w14:paraId="514850BD">
      <w:pPr>
        <w:pStyle w:val="12"/>
        <w:shd w:val="clear" w:fill="E7E6E6" w:themeFill="background2"/>
        <w:ind w:left="0" w:leftChars="0" w:firstLine="420" w:firstLineChars="0"/>
        <w:outlineLvl w:val="9"/>
        <w:rPr>
          <w:rFonts w:hint="default" w:ascii="Times New Roman" w:hAnsi="Times New Roman" w:eastAsia="宋体" w:cs="宋体"/>
          <w:b w:val="0"/>
          <w:bCs/>
          <w:color w:val="0000FF"/>
          <w:sz w:val="24"/>
          <w:szCs w:val="24"/>
          <w:lang w:val="en-US" w:eastAsia="zh-CN" w:bidi="en-US"/>
        </w:rPr>
      </w:pPr>
      <w:r>
        <w:rPr>
          <w:rFonts w:hint="eastAsia" w:ascii="Times New Roman" w:hAnsi="Times New Roman" w:eastAsia="宋体" w:cs="宋体"/>
          <w:b w:val="0"/>
          <w:bCs/>
          <w:color w:val="0000FF"/>
          <w:sz w:val="24"/>
          <w:szCs w:val="24"/>
          <w:lang w:val="en-US" w:eastAsia="zh-CN" w:bidi="en-US"/>
        </w:rPr>
        <w:t>fio -filename=/dev/nvme0n1 -ioengine=psync -iodepth=1 -iodepth_batc</w:t>
      </w:r>
      <w:r>
        <w:rPr>
          <w:rFonts w:hint="default" w:ascii="Times New Roman" w:hAnsi="Times New Roman" w:eastAsia="宋体" w:cs="宋体"/>
          <w:b w:val="0"/>
          <w:bCs/>
          <w:color w:val="0000FF"/>
          <w:sz w:val="24"/>
          <w:szCs w:val="24"/>
          <w:lang w:val="en-US" w:eastAsia="zh-CN" w:bidi="en-US"/>
        </w:rPr>
        <w:t>h=1 -iodepth_low=1 -iodepth_batch_complete=1 -direct=1 -rw=write -bs=1024K -size=</w:t>
      </w:r>
      <w:r>
        <w:rPr>
          <w:rFonts w:hint="eastAsia" w:ascii="Times New Roman" w:hAnsi="Times New Roman" w:eastAsia="宋体" w:cs="宋体"/>
          <w:b w:val="0"/>
          <w:bCs/>
          <w:color w:val="0000FF"/>
          <w:sz w:val="24"/>
          <w:szCs w:val="24"/>
          <w:lang w:val="en-US" w:eastAsia="zh-CN" w:bidi="en-US"/>
        </w:rPr>
        <w:t>1</w:t>
      </w:r>
      <w:r>
        <w:rPr>
          <w:rFonts w:hint="default" w:ascii="Times New Roman" w:hAnsi="Times New Roman" w:eastAsia="宋体" w:cs="宋体"/>
          <w:b w:val="0"/>
          <w:bCs/>
          <w:color w:val="0000FF"/>
          <w:sz w:val="24"/>
          <w:szCs w:val="24"/>
          <w:lang w:val="en-US" w:eastAsia="zh-CN" w:bidi="en-US"/>
        </w:rPr>
        <w:t>G -numjobs=1 -thread</w:t>
      </w:r>
      <w:r>
        <w:rPr>
          <w:rFonts w:hint="eastAsia" w:ascii="Times New Roman" w:hAnsi="Times New Roman" w:eastAsia="宋体" w:cs="宋体"/>
          <w:b w:val="0"/>
          <w:bCs/>
          <w:color w:val="0000FF"/>
          <w:sz w:val="24"/>
          <w:szCs w:val="24"/>
          <w:lang w:val="en-US" w:eastAsia="zh-CN" w:bidi="en-US"/>
        </w:rPr>
        <w:t xml:space="preserve"> </w:t>
      </w:r>
      <w:r>
        <w:rPr>
          <w:rFonts w:hint="default" w:ascii="Times New Roman" w:hAnsi="Times New Roman" w:eastAsia="宋体" w:cs="宋体"/>
          <w:b w:val="0"/>
          <w:bCs/>
          <w:color w:val="0000FF"/>
          <w:sz w:val="24"/>
          <w:szCs w:val="24"/>
          <w:lang w:val="en-US" w:eastAsia="zh-CN" w:bidi="en-US"/>
        </w:rPr>
        <w:t>-group_reporting -name=write_job -ramp_time=1</w:t>
      </w:r>
    </w:p>
    <w:p w14:paraId="31B32D02">
      <w:pPr>
        <w:rPr>
          <w:rFonts w:hint="default"/>
          <w:lang w:val="en-US" w:eastAsia="zh-CN"/>
        </w:rPr>
      </w:pPr>
      <w:r>
        <w:drawing>
          <wp:inline distT="0" distB="0" distL="114300" distR="114300">
            <wp:extent cx="5267325" cy="732790"/>
            <wp:effectExtent l="0" t="0" r="9525" b="10160"/>
            <wp:docPr id="69"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图片 5"/>
                    <pic:cNvPicPr>
                      <a:picLocks noChangeAspect="1"/>
                    </pic:cNvPicPr>
                  </pic:nvPicPr>
                  <pic:blipFill>
                    <a:blip r:embed="rId86"/>
                    <a:stretch>
                      <a:fillRect/>
                    </a:stretch>
                  </pic:blipFill>
                  <pic:spPr>
                    <a:xfrm>
                      <a:off x="0" y="0"/>
                      <a:ext cx="5267325" cy="732790"/>
                    </a:xfrm>
                    <a:prstGeom prst="rect">
                      <a:avLst/>
                    </a:prstGeom>
                    <a:noFill/>
                    <a:ln>
                      <a:noFill/>
                    </a:ln>
                  </pic:spPr>
                </pic:pic>
              </a:graphicData>
            </a:graphic>
          </wp:inline>
        </w:drawing>
      </w:r>
    </w:p>
    <w:p w14:paraId="27D0D264">
      <w:pPr>
        <w:keepNext w:val="0"/>
        <w:keepLines w:val="0"/>
        <w:pageBreakBefore w:val="0"/>
        <w:widowControl w:val="0"/>
        <w:numPr>
          <w:ilvl w:val="0"/>
          <w:numId w:val="6"/>
        </w:numPr>
        <w:kinsoku/>
        <w:wordWrap/>
        <w:overflowPunct/>
        <w:topLinePunct w:val="0"/>
        <w:autoSpaceDE/>
        <w:autoSpaceDN/>
        <w:bidi w:val="0"/>
        <w:adjustRightInd/>
        <w:snapToGrid/>
        <w:spacing w:line="360" w:lineRule="auto"/>
        <w:textAlignment w:val="auto"/>
        <w:rPr>
          <w:rFonts w:hint="eastAsia" w:ascii="Times New Roman" w:hAnsi="Times New Roman"/>
          <w:sz w:val="24"/>
          <w:lang w:val="en-US" w:eastAsia="zh-CN"/>
        </w:rPr>
      </w:pPr>
      <w:r>
        <w:rPr>
          <w:rFonts w:hint="eastAsia" w:ascii="Times New Roman" w:hAnsi="Times New Roman"/>
          <w:sz w:val="24"/>
          <w:lang w:val="en-US" w:eastAsia="zh-CN"/>
        </w:rPr>
        <w:t xml:space="preserve">观察输出结果中的 </w:t>
      </w:r>
      <w:r>
        <w:rPr>
          <w:rFonts w:hint="default" w:ascii="Times New Roman" w:hAnsi="Times New Roman"/>
          <w:sz w:val="24"/>
          <w:lang w:val="en-US" w:eastAsia="zh-CN"/>
        </w:rPr>
        <w:t>WRITE</w:t>
      </w:r>
      <w:r>
        <w:rPr>
          <w:rFonts w:hint="eastAsia" w:ascii="Times New Roman" w:hAnsi="Times New Roman"/>
          <w:sz w:val="24"/>
          <w:lang w:val="en-US" w:eastAsia="zh-CN"/>
        </w:rPr>
        <w:t xml:space="preserve"> 行，查看带宽</w:t>
      </w:r>
      <w:r>
        <w:rPr>
          <w:rFonts w:hint="default" w:ascii="Times New Roman" w:hAnsi="Times New Roman"/>
          <w:sz w:val="24"/>
          <w:lang w:val="en-US" w:eastAsia="zh-CN"/>
        </w:rPr>
        <w:t>（bw）</w:t>
      </w:r>
      <w:r>
        <w:rPr>
          <w:rFonts w:hint="eastAsia" w:ascii="Times New Roman" w:hAnsi="Times New Roman"/>
          <w:sz w:val="24"/>
          <w:lang w:val="en-US" w:eastAsia="zh-CN"/>
        </w:rPr>
        <w:t xml:space="preserve">数值，通常 </w:t>
      </w:r>
      <w:r>
        <w:rPr>
          <w:rFonts w:hint="default" w:ascii="Times New Roman" w:hAnsi="Times New Roman"/>
          <w:sz w:val="24"/>
          <w:lang w:val="en-US" w:eastAsia="zh-CN"/>
        </w:rPr>
        <w:t>NVMe</w:t>
      </w:r>
      <w:r>
        <w:rPr>
          <w:rFonts w:hint="eastAsia" w:ascii="Times New Roman" w:hAnsi="Times New Roman"/>
          <w:sz w:val="24"/>
          <w:lang w:val="en-US" w:eastAsia="zh-CN"/>
        </w:rPr>
        <w:t xml:space="preserve"> 固态硬盘写入速度应在 数百 </w:t>
      </w:r>
      <w:r>
        <w:rPr>
          <w:rFonts w:hint="default" w:ascii="Times New Roman" w:hAnsi="Times New Roman"/>
          <w:sz w:val="24"/>
          <w:lang w:val="en-US" w:eastAsia="zh-CN"/>
        </w:rPr>
        <w:t>MB/s</w:t>
      </w:r>
      <w:r>
        <w:rPr>
          <w:rFonts w:hint="eastAsia" w:ascii="Times New Roman" w:hAnsi="Times New Roman"/>
          <w:sz w:val="24"/>
          <w:lang w:val="en-US" w:eastAsia="zh-CN"/>
        </w:rPr>
        <w:t xml:space="preserve"> 以上（具体取决于硬盘性能）。若无报错且有速度数据输出，说明写入功能正常。</w:t>
      </w:r>
    </w:p>
    <w:p w14:paraId="317F2A66">
      <w:pPr>
        <w:keepNext w:val="0"/>
        <w:keepLines w:val="0"/>
        <w:pageBreakBefore w:val="0"/>
        <w:widowControl w:val="0"/>
        <w:numPr>
          <w:ilvl w:val="0"/>
          <w:numId w:val="6"/>
        </w:numPr>
        <w:kinsoku/>
        <w:wordWrap/>
        <w:overflowPunct/>
        <w:topLinePunct w:val="0"/>
        <w:autoSpaceDE/>
        <w:autoSpaceDN/>
        <w:bidi w:val="0"/>
        <w:adjustRightInd/>
        <w:snapToGrid/>
        <w:spacing w:line="360" w:lineRule="auto"/>
        <w:textAlignment w:val="auto"/>
        <w:rPr>
          <w:rFonts w:hint="eastAsia" w:ascii="Times New Roman" w:hAnsi="Times New Roman"/>
          <w:sz w:val="24"/>
          <w:lang w:val="en-US" w:eastAsia="zh-CN"/>
        </w:rPr>
      </w:pPr>
      <w:r>
        <w:rPr>
          <w:rFonts w:hint="eastAsia" w:ascii="Times New Roman" w:hAnsi="Times New Roman"/>
          <w:sz w:val="24"/>
          <w:lang w:val="en-US" w:eastAsia="zh-CN"/>
        </w:rPr>
        <w:t>读取测试：</w:t>
      </w:r>
    </w:p>
    <w:p w14:paraId="2EEF8DE2">
      <w:pPr>
        <w:pStyle w:val="12"/>
        <w:shd w:val="clear" w:fill="E7E6E6" w:themeFill="background2"/>
        <w:ind w:left="0" w:leftChars="0" w:firstLine="420" w:firstLineChars="0"/>
        <w:outlineLvl w:val="9"/>
        <w:rPr>
          <w:rFonts w:hint="default" w:ascii="Times New Roman" w:hAnsi="Times New Roman" w:eastAsia="宋体" w:cs="宋体"/>
          <w:b w:val="0"/>
          <w:bCs/>
          <w:color w:val="0000FF"/>
          <w:sz w:val="24"/>
          <w:szCs w:val="24"/>
          <w:lang w:val="en-US" w:eastAsia="zh-CN" w:bidi="en-US"/>
        </w:rPr>
      </w:pPr>
      <w:r>
        <w:rPr>
          <w:rFonts w:hint="eastAsia" w:ascii="Times New Roman" w:hAnsi="Times New Roman" w:eastAsia="宋体" w:cs="宋体"/>
          <w:b w:val="0"/>
          <w:bCs/>
          <w:color w:val="0000FF"/>
          <w:sz w:val="24"/>
          <w:szCs w:val="24"/>
          <w:lang w:val="en-US" w:eastAsia="zh-CN" w:bidi="en-US"/>
        </w:rPr>
        <w:t>fio -filename=/dev/nvme0n1 -ioengine=psync -iodepth=1 -iodepth_batc</w:t>
      </w:r>
      <w:r>
        <w:rPr>
          <w:rFonts w:hint="default" w:ascii="Times New Roman" w:hAnsi="Times New Roman" w:eastAsia="宋体" w:cs="宋体"/>
          <w:b w:val="0"/>
          <w:bCs/>
          <w:color w:val="0000FF"/>
          <w:sz w:val="24"/>
          <w:szCs w:val="24"/>
          <w:lang w:val="en-US" w:eastAsia="zh-CN" w:bidi="en-US"/>
        </w:rPr>
        <w:t>h=1 -iodepth_low=1 -iodepth_batch_complete=1 -direct=1 -rw=read -bs=1024K -size=</w:t>
      </w:r>
      <w:r>
        <w:rPr>
          <w:rFonts w:hint="eastAsia" w:ascii="Times New Roman" w:hAnsi="Times New Roman" w:eastAsia="宋体" w:cs="宋体"/>
          <w:b w:val="0"/>
          <w:bCs/>
          <w:color w:val="0000FF"/>
          <w:sz w:val="24"/>
          <w:szCs w:val="24"/>
          <w:lang w:val="en-US" w:eastAsia="zh-CN" w:bidi="en-US"/>
        </w:rPr>
        <w:t>5</w:t>
      </w:r>
      <w:r>
        <w:rPr>
          <w:rFonts w:hint="default" w:ascii="Times New Roman" w:hAnsi="Times New Roman" w:eastAsia="宋体" w:cs="宋体"/>
          <w:b w:val="0"/>
          <w:bCs/>
          <w:color w:val="0000FF"/>
          <w:sz w:val="24"/>
          <w:szCs w:val="24"/>
          <w:lang w:val="en-US" w:eastAsia="zh-CN" w:bidi="en-US"/>
        </w:rPr>
        <w:t>G -numjobs=1 -thread -group_reporting -name=read_job -ramp_time=1</w:t>
      </w:r>
    </w:p>
    <w:p w14:paraId="54D6C7E2">
      <w:pPr>
        <w:rPr>
          <w:rFonts w:hint="default"/>
          <w:lang w:val="en-US" w:eastAsia="zh-CN"/>
        </w:rPr>
      </w:pPr>
    </w:p>
    <w:p w14:paraId="11A1D0D1">
      <w:pPr>
        <w:numPr>
          <w:ilvl w:val="0"/>
          <w:numId w:val="0"/>
        </w:numPr>
        <w:bidi w:val="0"/>
        <w:rPr>
          <w:rFonts w:hint="eastAsia"/>
          <w:lang w:val="en-US" w:eastAsia="zh-CN"/>
        </w:rPr>
      </w:pPr>
      <w:r>
        <w:drawing>
          <wp:inline distT="0" distB="0" distL="114300" distR="114300">
            <wp:extent cx="5274310" cy="765810"/>
            <wp:effectExtent l="0" t="0" r="2540" b="15240"/>
            <wp:docPr id="90"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图片 6"/>
                    <pic:cNvPicPr>
                      <a:picLocks noChangeAspect="1"/>
                    </pic:cNvPicPr>
                  </pic:nvPicPr>
                  <pic:blipFill>
                    <a:blip r:embed="rId87"/>
                    <a:stretch>
                      <a:fillRect/>
                    </a:stretch>
                  </pic:blipFill>
                  <pic:spPr>
                    <a:xfrm>
                      <a:off x="0" y="0"/>
                      <a:ext cx="5274310" cy="765810"/>
                    </a:xfrm>
                    <a:prstGeom prst="rect">
                      <a:avLst/>
                    </a:prstGeom>
                    <a:noFill/>
                    <a:ln>
                      <a:noFill/>
                    </a:ln>
                  </pic:spPr>
                </pic:pic>
              </a:graphicData>
            </a:graphic>
          </wp:inline>
        </w:drawing>
      </w:r>
    </w:p>
    <w:p w14:paraId="272AF09E">
      <w:pPr>
        <w:keepNext w:val="0"/>
        <w:keepLines w:val="0"/>
        <w:widowControl/>
        <w:numPr>
          <w:ilvl w:val="0"/>
          <w:numId w:val="0"/>
        </w:numPr>
        <w:suppressLineNumbers w:val="0"/>
        <w:jc w:val="left"/>
        <w:rPr>
          <w:rFonts w:hint="eastAsia" w:ascii="Times New Roman" w:hAnsi="Times New Roman"/>
          <w:sz w:val="24"/>
          <w:lang w:val="en-US" w:eastAsia="zh-CN"/>
        </w:rPr>
      </w:pPr>
    </w:p>
    <w:p w14:paraId="5575348E">
      <w:pPr>
        <w:keepNext w:val="0"/>
        <w:keepLines w:val="0"/>
        <w:pageBreakBefore w:val="0"/>
        <w:widowControl w:val="0"/>
        <w:numPr>
          <w:ilvl w:val="0"/>
          <w:numId w:val="6"/>
        </w:numPr>
        <w:kinsoku/>
        <w:wordWrap w:val="0"/>
        <w:overflowPunct/>
        <w:topLinePunct w:val="0"/>
        <w:autoSpaceDE/>
        <w:autoSpaceDN/>
        <w:bidi w:val="0"/>
        <w:adjustRightInd/>
        <w:snapToGrid/>
        <w:spacing w:line="360" w:lineRule="auto"/>
        <w:textAlignment w:val="auto"/>
        <w:rPr>
          <w:rFonts w:hint="default" w:ascii="Times New Roman" w:hAnsi="Times New Roman"/>
          <w:sz w:val="24"/>
          <w:lang w:val="en-US" w:eastAsia="zh-CN"/>
        </w:rPr>
      </w:pPr>
      <w:r>
        <w:rPr>
          <w:rFonts w:hint="eastAsia" w:ascii="Times New Roman" w:hAnsi="Times New Roman"/>
          <w:sz w:val="24"/>
          <w:lang w:val="en-US" w:eastAsia="zh-CN"/>
        </w:rPr>
        <w:t>观察输出结果中的</w:t>
      </w:r>
      <w:r>
        <w:rPr>
          <w:rFonts w:hint="default" w:ascii="Times New Roman" w:hAnsi="Times New Roman"/>
          <w:sz w:val="24"/>
          <w:lang w:val="en-US" w:eastAsia="zh-CN"/>
        </w:rPr>
        <w:t xml:space="preserve"> READ</w:t>
      </w:r>
      <w:r>
        <w:rPr>
          <w:rFonts w:hint="eastAsia" w:ascii="Times New Roman" w:hAnsi="Times New Roman"/>
          <w:sz w:val="24"/>
          <w:lang w:val="en-US" w:eastAsia="zh-CN"/>
        </w:rPr>
        <w:t xml:space="preserve"> 行，查看带宽</w:t>
      </w:r>
      <w:r>
        <w:rPr>
          <w:rFonts w:hint="default" w:ascii="Times New Roman" w:hAnsi="Times New Roman"/>
          <w:sz w:val="24"/>
          <w:lang w:val="en-US" w:eastAsia="zh-CN"/>
        </w:rPr>
        <w:t>（bw）</w:t>
      </w:r>
      <w:r>
        <w:rPr>
          <w:rFonts w:hint="eastAsia" w:ascii="Times New Roman" w:hAnsi="Times New Roman"/>
          <w:sz w:val="24"/>
          <w:lang w:val="en-US" w:eastAsia="zh-CN"/>
        </w:rPr>
        <w:t>数值。若无报错且有速度数据输出，说明读取功能正常。则硬盘本身功能正常。</w:t>
      </w:r>
    </w:p>
    <w:p w14:paraId="0A560C2F">
      <w:pPr>
        <w:pStyle w:val="12"/>
        <w:ind w:left="0" w:leftChars="0" w:firstLine="0" w:firstLineChars="0"/>
        <w:outlineLvl w:val="1"/>
        <w:rPr>
          <w:rFonts w:hint="eastAsia" w:ascii="Times New Roman" w:hAnsi="Times New Roman" w:cs="宋体"/>
          <w:b/>
          <w:color w:val="000000"/>
          <w:kern w:val="2"/>
          <w:sz w:val="32"/>
          <w:szCs w:val="32"/>
          <w:lang w:val="en-US" w:eastAsia="zh-CN" w:bidi="en-US"/>
        </w:rPr>
      </w:pPr>
      <w:bookmarkStart w:id="150" w:name="_Toc9841"/>
      <w:bookmarkStart w:id="151" w:name="_Toc3637"/>
      <w:bookmarkStart w:id="152" w:name="_Toc23348"/>
      <w:bookmarkStart w:id="153" w:name="_Toc32410"/>
      <w:r>
        <w:rPr>
          <w:rFonts w:hint="eastAsia" w:ascii="Times New Roman" w:hAnsi="Times New Roman" w:cs="宋体"/>
          <w:b/>
          <w:color w:val="000000"/>
          <w:kern w:val="2"/>
          <w:sz w:val="32"/>
          <w:szCs w:val="32"/>
          <w:lang w:val="en-US" w:eastAsia="zh-CN" w:bidi="en-US"/>
        </w:rPr>
        <w:t>2.1</w:t>
      </w:r>
      <w:ins w:id="4764" w:author="L" w:date="2026-08-07T16:59:01Z">
        <w:r>
          <w:rPr>
            <w:rFonts w:hint="eastAsia" w:ascii="Times New Roman" w:hAnsi="Times New Roman" w:cs="宋体"/>
            <w:b/>
            <w:color w:val="000000"/>
            <w:kern w:val="2"/>
            <w:sz w:val="32"/>
            <w:szCs w:val="32"/>
            <w:lang w:val="en-US" w:eastAsia="zh-CN" w:bidi="en-US"/>
          </w:rPr>
          <w:t>4</w:t>
        </w:r>
      </w:ins>
      <w:del w:id="4765" w:author="L" w:date="2026-08-07T16:59:00Z">
        <w:r>
          <w:rPr>
            <w:rFonts w:hint="eastAsia" w:ascii="Times New Roman" w:hAnsi="Times New Roman" w:cs="宋体"/>
            <w:b/>
            <w:color w:val="000000"/>
            <w:kern w:val="2"/>
            <w:sz w:val="32"/>
            <w:szCs w:val="32"/>
            <w:lang w:val="en-US" w:eastAsia="zh-CN" w:bidi="en-US"/>
          </w:rPr>
          <w:delText>5</w:delText>
        </w:r>
      </w:del>
      <w:r>
        <w:rPr>
          <w:rFonts w:hint="eastAsia" w:ascii="Times New Roman" w:hAnsi="Times New Roman" w:cs="宋体"/>
          <w:b/>
          <w:color w:val="000000"/>
          <w:kern w:val="2"/>
          <w:sz w:val="32"/>
          <w:szCs w:val="32"/>
          <w:lang w:val="en-US" w:eastAsia="zh-CN" w:bidi="en-US"/>
        </w:rPr>
        <w:t>硬件看门狗</w:t>
      </w:r>
      <w:bookmarkEnd w:id="150"/>
      <w:bookmarkEnd w:id="151"/>
      <w:bookmarkEnd w:id="152"/>
      <w:bookmarkEnd w:id="153"/>
    </w:p>
    <w:p w14:paraId="442021C9">
      <w:pPr>
        <w:pStyle w:val="12"/>
        <w:keepNext w:val="0"/>
        <w:keepLines w:val="0"/>
        <w:pageBreakBefore w:val="0"/>
        <w:widowControl w:val="0"/>
        <w:numPr>
          <w:ilvl w:val="0"/>
          <w:numId w:val="0"/>
        </w:numPr>
        <w:kinsoku/>
        <w:wordWrap w:val="0"/>
        <w:overflowPunct/>
        <w:topLinePunct w:val="0"/>
        <w:autoSpaceDE/>
        <w:autoSpaceDN/>
        <w:bidi w:val="0"/>
        <w:adjustRightInd/>
        <w:snapToGrid/>
        <w:spacing w:line="360" w:lineRule="auto"/>
        <w:textAlignment w:val="auto"/>
        <w:outlineLvl w:val="9"/>
        <w:rPr>
          <w:rFonts w:hint="default"/>
          <w:lang w:val="en-US" w:eastAsia="zh-CN"/>
        </w:rPr>
      </w:pPr>
      <w:r>
        <w:rPr>
          <w:rFonts w:hint="eastAsia" w:ascii="Times New Roman" w:hAnsi="Times New Roman" w:eastAsia="宋体" w:cs="宋体"/>
          <w:b w:val="0"/>
          <w:bCs/>
          <w:color w:val="auto"/>
          <w:sz w:val="24"/>
          <w:szCs w:val="24"/>
          <w:lang w:val="en-US" w:eastAsia="zh-CN" w:bidi="en-US"/>
        </w:rPr>
        <w:t>看门狗控制引脚：PE0，置1时关闭硬件看门狗。喂狗引脚：PG16。硬件看门狗超时时间为30ms。</w:t>
      </w:r>
    </w:p>
    <w:p w14:paraId="73A034F5">
      <w:pPr>
        <w:pStyle w:val="12"/>
        <w:ind w:left="0" w:leftChars="0" w:firstLine="0" w:firstLineChars="0"/>
        <w:outlineLvl w:val="1"/>
        <w:rPr>
          <w:rFonts w:hint="default" w:ascii="Times New Roman" w:hAnsi="Times New Roman" w:cs="宋体"/>
          <w:b/>
          <w:color w:val="000000"/>
          <w:kern w:val="2"/>
          <w:sz w:val="32"/>
          <w:szCs w:val="32"/>
          <w:lang w:val="en-US" w:eastAsia="zh-CN" w:bidi="en-US"/>
        </w:rPr>
      </w:pPr>
      <w:bookmarkStart w:id="154" w:name="_Toc18162"/>
      <w:bookmarkStart w:id="155" w:name="_Toc20780"/>
      <w:bookmarkStart w:id="156" w:name="_Toc23753"/>
      <w:bookmarkStart w:id="157" w:name="_Toc24104"/>
      <w:r>
        <w:rPr>
          <w:rFonts w:hint="eastAsia" w:ascii="Times New Roman" w:hAnsi="Times New Roman" w:cs="宋体"/>
          <w:b/>
          <w:color w:val="000000"/>
          <w:kern w:val="2"/>
          <w:sz w:val="32"/>
          <w:szCs w:val="32"/>
          <w:lang w:val="en-US" w:eastAsia="zh-CN" w:bidi="en-US"/>
        </w:rPr>
        <w:t>2.1</w:t>
      </w:r>
      <w:ins w:id="4766" w:author="L" w:date="2026-08-07T16:59:03Z">
        <w:r>
          <w:rPr>
            <w:rFonts w:hint="eastAsia" w:ascii="Times New Roman" w:hAnsi="Times New Roman" w:cs="宋体"/>
            <w:b/>
            <w:color w:val="000000"/>
            <w:kern w:val="2"/>
            <w:sz w:val="32"/>
            <w:szCs w:val="32"/>
            <w:lang w:val="en-US" w:eastAsia="zh-CN" w:bidi="en-US"/>
          </w:rPr>
          <w:t>5</w:t>
        </w:r>
      </w:ins>
      <w:del w:id="4767" w:author="L" w:date="2026-08-07T16:59:02Z">
        <w:r>
          <w:rPr>
            <w:rFonts w:hint="eastAsia" w:ascii="Times New Roman" w:hAnsi="Times New Roman" w:cs="宋体"/>
            <w:b/>
            <w:color w:val="000000"/>
            <w:kern w:val="2"/>
            <w:sz w:val="32"/>
            <w:szCs w:val="32"/>
            <w:lang w:val="en-US" w:eastAsia="zh-CN" w:bidi="en-US"/>
          </w:rPr>
          <w:delText>6</w:delText>
        </w:r>
      </w:del>
      <w:r>
        <w:rPr>
          <w:rFonts w:hint="eastAsia" w:ascii="Times New Roman" w:hAnsi="Times New Roman" w:cs="宋体"/>
          <w:b/>
          <w:color w:val="000000"/>
          <w:kern w:val="2"/>
          <w:sz w:val="32"/>
          <w:szCs w:val="32"/>
          <w:lang w:val="en-US" w:eastAsia="zh-CN" w:bidi="en-US"/>
        </w:rPr>
        <w:t>外部RTC</w:t>
      </w:r>
      <w:bookmarkEnd w:id="154"/>
      <w:bookmarkEnd w:id="155"/>
      <w:bookmarkEnd w:id="156"/>
      <w:bookmarkEnd w:id="157"/>
    </w:p>
    <w:p w14:paraId="3AC7E9EB">
      <w:pPr>
        <w:pStyle w:val="12"/>
        <w:keepNext w:val="0"/>
        <w:keepLines w:val="0"/>
        <w:pageBreakBefore w:val="0"/>
        <w:widowControl w:val="0"/>
        <w:kinsoku/>
        <w:wordWrap/>
        <w:overflowPunct/>
        <w:topLinePunct w:val="0"/>
        <w:autoSpaceDE/>
        <w:autoSpaceDN/>
        <w:bidi w:val="0"/>
        <w:adjustRightInd/>
        <w:snapToGrid/>
        <w:spacing w:line="360" w:lineRule="auto"/>
        <w:ind w:left="0" w:leftChars="0" w:firstLine="480" w:firstLineChars="200"/>
        <w:textAlignment w:val="auto"/>
        <w:rPr>
          <w:rFonts w:hint="eastAsia" w:ascii="Times New Roman" w:hAnsi="Times New Roman" w:eastAsia="宋体"/>
          <w:sz w:val="24"/>
          <w:lang w:val="en-US" w:eastAsia="zh-CN"/>
        </w:rPr>
      </w:pPr>
      <w:r>
        <w:rPr>
          <w:rFonts w:hint="eastAsia" w:ascii="Times New Roman" w:hAnsi="Times New Roman" w:eastAsia="宋体"/>
          <w:sz w:val="24"/>
          <w:lang w:val="en-US" w:eastAsia="zh-CN"/>
        </w:rPr>
        <w:t>本设备含一个外部RTC时钟。</w:t>
      </w:r>
    </w:p>
    <w:p w14:paraId="4970EE12">
      <w:pPr>
        <w:pStyle w:val="12"/>
        <w:keepNext w:val="0"/>
        <w:keepLines w:val="0"/>
        <w:pageBreakBefore w:val="0"/>
        <w:widowControl w:val="0"/>
        <w:kinsoku/>
        <w:wordWrap/>
        <w:overflowPunct/>
        <w:topLinePunct w:val="0"/>
        <w:autoSpaceDE/>
        <w:autoSpaceDN/>
        <w:bidi w:val="0"/>
        <w:adjustRightInd/>
        <w:snapToGrid/>
        <w:spacing w:line="360" w:lineRule="auto"/>
        <w:ind w:left="0" w:leftChars="0" w:firstLine="480" w:firstLineChars="200"/>
        <w:textAlignment w:val="auto"/>
        <w:rPr>
          <w:rFonts w:hint="eastAsia" w:ascii="Times New Roman" w:hAnsi="Times New Roman" w:eastAsia="宋体"/>
          <w:sz w:val="24"/>
          <w:lang w:val="en-US" w:eastAsia="zh-CN"/>
        </w:rPr>
      </w:pPr>
      <w:r>
        <w:rPr>
          <w:rFonts w:hint="default" w:ascii="Times New Roman" w:hAnsi="Times New Roman" w:eastAsia="宋体"/>
          <w:sz w:val="24"/>
          <w:lang w:val="en-US" w:eastAsia="zh-CN"/>
        </w:rPr>
        <w:t>查看外部 RTC 设备节点</w:t>
      </w:r>
      <w:r>
        <w:rPr>
          <w:rFonts w:hint="eastAsia" w:ascii="Times New Roman" w:hAnsi="Times New Roman" w:eastAsia="宋体"/>
          <w:sz w:val="24"/>
          <w:lang w:val="en-US" w:eastAsia="zh-CN"/>
        </w:rPr>
        <w:t>：</w:t>
      </w:r>
    </w:p>
    <w:p w14:paraId="5F4BA78B">
      <w:pPr>
        <w:pStyle w:val="12"/>
        <w:keepNext w:val="0"/>
        <w:keepLines w:val="0"/>
        <w:pageBreakBefore w:val="0"/>
        <w:widowControl w:val="0"/>
        <w:shd w:val="clear" w:fill="E7E6E6" w:themeFill="background2"/>
        <w:kinsoku/>
        <w:wordWrap/>
        <w:overflowPunct/>
        <w:topLinePunct w:val="0"/>
        <w:autoSpaceDE/>
        <w:autoSpaceDN/>
        <w:bidi w:val="0"/>
        <w:adjustRightInd/>
        <w:snapToGrid/>
        <w:spacing w:after="0" w:line="360" w:lineRule="auto"/>
        <w:ind w:left="0" w:leftChars="0" w:firstLine="420" w:firstLineChars="0"/>
        <w:textAlignment w:val="auto"/>
        <w:rPr>
          <w:rFonts w:hint="default" w:ascii="Times New Roman" w:hAnsi="Times New Roman" w:eastAsia="宋体" w:cs="宋体"/>
          <w:b w:val="0"/>
          <w:bCs/>
          <w:color w:val="000000"/>
          <w:sz w:val="24"/>
          <w:szCs w:val="24"/>
          <w:lang w:val="en-US" w:eastAsia="zh-CN" w:bidi="en-US"/>
        </w:rPr>
      </w:pPr>
      <w:r>
        <w:rPr>
          <w:rFonts w:hint="eastAsia" w:ascii="Times New Roman" w:hAnsi="Times New Roman" w:eastAsia="宋体" w:cs="宋体"/>
          <w:b w:val="0"/>
          <w:bCs/>
          <w:color w:val="000000"/>
          <w:sz w:val="24"/>
          <w:szCs w:val="24"/>
          <w:lang w:val="en-US" w:eastAsia="zh-CN" w:bidi="en-US"/>
        </w:rPr>
        <w:t>root@BL245-bliiot:~#</w:t>
      </w:r>
      <w:r>
        <w:rPr>
          <w:rFonts w:hint="default" w:ascii="Times New Roman" w:hAnsi="Times New Roman" w:eastAsia="宋体" w:cs="宋体"/>
          <w:b w:val="0"/>
          <w:bCs/>
          <w:color w:val="000000"/>
          <w:sz w:val="24"/>
          <w:szCs w:val="24"/>
          <w:lang w:val="en-US" w:eastAsia="zh-CN" w:bidi="en-US"/>
        </w:rPr>
        <w:t xml:space="preserve"> </w:t>
      </w:r>
      <w:r>
        <w:rPr>
          <w:rFonts w:hint="default" w:ascii="Times New Roman" w:hAnsi="Times New Roman" w:eastAsia="宋体" w:cs="宋体"/>
          <w:b w:val="0"/>
          <w:bCs/>
          <w:color w:val="0000FF"/>
          <w:sz w:val="24"/>
          <w:szCs w:val="24"/>
          <w:lang w:val="en-US" w:eastAsia="zh-CN" w:bidi="en-US"/>
        </w:rPr>
        <w:t>ls /dev/rtc*</w:t>
      </w:r>
    </w:p>
    <w:p w14:paraId="4E6CD4D9">
      <w:pPr>
        <w:pStyle w:val="12"/>
        <w:keepNext w:val="0"/>
        <w:keepLines w:val="0"/>
        <w:pageBreakBefore w:val="0"/>
        <w:widowControl w:val="0"/>
        <w:shd w:val="clear" w:fill="E7E6E6" w:themeFill="background2"/>
        <w:kinsoku/>
        <w:wordWrap/>
        <w:overflowPunct/>
        <w:topLinePunct w:val="0"/>
        <w:autoSpaceDE/>
        <w:autoSpaceDN/>
        <w:bidi w:val="0"/>
        <w:adjustRightInd/>
        <w:snapToGrid/>
        <w:spacing w:after="0" w:line="360" w:lineRule="auto"/>
        <w:ind w:left="0" w:leftChars="0" w:firstLine="420" w:firstLineChars="0"/>
        <w:textAlignment w:val="auto"/>
        <w:rPr>
          <w:rFonts w:hint="default" w:ascii="Times New Roman" w:hAnsi="Times New Roman" w:eastAsia="宋体" w:cs="宋体"/>
          <w:b w:val="0"/>
          <w:bCs/>
          <w:color w:val="000000"/>
          <w:sz w:val="24"/>
          <w:szCs w:val="24"/>
          <w:lang w:val="en-US" w:eastAsia="zh-CN" w:bidi="en-US"/>
        </w:rPr>
      </w:pPr>
      <w:r>
        <w:rPr>
          <w:rFonts w:hint="default" w:ascii="Times New Roman" w:hAnsi="Times New Roman" w:eastAsia="宋体" w:cs="宋体"/>
          <w:b w:val="0"/>
          <w:bCs/>
          <w:color w:val="000000"/>
          <w:sz w:val="24"/>
          <w:szCs w:val="24"/>
          <w:lang w:val="en-US" w:eastAsia="zh-CN" w:bidi="en-US"/>
        </w:rPr>
        <w:t>/dev/rtc   /dev/rtc0</w:t>
      </w:r>
    </w:p>
    <w:p w14:paraId="7DDCAC78">
      <w:pPr>
        <w:pStyle w:val="12"/>
        <w:keepNext w:val="0"/>
        <w:keepLines w:val="0"/>
        <w:pageBreakBefore w:val="0"/>
        <w:widowControl w:val="0"/>
        <w:shd w:val="clear" w:fill="E7E6E6" w:themeFill="background2"/>
        <w:kinsoku/>
        <w:wordWrap/>
        <w:overflowPunct/>
        <w:topLinePunct w:val="0"/>
        <w:autoSpaceDE/>
        <w:autoSpaceDN/>
        <w:bidi w:val="0"/>
        <w:adjustRightInd/>
        <w:snapToGrid/>
        <w:spacing w:after="0" w:line="360" w:lineRule="auto"/>
        <w:ind w:left="0" w:leftChars="0" w:firstLine="420" w:firstLineChars="0"/>
        <w:textAlignment w:val="auto"/>
        <w:rPr>
          <w:rFonts w:hint="default" w:ascii="Times New Roman" w:hAnsi="Times New Roman" w:eastAsia="宋体" w:cs="宋体"/>
          <w:b w:val="0"/>
          <w:bCs/>
          <w:color w:val="000000"/>
          <w:sz w:val="24"/>
          <w:szCs w:val="24"/>
          <w:lang w:val="en-US" w:eastAsia="zh-CN" w:bidi="en-US"/>
        </w:rPr>
      </w:pPr>
      <w:r>
        <w:rPr>
          <w:rFonts w:hint="eastAsia" w:ascii="Times New Roman" w:hAnsi="Times New Roman" w:eastAsia="宋体" w:cs="宋体"/>
          <w:b w:val="0"/>
          <w:bCs/>
          <w:color w:val="000000"/>
          <w:sz w:val="24"/>
          <w:szCs w:val="24"/>
          <w:lang w:val="en-US" w:eastAsia="zh-CN" w:bidi="en-US"/>
        </w:rPr>
        <w:t>root@BL245-bliiot:~#</w:t>
      </w:r>
      <w:r>
        <w:rPr>
          <w:rFonts w:hint="default" w:ascii="Times New Roman" w:hAnsi="Times New Roman" w:eastAsia="宋体" w:cs="宋体"/>
          <w:b w:val="0"/>
          <w:bCs/>
          <w:color w:val="000000"/>
          <w:sz w:val="24"/>
          <w:szCs w:val="24"/>
          <w:lang w:val="en-US" w:eastAsia="zh-CN" w:bidi="en-US"/>
        </w:rPr>
        <w:t xml:space="preserve"> </w:t>
      </w:r>
      <w:r>
        <w:rPr>
          <w:rFonts w:hint="default" w:ascii="Times New Roman" w:hAnsi="Times New Roman" w:eastAsia="宋体" w:cs="宋体"/>
          <w:b w:val="0"/>
          <w:bCs/>
          <w:color w:val="0000FF"/>
          <w:sz w:val="24"/>
          <w:szCs w:val="24"/>
          <w:lang w:val="en-US" w:eastAsia="zh-CN" w:bidi="en-US"/>
        </w:rPr>
        <w:t>dmesg | grep rtc0</w:t>
      </w:r>
    </w:p>
    <w:p w14:paraId="65370DFC">
      <w:pPr>
        <w:pStyle w:val="12"/>
        <w:keepNext w:val="0"/>
        <w:keepLines w:val="0"/>
        <w:pageBreakBefore w:val="0"/>
        <w:widowControl w:val="0"/>
        <w:shd w:val="clear" w:fill="E7E6E6" w:themeFill="background2"/>
        <w:kinsoku/>
        <w:wordWrap/>
        <w:overflowPunct/>
        <w:topLinePunct w:val="0"/>
        <w:autoSpaceDE/>
        <w:autoSpaceDN/>
        <w:bidi w:val="0"/>
        <w:adjustRightInd/>
        <w:snapToGrid/>
        <w:spacing w:after="0" w:line="360" w:lineRule="auto"/>
        <w:ind w:left="0" w:leftChars="0" w:firstLine="420" w:firstLineChars="0"/>
        <w:textAlignment w:val="auto"/>
        <w:rPr>
          <w:rFonts w:hint="default" w:ascii="Times New Roman" w:hAnsi="Times New Roman" w:eastAsia="宋体" w:cs="宋体"/>
          <w:b w:val="0"/>
          <w:bCs/>
          <w:color w:val="000000"/>
          <w:sz w:val="24"/>
          <w:szCs w:val="24"/>
          <w:lang w:val="en-US" w:eastAsia="zh-CN" w:bidi="en-US"/>
        </w:rPr>
      </w:pPr>
      <w:r>
        <w:rPr>
          <w:rFonts w:hint="default" w:ascii="Times New Roman" w:hAnsi="Times New Roman" w:eastAsia="宋体" w:cs="宋体"/>
          <w:b w:val="0"/>
          <w:bCs/>
          <w:color w:val="000000"/>
          <w:sz w:val="24"/>
          <w:szCs w:val="24"/>
          <w:lang w:val="en-US" w:eastAsia="zh-CN" w:bidi="en-US"/>
        </w:rPr>
        <w:t>[    4.319167] rtc-isl1208 5-006f: rtc core: registered rtc-isl1208 as rtc0</w:t>
      </w:r>
    </w:p>
    <w:p w14:paraId="47BD53A1">
      <w:pPr>
        <w:pStyle w:val="12"/>
        <w:keepNext w:val="0"/>
        <w:keepLines w:val="0"/>
        <w:pageBreakBefore w:val="0"/>
        <w:widowControl w:val="0"/>
        <w:kinsoku/>
        <w:wordWrap/>
        <w:overflowPunct/>
        <w:topLinePunct w:val="0"/>
        <w:autoSpaceDE/>
        <w:autoSpaceDN/>
        <w:bidi w:val="0"/>
        <w:adjustRightInd/>
        <w:snapToGrid/>
        <w:spacing w:line="360" w:lineRule="auto"/>
        <w:ind w:left="0" w:leftChars="0" w:firstLine="480" w:firstLineChars="200"/>
        <w:textAlignment w:val="auto"/>
        <w:rPr>
          <w:rFonts w:hint="eastAsia" w:ascii="Times New Roman" w:hAnsi="Times New Roman" w:eastAsia="宋体"/>
          <w:sz w:val="24"/>
          <w:lang w:val="en-US" w:eastAsia="zh-CN"/>
        </w:rPr>
      </w:pPr>
      <w:r>
        <w:rPr>
          <w:rFonts w:hint="default" w:ascii="Times New Roman" w:hAnsi="Times New Roman" w:eastAsia="宋体"/>
          <w:sz w:val="24"/>
          <w:lang w:val="en-US" w:eastAsia="zh-CN"/>
        </w:rPr>
        <w:t>查看系统时钟</w:t>
      </w:r>
      <w:r>
        <w:rPr>
          <w:rFonts w:hint="eastAsia" w:ascii="Times New Roman" w:hAnsi="Times New Roman" w:eastAsia="宋体"/>
          <w:sz w:val="24"/>
          <w:lang w:val="en-US" w:eastAsia="zh-CN"/>
        </w:rPr>
        <w:t>：</w:t>
      </w:r>
    </w:p>
    <w:p w14:paraId="138514B6">
      <w:pPr>
        <w:pStyle w:val="12"/>
        <w:keepNext w:val="0"/>
        <w:keepLines w:val="0"/>
        <w:pageBreakBefore w:val="0"/>
        <w:widowControl w:val="0"/>
        <w:shd w:val="clear" w:fill="E7E6E6" w:themeFill="background2"/>
        <w:kinsoku/>
        <w:wordWrap/>
        <w:overflowPunct/>
        <w:topLinePunct w:val="0"/>
        <w:autoSpaceDE/>
        <w:autoSpaceDN/>
        <w:bidi w:val="0"/>
        <w:adjustRightInd/>
        <w:snapToGrid/>
        <w:spacing w:after="0" w:line="360" w:lineRule="auto"/>
        <w:ind w:left="0" w:leftChars="0" w:firstLine="420" w:firstLineChars="0"/>
        <w:textAlignment w:val="auto"/>
        <w:rPr>
          <w:rFonts w:hint="default" w:ascii="Times New Roman" w:hAnsi="Times New Roman" w:eastAsia="宋体" w:cs="宋体"/>
          <w:b w:val="0"/>
          <w:bCs/>
          <w:color w:val="000000"/>
          <w:sz w:val="24"/>
          <w:szCs w:val="24"/>
          <w:lang w:val="en-US" w:eastAsia="zh-CN" w:bidi="en-US"/>
        </w:rPr>
      </w:pPr>
      <w:r>
        <w:rPr>
          <w:rFonts w:hint="eastAsia" w:ascii="Times New Roman" w:hAnsi="Times New Roman" w:eastAsia="宋体" w:cs="宋体"/>
          <w:b w:val="0"/>
          <w:bCs/>
          <w:color w:val="000000"/>
          <w:sz w:val="24"/>
          <w:szCs w:val="24"/>
          <w:lang w:val="en-US" w:eastAsia="zh-CN" w:bidi="en-US"/>
        </w:rPr>
        <w:t>root@BL245-bliiot:~#</w:t>
      </w:r>
      <w:r>
        <w:rPr>
          <w:rFonts w:hint="default" w:ascii="Times New Roman" w:hAnsi="Times New Roman" w:eastAsia="宋体" w:cs="宋体"/>
          <w:b w:val="0"/>
          <w:bCs/>
          <w:color w:val="000000"/>
          <w:sz w:val="24"/>
          <w:szCs w:val="24"/>
          <w:lang w:val="en-US" w:eastAsia="zh-CN" w:bidi="en-US"/>
        </w:rPr>
        <w:t xml:space="preserve"> </w:t>
      </w:r>
      <w:r>
        <w:rPr>
          <w:rFonts w:hint="default" w:ascii="Times New Roman" w:hAnsi="Times New Roman" w:eastAsia="宋体" w:cs="宋体"/>
          <w:b w:val="0"/>
          <w:bCs/>
          <w:color w:val="0000FF"/>
          <w:sz w:val="24"/>
          <w:szCs w:val="24"/>
          <w:lang w:val="en-US" w:eastAsia="zh-CN" w:bidi="en-US"/>
        </w:rPr>
        <w:t>date</w:t>
      </w:r>
    </w:p>
    <w:p w14:paraId="7F00C9E8">
      <w:pPr>
        <w:pStyle w:val="12"/>
        <w:keepNext w:val="0"/>
        <w:keepLines w:val="0"/>
        <w:pageBreakBefore w:val="0"/>
        <w:widowControl w:val="0"/>
        <w:shd w:val="clear" w:fill="E7E6E6" w:themeFill="background2"/>
        <w:kinsoku/>
        <w:wordWrap/>
        <w:overflowPunct/>
        <w:topLinePunct w:val="0"/>
        <w:autoSpaceDE/>
        <w:autoSpaceDN/>
        <w:bidi w:val="0"/>
        <w:adjustRightInd/>
        <w:snapToGrid/>
        <w:spacing w:after="0" w:line="360" w:lineRule="auto"/>
        <w:ind w:left="0" w:leftChars="0" w:firstLine="420" w:firstLineChars="0"/>
        <w:textAlignment w:val="auto"/>
        <w:rPr>
          <w:rFonts w:hint="default" w:ascii="Times New Roman" w:hAnsi="Times New Roman" w:eastAsia="宋体" w:cs="宋体"/>
          <w:b w:val="0"/>
          <w:bCs/>
          <w:color w:val="000000"/>
          <w:sz w:val="24"/>
          <w:szCs w:val="24"/>
          <w:lang w:val="en-US" w:eastAsia="zh-CN" w:bidi="en-US"/>
        </w:rPr>
      </w:pPr>
      <w:r>
        <w:rPr>
          <w:rFonts w:hint="default" w:ascii="Times New Roman" w:hAnsi="Times New Roman" w:eastAsia="宋体" w:cs="宋体"/>
          <w:b w:val="0"/>
          <w:bCs/>
          <w:color w:val="000000"/>
          <w:sz w:val="24"/>
          <w:szCs w:val="24"/>
          <w:lang w:val="en-US" w:eastAsia="zh-CN" w:bidi="en-US"/>
        </w:rPr>
        <w:t>Thu 23 Apr 10:28:42 BST 2026</w:t>
      </w:r>
    </w:p>
    <w:p w14:paraId="79B52EE7">
      <w:pPr>
        <w:pStyle w:val="12"/>
        <w:keepNext w:val="0"/>
        <w:keepLines w:val="0"/>
        <w:pageBreakBefore w:val="0"/>
        <w:widowControl w:val="0"/>
        <w:kinsoku/>
        <w:wordWrap/>
        <w:overflowPunct/>
        <w:topLinePunct w:val="0"/>
        <w:autoSpaceDE/>
        <w:autoSpaceDN/>
        <w:bidi w:val="0"/>
        <w:adjustRightInd/>
        <w:snapToGrid/>
        <w:spacing w:line="360" w:lineRule="auto"/>
        <w:ind w:left="0" w:leftChars="0" w:firstLine="480" w:firstLineChars="200"/>
        <w:textAlignment w:val="auto"/>
        <w:rPr>
          <w:rFonts w:hint="eastAsia" w:ascii="Times New Roman" w:hAnsi="Times New Roman" w:eastAsia="宋体"/>
          <w:sz w:val="24"/>
          <w:lang w:val="en-US" w:eastAsia="zh-CN"/>
        </w:rPr>
      </w:pPr>
      <w:r>
        <w:rPr>
          <w:rFonts w:hint="default" w:ascii="Times New Roman" w:hAnsi="Times New Roman" w:eastAsia="宋体"/>
          <w:sz w:val="24"/>
          <w:lang w:val="en-US" w:eastAsia="zh-CN"/>
        </w:rPr>
        <w:t>设置</w:t>
      </w:r>
      <w:r>
        <w:rPr>
          <w:rFonts w:hint="eastAsia" w:ascii="Times New Roman" w:hAnsi="Times New Roman" w:eastAsia="宋体"/>
          <w:sz w:val="24"/>
          <w:lang w:val="en-US" w:eastAsia="zh-CN"/>
        </w:rPr>
        <w:t>RTC</w:t>
      </w:r>
      <w:r>
        <w:rPr>
          <w:rFonts w:hint="default" w:ascii="Times New Roman" w:hAnsi="Times New Roman" w:eastAsia="宋体"/>
          <w:sz w:val="24"/>
          <w:lang w:val="en-US" w:eastAsia="zh-CN"/>
        </w:rPr>
        <w:t>时间</w:t>
      </w:r>
      <w:r>
        <w:rPr>
          <w:rFonts w:hint="eastAsia" w:ascii="Times New Roman" w:hAnsi="Times New Roman" w:eastAsia="宋体"/>
          <w:sz w:val="24"/>
          <w:lang w:val="en-US" w:eastAsia="zh-CN"/>
        </w:rPr>
        <w:t>：</w:t>
      </w:r>
    </w:p>
    <w:p w14:paraId="5030E317">
      <w:pPr>
        <w:pStyle w:val="12"/>
        <w:keepNext w:val="0"/>
        <w:keepLines w:val="0"/>
        <w:pageBreakBefore w:val="0"/>
        <w:widowControl w:val="0"/>
        <w:shd w:val="clear" w:fill="E7E6E6" w:themeFill="background2"/>
        <w:kinsoku/>
        <w:wordWrap/>
        <w:overflowPunct/>
        <w:topLinePunct w:val="0"/>
        <w:autoSpaceDE/>
        <w:autoSpaceDN/>
        <w:bidi w:val="0"/>
        <w:adjustRightInd/>
        <w:snapToGrid/>
        <w:spacing w:after="0" w:line="360" w:lineRule="auto"/>
        <w:ind w:left="0" w:leftChars="0" w:firstLine="420" w:firstLineChars="0"/>
        <w:textAlignment w:val="auto"/>
        <w:rPr>
          <w:rFonts w:hint="default" w:ascii="Times New Roman" w:hAnsi="Times New Roman" w:eastAsia="宋体" w:cs="宋体"/>
          <w:b w:val="0"/>
          <w:bCs/>
          <w:color w:val="000000"/>
          <w:sz w:val="24"/>
          <w:szCs w:val="24"/>
          <w:lang w:val="en-US" w:eastAsia="zh-CN" w:bidi="en-US"/>
        </w:rPr>
      </w:pPr>
      <w:r>
        <w:rPr>
          <w:rFonts w:hint="eastAsia" w:ascii="Times New Roman" w:hAnsi="Times New Roman" w:eastAsia="宋体" w:cs="宋体"/>
          <w:b w:val="0"/>
          <w:bCs/>
          <w:color w:val="000000"/>
          <w:sz w:val="24"/>
          <w:szCs w:val="24"/>
          <w:lang w:val="en-US" w:eastAsia="zh-CN" w:bidi="en-US"/>
        </w:rPr>
        <w:t xml:space="preserve">root@BL245-bliiot:~# </w:t>
      </w:r>
      <w:r>
        <w:rPr>
          <w:rFonts w:hint="default" w:ascii="Times New Roman" w:hAnsi="Times New Roman" w:eastAsia="宋体" w:cs="宋体"/>
          <w:b w:val="0"/>
          <w:bCs/>
          <w:color w:val="0000FF"/>
          <w:sz w:val="24"/>
          <w:szCs w:val="24"/>
          <w:lang w:val="en-US" w:eastAsia="zh-CN" w:bidi="en-US"/>
        </w:rPr>
        <w:t>sudo hwclock --set --date="202</w:t>
      </w:r>
      <w:r>
        <w:rPr>
          <w:rFonts w:hint="eastAsia" w:ascii="Times New Roman" w:hAnsi="Times New Roman" w:eastAsia="宋体" w:cs="宋体"/>
          <w:b w:val="0"/>
          <w:bCs/>
          <w:color w:val="0000FF"/>
          <w:sz w:val="24"/>
          <w:szCs w:val="24"/>
          <w:lang w:val="en-US" w:eastAsia="zh-CN" w:bidi="en-US"/>
        </w:rPr>
        <w:t>6</w:t>
      </w:r>
      <w:r>
        <w:rPr>
          <w:rFonts w:hint="default" w:ascii="Times New Roman" w:hAnsi="Times New Roman" w:eastAsia="宋体" w:cs="宋体"/>
          <w:b w:val="0"/>
          <w:bCs/>
          <w:color w:val="0000FF"/>
          <w:sz w:val="24"/>
          <w:szCs w:val="24"/>
          <w:lang w:val="en-US" w:eastAsia="zh-CN" w:bidi="en-US"/>
        </w:rPr>
        <w:t>-</w:t>
      </w:r>
      <w:r>
        <w:rPr>
          <w:rFonts w:hint="eastAsia" w:ascii="Times New Roman" w:hAnsi="Times New Roman" w:eastAsia="宋体" w:cs="宋体"/>
          <w:b w:val="0"/>
          <w:bCs/>
          <w:color w:val="0000FF"/>
          <w:sz w:val="24"/>
          <w:szCs w:val="24"/>
          <w:lang w:val="en-US" w:eastAsia="zh-CN" w:bidi="en-US"/>
        </w:rPr>
        <w:t>4</w:t>
      </w:r>
      <w:r>
        <w:rPr>
          <w:rFonts w:hint="default" w:ascii="Times New Roman" w:hAnsi="Times New Roman" w:eastAsia="宋体" w:cs="宋体"/>
          <w:b w:val="0"/>
          <w:bCs/>
          <w:color w:val="0000FF"/>
          <w:sz w:val="24"/>
          <w:szCs w:val="24"/>
          <w:lang w:val="en-US" w:eastAsia="zh-CN" w:bidi="en-US"/>
        </w:rPr>
        <w:t>-2</w:t>
      </w:r>
      <w:r>
        <w:rPr>
          <w:rFonts w:hint="eastAsia" w:ascii="Times New Roman" w:hAnsi="Times New Roman" w:eastAsia="宋体" w:cs="宋体"/>
          <w:b w:val="0"/>
          <w:bCs/>
          <w:color w:val="0000FF"/>
          <w:sz w:val="24"/>
          <w:szCs w:val="24"/>
          <w:lang w:val="en-US" w:eastAsia="zh-CN" w:bidi="en-US"/>
        </w:rPr>
        <w:t>3</w:t>
      </w:r>
      <w:r>
        <w:rPr>
          <w:rFonts w:hint="default" w:ascii="Times New Roman" w:hAnsi="Times New Roman" w:eastAsia="宋体" w:cs="宋体"/>
          <w:b w:val="0"/>
          <w:bCs/>
          <w:color w:val="0000FF"/>
          <w:sz w:val="24"/>
          <w:szCs w:val="24"/>
          <w:lang w:val="en-US" w:eastAsia="zh-CN" w:bidi="en-US"/>
        </w:rPr>
        <w:t xml:space="preserve"> 17:</w:t>
      </w:r>
      <w:r>
        <w:rPr>
          <w:rFonts w:hint="eastAsia" w:ascii="Times New Roman" w:hAnsi="Times New Roman" w:eastAsia="宋体" w:cs="宋体"/>
          <w:b w:val="0"/>
          <w:bCs/>
          <w:color w:val="0000FF"/>
          <w:sz w:val="24"/>
          <w:szCs w:val="24"/>
          <w:lang w:val="en-US" w:eastAsia="zh-CN" w:bidi="en-US"/>
        </w:rPr>
        <w:t>30</w:t>
      </w:r>
      <w:r>
        <w:rPr>
          <w:rFonts w:hint="default" w:ascii="Times New Roman" w:hAnsi="Times New Roman" w:eastAsia="宋体" w:cs="宋体"/>
          <w:b w:val="0"/>
          <w:bCs/>
          <w:color w:val="0000FF"/>
          <w:sz w:val="24"/>
          <w:szCs w:val="24"/>
          <w:lang w:val="en-US" w:eastAsia="zh-CN" w:bidi="en-US"/>
        </w:rPr>
        <w:t>:00"</w:t>
      </w:r>
    </w:p>
    <w:p w14:paraId="4100C7C8">
      <w:pPr>
        <w:pStyle w:val="12"/>
        <w:keepNext w:val="0"/>
        <w:keepLines w:val="0"/>
        <w:pageBreakBefore w:val="0"/>
        <w:widowControl w:val="0"/>
        <w:shd w:val="clear" w:fill="E7E6E6" w:themeFill="background2"/>
        <w:kinsoku/>
        <w:wordWrap/>
        <w:overflowPunct/>
        <w:topLinePunct w:val="0"/>
        <w:autoSpaceDE/>
        <w:autoSpaceDN/>
        <w:bidi w:val="0"/>
        <w:adjustRightInd/>
        <w:snapToGrid/>
        <w:spacing w:after="0" w:line="360" w:lineRule="auto"/>
        <w:ind w:left="0" w:leftChars="0" w:firstLine="420" w:firstLineChars="0"/>
        <w:textAlignment w:val="auto"/>
        <w:rPr>
          <w:rFonts w:hint="default" w:ascii="Times New Roman" w:hAnsi="Times New Roman" w:eastAsia="宋体" w:cs="宋体"/>
          <w:b w:val="0"/>
          <w:bCs/>
          <w:color w:val="000000"/>
          <w:sz w:val="24"/>
          <w:szCs w:val="24"/>
          <w:lang w:val="en-US" w:eastAsia="zh-CN" w:bidi="en-US"/>
        </w:rPr>
      </w:pPr>
      <w:r>
        <w:rPr>
          <w:rFonts w:hint="eastAsia" w:ascii="Times New Roman" w:hAnsi="Times New Roman" w:eastAsia="宋体" w:cs="宋体"/>
          <w:b w:val="0"/>
          <w:bCs/>
          <w:color w:val="000000"/>
          <w:sz w:val="24"/>
          <w:szCs w:val="24"/>
          <w:lang w:val="en-US" w:eastAsia="zh-CN" w:bidi="en-US"/>
        </w:rPr>
        <w:t xml:space="preserve">root@BL245-bliiot:~# </w:t>
      </w:r>
      <w:r>
        <w:rPr>
          <w:rFonts w:hint="default" w:ascii="Times New Roman" w:hAnsi="Times New Roman" w:eastAsia="宋体" w:cs="宋体"/>
          <w:b w:val="0"/>
          <w:bCs/>
          <w:color w:val="0000FF"/>
          <w:sz w:val="24"/>
          <w:szCs w:val="24"/>
          <w:lang w:val="en-US" w:eastAsia="zh-CN" w:bidi="en-US"/>
        </w:rPr>
        <w:t>sudo hwclock -r</w:t>
      </w:r>
    </w:p>
    <w:p w14:paraId="160A217C">
      <w:pPr>
        <w:pStyle w:val="12"/>
        <w:keepNext w:val="0"/>
        <w:keepLines w:val="0"/>
        <w:pageBreakBefore w:val="0"/>
        <w:widowControl w:val="0"/>
        <w:kinsoku/>
        <w:wordWrap/>
        <w:overflowPunct/>
        <w:topLinePunct w:val="0"/>
        <w:autoSpaceDE/>
        <w:autoSpaceDN/>
        <w:bidi w:val="0"/>
        <w:adjustRightInd/>
        <w:snapToGrid/>
        <w:spacing w:line="360" w:lineRule="auto"/>
        <w:ind w:left="0" w:leftChars="0" w:firstLine="480" w:firstLineChars="200"/>
        <w:textAlignment w:val="auto"/>
        <w:rPr>
          <w:rFonts w:hint="default" w:ascii="Times New Roman" w:hAnsi="Times New Roman" w:eastAsia="宋体"/>
          <w:sz w:val="24"/>
          <w:lang w:val="en-US" w:eastAsia="zh-CN"/>
        </w:rPr>
      </w:pPr>
      <w:r>
        <w:rPr>
          <w:rFonts w:hint="default" w:ascii="Times New Roman" w:hAnsi="Times New Roman" w:eastAsia="宋体"/>
          <w:sz w:val="24"/>
          <w:lang w:val="en-US" w:eastAsia="zh-CN"/>
        </w:rPr>
        <w:t>同步</w:t>
      </w:r>
      <w:r>
        <w:rPr>
          <w:rFonts w:hint="eastAsia" w:ascii="Times New Roman" w:hAnsi="Times New Roman" w:eastAsia="宋体"/>
          <w:sz w:val="24"/>
          <w:lang w:val="en-US" w:eastAsia="zh-CN"/>
        </w:rPr>
        <w:t>RTC</w:t>
      </w:r>
      <w:r>
        <w:rPr>
          <w:rFonts w:hint="default" w:ascii="Times New Roman" w:hAnsi="Times New Roman" w:eastAsia="宋体"/>
          <w:sz w:val="24"/>
          <w:lang w:val="en-US" w:eastAsia="zh-CN"/>
        </w:rPr>
        <w:t>时钟至</w:t>
      </w:r>
      <w:r>
        <w:rPr>
          <w:rFonts w:hint="eastAsia" w:ascii="Times New Roman" w:hAnsi="Times New Roman" w:eastAsia="宋体"/>
          <w:sz w:val="24"/>
          <w:lang w:val="en-US" w:eastAsia="zh-CN"/>
        </w:rPr>
        <w:t>系统</w:t>
      </w:r>
      <w:r>
        <w:rPr>
          <w:rFonts w:hint="default" w:ascii="Times New Roman" w:hAnsi="Times New Roman" w:eastAsia="宋体"/>
          <w:sz w:val="24"/>
          <w:lang w:val="en-US" w:eastAsia="zh-CN"/>
        </w:rPr>
        <w:t>时钟</w:t>
      </w:r>
      <w:r>
        <w:rPr>
          <w:rFonts w:hint="eastAsia" w:ascii="Times New Roman" w:hAnsi="Times New Roman" w:eastAsia="宋体"/>
          <w:sz w:val="24"/>
          <w:lang w:val="en-US" w:eastAsia="zh-CN"/>
        </w:rPr>
        <w:t>：</w:t>
      </w:r>
    </w:p>
    <w:p w14:paraId="508A4312">
      <w:pPr>
        <w:pStyle w:val="12"/>
        <w:keepNext w:val="0"/>
        <w:keepLines w:val="0"/>
        <w:pageBreakBefore w:val="0"/>
        <w:widowControl w:val="0"/>
        <w:shd w:val="clear" w:fill="E7E6E6" w:themeFill="background2"/>
        <w:kinsoku/>
        <w:wordWrap/>
        <w:overflowPunct/>
        <w:topLinePunct w:val="0"/>
        <w:autoSpaceDE/>
        <w:autoSpaceDN/>
        <w:bidi w:val="0"/>
        <w:adjustRightInd/>
        <w:snapToGrid/>
        <w:spacing w:after="0" w:line="360" w:lineRule="auto"/>
        <w:ind w:left="0" w:leftChars="0" w:firstLine="420" w:firstLineChars="0"/>
        <w:textAlignment w:val="auto"/>
        <w:rPr>
          <w:rFonts w:hint="default" w:ascii="Times New Roman" w:hAnsi="Times New Roman" w:eastAsia="宋体" w:cs="宋体"/>
          <w:b w:val="0"/>
          <w:bCs/>
          <w:color w:val="0000FF"/>
          <w:sz w:val="24"/>
          <w:szCs w:val="24"/>
          <w:lang w:val="en-US" w:eastAsia="zh-CN" w:bidi="en-US"/>
        </w:rPr>
      </w:pPr>
      <w:r>
        <w:rPr>
          <w:rFonts w:hint="eastAsia" w:ascii="Times New Roman" w:hAnsi="Times New Roman" w:eastAsia="宋体" w:cs="宋体"/>
          <w:b w:val="0"/>
          <w:bCs/>
          <w:color w:val="000000"/>
          <w:sz w:val="24"/>
          <w:szCs w:val="24"/>
          <w:lang w:val="en-US" w:eastAsia="zh-CN" w:bidi="en-US"/>
        </w:rPr>
        <w:t xml:space="preserve">root@BL245-bliiot:~# </w:t>
      </w:r>
      <w:r>
        <w:rPr>
          <w:rFonts w:hint="default" w:ascii="Times New Roman" w:hAnsi="Times New Roman" w:eastAsia="宋体" w:cs="宋体"/>
          <w:b w:val="0"/>
          <w:bCs/>
          <w:color w:val="0000FF"/>
          <w:sz w:val="24"/>
          <w:szCs w:val="24"/>
          <w:lang w:val="en-US" w:eastAsia="zh-CN" w:bidi="en-US"/>
        </w:rPr>
        <w:t>sudo hwclock -s</w:t>
      </w:r>
    </w:p>
    <w:p w14:paraId="6AE070A6">
      <w:pPr>
        <w:pStyle w:val="12"/>
        <w:keepNext w:val="0"/>
        <w:keepLines w:val="0"/>
        <w:pageBreakBefore w:val="0"/>
        <w:widowControl w:val="0"/>
        <w:kinsoku/>
        <w:wordWrap/>
        <w:overflowPunct/>
        <w:topLinePunct w:val="0"/>
        <w:autoSpaceDE/>
        <w:autoSpaceDN/>
        <w:bidi w:val="0"/>
        <w:adjustRightInd/>
        <w:snapToGrid/>
        <w:spacing w:line="360" w:lineRule="auto"/>
        <w:ind w:left="0" w:leftChars="0" w:firstLine="480" w:firstLineChars="200"/>
        <w:textAlignment w:val="auto"/>
        <w:rPr>
          <w:rFonts w:hint="eastAsia" w:ascii="Times New Roman" w:hAnsi="Times New Roman" w:eastAsia="宋体"/>
          <w:sz w:val="24"/>
          <w:lang w:val="en-US" w:eastAsia="zh-CN"/>
        </w:rPr>
      </w:pPr>
      <w:r>
        <w:rPr>
          <w:rFonts w:hint="default" w:ascii="Times New Roman" w:hAnsi="Times New Roman" w:eastAsia="宋体"/>
          <w:sz w:val="24"/>
          <w:lang w:val="en-US" w:eastAsia="zh-CN"/>
        </w:rPr>
        <w:t>同步系统时钟</w:t>
      </w:r>
      <w:r>
        <w:rPr>
          <w:rFonts w:hint="eastAsia" w:ascii="Times New Roman" w:hAnsi="Times New Roman" w:eastAsia="宋体"/>
          <w:sz w:val="24"/>
          <w:lang w:val="en-US" w:eastAsia="zh-CN"/>
        </w:rPr>
        <w:t>到</w:t>
      </w:r>
      <w:r>
        <w:rPr>
          <w:rFonts w:hint="default" w:ascii="Times New Roman" w:hAnsi="Times New Roman" w:eastAsia="宋体"/>
          <w:sz w:val="24"/>
          <w:lang w:val="en-US" w:eastAsia="zh-CN"/>
        </w:rPr>
        <w:t xml:space="preserve"> RTC 的时钟</w:t>
      </w:r>
      <w:r>
        <w:rPr>
          <w:rFonts w:hint="eastAsia" w:ascii="Times New Roman" w:hAnsi="Times New Roman" w:eastAsia="宋体"/>
          <w:sz w:val="24"/>
          <w:lang w:val="en-US" w:eastAsia="zh-CN"/>
        </w:rPr>
        <w:t>：</w:t>
      </w:r>
    </w:p>
    <w:p w14:paraId="383F27ED">
      <w:pPr>
        <w:pStyle w:val="12"/>
        <w:keepNext w:val="0"/>
        <w:keepLines w:val="0"/>
        <w:pageBreakBefore w:val="0"/>
        <w:widowControl w:val="0"/>
        <w:shd w:val="clear" w:fill="E7E6E6" w:themeFill="background2"/>
        <w:kinsoku/>
        <w:wordWrap/>
        <w:overflowPunct/>
        <w:topLinePunct w:val="0"/>
        <w:autoSpaceDE/>
        <w:autoSpaceDN/>
        <w:bidi w:val="0"/>
        <w:adjustRightInd/>
        <w:snapToGrid/>
        <w:spacing w:after="0" w:line="360" w:lineRule="auto"/>
        <w:ind w:left="0" w:leftChars="0" w:firstLine="420" w:firstLineChars="0"/>
        <w:textAlignment w:val="auto"/>
        <w:rPr>
          <w:rFonts w:hint="default" w:ascii="Times New Roman" w:hAnsi="Times New Roman" w:eastAsia="宋体" w:cs="宋体"/>
          <w:b w:val="0"/>
          <w:bCs/>
          <w:color w:val="0000FF"/>
          <w:sz w:val="24"/>
          <w:szCs w:val="24"/>
          <w:lang w:val="en-US" w:eastAsia="zh-CN" w:bidi="en-US"/>
        </w:rPr>
      </w:pPr>
      <w:r>
        <w:rPr>
          <w:rFonts w:hint="eastAsia" w:ascii="Times New Roman" w:hAnsi="Times New Roman" w:eastAsia="宋体" w:cs="宋体"/>
          <w:b w:val="0"/>
          <w:bCs/>
          <w:color w:val="000000"/>
          <w:sz w:val="24"/>
          <w:szCs w:val="24"/>
          <w:lang w:val="en-US" w:eastAsia="zh-CN" w:bidi="en-US"/>
        </w:rPr>
        <w:t xml:space="preserve">root@BL245-bliiot:~# </w:t>
      </w:r>
      <w:r>
        <w:rPr>
          <w:rFonts w:hint="default" w:ascii="Times New Roman" w:hAnsi="Times New Roman" w:eastAsia="宋体" w:cs="宋体"/>
          <w:b w:val="0"/>
          <w:bCs/>
          <w:color w:val="0000FF"/>
          <w:sz w:val="24"/>
          <w:szCs w:val="24"/>
          <w:shd w:val="clear" w:fill="E7E6E6" w:themeFill="background2"/>
          <w:lang w:val="en-US" w:eastAsia="zh-CN" w:bidi="en-US"/>
        </w:rPr>
        <w:t>sudo hwclock -w</w:t>
      </w:r>
    </w:p>
    <w:p w14:paraId="0491F8A6">
      <w:pPr>
        <w:ind w:firstLine="420" w:firstLineChars="200"/>
        <w:rPr>
          <w:rFonts w:hint="eastAsia"/>
          <w:lang w:val="en-US" w:eastAsia="zh-CN"/>
        </w:rPr>
      </w:pPr>
      <w:r>
        <w:rPr>
          <w:rFonts w:hint="eastAsia"/>
          <w:lang w:val="en-US" w:eastAsia="zh-CN"/>
        </w:rPr>
        <w:t>再次查看时间</w:t>
      </w:r>
    </w:p>
    <w:p w14:paraId="5994675E">
      <w:pPr>
        <w:pStyle w:val="12"/>
        <w:keepNext w:val="0"/>
        <w:keepLines w:val="0"/>
        <w:pageBreakBefore w:val="0"/>
        <w:widowControl w:val="0"/>
        <w:shd w:val="clear" w:fill="E7E6E6" w:themeFill="background2"/>
        <w:kinsoku/>
        <w:wordWrap/>
        <w:overflowPunct/>
        <w:topLinePunct w:val="0"/>
        <w:autoSpaceDE/>
        <w:autoSpaceDN/>
        <w:bidi w:val="0"/>
        <w:adjustRightInd/>
        <w:snapToGrid/>
        <w:spacing w:after="0" w:line="360" w:lineRule="auto"/>
        <w:ind w:left="0" w:leftChars="0" w:firstLine="420" w:firstLineChars="0"/>
        <w:textAlignment w:val="auto"/>
        <w:rPr>
          <w:rFonts w:hint="default" w:ascii="Times New Roman" w:hAnsi="Times New Roman" w:eastAsia="宋体" w:cs="宋体"/>
          <w:b w:val="0"/>
          <w:bCs/>
          <w:color w:val="000000"/>
          <w:sz w:val="24"/>
          <w:szCs w:val="24"/>
          <w:lang w:val="en-US" w:eastAsia="zh-CN" w:bidi="en-US"/>
        </w:rPr>
      </w:pPr>
      <w:r>
        <w:rPr>
          <w:rFonts w:hint="eastAsia" w:ascii="Times New Roman" w:hAnsi="Times New Roman" w:eastAsia="宋体" w:cs="宋体"/>
          <w:b w:val="0"/>
          <w:bCs/>
          <w:color w:val="000000"/>
          <w:sz w:val="24"/>
          <w:szCs w:val="24"/>
          <w:lang w:val="en-US" w:eastAsia="zh-CN" w:bidi="en-US"/>
        </w:rPr>
        <w:t>root@BL245-bliiot:~#</w:t>
      </w:r>
      <w:r>
        <w:rPr>
          <w:rFonts w:hint="default" w:ascii="Times New Roman" w:hAnsi="Times New Roman" w:eastAsia="宋体" w:cs="宋体"/>
          <w:b w:val="0"/>
          <w:bCs/>
          <w:color w:val="000000"/>
          <w:sz w:val="24"/>
          <w:szCs w:val="24"/>
          <w:lang w:val="en-US" w:eastAsia="zh-CN" w:bidi="en-US"/>
        </w:rPr>
        <w:t xml:space="preserve"> </w:t>
      </w:r>
      <w:r>
        <w:rPr>
          <w:rFonts w:hint="default" w:ascii="Times New Roman" w:hAnsi="Times New Roman" w:eastAsia="宋体" w:cs="宋体"/>
          <w:b w:val="0"/>
          <w:bCs/>
          <w:color w:val="0000FF"/>
          <w:sz w:val="24"/>
          <w:szCs w:val="24"/>
          <w:lang w:val="en-US" w:eastAsia="zh-CN" w:bidi="en-US"/>
        </w:rPr>
        <w:t>date</w:t>
      </w:r>
    </w:p>
    <w:p w14:paraId="083A7129">
      <w:pPr>
        <w:pStyle w:val="12"/>
        <w:keepNext w:val="0"/>
        <w:keepLines w:val="0"/>
        <w:pageBreakBefore w:val="0"/>
        <w:widowControl w:val="0"/>
        <w:shd w:val="clear" w:fill="E7E6E6" w:themeFill="background2"/>
        <w:kinsoku/>
        <w:wordWrap/>
        <w:overflowPunct/>
        <w:topLinePunct w:val="0"/>
        <w:autoSpaceDE/>
        <w:autoSpaceDN/>
        <w:bidi w:val="0"/>
        <w:adjustRightInd/>
        <w:snapToGrid/>
        <w:spacing w:after="0" w:line="360" w:lineRule="auto"/>
        <w:ind w:left="0" w:leftChars="0" w:firstLine="420" w:firstLineChars="0"/>
        <w:textAlignment w:val="auto"/>
        <w:rPr>
          <w:rFonts w:hint="default" w:ascii="Times New Roman" w:hAnsi="Times New Roman" w:eastAsia="宋体" w:cs="宋体"/>
          <w:b w:val="0"/>
          <w:bCs/>
          <w:color w:val="000000"/>
          <w:sz w:val="24"/>
          <w:szCs w:val="24"/>
          <w:lang w:val="en-US" w:eastAsia="zh-CN" w:bidi="en-US"/>
        </w:rPr>
      </w:pPr>
      <w:r>
        <w:rPr>
          <w:rFonts w:hint="default" w:ascii="Times New Roman" w:hAnsi="Times New Roman" w:eastAsia="宋体" w:cs="宋体"/>
          <w:b w:val="0"/>
          <w:bCs/>
          <w:color w:val="000000"/>
          <w:sz w:val="24"/>
          <w:szCs w:val="24"/>
          <w:lang w:val="en-US" w:eastAsia="zh-CN" w:bidi="en-US"/>
        </w:rPr>
        <w:t>Thu 23 Apr 1</w:t>
      </w:r>
      <w:r>
        <w:rPr>
          <w:rFonts w:hint="eastAsia" w:ascii="Times New Roman" w:hAnsi="Times New Roman" w:eastAsia="宋体" w:cs="宋体"/>
          <w:b w:val="0"/>
          <w:bCs/>
          <w:color w:val="000000"/>
          <w:sz w:val="24"/>
          <w:szCs w:val="24"/>
          <w:lang w:val="en-US" w:eastAsia="zh-CN" w:bidi="en-US"/>
        </w:rPr>
        <w:t xml:space="preserve">7:31:56 </w:t>
      </w:r>
      <w:r>
        <w:rPr>
          <w:rFonts w:hint="default" w:ascii="Times New Roman" w:hAnsi="Times New Roman" w:eastAsia="宋体" w:cs="宋体"/>
          <w:b w:val="0"/>
          <w:bCs/>
          <w:color w:val="000000"/>
          <w:sz w:val="24"/>
          <w:szCs w:val="24"/>
          <w:lang w:val="en-US" w:eastAsia="zh-CN" w:bidi="en-US"/>
        </w:rPr>
        <w:t>BST 2026</w:t>
      </w:r>
    </w:p>
    <w:p w14:paraId="56CAF721">
      <w:pPr>
        <w:ind w:firstLine="420" w:firstLineChars="200"/>
        <w:rPr>
          <w:rFonts w:hint="default"/>
          <w:lang w:val="en-US" w:eastAsia="zh-CN"/>
        </w:rPr>
      </w:pPr>
    </w:p>
    <w:p w14:paraId="160F9AFE">
      <w:pPr>
        <w:ind w:firstLine="420" w:firstLineChars="200"/>
        <w:rPr>
          <w:rFonts w:hint="default"/>
          <w:lang w:val="en-US" w:eastAsia="zh-CN"/>
        </w:rPr>
      </w:pPr>
    </w:p>
    <w:p w14:paraId="00553899">
      <w:pPr>
        <w:pStyle w:val="12"/>
        <w:ind w:left="0" w:leftChars="0" w:firstLine="0" w:firstLineChars="0"/>
        <w:outlineLvl w:val="1"/>
        <w:rPr>
          <w:rFonts w:hint="eastAsia" w:ascii="Times New Roman" w:hAnsi="Times New Roman" w:cs="宋体"/>
          <w:b/>
          <w:color w:val="000000"/>
          <w:kern w:val="2"/>
          <w:sz w:val="32"/>
          <w:szCs w:val="32"/>
          <w:lang w:val="en-US" w:eastAsia="zh-CN" w:bidi="en-US"/>
        </w:rPr>
      </w:pPr>
      <w:bookmarkStart w:id="158" w:name="_Toc1979"/>
      <w:bookmarkStart w:id="159" w:name="_Toc10742"/>
      <w:bookmarkStart w:id="160" w:name="_Toc21859"/>
      <w:bookmarkStart w:id="161" w:name="_Toc26707"/>
      <w:r>
        <w:rPr>
          <w:rFonts w:hint="eastAsia" w:ascii="Times New Roman" w:hAnsi="Times New Roman" w:cs="宋体"/>
          <w:b/>
          <w:color w:val="000000"/>
          <w:kern w:val="2"/>
          <w:sz w:val="32"/>
          <w:szCs w:val="32"/>
          <w:lang w:val="en-US" w:eastAsia="zh-CN" w:bidi="en-US"/>
        </w:rPr>
        <w:t>2.1</w:t>
      </w:r>
      <w:ins w:id="4768" w:author="L" w:date="2026-08-07T16:59:06Z">
        <w:r>
          <w:rPr>
            <w:rFonts w:hint="eastAsia" w:ascii="Times New Roman" w:hAnsi="Times New Roman" w:cs="宋体"/>
            <w:b/>
            <w:color w:val="000000"/>
            <w:kern w:val="2"/>
            <w:sz w:val="32"/>
            <w:szCs w:val="32"/>
            <w:lang w:val="en-US" w:eastAsia="zh-CN" w:bidi="en-US"/>
          </w:rPr>
          <w:t>6</w:t>
        </w:r>
      </w:ins>
      <w:del w:id="4769" w:author="L" w:date="2026-08-07T16:59:05Z">
        <w:r>
          <w:rPr>
            <w:rFonts w:hint="eastAsia" w:ascii="Times New Roman" w:hAnsi="Times New Roman" w:cs="宋体"/>
            <w:b/>
            <w:color w:val="000000"/>
            <w:kern w:val="2"/>
            <w:sz w:val="32"/>
            <w:szCs w:val="32"/>
            <w:lang w:val="en-US" w:eastAsia="zh-CN" w:bidi="en-US"/>
          </w:rPr>
          <w:delText>7</w:delText>
        </w:r>
      </w:del>
      <w:r>
        <w:rPr>
          <w:rFonts w:hint="eastAsia" w:ascii="Times New Roman" w:hAnsi="Times New Roman" w:cs="宋体"/>
          <w:b/>
          <w:color w:val="000000"/>
          <w:kern w:val="2"/>
          <w:sz w:val="32"/>
          <w:szCs w:val="32"/>
          <w:lang w:val="en-US" w:eastAsia="zh-CN" w:bidi="en-US"/>
        </w:rPr>
        <w:t>加密芯片</w:t>
      </w:r>
      <w:bookmarkEnd w:id="158"/>
      <w:bookmarkEnd w:id="159"/>
      <w:bookmarkEnd w:id="160"/>
      <w:bookmarkEnd w:id="161"/>
    </w:p>
    <w:p w14:paraId="5E7E8BDF">
      <w:pPr>
        <w:pStyle w:val="12"/>
        <w:keepNext w:val="0"/>
        <w:keepLines w:val="0"/>
        <w:pageBreakBefore w:val="0"/>
        <w:widowControl w:val="0"/>
        <w:kinsoku/>
        <w:wordWrap/>
        <w:overflowPunct/>
        <w:topLinePunct w:val="0"/>
        <w:autoSpaceDE/>
        <w:autoSpaceDN/>
        <w:bidi w:val="0"/>
        <w:adjustRightInd/>
        <w:snapToGrid/>
        <w:spacing w:line="360" w:lineRule="auto"/>
        <w:ind w:left="0" w:leftChars="0" w:firstLine="420" w:firstLineChars="0"/>
        <w:textAlignment w:val="auto"/>
        <w:rPr>
          <w:rFonts w:hint="eastAsia" w:ascii="Times New Roman" w:hAnsi="Times New Roman" w:eastAsia="宋体" w:cs="宋体"/>
          <w:b w:val="0"/>
          <w:bCs/>
          <w:color w:val="000000"/>
          <w:sz w:val="24"/>
          <w:szCs w:val="24"/>
          <w:lang w:val="en-US" w:eastAsia="zh-CN" w:bidi="en-US"/>
        </w:rPr>
      </w:pPr>
      <w:r>
        <w:rPr>
          <w:rFonts w:hint="eastAsia" w:ascii="Times New Roman" w:hAnsi="Times New Roman" w:eastAsia="宋体" w:cs="宋体"/>
          <w:b w:val="0"/>
          <w:bCs/>
          <w:color w:val="000000"/>
          <w:sz w:val="24"/>
          <w:szCs w:val="24"/>
          <w:lang w:val="en-US" w:eastAsia="zh-CN" w:bidi="en-US"/>
        </w:rPr>
        <w:t>加密芯片型号为RJGT102。基于SHA-256的加密认证算法, 同时提供可配置的看门狗定时器和对外复位功能，与MCU通过 I²C-5 串行接口通信，芯片</w:t>
      </w:r>
    </w:p>
    <w:p w14:paraId="74B43544">
      <w:pPr>
        <w:pStyle w:val="12"/>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textAlignment w:val="auto"/>
        <w:rPr>
          <w:rFonts w:hint="eastAsia" w:ascii="Times New Roman" w:hAnsi="Times New Roman" w:eastAsia="宋体" w:cs="宋体"/>
          <w:b w:val="0"/>
          <w:bCs/>
          <w:color w:val="000000"/>
          <w:sz w:val="24"/>
          <w:szCs w:val="24"/>
          <w:lang w:val="en-US" w:eastAsia="zh-CN" w:bidi="en-US"/>
        </w:rPr>
      </w:pPr>
      <w:r>
        <w:rPr>
          <w:rFonts w:hint="eastAsia" w:ascii="Times New Roman" w:hAnsi="Times New Roman" w:eastAsia="宋体" w:cs="宋体"/>
          <w:b w:val="0"/>
          <w:bCs/>
          <w:color w:val="000000"/>
          <w:sz w:val="24"/>
          <w:szCs w:val="24"/>
          <w:lang w:val="en-US" w:eastAsia="zh-CN" w:bidi="en-US"/>
        </w:rPr>
        <w:t>支持低功耗模式。</w:t>
      </w:r>
    </w:p>
    <w:p w14:paraId="6887A2A0">
      <w:pPr>
        <w:pStyle w:val="12"/>
        <w:keepNext w:val="0"/>
        <w:keepLines w:val="0"/>
        <w:pageBreakBefore w:val="0"/>
        <w:widowControl w:val="0"/>
        <w:kinsoku/>
        <w:wordWrap/>
        <w:overflowPunct/>
        <w:topLinePunct w:val="0"/>
        <w:autoSpaceDE/>
        <w:autoSpaceDN/>
        <w:bidi w:val="0"/>
        <w:adjustRightInd/>
        <w:snapToGrid/>
        <w:spacing w:after="0" w:line="360" w:lineRule="auto"/>
        <w:ind w:left="0" w:leftChars="0" w:firstLine="420" w:firstLineChars="0"/>
        <w:textAlignment w:val="auto"/>
        <w:rPr>
          <w:rFonts w:hint="eastAsia" w:ascii="Times New Roman" w:hAnsi="Times New Roman" w:eastAsia="宋体" w:cs="宋体"/>
          <w:b w:val="0"/>
          <w:bCs/>
          <w:color w:val="000000"/>
          <w:sz w:val="24"/>
          <w:szCs w:val="24"/>
          <w:lang w:val="en-US" w:eastAsia="zh-CN" w:bidi="en-US"/>
        </w:rPr>
      </w:pPr>
      <w:r>
        <w:rPr>
          <w:rFonts w:hint="eastAsia" w:ascii="Times New Roman" w:hAnsi="Times New Roman" w:eastAsia="宋体" w:cs="宋体"/>
          <w:b w:val="0"/>
          <w:bCs/>
          <w:color w:val="000000"/>
          <w:sz w:val="24"/>
          <w:szCs w:val="24"/>
          <w:lang w:val="en-US" w:eastAsia="zh-CN" w:bidi="en-US"/>
        </w:rPr>
        <w:t>设备内使用加密芯片的demo，是通过将/proc/sys/kernel/random/uuid写入加密芯片，同时保留uuid至/usr/rjgt_unique.json，使用时取出加密芯片数据进行对比,外部数据与加密芯片内部数据相同，则通过加密验证。</w:t>
      </w:r>
    </w:p>
    <w:p w14:paraId="731A4FC8">
      <w:pPr>
        <w:pStyle w:val="12"/>
        <w:keepNext w:val="0"/>
        <w:keepLines w:val="0"/>
        <w:pageBreakBefore w:val="0"/>
        <w:widowControl w:val="0"/>
        <w:kinsoku/>
        <w:wordWrap/>
        <w:overflowPunct/>
        <w:topLinePunct w:val="0"/>
        <w:autoSpaceDE/>
        <w:autoSpaceDN/>
        <w:bidi w:val="0"/>
        <w:adjustRightInd/>
        <w:snapToGrid/>
        <w:spacing w:after="0" w:line="360" w:lineRule="auto"/>
        <w:ind w:left="0" w:leftChars="0" w:firstLine="0" w:firstLineChars="0"/>
        <w:textAlignment w:val="auto"/>
        <w:rPr>
          <w:rFonts w:hint="eastAsia" w:ascii="Times New Roman" w:hAnsi="Times New Roman" w:eastAsia="宋体" w:cs="宋体"/>
          <w:b w:val="0"/>
          <w:bCs/>
          <w:color w:val="000000"/>
          <w:sz w:val="24"/>
          <w:szCs w:val="24"/>
          <w:lang w:val="en-US" w:eastAsia="zh-CN" w:bidi="en-US"/>
        </w:rPr>
      </w:pPr>
      <w:r>
        <w:rPr>
          <w:rFonts w:hint="eastAsia" w:ascii="Times New Roman" w:hAnsi="Times New Roman" w:eastAsia="宋体" w:cs="宋体"/>
          <w:b w:val="0"/>
          <w:bCs/>
          <w:color w:val="000000"/>
          <w:sz w:val="24"/>
          <w:szCs w:val="24"/>
          <w:lang w:val="en-US" w:eastAsia="zh-CN" w:bidi="en-US"/>
        </w:rPr>
        <w:t>使用请自行修改Makefile文件中交叉编译器路径，再make编译；或参考《RJGT102数据手册》。</w:t>
      </w:r>
    </w:p>
    <w:p w14:paraId="7A31E829">
      <w:pPr>
        <w:pStyle w:val="12"/>
        <w:keepNext w:val="0"/>
        <w:keepLines w:val="0"/>
        <w:pageBreakBefore w:val="0"/>
        <w:widowControl w:val="0"/>
        <w:kinsoku/>
        <w:wordWrap/>
        <w:overflowPunct/>
        <w:topLinePunct w:val="0"/>
        <w:autoSpaceDE/>
        <w:autoSpaceDN/>
        <w:bidi w:val="0"/>
        <w:adjustRightInd/>
        <w:snapToGrid/>
        <w:spacing w:after="0" w:line="360" w:lineRule="auto"/>
        <w:ind w:left="0" w:leftChars="0" w:firstLine="0" w:firstLineChars="0"/>
        <w:textAlignment w:val="auto"/>
        <w:rPr>
          <w:rFonts w:hint="default" w:ascii="Times New Roman" w:hAnsi="Times New Roman" w:eastAsia="宋体" w:cs="宋体"/>
          <w:b w:val="0"/>
          <w:bCs/>
          <w:color w:val="000000"/>
          <w:sz w:val="24"/>
          <w:szCs w:val="24"/>
          <w:lang w:val="en-US" w:eastAsia="zh-CN" w:bidi="en-US"/>
        </w:rPr>
      </w:pPr>
      <w:r>
        <w:rPr>
          <w:rFonts w:hint="eastAsia" w:ascii="Times New Roman" w:hAnsi="Times New Roman" w:eastAsia="宋体" w:cs="宋体"/>
          <w:b w:val="0"/>
          <w:bCs/>
          <w:color w:val="000000"/>
          <w:sz w:val="24"/>
          <w:szCs w:val="24"/>
          <w:lang w:val="en-US" w:eastAsia="zh-CN" w:bidi="en-US"/>
        </w:rPr>
        <w:t>运行示例程序rigt102，若uuid正确，则会出现如下回复。</w:t>
      </w:r>
    </w:p>
    <w:p w14:paraId="66FC9817">
      <w:pPr>
        <w:pStyle w:val="12"/>
        <w:keepNext w:val="0"/>
        <w:keepLines w:val="0"/>
        <w:pageBreakBefore w:val="0"/>
        <w:widowControl w:val="0"/>
        <w:shd w:val="clear" w:fill="E7E6E6" w:themeFill="background2"/>
        <w:kinsoku/>
        <w:wordWrap/>
        <w:overflowPunct/>
        <w:topLinePunct w:val="0"/>
        <w:autoSpaceDE/>
        <w:autoSpaceDN/>
        <w:bidi w:val="0"/>
        <w:adjustRightInd/>
        <w:snapToGrid/>
        <w:spacing w:line="360" w:lineRule="auto"/>
        <w:ind w:left="0" w:leftChars="0" w:firstLine="480" w:firstLineChars="200"/>
        <w:textAlignment w:val="auto"/>
        <w:rPr>
          <w:rFonts w:hint="eastAsia" w:ascii="Times New Roman" w:hAnsi="Times New Roman" w:eastAsia="宋体" w:cs="宋体"/>
          <w:b w:val="0"/>
          <w:bCs/>
          <w:color w:val="000000"/>
          <w:sz w:val="24"/>
          <w:szCs w:val="24"/>
          <w:lang w:val="en-US" w:eastAsia="zh-CN" w:bidi="en-US"/>
        </w:rPr>
      </w:pPr>
      <w:r>
        <w:rPr>
          <w:rFonts w:hint="eastAsia" w:ascii="Times New Roman" w:hAnsi="Times New Roman" w:eastAsia="宋体" w:cs="宋体"/>
          <w:b w:val="0"/>
          <w:bCs/>
          <w:color w:val="000000"/>
          <w:sz w:val="24"/>
          <w:szCs w:val="24"/>
          <w:lang w:val="en-US" w:eastAsia="zh-CN" w:bidi="en-US"/>
        </w:rPr>
        <w:t xml:space="preserve">root@BL245:~#usr/demo/other# </w:t>
      </w:r>
      <w:r>
        <w:rPr>
          <w:rFonts w:hint="eastAsia" w:ascii="Times New Roman" w:hAnsi="Times New Roman" w:eastAsia="宋体" w:cs="宋体"/>
          <w:b w:val="0"/>
          <w:bCs/>
          <w:color w:val="0000FF"/>
          <w:sz w:val="24"/>
          <w:szCs w:val="24"/>
          <w:lang w:val="en-US" w:eastAsia="zh-CN" w:bidi="en-US"/>
        </w:rPr>
        <w:t>./rjgt102</w:t>
      </w:r>
      <w:r>
        <w:rPr>
          <w:rFonts w:hint="eastAsia" w:ascii="Times New Roman" w:hAnsi="Times New Roman" w:eastAsia="宋体" w:cs="宋体"/>
          <w:b w:val="0"/>
          <w:bCs/>
          <w:color w:val="000000"/>
          <w:sz w:val="24"/>
          <w:szCs w:val="24"/>
          <w:lang w:val="en-US" w:eastAsia="zh-CN" w:bidi="en-US"/>
        </w:rPr>
        <w:t xml:space="preserve"> </w:t>
      </w:r>
    </w:p>
    <w:p w14:paraId="1791CC33">
      <w:pPr>
        <w:pStyle w:val="12"/>
        <w:keepNext w:val="0"/>
        <w:keepLines w:val="0"/>
        <w:pageBreakBefore w:val="0"/>
        <w:widowControl w:val="0"/>
        <w:shd w:val="clear" w:fill="E7E6E6" w:themeFill="background2"/>
        <w:kinsoku/>
        <w:wordWrap/>
        <w:overflowPunct/>
        <w:topLinePunct w:val="0"/>
        <w:autoSpaceDE/>
        <w:autoSpaceDN/>
        <w:bidi w:val="0"/>
        <w:adjustRightInd/>
        <w:snapToGrid/>
        <w:spacing w:line="360" w:lineRule="auto"/>
        <w:ind w:left="0" w:leftChars="0" w:firstLine="480" w:firstLineChars="200"/>
        <w:textAlignment w:val="auto"/>
        <w:rPr>
          <w:rFonts w:hint="eastAsia" w:ascii="Times New Roman" w:hAnsi="Times New Roman" w:eastAsia="宋体" w:cs="宋体"/>
          <w:b w:val="0"/>
          <w:bCs/>
          <w:color w:val="000000"/>
          <w:sz w:val="24"/>
          <w:szCs w:val="24"/>
          <w:lang w:val="en-US" w:eastAsia="zh-CN" w:bidi="en-US"/>
        </w:rPr>
      </w:pPr>
      <w:r>
        <w:rPr>
          <w:rFonts w:hint="eastAsia" w:ascii="Times New Roman" w:hAnsi="Times New Roman" w:eastAsia="宋体" w:cs="宋体"/>
          <w:b w:val="0"/>
          <w:bCs/>
          <w:color w:val="000000"/>
          <w:sz w:val="24"/>
          <w:szCs w:val="24"/>
          <w:lang w:val="en-US" w:eastAsia="zh-CN" w:bidi="en-US"/>
        </w:rPr>
        <w:t>open unique file failed, create unique file!</w:t>
      </w:r>
    </w:p>
    <w:p w14:paraId="527EEAB2">
      <w:pPr>
        <w:pStyle w:val="12"/>
        <w:keepNext w:val="0"/>
        <w:keepLines w:val="0"/>
        <w:pageBreakBefore w:val="0"/>
        <w:widowControl w:val="0"/>
        <w:shd w:val="clear" w:fill="E7E6E6" w:themeFill="background2"/>
        <w:kinsoku/>
        <w:wordWrap/>
        <w:overflowPunct/>
        <w:topLinePunct w:val="0"/>
        <w:autoSpaceDE/>
        <w:autoSpaceDN/>
        <w:bidi w:val="0"/>
        <w:adjustRightInd/>
        <w:snapToGrid/>
        <w:spacing w:line="360" w:lineRule="auto"/>
        <w:ind w:left="0" w:leftChars="0" w:firstLine="480" w:firstLineChars="200"/>
        <w:textAlignment w:val="auto"/>
        <w:rPr>
          <w:rFonts w:hint="eastAsia" w:ascii="Times New Roman" w:hAnsi="Times New Roman" w:eastAsia="宋体" w:cs="宋体"/>
          <w:b w:val="0"/>
          <w:bCs/>
          <w:color w:val="000000"/>
          <w:sz w:val="24"/>
          <w:szCs w:val="24"/>
          <w:lang w:val="en-US" w:eastAsia="zh-CN" w:bidi="en-US"/>
        </w:rPr>
      </w:pPr>
      <w:r>
        <w:rPr>
          <w:rFonts w:hint="eastAsia" w:ascii="Times New Roman" w:hAnsi="Times New Roman" w:eastAsia="宋体" w:cs="宋体"/>
          <w:b w:val="0"/>
          <w:bCs/>
          <w:color w:val="000000"/>
          <w:sz w:val="24"/>
          <w:szCs w:val="24"/>
          <w:lang w:val="en-US" w:eastAsia="zh-CN" w:bidi="en-US"/>
        </w:rPr>
        <w:t>random uuid would write rjgt102 : b6275e22-4928-4828-88fb-54a6fd8!</w:t>
      </w:r>
    </w:p>
    <w:p w14:paraId="012A72A7">
      <w:pPr>
        <w:pStyle w:val="12"/>
        <w:keepNext w:val="0"/>
        <w:keepLines w:val="0"/>
        <w:pageBreakBefore w:val="0"/>
        <w:widowControl w:val="0"/>
        <w:shd w:val="clear" w:fill="E7E6E6" w:themeFill="background2"/>
        <w:kinsoku/>
        <w:wordWrap/>
        <w:overflowPunct/>
        <w:topLinePunct w:val="0"/>
        <w:autoSpaceDE/>
        <w:autoSpaceDN/>
        <w:bidi w:val="0"/>
        <w:adjustRightInd/>
        <w:snapToGrid/>
        <w:spacing w:line="360" w:lineRule="auto"/>
        <w:ind w:left="0" w:leftChars="0" w:firstLine="480" w:firstLineChars="200"/>
        <w:textAlignment w:val="auto"/>
        <w:rPr>
          <w:rFonts w:hint="eastAsia" w:ascii="Times New Roman" w:hAnsi="Times New Roman" w:eastAsia="宋体" w:cs="宋体"/>
          <w:b w:val="0"/>
          <w:bCs/>
          <w:color w:val="000000"/>
          <w:sz w:val="24"/>
          <w:szCs w:val="24"/>
          <w:lang w:val="en-US" w:eastAsia="zh-CN" w:bidi="en-US"/>
        </w:rPr>
      </w:pPr>
      <w:r>
        <w:rPr>
          <w:rFonts w:hint="eastAsia" w:ascii="Times New Roman" w:hAnsi="Times New Roman" w:eastAsia="宋体" w:cs="宋体"/>
          <w:b w:val="0"/>
          <w:bCs/>
          <w:color w:val="000000"/>
          <w:sz w:val="24"/>
          <w:szCs w:val="24"/>
          <w:lang w:val="en-US" w:eastAsia="zh-CN" w:bidi="en-US"/>
        </w:rPr>
        <w:t>Contrast success</w:t>
      </w:r>
    </w:p>
    <w:p w14:paraId="2810940B">
      <w:pPr>
        <w:pStyle w:val="12"/>
        <w:keepNext w:val="0"/>
        <w:keepLines w:val="0"/>
        <w:pageBreakBefore w:val="0"/>
        <w:widowControl w:val="0"/>
        <w:shd w:val="clear" w:fill="E7E6E6" w:themeFill="background2"/>
        <w:kinsoku/>
        <w:wordWrap/>
        <w:overflowPunct/>
        <w:topLinePunct w:val="0"/>
        <w:autoSpaceDE/>
        <w:autoSpaceDN/>
        <w:bidi w:val="0"/>
        <w:adjustRightInd/>
        <w:snapToGrid/>
        <w:spacing w:line="360" w:lineRule="auto"/>
        <w:ind w:left="0" w:leftChars="0" w:firstLine="480" w:firstLineChars="200"/>
        <w:textAlignment w:val="auto"/>
        <w:rPr>
          <w:rFonts w:hint="default" w:ascii="Times New Roman" w:hAnsi="Times New Roman" w:eastAsia="宋体" w:cs="宋体"/>
          <w:b w:val="0"/>
          <w:bCs/>
          <w:color w:val="000000"/>
          <w:sz w:val="24"/>
          <w:szCs w:val="24"/>
          <w:lang w:val="en-US" w:eastAsia="zh-CN" w:bidi="en-US"/>
        </w:rPr>
      </w:pPr>
      <w:r>
        <w:rPr>
          <w:rFonts w:hint="eastAsia" w:ascii="Times New Roman" w:hAnsi="Times New Roman" w:eastAsia="宋体" w:cs="宋体"/>
          <w:b w:val="0"/>
          <w:bCs/>
          <w:color w:val="000000"/>
          <w:sz w:val="24"/>
          <w:szCs w:val="24"/>
          <w:lang w:val="en-US" w:eastAsia="zh-CN" w:bidi="en-US"/>
        </w:rPr>
        <w:t>root@BL245:~#usr/demo/other#</w:t>
      </w:r>
      <w:r>
        <w:rPr>
          <w:rFonts w:hint="eastAsia" w:ascii="Times New Roman" w:hAnsi="Times New Roman" w:eastAsia="宋体" w:cs="宋体"/>
          <w:b w:val="0"/>
          <w:bCs/>
          <w:color w:val="0000FF"/>
          <w:sz w:val="24"/>
          <w:szCs w:val="24"/>
          <w:lang w:val="en-US" w:eastAsia="zh-CN" w:bidi="en-US"/>
        </w:rPr>
        <w:t xml:space="preserve">./rjgt102 </w:t>
      </w:r>
    </w:p>
    <w:p w14:paraId="14B53292">
      <w:pPr>
        <w:pStyle w:val="12"/>
        <w:keepNext w:val="0"/>
        <w:keepLines w:val="0"/>
        <w:pageBreakBefore w:val="0"/>
        <w:widowControl w:val="0"/>
        <w:shd w:val="clear" w:fill="E7E6E6" w:themeFill="background2"/>
        <w:kinsoku/>
        <w:wordWrap/>
        <w:overflowPunct/>
        <w:topLinePunct w:val="0"/>
        <w:autoSpaceDE/>
        <w:autoSpaceDN/>
        <w:bidi w:val="0"/>
        <w:adjustRightInd/>
        <w:snapToGrid/>
        <w:spacing w:line="360" w:lineRule="auto"/>
        <w:ind w:left="0" w:leftChars="0" w:firstLine="0" w:firstLineChars="0"/>
        <w:textAlignment w:val="auto"/>
        <w:rPr>
          <w:rFonts w:hint="eastAsia" w:ascii="Times New Roman" w:hAnsi="Times New Roman" w:eastAsia="宋体" w:cs="宋体"/>
          <w:b w:val="0"/>
          <w:bCs/>
          <w:color w:val="000000"/>
          <w:sz w:val="24"/>
          <w:szCs w:val="24"/>
          <w:lang w:val="en-US" w:eastAsia="zh-CN" w:bidi="en-US"/>
        </w:rPr>
      </w:pPr>
      <w:r>
        <w:rPr>
          <w:rFonts w:hint="eastAsia" w:ascii="Times New Roman" w:hAnsi="Times New Roman" w:eastAsia="宋体" w:cs="宋体"/>
          <w:b w:val="0"/>
          <w:bCs/>
          <w:color w:val="000000"/>
          <w:sz w:val="24"/>
          <w:szCs w:val="24"/>
          <w:lang w:val="en-US" w:eastAsia="zh-CN" w:bidi="en-US"/>
        </w:rPr>
        <w:t>Contrast success</w:t>
      </w:r>
    </w:p>
    <w:p w14:paraId="192E3B2D">
      <w:pPr>
        <w:ind w:firstLine="420" w:firstLineChars="200"/>
        <w:rPr>
          <w:rFonts w:hint="default"/>
          <w:lang w:val="en-US" w:eastAsia="zh-CN"/>
        </w:rPr>
      </w:pPr>
    </w:p>
    <w:p w14:paraId="6A519132">
      <w:pPr>
        <w:pStyle w:val="2"/>
        <w:numPr>
          <w:ilvl w:val="0"/>
          <w:numId w:val="0"/>
        </w:numPr>
        <w:bidi w:val="0"/>
        <w:rPr>
          <w:rFonts w:hint="eastAsia"/>
          <w:lang w:val="en-US" w:eastAsia="zh-CN"/>
        </w:rPr>
      </w:pPr>
      <w:bookmarkStart w:id="162" w:name="_Toc5505"/>
      <w:bookmarkStart w:id="163" w:name="_Toc22170"/>
      <w:bookmarkStart w:id="164" w:name="_Toc18115"/>
      <w:bookmarkStart w:id="165" w:name="_Toc29442"/>
      <w:r>
        <w:rPr>
          <w:rFonts w:hint="eastAsia"/>
          <w:lang w:val="en-US" w:eastAsia="zh-CN"/>
        </w:rPr>
        <w:t>3.设备登录</w:t>
      </w:r>
      <w:bookmarkEnd w:id="162"/>
      <w:bookmarkEnd w:id="163"/>
      <w:bookmarkEnd w:id="164"/>
      <w:bookmarkEnd w:id="165"/>
    </w:p>
    <w:p w14:paraId="3A17608E">
      <w:pPr>
        <w:pStyle w:val="12"/>
        <w:ind w:left="0" w:leftChars="0" w:firstLine="0" w:firstLineChars="0"/>
        <w:jc w:val="left"/>
        <w:outlineLvl w:val="1"/>
        <w:rPr>
          <w:rFonts w:hint="default" w:ascii="Times New Roman" w:hAnsi="Times New Roman" w:eastAsia="宋体" w:cs="宋体"/>
          <w:b/>
          <w:bCs/>
          <w:iCs/>
          <w:color w:val="000000"/>
          <w:sz w:val="32"/>
          <w:szCs w:val="32"/>
          <w:lang w:val="en-US" w:eastAsia="zh-CN"/>
        </w:rPr>
      </w:pPr>
      <w:bookmarkStart w:id="166" w:name="_Toc7476"/>
      <w:bookmarkStart w:id="167" w:name="_Toc2511"/>
      <w:bookmarkStart w:id="168" w:name="_Toc11932"/>
      <w:bookmarkStart w:id="169" w:name="_Toc11348"/>
      <w:r>
        <w:rPr>
          <w:rFonts w:hint="eastAsia" w:ascii="Times New Roman" w:hAnsi="Times New Roman" w:eastAsia="宋体" w:cs="宋体"/>
          <w:b/>
          <w:bCs/>
          <w:iCs/>
          <w:color w:val="000000"/>
          <w:sz w:val="32"/>
          <w:szCs w:val="32"/>
          <w:lang w:val="en-US" w:eastAsia="zh-CN"/>
        </w:rPr>
        <w:t>3.1 USB登录</w:t>
      </w:r>
      <w:bookmarkEnd w:id="166"/>
      <w:bookmarkEnd w:id="167"/>
      <w:bookmarkEnd w:id="168"/>
      <w:bookmarkEnd w:id="169"/>
    </w:p>
    <w:p w14:paraId="08C00C10">
      <w:pPr>
        <w:pStyle w:val="12"/>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textAlignment w:val="auto"/>
        <w:rPr>
          <w:rFonts w:hint="default"/>
          <w:lang w:val="en-US" w:eastAsia="zh-CN"/>
        </w:rPr>
      </w:pPr>
      <w:r>
        <w:rPr>
          <w:rFonts w:hint="eastAsia" w:ascii="Times New Roman" w:hAnsi="Times New Roman"/>
          <w:sz w:val="24"/>
          <w:szCs w:val="32"/>
          <w:lang w:val="en-US" w:eastAsia="zh-CN"/>
        </w:rPr>
        <w:t>进入此电脑——管理——设备管理器，打开端口，插入USB线到micro USB，此时刷新的端口即为连接设备的端口。</w:t>
      </w:r>
    </w:p>
    <w:p w14:paraId="73643424">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pPr>
      <w:r>
        <w:drawing>
          <wp:inline distT="0" distB="0" distL="114300" distR="114300">
            <wp:extent cx="3312160" cy="2526665"/>
            <wp:effectExtent l="0" t="0" r="2540" b="6985"/>
            <wp:docPr id="27"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5"/>
                    <pic:cNvPicPr>
                      <a:picLocks noChangeAspect="1"/>
                    </pic:cNvPicPr>
                  </pic:nvPicPr>
                  <pic:blipFill>
                    <a:blip r:embed="rId88"/>
                    <a:srcRect l="699" r="22336" b="17894"/>
                    <a:stretch>
                      <a:fillRect/>
                    </a:stretch>
                  </pic:blipFill>
                  <pic:spPr>
                    <a:xfrm>
                      <a:off x="0" y="0"/>
                      <a:ext cx="3312160" cy="2526665"/>
                    </a:xfrm>
                    <a:prstGeom prst="rect">
                      <a:avLst/>
                    </a:prstGeom>
                    <a:noFill/>
                    <a:ln>
                      <a:noFill/>
                    </a:ln>
                  </pic:spPr>
                </pic:pic>
              </a:graphicData>
            </a:graphic>
          </wp:inline>
        </w:drawing>
      </w:r>
    </w:p>
    <w:p w14:paraId="19E49C46">
      <w:pPr>
        <w:pStyle w:val="12"/>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jc w:val="left"/>
        <w:textAlignment w:val="auto"/>
        <w:rPr>
          <w:rFonts w:hint="eastAsia" w:ascii="Times New Roman" w:hAnsi="Times New Roman"/>
          <w:sz w:val="24"/>
          <w:szCs w:val="32"/>
          <w:lang w:val="en-US" w:eastAsia="zh-CN"/>
        </w:rPr>
      </w:pPr>
      <w:r>
        <w:rPr>
          <w:rFonts w:hint="eastAsia" w:ascii="Times New Roman" w:hAnsi="Times New Roman"/>
          <w:sz w:val="24"/>
          <w:szCs w:val="32"/>
          <w:lang w:val="en-US" w:eastAsia="zh-CN"/>
        </w:rPr>
        <w:t>此处以SecureCRT为例，在软件中新建连接，选择串口登录，选择对应的端口，波特率115200，数据位8，校验位None，停止位1。点击connect即可进入设备。</w:t>
      </w:r>
    </w:p>
    <w:p w14:paraId="55B259CB">
      <w:pPr>
        <w:pStyle w:val="12"/>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jc w:val="left"/>
        <w:textAlignment w:val="auto"/>
        <w:rPr>
          <w:rFonts w:hint="default" w:ascii="Times New Roman" w:hAnsi="Times New Roman"/>
          <w:b/>
          <w:bCs/>
          <w:sz w:val="24"/>
          <w:szCs w:val="32"/>
          <w:lang w:val="en-US" w:eastAsia="zh-CN"/>
        </w:rPr>
      </w:pPr>
      <w:r>
        <w:rPr>
          <w:rFonts w:hint="eastAsia" w:ascii="Times New Roman" w:hAnsi="Times New Roman"/>
          <w:b/>
          <w:bCs/>
          <w:sz w:val="24"/>
          <w:szCs w:val="32"/>
          <w:lang w:val="en-US" w:eastAsia="zh-CN"/>
        </w:rPr>
        <w:t>Linux系统默认无登录密码</w:t>
      </w:r>
    </w:p>
    <w:p w14:paraId="4F3E9E1B">
      <w:pPr>
        <w:pStyle w:val="12"/>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jc w:val="left"/>
        <w:textAlignment w:val="auto"/>
        <w:rPr>
          <w:rFonts w:hint="default" w:ascii="Times New Roman" w:hAnsi="Times New Roman"/>
          <w:b/>
          <w:bCs/>
          <w:sz w:val="24"/>
          <w:szCs w:val="32"/>
          <w:lang w:val="en-US" w:eastAsia="zh-CN"/>
        </w:rPr>
      </w:pPr>
      <w:r>
        <w:rPr>
          <w:rFonts w:hint="eastAsia" w:ascii="Times New Roman" w:hAnsi="Times New Roman"/>
          <w:b/>
          <w:bCs/>
          <w:sz w:val="24"/>
          <w:szCs w:val="32"/>
          <w:lang w:val="en-US" w:eastAsia="zh-CN"/>
        </w:rPr>
        <w:t>Ubuntu系统默认登录账号：root  密码：root</w:t>
      </w:r>
    </w:p>
    <w:p w14:paraId="781DC39C">
      <w:pPr>
        <w:pStyle w:val="12"/>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textAlignment w:val="auto"/>
      </w:pPr>
      <w:r>
        <w:drawing>
          <wp:inline distT="0" distB="0" distL="114300" distR="114300">
            <wp:extent cx="1925955" cy="1756410"/>
            <wp:effectExtent l="0" t="0" r="17145" b="15240"/>
            <wp:docPr id="28"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6"/>
                    <pic:cNvPicPr>
                      <a:picLocks noChangeAspect="1"/>
                    </pic:cNvPicPr>
                  </pic:nvPicPr>
                  <pic:blipFill>
                    <a:blip r:embed="rId89"/>
                    <a:srcRect l="26066" t="30491" r="26019" b="30785"/>
                    <a:stretch>
                      <a:fillRect/>
                    </a:stretch>
                  </pic:blipFill>
                  <pic:spPr>
                    <a:xfrm>
                      <a:off x="0" y="0"/>
                      <a:ext cx="1925955" cy="1756410"/>
                    </a:xfrm>
                    <a:prstGeom prst="rect">
                      <a:avLst/>
                    </a:prstGeom>
                    <a:noFill/>
                    <a:ln>
                      <a:noFill/>
                    </a:ln>
                  </pic:spPr>
                </pic:pic>
              </a:graphicData>
            </a:graphic>
          </wp:inline>
        </w:drawing>
      </w:r>
    </w:p>
    <w:p w14:paraId="674E4469">
      <w:pPr>
        <w:pStyle w:val="12"/>
        <w:ind w:left="0" w:leftChars="0" w:firstLine="0" w:firstLineChars="0"/>
        <w:jc w:val="left"/>
        <w:outlineLvl w:val="1"/>
        <w:rPr>
          <w:rFonts w:hint="eastAsia" w:ascii="Times New Roman" w:hAnsi="Times New Roman" w:eastAsia="宋体" w:cs="宋体"/>
          <w:b/>
          <w:bCs/>
          <w:iCs/>
          <w:color w:val="000000"/>
          <w:sz w:val="32"/>
          <w:szCs w:val="32"/>
          <w:lang w:val="en-US" w:eastAsia="zh-CN"/>
        </w:rPr>
      </w:pPr>
      <w:bookmarkStart w:id="170" w:name="_Toc22579"/>
      <w:bookmarkStart w:id="171" w:name="_Toc27223"/>
      <w:bookmarkStart w:id="172" w:name="_Toc4416"/>
      <w:bookmarkStart w:id="173" w:name="_Toc13682"/>
      <w:r>
        <w:rPr>
          <w:rFonts w:hint="eastAsia" w:ascii="Times New Roman" w:hAnsi="Times New Roman" w:eastAsia="宋体" w:cs="宋体"/>
          <w:b/>
          <w:bCs/>
          <w:iCs/>
          <w:color w:val="000000"/>
          <w:sz w:val="32"/>
          <w:szCs w:val="32"/>
          <w:lang w:val="en-US" w:eastAsia="zh-CN"/>
        </w:rPr>
        <w:t>3.2 SSH2登录</w:t>
      </w:r>
      <w:bookmarkEnd w:id="170"/>
      <w:bookmarkEnd w:id="171"/>
      <w:bookmarkEnd w:id="172"/>
      <w:bookmarkEnd w:id="173"/>
    </w:p>
    <w:p w14:paraId="5DECF30F">
      <w:pPr>
        <w:pStyle w:val="12"/>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jc w:val="left"/>
        <w:textAlignment w:val="auto"/>
        <w:rPr>
          <w:rFonts w:hint="default" w:ascii="Times New Roman" w:hAnsi="Times New Roman"/>
          <w:sz w:val="24"/>
          <w:szCs w:val="32"/>
          <w:lang w:val="en-US" w:eastAsia="zh-CN"/>
        </w:rPr>
      </w:pPr>
      <w:r>
        <w:rPr>
          <w:rFonts w:hint="eastAsia" w:ascii="Times New Roman" w:hAnsi="Times New Roman"/>
          <w:sz w:val="24"/>
          <w:szCs w:val="32"/>
          <w:lang w:val="en-US" w:eastAsia="zh-CN"/>
        </w:rPr>
        <w:t>在使用网口登录前需设置对应网口的IP。此处以ETH2为例。此处ETH2已连接路由器，获取到的IP为192.168.2.107。电脑IP在2网段。</w:t>
      </w:r>
    </w:p>
    <w:p w14:paraId="12AFC243">
      <w:pPr>
        <w:pStyle w:val="12"/>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jc w:val="left"/>
        <w:textAlignment w:val="auto"/>
      </w:pPr>
      <w:r>
        <w:drawing>
          <wp:inline distT="0" distB="0" distL="114300" distR="114300">
            <wp:extent cx="3720465" cy="2258060"/>
            <wp:effectExtent l="0" t="0" r="13335" b="8890"/>
            <wp:docPr id="29"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7"/>
                    <pic:cNvPicPr>
                      <a:picLocks noChangeAspect="1"/>
                    </pic:cNvPicPr>
                  </pic:nvPicPr>
                  <pic:blipFill>
                    <a:blip r:embed="rId90"/>
                    <a:stretch>
                      <a:fillRect/>
                    </a:stretch>
                  </pic:blipFill>
                  <pic:spPr>
                    <a:xfrm>
                      <a:off x="0" y="0"/>
                      <a:ext cx="3720465" cy="2258060"/>
                    </a:xfrm>
                    <a:prstGeom prst="rect">
                      <a:avLst/>
                    </a:prstGeom>
                    <a:noFill/>
                    <a:ln>
                      <a:noFill/>
                    </a:ln>
                  </pic:spPr>
                </pic:pic>
              </a:graphicData>
            </a:graphic>
          </wp:inline>
        </w:drawing>
      </w:r>
    </w:p>
    <w:p w14:paraId="2354BF22">
      <w:pPr>
        <w:pStyle w:val="12"/>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jc w:val="left"/>
        <w:textAlignment w:val="auto"/>
        <w:rPr>
          <w:rFonts w:hint="default" w:ascii="Times New Roman" w:hAnsi="Times New Roman"/>
          <w:sz w:val="24"/>
          <w:szCs w:val="32"/>
          <w:lang w:val="en-US" w:eastAsia="zh-CN"/>
        </w:rPr>
      </w:pPr>
      <w:r>
        <w:rPr>
          <w:rFonts w:hint="eastAsia" w:ascii="Times New Roman" w:hAnsi="Times New Roman"/>
          <w:sz w:val="24"/>
          <w:szCs w:val="32"/>
          <w:lang w:val="en-US" w:eastAsia="zh-CN"/>
        </w:rPr>
        <w:t>点击创建连接，选择协议为SSH2，主机名填写为设备IP：192.168.2.107，端口22，用户名root，点击Connect连接。</w:t>
      </w:r>
    </w:p>
    <w:p w14:paraId="41A27646">
      <w:pPr>
        <w:pStyle w:val="12"/>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jc w:val="center"/>
        <w:textAlignment w:val="auto"/>
      </w:pPr>
      <w:r>
        <w:drawing>
          <wp:inline distT="0" distB="0" distL="114300" distR="114300">
            <wp:extent cx="2596515" cy="2419985"/>
            <wp:effectExtent l="0" t="0" r="13335" b="18415"/>
            <wp:docPr id="32"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10"/>
                    <pic:cNvPicPr>
                      <a:picLocks noChangeAspect="1"/>
                    </pic:cNvPicPr>
                  </pic:nvPicPr>
                  <pic:blipFill>
                    <a:blip r:embed="rId91"/>
                    <a:stretch>
                      <a:fillRect/>
                    </a:stretch>
                  </pic:blipFill>
                  <pic:spPr>
                    <a:xfrm>
                      <a:off x="0" y="0"/>
                      <a:ext cx="2596515" cy="2419985"/>
                    </a:xfrm>
                    <a:prstGeom prst="rect">
                      <a:avLst/>
                    </a:prstGeom>
                    <a:noFill/>
                    <a:ln>
                      <a:noFill/>
                    </a:ln>
                  </pic:spPr>
                </pic:pic>
              </a:graphicData>
            </a:graphic>
          </wp:inline>
        </w:drawing>
      </w:r>
    </w:p>
    <w:p w14:paraId="69F5012C">
      <w:pPr>
        <w:pStyle w:val="12"/>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jc w:val="left"/>
        <w:textAlignment w:val="auto"/>
        <w:rPr>
          <w:rFonts w:hint="default" w:ascii="Times New Roman" w:hAnsi="Times New Roman"/>
          <w:sz w:val="24"/>
          <w:szCs w:val="32"/>
          <w:lang w:val="en-US" w:eastAsia="zh-CN"/>
        </w:rPr>
      </w:pPr>
      <w:r>
        <w:rPr>
          <w:rFonts w:hint="eastAsia" w:ascii="Times New Roman" w:hAnsi="Times New Roman"/>
          <w:sz w:val="24"/>
          <w:szCs w:val="32"/>
          <w:lang w:val="en-US" w:eastAsia="zh-CN"/>
        </w:rPr>
        <w:t>选择接受，即连接成功。</w:t>
      </w:r>
    </w:p>
    <w:p w14:paraId="71C18B7B">
      <w:pPr>
        <w:pStyle w:val="12"/>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jc w:val="center"/>
        <w:textAlignment w:val="auto"/>
        <w:rPr>
          <w:rFonts w:hint="default"/>
          <w:lang w:val="en-US" w:eastAsia="zh-CN"/>
        </w:rPr>
      </w:pPr>
      <w:r>
        <w:drawing>
          <wp:inline distT="0" distB="0" distL="114300" distR="114300">
            <wp:extent cx="3591560" cy="1521460"/>
            <wp:effectExtent l="0" t="0" r="8890" b="2540"/>
            <wp:docPr id="37"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11"/>
                    <pic:cNvPicPr>
                      <a:picLocks noChangeAspect="1"/>
                    </pic:cNvPicPr>
                  </pic:nvPicPr>
                  <pic:blipFill>
                    <a:blip r:embed="rId92"/>
                    <a:stretch>
                      <a:fillRect/>
                    </a:stretch>
                  </pic:blipFill>
                  <pic:spPr>
                    <a:xfrm>
                      <a:off x="0" y="0"/>
                      <a:ext cx="3591560" cy="1521460"/>
                    </a:xfrm>
                    <a:prstGeom prst="rect">
                      <a:avLst/>
                    </a:prstGeom>
                    <a:noFill/>
                    <a:ln>
                      <a:noFill/>
                    </a:ln>
                  </pic:spPr>
                </pic:pic>
              </a:graphicData>
            </a:graphic>
          </wp:inline>
        </w:drawing>
      </w:r>
    </w:p>
    <w:p w14:paraId="03AD40CA">
      <w:pPr>
        <w:pStyle w:val="2"/>
        <w:bidi w:val="0"/>
        <w:ind w:left="0" w:leftChars="0" w:firstLine="0" w:firstLineChars="0"/>
        <w:outlineLvl w:val="0"/>
        <w:rPr>
          <w:rFonts w:hint="eastAsia" w:ascii="Times New Roman" w:hAnsi="Times New Roman" w:eastAsia="黑体" w:cs="黑体"/>
          <w:b/>
          <w:bCs w:val="0"/>
          <w:color w:val="000000"/>
          <w:sz w:val="44"/>
          <w:szCs w:val="44"/>
          <w:lang w:val="en-US" w:eastAsia="zh-CN" w:bidi="en-US"/>
        </w:rPr>
      </w:pPr>
      <w:bookmarkStart w:id="174" w:name="_Toc15927"/>
      <w:bookmarkStart w:id="175" w:name="_Toc23528"/>
      <w:bookmarkStart w:id="176" w:name="_Toc16748"/>
      <w:bookmarkStart w:id="177" w:name="_Toc30539"/>
      <w:r>
        <w:rPr>
          <w:rFonts w:hint="eastAsia" w:ascii="Times New Roman" w:hAnsi="Times New Roman" w:eastAsia="黑体" w:cs="黑体"/>
          <w:b/>
          <w:bCs w:val="0"/>
          <w:color w:val="000000"/>
          <w:sz w:val="44"/>
          <w:szCs w:val="44"/>
          <w:lang w:val="en-US" w:eastAsia="zh-CN" w:bidi="en-US"/>
        </w:rPr>
        <w:t>4.系统烧录</w:t>
      </w:r>
      <w:bookmarkEnd w:id="174"/>
      <w:bookmarkEnd w:id="175"/>
      <w:bookmarkEnd w:id="176"/>
      <w:bookmarkEnd w:id="177"/>
    </w:p>
    <w:p w14:paraId="0724B156">
      <w:pPr>
        <w:outlineLvl w:val="1"/>
        <w:rPr>
          <w:rFonts w:hint="eastAsia" w:ascii="Times New Roman" w:hAnsi="Times New Roman" w:eastAsia="宋体" w:cs="宋体"/>
          <w:b/>
          <w:bCs w:val="0"/>
          <w:color w:val="000000"/>
          <w:sz w:val="32"/>
          <w:szCs w:val="32"/>
          <w:lang w:val="en-US" w:eastAsia="zh-CN" w:bidi="en-US"/>
        </w:rPr>
      </w:pPr>
      <w:bookmarkStart w:id="178" w:name="_Toc15147"/>
      <w:bookmarkStart w:id="179" w:name="_Toc21053"/>
      <w:bookmarkStart w:id="180" w:name="_Toc30303"/>
      <w:bookmarkStart w:id="181" w:name="_Toc30610"/>
      <w:bookmarkStart w:id="182" w:name="_Toc28392"/>
      <w:bookmarkStart w:id="183" w:name="_Toc25815"/>
      <w:r>
        <w:rPr>
          <w:rFonts w:hint="eastAsia" w:ascii="Times New Roman" w:hAnsi="Times New Roman" w:eastAsia="宋体" w:cs="宋体"/>
          <w:b/>
          <w:bCs w:val="0"/>
          <w:color w:val="000000"/>
          <w:sz w:val="32"/>
          <w:szCs w:val="32"/>
          <w:lang w:val="en-US" w:eastAsia="zh-CN" w:bidi="en-US"/>
        </w:rPr>
        <w:t>4.1 Micro SD卡启动</w:t>
      </w:r>
      <w:bookmarkEnd w:id="178"/>
      <w:bookmarkEnd w:id="179"/>
      <w:bookmarkEnd w:id="180"/>
      <w:bookmarkEnd w:id="181"/>
      <w:bookmarkEnd w:id="182"/>
      <w:bookmarkEnd w:id="183"/>
    </w:p>
    <w:p w14:paraId="1BD3996C">
      <w:pPr>
        <w:pStyle w:val="12"/>
        <w:ind w:left="0" w:leftChars="0" w:firstLine="0" w:firstLineChars="0"/>
        <w:outlineLvl w:val="2"/>
        <w:rPr>
          <w:rFonts w:hint="default" w:ascii="Times New Roman" w:hAnsi="Times New Roman" w:eastAsia="宋体" w:cs="宋体"/>
          <w:b/>
          <w:bCs w:val="0"/>
          <w:color w:val="000000"/>
          <w:sz w:val="28"/>
          <w:szCs w:val="28"/>
          <w:lang w:val="en-US" w:eastAsia="zh-CN" w:bidi="en-US"/>
        </w:rPr>
      </w:pPr>
      <w:bookmarkStart w:id="184" w:name="_Toc13636"/>
      <w:bookmarkStart w:id="185" w:name="_Toc32514"/>
      <w:bookmarkStart w:id="186" w:name="_Toc13818"/>
      <w:bookmarkStart w:id="187" w:name="_Toc15600"/>
      <w:bookmarkStart w:id="188" w:name="_Toc32351"/>
      <w:bookmarkStart w:id="189" w:name="_Toc25309"/>
      <w:r>
        <w:rPr>
          <w:rFonts w:hint="eastAsia" w:ascii="Times New Roman" w:hAnsi="Times New Roman" w:eastAsia="宋体" w:cs="宋体"/>
          <w:b/>
          <w:bCs w:val="0"/>
          <w:color w:val="000000"/>
          <w:sz w:val="28"/>
          <w:szCs w:val="28"/>
          <w:lang w:val="en-US" w:eastAsia="zh-CN" w:bidi="en-US"/>
        </w:rPr>
        <w:t>4.1.1启动卡制作</w:t>
      </w:r>
      <w:bookmarkEnd w:id="184"/>
      <w:bookmarkEnd w:id="185"/>
      <w:bookmarkEnd w:id="186"/>
      <w:bookmarkEnd w:id="187"/>
      <w:bookmarkEnd w:id="188"/>
      <w:bookmarkEnd w:id="189"/>
    </w:p>
    <w:p w14:paraId="2D0CE0D7">
      <w:pPr>
        <w:pStyle w:val="12"/>
        <w:keepNext w:val="0"/>
        <w:keepLines w:val="0"/>
        <w:pageBreakBefore w:val="0"/>
        <w:widowControl w:val="0"/>
        <w:kinsoku/>
        <w:wordWrap/>
        <w:overflowPunct/>
        <w:topLinePunct w:val="0"/>
        <w:autoSpaceDE/>
        <w:autoSpaceDN/>
        <w:bidi w:val="0"/>
        <w:adjustRightInd/>
        <w:snapToGrid/>
        <w:spacing w:line="360" w:lineRule="auto"/>
        <w:ind w:left="0" w:leftChars="0" w:firstLine="420" w:firstLineChars="0"/>
        <w:textAlignment w:val="auto"/>
        <w:rPr>
          <w:rFonts w:hint="eastAsia" w:ascii="Times New Roman" w:hAnsi="Times New Roman" w:eastAsia="宋体" w:cs="宋体"/>
          <w:b w:val="0"/>
          <w:bCs/>
          <w:color w:val="000000"/>
          <w:sz w:val="24"/>
          <w:szCs w:val="24"/>
          <w:lang w:val="en-US" w:eastAsia="zh-CN" w:bidi="en-US"/>
        </w:rPr>
      </w:pPr>
      <w:r>
        <w:rPr>
          <w:rFonts w:hint="eastAsia" w:ascii="Times New Roman" w:hAnsi="Times New Roman" w:eastAsia="宋体" w:cs="宋体"/>
          <w:b w:val="0"/>
          <w:bCs/>
          <w:color w:val="000000"/>
          <w:sz w:val="24"/>
          <w:szCs w:val="24"/>
          <w:lang w:val="en-US" w:eastAsia="zh-CN" w:bidi="en-US"/>
        </w:rPr>
        <w:t>由于BL245的镜像所需内存通常会大于4GB，所以在制作启动卡时需要将内存卡格式化为NTFS格式，并编辑“config.ini”文件。</w:t>
      </w:r>
    </w:p>
    <w:p w14:paraId="0287E229">
      <w:pPr>
        <w:pStyle w:val="12"/>
        <w:ind w:left="0" w:leftChars="0" w:firstLine="420" w:firstLineChars="0"/>
        <w:jc w:val="left"/>
        <w:rPr>
          <w:rFonts w:ascii="宋体" w:hAnsi="宋体" w:eastAsia="宋体" w:cs="宋体"/>
          <w:sz w:val="24"/>
          <w:szCs w:val="24"/>
        </w:rPr>
      </w:pPr>
      <w:r>
        <w:rPr>
          <w:rFonts w:ascii="宋体" w:hAnsi="宋体" w:eastAsia="宋体" w:cs="宋体"/>
          <w:sz w:val="24"/>
          <w:szCs w:val="24"/>
        </w:rPr>
        <w:drawing>
          <wp:inline distT="0" distB="0" distL="114300" distR="114300">
            <wp:extent cx="4857750" cy="2047875"/>
            <wp:effectExtent l="0" t="0" r="0" b="9525"/>
            <wp:docPr id="45" name="图片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3" descr="IMG_256"/>
                    <pic:cNvPicPr>
                      <a:picLocks noChangeAspect="1"/>
                    </pic:cNvPicPr>
                  </pic:nvPicPr>
                  <pic:blipFill>
                    <a:blip r:embed="rId93"/>
                    <a:stretch>
                      <a:fillRect/>
                    </a:stretch>
                  </pic:blipFill>
                  <pic:spPr>
                    <a:xfrm>
                      <a:off x="0" y="0"/>
                      <a:ext cx="4857750" cy="2047875"/>
                    </a:xfrm>
                    <a:prstGeom prst="rect">
                      <a:avLst/>
                    </a:prstGeom>
                    <a:noFill/>
                    <a:ln w="9525">
                      <a:noFill/>
                    </a:ln>
                  </pic:spPr>
                </pic:pic>
              </a:graphicData>
            </a:graphic>
          </wp:inline>
        </w:drawing>
      </w:r>
    </w:p>
    <w:p w14:paraId="615856A3">
      <w:pPr>
        <w:pStyle w:val="12"/>
        <w:keepNext w:val="0"/>
        <w:keepLines w:val="0"/>
        <w:pageBreakBefore w:val="0"/>
        <w:widowControl w:val="0"/>
        <w:kinsoku/>
        <w:wordWrap/>
        <w:overflowPunct/>
        <w:topLinePunct w:val="0"/>
        <w:autoSpaceDE/>
        <w:autoSpaceDN/>
        <w:bidi w:val="0"/>
        <w:adjustRightInd/>
        <w:snapToGrid/>
        <w:spacing w:line="360" w:lineRule="auto"/>
        <w:ind w:left="0" w:leftChars="0" w:firstLine="420" w:firstLineChars="0"/>
        <w:textAlignment w:val="auto"/>
        <w:rPr>
          <w:rFonts w:hint="eastAsia" w:ascii="Times New Roman" w:hAnsi="Times New Roman" w:eastAsia="宋体" w:cs="宋体"/>
          <w:b w:val="0"/>
          <w:bCs/>
          <w:color w:val="000000"/>
          <w:sz w:val="24"/>
          <w:szCs w:val="24"/>
          <w:lang w:val="en-US" w:eastAsia="zh-CN" w:bidi="en-US"/>
        </w:rPr>
      </w:pPr>
      <w:r>
        <w:rPr>
          <w:rFonts w:hint="eastAsia" w:ascii="Times New Roman" w:hAnsi="Times New Roman" w:eastAsia="宋体" w:cs="宋体"/>
          <w:b w:val="0"/>
          <w:bCs/>
          <w:color w:val="000000"/>
          <w:sz w:val="24"/>
          <w:szCs w:val="24"/>
          <w:lang w:val="en-US" w:eastAsia="zh-CN" w:bidi="en-US"/>
        </w:rPr>
        <w:t>找到“System”项中添加“</w:t>
      </w:r>
      <w:r>
        <w:rPr>
          <w:rFonts w:hint="eastAsia" w:ascii="Times New Roman" w:hAnsi="Times New Roman" w:eastAsia="宋体" w:cs="宋体"/>
          <w:b w:val="0"/>
          <w:bCs/>
          <w:color w:val="0000FF"/>
          <w:sz w:val="24"/>
          <w:szCs w:val="24"/>
          <w:lang w:val="en-US" w:eastAsia="zh-CN" w:bidi="en-US"/>
        </w:rPr>
        <w:t>USER_DISK_FS=NTFS</w:t>
      </w:r>
      <w:r>
        <w:rPr>
          <w:rFonts w:hint="eastAsia" w:ascii="Times New Roman" w:hAnsi="Times New Roman" w:eastAsia="宋体" w:cs="宋体"/>
          <w:b w:val="0"/>
          <w:bCs/>
          <w:color w:val="000000"/>
          <w:sz w:val="24"/>
          <w:szCs w:val="24"/>
          <w:lang w:val="en-US" w:eastAsia="zh-CN" w:bidi="en-US"/>
        </w:rPr>
        <w:t>”内容，否则会导致烧录失败。</w:t>
      </w:r>
    </w:p>
    <w:p w14:paraId="2E43F7B2">
      <w:pPr>
        <w:pStyle w:val="12"/>
        <w:ind w:left="0" w:leftChars="0" w:firstLine="420" w:firstLineChars="0"/>
        <w:rPr>
          <w:rFonts w:hint="default" w:ascii="宋体" w:hAnsi="宋体" w:eastAsia="宋体" w:cs="宋体"/>
          <w:sz w:val="24"/>
          <w:szCs w:val="24"/>
          <w:lang w:val="en-US" w:eastAsia="zh-CN"/>
        </w:rPr>
      </w:pPr>
      <w:r>
        <w:rPr>
          <w:rFonts w:ascii="宋体" w:hAnsi="宋体" w:eastAsia="宋体" w:cs="宋体"/>
          <w:sz w:val="24"/>
          <w:szCs w:val="24"/>
        </w:rPr>
        <w:drawing>
          <wp:inline distT="0" distB="0" distL="114300" distR="114300">
            <wp:extent cx="2533650" cy="1992630"/>
            <wp:effectExtent l="0" t="0" r="0" b="7620"/>
            <wp:docPr id="46" name="图片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4" descr="IMG_256"/>
                    <pic:cNvPicPr>
                      <a:picLocks noChangeAspect="1"/>
                    </pic:cNvPicPr>
                  </pic:nvPicPr>
                  <pic:blipFill>
                    <a:blip r:embed="rId94"/>
                    <a:stretch>
                      <a:fillRect/>
                    </a:stretch>
                  </pic:blipFill>
                  <pic:spPr>
                    <a:xfrm>
                      <a:off x="0" y="0"/>
                      <a:ext cx="2533650" cy="1992630"/>
                    </a:xfrm>
                    <a:prstGeom prst="rect">
                      <a:avLst/>
                    </a:prstGeom>
                    <a:noFill/>
                    <a:ln w="9525">
                      <a:noFill/>
                    </a:ln>
                  </pic:spPr>
                </pic:pic>
              </a:graphicData>
            </a:graphic>
          </wp:inline>
        </w:drawing>
      </w:r>
    </w:p>
    <w:p w14:paraId="55B5ACE6">
      <w:pPr>
        <w:pStyle w:val="12"/>
        <w:keepNext w:val="0"/>
        <w:keepLines w:val="0"/>
        <w:pageBreakBefore w:val="0"/>
        <w:widowControl w:val="0"/>
        <w:kinsoku/>
        <w:wordWrap/>
        <w:overflowPunct/>
        <w:topLinePunct w:val="0"/>
        <w:autoSpaceDE/>
        <w:autoSpaceDN/>
        <w:bidi w:val="0"/>
        <w:adjustRightInd/>
        <w:snapToGrid/>
        <w:spacing w:line="360" w:lineRule="auto"/>
        <w:ind w:left="0" w:leftChars="0" w:firstLine="420" w:firstLineChars="0"/>
        <w:textAlignment w:val="auto"/>
        <w:rPr>
          <w:rFonts w:hint="eastAsia" w:ascii="Times New Roman" w:hAnsi="Times New Roman" w:eastAsia="宋体" w:cs="宋体"/>
          <w:b w:val="0"/>
          <w:bCs/>
          <w:color w:val="000000"/>
          <w:sz w:val="24"/>
          <w:szCs w:val="24"/>
          <w:lang w:val="en-US" w:eastAsia="zh-CN" w:bidi="en-US"/>
        </w:rPr>
      </w:pPr>
    </w:p>
    <w:p w14:paraId="5E24D722">
      <w:pPr>
        <w:pStyle w:val="12"/>
        <w:keepNext w:val="0"/>
        <w:keepLines w:val="0"/>
        <w:pageBreakBefore w:val="0"/>
        <w:widowControl w:val="0"/>
        <w:kinsoku/>
        <w:wordWrap/>
        <w:overflowPunct/>
        <w:topLinePunct w:val="0"/>
        <w:autoSpaceDE/>
        <w:autoSpaceDN/>
        <w:bidi w:val="0"/>
        <w:adjustRightInd/>
        <w:snapToGrid/>
        <w:spacing w:line="360" w:lineRule="auto"/>
        <w:ind w:left="0" w:leftChars="0" w:firstLine="420" w:firstLineChars="0"/>
        <w:textAlignment w:val="auto"/>
        <w:rPr>
          <w:rFonts w:hint="eastAsia" w:ascii="Times New Roman" w:hAnsi="Times New Roman" w:eastAsia="宋体" w:cs="宋体"/>
          <w:b w:val="0"/>
          <w:bCs/>
          <w:color w:val="000000"/>
          <w:sz w:val="24"/>
          <w:szCs w:val="24"/>
          <w:lang w:val="en-US" w:eastAsia="zh-CN" w:bidi="en-US"/>
        </w:rPr>
      </w:pPr>
      <w:r>
        <w:rPr>
          <w:rFonts w:hint="eastAsia" w:ascii="Times New Roman" w:hAnsi="Times New Roman" w:eastAsia="宋体" w:cs="宋体"/>
          <w:b w:val="0"/>
          <w:bCs/>
          <w:color w:val="000000"/>
          <w:sz w:val="24"/>
          <w:szCs w:val="24"/>
          <w:lang w:val="en-US" w:eastAsia="zh-CN" w:bidi="en-US"/>
        </w:rPr>
        <w:t>将空白</w:t>
      </w:r>
      <w:r>
        <w:rPr>
          <w:rFonts w:hint="default" w:ascii="Times New Roman" w:hAnsi="Times New Roman" w:eastAsia="宋体" w:cs="宋体"/>
          <w:b w:val="0"/>
          <w:bCs/>
          <w:color w:val="000000"/>
          <w:sz w:val="24"/>
          <w:szCs w:val="24"/>
          <w:lang w:val="en-US" w:eastAsia="zh-CN" w:bidi="en-US"/>
        </w:rPr>
        <w:t>Micro</w:t>
      </w:r>
      <w:r>
        <w:rPr>
          <w:rFonts w:hint="eastAsia" w:ascii="Times New Roman" w:hAnsi="Times New Roman" w:eastAsia="宋体" w:cs="宋体"/>
          <w:b w:val="0"/>
          <w:bCs/>
          <w:color w:val="000000"/>
          <w:sz w:val="24"/>
          <w:szCs w:val="24"/>
          <w:lang w:val="en-US" w:eastAsia="zh-CN" w:bidi="en-US"/>
        </w:rPr>
        <w:t xml:space="preserve"> SD卡连接至电脑，打开“SDDiskTool_v1.69”文件夹，右键"SD_Firmware_Tool.exe"点击“以管理员身份运行(A)”。</w:t>
      </w:r>
    </w:p>
    <w:p w14:paraId="21589431">
      <w:pPr>
        <w:pStyle w:val="12"/>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ascii="Times New Roman" w:hAnsi="Times New Roman" w:eastAsia="宋体"/>
          <w:sz w:val="24"/>
          <w:szCs w:val="24"/>
        </w:rPr>
      </w:pPr>
      <w:r>
        <w:rPr>
          <w:rFonts w:ascii="Times New Roman" w:hAnsi="Times New Roman" w:eastAsia="宋体"/>
          <w:sz w:val="24"/>
          <w:szCs w:val="24"/>
        </w:rPr>
        <w:drawing>
          <wp:inline distT="0" distB="0" distL="114300" distR="114300">
            <wp:extent cx="5273040" cy="1668145"/>
            <wp:effectExtent l="0" t="0" r="3810" b="825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95"/>
                    <a:stretch>
                      <a:fillRect/>
                    </a:stretch>
                  </pic:blipFill>
                  <pic:spPr>
                    <a:xfrm>
                      <a:off x="0" y="0"/>
                      <a:ext cx="5273040" cy="1668145"/>
                    </a:xfrm>
                    <a:prstGeom prst="rect">
                      <a:avLst/>
                    </a:prstGeom>
                    <a:noFill/>
                    <a:ln>
                      <a:noFill/>
                    </a:ln>
                  </pic:spPr>
                </pic:pic>
              </a:graphicData>
            </a:graphic>
          </wp:inline>
        </w:drawing>
      </w:r>
    </w:p>
    <w:p w14:paraId="1E4F9B0C">
      <w:pPr>
        <w:pStyle w:val="12"/>
        <w:keepNext w:val="0"/>
        <w:keepLines w:val="0"/>
        <w:pageBreakBefore w:val="0"/>
        <w:widowControl w:val="0"/>
        <w:kinsoku/>
        <w:wordWrap/>
        <w:overflowPunct/>
        <w:topLinePunct w:val="0"/>
        <w:autoSpaceDE/>
        <w:autoSpaceDN/>
        <w:bidi w:val="0"/>
        <w:adjustRightInd/>
        <w:snapToGrid/>
        <w:spacing w:line="360" w:lineRule="auto"/>
        <w:ind w:left="0" w:leftChars="0" w:firstLine="420" w:firstLineChars="0"/>
        <w:textAlignment w:val="auto"/>
        <w:rPr>
          <w:rFonts w:hint="eastAsia" w:ascii="Times New Roman" w:hAnsi="Times New Roman" w:eastAsia="宋体" w:cs="宋体"/>
          <w:b w:val="0"/>
          <w:bCs/>
          <w:color w:val="000000"/>
          <w:sz w:val="24"/>
          <w:szCs w:val="24"/>
          <w:lang w:val="en-US" w:eastAsia="zh-CN" w:bidi="en-US"/>
        </w:rPr>
      </w:pPr>
      <w:r>
        <w:rPr>
          <w:rFonts w:hint="default" w:ascii="Times New Roman" w:hAnsi="Times New Roman" w:eastAsia="宋体" w:cs="宋体"/>
          <w:b w:val="0"/>
          <w:bCs/>
          <w:color w:val="000000"/>
          <w:sz w:val="24"/>
          <w:szCs w:val="24"/>
          <w:lang w:val="en-US" w:eastAsia="zh-CN" w:bidi="en-US"/>
        </w:rPr>
        <w:t>在“第一步：选择可移动设备”中选择可移动磁盘设备，然后点击“恢复磁盘”进行格式化，如下图所示</w:t>
      </w:r>
      <w:r>
        <w:rPr>
          <w:rFonts w:hint="eastAsia" w:ascii="Times New Roman" w:hAnsi="Times New Roman" w:eastAsia="宋体" w:cs="宋体"/>
          <w:b w:val="0"/>
          <w:bCs/>
          <w:color w:val="000000"/>
          <w:sz w:val="24"/>
          <w:szCs w:val="24"/>
          <w:lang w:val="en-US" w:eastAsia="zh-CN" w:bidi="en-US"/>
        </w:rPr>
        <w:t>。</w:t>
      </w:r>
    </w:p>
    <w:p w14:paraId="46C8E55E">
      <w:pPr>
        <w:pStyle w:val="12"/>
        <w:keepNext w:val="0"/>
        <w:keepLines w:val="0"/>
        <w:pageBreakBefore w:val="0"/>
        <w:widowControl w:val="0"/>
        <w:kinsoku/>
        <w:wordWrap/>
        <w:overflowPunct/>
        <w:topLinePunct w:val="0"/>
        <w:autoSpaceDE/>
        <w:autoSpaceDN/>
        <w:bidi w:val="0"/>
        <w:adjustRightInd/>
        <w:snapToGrid/>
        <w:spacing w:line="360" w:lineRule="auto"/>
        <w:ind w:left="0" w:leftChars="0" w:firstLine="420" w:firstLineChars="0"/>
        <w:jc w:val="center"/>
        <w:textAlignment w:val="auto"/>
        <w:rPr>
          <w:rFonts w:ascii="Times New Roman" w:hAnsi="Times New Roman" w:eastAsia="宋体"/>
          <w:sz w:val="24"/>
          <w:szCs w:val="24"/>
        </w:rPr>
      </w:pPr>
      <w:r>
        <w:rPr>
          <w:rFonts w:ascii="Times New Roman" w:hAnsi="Times New Roman" w:eastAsia="宋体"/>
          <w:sz w:val="24"/>
          <w:szCs w:val="24"/>
        </w:rPr>
        <w:drawing>
          <wp:inline distT="0" distB="0" distL="114300" distR="114300">
            <wp:extent cx="2884805" cy="2454275"/>
            <wp:effectExtent l="0" t="0" r="10795" b="3175"/>
            <wp:docPr id="4"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6"/>
                    <pic:cNvPicPr>
                      <a:picLocks noChangeAspect="1"/>
                    </pic:cNvPicPr>
                  </pic:nvPicPr>
                  <pic:blipFill>
                    <a:blip r:embed="rId96"/>
                    <a:stretch>
                      <a:fillRect/>
                    </a:stretch>
                  </pic:blipFill>
                  <pic:spPr>
                    <a:xfrm>
                      <a:off x="0" y="0"/>
                      <a:ext cx="2884805" cy="2454275"/>
                    </a:xfrm>
                    <a:prstGeom prst="rect">
                      <a:avLst/>
                    </a:prstGeom>
                    <a:noFill/>
                    <a:ln>
                      <a:noFill/>
                    </a:ln>
                  </pic:spPr>
                </pic:pic>
              </a:graphicData>
            </a:graphic>
          </wp:inline>
        </w:drawing>
      </w:r>
    </w:p>
    <w:p w14:paraId="0144DC09">
      <w:pPr>
        <w:pStyle w:val="12"/>
        <w:keepNext w:val="0"/>
        <w:keepLines w:val="0"/>
        <w:pageBreakBefore w:val="0"/>
        <w:widowControl w:val="0"/>
        <w:kinsoku/>
        <w:wordWrap/>
        <w:overflowPunct/>
        <w:topLinePunct w:val="0"/>
        <w:autoSpaceDE/>
        <w:autoSpaceDN/>
        <w:bidi w:val="0"/>
        <w:adjustRightInd/>
        <w:snapToGrid/>
        <w:spacing w:line="360" w:lineRule="auto"/>
        <w:ind w:left="0" w:leftChars="0" w:firstLine="420" w:firstLineChars="0"/>
        <w:textAlignment w:val="auto"/>
        <w:rPr>
          <w:rFonts w:hint="default" w:ascii="Times New Roman" w:hAnsi="Times New Roman" w:eastAsia="宋体" w:cs="宋体"/>
          <w:b w:val="0"/>
          <w:bCs/>
          <w:color w:val="000000"/>
          <w:sz w:val="24"/>
          <w:szCs w:val="24"/>
          <w:lang w:val="en-US" w:eastAsia="zh-CN" w:bidi="en-US"/>
        </w:rPr>
      </w:pPr>
      <w:r>
        <w:rPr>
          <w:rFonts w:hint="default" w:ascii="Times New Roman" w:hAnsi="Times New Roman" w:eastAsia="宋体" w:cs="宋体"/>
          <w:b w:val="0"/>
          <w:bCs/>
          <w:color w:val="000000"/>
          <w:sz w:val="24"/>
          <w:szCs w:val="24"/>
          <w:lang w:val="en-US" w:eastAsia="zh-CN" w:bidi="en-US"/>
        </w:rPr>
        <w:t>请确认所选的可移动磁盘设备无误，在弹出窗口中点击“是(Y)”进行格式化。</w:t>
      </w:r>
    </w:p>
    <w:p w14:paraId="5B4CB281">
      <w:pPr>
        <w:pStyle w:val="12"/>
        <w:keepNext w:val="0"/>
        <w:keepLines w:val="0"/>
        <w:pageBreakBefore w:val="0"/>
        <w:widowControl w:val="0"/>
        <w:kinsoku/>
        <w:wordWrap/>
        <w:overflowPunct/>
        <w:topLinePunct w:val="0"/>
        <w:autoSpaceDE/>
        <w:autoSpaceDN/>
        <w:bidi w:val="0"/>
        <w:adjustRightInd/>
        <w:snapToGrid/>
        <w:spacing w:line="360" w:lineRule="auto"/>
        <w:ind w:left="0" w:leftChars="0" w:firstLine="420" w:firstLineChars="0"/>
        <w:jc w:val="center"/>
        <w:textAlignment w:val="auto"/>
        <w:rPr>
          <w:rFonts w:hint="eastAsia" w:ascii="Times New Roman" w:hAnsi="Times New Roman" w:eastAsia="宋体"/>
          <w:sz w:val="24"/>
          <w:szCs w:val="24"/>
          <w:lang w:val="en-US" w:eastAsia="zh-CN"/>
        </w:rPr>
      </w:pPr>
      <w:r>
        <w:rPr>
          <w:rFonts w:ascii="Times New Roman" w:hAnsi="Times New Roman" w:eastAsia="宋体"/>
          <w:sz w:val="24"/>
          <w:szCs w:val="24"/>
        </w:rPr>
        <w:drawing>
          <wp:inline distT="0" distB="0" distL="114300" distR="114300">
            <wp:extent cx="2256155" cy="1225550"/>
            <wp:effectExtent l="0" t="0" r="10795" b="12700"/>
            <wp:docPr id="7"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5"/>
                    <pic:cNvPicPr>
                      <a:picLocks noChangeAspect="1"/>
                    </pic:cNvPicPr>
                  </pic:nvPicPr>
                  <pic:blipFill>
                    <a:blip r:embed="rId97"/>
                    <a:stretch>
                      <a:fillRect/>
                    </a:stretch>
                  </pic:blipFill>
                  <pic:spPr>
                    <a:xfrm>
                      <a:off x="0" y="0"/>
                      <a:ext cx="2256155" cy="1225550"/>
                    </a:xfrm>
                    <a:prstGeom prst="rect">
                      <a:avLst/>
                    </a:prstGeom>
                    <a:noFill/>
                    <a:ln>
                      <a:noFill/>
                    </a:ln>
                  </pic:spPr>
                </pic:pic>
              </a:graphicData>
            </a:graphic>
          </wp:inline>
        </w:drawing>
      </w:r>
    </w:p>
    <w:p w14:paraId="0F734528">
      <w:pPr>
        <w:pStyle w:val="12"/>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ascii="Times New Roman" w:hAnsi="Times New Roman" w:eastAsia="宋体"/>
          <w:sz w:val="24"/>
          <w:szCs w:val="24"/>
        </w:rPr>
      </w:pPr>
      <w:r>
        <w:rPr>
          <w:rFonts w:ascii="Times New Roman" w:hAnsi="Times New Roman" w:eastAsia="宋体"/>
          <w:sz w:val="24"/>
          <w:szCs w:val="24"/>
        </w:rPr>
        <w:drawing>
          <wp:inline distT="0" distB="0" distL="114300" distR="114300">
            <wp:extent cx="3017520" cy="2570480"/>
            <wp:effectExtent l="0" t="0" r="11430" b="1270"/>
            <wp:docPr id="10"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7"/>
                    <pic:cNvPicPr>
                      <a:picLocks noChangeAspect="1"/>
                    </pic:cNvPicPr>
                  </pic:nvPicPr>
                  <pic:blipFill>
                    <a:blip r:embed="rId98"/>
                    <a:stretch>
                      <a:fillRect/>
                    </a:stretch>
                  </pic:blipFill>
                  <pic:spPr>
                    <a:xfrm>
                      <a:off x="0" y="0"/>
                      <a:ext cx="3017520" cy="2570480"/>
                    </a:xfrm>
                    <a:prstGeom prst="rect">
                      <a:avLst/>
                    </a:prstGeom>
                    <a:noFill/>
                    <a:ln>
                      <a:noFill/>
                    </a:ln>
                  </pic:spPr>
                </pic:pic>
              </a:graphicData>
            </a:graphic>
          </wp:inline>
        </w:drawing>
      </w:r>
    </w:p>
    <w:p w14:paraId="54047D19">
      <w:pPr>
        <w:pStyle w:val="12"/>
        <w:keepNext w:val="0"/>
        <w:keepLines w:val="0"/>
        <w:pageBreakBefore w:val="0"/>
        <w:widowControl w:val="0"/>
        <w:kinsoku/>
        <w:wordWrap/>
        <w:overflowPunct/>
        <w:topLinePunct w:val="0"/>
        <w:autoSpaceDE/>
        <w:autoSpaceDN/>
        <w:bidi w:val="0"/>
        <w:adjustRightInd/>
        <w:snapToGrid/>
        <w:spacing w:after="0" w:line="360" w:lineRule="auto"/>
        <w:ind w:left="0" w:leftChars="0" w:firstLine="420" w:firstLineChars="0"/>
        <w:textAlignment w:val="auto"/>
        <w:rPr>
          <w:rFonts w:hint="default" w:ascii="Times New Roman" w:hAnsi="Times New Roman" w:eastAsia="宋体" w:cs="宋体"/>
          <w:iCs/>
          <w:color w:val="000000"/>
          <w:sz w:val="24"/>
          <w:szCs w:val="24"/>
          <w:lang w:val="en-US" w:eastAsia="zh-CN"/>
        </w:rPr>
      </w:pPr>
      <w:r>
        <w:rPr>
          <w:rFonts w:hint="eastAsia" w:ascii="Times New Roman" w:hAnsi="Times New Roman" w:eastAsia="宋体" w:cs="宋体"/>
          <w:iCs/>
          <w:color w:val="000000"/>
          <w:sz w:val="24"/>
          <w:szCs w:val="24"/>
          <w:lang w:val="en-US" w:eastAsia="zh-CN"/>
        </w:rPr>
        <w:t>等待格式化完成后，在弹出窗口中点击“确定”。</w:t>
      </w:r>
    </w:p>
    <w:p w14:paraId="40538A47">
      <w:pPr>
        <w:pStyle w:val="12"/>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ascii="Times New Roman" w:hAnsi="Times New Roman" w:eastAsia="宋体"/>
          <w:sz w:val="24"/>
          <w:szCs w:val="24"/>
        </w:rPr>
      </w:pPr>
      <w:r>
        <w:rPr>
          <w:rFonts w:ascii="Times New Roman" w:hAnsi="Times New Roman" w:eastAsia="宋体"/>
          <w:sz w:val="24"/>
          <w:szCs w:val="24"/>
        </w:rPr>
        <w:drawing>
          <wp:inline distT="0" distB="0" distL="114300" distR="114300">
            <wp:extent cx="1657350" cy="1571625"/>
            <wp:effectExtent l="0" t="0" r="0" b="9525"/>
            <wp:docPr id="13"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8"/>
                    <pic:cNvPicPr>
                      <a:picLocks noChangeAspect="1"/>
                    </pic:cNvPicPr>
                  </pic:nvPicPr>
                  <pic:blipFill>
                    <a:blip r:embed="rId99"/>
                    <a:stretch>
                      <a:fillRect/>
                    </a:stretch>
                  </pic:blipFill>
                  <pic:spPr>
                    <a:xfrm>
                      <a:off x="0" y="0"/>
                      <a:ext cx="1657350" cy="1571625"/>
                    </a:xfrm>
                    <a:prstGeom prst="rect">
                      <a:avLst/>
                    </a:prstGeom>
                    <a:noFill/>
                    <a:ln>
                      <a:noFill/>
                    </a:ln>
                  </pic:spPr>
                </pic:pic>
              </a:graphicData>
            </a:graphic>
          </wp:inline>
        </w:drawing>
      </w:r>
    </w:p>
    <w:p w14:paraId="1460426F">
      <w:pPr>
        <w:pStyle w:val="12"/>
        <w:keepNext w:val="0"/>
        <w:keepLines w:val="0"/>
        <w:pageBreakBefore w:val="0"/>
        <w:widowControl w:val="0"/>
        <w:kinsoku/>
        <w:wordWrap/>
        <w:overflowPunct/>
        <w:topLinePunct w:val="0"/>
        <w:autoSpaceDE/>
        <w:autoSpaceDN/>
        <w:bidi w:val="0"/>
        <w:adjustRightInd/>
        <w:snapToGrid/>
        <w:spacing w:after="0" w:line="360" w:lineRule="auto"/>
        <w:ind w:left="0" w:leftChars="0" w:firstLine="420" w:firstLineChars="0"/>
        <w:textAlignment w:val="auto"/>
        <w:rPr>
          <w:rFonts w:hint="default" w:ascii="Times New Roman" w:hAnsi="Times New Roman" w:eastAsia="宋体" w:cs="宋体"/>
          <w:iCs/>
          <w:color w:val="000000"/>
          <w:sz w:val="24"/>
          <w:szCs w:val="24"/>
          <w:lang w:val="en-US" w:eastAsia="zh-CN"/>
        </w:rPr>
      </w:pPr>
      <w:r>
        <w:rPr>
          <w:rFonts w:hint="eastAsia" w:ascii="Times New Roman" w:hAnsi="Times New Roman" w:eastAsia="宋体" w:cs="宋体"/>
          <w:iCs/>
          <w:color w:val="000000"/>
          <w:sz w:val="24"/>
          <w:szCs w:val="24"/>
          <w:lang w:val="en-US" w:eastAsia="zh-CN"/>
        </w:rPr>
        <w:t>勾选“SD启动”选项，点击“选择固件”选择目标系统镜像文件，点击“开始创建”，在弹出窗口中点击“是(Y)”，制作SD启动卡。</w:t>
      </w:r>
    </w:p>
    <w:p w14:paraId="6665943F">
      <w:pPr>
        <w:pStyle w:val="12"/>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ascii="Times New Roman" w:hAnsi="Times New Roman" w:eastAsia="宋体"/>
          <w:sz w:val="24"/>
          <w:szCs w:val="24"/>
        </w:rPr>
      </w:pPr>
      <w:r>
        <w:rPr>
          <w:rFonts w:ascii="Times New Roman" w:hAnsi="Times New Roman" w:eastAsia="宋体"/>
          <w:sz w:val="24"/>
          <w:szCs w:val="24"/>
        </w:rPr>
        <w:drawing>
          <wp:inline distT="0" distB="0" distL="114300" distR="114300">
            <wp:extent cx="2656205" cy="2274570"/>
            <wp:effectExtent l="0" t="0" r="10795" b="11430"/>
            <wp:docPr id="48"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9"/>
                    <pic:cNvPicPr>
                      <a:picLocks noChangeAspect="1"/>
                    </pic:cNvPicPr>
                  </pic:nvPicPr>
                  <pic:blipFill>
                    <a:blip r:embed="rId100"/>
                    <a:srcRect l="736"/>
                    <a:stretch>
                      <a:fillRect/>
                    </a:stretch>
                  </pic:blipFill>
                  <pic:spPr>
                    <a:xfrm>
                      <a:off x="0" y="0"/>
                      <a:ext cx="2656205" cy="2274570"/>
                    </a:xfrm>
                    <a:prstGeom prst="rect">
                      <a:avLst/>
                    </a:prstGeom>
                    <a:noFill/>
                    <a:ln>
                      <a:noFill/>
                    </a:ln>
                  </pic:spPr>
                </pic:pic>
              </a:graphicData>
            </a:graphic>
          </wp:inline>
        </w:drawing>
      </w:r>
    </w:p>
    <w:p w14:paraId="57AB45C4">
      <w:pPr>
        <w:pStyle w:val="12"/>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ascii="Times New Roman" w:hAnsi="Times New Roman" w:eastAsia="宋体"/>
          <w:sz w:val="24"/>
          <w:szCs w:val="24"/>
        </w:rPr>
      </w:pPr>
      <w:r>
        <w:rPr>
          <w:rFonts w:ascii="Times New Roman" w:hAnsi="Times New Roman" w:eastAsia="宋体"/>
          <w:sz w:val="24"/>
          <w:szCs w:val="24"/>
        </w:rPr>
        <w:drawing>
          <wp:inline distT="0" distB="0" distL="114300" distR="114300">
            <wp:extent cx="3076575" cy="1581150"/>
            <wp:effectExtent l="0" t="0" r="9525" b="0"/>
            <wp:docPr id="49"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10"/>
                    <pic:cNvPicPr>
                      <a:picLocks noChangeAspect="1"/>
                    </pic:cNvPicPr>
                  </pic:nvPicPr>
                  <pic:blipFill>
                    <a:blip r:embed="rId101"/>
                    <a:stretch>
                      <a:fillRect/>
                    </a:stretch>
                  </pic:blipFill>
                  <pic:spPr>
                    <a:xfrm>
                      <a:off x="0" y="0"/>
                      <a:ext cx="3076575" cy="1581150"/>
                    </a:xfrm>
                    <a:prstGeom prst="rect">
                      <a:avLst/>
                    </a:prstGeom>
                    <a:noFill/>
                    <a:ln>
                      <a:noFill/>
                    </a:ln>
                  </pic:spPr>
                </pic:pic>
              </a:graphicData>
            </a:graphic>
          </wp:inline>
        </w:drawing>
      </w:r>
    </w:p>
    <w:p w14:paraId="4339DC02">
      <w:pPr>
        <w:pStyle w:val="12"/>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ascii="Times New Roman" w:hAnsi="Times New Roman" w:eastAsia="宋体"/>
          <w:sz w:val="24"/>
          <w:szCs w:val="24"/>
        </w:rPr>
      </w:pPr>
      <w:r>
        <w:rPr>
          <w:rFonts w:ascii="Times New Roman" w:hAnsi="Times New Roman" w:eastAsia="宋体"/>
          <w:sz w:val="24"/>
          <w:szCs w:val="24"/>
        </w:rPr>
        <w:drawing>
          <wp:inline distT="0" distB="0" distL="114300" distR="114300">
            <wp:extent cx="4524375" cy="3848100"/>
            <wp:effectExtent l="0" t="0" r="9525" b="0"/>
            <wp:docPr id="50"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11"/>
                    <pic:cNvPicPr>
                      <a:picLocks noChangeAspect="1"/>
                    </pic:cNvPicPr>
                  </pic:nvPicPr>
                  <pic:blipFill>
                    <a:blip r:embed="rId102"/>
                    <a:stretch>
                      <a:fillRect/>
                    </a:stretch>
                  </pic:blipFill>
                  <pic:spPr>
                    <a:xfrm>
                      <a:off x="0" y="0"/>
                      <a:ext cx="4524375" cy="3848100"/>
                    </a:xfrm>
                    <a:prstGeom prst="rect">
                      <a:avLst/>
                    </a:prstGeom>
                    <a:noFill/>
                    <a:ln>
                      <a:noFill/>
                    </a:ln>
                  </pic:spPr>
                </pic:pic>
              </a:graphicData>
            </a:graphic>
          </wp:inline>
        </w:drawing>
      </w:r>
    </w:p>
    <w:p w14:paraId="6CA97D59">
      <w:pPr>
        <w:pStyle w:val="12"/>
        <w:keepNext w:val="0"/>
        <w:keepLines w:val="0"/>
        <w:pageBreakBefore w:val="0"/>
        <w:widowControl w:val="0"/>
        <w:kinsoku/>
        <w:wordWrap/>
        <w:overflowPunct/>
        <w:topLinePunct w:val="0"/>
        <w:autoSpaceDE/>
        <w:autoSpaceDN/>
        <w:bidi w:val="0"/>
        <w:adjustRightInd/>
        <w:snapToGrid/>
        <w:spacing w:after="0" w:line="360" w:lineRule="auto"/>
        <w:ind w:left="0" w:leftChars="0" w:firstLine="420" w:firstLineChars="0"/>
        <w:textAlignment w:val="auto"/>
        <w:rPr>
          <w:rFonts w:hint="eastAsia" w:ascii="Times New Roman" w:hAnsi="Times New Roman" w:eastAsia="宋体" w:cs="宋体"/>
          <w:iCs/>
          <w:color w:val="000000"/>
          <w:sz w:val="24"/>
          <w:szCs w:val="24"/>
          <w:lang w:val="en-US" w:eastAsia="zh-CN"/>
        </w:rPr>
      </w:pPr>
      <w:r>
        <w:rPr>
          <w:rFonts w:hint="eastAsia" w:ascii="Times New Roman" w:hAnsi="Times New Roman" w:eastAsia="宋体" w:cs="宋体"/>
          <w:iCs/>
          <w:color w:val="000000"/>
          <w:sz w:val="24"/>
          <w:szCs w:val="24"/>
          <w:lang w:val="en-US" w:eastAsia="zh-CN"/>
        </w:rPr>
        <w:t>在弹出的窗口中点击“确定”，此时 SD 启动卡制作完成。</w:t>
      </w:r>
    </w:p>
    <w:p w14:paraId="0A0D4BAD">
      <w:pPr>
        <w:pStyle w:val="12"/>
        <w:keepNext w:val="0"/>
        <w:keepLines w:val="0"/>
        <w:pageBreakBefore w:val="0"/>
        <w:widowControl w:val="0"/>
        <w:kinsoku/>
        <w:wordWrap/>
        <w:overflowPunct/>
        <w:topLinePunct w:val="0"/>
        <w:autoSpaceDE/>
        <w:autoSpaceDN/>
        <w:bidi w:val="0"/>
        <w:adjustRightInd/>
        <w:snapToGrid/>
        <w:spacing w:after="0" w:line="360" w:lineRule="auto"/>
        <w:ind w:left="0" w:leftChars="0" w:firstLine="420" w:firstLineChars="0"/>
        <w:jc w:val="center"/>
        <w:textAlignment w:val="auto"/>
        <w:rPr>
          <w:rFonts w:hint="eastAsia" w:ascii="Times New Roman" w:hAnsi="Times New Roman" w:eastAsia="宋体" w:cs="宋体"/>
          <w:iCs/>
          <w:color w:val="000000"/>
          <w:sz w:val="24"/>
          <w:szCs w:val="24"/>
          <w:lang w:val="en-US" w:eastAsia="zh-CN"/>
        </w:rPr>
      </w:pPr>
      <w:r>
        <w:rPr>
          <w:rFonts w:ascii="Times New Roman" w:hAnsi="Times New Roman" w:eastAsia="宋体"/>
          <w:sz w:val="24"/>
          <w:szCs w:val="24"/>
        </w:rPr>
        <w:drawing>
          <wp:inline distT="0" distB="0" distL="114300" distR="114300">
            <wp:extent cx="1836420" cy="1546860"/>
            <wp:effectExtent l="0" t="0" r="11430" b="15240"/>
            <wp:docPr id="52"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图片 13"/>
                    <pic:cNvPicPr>
                      <a:picLocks noChangeAspect="1"/>
                    </pic:cNvPicPr>
                  </pic:nvPicPr>
                  <pic:blipFill>
                    <a:blip r:embed="rId103"/>
                    <a:srcRect l="1633" t="2169"/>
                    <a:stretch>
                      <a:fillRect/>
                    </a:stretch>
                  </pic:blipFill>
                  <pic:spPr>
                    <a:xfrm>
                      <a:off x="0" y="0"/>
                      <a:ext cx="1836420" cy="1546860"/>
                    </a:xfrm>
                    <a:prstGeom prst="rect">
                      <a:avLst/>
                    </a:prstGeom>
                    <a:noFill/>
                    <a:ln>
                      <a:noFill/>
                    </a:ln>
                  </pic:spPr>
                </pic:pic>
              </a:graphicData>
            </a:graphic>
          </wp:inline>
        </w:drawing>
      </w:r>
    </w:p>
    <w:p w14:paraId="6EF29C63">
      <w:pPr>
        <w:pStyle w:val="12"/>
        <w:keepNext w:val="0"/>
        <w:keepLines w:val="0"/>
        <w:pageBreakBefore w:val="0"/>
        <w:widowControl w:val="0"/>
        <w:kinsoku/>
        <w:wordWrap/>
        <w:overflowPunct/>
        <w:topLinePunct w:val="0"/>
        <w:autoSpaceDE/>
        <w:autoSpaceDN/>
        <w:bidi w:val="0"/>
        <w:adjustRightInd/>
        <w:snapToGrid/>
        <w:spacing w:after="0"/>
        <w:ind w:left="0" w:leftChars="0" w:firstLine="420" w:firstLineChars="0"/>
        <w:textAlignment w:val="auto"/>
        <w:rPr>
          <w:rFonts w:hint="default" w:ascii="Times New Roman" w:hAnsi="Times New Roman" w:eastAsia="宋体" w:cs="宋体"/>
          <w:iCs/>
          <w:color w:val="000000"/>
          <w:sz w:val="24"/>
          <w:szCs w:val="32"/>
          <w:lang w:val="en-US" w:eastAsia="zh-CN"/>
        </w:rPr>
      </w:pPr>
    </w:p>
    <w:p w14:paraId="73B1827F">
      <w:pPr>
        <w:pStyle w:val="12"/>
        <w:ind w:left="0" w:leftChars="0" w:firstLine="0" w:firstLineChars="0"/>
        <w:outlineLvl w:val="2"/>
        <w:rPr>
          <w:rFonts w:hint="eastAsia" w:ascii="Times New Roman" w:hAnsi="Times New Roman"/>
          <w:b/>
          <w:bCs/>
          <w:sz w:val="28"/>
          <w:szCs w:val="28"/>
          <w:lang w:val="en-US" w:eastAsia="zh-CN"/>
        </w:rPr>
      </w:pPr>
      <w:bookmarkStart w:id="190" w:name="_Toc31342"/>
      <w:bookmarkStart w:id="191" w:name="_Toc24042"/>
      <w:bookmarkStart w:id="192" w:name="_Toc12840"/>
      <w:bookmarkStart w:id="193" w:name="_Toc11557"/>
      <w:bookmarkStart w:id="194" w:name="_Toc29860"/>
      <w:bookmarkStart w:id="195" w:name="_Toc13565"/>
      <w:r>
        <w:rPr>
          <w:rFonts w:hint="eastAsia" w:ascii="Times New Roman" w:hAnsi="Times New Roman"/>
          <w:b/>
          <w:bCs/>
          <w:sz w:val="28"/>
          <w:szCs w:val="28"/>
          <w:lang w:val="en-US" w:eastAsia="zh-CN"/>
        </w:rPr>
        <w:t>4.1.2从启动卡启动</w:t>
      </w:r>
      <w:bookmarkEnd w:id="190"/>
      <w:bookmarkEnd w:id="191"/>
      <w:bookmarkEnd w:id="192"/>
      <w:bookmarkEnd w:id="193"/>
      <w:bookmarkEnd w:id="194"/>
      <w:bookmarkEnd w:id="195"/>
    </w:p>
    <w:p w14:paraId="47ADD94B">
      <w:pPr>
        <w:pStyle w:val="12"/>
        <w:keepNext w:val="0"/>
        <w:keepLines w:val="0"/>
        <w:pageBreakBefore w:val="0"/>
        <w:widowControl w:val="0"/>
        <w:kinsoku/>
        <w:wordWrap/>
        <w:overflowPunct/>
        <w:topLinePunct w:val="0"/>
        <w:autoSpaceDE/>
        <w:autoSpaceDN/>
        <w:bidi w:val="0"/>
        <w:adjustRightInd/>
        <w:snapToGrid/>
        <w:spacing w:after="0" w:line="360" w:lineRule="auto"/>
        <w:ind w:left="0" w:leftChars="0" w:firstLine="420" w:firstLineChars="0"/>
        <w:textAlignment w:val="auto"/>
        <w:rPr>
          <w:rFonts w:hint="default" w:ascii="Times New Roman" w:hAnsi="Times New Roman" w:eastAsia="宋体" w:cs="宋体"/>
          <w:iCs/>
          <w:color w:val="000000"/>
          <w:sz w:val="24"/>
          <w:szCs w:val="32"/>
          <w:lang w:val="en-US" w:eastAsia="zh-CN"/>
        </w:rPr>
      </w:pPr>
      <w:r>
        <w:rPr>
          <w:rFonts w:hint="default" w:ascii="Times New Roman" w:hAnsi="Times New Roman" w:eastAsia="宋体" w:cs="宋体"/>
          <w:iCs/>
          <w:color w:val="000000"/>
          <w:sz w:val="24"/>
          <w:szCs w:val="32"/>
          <w:lang w:val="en-US" w:eastAsia="zh-CN"/>
        </w:rPr>
        <w:t>将启动卡插至</w:t>
      </w:r>
      <w:r>
        <w:rPr>
          <w:rFonts w:hint="eastAsia" w:ascii="Times New Roman" w:hAnsi="Times New Roman" w:eastAsia="宋体" w:cs="宋体"/>
          <w:iCs/>
          <w:color w:val="000000"/>
          <w:sz w:val="24"/>
          <w:szCs w:val="32"/>
          <w:lang w:val="en-US" w:eastAsia="zh-CN"/>
        </w:rPr>
        <w:t>设备</w:t>
      </w:r>
      <w:r>
        <w:rPr>
          <w:rFonts w:hint="default" w:ascii="Times New Roman" w:hAnsi="Times New Roman" w:eastAsia="宋体" w:cs="宋体"/>
          <w:iCs/>
          <w:color w:val="000000"/>
          <w:sz w:val="24"/>
          <w:szCs w:val="32"/>
          <w:lang w:val="en-US" w:eastAsia="zh-CN"/>
        </w:rPr>
        <w:t>Micro SD卡槽，然后将</w:t>
      </w:r>
      <w:r>
        <w:rPr>
          <w:rFonts w:hint="eastAsia" w:ascii="Times New Roman" w:hAnsi="Times New Roman" w:eastAsia="宋体" w:cs="宋体"/>
          <w:iCs/>
          <w:color w:val="000000"/>
          <w:sz w:val="24"/>
          <w:szCs w:val="32"/>
          <w:lang w:val="en-US" w:eastAsia="zh-CN"/>
        </w:rPr>
        <w:t>设备</w:t>
      </w:r>
      <w:r>
        <w:rPr>
          <w:rFonts w:hint="default" w:ascii="Times New Roman" w:hAnsi="Times New Roman" w:eastAsia="宋体" w:cs="宋体"/>
          <w:iCs/>
          <w:color w:val="000000"/>
          <w:sz w:val="24"/>
          <w:szCs w:val="32"/>
          <w:lang w:val="en-US" w:eastAsia="zh-CN"/>
        </w:rPr>
        <w:t xml:space="preserve">上电，系统将从启动卡启动后自动登录root用户，串口调试终端会打印如下类似启动信息。"Bootdev(atags): mmc </w:t>
      </w:r>
      <w:r>
        <w:rPr>
          <w:rFonts w:hint="eastAsia" w:ascii="Times New Roman" w:hAnsi="Times New Roman" w:eastAsia="宋体" w:cs="宋体"/>
          <w:iCs/>
          <w:color w:val="000000"/>
          <w:sz w:val="24"/>
          <w:szCs w:val="32"/>
          <w:lang w:val="en-US" w:eastAsia="zh-CN"/>
        </w:rPr>
        <w:t>1</w:t>
      </w:r>
      <w:r>
        <w:rPr>
          <w:rFonts w:hint="default" w:ascii="Times New Roman" w:hAnsi="Times New Roman" w:eastAsia="宋体" w:cs="宋体"/>
          <w:iCs/>
          <w:color w:val="000000"/>
          <w:sz w:val="24"/>
          <w:szCs w:val="32"/>
          <w:lang w:val="en-US" w:eastAsia="zh-CN"/>
        </w:rPr>
        <w:t>"表示</w:t>
      </w:r>
      <w:r>
        <w:rPr>
          <w:rFonts w:hint="eastAsia" w:ascii="Times New Roman" w:hAnsi="Times New Roman" w:eastAsia="宋体" w:cs="宋体"/>
          <w:iCs/>
          <w:color w:val="000000"/>
          <w:sz w:val="24"/>
          <w:szCs w:val="32"/>
          <w:lang w:val="en-US" w:eastAsia="zh-CN"/>
        </w:rPr>
        <w:t>从</w:t>
      </w:r>
      <w:r>
        <w:rPr>
          <w:rFonts w:hint="default" w:ascii="Times New Roman" w:hAnsi="Times New Roman" w:eastAsia="宋体" w:cs="宋体"/>
          <w:iCs/>
          <w:color w:val="000000"/>
          <w:sz w:val="24"/>
          <w:szCs w:val="32"/>
          <w:lang w:val="en-US" w:eastAsia="zh-CN"/>
        </w:rPr>
        <w:t>Micro SD</w:t>
      </w:r>
      <w:r>
        <w:rPr>
          <w:rFonts w:hint="eastAsia" w:ascii="Times New Roman" w:hAnsi="Times New Roman" w:eastAsia="宋体" w:cs="宋体"/>
          <w:iCs/>
          <w:color w:val="000000"/>
          <w:sz w:val="24"/>
          <w:szCs w:val="32"/>
          <w:lang w:val="en-US" w:eastAsia="zh-CN"/>
        </w:rPr>
        <w:t>卡</w:t>
      </w:r>
      <w:r>
        <w:rPr>
          <w:rFonts w:hint="default" w:ascii="Times New Roman" w:hAnsi="Times New Roman" w:eastAsia="宋体" w:cs="宋体"/>
          <w:iCs/>
          <w:color w:val="000000"/>
          <w:sz w:val="24"/>
          <w:szCs w:val="32"/>
          <w:lang w:val="en-US" w:eastAsia="zh-CN"/>
        </w:rPr>
        <w:t>启动</w:t>
      </w:r>
      <w:r>
        <w:rPr>
          <w:rFonts w:hint="eastAsia" w:ascii="Times New Roman" w:hAnsi="Times New Roman" w:eastAsia="宋体" w:cs="宋体"/>
          <w:iCs/>
          <w:color w:val="000000"/>
          <w:sz w:val="24"/>
          <w:szCs w:val="32"/>
          <w:lang w:val="en-US" w:eastAsia="zh-CN"/>
        </w:rPr>
        <w:t>。</w:t>
      </w:r>
    </w:p>
    <w:p w14:paraId="39624DD2">
      <w:pPr>
        <w:pStyle w:val="12"/>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ascii="Times New Roman" w:hAnsi="Times New Roman"/>
          <w:lang w:val="en-US" w:eastAsia="zh-CN"/>
        </w:rPr>
      </w:pPr>
      <w:r>
        <w:drawing>
          <wp:inline distT="0" distB="0" distL="114300" distR="114300">
            <wp:extent cx="5267960" cy="2316480"/>
            <wp:effectExtent l="0" t="0" r="8890" b="7620"/>
            <wp:docPr id="53"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 14"/>
                    <pic:cNvPicPr>
                      <a:picLocks noChangeAspect="1"/>
                    </pic:cNvPicPr>
                  </pic:nvPicPr>
                  <pic:blipFill>
                    <a:blip r:embed="rId104"/>
                    <a:stretch>
                      <a:fillRect/>
                    </a:stretch>
                  </pic:blipFill>
                  <pic:spPr>
                    <a:xfrm>
                      <a:off x="0" y="0"/>
                      <a:ext cx="5267960" cy="2316480"/>
                    </a:xfrm>
                    <a:prstGeom prst="rect">
                      <a:avLst/>
                    </a:prstGeom>
                    <a:noFill/>
                    <a:ln>
                      <a:noFill/>
                    </a:ln>
                  </pic:spPr>
                </pic:pic>
              </a:graphicData>
            </a:graphic>
          </wp:inline>
        </w:drawing>
      </w:r>
    </w:p>
    <w:p w14:paraId="4CE81CDD">
      <w:pPr>
        <w:outlineLvl w:val="1"/>
        <w:rPr>
          <w:rFonts w:hint="eastAsia" w:ascii="Times New Roman" w:hAnsi="Times New Roman" w:eastAsia="宋体" w:cs="宋体"/>
          <w:b/>
          <w:bCs w:val="0"/>
          <w:color w:val="000000"/>
          <w:sz w:val="32"/>
          <w:szCs w:val="32"/>
          <w:lang w:val="en-US" w:eastAsia="zh-CN" w:bidi="en-US"/>
        </w:rPr>
      </w:pPr>
      <w:bookmarkStart w:id="196" w:name="_Toc12911"/>
      <w:bookmarkStart w:id="197" w:name="_Toc19938"/>
      <w:bookmarkStart w:id="198" w:name="_Toc27958"/>
      <w:bookmarkStart w:id="199" w:name="_Toc14651"/>
      <w:bookmarkStart w:id="200" w:name="_Toc24356"/>
      <w:bookmarkStart w:id="201" w:name="_Toc14714"/>
      <w:r>
        <w:rPr>
          <w:rFonts w:hint="eastAsia" w:ascii="Times New Roman" w:hAnsi="Times New Roman" w:eastAsia="宋体" w:cs="宋体"/>
          <w:b/>
          <w:bCs w:val="0"/>
          <w:color w:val="000000"/>
          <w:sz w:val="32"/>
          <w:szCs w:val="32"/>
          <w:lang w:val="en-US" w:eastAsia="zh-CN" w:bidi="en-US"/>
        </w:rPr>
        <w:t>4.2 EMMC启动</w:t>
      </w:r>
      <w:bookmarkEnd w:id="196"/>
      <w:bookmarkEnd w:id="197"/>
      <w:bookmarkEnd w:id="198"/>
      <w:bookmarkEnd w:id="199"/>
      <w:bookmarkEnd w:id="200"/>
      <w:bookmarkEnd w:id="201"/>
    </w:p>
    <w:p w14:paraId="3FFF5904">
      <w:pPr>
        <w:outlineLvl w:val="2"/>
        <w:rPr>
          <w:rFonts w:hint="eastAsia" w:ascii="Times New Roman" w:hAnsi="Times New Roman" w:eastAsia="宋体" w:cs="宋体"/>
          <w:b/>
          <w:bCs w:val="0"/>
          <w:color w:val="000000"/>
          <w:sz w:val="28"/>
          <w:szCs w:val="28"/>
          <w:lang w:val="en-US" w:eastAsia="zh-CN" w:bidi="en-US"/>
        </w:rPr>
      </w:pPr>
      <w:bookmarkStart w:id="202" w:name="_Toc24995"/>
      <w:bookmarkStart w:id="203" w:name="_Toc26435"/>
      <w:bookmarkStart w:id="204" w:name="_Toc16931"/>
      <w:bookmarkStart w:id="205" w:name="_Toc3929"/>
      <w:bookmarkStart w:id="206" w:name="_Toc3649"/>
      <w:bookmarkStart w:id="207" w:name="_Toc23836"/>
      <w:r>
        <w:rPr>
          <w:rFonts w:hint="eastAsia" w:ascii="Times New Roman" w:hAnsi="Times New Roman" w:eastAsia="宋体" w:cs="宋体"/>
          <w:b/>
          <w:bCs w:val="0"/>
          <w:color w:val="000000"/>
          <w:sz w:val="28"/>
          <w:szCs w:val="28"/>
          <w:lang w:val="en-US" w:eastAsia="zh-CN" w:bidi="en-US"/>
        </w:rPr>
        <w:t>4.2.1烧录卡制作</w:t>
      </w:r>
      <w:bookmarkEnd w:id="202"/>
      <w:bookmarkEnd w:id="203"/>
      <w:bookmarkEnd w:id="204"/>
      <w:bookmarkEnd w:id="205"/>
      <w:bookmarkEnd w:id="206"/>
      <w:bookmarkEnd w:id="207"/>
    </w:p>
    <w:p w14:paraId="7BD4EE97">
      <w:pPr>
        <w:pStyle w:val="12"/>
        <w:keepNext w:val="0"/>
        <w:keepLines w:val="0"/>
        <w:pageBreakBefore w:val="0"/>
        <w:widowControl w:val="0"/>
        <w:kinsoku/>
        <w:wordWrap/>
        <w:overflowPunct/>
        <w:topLinePunct w:val="0"/>
        <w:autoSpaceDE/>
        <w:autoSpaceDN/>
        <w:bidi w:val="0"/>
        <w:adjustRightInd/>
        <w:snapToGrid/>
        <w:spacing w:line="360" w:lineRule="auto"/>
        <w:jc w:val="left"/>
        <w:textAlignment w:val="auto"/>
        <w:rPr>
          <w:ins w:id="4770" w:author="L" w:date="2026-07-15T14:57:13Z"/>
          <w:rFonts w:hint="default" w:ascii="Times New Roman" w:hAnsi="Times New Roman" w:eastAsia="宋体" w:cs="宋体"/>
          <w:b w:val="0"/>
          <w:bCs/>
          <w:color w:val="000000"/>
          <w:sz w:val="24"/>
          <w:szCs w:val="24"/>
          <w:lang w:val="en-US" w:eastAsia="zh-CN" w:bidi="en-US"/>
        </w:rPr>
      </w:pPr>
      <w:ins w:id="4771" w:author="L" w:date="2026-07-15T15:04:03Z">
        <w:r>
          <w:rPr>
            <w:rFonts w:hint="default" w:ascii="Times New Roman" w:hAnsi="Times New Roman" w:eastAsia="宋体" w:cs="宋体"/>
            <w:b w:val="0"/>
            <w:bCs/>
            <w:color w:val="000000"/>
            <w:sz w:val="24"/>
            <w:szCs w:val="24"/>
            <w:lang w:val="en-US" w:eastAsia="zh-CN" w:bidi="en-US"/>
          </w:rPr>
          <w:t>注意：eMMC 烧录过程依赖 SD 卡作为中转介质，其文件系统要求与 SD 卡启动完全一致。若未正确配置 config.ini，将导致镜像写入中断或 eMMC 无法识别系统分区。</w:t>
        </w:r>
      </w:ins>
    </w:p>
    <w:p w14:paraId="1CFD4011">
      <w:pPr>
        <w:pStyle w:val="12"/>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eastAsia" w:ascii="Times New Roman" w:hAnsi="Times New Roman" w:eastAsia="宋体" w:cs="宋体"/>
          <w:b w:val="0"/>
          <w:bCs/>
          <w:color w:val="000000"/>
          <w:sz w:val="24"/>
          <w:szCs w:val="24"/>
          <w:lang w:val="en-US" w:eastAsia="zh-CN" w:bidi="en-US"/>
        </w:rPr>
      </w:pPr>
      <w:r>
        <w:rPr>
          <w:rFonts w:hint="eastAsia" w:ascii="Times New Roman" w:hAnsi="Times New Roman" w:eastAsia="宋体" w:cs="宋体"/>
          <w:b w:val="0"/>
          <w:bCs/>
          <w:color w:val="000000"/>
          <w:sz w:val="24"/>
          <w:szCs w:val="24"/>
          <w:lang w:val="en-US" w:eastAsia="zh-CN" w:bidi="en-US"/>
        </w:rPr>
        <w:t>将空白</w:t>
      </w:r>
      <w:r>
        <w:rPr>
          <w:rFonts w:hint="default" w:ascii="Times New Roman" w:hAnsi="Times New Roman" w:eastAsia="宋体" w:cs="宋体"/>
          <w:b w:val="0"/>
          <w:bCs/>
          <w:color w:val="000000"/>
          <w:sz w:val="24"/>
          <w:szCs w:val="24"/>
          <w:lang w:val="en-US" w:eastAsia="zh-CN" w:bidi="en-US"/>
        </w:rPr>
        <w:t>Micro</w:t>
      </w:r>
      <w:r>
        <w:rPr>
          <w:rFonts w:hint="eastAsia" w:ascii="Times New Roman" w:hAnsi="Times New Roman" w:eastAsia="宋体" w:cs="宋体"/>
          <w:b w:val="0"/>
          <w:bCs/>
          <w:color w:val="000000"/>
          <w:sz w:val="24"/>
          <w:szCs w:val="24"/>
          <w:lang w:val="en-US" w:eastAsia="zh-CN" w:bidi="en-US"/>
        </w:rPr>
        <w:t xml:space="preserve"> SD卡连接至电脑，打开“SDDiskTool_v1.69”文件夹，右键"SD_Firmware_Tool.exe"点击“以管理员身份运行(A)”。</w:t>
      </w:r>
    </w:p>
    <w:p w14:paraId="08A8CB9B">
      <w:pPr>
        <w:pStyle w:val="12"/>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ascii="Times New Roman" w:hAnsi="Times New Roman"/>
        </w:rPr>
      </w:pPr>
      <w:r>
        <w:drawing>
          <wp:inline distT="0" distB="0" distL="114300" distR="114300">
            <wp:extent cx="5273040" cy="1668145"/>
            <wp:effectExtent l="0" t="0" r="3810" b="8255"/>
            <wp:docPr id="3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1"/>
                    <pic:cNvPicPr>
                      <a:picLocks noChangeAspect="1"/>
                    </pic:cNvPicPr>
                  </pic:nvPicPr>
                  <pic:blipFill>
                    <a:blip r:embed="rId95"/>
                    <a:stretch>
                      <a:fillRect/>
                    </a:stretch>
                  </pic:blipFill>
                  <pic:spPr>
                    <a:xfrm>
                      <a:off x="0" y="0"/>
                      <a:ext cx="5273040" cy="1668145"/>
                    </a:xfrm>
                    <a:prstGeom prst="rect">
                      <a:avLst/>
                    </a:prstGeom>
                    <a:noFill/>
                    <a:ln>
                      <a:noFill/>
                    </a:ln>
                  </pic:spPr>
                </pic:pic>
              </a:graphicData>
            </a:graphic>
          </wp:inline>
        </w:drawing>
      </w:r>
    </w:p>
    <w:p w14:paraId="57D62645">
      <w:pPr>
        <w:pStyle w:val="12"/>
        <w:keepNext w:val="0"/>
        <w:keepLines w:val="0"/>
        <w:pageBreakBefore w:val="0"/>
        <w:widowControl w:val="0"/>
        <w:kinsoku/>
        <w:wordWrap/>
        <w:overflowPunct/>
        <w:topLinePunct w:val="0"/>
        <w:autoSpaceDE/>
        <w:autoSpaceDN/>
        <w:bidi w:val="0"/>
        <w:adjustRightInd/>
        <w:snapToGrid/>
        <w:spacing w:line="360" w:lineRule="auto"/>
        <w:ind w:left="0" w:leftChars="0" w:firstLine="420" w:firstLineChars="0"/>
        <w:textAlignment w:val="auto"/>
        <w:rPr>
          <w:rFonts w:hint="eastAsia" w:ascii="Times New Roman" w:hAnsi="Times New Roman"/>
          <w:sz w:val="24"/>
          <w:szCs w:val="32"/>
          <w:lang w:val="en-US" w:eastAsia="zh-CN"/>
        </w:rPr>
      </w:pPr>
      <w:r>
        <w:rPr>
          <w:rFonts w:hint="default" w:ascii="Times New Roman" w:hAnsi="Times New Roman"/>
          <w:sz w:val="24"/>
          <w:szCs w:val="32"/>
          <w:lang w:val="en-US" w:eastAsia="zh-CN"/>
        </w:rPr>
        <w:t>工具运行后会自动识别接入到PC端的Micro SD卡，如下图所示</w:t>
      </w:r>
      <w:r>
        <w:rPr>
          <w:rFonts w:hint="eastAsia" w:ascii="Times New Roman" w:hAnsi="Times New Roman"/>
          <w:sz w:val="24"/>
          <w:szCs w:val="32"/>
          <w:lang w:val="en-US" w:eastAsia="zh-CN"/>
        </w:rPr>
        <w:t>。</w:t>
      </w:r>
    </w:p>
    <w:p w14:paraId="57C5B2E7">
      <w:pPr>
        <w:pStyle w:val="12"/>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ascii="Times New Roman" w:hAnsi="Times New Roman"/>
        </w:rPr>
      </w:pPr>
    </w:p>
    <w:p w14:paraId="79003E26">
      <w:pPr>
        <w:pStyle w:val="12"/>
        <w:keepNext w:val="0"/>
        <w:keepLines w:val="0"/>
        <w:pageBreakBefore w:val="0"/>
        <w:widowControl w:val="0"/>
        <w:kinsoku/>
        <w:wordWrap/>
        <w:overflowPunct/>
        <w:topLinePunct w:val="0"/>
        <w:autoSpaceDE/>
        <w:autoSpaceDN/>
        <w:bidi w:val="0"/>
        <w:adjustRightInd/>
        <w:snapToGrid/>
        <w:spacing w:line="360" w:lineRule="auto"/>
        <w:ind w:left="0" w:leftChars="0" w:firstLine="420" w:firstLineChars="0"/>
        <w:textAlignment w:val="auto"/>
        <w:rPr>
          <w:rFonts w:hint="eastAsia" w:ascii="Times New Roman" w:hAnsi="Times New Roman" w:eastAsia="宋体" w:cs="宋体"/>
          <w:b w:val="0"/>
          <w:bCs/>
          <w:color w:val="000000"/>
          <w:sz w:val="24"/>
          <w:szCs w:val="24"/>
          <w:lang w:val="en-US" w:eastAsia="zh-CN" w:bidi="en-US"/>
        </w:rPr>
      </w:pPr>
      <w:r>
        <w:rPr>
          <w:rFonts w:hint="default" w:ascii="Times New Roman" w:hAnsi="Times New Roman" w:eastAsia="宋体" w:cs="宋体"/>
          <w:b w:val="0"/>
          <w:bCs/>
          <w:color w:val="000000"/>
          <w:sz w:val="24"/>
          <w:szCs w:val="24"/>
          <w:lang w:val="en-US" w:eastAsia="zh-CN" w:bidi="en-US"/>
        </w:rPr>
        <w:t>在“第一步：选择可移动设备”中选择可移动磁盘设备，然后点击“恢复磁盘”进行格式化，如下图所示</w:t>
      </w:r>
      <w:r>
        <w:rPr>
          <w:rFonts w:hint="eastAsia" w:ascii="Times New Roman" w:hAnsi="Times New Roman" w:eastAsia="宋体" w:cs="宋体"/>
          <w:b w:val="0"/>
          <w:bCs/>
          <w:color w:val="000000"/>
          <w:sz w:val="24"/>
          <w:szCs w:val="24"/>
          <w:lang w:val="en-US" w:eastAsia="zh-CN" w:bidi="en-US"/>
        </w:rPr>
        <w:t>。</w:t>
      </w:r>
    </w:p>
    <w:p w14:paraId="3AD84016">
      <w:pPr>
        <w:pStyle w:val="12"/>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jc w:val="center"/>
        <w:textAlignment w:val="auto"/>
      </w:pPr>
      <w:r>
        <w:drawing>
          <wp:inline distT="0" distB="0" distL="114300" distR="114300">
            <wp:extent cx="2644140" cy="2252980"/>
            <wp:effectExtent l="0" t="0" r="3810" b="13970"/>
            <wp:docPr id="20"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4"/>
                    <pic:cNvPicPr>
                      <a:picLocks noChangeAspect="1"/>
                    </pic:cNvPicPr>
                  </pic:nvPicPr>
                  <pic:blipFill>
                    <a:blip r:embed="rId105"/>
                    <a:stretch>
                      <a:fillRect/>
                    </a:stretch>
                  </pic:blipFill>
                  <pic:spPr>
                    <a:xfrm>
                      <a:off x="0" y="0"/>
                      <a:ext cx="2644140" cy="2252980"/>
                    </a:xfrm>
                    <a:prstGeom prst="rect">
                      <a:avLst/>
                    </a:prstGeom>
                    <a:noFill/>
                    <a:ln>
                      <a:noFill/>
                    </a:ln>
                  </pic:spPr>
                </pic:pic>
              </a:graphicData>
            </a:graphic>
          </wp:inline>
        </w:drawing>
      </w:r>
    </w:p>
    <w:p w14:paraId="78F563DA">
      <w:pPr>
        <w:pStyle w:val="12"/>
        <w:keepNext w:val="0"/>
        <w:keepLines w:val="0"/>
        <w:pageBreakBefore w:val="0"/>
        <w:widowControl w:val="0"/>
        <w:kinsoku/>
        <w:wordWrap/>
        <w:overflowPunct/>
        <w:topLinePunct w:val="0"/>
        <w:autoSpaceDE/>
        <w:autoSpaceDN/>
        <w:bidi w:val="0"/>
        <w:adjustRightInd/>
        <w:snapToGrid/>
        <w:spacing w:line="360" w:lineRule="auto"/>
        <w:ind w:left="0" w:leftChars="0" w:firstLine="420" w:firstLineChars="0"/>
        <w:textAlignment w:val="auto"/>
        <w:rPr>
          <w:rFonts w:hint="default" w:ascii="Times New Roman" w:hAnsi="Times New Roman" w:eastAsia="宋体" w:cs="宋体"/>
          <w:b w:val="0"/>
          <w:bCs/>
          <w:color w:val="000000"/>
          <w:sz w:val="24"/>
          <w:szCs w:val="24"/>
          <w:lang w:val="en-US" w:eastAsia="zh-CN" w:bidi="en-US"/>
        </w:rPr>
      </w:pPr>
      <w:r>
        <w:rPr>
          <w:rFonts w:hint="default" w:ascii="Times New Roman" w:hAnsi="Times New Roman" w:eastAsia="宋体" w:cs="宋体"/>
          <w:b w:val="0"/>
          <w:bCs/>
          <w:color w:val="000000"/>
          <w:sz w:val="24"/>
          <w:szCs w:val="24"/>
          <w:lang w:val="en-US" w:eastAsia="zh-CN" w:bidi="en-US"/>
        </w:rPr>
        <w:t>请确认所选的可移动磁盘设备无误，在弹出窗口中点击“是(Y)”进行格式化。</w:t>
      </w:r>
    </w:p>
    <w:p w14:paraId="7672A9FC">
      <w:pPr>
        <w:pStyle w:val="12"/>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jc w:val="center"/>
        <w:textAlignment w:val="auto"/>
        <w:rPr>
          <w:rFonts w:hint="eastAsia"/>
          <w:lang w:val="en-US" w:eastAsia="zh-CN"/>
        </w:rPr>
      </w:pPr>
      <w:r>
        <w:drawing>
          <wp:inline distT="0" distB="0" distL="114300" distR="114300">
            <wp:extent cx="2256155" cy="1225550"/>
            <wp:effectExtent l="0" t="0" r="10795" b="12700"/>
            <wp:docPr id="38"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5"/>
                    <pic:cNvPicPr>
                      <a:picLocks noChangeAspect="1"/>
                    </pic:cNvPicPr>
                  </pic:nvPicPr>
                  <pic:blipFill>
                    <a:blip r:embed="rId97"/>
                    <a:stretch>
                      <a:fillRect/>
                    </a:stretch>
                  </pic:blipFill>
                  <pic:spPr>
                    <a:xfrm>
                      <a:off x="0" y="0"/>
                      <a:ext cx="2256155" cy="1225550"/>
                    </a:xfrm>
                    <a:prstGeom prst="rect">
                      <a:avLst/>
                    </a:prstGeom>
                    <a:noFill/>
                    <a:ln>
                      <a:noFill/>
                    </a:ln>
                  </pic:spPr>
                </pic:pic>
              </a:graphicData>
            </a:graphic>
          </wp:inline>
        </w:drawing>
      </w:r>
    </w:p>
    <w:p w14:paraId="0CCA0C32">
      <w:pPr>
        <w:pStyle w:val="12"/>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jc w:val="center"/>
        <w:textAlignment w:val="auto"/>
      </w:pPr>
      <w:r>
        <w:drawing>
          <wp:inline distT="0" distB="0" distL="114300" distR="114300">
            <wp:extent cx="2501265" cy="2143125"/>
            <wp:effectExtent l="0" t="0" r="13335" b="9525"/>
            <wp:docPr id="30"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5"/>
                    <pic:cNvPicPr>
                      <a:picLocks noChangeAspect="1"/>
                    </pic:cNvPicPr>
                  </pic:nvPicPr>
                  <pic:blipFill>
                    <a:blip r:embed="rId106"/>
                    <a:stretch>
                      <a:fillRect/>
                    </a:stretch>
                  </pic:blipFill>
                  <pic:spPr>
                    <a:xfrm>
                      <a:off x="0" y="0"/>
                      <a:ext cx="2501265" cy="2143125"/>
                    </a:xfrm>
                    <a:prstGeom prst="rect">
                      <a:avLst/>
                    </a:prstGeom>
                    <a:noFill/>
                    <a:ln>
                      <a:noFill/>
                    </a:ln>
                  </pic:spPr>
                </pic:pic>
              </a:graphicData>
            </a:graphic>
          </wp:inline>
        </w:drawing>
      </w:r>
    </w:p>
    <w:p w14:paraId="2DBE289D">
      <w:pPr>
        <w:pStyle w:val="12"/>
        <w:keepNext w:val="0"/>
        <w:keepLines w:val="0"/>
        <w:pageBreakBefore w:val="0"/>
        <w:widowControl w:val="0"/>
        <w:kinsoku/>
        <w:wordWrap/>
        <w:overflowPunct/>
        <w:topLinePunct w:val="0"/>
        <w:autoSpaceDE/>
        <w:autoSpaceDN/>
        <w:bidi w:val="0"/>
        <w:adjustRightInd/>
        <w:snapToGrid/>
        <w:spacing w:after="0" w:line="360" w:lineRule="auto"/>
        <w:ind w:left="0" w:leftChars="0" w:firstLine="420" w:firstLineChars="0"/>
        <w:textAlignment w:val="auto"/>
        <w:rPr>
          <w:rFonts w:hint="default" w:ascii="Times New Roman" w:hAnsi="Times New Roman" w:eastAsia="宋体" w:cs="宋体"/>
          <w:iCs/>
          <w:color w:val="000000"/>
          <w:sz w:val="24"/>
          <w:szCs w:val="32"/>
          <w:lang w:val="en-US" w:eastAsia="zh-CN"/>
        </w:rPr>
      </w:pPr>
      <w:r>
        <w:rPr>
          <w:rFonts w:hint="eastAsia" w:ascii="Times New Roman" w:hAnsi="Times New Roman" w:eastAsia="宋体" w:cs="宋体"/>
          <w:iCs/>
          <w:color w:val="000000"/>
          <w:sz w:val="24"/>
          <w:szCs w:val="32"/>
          <w:lang w:val="en-US" w:eastAsia="zh-CN"/>
        </w:rPr>
        <w:t>等待格式化完成后，在弹出窗口中点击“确定”。</w:t>
      </w:r>
    </w:p>
    <w:p w14:paraId="022AF3EE">
      <w:pPr>
        <w:pStyle w:val="12"/>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jc w:val="center"/>
        <w:textAlignment w:val="auto"/>
        <w:outlineLvl w:val="9"/>
      </w:pPr>
      <w:r>
        <w:drawing>
          <wp:inline distT="0" distB="0" distL="114300" distR="114300">
            <wp:extent cx="1657350" cy="1571625"/>
            <wp:effectExtent l="0" t="0" r="0" b="9525"/>
            <wp:docPr id="34"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8"/>
                    <pic:cNvPicPr>
                      <a:picLocks noChangeAspect="1"/>
                    </pic:cNvPicPr>
                  </pic:nvPicPr>
                  <pic:blipFill>
                    <a:blip r:embed="rId99"/>
                    <a:stretch>
                      <a:fillRect/>
                    </a:stretch>
                  </pic:blipFill>
                  <pic:spPr>
                    <a:xfrm>
                      <a:off x="0" y="0"/>
                      <a:ext cx="1657350" cy="1571625"/>
                    </a:xfrm>
                    <a:prstGeom prst="rect">
                      <a:avLst/>
                    </a:prstGeom>
                    <a:noFill/>
                    <a:ln>
                      <a:noFill/>
                    </a:ln>
                  </pic:spPr>
                </pic:pic>
              </a:graphicData>
            </a:graphic>
          </wp:inline>
        </w:drawing>
      </w:r>
    </w:p>
    <w:p w14:paraId="6ED81D0A">
      <w:pPr>
        <w:pStyle w:val="12"/>
        <w:keepNext w:val="0"/>
        <w:keepLines w:val="0"/>
        <w:pageBreakBefore w:val="0"/>
        <w:widowControl w:val="0"/>
        <w:kinsoku/>
        <w:wordWrap/>
        <w:overflowPunct/>
        <w:topLinePunct w:val="0"/>
        <w:autoSpaceDE/>
        <w:autoSpaceDN/>
        <w:bidi w:val="0"/>
        <w:adjustRightInd/>
        <w:snapToGrid/>
        <w:spacing w:after="0" w:line="360" w:lineRule="auto"/>
        <w:ind w:left="0" w:leftChars="0" w:firstLine="420" w:firstLineChars="0"/>
        <w:textAlignment w:val="auto"/>
        <w:rPr>
          <w:rFonts w:hint="default" w:ascii="Times New Roman" w:hAnsi="Times New Roman" w:eastAsia="宋体" w:cs="宋体"/>
          <w:iCs/>
          <w:color w:val="000000"/>
          <w:sz w:val="24"/>
          <w:szCs w:val="32"/>
          <w:lang w:val="en-US" w:eastAsia="zh-CN"/>
        </w:rPr>
      </w:pPr>
      <w:r>
        <w:rPr>
          <w:rFonts w:hint="eastAsia" w:ascii="Times New Roman" w:hAnsi="Times New Roman" w:eastAsia="宋体" w:cs="宋体"/>
          <w:iCs/>
          <w:color w:val="000000"/>
          <w:sz w:val="24"/>
          <w:szCs w:val="32"/>
          <w:lang w:val="en-US" w:eastAsia="zh-CN"/>
        </w:rPr>
        <w:t>勾选“固件升级”选项，点击“选择固件”选择目标系统镜像文件，点击“开始创建”，在弹出窗口中点击“是(Y)”，制作SD启动卡。</w:t>
      </w:r>
    </w:p>
    <w:p w14:paraId="3DA8F048">
      <w:pPr>
        <w:pStyle w:val="12"/>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jc w:val="center"/>
        <w:textAlignment w:val="auto"/>
        <w:outlineLvl w:val="9"/>
      </w:pPr>
      <w:r>
        <w:drawing>
          <wp:inline distT="0" distB="0" distL="114300" distR="114300">
            <wp:extent cx="2630170" cy="2260600"/>
            <wp:effectExtent l="0" t="0" r="17780" b="6350"/>
            <wp:docPr id="55"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图片 7"/>
                    <pic:cNvPicPr>
                      <a:picLocks noChangeAspect="1"/>
                    </pic:cNvPicPr>
                  </pic:nvPicPr>
                  <pic:blipFill>
                    <a:blip r:embed="rId107"/>
                    <a:stretch>
                      <a:fillRect/>
                    </a:stretch>
                  </pic:blipFill>
                  <pic:spPr>
                    <a:xfrm>
                      <a:off x="0" y="0"/>
                      <a:ext cx="2630170" cy="2260600"/>
                    </a:xfrm>
                    <a:prstGeom prst="rect">
                      <a:avLst/>
                    </a:prstGeom>
                    <a:noFill/>
                    <a:ln>
                      <a:noFill/>
                    </a:ln>
                  </pic:spPr>
                </pic:pic>
              </a:graphicData>
            </a:graphic>
          </wp:inline>
        </w:drawing>
      </w:r>
    </w:p>
    <w:p w14:paraId="031F9C80">
      <w:pPr>
        <w:pStyle w:val="12"/>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jc w:val="center"/>
        <w:textAlignment w:val="auto"/>
        <w:outlineLvl w:val="9"/>
      </w:pPr>
      <w:r>
        <w:drawing>
          <wp:inline distT="0" distB="0" distL="114300" distR="114300">
            <wp:extent cx="2561590" cy="2192020"/>
            <wp:effectExtent l="0" t="0" r="10160" b="17780"/>
            <wp:docPr id="3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1"/>
                    <pic:cNvPicPr>
                      <a:picLocks noChangeAspect="1"/>
                    </pic:cNvPicPr>
                  </pic:nvPicPr>
                  <pic:blipFill>
                    <a:blip r:embed="rId108"/>
                    <a:stretch>
                      <a:fillRect/>
                    </a:stretch>
                  </pic:blipFill>
                  <pic:spPr>
                    <a:xfrm>
                      <a:off x="0" y="0"/>
                      <a:ext cx="2561590" cy="2192020"/>
                    </a:xfrm>
                    <a:prstGeom prst="rect">
                      <a:avLst/>
                    </a:prstGeom>
                    <a:noFill/>
                    <a:ln>
                      <a:noFill/>
                    </a:ln>
                  </pic:spPr>
                </pic:pic>
              </a:graphicData>
            </a:graphic>
          </wp:inline>
        </w:drawing>
      </w:r>
    </w:p>
    <w:p w14:paraId="3818F6B1">
      <w:pPr>
        <w:pStyle w:val="12"/>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jc w:val="center"/>
        <w:textAlignment w:val="auto"/>
        <w:outlineLvl w:val="9"/>
      </w:pPr>
      <w:r>
        <w:drawing>
          <wp:inline distT="0" distB="0" distL="114300" distR="114300">
            <wp:extent cx="2824480" cy="2411730"/>
            <wp:effectExtent l="0" t="0" r="13970" b="7620"/>
            <wp:docPr id="40"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3"/>
                    <pic:cNvPicPr>
                      <a:picLocks noChangeAspect="1"/>
                    </pic:cNvPicPr>
                  </pic:nvPicPr>
                  <pic:blipFill>
                    <a:blip r:embed="rId109"/>
                    <a:stretch>
                      <a:fillRect/>
                    </a:stretch>
                  </pic:blipFill>
                  <pic:spPr>
                    <a:xfrm>
                      <a:off x="0" y="0"/>
                      <a:ext cx="2824480" cy="2411730"/>
                    </a:xfrm>
                    <a:prstGeom prst="rect">
                      <a:avLst/>
                    </a:prstGeom>
                    <a:noFill/>
                    <a:ln>
                      <a:noFill/>
                    </a:ln>
                  </pic:spPr>
                </pic:pic>
              </a:graphicData>
            </a:graphic>
          </wp:inline>
        </w:drawing>
      </w:r>
    </w:p>
    <w:p w14:paraId="0B204BF3">
      <w:pPr>
        <w:pStyle w:val="12"/>
        <w:keepNext w:val="0"/>
        <w:keepLines w:val="0"/>
        <w:pageBreakBefore w:val="0"/>
        <w:widowControl w:val="0"/>
        <w:kinsoku/>
        <w:wordWrap/>
        <w:overflowPunct/>
        <w:topLinePunct w:val="0"/>
        <w:autoSpaceDE/>
        <w:autoSpaceDN/>
        <w:bidi w:val="0"/>
        <w:adjustRightInd/>
        <w:snapToGrid/>
        <w:spacing w:after="0" w:line="360" w:lineRule="auto"/>
        <w:ind w:left="0" w:leftChars="0" w:firstLine="420" w:firstLineChars="0"/>
        <w:textAlignment w:val="auto"/>
        <w:rPr>
          <w:rFonts w:hint="default" w:ascii="Times New Roman" w:hAnsi="Times New Roman" w:eastAsia="宋体" w:cs="宋体"/>
          <w:iCs/>
          <w:color w:val="000000"/>
          <w:sz w:val="24"/>
          <w:szCs w:val="32"/>
          <w:lang w:val="en-US" w:eastAsia="zh-CN"/>
        </w:rPr>
      </w:pPr>
      <w:r>
        <w:rPr>
          <w:rFonts w:hint="eastAsia" w:ascii="Times New Roman" w:hAnsi="Times New Roman" w:eastAsia="宋体" w:cs="宋体"/>
          <w:iCs/>
          <w:color w:val="000000"/>
          <w:sz w:val="24"/>
          <w:szCs w:val="32"/>
          <w:lang w:val="en-US" w:eastAsia="zh-CN"/>
        </w:rPr>
        <w:t>点击“是”。</w:t>
      </w:r>
    </w:p>
    <w:p w14:paraId="78E7151F">
      <w:pPr>
        <w:pStyle w:val="12"/>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jc w:val="center"/>
        <w:textAlignment w:val="auto"/>
        <w:outlineLvl w:val="9"/>
        <w:rPr>
          <w:rFonts w:hint="default"/>
          <w:lang w:val="en-US" w:eastAsia="zh-CN"/>
        </w:rPr>
      </w:pPr>
      <w:r>
        <w:drawing>
          <wp:inline distT="0" distB="0" distL="114300" distR="114300">
            <wp:extent cx="2821305" cy="2385060"/>
            <wp:effectExtent l="0" t="0" r="17145" b="15240"/>
            <wp:docPr id="5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图片 4"/>
                    <pic:cNvPicPr>
                      <a:picLocks noChangeAspect="1"/>
                    </pic:cNvPicPr>
                  </pic:nvPicPr>
                  <pic:blipFill>
                    <a:blip r:embed="rId110"/>
                    <a:srcRect t="816" r="614"/>
                    <a:stretch>
                      <a:fillRect/>
                    </a:stretch>
                  </pic:blipFill>
                  <pic:spPr>
                    <a:xfrm>
                      <a:off x="0" y="0"/>
                      <a:ext cx="2821305" cy="2385060"/>
                    </a:xfrm>
                    <a:prstGeom prst="rect">
                      <a:avLst/>
                    </a:prstGeom>
                    <a:noFill/>
                    <a:ln>
                      <a:noFill/>
                    </a:ln>
                  </pic:spPr>
                </pic:pic>
              </a:graphicData>
            </a:graphic>
          </wp:inline>
        </w:drawing>
      </w:r>
    </w:p>
    <w:p w14:paraId="1C0004E7">
      <w:pPr>
        <w:pStyle w:val="12"/>
        <w:keepNext w:val="0"/>
        <w:keepLines w:val="0"/>
        <w:pageBreakBefore w:val="0"/>
        <w:widowControl w:val="0"/>
        <w:kinsoku/>
        <w:wordWrap/>
        <w:overflowPunct/>
        <w:topLinePunct w:val="0"/>
        <w:autoSpaceDE/>
        <w:autoSpaceDN/>
        <w:bidi w:val="0"/>
        <w:adjustRightInd/>
        <w:snapToGrid/>
        <w:spacing w:after="0" w:line="360" w:lineRule="auto"/>
        <w:ind w:left="0" w:leftChars="0" w:firstLine="420" w:firstLineChars="0"/>
        <w:textAlignment w:val="auto"/>
        <w:rPr>
          <w:rFonts w:hint="eastAsia" w:ascii="Times New Roman" w:hAnsi="Times New Roman" w:eastAsia="宋体" w:cs="宋体"/>
          <w:iCs/>
          <w:color w:val="000000"/>
          <w:sz w:val="24"/>
          <w:szCs w:val="32"/>
          <w:lang w:val="en-US" w:eastAsia="zh-CN"/>
        </w:rPr>
      </w:pPr>
      <w:r>
        <w:rPr>
          <w:rFonts w:hint="eastAsia" w:ascii="Times New Roman" w:hAnsi="Times New Roman" w:eastAsia="宋体" w:cs="宋体"/>
          <w:iCs/>
          <w:color w:val="000000"/>
          <w:sz w:val="24"/>
          <w:szCs w:val="32"/>
          <w:lang w:val="en-US" w:eastAsia="zh-CN"/>
        </w:rPr>
        <w:t>开始烧写系统。</w:t>
      </w:r>
    </w:p>
    <w:p w14:paraId="0338F539">
      <w:pPr>
        <w:pStyle w:val="12"/>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jc w:val="center"/>
        <w:textAlignment w:val="auto"/>
        <w:outlineLvl w:val="9"/>
      </w:pPr>
      <w:r>
        <w:drawing>
          <wp:inline distT="0" distB="0" distL="114300" distR="114300">
            <wp:extent cx="2702560" cy="2317115"/>
            <wp:effectExtent l="0" t="0" r="2540" b="6985"/>
            <wp:docPr id="56"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图片 5"/>
                    <pic:cNvPicPr>
                      <a:picLocks noChangeAspect="1"/>
                    </pic:cNvPicPr>
                  </pic:nvPicPr>
                  <pic:blipFill>
                    <a:blip r:embed="rId111"/>
                    <a:stretch>
                      <a:fillRect/>
                    </a:stretch>
                  </pic:blipFill>
                  <pic:spPr>
                    <a:xfrm>
                      <a:off x="0" y="0"/>
                      <a:ext cx="2702560" cy="2317115"/>
                    </a:xfrm>
                    <a:prstGeom prst="rect">
                      <a:avLst/>
                    </a:prstGeom>
                    <a:noFill/>
                    <a:ln>
                      <a:noFill/>
                    </a:ln>
                  </pic:spPr>
                </pic:pic>
              </a:graphicData>
            </a:graphic>
          </wp:inline>
        </w:drawing>
      </w:r>
    </w:p>
    <w:p w14:paraId="3245FF09">
      <w:pPr>
        <w:pStyle w:val="12"/>
        <w:keepNext w:val="0"/>
        <w:keepLines w:val="0"/>
        <w:pageBreakBefore w:val="0"/>
        <w:widowControl w:val="0"/>
        <w:kinsoku/>
        <w:wordWrap/>
        <w:overflowPunct/>
        <w:topLinePunct w:val="0"/>
        <w:autoSpaceDE/>
        <w:autoSpaceDN/>
        <w:bidi w:val="0"/>
        <w:adjustRightInd/>
        <w:snapToGrid/>
        <w:spacing w:after="0" w:line="360" w:lineRule="auto"/>
        <w:ind w:left="0" w:leftChars="0" w:firstLine="420" w:firstLineChars="0"/>
        <w:textAlignment w:val="auto"/>
        <w:rPr>
          <w:rFonts w:hint="default" w:ascii="Times New Roman" w:hAnsi="Times New Roman" w:eastAsia="宋体" w:cs="宋体"/>
          <w:iCs/>
          <w:color w:val="000000"/>
          <w:sz w:val="24"/>
          <w:szCs w:val="32"/>
          <w:lang w:val="en-US" w:eastAsia="zh-CN"/>
        </w:rPr>
      </w:pPr>
      <w:r>
        <w:rPr>
          <w:rFonts w:hint="eastAsia" w:ascii="Times New Roman" w:hAnsi="Times New Roman" w:eastAsia="宋体" w:cs="宋体"/>
          <w:iCs/>
          <w:color w:val="000000"/>
          <w:sz w:val="24"/>
          <w:szCs w:val="32"/>
          <w:lang w:val="en-US" w:eastAsia="zh-CN"/>
        </w:rPr>
        <w:t>提示创建成功。</w:t>
      </w:r>
    </w:p>
    <w:p w14:paraId="29983499">
      <w:pPr>
        <w:pStyle w:val="12"/>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jc w:val="center"/>
        <w:textAlignment w:val="auto"/>
        <w:outlineLvl w:val="9"/>
        <w:rPr>
          <w:rFonts w:hint="default"/>
          <w:lang w:val="en-US" w:eastAsia="zh-CN"/>
        </w:rPr>
      </w:pPr>
      <w:r>
        <w:drawing>
          <wp:inline distT="0" distB="0" distL="114300" distR="114300">
            <wp:extent cx="2729230" cy="2304415"/>
            <wp:effectExtent l="0" t="0" r="13970" b="635"/>
            <wp:docPr id="57"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图片 6"/>
                    <pic:cNvPicPr>
                      <a:picLocks noChangeAspect="1"/>
                    </pic:cNvPicPr>
                  </pic:nvPicPr>
                  <pic:blipFill>
                    <a:blip r:embed="rId112"/>
                    <a:stretch>
                      <a:fillRect/>
                    </a:stretch>
                  </pic:blipFill>
                  <pic:spPr>
                    <a:xfrm>
                      <a:off x="0" y="0"/>
                      <a:ext cx="2729230" cy="2304415"/>
                    </a:xfrm>
                    <a:prstGeom prst="rect">
                      <a:avLst/>
                    </a:prstGeom>
                    <a:noFill/>
                    <a:ln>
                      <a:noFill/>
                    </a:ln>
                  </pic:spPr>
                </pic:pic>
              </a:graphicData>
            </a:graphic>
          </wp:inline>
        </w:drawing>
      </w:r>
    </w:p>
    <w:p w14:paraId="63D50785">
      <w:pPr>
        <w:pStyle w:val="12"/>
        <w:ind w:left="0" w:leftChars="0" w:firstLine="0" w:firstLineChars="0"/>
        <w:jc w:val="both"/>
        <w:outlineLvl w:val="2"/>
        <w:rPr>
          <w:rFonts w:hint="eastAsia" w:ascii="Times New Roman" w:hAnsi="Times New Roman"/>
          <w:b/>
          <w:bCs/>
          <w:sz w:val="28"/>
          <w:szCs w:val="28"/>
          <w:lang w:val="en-US" w:eastAsia="zh-CN"/>
        </w:rPr>
      </w:pPr>
      <w:bookmarkStart w:id="208" w:name="_Toc15694"/>
      <w:bookmarkStart w:id="209" w:name="_Toc30491"/>
      <w:bookmarkStart w:id="210" w:name="_Toc22328"/>
      <w:bookmarkStart w:id="211" w:name="_Toc17937"/>
      <w:bookmarkStart w:id="212" w:name="_Toc13615"/>
      <w:bookmarkStart w:id="213" w:name="_Toc14807"/>
      <w:r>
        <w:rPr>
          <w:rFonts w:hint="eastAsia" w:ascii="Times New Roman" w:hAnsi="Times New Roman"/>
          <w:b/>
          <w:bCs/>
          <w:sz w:val="28"/>
          <w:szCs w:val="28"/>
          <w:lang w:val="en-US" w:eastAsia="zh-CN"/>
        </w:rPr>
        <w:t>4.2.2系统烧录</w:t>
      </w:r>
      <w:bookmarkEnd w:id="208"/>
      <w:bookmarkEnd w:id="209"/>
      <w:bookmarkEnd w:id="210"/>
      <w:bookmarkEnd w:id="211"/>
      <w:bookmarkEnd w:id="212"/>
      <w:bookmarkEnd w:id="213"/>
    </w:p>
    <w:p w14:paraId="15A24E35">
      <w:pPr>
        <w:pStyle w:val="12"/>
        <w:keepNext w:val="0"/>
        <w:keepLines w:val="0"/>
        <w:pageBreakBefore w:val="0"/>
        <w:widowControl w:val="0"/>
        <w:kinsoku/>
        <w:wordWrap/>
        <w:overflowPunct/>
        <w:topLinePunct w:val="0"/>
        <w:autoSpaceDE/>
        <w:autoSpaceDN/>
        <w:bidi w:val="0"/>
        <w:adjustRightInd/>
        <w:snapToGrid/>
        <w:spacing w:line="360" w:lineRule="auto"/>
        <w:ind w:left="0" w:leftChars="0" w:firstLine="420" w:firstLineChars="0"/>
        <w:jc w:val="both"/>
        <w:textAlignment w:val="auto"/>
        <w:outlineLvl w:val="9"/>
        <w:rPr>
          <w:rFonts w:hint="eastAsia" w:ascii="Times New Roman" w:hAnsi="Times New Roman"/>
          <w:sz w:val="24"/>
          <w:szCs w:val="32"/>
          <w:lang w:val="en-US" w:eastAsia="zh-CN"/>
        </w:rPr>
      </w:pPr>
      <w:r>
        <w:rPr>
          <w:rFonts w:hint="default" w:ascii="Times New Roman" w:hAnsi="Times New Roman"/>
          <w:sz w:val="24"/>
          <w:szCs w:val="32"/>
          <w:lang w:val="en-US" w:eastAsia="zh-CN"/>
        </w:rPr>
        <w:t>将</w:t>
      </w:r>
      <w:r>
        <w:rPr>
          <w:rFonts w:hint="eastAsia" w:ascii="Times New Roman" w:hAnsi="Times New Roman"/>
          <w:sz w:val="24"/>
          <w:szCs w:val="32"/>
          <w:lang w:val="en-US" w:eastAsia="zh-CN"/>
        </w:rPr>
        <w:t>制作好的SD卡</w:t>
      </w:r>
      <w:r>
        <w:rPr>
          <w:rFonts w:hint="default" w:ascii="Times New Roman" w:hAnsi="Times New Roman"/>
          <w:sz w:val="24"/>
          <w:szCs w:val="32"/>
          <w:lang w:val="en-US" w:eastAsia="zh-CN"/>
        </w:rPr>
        <w:t>插至</w:t>
      </w:r>
      <w:r>
        <w:rPr>
          <w:rFonts w:hint="eastAsia" w:ascii="Times New Roman" w:hAnsi="Times New Roman"/>
          <w:sz w:val="24"/>
          <w:szCs w:val="32"/>
          <w:lang w:val="en-US" w:eastAsia="zh-CN"/>
        </w:rPr>
        <w:t>设备</w:t>
      </w:r>
      <w:r>
        <w:rPr>
          <w:rFonts w:hint="default" w:ascii="Times New Roman" w:hAnsi="Times New Roman"/>
          <w:sz w:val="24"/>
          <w:szCs w:val="32"/>
          <w:lang w:val="en-US" w:eastAsia="zh-CN"/>
        </w:rPr>
        <w:t>Micro SD卡槽，上电后将从</w:t>
      </w:r>
      <w:r>
        <w:rPr>
          <w:rFonts w:hint="eastAsia" w:ascii="Times New Roman" w:hAnsi="Times New Roman"/>
          <w:sz w:val="24"/>
          <w:szCs w:val="32"/>
          <w:lang w:val="en-US" w:eastAsia="zh-CN"/>
        </w:rPr>
        <w:t>SD</w:t>
      </w:r>
      <w:r>
        <w:rPr>
          <w:rFonts w:hint="default" w:ascii="Times New Roman" w:hAnsi="Times New Roman"/>
          <w:sz w:val="24"/>
          <w:szCs w:val="32"/>
          <w:lang w:val="en-US" w:eastAsia="zh-CN"/>
        </w:rPr>
        <w:t>卡启动，并自动固化系统至eMMC中。</w:t>
      </w:r>
      <w:r>
        <w:rPr>
          <w:rFonts w:hint="eastAsia" w:ascii="Times New Roman" w:hAnsi="Times New Roman"/>
          <w:sz w:val="24"/>
          <w:szCs w:val="32"/>
          <w:lang w:val="en-US" w:eastAsia="zh-CN"/>
        </w:rPr>
        <w:t>等待约5分钟。</w:t>
      </w:r>
      <w:r>
        <w:rPr>
          <w:rFonts w:hint="default" w:ascii="Times New Roman" w:hAnsi="Times New Roman"/>
          <w:sz w:val="24"/>
          <w:szCs w:val="32"/>
          <w:lang w:val="en-US" w:eastAsia="zh-CN"/>
        </w:rPr>
        <w:t>当系统固化完成后，</w:t>
      </w:r>
      <w:r>
        <w:rPr>
          <w:rFonts w:hint="eastAsia" w:ascii="Times New Roman" w:hAnsi="Times New Roman"/>
          <w:sz w:val="24"/>
          <w:szCs w:val="32"/>
          <w:lang w:val="en-US" w:eastAsia="zh-CN"/>
        </w:rPr>
        <w:t>设备</w:t>
      </w:r>
      <w:r>
        <w:rPr>
          <w:rFonts w:hint="default" w:ascii="Times New Roman" w:hAnsi="Times New Roman"/>
          <w:sz w:val="24"/>
          <w:szCs w:val="32"/>
          <w:lang w:val="en-US" w:eastAsia="zh-CN"/>
        </w:rPr>
        <w:t>将自动掉电。</w:t>
      </w:r>
      <w:r>
        <w:rPr>
          <w:rFonts w:hint="eastAsia" w:ascii="Times New Roman" w:hAnsi="Times New Roman"/>
          <w:sz w:val="24"/>
          <w:szCs w:val="32"/>
          <w:lang w:val="en-US" w:eastAsia="zh-CN"/>
        </w:rPr>
        <w:t>串口打印如下。</w:t>
      </w:r>
    </w:p>
    <w:p w14:paraId="509E467E">
      <w:pPr>
        <w:pStyle w:val="12"/>
        <w:keepNext w:val="0"/>
        <w:keepLines w:val="0"/>
        <w:pageBreakBefore w:val="0"/>
        <w:widowControl w:val="0"/>
        <w:kinsoku/>
        <w:wordWrap/>
        <w:overflowPunct/>
        <w:topLinePunct w:val="0"/>
        <w:autoSpaceDE/>
        <w:autoSpaceDN/>
        <w:bidi w:val="0"/>
        <w:adjustRightInd/>
        <w:snapToGrid/>
        <w:spacing w:line="360" w:lineRule="auto"/>
        <w:jc w:val="both"/>
        <w:textAlignment w:val="auto"/>
        <w:outlineLvl w:val="9"/>
        <w:rPr>
          <w:rFonts w:ascii="Times New Roman" w:hAnsi="Times New Roman"/>
        </w:rPr>
      </w:pPr>
      <w:r>
        <w:drawing>
          <wp:inline distT="0" distB="0" distL="114300" distR="114300">
            <wp:extent cx="5267960" cy="2096770"/>
            <wp:effectExtent l="0" t="0" r="8890" b="17780"/>
            <wp:docPr id="5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图片 2"/>
                    <pic:cNvPicPr>
                      <a:picLocks noChangeAspect="1"/>
                    </pic:cNvPicPr>
                  </pic:nvPicPr>
                  <pic:blipFill>
                    <a:blip r:embed="rId113"/>
                    <a:stretch>
                      <a:fillRect/>
                    </a:stretch>
                  </pic:blipFill>
                  <pic:spPr>
                    <a:xfrm>
                      <a:off x="0" y="0"/>
                      <a:ext cx="5267960" cy="2096770"/>
                    </a:xfrm>
                    <a:prstGeom prst="rect">
                      <a:avLst/>
                    </a:prstGeom>
                    <a:noFill/>
                    <a:ln>
                      <a:noFill/>
                    </a:ln>
                  </pic:spPr>
                </pic:pic>
              </a:graphicData>
            </a:graphic>
          </wp:inline>
        </w:drawing>
      </w:r>
    </w:p>
    <w:p w14:paraId="6A8CA647">
      <w:pPr>
        <w:pStyle w:val="12"/>
        <w:keepNext w:val="0"/>
        <w:keepLines w:val="0"/>
        <w:pageBreakBefore w:val="0"/>
        <w:widowControl w:val="0"/>
        <w:kinsoku/>
        <w:wordWrap/>
        <w:overflowPunct/>
        <w:topLinePunct w:val="0"/>
        <w:autoSpaceDE/>
        <w:autoSpaceDN/>
        <w:bidi w:val="0"/>
        <w:adjustRightInd/>
        <w:snapToGrid/>
        <w:spacing w:line="360" w:lineRule="auto"/>
        <w:ind w:left="0" w:leftChars="0" w:firstLine="420" w:firstLineChars="0"/>
        <w:jc w:val="both"/>
        <w:textAlignment w:val="auto"/>
        <w:outlineLvl w:val="9"/>
        <w:rPr>
          <w:rFonts w:hint="eastAsia" w:ascii="Times New Roman" w:hAnsi="Times New Roman"/>
          <w:sz w:val="24"/>
          <w:szCs w:val="32"/>
          <w:lang w:val="en-US" w:eastAsia="zh-CN"/>
        </w:rPr>
      </w:pPr>
      <w:r>
        <w:rPr>
          <w:rFonts w:hint="eastAsia" w:ascii="Times New Roman" w:hAnsi="Times New Roman"/>
          <w:sz w:val="24"/>
          <w:szCs w:val="32"/>
          <w:lang w:val="en-US" w:eastAsia="zh-CN"/>
        </w:rPr>
        <w:t>若为Ubuntu20.04系统则会弹出下图：</w:t>
      </w:r>
    </w:p>
    <w:p w14:paraId="5011BAF8">
      <w:pPr>
        <w:pStyle w:val="12"/>
        <w:keepNext w:val="0"/>
        <w:keepLines w:val="0"/>
        <w:pageBreakBefore w:val="0"/>
        <w:widowControl w:val="0"/>
        <w:kinsoku/>
        <w:wordWrap/>
        <w:overflowPunct/>
        <w:topLinePunct w:val="0"/>
        <w:autoSpaceDE/>
        <w:autoSpaceDN/>
        <w:bidi w:val="0"/>
        <w:adjustRightInd/>
        <w:snapToGrid/>
        <w:spacing w:line="360" w:lineRule="auto"/>
        <w:ind w:left="0" w:leftChars="0" w:firstLine="420" w:firstLineChars="0"/>
        <w:jc w:val="both"/>
        <w:textAlignment w:val="auto"/>
        <w:outlineLvl w:val="9"/>
        <w:rPr>
          <w:rFonts w:hint="default" w:ascii="Times New Roman" w:hAnsi="Times New Roman"/>
          <w:sz w:val="24"/>
          <w:szCs w:val="32"/>
          <w:lang w:val="en-US" w:eastAsia="zh-CN"/>
        </w:rPr>
      </w:pPr>
      <w:r>
        <w:drawing>
          <wp:inline distT="0" distB="0" distL="114300" distR="114300">
            <wp:extent cx="4671695" cy="2372995"/>
            <wp:effectExtent l="0" t="0" r="14605" b="8255"/>
            <wp:docPr id="59"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图片 2"/>
                    <pic:cNvPicPr>
                      <a:picLocks noChangeAspect="1"/>
                    </pic:cNvPicPr>
                  </pic:nvPicPr>
                  <pic:blipFill>
                    <a:blip r:embed="rId114"/>
                    <a:stretch>
                      <a:fillRect/>
                    </a:stretch>
                  </pic:blipFill>
                  <pic:spPr>
                    <a:xfrm>
                      <a:off x="0" y="0"/>
                      <a:ext cx="4671695" cy="2372995"/>
                    </a:xfrm>
                    <a:prstGeom prst="rect">
                      <a:avLst/>
                    </a:prstGeom>
                    <a:noFill/>
                    <a:ln>
                      <a:noFill/>
                    </a:ln>
                  </pic:spPr>
                </pic:pic>
              </a:graphicData>
            </a:graphic>
          </wp:inline>
        </w:drawing>
      </w:r>
    </w:p>
    <w:p w14:paraId="50845BA3">
      <w:pPr>
        <w:pStyle w:val="12"/>
        <w:keepNext w:val="0"/>
        <w:keepLines w:val="0"/>
        <w:pageBreakBefore w:val="0"/>
        <w:widowControl w:val="0"/>
        <w:kinsoku/>
        <w:wordWrap/>
        <w:overflowPunct/>
        <w:topLinePunct w:val="0"/>
        <w:autoSpaceDE/>
        <w:autoSpaceDN/>
        <w:bidi w:val="0"/>
        <w:adjustRightInd/>
        <w:snapToGrid/>
        <w:spacing w:line="360" w:lineRule="auto"/>
        <w:ind w:left="0" w:leftChars="0" w:firstLine="420" w:firstLineChars="0"/>
        <w:jc w:val="both"/>
        <w:textAlignment w:val="auto"/>
        <w:outlineLvl w:val="9"/>
        <w:rPr>
          <w:rFonts w:hint="eastAsia" w:ascii="Times New Roman" w:hAnsi="Times New Roman"/>
          <w:sz w:val="24"/>
          <w:szCs w:val="32"/>
          <w:lang w:val="en-US" w:eastAsia="zh-CN"/>
        </w:rPr>
      </w:pPr>
      <w:r>
        <w:rPr>
          <w:rFonts w:hint="default" w:ascii="Times New Roman" w:hAnsi="Times New Roman"/>
          <w:sz w:val="24"/>
          <w:szCs w:val="32"/>
          <w:lang w:val="en-US" w:eastAsia="zh-CN"/>
        </w:rPr>
        <w:t>取出</w:t>
      </w:r>
      <w:r>
        <w:rPr>
          <w:rFonts w:hint="eastAsia" w:ascii="Times New Roman" w:hAnsi="Times New Roman"/>
          <w:sz w:val="24"/>
          <w:szCs w:val="32"/>
          <w:lang w:val="en-US" w:eastAsia="zh-CN"/>
        </w:rPr>
        <w:t>SD</w:t>
      </w:r>
      <w:r>
        <w:rPr>
          <w:rFonts w:hint="default" w:ascii="Times New Roman" w:hAnsi="Times New Roman"/>
          <w:sz w:val="24"/>
          <w:szCs w:val="32"/>
          <w:lang w:val="en-US" w:eastAsia="zh-CN"/>
        </w:rPr>
        <w:t>卡，</w:t>
      </w:r>
      <w:r>
        <w:rPr>
          <w:rFonts w:hint="eastAsia" w:ascii="Times New Roman" w:hAnsi="Times New Roman"/>
          <w:sz w:val="24"/>
          <w:szCs w:val="32"/>
          <w:lang w:val="en-US" w:eastAsia="zh-CN"/>
        </w:rPr>
        <w:t>波特率设置为115200，重新上电，设备</w:t>
      </w:r>
      <w:r>
        <w:rPr>
          <w:rFonts w:hint="default" w:ascii="Times New Roman" w:hAnsi="Times New Roman"/>
          <w:sz w:val="24"/>
          <w:szCs w:val="32"/>
          <w:lang w:val="en-US" w:eastAsia="zh-CN"/>
        </w:rPr>
        <w:t>将从eMMC启动系统，系统启动后自动登录root用户，串口调试终端会打印如下类似启动信息</w:t>
      </w:r>
      <w:r>
        <w:rPr>
          <w:rFonts w:hint="eastAsia" w:ascii="Times New Roman" w:hAnsi="Times New Roman"/>
          <w:sz w:val="24"/>
          <w:szCs w:val="32"/>
          <w:lang w:val="en-US" w:eastAsia="zh-CN"/>
        </w:rPr>
        <w:t>。"Bootdev(atags)：mmc 0"表示从eMMC启动。</w:t>
      </w:r>
    </w:p>
    <w:p w14:paraId="3706B334">
      <w:pPr>
        <w:pStyle w:val="12"/>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jc w:val="both"/>
        <w:textAlignment w:val="auto"/>
        <w:outlineLvl w:val="9"/>
        <w:rPr>
          <w:rFonts w:ascii="Times New Roman" w:hAnsi="Times New Roman"/>
        </w:rPr>
      </w:pPr>
      <w:r>
        <w:drawing>
          <wp:inline distT="0" distB="0" distL="114300" distR="114300">
            <wp:extent cx="5076825" cy="2781300"/>
            <wp:effectExtent l="0" t="0" r="9525" b="0"/>
            <wp:docPr id="62"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图片 3"/>
                    <pic:cNvPicPr>
                      <a:picLocks noChangeAspect="1"/>
                    </pic:cNvPicPr>
                  </pic:nvPicPr>
                  <pic:blipFill>
                    <a:blip r:embed="rId115"/>
                    <a:stretch>
                      <a:fillRect/>
                    </a:stretch>
                  </pic:blipFill>
                  <pic:spPr>
                    <a:xfrm>
                      <a:off x="0" y="0"/>
                      <a:ext cx="5076825" cy="2781300"/>
                    </a:xfrm>
                    <a:prstGeom prst="rect">
                      <a:avLst/>
                    </a:prstGeom>
                    <a:noFill/>
                    <a:ln>
                      <a:noFill/>
                    </a:ln>
                  </pic:spPr>
                </pic:pic>
              </a:graphicData>
            </a:graphic>
          </wp:inline>
        </w:drawing>
      </w:r>
    </w:p>
    <w:p w14:paraId="670F7DFF">
      <w:pPr>
        <w:pStyle w:val="2"/>
        <w:numPr>
          <w:ilvl w:val="0"/>
          <w:numId w:val="0"/>
        </w:numPr>
        <w:bidi w:val="0"/>
        <w:ind w:leftChars="0"/>
        <w:jc w:val="both"/>
        <w:outlineLvl w:val="0"/>
        <w:rPr>
          <w:rFonts w:hint="eastAsia" w:ascii="Times New Roman" w:hAnsi="Times New Roman"/>
          <w:lang w:val="en-US" w:eastAsia="zh-CN"/>
        </w:rPr>
      </w:pPr>
      <w:bookmarkStart w:id="214" w:name="_Toc32143"/>
      <w:bookmarkStart w:id="215" w:name="_Toc18579"/>
      <w:bookmarkStart w:id="216" w:name="_Toc32180"/>
      <w:bookmarkStart w:id="217" w:name="_Toc10985"/>
      <w:bookmarkStart w:id="218" w:name="_Toc31729"/>
      <w:r>
        <w:rPr>
          <w:rFonts w:hint="eastAsia" w:ascii="Times New Roman" w:hAnsi="Times New Roman"/>
          <w:lang w:val="en-US" w:eastAsia="zh-CN"/>
        </w:rPr>
        <w:t>5.导轨安装</w:t>
      </w:r>
      <w:bookmarkEnd w:id="214"/>
      <w:bookmarkEnd w:id="215"/>
      <w:bookmarkEnd w:id="216"/>
      <w:bookmarkEnd w:id="217"/>
      <w:bookmarkEnd w:id="218"/>
    </w:p>
    <w:p w14:paraId="35767AB9">
      <w:pPr>
        <w:pStyle w:val="12"/>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4"/>
          <w:szCs w:val="24"/>
          <w:lang w:val="en-US" w:eastAsia="zh-CN"/>
        </w:rPr>
      </w:pPr>
      <w:r>
        <w:rPr>
          <w:rFonts w:hint="eastAsia"/>
          <w:sz w:val="24"/>
          <w:szCs w:val="24"/>
          <w:lang w:val="en-US" w:eastAsia="zh-CN"/>
        </w:rPr>
        <w:t>配备导轨卡扣分为</w:t>
      </w:r>
      <w:ins w:id="4772" w:author="LKY" w:date="2026-05-22T20:47:33Z">
        <w:r>
          <w:rPr>
            <w:rFonts w:hint="eastAsia"/>
            <w:sz w:val="24"/>
            <w:szCs w:val="24"/>
            <w:lang w:val="en-US" w:eastAsia="zh-CN"/>
          </w:rPr>
          <w:t>下段式短款导轨结构</w:t>
        </w:r>
      </w:ins>
      <w:del w:id="4773" w:author="LKY" w:date="2026-05-22T20:47:33Z">
        <w:r>
          <w:rPr>
            <w:rFonts w:hint="eastAsia"/>
            <w:sz w:val="24"/>
            <w:szCs w:val="24"/>
            <w:lang w:val="en-US" w:eastAsia="zh-CN"/>
          </w:rPr>
          <w:delText>上下两段式结构：上段为加长型卡扣，下段为短款导轨</w:delText>
        </w:r>
      </w:del>
      <w:r>
        <w:rPr>
          <w:rFonts w:hint="eastAsia"/>
          <w:sz w:val="24"/>
          <w:szCs w:val="24"/>
          <w:lang w:val="en-US" w:eastAsia="zh-CN"/>
        </w:rPr>
        <w:t>。此设计预留了充足的螺丝锁付空间，便于用户进行安装操作。</w:t>
      </w:r>
    </w:p>
    <w:p w14:paraId="1A9A1E82">
      <w:pPr>
        <w:pStyle w:val="12"/>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sz w:val="24"/>
          <w:szCs w:val="24"/>
          <w:lang w:val="en-US" w:eastAsia="zh-CN"/>
        </w:rPr>
      </w:pPr>
      <w:r>
        <w:rPr>
          <w:rFonts w:hint="default"/>
          <w:sz w:val="24"/>
          <w:szCs w:val="24"/>
          <w:lang w:val="en-US" w:eastAsia="zh-CN"/>
        </w:rPr>
        <w:drawing>
          <wp:inline distT="0" distB="0" distL="114300" distR="114300">
            <wp:extent cx="1303655" cy="2534285"/>
            <wp:effectExtent l="0" t="0" r="10795" b="18415"/>
            <wp:docPr id="94" name="图片 94" descr="8aec9eb215acbbce3b8954b2e1062111_compre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图片 94" descr="8aec9eb215acbbce3b8954b2e1062111_compress"/>
                    <pic:cNvPicPr>
                      <a:picLocks noChangeAspect="1"/>
                    </pic:cNvPicPr>
                  </pic:nvPicPr>
                  <pic:blipFill>
                    <a:blip r:embed="rId116"/>
                    <a:srcRect l="4866" t="3831"/>
                    <a:stretch>
                      <a:fillRect/>
                    </a:stretch>
                  </pic:blipFill>
                  <pic:spPr>
                    <a:xfrm>
                      <a:off x="0" y="0"/>
                      <a:ext cx="1303655" cy="2534285"/>
                    </a:xfrm>
                    <a:prstGeom prst="rect">
                      <a:avLst/>
                    </a:prstGeom>
                  </pic:spPr>
                </pic:pic>
              </a:graphicData>
            </a:graphic>
          </wp:inline>
        </w:drawing>
      </w:r>
      <w:r>
        <w:rPr>
          <w:rFonts w:hint="default"/>
          <w:sz w:val="24"/>
          <w:szCs w:val="24"/>
          <w:lang w:val="en-US" w:eastAsia="zh-CN"/>
        </w:rPr>
        <w:drawing>
          <wp:inline distT="0" distB="0" distL="114300" distR="114300">
            <wp:extent cx="1292860" cy="2524125"/>
            <wp:effectExtent l="0" t="0" r="2540" b="9525"/>
            <wp:docPr id="100" name="图片 100" descr="8aec9eb215acbbce3b8954b2e1062111_compre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图片 100" descr="8aec9eb215acbbce3b8954b2e1062111_compress"/>
                    <pic:cNvPicPr>
                      <a:picLocks noChangeAspect="1"/>
                    </pic:cNvPicPr>
                  </pic:nvPicPr>
                  <pic:blipFill>
                    <a:blip r:embed="rId117"/>
                    <a:srcRect/>
                    <a:stretch>
                      <a:fillRect/>
                    </a:stretch>
                  </pic:blipFill>
                  <pic:spPr>
                    <a:xfrm>
                      <a:off x="0" y="0"/>
                      <a:ext cx="1292860" cy="2524125"/>
                    </a:xfrm>
                    <a:prstGeom prst="rect">
                      <a:avLst/>
                    </a:prstGeom>
                  </pic:spPr>
                </pic:pic>
              </a:graphicData>
            </a:graphic>
          </wp:inline>
        </w:drawing>
      </w:r>
    </w:p>
    <w:p w14:paraId="4CE0021D">
      <w:pPr>
        <w:pStyle w:val="12"/>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将卡扣垂直向下按压，直至其完全嵌入并锁定于导轨底部，即可完成安装。长导轨卡无需额外卡扣，因其内部已预设专用凹槽结构，可直接实现稳固连接。</w:t>
      </w:r>
    </w:p>
    <w:p w14:paraId="40557923">
      <w:pPr>
        <w:pStyle w:val="12"/>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宋体" w:hAnsi="宋体" w:eastAsia="宋体" w:cs="宋体"/>
          <w:sz w:val="24"/>
          <w:szCs w:val="24"/>
          <w:lang w:val="en-US" w:eastAsia="zh-CN"/>
        </w:rPr>
      </w:pPr>
    </w:p>
    <w:p w14:paraId="00970E61">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lang w:val="en-US" w:eastAsia="zh-CN"/>
        </w:rPr>
      </w:pPr>
      <w:r>
        <w:rPr>
          <w:rFonts w:hint="default"/>
          <w:lang w:val="en-US" w:eastAsia="zh-CN"/>
        </w:rPr>
        <w:drawing>
          <wp:inline distT="0" distB="0" distL="114300" distR="114300">
            <wp:extent cx="764540" cy="1776095"/>
            <wp:effectExtent l="0" t="0" r="16510" b="14605"/>
            <wp:docPr id="101" name="图片 101" descr="ac31d771be6b72005cba9ec2e46da2bc_compre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图片 101" descr="ac31d771be6b72005cba9ec2e46da2bc_compress"/>
                    <pic:cNvPicPr>
                      <a:picLocks noChangeAspect="1"/>
                    </pic:cNvPicPr>
                  </pic:nvPicPr>
                  <pic:blipFill>
                    <a:blip r:embed="rId118"/>
                    <a:srcRect/>
                    <a:stretch>
                      <a:fillRect/>
                    </a:stretch>
                  </pic:blipFill>
                  <pic:spPr>
                    <a:xfrm>
                      <a:off x="0" y="0"/>
                      <a:ext cx="764540" cy="1776095"/>
                    </a:xfrm>
                    <a:prstGeom prst="rect">
                      <a:avLst/>
                    </a:prstGeom>
                  </pic:spPr>
                </pic:pic>
              </a:graphicData>
            </a:graphic>
          </wp:inline>
        </w:drawing>
      </w:r>
    </w:p>
    <w:p w14:paraId="531AFC85">
      <w:pPr>
        <w:pStyle w:val="12"/>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jc w:val="both"/>
        <w:textAlignment w:val="auto"/>
        <w:outlineLvl w:val="9"/>
        <w:rPr>
          <w:rFonts w:ascii="Times New Roman" w:hAnsi="Times New Roman"/>
        </w:rPr>
      </w:pPr>
    </w:p>
    <w:p w14:paraId="504C863D">
      <w:pPr>
        <w:pStyle w:val="2"/>
        <w:bidi w:val="0"/>
        <w:ind w:left="0" w:leftChars="0" w:firstLine="0" w:firstLineChars="0"/>
        <w:jc w:val="both"/>
        <w:outlineLvl w:val="0"/>
        <w:rPr>
          <w:rFonts w:hint="eastAsia" w:ascii="Times New Roman" w:hAnsi="Times New Roman"/>
          <w:lang w:val="en-US" w:eastAsia="zh-CN"/>
        </w:rPr>
      </w:pPr>
      <w:bookmarkStart w:id="219" w:name="_Toc5887"/>
      <w:bookmarkStart w:id="220" w:name="_Toc23178"/>
      <w:bookmarkStart w:id="221" w:name="_Toc8035"/>
      <w:bookmarkStart w:id="222" w:name="_Toc24372"/>
      <w:r>
        <w:rPr>
          <w:rFonts w:hint="eastAsia" w:ascii="Times New Roman" w:hAnsi="Times New Roman"/>
          <w:lang w:val="en-US" w:eastAsia="zh-CN"/>
        </w:rPr>
        <w:t>6.软件支持</w:t>
      </w:r>
      <w:bookmarkEnd w:id="219"/>
      <w:bookmarkEnd w:id="220"/>
      <w:bookmarkEnd w:id="221"/>
      <w:bookmarkEnd w:id="222"/>
    </w:p>
    <w:p w14:paraId="49A8FA03">
      <w:pPr>
        <w:keepNext w:val="0"/>
        <w:keepLines w:val="0"/>
        <w:pageBreakBefore w:val="0"/>
        <w:widowControl w:val="0"/>
        <w:numPr>
          <w:ilvl w:val="0"/>
          <w:numId w:val="7"/>
        </w:numPr>
        <w:kinsoku/>
        <w:wordWrap/>
        <w:overflowPunct/>
        <w:topLinePunct w:val="0"/>
        <w:autoSpaceDE/>
        <w:autoSpaceDN/>
        <w:bidi w:val="0"/>
        <w:adjustRightInd/>
        <w:snapToGrid/>
        <w:ind w:left="420" w:leftChars="0" w:hanging="420" w:firstLineChars="0"/>
        <w:textAlignment w:val="auto"/>
        <w:rPr>
          <w:rFonts w:hint="default" w:ascii="Times New Roman" w:hAnsi="Times New Roman" w:eastAsia="宋体" w:cs="Times New Roman"/>
          <w:b w:val="0"/>
          <w:bCs/>
          <w:color w:val="000000"/>
          <w:kern w:val="2"/>
          <w:sz w:val="24"/>
          <w:szCs w:val="24"/>
          <w:lang w:val="en-US" w:eastAsia="zh-CN" w:bidi="ar-SA"/>
        </w:rPr>
      </w:pPr>
      <w:r>
        <w:rPr>
          <w:rFonts w:hint="eastAsia" w:ascii="Times New Roman" w:hAnsi="Times New Roman" w:eastAsia="宋体" w:cs="Times New Roman"/>
          <w:b w:val="0"/>
          <w:bCs/>
          <w:color w:val="000000"/>
          <w:kern w:val="2"/>
          <w:sz w:val="24"/>
          <w:szCs w:val="24"/>
          <w:lang w:val="en-US" w:eastAsia="zh-CN" w:bidi="ar-SA"/>
        </w:rPr>
        <w:t>OpenPLC</w:t>
      </w:r>
    </w:p>
    <w:p w14:paraId="05DD8B59">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default" w:ascii="Times New Roman" w:hAnsi="Times New Roman" w:eastAsia="宋体" w:cs="Times New Roman"/>
          <w:b w:val="0"/>
          <w:bCs/>
          <w:color w:val="000000"/>
          <w:kern w:val="2"/>
          <w:sz w:val="24"/>
          <w:szCs w:val="24"/>
          <w:lang w:val="en-US" w:eastAsia="zh-CN" w:bidi="ar-SA"/>
        </w:rPr>
      </w:pPr>
      <w:r>
        <w:rPr>
          <w:rFonts w:hint="default" w:ascii="Times New Roman" w:hAnsi="Times New Roman" w:eastAsia="宋体" w:cs="Times New Roman"/>
          <w:b w:val="0"/>
          <w:bCs/>
          <w:color w:val="000000"/>
          <w:kern w:val="2"/>
          <w:sz w:val="24"/>
          <w:szCs w:val="24"/>
          <w:lang w:val="en-US" w:eastAsia="zh-CN" w:bidi="ar-SA"/>
        </w:rPr>
        <w:t>详细使用方法请参考</w:t>
      </w:r>
      <w:r>
        <w:rPr>
          <w:rFonts w:hint="eastAsia" w:ascii="Times New Roman" w:hAnsi="Times New Roman" w:cs="宋体" w:eastAsiaTheme="minorEastAsia"/>
          <w:color w:val="0000FF"/>
          <w:kern w:val="2"/>
          <w:sz w:val="24"/>
          <w:szCs w:val="32"/>
          <w:lang w:val="en-US" w:eastAsia="zh-CN" w:bidi="ar-SA"/>
        </w:rPr>
        <w:t>《OpenPLC</w:t>
      </w:r>
      <w:r>
        <w:rPr>
          <w:rFonts w:hint="default" w:ascii="Times New Roman" w:hAnsi="Times New Roman" w:cs="宋体" w:eastAsiaTheme="minorEastAsia"/>
          <w:color w:val="0000FF"/>
          <w:kern w:val="2"/>
          <w:sz w:val="24"/>
          <w:szCs w:val="32"/>
          <w:lang w:val="en-US" w:eastAsia="zh-CN" w:bidi="ar-SA"/>
        </w:rPr>
        <w:t>使用说明书</w:t>
      </w:r>
      <w:r>
        <w:rPr>
          <w:rFonts w:hint="eastAsia" w:ascii="Times New Roman" w:hAnsi="Times New Roman" w:cs="宋体" w:eastAsiaTheme="minorEastAsia"/>
          <w:color w:val="0000FF"/>
          <w:kern w:val="2"/>
          <w:sz w:val="24"/>
          <w:szCs w:val="32"/>
          <w:lang w:val="en-US" w:eastAsia="zh-CN" w:bidi="ar-SA"/>
        </w:rPr>
        <w:t>》</w:t>
      </w:r>
    </w:p>
    <w:p w14:paraId="17EA65E2">
      <w:pPr>
        <w:keepNext w:val="0"/>
        <w:keepLines w:val="0"/>
        <w:pageBreakBefore w:val="0"/>
        <w:widowControl w:val="0"/>
        <w:numPr>
          <w:ilvl w:val="0"/>
          <w:numId w:val="7"/>
        </w:numPr>
        <w:kinsoku/>
        <w:wordWrap/>
        <w:overflowPunct/>
        <w:topLinePunct w:val="0"/>
        <w:autoSpaceDE/>
        <w:autoSpaceDN/>
        <w:bidi w:val="0"/>
        <w:adjustRightInd/>
        <w:snapToGrid/>
        <w:ind w:left="420" w:leftChars="0" w:hanging="420" w:firstLineChars="0"/>
        <w:textAlignment w:val="auto"/>
        <w:rPr>
          <w:rFonts w:hint="eastAsia" w:ascii="Times New Roman" w:hAnsi="Times New Roman" w:eastAsia="宋体" w:cs="Times New Roman"/>
          <w:b w:val="0"/>
          <w:bCs/>
          <w:color w:val="000000"/>
          <w:kern w:val="2"/>
          <w:sz w:val="24"/>
          <w:szCs w:val="24"/>
          <w:lang w:val="en-US" w:eastAsia="zh-CN" w:bidi="ar-SA"/>
        </w:rPr>
      </w:pPr>
      <w:r>
        <w:rPr>
          <w:rFonts w:hint="eastAsia" w:ascii="Times New Roman" w:hAnsi="Times New Roman" w:eastAsia="宋体" w:cs="Times New Roman"/>
          <w:b w:val="0"/>
          <w:bCs/>
          <w:color w:val="000000"/>
          <w:kern w:val="2"/>
          <w:sz w:val="24"/>
          <w:szCs w:val="24"/>
          <w:lang w:val="en-US" w:eastAsia="zh-CN" w:bidi="ar-SA"/>
        </w:rPr>
        <w:t>Node-</w:t>
      </w:r>
      <w:ins w:id="4774" w:author="LKY" w:date="2026-07-31T11:32:41Z">
        <w:r>
          <w:rPr>
            <w:rFonts w:hint="eastAsia" w:ascii="Times New Roman" w:hAnsi="Times New Roman" w:eastAsia="宋体" w:cs="Times New Roman"/>
            <w:b w:val="0"/>
            <w:bCs/>
            <w:color w:val="000000"/>
            <w:kern w:val="2"/>
            <w:sz w:val="24"/>
            <w:szCs w:val="24"/>
            <w:lang w:val="en-US" w:eastAsia="zh-CN" w:bidi="ar-SA"/>
          </w:rPr>
          <w:t>R</w:t>
        </w:r>
      </w:ins>
      <w:del w:id="4775" w:author="LKY" w:date="2026-07-31T11:32:41Z">
        <w:r>
          <w:rPr>
            <w:rFonts w:hint="eastAsia" w:ascii="Times New Roman" w:hAnsi="Times New Roman" w:eastAsia="宋体" w:cs="Times New Roman"/>
            <w:b w:val="0"/>
            <w:bCs/>
            <w:color w:val="000000"/>
            <w:kern w:val="2"/>
            <w:sz w:val="24"/>
            <w:szCs w:val="24"/>
            <w:lang w:val="en-US" w:eastAsia="zh-CN" w:bidi="ar-SA"/>
          </w:rPr>
          <w:delText>r</w:delText>
        </w:r>
      </w:del>
      <w:r>
        <w:rPr>
          <w:rFonts w:hint="eastAsia" w:ascii="Times New Roman" w:hAnsi="Times New Roman" w:eastAsia="宋体" w:cs="Times New Roman"/>
          <w:b w:val="0"/>
          <w:bCs/>
          <w:color w:val="000000"/>
          <w:kern w:val="2"/>
          <w:sz w:val="24"/>
          <w:szCs w:val="24"/>
          <w:lang w:val="en-US" w:eastAsia="zh-CN" w:bidi="ar-SA"/>
        </w:rPr>
        <w:t>ed</w:t>
      </w:r>
    </w:p>
    <w:p w14:paraId="590AC8E1">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eastAsia" w:ascii="Times New Roman" w:hAnsi="Times New Roman" w:eastAsia="宋体" w:cs="Times New Roman"/>
          <w:b w:val="0"/>
          <w:bCs/>
          <w:color w:val="000000"/>
          <w:kern w:val="2"/>
          <w:sz w:val="24"/>
          <w:szCs w:val="24"/>
          <w:lang w:val="en-US" w:eastAsia="zh-CN" w:bidi="ar-SA"/>
        </w:rPr>
      </w:pPr>
      <w:r>
        <w:rPr>
          <w:rFonts w:hint="default" w:ascii="Times New Roman" w:hAnsi="Times New Roman" w:eastAsia="宋体" w:cs="Times New Roman"/>
          <w:b w:val="0"/>
          <w:bCs/>
          <w:color w:val="000000"/>
          <w:kern w:val="2"/>
          <w:sz w:val="24"/>
          <w:szCs w:val="24"/>
          <w:lang w:val="en-US" w:eastAsia="zh-CN" w:bidi="ar-SA"/>
        </w:rPr>
        <w:t>详细使用方法请参考</w:t>
      </w:r>
      <w:r>
        <w:rPr>
          <w:rFonts w:hint="eastAsia" w:ascii="Times New Roman" w:hAnsi="Times New Roman" w:cs="宋体" w:eastAsiaTheme="minorEastAsia"/>
          <w:color w:val="0000FF"/>
          <w:kern w:val="2"/>
          <w:sz w:val="24"/>
          <w:szCs w:val="32"/>
          <w:lang w:val="en-US" w:eastAsia="zh-CN" w:bidi="ar-SA"/>
        </w:rPr>
        <w:t>《Node-</w:t>
      </w:r>
      <w:ins w:id="4776" w:author="LKY" w:date="2026-07-31T11:32:39Z">
        <w:r>
          <w:rPr>
            <w:rFonts w:hint="eastAsia" w:ascii="Times New Roman" w:hAnsi="Times New Roman" w:cs="宋体"/>
            <w:color w:val="0000FF"/>
            <w:kern w:val="2"/>
            <w:sz w:val="24"/>
            <w:szCs w:val="32"/>
            <w:lang w:val="en-US" w:eastAsia="zh-CN" w:bidi="ar-SA"/>
          </w:rPr>
          <w:t>R</w:t>
        </w:r>
      </w:ins>
      <w:del w:id="4777" w:author="LKY" w:date="2026-07-31T11:32:38Z">
        <w:r>
          <w:rPr>
            <w:rFonts w:hint="eastAsia" w:ascii="Times New Roman" w:hAnsi="Times New Roman" w:cs="宋体" w:eastAsiaTheme="minorEastAsia"/>
            <w:color w:val="0000FF"/>
            <w:kern w:val="2"/>
            <w:sz w:val="24"/>
            <w:szCs w:val="32"/>
            <w:lang w:val="en-US" w:eastAsia="zh-CN" w:bidi="ar-SA"/>
          </w:rPr>
          <w:delText>r</w:delText>
        </w:r>
      </w:del>
      <w:r>
        <w:rPr>
          <w:rFonts w:hint="eastAsia" w:ascii="Times New Roman" w:hAnsi="Times New Roman" w:cs="宋体" w:eastAsiaTheme="minorEastAsia"/>
          <w:color w:val="0000FF"/>
          <w:kern w:val="2"/>
          <w:sz w:val="24"/>
          <w:szCs w:val="32"/>
          <w:lang w:val="en-US" w:eastAsia="zh-CN" w:bidi="ar-SA"/>
        </w:rPr>
        <w:t>ed</w:t>
      </w:r>
      <w:r>
        <w:rPr>
          <w:rFonts w:hint="default" w:ascii="Times New Roman" w:hAnsi="Times New Roman" w:cs="宋体" w:eastAsiaTheme="minorEastAsia"/>
          <w:color w:val="0000FF"/>
          <w:kern w:val="2"/>
          <w:sz w:val="24"/>
          <w:szCs w:val="32"/>
          <w:lang w:val="en-US" w:eastAsia="zh-CN" w:bidi="ar-SA"/>
        </w:rPr>
        <w:t>使用说明书</w:t>
      </w:r>
      <w:r>
        <w:rPr>
          <w:rFonts w:hint="eastAsia" w:ascii="Times New Roman" w:hAnsi="Times New Roman" w:cs="宋体" w:eastAsiaTheme="minorEastAsia"/>
          <w:color w:val="0000FF"/>
          <w:kern w:val="2"/>
          <w:sz w:val="24"/>
          <w:szCs w:val="32"/>
          <w:lang w:val="en-US" w:eastAsia="zh-CN" w:bidi="ar-SA"/>
        </w:rPr>
        <w:t>》</w:t>
      </w:r>
    </w:p>
    <w:p w14:paraId="55FBC017">
      <w:pPr>
        <w:pStyle w:val="12"/>
        <w:keepNext w:val="0"/>
        <w:keepLines w:val="0"/>
        <w:pageBreakBefore w:val="0"/>
        <w:widowControl w:val="0"/>
        <w:numPr>
          <w:ilvl w:val="0"/>
          <w:numId w:val="8"/>
        </w:numPr>
        <w:kinsoku/>
        <w:wordWrap/>
        <w:overflowPunct/>
        <w:topLinePunct w:val="0"/>
        <w:autoSpaceDE/>
        <w:autoSpaceDN/>
        <w:bidi w:val="0"/>
        <w:adjustRightInd/>
        <w:snapToGrid/>
        <w:spacing w:after="0" w:afterLines="0"/>
        <w:ind w:left="420" w:leftChars="0" w:hanging="420" w:firstLineChars="0"/>
        <w:textAlignment w:val="auto"/>
        <w:rPr>
          <w:rFonts w:hint="eastAsia" w:ascii="Times New Roman" w:hAnsi="Times New Roman" w:eastAsia="宋体" w:cs="Times New Roman"/>
          <w:b w:val="0"/>
          <w:bCs/>
          <w:color w:val="000000"/>
          <w:kern w:val="2"/>
          <w:sz w:val="24"/>
          <w:szCs w:val="24"/>
          <w:lang w:val="en-US" w:eastAsia="zh-CN" w:bidi="ar-SA"/>
        </w:rPr>
      </w:pPr>
      <w:r>
        <w:rPr>
          <w:rFonts w:hint="eastAsia" w:ascii="Times New Roman" w:hAnsi="Times New Roman" w:eastAsia="宋体" w:cs="Times New Roman"/>
          <w:b w:val="0"/>
          <w:bCs/>
          <w:color w:val="000000"/>
          <w:kern w:val="2"/>
          <w:sz w:val="24"/>
          <w:szCs w:val="24"/>
          <w:lang w:val="en-US" w:eastAsia="zh-CN" w:bidi="ar-SA"/>
        </w:rPr>
        <w:t>QuickConfig</w:t>
      </w:r>
    </w:p>
    <w:p w14:paraId="53A5EABC">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eastAsia" w:ascii="Times New Roman" w:hAnsi="Times New Roman" w:eastAsia="宋体" w:cs="Times New Roman"/>
          <w:b w:val="0"/>
          <w:bCs/>
          <w:color w:val="000000"/>
          <w:kern w:val="2"/>
          <w:sz w:val="24"/>
          <w:szCs w:val="24"/>
          <w:lang w:val="en-US" w:eastAsia="zh-CN" w:bidi="ar-SA"/>
        </w:rPr>
      </w:pPr>
      <w:r>
        <w:rPr>
          <w:rFonts w:hint="default" w:ascii="Times New Roman" w:hAnsi="Times New Roman" w:eastAsia="宋体" w:cs="Times New Roman"/>
          <w:b w:val="0"/>
          <w:bCs/>
          <w:color w:val="000000"/>
          <w:kern w:val="2"/>
          <w:sz w:val="24"/>
          <w:szCs w:val="24"/>
          <w:lang w:val="en-US" w:eastAsia="zh-CN" w:bidi="ar-SA"/>
        </w:rPr>
        <w:t>详细使用方法请参考</w:t>
      </w:r>
      <w:r>
        <w:rPr>
          <w:rFonts w:hint="eastAsia" w:ascii="Times New Roman" w:hAnsi="Times New Roman" w:cs="宋体" w:eastAsiaTheme="minorEastAsia"/>
          <w:color w:val="0000FF"/>
          <w:kern w:val="2"/>
          <w:sz w:val="24"/>
          <w:szCs w:val="32"/>
          <w:lang w:val="en-US" w:eastAsia="zh-CN" w:bidi="ar-SA"/>
        </w:rPr>
        <w:t>《QuickConfig</w:t>
      </w:r>
      <w:r>
        <w:rPr>
          <w:rFonts w:hint="default" w:ascii="Times New Roman" w:hAnsi="Times New Roman" w:cs="宋体" w:eastAsiaTheme="minorEastAsia"/>
          <w:color w:val="0000FF"/>
          <w:kern w:val="2"/>
          <w:sz w:val="24"/>
          <w:szCs w:val="32"/>
          <w:lang w:val="en-US" w:eastAsia="zh-CN" w:bidi="ar-SA"/>
        </w:rPr>
        <w:t>使用说明书</w:t>
      </w:r>
      <w:r>
        <w:rPr>
          <w:rFonts w:hint="eastAsia" w:ascii="Times New Roman" w:hAnsi="Times New Roman" w:cs="宋体" w:eastAsiaTheme="minorEastAsia"/>
          <w:color w:val="0000FF"/>
          <w:kern w:val="2"/>
          <w:sz w:val="24"/>
          <w:szCs w:val="32"/>
          <w:lang w:val="en-US" w:eastAsia="zh-CN" w:bidi="ar-SA"/>
        </w:rPr>
        <w:t>》</w:t>
      </w:r>
    </w:p>
    <w:p w14:paraId="0384F365">
      <w:pPr>
        <w:pStyle w:val="12"/>
        <w:keepNext w:val="0"/>
        <w:keepLines w:val="0"/>
        <w:pageBreakBefore w:val="0"/>
        <w:widowControl w:val="0"/>
        <w:numPr>
          <w:ilvl w:val="0"/>
          <w:numId w:val="8"/>
        </w:numPr>
        <w:kinsoku/>
        <w:wordWrap/>
        <w:overflowPunct/>
        <w:topLinePunct w:val="0"/>
        <w:autoSpaceDE/>
        <w:autoSpaceDN/>
        <w:bidi w:val="0"/>
        <w:adjustRightInd/>
        <w:snapToGrid/>
        <w:spacing w:after="0" w:afterLines="0"/>
        <w:ind w:left="420" w:leftChars="0" w:hanging="420" w:firstLineChars="0"/>
        <w:textAlignment w:val="auto"/>
        <w:rPr>
          <w:rFonts w:hint="eastAsia" w:ascii="Times New Roman" w:hAnsi="Times New Roman" w:eastAsia="宋体" w:cs="Times New Roman"/>
          <w:b w:val="0"/>
          <w:bCs/>
          <w:color w:val="000000"/>
          <w:kern w:val="2"/>
          <w:sz w:val="24"/>
          <w:szCs w:val="24"/>
          <w:lang w:val="en-US" w:eastAsia="zh-CN" w:bidi="ar-SA"/>
        </w:rPr>
      </w:pPr>
      <w:r>
        <w:rPr>
          <w:rFonts w:hint="eastAsia" w:ascii="Times New Roman" w:hAnsi="Times New Roman" w:eastAsia="宋体" w:cs="Times New Roman"/>
          <w:b w:val="0"/>
          <w:bCs/>
          <w:color w:val="000000"/>
          <w:kern w:val="2"/>
          <w:sz w:val="24"/>
          <w:szCs w:val="24"/>
          <w:lang w:val="en-US" w:eastAsia="zh-CN" w:bidi="ar-SA"/>
        </w:rPr>
        <w:t>BLRAT</w:t>
      </w:r>
    </w:p>
    <w:p w14:paraId="305A5280">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eastAsia" w:ascii="Times New Roman" w:hAnsi="Times New Roman" w:eastAsia="宋体" w:cs="Times New Roman"/>
          <w:b w:val="0"/>
          <w:bCs/>
          <w:color w:val="000000"/>
          <w:kern w:val="2"/>
          <w:sz w:val="24"/>
          <w:szCs w:val="24"/>
          <w:lang w:val="en-US" w:eastAsia="zh-CN" w:bidi="ar-SA"/>
        </w:rPr>
      </w:pPr>
      <w:r>
        <w:rPr>
          <w:rFonts w:hint="default" w:ascii="Times New Roman" w:hAnsi="Times New Roman" w:eastAsia="宋体" w:cs="Times New Roman"/>
          <w:b w:val="0"/>
          <w:bCs/>
          <w:color w:val="000000"/>
          <w:kern w:val="2"/>
          <w:sz w:val="24"/>
          <w:szCs w:val="24"/>
          <w:lang w:val="en-US" w:eastAsia="zh-CN" w:bidi="ar-SA"/>
        </w:rPr>
        <w:t>详细使用方法请参考</w:t>
      </w:r>
      <w:r>
        <w:rPr>
          <w:rFonts w:hint="eastAsia" w:ascii="Times New Roman" w:hAnsi="Times New Roman" w:cs="宋体" w:eastAsiaTheme="minorEastAsia"/>
          <w:color w:val="0000FF"/>
          <w:kern w:val="2"/>
          <w:sz w:val="24"/>
          <w:szCs w:val="32"/>
          <w:lang w:val="en-US" w:eastAsia="zh-CN" w:bidi="ar-SA"/>
        </w:rPr>
        <w:t>《BLRAT</w:t>
      </w:r>
      <w:r>
        <w:rPr>
          <w:rFonts w:hint="default" w:ascii="Times New Roman" w:hAnsi="Times New Roman" w:cs="宋体" w:eastAsiaTheme="minorEastAsia"/>
          <w:color w:val="0000FF"/>
          <w:kern w:val="2"/>
          <w:sz w:val="24"/>
          <w:szCs w:val="32"/>
          <w:lang w:val="en-US" w:eastAsia="zh-CN" w:bidi="ar-SA"/>
        </w:rPr>
        <w:t>使用说明书</w:t>
      </w:r>
      <w:r>
        <w:rPr>
          <w:rFonts w:hint="eastAsia" w:ascii="Times New Roman" w:hAnsi="Times New Roman" w:cs="宋体" w:eastAsiaTheme="minorEastAsia"/>
          <w:color w:val="0000FF"/>
          <w:kern w:val="2"/>
          <w:sz w:val="24"/>
          <w:szCs w:val="32"/>
          <w:lang w:val="en-US" w:eastAsia="zh-CN" w:bidi="ar-SA"/>
        </w:rPr>
        <w:t>》</w:t>
      </w:r>
    </w:p>
    <w:p w14:paraId="0041556A">
      <w:pPr>
        <w:pStyle w:val="12"/>
        <w:keepNext w:val="0"/>
        <w:keepLines w:val="0"/>
        <w:pageBreakBefore w:val="0"/>
        <w:widowControl w:val="0"/>
        <w:numPr>
          <w:ilvl w:val="0"/>
          <w:numId w:val="8"/>
        </w:numPr>
        <w:kinsoku/>
        <w:wordWrap/>
        <w:overflowPunct/>
        <w:topLinePunct w:val="0"/>
        <w:autoSpaceDE/>
        <w:autoSpaceDN/>
        <w:bidi w:val="0"/>
        <w:adjustRightInd/>
        <w:snapToGrid/>
        <w:spacing w:after="0" w:afterLines="0"/>
        <w:ind w:left="420" w:leftChars="0" w:hanging="420" w:firstLineChars="0"/>
        <w:textAlignment w:val="auto"/>
        <w:rPr>
          <w:del w:id="4778" w:author="LKY" w:date="2026-07-31T11:35:15Z"/>
          <w:rFonts w:hint="eastAsia" w:ascii="Times New Roman" w:hAnsi="Times New Roman" w:eastAsia="宋体" w:cs="Times New Roman"/>
          <w:b w:val="0"/>
          <w:bCs/>
          <w:color w:val="000000"/>
          <w:kern w:val="2"/>
          <w:sz w:val="24"/>
          <w:szCs w:val="24"/>
          <w:lang w:val="en-US" w:eastAsia="zh-CN" w:bidi="ar-SA"/>
        </w:rPr>
      </w:pPr>
      <w:del w:id="4779" w:author="LKY" w:date="2026-07-31T11:35:15Z">
        <w:r>
          <w:rPr>
            <w:rFonts w:hint="eastAsia" w:ascii="Times New Roman" w:hAnsi="Times New Roman" w:eastAsia="宋体" w:cs="Times New Roman"/>
            <w:b w:val="0"/>
            <w:bCs/>
            <w:color w:val="000000"/>
            <w:kern w:val="2"/>
            <w:sz w:val="24"/>
            <w:szCs w:val="24"/>
            <w:lang w:val="en-US" w:eastAsia="zh-CN" w:bidi="ar-SA"/>
          </w:rPr>
          <w:delText>BLIoTLink</w:delText>
        </w:r>
      </w:del>
    </w:p>
    <w:p w14:paraId="110B1C14">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del w:id="4780" w:author="LKY" w:date="2026-07-31T11:35:15Z"/>
          <w:rFonts w:hint="eastAsia" w:ascii="Times New Roman" w:hAnsi="Times New Roman" w:eastAsia="宋体" w:cs="Times New Roman"/>
          <w:b w:val="0"/>
          <w:bCs/>
          <w:color w:val="000000"/>
          <w:kern w:val="2"/>
          <w:sz w:val="24"/>
          <w:szCs w:val="24"/>
          <w:lang w:val="en-US" w:eastAsia="zh-CN" w:bidi="ar-SA"/>
        </w:rPr>
      </w:pPr>
      <w:del w:id="4781" w:author="LKY" w:date="2026-07-31T11:35:15Z">
        <w:r>
          <w:rPr>
            <w:rFonts w:hint="default" w:ascii="Times New Roman" w:hAnsi="Times New Roman" w:eastAsia="宋体" w:cs="Times New Roman"/>
            <w:b w:val="0"/>
            <w:bCs/>
            <w:color w:val="000000"/>
            <w:kern w:val="2"/>
            <w:sz w:val="24"/>
            <w:szCs w:val="24"/>
            <w:lang w:val="en-US" w:eastAsia="zh-CN" w:bidi="ar-SA"/>
          </w:rPr>
          <w:delText>详细使用方法请参考</w:delText>
        </w:r>
      </w:del>
      <w:del w:id="4782" w:author="LKY" w:date="2026-07-31T11:35:15Z">
        <w:r>
          <w:rPr>
            <w:rFonts w:hint="eastAsia" w:ascii="Times New Roman" w:hAnsi="Times New Roman" w:cs="宋体" w:eastAsiaTheme="minorEastAsia"/>
            <w:color w:val="0000FF"/>
            <w:kern w:val="2"/>
            <w:sz w:val="24"/>
            <w:szCs w:val="32"/>
            <w:lang w:val="en-US" w:eastAsia="zh-CN" w:bidi="ar-SA"/>
          </w:rPr>
          <w:delText>《BLI</w:delText>
        </w:r>
      </w:del>
      <w:del w:id="4783" w:author="LKY" w:date="2026-07-31T11:35:15Z">
        <w:r>
          <w:rPr>
            <w:rFonts w:hint="eastAsia" w:ascii="Times New Roman" w:hAnsi="Times New Roman" w:cs="宋体"/>
            <w:color w:val="0000FF"/>
            <w:kern w:val="2"/>
            <w:sz w:val="24"/>
            <w:szCs w:val="32"/>
            <w:lang w:val="en-US" w:eastAsia="zh-CN" w:bidi="ar-SA"/>
          </w:rPr>
          <w:delText>o</w:delText>
        </w:r>
      </w:del>
      <w:del w:id="4784" w:author="LKY" w:date="2026-07-31T11:35:15Z">
        <w:r>
          <w:rPr>
            <w:rFonts w:hint="eastAsia" w:ascii="Times New Roman" w:hAnsi="Times New Roman" w:cs="宋体" w:eastAsiaTheme="minorEastAsia"/>
            <w:color w:val="0000FF"/>
            <w:kern w:val="2"/>
            <w:sz w:val="24"/>
            <w:szCs w:val="32"/>
            <w:lang w:val="en-US" w:eastAsia="zh-CN" w:bidi="ar-SA"/>
          </w:rPr>
          <w:delText>TLink</w:delText>
        </w:r>
      </w:del>
      <w:del w:id="4785" w:author="LKY" w:date="2026-07-31T11:35:15Z">
        <w:r>
          <w:rPr>
            <w:rFonts w:hint="default" w:ascii="Times New Roman" w:hAnsi="Times New Roman" w:cs="宋体" w:eastAsiaTheme="minorEastAsia"/>
            <w:color w:val="0000FF"/>
            <w:kern w:val="2"/>
            <w:sz w:val="24"/>
            <w:szCs w:val="32"/>
            <w:lang w:val="en-US" w:eastAsia="zh-CN" w:bidi="ar-SA"/>
          </w:rPr>
          <w:delText>使用说明书</w:delText>
        </w:r>
      </w:del>
      <w:del w:id="4786" w:author="LKY" w:date="2026-07-31T11:35:15Z">
        <w:r>
          <w:rPr>
            <w:rFonts w:hint="eastAsia" w:ascii="Times New Roman" w:hAnsi="Times New Roman" w:cs="宋体" w:eastAsiaTheme="minorEastAsia"/>
            <w:color w:val="0000FF"/>
            <w:kern w:val="2"/>
            <w:sz w:val="24"/>
            <w:szCs w:val="32"/>
            <w:lang w:val="en-US" w:eastAsia="zh-CN" w:bidi="ar-SA"/>
          </w:rPr>
          <w:delText>》</w:delText>
        </w:r>
      </w:del>
    </w:p>
    <w:p w14:paraId="74CC10D8">
      <w:pPr>
        <w:pStyle w:val="12"/>
        <w:keepNext w:val="0"/>
        <w:keepLines w:val="0"/>
        <w:pageBreakBefore w:val="0"/>
        <w:widowControl w:val="0"/>
        <w:numPr>
          <w:ilvl w:val="0"/>
          <w:numId w:val="8"/>
        </w:numPr>
        <w:kinsoku/>
        <w:wordWrap/>
        <w:overflowPunct/>
        <w:topLinePunct w:val="0"/>
        <w:autoSpaceDE/>
        <w:autoSpaceDN/>
        <w:bidi w:val="0"/>
        <w:adjustRightInd/>
        <w:snapToGrid/>
        <w:spacing w:after="0" w:afterLines="0"/>
        <w:ind w:left="420" w:leftChars="0" w:hanging="420" w:firstLineChars="0"/>
        <w:textAlignment w:val="auto"/>
        <w:rPr>
          <w:del w:id="4787" w:author="LKY" w:date="2026-07-31T11:35:15Z"/>
          <w:rFonts w:hint="eastAsia" w:ascii="Times New Roman" w:hAnsi="Times New Roman" w:eastAsia="宋体" w:cs="Times New Roman"/>
          <w:b w:val="0"/>
          <w:bCs/>
          <w:color w:val="000000"/>
          <w:kern w:val="2"/>
          <w:sz w:val="24"/>
          <w:szCs w:val="24"/>
          <w:lang w:val="en-US" w:eastAsia="zh-CN" w:bidi="ar-SA"/>
        </w:rPr>
      </w:pPr>
      <w:del w:id="4788" w:author="LKY" w:date="2026-07-31T11:35:15Z">
        <w:r>
          <w:rPr>
            <w:rFonts w:hint="eastAsia" w:ascii="Times New Roman" w:hAnsi="Times New Roman" w:eastAsia="宋体" w:cs="Times New Roman"/>
            <w:b w:val="0"/>
            <w:bCs/>
            <w:color w:val="000000"/>
            <w:kern w:val="2"/>
            <w:sz w:val="24"/>
            <w:szCs w:val="24"/>
            <w:lang w:val="en-US" w:eastAsia="zh-CN" w:bidi="ar-SA"/>
          </w:rPr>
          <w:delText>FUXA</w:delText>
        </w:r>
      </w:del>
    </w:p>
    <w:p w14:paraId="5DCB4DC8">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del w:id="4789" w:author="LKY" w:date="2026-07-31T11:35:15Z"/>
          <w:rFonts w:hint="eastAsia" w:ascii="Times New Roman" w:hAnsi="Times New Roman" w:cs="宋体" w:eastAsiaTheme="minorEastAsia"/>
          <w:color w:val="0000FF"/>
          <w:kern w:val="2"/>
          <w:sz w:val="24"/>
          <w:szCs w:val="32"/>
          <w:lang w:val="en-US" w:eastAsia="zh-CN" w:bidi="ar-SA"/>
        </w:rPr>
      </w:pPr>
      <w:del w:id="4790" w:author="LKY" w:date="2026-07-31T11:35:15Z">
        <w:r>
          <w:rPr>
            <w:rFonts w:hint="default" w:ascii="Times New Roman" w:hAnsi="Times New Roman" w:eastAsia="宋体" w:cs="Times New Roman"/>
            <w:b w:val="0"/>
            <w:bCs/>
            <w:color w:val="000000"/>
            <w:kern w:val="2"/>
            <w:sz w:val="24"/>
            <w:szCs w:val="24"/>
            <w:lang w:val="en-US" w:eastAsia="zh-CN" w:bidi="ar-SA"/>
          </w:rPr>
          <w:delText>详细使用方法请参考</w:delText>
        </w:r>
      </w:del>
      <w:del w:id="4791" w:author="LKY" w:date="2026-07-31T11:35:15Z">
        <w:r>
          <w:rPr>
            <w:rFonts w:hint="eastAsia" w:ascii="Times New Roman" w:hAnsi="Times New Roman" w:cs="宋体" w:eastAsiaTheme="minorEastAsia"/>
            <w:color w:val="0000FF"/>
            <w:kern w:val="2"/>
            <w:sz w:val="24"/>
            <w:szCs w:val="32"/>
            <w:lang w:val="en-US" w:eastAsia="zh-CN" w:bidi="ar-SA"/>
          </w:rPr>
          <w:delText>《FUXA</w:delText>
        </w:r>
      </w:del>
      <w:del w:id="4792" w:author="LKY" w:date="2026-07-31T11:35:15Z">
        <w:r>
          <w:rPr>
            <w:rFonts w:hint="default" w:ascii="Times New Roman" w:hAnsi="Times New Roman" w:cs="宋体" w:eastAsiaTheme="minorEastAsia"/>
            <w:color w:val="0000FF"/>
            <w:kern w:val="2"/>
            <w:sz w:val="24"/>
            <w:szCs w:val="32"/>
            <w:lang w:val="en-US" w:eastAsia="zh-CN" w:bidi="ar-SA"/>
          </w:rPr>
          <w:delText>使用说明书</w:delText>
        </w:r>
      </w:del>
      <w:del w:id="4793" w:author="LKY" w:date="2026-07-31T11:35:15Z">
        <w:r>
          <w:rPr>
            <w:rFonts w:hint="eastAsia" w:ascii="Times New Roman" w:hAnsi="Times New Roman" w:cs="宋体" w:eastAsiaTheme="minorEastAsia"/>
            <w:color w:val="0000FF"/>
            <w:kern w:val="2"/>
            <w:sz w:val="24"/>
            <w:szCs w:val="32"/>
            <w:lang w:val="en-US" w:eastAsia="zh-CN" w:bidi="ar-SA"/>
          </w:rPr>
          <w:delText>》</w:delText>
        </w:r>
      </w:del>
    </w:p>
    <w:p w14:paraId="67E0598F">
      <w:pPr>
        <w:pStyle w:val="12"/>
        <w:keepNext w:val="0"/>
        <w:keepLines w:val="0"/>
        <w:pageBreakBefore w:val="0"/>
        <w:widowControl w:val="0"/>
        <w:numPr>
          <w:ilvl w:val="0"/>
          <w:numId w:val="8"/>
        </w:numPr>
        <w:kinsoku/>
        <w:wordWrap/>
        <w:overflowPunct/>
        <w:topLinePunct w:val="0"/>
        <w:autoSpaceDE/>
        <w:autoSpaceDN/>
        <w:bidi w:val="0"/>
        <w:adjustRightInd/>
        <w:snapToGrid/>
        <w:spacing w:after="0" w:afterLines="0"/>
        <w:ind w:left="420" w:leftChars="0" w:hanging="420" w:firstLineChars="0"/>
        <w:textAlignment w:val="auto"/>
        <w:rPr>
          <w:rFonts w:hint="eastAsia" w:ascii="Times New Roman" w:hAnsi="Times New Roman" w:eastAsia="宋体" w:cs="Times New Roman"/>
          <w:b w:val="0"/>
          <w:bCs/>
          <w:color w:val="000000"/>
          <w:kern w:val="2"/>
          <w:sz w:val="24"/>
          <w:szCs w:val="24"/>
          <w:lang w:val="en-US" w:eastAsia="zh-CN" w:bidi="ar-SA"/>
        </w:rPr>
      </w:pPr>
      <w:r>
        <w:rPr>
          <w:rFonts w:hint="eastAsia" w:ascii="Times New Roman" w:hAnsi="Times New Roman" w:eastAsia="宋体" w:cs="Times New Roman"/>
          <w:b w:val="0"/>
          <w:bCs/>
          <w:color w:val="000000"/>
          <w:kern w:val="2"/>
          <w:sz w:val="24"/>
          <w:szCs w:val="24"/>
          <w:lang w:val="en-US" w:eastAsia="zh-CN" w:bidi="ar-SA"/>
        </w:rPr>
        <w:t>EdgeCoder</w:t>
      </w:r>
    </w:p>
    <w:p w14:paraId="6233848C">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eastAsia" w:ascii="Times New Roman" w:hAnsi="Times New Roman" w:cs="宋体" w:eastAsiaTheme="minorEastAsia"/>
          <w:color w:val="0000FF"/>
          <w:kern w:val="2"/>
          <w:sz w:val="24"/>
          <w:szCs w:val="32"/>
          <w:lang w:val="en-US" w:eastAsia="zh-CN" w:bidi="ar-SA"/>
        </w:rPr>
      </w:pPr>
      <w:r>
        <w:rPr>
          <w:rFonts w:hint="eastAsia" w:ascii="Times New Roman" w:hAnsi="Times New Roman" w:cs="宋体"/>
          <w:color w:val="0000FF"/>
          <w:kern w:val="2"/>
          <w:sz w:val="24"/>
          <w:szCs w:val="32"/>
          <w:lang w:val="en-US" w:eastAsia="zh-CN" w:bidi="ar-SA"/>
        </w:rPr>
        <w:t>详细使用方法请参考</w:t>
      </w:r>
      <w:r>
        <w:rPr>
          <w:rFonts w:hint="eastAsia" w:ascii="Times New Roman" w:hAnsi="Times New Roman" w:cs="宋体" w:eastAsiaTheme="minorEastAsia"/>
          <w:color w:val="0000FF"/>
          <w:kern w:val="2"/>
          <w:sz w:val="24"/>
          <w:szCs w:val="32"/>
          <w:lang w:val="en-US" w:eastAsia="zh-CN" w:bidi="ar-SA"/>
        </w:rPr>
        <w:t>《</w:t>
      </w:r>
      <w:r>
        <w:rPr>
          <w:rFonts w:hint="eastAsia" w:ascii="Times New Roman" w:hAnsi="Times New Roman" w:cs="宋体"/>
          <w:color w:val="0000FF"/>
          <w:kern w:val="2"/>
          <w:sz w:val="24"/>
          <w:szCs w:val="32"/>
          <w:lang w:val="en-US" w:eastAsia="zh-CN" w:bidi="ar-SA"/>
        </w:rPr>
        <w:t>EdgeCoder</w:t>
      </w:r>
      <w:r>
        <w:rPr>
          <w:rFonts w:hint="default" w:ascii="Times New Roman" w:hAnsi="Times New Roman" w:cs="宋体" w:eastAsiaTheme="minorEastAsia"/>
          <w:color w:val="0000FF"/>
          <w:kern w:val="2"/>
          <w:sz w:val="24"/>
          <w:szCs w:val="32"/>
          <w:lang w:val="en-US" w:eastAsia="zh-CN" w:bidi="ar-SA"/>
        </w:rPr>
        <w:t>使用说明书</w:t>
      </w:r>
      <w:r>
        <w:rPr>
          <w:rFonts w:hint="eastAsia" w:ascii="Times New Roman" w:hAnsi="Times New Roman" w:cs="宋体" w:eastAsiaTheme="minorEastAsia"/>
          <w:color w:val="0000FF"/>
          <w:kern w:val="2"/>
          <w:sz w:val="24"/>
          <w:szCs w:val="32"/>
          <w:lang w:val="en-US" w:eastAsia="zh-CN" w:bidi="ar-SA"/>
        </w:rPr>
        <w:t>》</w:t>
      </w:r>
    </w:p>
    <w:p w14:paraId="64659F0B">
      <w:pPr>
        <w:pStyle w:val="12"/>
        <w:keepNext w:val="0"/>
        <w:keepLines w:val="0"/>
        <w:pageBreakBefore w:val="0"/>
        <w:widowControl w:val="0"/>
        <w:numPr>
          <w:ilvl w:val="0"/>
          <w:numId w:val="8"/>
        </w:numPr>
        <w:kinsoku/>
        <w:wordWrap/>
        <w:overflowPunct/>
        <w:topLinePunct w:val="0"/>
        <w:autoSpaceDE/>
        <w:autoSpaceDN/>
        <w:bidi w:val="0"/>
        <w:adjustRightInd/>
        <w:snapToGrid/>
        <w:spacing w:after="0" w:afterLines="0"/>
        <w:ind w:left="420" w:leftChars="0" w:hanging="420" w:firstLineChars="0"/>
        <w:textAlignment w:val="auto"/>
        <w:rPr>
          <w:ins w:id="4794" w:author="LKY" w:date="2026-07-31T11:35:11Z"/>
          <w:rFonts w:hint="eastAsia" w:ascii="Times New Roman" w:hAnsi="Times New Roman" w:eastAsia="宋体" w:cs="Times New Roman"/>
          <w:b w:val="0"/>
          <w:bCs/>
          <w:color w:val="000000"/>
          <w:kern w:val="2"/>
          <w:sz w:val="24"/>
          <w:szCs w:val="24"/>
          <w:lang w:val="en-US" w:eastAsia="zh-CN" w:bidi="ar-SA"/>
        </w:rPr>
      </w:pPr>
      <w:ins w:id="4795" w:author="LKY" w:date="2026-07-31T11:35:11Z">
        <w:r>
          <w:rPr>
            <w:rFonts w:hint="eastAsia" w:ascii="Times New Roman" w:hAnsi="Times New Roman" w:eastAsia="宋体" w:cs="Times New Roman"/>
            <w:b w:val="0"/>
            <w:bCs/>
            <w:color w:val="000000"/>
            <w:kern w:val="2"/>
            <w:sz w:val="24"/>
            <w:szCs w:val="24"/>
            <w:lang w:val="en-US" w:eastAsia="zh-CN" w:bidi="ar-SA"/>
          </w:rPr>
          <w:t>Codesys</w:t>
        </w:r>
      </w:ins>
    </w:p>
    <w:p w14:paraId="2259BB4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ins w:id="4796" w:author="LKY" w:date="2026-07-31T11:35:12Z"/>
          <w:rFonts w:hint="eastAsia" w:ascii="Times New Roman" w:hAnsi="Times New Roman" w:cs="宋体" w:eastAsiaTheme="minorEastAsia"/>
          <w:color w:val="0000FF"/>
          <w:kern w:val="2"/>
          <w:sz w:val="24"/>
          <w:szCs w:val="32"/>
          <w:lang w:val="en-US" w:eastAsia="zh-CN" w:bidi="ar-SA"/>
        </w:rPr>
      </w:pPr>
      <w:ins w:id="4797" w:author="LKY" w:date="2026-07-31T11:35:11Z">
        <w:r>
          <w:rPr>
            <w:rFonts w:hint="eastAsia" w:ascii="Times New Roman" w:hAnsi="Times New Roman" w:cs="宋体"/>
            <w:color w:val="0000FF"/>
            <w:kern w:val="2"/>
            <w:sz w:val="24"/>
            <w:szCs w:val="32"/>
            <w:lang w:val="en-US" w:eastAsia="zh-CN" w:bidi="ar-SA"/>
          </w:rPr>
          <w:t>详细使用方法请参考</w:t>
        </w:r>
      </w:ins>
      <w:ins w:id="4798" w:author="LKY" w:date="2026-07-31T11:35:11Z">
        <w:r>
          <w:rPr>
            <w:rFonts w:hint="eastAsia" w:ascii="Times New Roman" w:hAnsi="Times New Roman" w:cs="宋体" w:eastAsiaTheme="minorEastAsia"/>
            <w:color w:val="0000FF"/>
            <w:kern w:val="2"/>
            <w:sz w:val="24"/>
            <w:szCs w:val="32"/>
            <w:lang w:val="en-US" w:eastAsia="zh-CN" w:bidi="ar-SA"/>
          </w:rPr>
          <w:t>《</w:t>
        </w:r>
      </w:ins>
      <w:ins w:id="4799" w:author="LKY" w:date="2026-07-31T11:35:11Z">
        <w:r>
          <w:rPr>
            <w:rFonts w:hint="eastAsia" w:ascii="Times New Roman" w:hAnsi="Times New Roman" w:cs="宋体"/>
            <w:color w:val="0000FF"/>
            <w:kern w:val="2"/>
            <w:sz w:val="24"/>
            <w:szCs w:val="32"/>
            <w:lang w:val="en-US" w:eastAsia="zh-CN" w:bidi="ar-SA"/>
          </w:rPr>
          <w:t>Codesys</w:t>
        </w:r>
      </w:ins>
      <w:ins w:id="4800" w:author="LKY" w:date="2026-07-31T11:35:11Z">
        <w:r>
          <w:rPr>
            <w:rFonts w:hint="default" w:ascii="Times New Roman" w:hAnsi="Times New Roman" w:cs="宋体" w:eastAsiaTheme="minorEastAsia"/>
            <w:color w:val="0000FF"/>
            <w:kern w:val="2"/>
            <w:sz w:val="24"/>
            <w:szCs w:val="32"/>
            <w:lang w:val="en-US" w:eastAsia="zh-CN" w:bidi="ar-SA"/>
          </w:rPr>
          <w:t>使用说明书</w:t>
        </w:r>
      </w:ins>
      <w:ins w:id="4801" w:author="LKY" w:date="2026-07-31T11:35:12Z">
        <w:r>
          <w:rPr>
            <w:rFonts w:hint="eastAsia" w:ascii="Times New Roman" w:hAnsi="Times New Roman" w:cs="宋体" w:eastAsiaTheme="minorEastAsia"/>
            <w:color w:val="0000FF"/>
            <w:kern w:val="2"/>
            <w:sz w:val="24"/>
            <w:szCs w:val="32"/>
            <w:lang w:val="en-US" w:eastAsia="zh-CN" w:bidi="ar-SA"/>
          </w:rPr>
          <w:t>》</w:t>
        </w:r>
      </w:ins>
    </w:p>
    <w:p w14:paraId="6B7DD33B">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default" w:ascii="Times New Roman" w:hAnsi="Times New Roman" w:cs="宋体" w:eastAsiaTheme="minorEastAsia"/>
          <w:color w:val="0000FF"/>
          <w:kern w:val="2"/>
          <w:sz w:val="24"/>
          <w:szCs w:val="32"/>
          <w:lang w:val="en-US" w:eastAsia="zh-CN" w:bidi="ar-SA"/>
        </w:rPr>
      </w:pPr>
    </w:p>
    <w:p w14:paraId="22DD631F">
      <w:pPr>
        <w:rPr>
          <w:rFonts w:hint="default" w:ascii="Times New Roman" w:hAnsi="Times New Roman" w:eastAsia="宋体" w:cs="Times New Roman"/>
          <w:b w:val="0"/>
          <w:bCs/>
          <w:color w:val="000000"/>
          <w:kern w:val="2"/>
          <w:sz w:val="24"/>
          <w:szCs w:val="24"/>
          <w:lang w:val="en-US" w:eastAsia="zh-CN" w:bidi="ar-SA"/>
        </w:rPr>
      </w:pPr>
    </w:p>
    <w:p w14:paraId="13FBCA19">
      <w:pPr>
        <w:spacing w:line="360" w:lineRule="auto"/>
        <w:ind w:firstLine="480" w:firstLineChars="200"/>
        <w:rPr>
          <w:ins w:id="4802" w:author="LKY" w:date="2026-07-31T11:33:23Z"/>
        </w:rPr>
      </w:pPr>
      <w:ins w:id="4803" w:author="LKY" w:date="2026-07-31T11:33:23Z">
        <w:r>
          <w:rPr>
            <w:rFonts w:hint="default" w:ascii="Times New Roman" w:hAnsi="Times New Roman" w:eastAsia="宋体" w:cs="Times New Roman"/>
            <w:b w:val="0"/>
            <w:bCs/>
            <w:color w:val="000000"/>
            <w:kern w:val="2"/>
            <w:sz w:val="24"/>
            <w:szCs w:val="24"/>
            <w:lang w:val="en-US" w:eastAsia="zh-CN" w:bidi="ar-SA"/>
          </w:rPr>
          <w:t>NexPLC</w:t>
        </w:r>
      </w:ins>
      <w:ins w:id="4804" w:author="LKY" w:date="2026-07-31T11:33:23Z">
        <w:r>
          <w:rPr>
            <w:rFonts w:hint="eastAsia" w:ascii="Times New Roman" w:hAnsi="Times New Roman" w:eastAsia="宋体" w:cs="Times New Roman"/>
            <w:b w:val="0"/>
            <w:bCs/>
            <w:color w:val="000000"/>
            <w:kern w:val="2"/>
            <w:sz w:val="24"/>
            <w:szCs w:val="24"/>
            <w:lang w:val="en-US" w:eastAsia="zh-CN" w:bidi="ar-SA"/>
          </w:rPr>
          <w:t>、</w:t>
        </w:r>
      </w:ins>
      <w:ins w:id="4805" w:author="LKY" w:date="2026-07-31T11:33:23Z">
        <w:r>
          <w:rPr>
            <w:rFonts w:hint="default" w:ascii="Times New Roman" w:hAnsi="Times New Roman" w:eastAsia="宋体" w:cs="Times New Roman"/>
            <w:b w:val="0"/>
            <w:bCs/>
            <w:color w:val="000000"/>
            <w:kern w:val="2"/>
            <w:sz w:val="24"/>
            <w:szCs w:val="24"/>
            <w:lang w:val="en-US" w:eastAsia="zh-CN" w:bidi="ar-SA"/>
          </w:rPr>
          <w:t>BLIoTLink</w:t>
        </w:r>
      </w:ins>
      <w:ins w:id="4806" w:author="LKY" w:date="2026-07-31T11:33:23Z">
        <w:r>
          <w:rPr>
            <w:rFonts w:hint="eastAsia" w:ascii="Times New Roman" w:hAnsi="Times New Roman" w:eastAsia="宋体" w:cs="Times New Roman"/>
            <w:b w:val="0"/>
            <w:bCs/>
            <w:color w:val="000000"/>
            <w:kern w:val="2"/>
            <w:sz w:val="24"/>
            <w:szCs w:val="24"/>
            <w:lang w:val="en-US" w:eastAsia="zh-CN" w:bidi="ar-SA"/>
          </w:rPr>
          <w:t>、FUXA</w:t>
        </w:r>
      </w:ins>
      <w:ins w:id="4807" w:author="LKY" w:date="2026-07-31T11:33:23Z">
        <w:r>
          <w:rPr>
            <w:rFonts w:hint="default" w:ascii="Times New Roman" w:hAnsi="Times New Roman" w:eastAsia="宋体" w:cs="Times New Roman"/>
            <w:b w:val="0"/>
            <w:bCs/>
            <w:color w:val="000000"/>
            <w:kern w:val="2"/>
            <w:sz w:val="24"/>
            <w:szCs w:val="24"/>
            <w:lang w:val="en-US" w:eastAsia="zh-CN" w:bidi="ar-SA"/>
          </w:rPr>
          <w:t>等软件平台将持续迭代更新。如需获取进一步的技术支持或了解后续规划，欢迎随时与我们联系。</w:t>
        </w:r>
      </w:ins>
    </w:p>
    <w:p w14:paraId="04A16B22">
      <w:pPr>
        <w:ind w:firstLine="480" w:firstLineChars="200"/>
        <w:rPr>
          <w:del w:id="4808" w:author="LKY" w:date="2026-07-31T11:33:23Z"/>
          <w:rFonts w:hint="default" w:ascii="Times New Roman" w:hAnsi="Times New Roman" w:eastAsia="宋体" w:cs="Times New Roman"/>
          <w:b w:val="0"/>
          <w:bCs/>
          <w:color w:val="000000"/>
          <w:kern w:val="2"/>
          <w:sz w:val="24"/>
          <w:szCs w:val="24"/>
          <w:lang w:val="en-US" w:eastAsia="zh-CN" w:bidi="ar-SA"/>
        </w:rPr>
      </w:pPr>
      <w:del w:id="4809" w:author="LKY" w:date="2026-07-31T11:33:23Z">
        <w:r>
          <w:rPr>
            <w:rFonts w:hint="default" w:ascii="Times New Roman" w:hAnsi="Times New Roman" w:eastAsia="宋体" w:cs="Times New Roman"/>
            <w:b w:val="0"/>
            <w:bCs/>
            <w:color w:val="000000"/>
            <w:kern w:val="2"/>
            <w:sz w:val="24"/>
            <w:szCs w:val="24"/>
            <w:lang w:val="en-US" w:eastAsia="zh-CN" w:bidi="ar-SA"/>
          </w:rPr>
          <w:delText>NexPLC、</w:delText>
        </w:r>
      </w:del>
      <w:del w:id="4810" w:author="LKY" w:date="2026-07-31T11:33:23Z">
        <w:r>
          <w:rPr>
            <w:rFonts w:hint="eastAsia" w:ascii="Times New Roman" w:hAnsi="Times New Roman" w:eastAsia="宋体" w:cs="Times New Roman"/>
            <w:b w:val="0"/>
            <w:bCs/>
            <w:color w:val="000000"/>
            <w:kern w:val="2"/>
            <w:sz w:val="24"/>
            <w:szCs w:val="24"/>
            <w:lang w:val="en-US" w:eastAsia="zh-CN" w:bidi="ar-SA"/>
          </w:rPr>
          <w:delText>Codesys</w:delText>
        </w:r>
      </w:del>
      <w:del w:id="4811" w:author="LKY" w:date="2026-07-31T11:33:23Z">
        <w:r>
          <w:rPr>
            <w:rFonts w:hint="default" w:ascii="Times New Roman" w:hAnsi="Times New Roman" w:eastAsia="宋体" w:cs="Times New Roman"/>
            <w:b w:val="0"/>
            <w:bCs/>
            <w:color w:val="000000"/>
            <w:kern w:val="2"/>
            <w:sz w:val="24"/>
            <w:szCs w:val="24"/>
            <w:lang w:val="en-US" w:eastAsia="zh-CN" w:bidi="ar-SA"/>
          </w:rPr>
          <w:delText>等软件平台将持续迭代更新。如需获取进一步的技术支持或了解后续规划，欢迎随时与我们联系。</w:delText>
        </w:r>
      </w:del>
    </w:p>
    <w:p w14:paraId="69313DC6">
      <w:pPr>
        <w:ind w:firstLine="480" w:firstLineChars="200"/>
        <w:rPr>
          <w:rFonts w:hint="default" w:ascii="Times New Roman" w:hAnsi="Times New Roman" w:eastAsia="宋体" w:cs="Times New Roman"/>
          <w:b w:val="0"/>
          <w:bCs/>
          <w:color w:val="000000"/>
          <w:kern w:val="2"/>
          <w:sz w:val="24"/>
          <w:szCs w:val="24"/>
          <w:lang w:val="en-US" w:eastAsia="zh-CN" w:bidi="ar-SA"/>
        </w:rPr>
      </w:pPr>
    </w:p>
    <w:p w14:paraId="691AD478">
      <w:pPr>
        <w:pStyle w:val="2"/>
        <w:rPr>
          <w:rFonts w:hint="eastAsia" w:ascii="Times New Roman" w:hAnsi="Times New Roman"/>
        </w:rPr>
      </w:pPr>
      <w:bookmarkStart w:id="223" w:name="_Toc24824"/>
      <w:bookmarkStart w:id="224" w:name="_Toc29119"/>
      <w:bookmarkStart w:id="225" w:name="_Toc3091"/>
      <w:bookmarkStart w:id="226" w:name="_Toc24080"/>
      <w:bookmarkStart w:id="227" w:name="_Toc28290"/>
      <w:bookmarkStart w:id="228" w:name="_Toc24932"/>
      <w:r>
        <w:rPr>
          <w:rFonts w:hint="eastAsia" w:ascii="Times New Roman" w:hAnsi="Times New Roman"/>
          <w:lang w:val="en-US" w:eastAsia="zh-CN"/>
        </w:rPr>
        <w:t>7.</w:t>
      </w:r>
      <w:r>
        <w:rPr>
          <w:rFonts w:hint="eastAsia" w:ascii="Times New Roman" w:hAnsi="Times New Roman"/>
        </w:rPr>
        <w:t>电磁兼容性</w:t>
      </w:r>
      <w:bookmarkEnd w:id="223"/>
      <w:bookmarkEnd w:id="224"/>
      <w:bookmarkEnd w:id="225"/>
      <w:bookmarkEnd w:id="226"/>
      <w:bookmarkEnd w:id="227"/>
      <w:bookmarkEnd w:id="228"/>
    </w:p>
    <w:tbl>
      <w:tblPr>
        <w:tblStyle w:val="14"/>
        <w:tblW w:w="4906"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43"/>
        <w:gridCol w:w="1431"/>
        <w:gridCol w:w="1699"/>
        <w:gridCol w:w="865"/>
        <w:gridCol w:w="1640"/>
        <w:gridCol w:w="609"/>
        <w:gridCol w:w="1375"/>
      </w:tblGrid>
      <w:tr w14:paraId="13F80D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 w:hRule="atLeast"/>
        </w:trPr>
        <w:tc>
          <w:tcPr>
            <w:tcW w:w="444" w:type="pct"/>
            <w:shd w:val="clear" w:color="auto" w:fill="D8D8D8" w:themeFill="background1" w:themeFillShade="D9"/>
            <w:vAlign w:val="center"/>
          </w:tcPr>
          <w:p w14:paraId="25C776A8">
            <w:pPr>
              <w:widowControl/>
              <w:wordWrap/>
              <w:spacing w:before="0"/>
              <w:ind w:left="0"/>
              <w:jc w:val="center"/>
              <w:rPr>
                <w:rFonts w:ascii="Times New Roman" w:hAnsi="Times New Roman" w:eastAsia="宋体" w:cs="Times New Roman"/>
                <w:b/>
                <w:bCs/>
                <w:sz w:val="18"/>
                <w:szCs w:val="18"/>
                <w14:ligatures w14:val="standardContextual"/>
              </w:rPr>
            </w:pPr>
            <w:r>
              <w:rPr>
                <w:rFonts w:ascii="Times New Roman" w:hAnsi="Times New Roman" w:eastAsia="宋体" w:cs="Times New Roman"/>
                <w:b/>
                <w:bCs/>
                <w:sz w:val="18"/>
                <w:szCs w:val="18"/>
                <w14:ligatures w14:val="standardContextual"/>
              </w:rPr>
              <w:t>测试类别</w:t>
            </w:r>
          </w:p>
        </w:tc>
        <w:tc>
          <w:tcPr>
            <w:tcW w:w="855" w:type="pct"/>
            <w:shd w:val="clear" w:color="auto" w:fill="D8D8D8" w:themeFill="background1" w:themeFillShade="D9"/>
            <w:vAlign w:val="center"/>
          </w:tcPr>
          <w:p w14:paraId="701FDB94">
            <w:pPr>
              <w:widowControl/>
              <w:wordWrap/>
              <w:spacing w:before="0"/>
              <w:ind w:left="0"/>
              <w:jc w:val="center"/>
              <w:rPr>
                <w:rFonts w:ascii="Times New Roman" w:hAnsi="Times New Roman" w:eastAsia="宋体" w:cs="Times New Roman"/>
                <w:b/>
                <w:bCs/>
                <w:sz w:val="18"/>
                <w:szCs w:val="18"/>
                <w14:ligatures w14:val="standardContextual"/>
              </w:rPr>
            </w:pPr>
            <w:r>
              <w:rPr>
                <w:rFonts w:ascii="Times New Roman" w:hAnsi="Times New Roman" w:eastAsia="宋体" w:cs="Times New Roman"/>
                <w:b/>
                <w:bCs/>
                <w:sz w:val="18"/>
                <w:szCs w:val="18"/>
                <w14:ligatures w14:val="standardContextual"/>
              </w:rPr>
              <w:t>测试项目</w:t>
            </w:r>
          </w:p>
        </w:tc>
        <w:tc>
          <w:tcPr>
            <w:tcW w:w="1015" w:type="pct"/>
            <w:shd w:val="clear" w:color="auto" w:fill="D8D8D8" w:themeFill="background1" w:themeFillShade="D9"/>
            <w:vAlign w:val="center"/>
          </w:tcPr>
          <w:p w14:paraId="1137A0B9">
            <w:pPr>
              <w:widowControl/>
              <w:wordWrap/>
              <w:spacing w:before="0"/>
              <w:ind w:left="0"/>
              <w:jc w:val="center"/>
              <w:rPr>
                <w:rFonts w:ascii="Times New Roman" w:hAnsi="Times New Roman" w:eastAsia="宋体" w:cs="Times New Roman"/>
                <w:b/>
                <w:bCs/>
                <w:sz w:val="18"/>
                <w:szCs w:val="18"/>
                <w14:ligatures w14:val="standardContextual"/>
              </w:rPr>
            </w:pPr>
            <w:r>
              <w:rPr>
                <w:rFonts w:ascii="Times New Roman" w:hAnsi="Times New Roman" w:eastAsia="宋体" w:cs="Times New Roman"/>
                <w:b/>
                <w:bCs/>
                <w:sz w:val="18"/>
                <w:szCs w:val="18"/>
                <w14:ligatures w14:val="standardContextual"/>
              </w:rPr>
              <w:t>测试标准</w:t>
            </w:r>
          </w:p>
        </w:tc>
        <w:tc>
          <w:tcPr>
            <w:tcW w:w="517" w:type="pct"/>
            <w:shd w:val="clear" w:color="auto" w:fill="D8D8D8" w:themeFill="background1" w:themeFillShade="D9"/>
            <w:vAlign w:val="center"/>
          </w:tcPr>
          <w:p w14:paraId="1E1D98AC">
            <w:pPr>
              <w:widowControl/>
              <w:wordWrap/>
              <w:spacing w:before="0"/>
              <w:ind w:left="0"/>
              <w:jc w:val="center"/>
              <w:rPr>
                <w:rFonts w:ascii="Times New Roman" w:hAnsi="Times New Roman" w:eastAsia="宋体" w:cs="Times New Roman"/>
                <w:b/>
                <w:bCs/>
                <w:sz w:val="18"/>
                <w:szCs w:val="18"/>
                <w14:ligatures w14:val="standardContextual"/>
              </w:rPr>
            </w:pPr>
            <w:r>
              <w:rPr>
                <w:rFonts w:ascii="Times New Roman" w:hAnsi="Times New Roman" w:eastAsia="宋体" w:cs="Times New Roman"/>
                <w:b/>
                <w:bCs/>
                <w:sz w:val="18"/>
                <w:szCs w:val="18"/>
                <w14:ligatures w14:val="standardContextual"/>
              </w:rPr>
              <w:t>测试等级</w:t>
            </w:r>
          </w:p>
        </w:tc>
        <w:tc>
          <w:tcPr>
            <w:tcW w:w="980" w:type="pct"/>
            <w:shd w:val="clear" w:color="auto" w:fill="D8D8D8" w:themeFill="background1" w:themeFillShade="D9"/>
            <w:vAlign w:val="center"/>
          </w:tcPr>
          <w:p w14:paraId="7076D28D">
            <w:pPr>
              <w:widowControl/>
              <w:wordWrap/>
              <w:spacing w:before="0"/>
              <w:ind w:left="0"/>
              <w:jc w:val="center"/>
              <w:rPr>
                <w:rFonts w:ascii="Times New Roman" w:hAnsi="Times New Roman" w:eastAsia="宋体" w:cs="Times New Roman"/>
                <w:b/>
                <w:bCs/>
                <w:sz w:val="18"/>
                <w:szCs w:val="18"/>
                <w14:ligatures w14:val="standardContextual"/>
              </w:rPr>
            </w:pPr>
            <w:r>
              <w:rPr>
                <w:rFonts w:ascii="Times New Roman" w:hAnsi="Times New Roman" w:eastAsia="宋体" w:cs="Times New Roman"/>
                <w:b/>
                <w:bCs/>
                <w:sz w:val="18"/>
                <w:szCs w:val="18"/>
                <w14:ligatures w14:val="standardContextual"/>
              </w:rPr>
              <w:t>测试条件</w:t>
            </w:r>
          </w:p>
        </w:tc>
        <w:tc>
          <w:tcPr>
            <w:tcW w:w="364" w:type="pct"/>
            <w:shd w:val="clear" w:color="auto" w:fill="D8D8D8" w:themeFill="background1" w:themeFillShade="D9"/>
            <w:vAlign w:val="center"/>
          </w:tcPr>
          <w:p w14:paraId="197863C9">
            <w:pPr>
              <w:widowControl/>
              <w:wordWrap/>
              <w:spacing w:before="0"/>
              <w:ind w:left="0"/>
              <w:jc w:val="center"/>
              <w:rPr>
                <w:rFonts w:ascii="Times New Roman" w:hAnsi="Times New Roman" w:eastAsia="宋体" w:cs="Times New Roman"/>
                <w:b/>
                <w:bCs/>
                <w:sz w:val="18"/>
                <w:szCs w:val="18"/>
                <w14:ligatures w14:val="standardContextual"/>
              </w:rPr>
            </w:pPr>
            <w:r>
              <w:rPr>
                <w:rFonts w:ascii="Times New Roman" w:hAnsi="Times New Roman" w:eastAsia="宋体" w:cs="Times New Roman"/>
                <w:b/>
                <w:bCs/>
                <w:sz w:val="18"/>
                <w:szCs w:val="18"/>
                <w14:ligatures w14:val="standardContextual"/>
              </w:rPr>
              <w:t>测试结果</w:t>
            </w:r>
          </w:p>
        </w:tc>
        <w:tc>
          <w:tcPr>
            <w:tcW w:w="821" w:type="pct"/>
            <w:shd w:val="clear" w:color="auto" w:fill="D8D8D8" w:themeFill="background1" w:themeFillShade="D9"/>
            <w:vAlign w:val="center"/>
          </w:tcPr>
          <w:p w14:paraId="3A98D389">
            <w:pPr>
              <w:widowControl/>
              <w:wordWrap/>
              <w:spacing w:before="0"/>
              <w:ind w:left="0"/>
              <w:jc w:val="center"/>
              <w:rPr>
                <w:rFonts w:ascii="Times New Roman" w:hAnsi="Times New Roman" w:eastAsia="宋体" w:cs="Times New Roman"/>
                <w:b/>
                <w:bCs/>
                <w:sz w:val="18"/>
                <w:szCs w:val="18"/>
                <w14:ligatures w14:val="standardContextual"/>
              </w:rPr>
            </w:pPr>
            <w:r>
              <w:rPr>
                <w:rFonts w:ascii="Times New Roman" w:hAnsi="Times New Roman" w:eastAsia="宋体" w:cs="Times New Roman"/>
                <w:b/>
                <w:bCs/>
                <w:sz w:val="18"/>
                <w:szCs w:val="18"/>
                <w14:ligatures w14:val="standardContextual"/>
              </w:rPr>
              <w:t>备注</w:t>
            </w:r>
          </w:p>
        </w:tc>
      </w:tr>
      <w:tr w14:paraId="5DDA13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 w:hRule="atLeast"/>
        </w:trPr>
        <w:tc>
          <w:tcPr>
            <w:tcW w:w="444" w:type="pct"/>
            <w:vMerge w:val="restart"/>
            <w:shd w:val="clear" w:color="auto" w:fill="D8D8D8" w:themeFill="background1" w:themeFillShade="D9"/>
            <w:vAlign w:val="center"/>
          </w:tcPr>
          <w:p w14:paraId="2E29F1F0">
            <w:pPr>
              <w:widowControl/>
              <w:wordWrap/>
              <w:spacing w:before="0"/>
              <w:ind w:left="0"/>
              <w:jc w:val="center"/>
              <w:rPr>
                <w:rFonts w:ascii="Times New Roman" w:hAnsi="Times New Roman" w:eastAsia="宋体" w:cs="Times New Roman"/>
                <w:sz w:val="18"/>
                <w:szCs w:val="18"/>
                <w14:ligatures w14:val="standardContextual"/>
              </w:rPr>
            </w:pPr>
            <w:r>
              <w:rPr>
                <w:rFonts w:ascii="Times New Roman" w:hAnsi="Times New Roman" w:eastAsia="宋体" w:cs="Times New Roman"/>
                <w:b/>
                <w:bCs/>
                <w:sz w:val="18"/>
                <w:szCs w:val="18"/>
                <w14:ligatures w14:val="standardContextual"/>
              </w:rPr>
              <w:t>电磁发射</w:t>
            </w:r>
          </w:p>
        </w:tc>
        <w:tc>
          <w:tcPr>
            <w:tcW w:w="855" w:type="pct"/>
            <w:vAlign w:val="center"/>
          </w:tcPr>
          <w:p w14:paraId="1A335E41">
            <w:pPr>
              <w:widowControl/>
              <w:wordWrap/>
              <w:spacing w:before="0"/>
              <w:ind w:left="0"/>
              <w:jc w:val="center"/>
              <w:rPr>
                <w:rFonts w:ascii="Times New Roman" w:hAnsi="Times New Roman" w:eastAsia="宋体" w:cs="Times New Roman"/>
                <w:sz w:val="18"/>
                <w:szCs w:val="18"/>
                <w14:ligatures w14:val="standardContextual"/>
              </w:rPr>
            </w:pPr>
            <w:r>
              <w:rPr>
                <w:rFonts w:ascii="Times New Roman" w:hAnsi="Times New Roman" w:eastAsia="宋体" w:cs="Times New Roman"/>
                <w:sz w:val="18"/>
                <w:szCs w:val="18"/>
                <w14:ligatures w14:val="standardContextual"/>
              </w:rPr>
              <w:t>传导发射</w:t>
            </w:r>
          </w:p>
        </w:tc>
        <w:tc>
          <w:tcPr>
            <w:tcW w:w="1015" w:type="pct"/>
            <w:vAlign w:val="center"/>
          </w:tcPr>
          <w:p w14:paraId="3FB3A3D4">
            <w:pPr>
              <w:widowControl/>
              <w:wordWrap/>
              <w:spacing w:before="0"/>
              <w:ind w:left="0"/>
              <w:jc w:val="center"/>
              <w:rPr>
                <w:rFonts w:ascii="Times New Roman" w:hAnsi="Times New Roman" w:eastAsia="宋体" w:cs="Times New Roman"/>
                <w:sz w:val="18"/>
                <w:szCs w:val="18"/>
                <w14:ligatures w14:val="standardContextual"/>
              </w:rPr>
            </w:pPr>
            <w:r>
              <w:rPr>
                <w:rFonts w:ascii="Times New Roman" w:hAnsi="Times New Roman" w:eastAsia="宋体" w:cs="Times New Roman"/>
                <w:sz w:val="18"/>
                <w:szCs w:val="18"/>
                <w14:ligatures w14:val="standardContextual"/>
              </w:rPr>
              <w:t>GB/T 9254 Class A</w:t>
            </w:r>
            <w:r>
              <w:rPr>
                <w:rFonts w:hint="eastAsia" w:ascii="Times New Roman" w:hAnsi="Times New Roman" w:eastAsia="宋体" w:cs="Times New Roman"/>
                <w:sz w:val="18"/>
                <w:szCs w:val="18"/>
                <w14:ligatures w14:val="standardContextual"/>
              </w:rPr>
              <w:t>/</w:t>
            </w:r>
          </w:p>
          <w:p w14:paraId="69A0C90A">
            <w:pPr>
              <w:widowControl/>
              <w:wordWrap/>
              <w:spacing w:before="0"/>
              <w:ind w:left="0"/>
              <w:jc w:val="center"/>
              <w:rPr>
                <w:rFonts w:ascii="Times New Roman" w:hAnsi="Times New Roman" w:eastAsia="宋体" w:cs="Times New Roman"/>
                <w:sz w:val="18"/>
                <w:szCs w:val="18"/>
                <w14:ligatures w14:val="standardContextual"/>
              </w:rPr>
            </w:pPr>
            <w:r>
              <w:rPr>
                <w:rFonts w:ascii="Times New Roman" w:hAnsi="Times New Roman" w:eastAsia="宋体" w:cs="Times New Roman"/>
                <w:b/>
                <w:bCs/>
                <w:sz w:val="18"/>
                <w:szCs w:val="18"/>
                <w14:ligatures w14:val="standardContextual"/>
              </w:rPr>
              <w:t>CISPR 32</w:t>
            </w:r>
            <w:r>
              <w:rPr>
                <w:rFonts w:hint="eastAsia" w:ascii="Times New Roman" w:hAnsi="Times New Roman" w:eastAsia="宋体" w:cs="Times New Roman"/>
                <w:b/>
                <w:bCs/>
                <w:sz w:val="18"/>
                <w:szCs w:val="18"/>
                <w14:ligatures w14:val="standardContextual"/>
              </w:rPr>
              <w:t xml:space="preserve"> </w:t>
            </w:r>
            <w:r>
              <w:rPr>
                <w:rFonts w:ascii="Times New Roman" w:hAnsi="Times New Roman" w:eastAsia="宋体" w:cs="Times New Roman"/>
                <w:sz w:val="18"/>
                <w:szCs w:val="18"/>
                <w14:ligatures w14:val="standardContextual"/>
              </w:rPr>
              <w:t>Class A</w:t>
            </w:r>
          </w:p>
        </w:tc>
        <w:tc>
          <w:tcPr>
            <w:tcW w:w="517" w:type="pct"/>
            <w:vAlign w:val="center"/>
          </w:tcPr>
          <w:p w14:paraId="584D7A58">
            <w:pPr>
              <w:widowControl/>
              <w:wordWrap/>
              <w:spacing w:before="0"/>
              <w:ind w:left="0"/>
              <w:jc w:val="center"/>
              <w:rPr>
                <w:rFonts w:ascii="Times New Roman" w:hAnsi="Times New Roman" w:eastAsia="宋体" w:cs="Times New Roman"/>
                <w:sz w:val="18"/>
                <w:szCs w:val="18"/>
                <w14:ligatures w14:val="standardContextual"/>
              </w:rPr>
            </w:pPr>
            <w:r>
              <w:rPr>
                <w:rFonts w:ascii="Times New Roman" w:hAnsi="Times New Roman" w:eastAsia="宋体" w:cs="Times New Roman"/>
                <w:sz w:val="18"/>
                <w:szCs w:val="18"/>
                <w14:ligatures w14:val="standardContextual"/>
              </w:rPr>
              <w:t>Class A</w:t>
            </w:r>
          </w:p>
        </w:tc>
        <w:tc>
          <w:tcPr>
            <w:tcW w:w="980" w:type="pct"/>
            <w:vAlign w:val="center"/>
          </w:tcPr>
          <w:p w14:paraId="2F5B6985">
            <w:pPr>
              <w:widowControl/>
              <w:wordWrap/>
              <w:spacing w:before="0"/>
              <w:ind w:left="0"/>
              <w:jc w:val="center"/>
              <w:rPr>
                <w:rFonts w:ascii="Times New Roman" w:hAnsi="Times New Roman" w:eastAsia="宋体" w:cs="Times New Roman"/>
                <w:sz w:val="18"/>
                <w:szCs w:val="18"/>
                <w14:ligatures w14:val="standardContextual"/>
              </w:rPr>
            </w:pPr>
            <w:r>
              <w:rPr>
                <w:rFonts w:ascii="Times New Roman" w:hAnsi="Times New Roman" w:eastAsia="宋体" w:cs="Times New Roman"/>
                <w:sz w:val="18"/>
                <w:szCs w:val="18"/>
                <w14:ligatures w14:val="standardContextual"/>
              </w:rPr>
              <w:t>150 kHz - 30 MHz</w:t>
            </w:r>
          </w:p>
        </w:tc>
        <w:tc>
          <w:tcPr>
            <w:tcW w:w="364" w:type="pct"/>
            <w:vAlign w:val="center"/>
          </w:tcPr>
          <w:p w14:paraId="60EBEE34">
            <w:pPr>
              <w:widowControl/>
              <w:wordWrap/>
              <w:spacing w:before="0"/>
              <w:ind w:left="0"/>
              <w:jc w:val="center"/>
              <w:rPr>
                <w:rFonts w:ascii="Times New Roman" w:hAnsi="Times New Roman" w:eastAsia="宋体" w:cs="Times New Roman"/>
                <w:sz w:val="18"/>
                <w:szCs w:val="18"/>
                <w14:ligatures w14:val="standardContextual"/>
              </w:rPr>
            </w:pPr>
            <w:r>
              <w:rPr>
                <w:rFonts w:ascii="Times New Roman" w:hAnsi="Times New Roman" w:eastAsia="宋体" w:cs="Times New Roman"/>
                <w:sz w:val="18"/>
                <w:szCs w:val="18"/>
                <w14:ligatures w14:val="standardContextual"/>
              </w:rPr>
              <w:t>合格</w:t>
            </w:r>
          </w:p>
        </w:tc>
        <w:tc>
          <w:tcPr>
            <w:tcW w:w="821" w:type="pct"/>
            <w:vAlign w:val="center"/>
          </w:tcPr>
          <w:p w14:paraId="561E2764">
            <w:pPr>
              <w:widowControl/>
              <w:wordWrap/>
              <w:spacing w:before="0"/>
              <w:ind w:left="0"/>
              <w:jc w:val="center"/>
              <w:rPr>
                <w:rFonts w:ascii="Times New Roman" w:hAnsi="Times New Roman" w:eastAsia="宋体" w:cs="Times New Roman"/>
                <w:sz w:val="18"/>
                <w:szCs w:val="18"/>
                <w14:ligatures w14:val="standardContextual"/>
              </w:rPr>
            </w:pPr>
            <w:r>
              <w:rPr>
                <w:rFonts w:ascii="Times New Roman" w:hAnsi="Times New Roman" w:eastAsia="宋体" w:cs="Times New Roman"/>
                <w:sz w:val="18"/>
                <w:szCs w:val="18"/>
                <w14:ligatures w14:val="standardContextual"/>
              </w:rPr>
              <w:t>满足普通工业环境限值要求</w:t>
            </w:r>
          </w:p>
        </w:tc>
      </w:tr>
      <w:tr w14:paraId="222BCA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 w:hRule="atLeast"/>
        </w:trPr>
        <w:tc>
          <w:tcPr>
            <w:tcW w:w="444" w:type="pct"/>
            <w:vMerge w:val="continue"/>
            <w:shd w:val="clear" w:color="auto" w:fill="D8D8D8" w:themeFill="background1" w:themeFillShade="D9"/>
            <w:vAlign w:val="center"/>
          </w:tcPr>
          <w:p w14:paraId="12348039">
            <w:pPr>
              <w:widowControl/>
              <w:wordWrap/>
              <w:spacing w:before="0"/>
              <w:ind w:left="0"/>
              <w:jc w:val="center"/>
              <w:rPr>
                <w:rFonts w:ascii="Times New Roman" w:hAnsi="Times New Roman" w:eastAsia="宋体" w:cs="Times New Roman"/>
                <w:sz w:val="18"/>
                <w:szCs w:val="18"/>
                <w14:ligatures w14:val="standardContextual"/>
              </w:rPr>
            </w:pPr>
          </w:p>
        </w:tc>
        <w:tc>
          <w:tcPr>
            <w:tcW w:w="855" w:type="pct"/>
            <w:vAlign w:val="center"/>
          </w:tcPr>
          <w:p w14:paraId="0327CB86">
            <w:pPr>
              <w:widowControl/>
              <w:wordWrap/>
              <w:spacing w:before="0"/>
              <w:ind w:left="0"/>
              <w:jc w:val="center"/>
              <w:rPr>
                <w:rFonts w:ascii="Times New Roman" w:hAnsi="Times New Roman" w:eastAsia="宋体" w:cs="Times New Roman"/>
                <w:sz w:val="18"/>
                <w:szCs w:val="18"/>
                <w14:ligatures w14:val="standardContextual"/>
              </w:rPr>
            </w:pPr>
            <w:r>
              <w:rPr>
                <w:rFonts w:ascii="Times New Roman" w:hAnsi="Times New Roman" w:eastAsia="宋体" w:cs="Times New Roman"/>
                <w:sz w:val="18"/>
                <w:szCs w:val="18"/>
                <w14:ligatures w14:val="standardContextual"/>
              </w:rPr>
              <w:t>辐射发射</w:t>
            </w:r>
          </w:p>
        </w:tc>
        <w:tc>
          <w:tcPr>
            <w:tcW w:w="1015" w:type="pct"/>
            <w:vAlign w:val="center"/>
          </w:tcPr>
          <w:p w14:paraId="28B78BBA">
            <w:pPr>
              <w:widowControl/>
              <w:wordWrap/>
              <w:spacing w:before="0"/>
              <w:ind w:left="0"/>
              <w:jc w:val="center"/>
              <w:rPr>
                <w:rFonts w:ascii="Times New Roman" w:hAnsi="Times New Roman" w:eastAsia="宋体" w:cs="Times New Roman"/>
                <w:sz w:val="18"/>
                <w:szCs w:val="18"/>
                <w14:ligatures w14:val="standardContextual"/>
              </w:rPr>
            </w:pPr>
            <w:r>
              <w:rPr>
                <w:rFonts w:ascii="Times New Roman" w:hAnsi="Times New Roman" w:eastAsia="宋体" w:cs="Times New Roman"/>
                <w:sz w:val="18"/>
                <w:szCs w:val="18"/>
                <w14:ligatures w14:val="standardContextual"/>
              </w:rPr>
              <w:t>GB/T 9254 Class A</w:t>
            </w:r>
            <w:r>
              <w:rPr>
                <w:rFonts w:hint="eastAsia" w:ascii="Times New Roman" w:hAnsi="Times New Roman" w:eastAsia="宋体" w:cs="Times New Roman"/>
                <w:sz w:val="18"/>
                <w:szCs w:val="18"/>
                <w14:ligatures w14:val="standardContextual"/>
              </w:rPr>
              <w:t>/</w:t>
            </w:r>
          </w:p>
          <w:p w14:paraId="24783352">
            <w:pPr>
              <w:widowControl/>
              <w:wordWrap/>
              <w:spacing w:before="0"/>
              <w:ind w:left="0"/>
              <w:jc w:val="center"/>
              <w:rPr>
                <w:rFonts w:ascii="Times New Roman" w:hAnsi="Times New Roman" w:eastAsia="宋体" w:cs="Times New Roman"/>
                <w:sz w:val="18"/>
                <w:szCs w:val="18"/>
                <w14:ligatures w14:val="standardContextual"/>
              </w:rPr>
            </w:pPr>
            <w:r>
              <w:rPr>
                <w:rFonts w:ascii="Times New Roman" w:hAnsi="Times New Roman" w:eastAsia="宋体" w:cs="Times New Roman"/>
                <w:b/>
                <w:bCs/>
                <w:sz w:val="18"/>
                <w:szCs w:val="18"/>
                <w14:ligatures w14:val="standardContextual"/>
              </w:rPr>
              <w:t>CISPR 32</w:t>
            </w:r>
            <w:r>
              <w:rPr>
                <w:rFonts w:hint="eastAsia" w:ascii="Times New Roman" w:hAnsi="Times New Roman" w:eastAsia="宋体" w:cs="Times New Roman"/>
                <w:b/>
                <w:bCs/>
                <w:sz w:val="18"/>
                <w:szCs w:val="18"/>
                <w14:ligatures w14:val="standardContextual"/>
              </w:rPr>
              <w:t xml:space="preserve"> </w:t>
            </w:r>
            <w:r>
              <w:rPr>
                <w:rFonts w:ascii="Times New Roman" w:hAnsi="Times New Roman" w:eastAsia="宋体" w:cs="Times New Roman"/>
                <w:sz w:val="18"/>
                <w:szCs w:val="18"/>
                <w14:ligatures w14:val="standardContextual"/>
              </w:rPr>
              <w:t>Class A</w:t>
            </w:r>
          </w:p>
        </w:tc>
        <w:tc>
          <w:tcPr>
            <w:tcW w:w="517" w:type="pct"/>
            <w:vAlign w:val="center"/>
          </w:tcPr>
          <w:p w14:paraId="3255859D">
            <w:pPr>
              <w:widowControl/>
              <w:wordWrap/>
              <w:spacing w:before="0"/>
              <w:ind w:left="0"/>
              <w:jc w:val="center"/>
              <w:rPr>
                <w:rFonts w:ascii="Times New Roman" w:hAnsi="Times New Roman" w:eastAsia="宋体" w:cs="Times New Roman"/>
                <w:sz w:val="18"/>
                <w:szCs w:val="18"/>
                <w14:ligatures w14:val="standardContextual"/>
              </w:rPr>
            </w:pPr>
            <w:r>
              <w:rPr>
                <w:rFonts w:ascii="Times New Roman" w:hAnsi="Times New Roman" w:eastAsia="宋体" w:cs="Times New Roman"/>
                <w:sz w:val="18"/>
                <w:szCs w:val="18"/>
                <w14:ligatures w14:val="standardContextual"/>
              </w:rPr>
              <w:t>Class A</w:t>
            </w:r>
          </w:p>
        </w:tc>
        <w:tc>
          <w:tcPr>
            <w:tcW w:w="980" w:type="pct"/>
            <w:vAlign w:val="center"/>
          </w:tcPr>
          <w:p w14:paraId="15F3B40D">
            <w:pPr>
              <w:widowControl/>
              <w:wordWrap/>
              <w:spacing w:before="0"/>
              <w:ind w:left="0"/>
              <w:jc w:val="center"/>
              <w:rPr>
                <w:rFonts w:ascii="Times New Roman" w:hAnsi="Times New Roman" w:eastAsia="宋体" w:cs="Times New Roman"/>
                <w:sz w:val="18"/>
                <w:szCs w:val="18"/>
                <w14:ligatures w14:val="standardContextual"/>
              </w:rPr>
            </w:pPr>
            <w:r>
              <w:rPr>
                <w:rFonts w:ascii="Times New Roman" w:hAnsi="Times New Roman" w:eastAsia="宋体" w:cs="Times New Roman"/>
                <w:sz w:val="18"/>
                <w:szCs w:val="18"/>
                <w14:ligatures w14:val="standardContextual"/>
              </w:rPr>
              <w:t>30 MHz - 1 GHz</w:t>
            </w:r>
          </w:p>
        </w:tc>
        <w:tc>
          <w:tcPr>
            <w:tcW w:w="364" w:type="pct"/>
            <w:vAlign w:val="center"/>
          </w:tcPr>
          <w:p w14:paraId="414F0C4C">
            <w:pPr>
              <w:widowControl/>
              <w:wordWrap/>
              <w:spacing w:before="0"/>
              <w:ind w:left="0"/>
              <w:jc w:val="center"/>
              <w:rPr>
                <w:rFonts w:ascii="Times New Roman" w:hAnsi="Times New Roman" w:eastAsia="宋体" w:cs="Times New Roman"/>
                <w:sz w:val="18"/>
                <w:szCs w:val="18"/>
                <w14:ligatures w14:val="standardContextual"/>
              </w:rPr>
            </w:pPr>
            <w:r>
              <w:rPr>
                <w:rFonts w:ascii="Times New Roman" w:hAnsi="Times New Roman" w:eastAsia="宋体" w:cs="Times New Roman"/>
                <w:sz w:val="18"/>
                <w:szCs w:val="18"/>
                <w14:ligatures w14:val="standardContextual"/>
              </w:rPr>
              <w:t>合格</w:t>
            </w:r>
          </w:p>
        </w:tc>
        <w:tc>
          <w:tcPr>
            <w:tcW w:w="821" w:type="pct"/>
            <w:vAlign w:val="center"/>
          </w:tcPr>
          <w:p w14:paraId="10979495">
            <w:pPr>
              <w:widowControl/>
              <w:wordWrap/>
              <w:spacing w:before="0"/>
              <w:ind w:left="0"/>
              <w:jc w:val="center"/>
              <w:rPr>
                <w:rFonts w:ascii="Times New Roman" w:hAnsi="Times New Roman" w:eastAsia="宋体" w:cs="Times New Roman"/>
                <w:sz w:val="18"/>
                <w:szCs w:val="18"/>
                <w14:ligatures w14:val="standardContextual"/>
              </w:rPr>
            </w:pPr>
            <w:r>
              <w:rPr>
                <w:rFonts w:ascii="Times New Roman" w:hAnsi="Times New Roman" w:eastAsia="宋体" w:cs="Times New Roman"/>
                <w:sz w:val="18"/>
                <w:szCs w:val="18"/>
                <w14:ligatures w14:val="standardContextual"/>
              </w:rPr>
              <w:t>满足普通工业环境限值要求</w:t>
            </w:r>
          </w:p>
        </w:tc>
      </w:tr>
      <w:tr w14:paraId="6EB7CA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 w:hRule="atLeast"/>
        </w:trPr>
        <w:tc>
          <w:tcPr>
            <w:tcW w:w="444" w:type="pct"/>
            <w:vMerge w:val="restart"/>
            <w:shd w:val="clear" w:color="auto" w:fill="D8D8D8" w:themeFill="background1" w:themeFillShade="D9"/>
            <w:vAlign w:val="center"/>
          </w:tcPr>
          <w:p w14:paraId="05120C47">
            <w:pPr>
              <w:widowControl/>
              <w:wordWrap/>
              <w:spacing w:before="0"/>
              <w:ind w:left="0"/>
              <w:jc w:val="center"/>
              <w:rPr>
                <w:rFonts w:ascii="Times New Roman" w:hAnsi="Times New Roman" w:eastAsia="宋体" w:cs="Times New Roman"/>
                <w:sz w:val="18"/>
                <w:szCs w:val="18"/>
                <w14:ligatures w14:val="standardContextual"/>
              </w:rPr>
            </w:pPr>
            <w:r>
              <w:rPr>
                <w:rFonts w:ascii="Times New Roman" w:hAnsi="Times New Roman" w:eastAsia="宋体" w:cs="Times New Roman"/>
                <w:b/>
                <w:bCs/>
                <w:sz w:val="18"/>
                <w:szCs w:val="18"/>
                <w14:ligatures w14:val="standardContextual"/>
              </w:rPr>
              <w:t>抗扰度测试</w:t>
            </w:r>
          </w:p>
        </w:tc>
        <w:tc>
          <w:tcPr>
            <w:tcW w:w="855" w:type="pct"/>
            <w:vAlign w:val="center"/>
          </w:tcPr>
          <w:p w14:paraId="206DB5AB">
            <w:pPr>
              <w:widowControl/>
              <w:wordWrap/>
              <w:spacing w:before="0"/>
              <w:ind w:left="0"/>
              <w:jc w:val="center"/>
              <w:rPr>
                <w:rFonts w:ascii="Times New Roman" w:hAnsi="Times New Roman" w:eastAsia="宋体" w:cs="Times New Roman"/>
                <w:sz w:val="18"/>
                <w:szCs w:val="18"/>
                <w14:ligatures w14:val="standardContextual"/>
              </w:rPr>
            </w:pPr>
            <w:r>
              <w:rPr>
                <w:rFonts w:ascii="Times New Roman" w:hAnsi="Times New Roman" w:eastAsia="宋体" w:cs="Times New Roman"/>
                <w:sz w:val="18"/>
                <w:szCs w:val="18"/>
                <w14:ligatures w14:val="standardContextual"/>
              </w:rPr>
              <w:t>静电放电（ESD）</w:t>
            </w:r>
          </w:p>
        </w:tc>
        <w:tc>
          <w:tcPr>
            <w:tcW w:w="1015" w:type="pct"/>
            <w:vAlign w:val="center"/>
          </w:tcPr>
          <w:p w14:paraId="2BDF2B9A">
            <w:pPr>
              <w:widowControl/>
              <w:wordWrap/>
              <w:spacing w:before="0"/>
              <w:ind w:left="0"/>
              <w:jc w:val="center"/>
              <w:rPr>
                <w:rFonts w:ascii="Times New Roman" w:hAnsi="Times New Roman" w:eastAsia="宋体" w:cs="Times New Roman"/>
                <w:sz w:val="18"/>
                <w:szCs w:val="18"/>
                <w14:ligatures w14:val="standardContextual"/>
              </w:rPr>
            </w:pPr>
            <w:r>
              <w:rPr>
                <w:rFonts w:ascii="Times New Roman" w:hAnsi="Times New Roman" w:eastAsia="宋体" w:cs="Times New Roman"/>
                <w:sz w:val="18"/>
                <w:szCs w:val="18"/>
                <w14:ligatures w14:val="standardContextual"/>
              </w:rPr>
              <w:t>GB/T 17626.2</w:t>
            </w:r>
            <w:r>
              <w:rPr>
                <w:rFonts w:hint="eastAsia" w:ascii="Times New Roman" w:hAnsi="Times New Roman" w:eastAsia="宋体" w:cs="Times New Roman"/>
                <w:sz w:val="18"/>
                <w:szCs w:val="18"/>
                <w14:ligatures w14:val="standardContextual"/>
              </w:rPr>
              <w:t>/</w:t>
            </w:r>
            <w:r>
              <w:rPr>
                <w:rFonts w:ascii="Times New Roman" w:hAnsi="Times New Roman" w:eastAsia="宋体" w:cs="Times New Roman"/>
                <w:b/>
                <w:bCs/>
                <w:sz w:val="18"/>
                <w:szCs w:val="18"/>
                <w14:ligatures w14:val="standardContextual"/>
              </w:rPr>
              <w:t>IEC 61000-4-2</w:t>
            </w:r>
          </w:p>
        </w:tc>
        <w:tc>
          <w:tcPr>
            <w:tcW w:w="517" w:type="pct"/>
            <w:vAlign w:val="center"/>
          </w:tcPr>
          <w:p w14:paraId="2B987B8D">
            <w:pPr>
              <w:widowControl/>
              <w:wordWrap/>
              <w:spacing w:before="0"/>
              <w:ind w:left="0"/>
              <w:jc w:val="center"/>
              <w:rPr>
                <w:rFonts w:ascii="Times New Roman" w:hAnsi="Times New Roman" w:eastAsia="宋体" w:cs="Times New Roman"/>
                <w:sz w:val="18"/>
                <w:szCs w:val="18"/>
                <w14:ligatures w14:val="standardContextual"/>
              </w:rPr>
            </w:pPr>
            <w:r>
              <w:rPr>
                <w:rFonts w:ascii="Times New Roman" w:hAnsi="Times New Roman" w:eastAsia="宋体" w:cs="Times New Roman"/>
                <w:sz w:val="18"/>
                <w:szCs w:val="18"/>
                <w14:ligatures w14:val="standardContextual"/>
              </w:rPr>
              <w:t>III 级</w:t>
            </w:r>
          </w:p>
        </w:tc>
        <w:tc>
          <w:tcPr>
            <w:tcW w:w="980" w:type="pct"/>
            <w:vAlign w:val="center"/>
          </w:tcPr>
          <w:p w14:paraId="13C8AA70">
            <w:pPr>
              <w:widowControl/>
              <w:wordWrap/>
              <w:spacing w:before="0"/>
              <w:ind w:left="0"/>
              <w:jc w:val="center"/>
              <w:rPr>
                <w:rFonts w:ascii="Times New Roman" w:hAnsi="Times New Roman" w:eastAsia="宋体" w:cs="Times New Roman"/>
                <w:sz w:val="18"/>
                <w:szCs w:val="18"/>
                <w14:ligatures w14:val="standardContextual"/>
              </w:rPr>
            </w:pPr>
            <w:r>
              <w:rPr>
                <w:rFonts w:ascii="Times New Roman" w:hAnsi="Times New Roman" w:eastAsia="宋体" w:cs="Times New Roman"/>
                <w:sz w:val="18"/>
                <w:szCs w:val="18"/>
                <w14:ligatures w14:val="standardContextual"/>
              </w:rPr>
              <w:t>接触放电 +/-4 kV</w:t>
            </w:r>
          </w:p>
          <w:p w14:paraId="143F58D7">
            <w:pPr>
              <w:widowControl/>
              <w:wordWrap/>
              <w:spacing w:before="0"/>
              <w:ind w:left="0"/>
              <w:jc w:val="center"/>
              <w:rPr>
                <w:rFonts w:ascii="Times New Roman" w:hAnsi="Times New Roman" w:eastAsia="宋体" w:cs="Times New Roman"/>
                <w:sz w:val="18"/>
                <w:szCs w:val="18"/>
                <w14:ligatures w14:val="standardContextual"/>
              </w:rPr>
            </w:pPr>
            <w:r>
              <w:rPr>
                <w:rFonts w:ascii="Times New Roman" w:hAnsi="Times New Roman" w:eastAsia="宋体" w:cs="Times New Roman"/>
                <w:sz w:val="18"/>
                <w:szCs w:val="18"/>
                <w14:ligatures w14:val="standardContextual"/>
              </w:rPr>
              <w:t>空气放电 +/-8 kV</w:t>
            </w:r>
          </w:p>
        </w:tc>
        <w:tc>
          <w:tcPr>
            <w:tcW w:w="364" w:type="pct"/>
            <w:vAlign w:val="center"/>
          </w:tcPr>
          <w:p w14:paraId="5D3FF4E3">
            <w:pPr>
              <w:widowControl/>
              <w:wordWrap/>
              <w:spacing w:before="0"/>
              <w:ind w:left="0"/>
              <w:jc w:val="center"/>
              <w:rPr>
                <w:rFonts w:ascii="Times New Roman" w:hAnsi="Times New Roman" w:eastAsia="宋体" w:cs="Times New Roman"/>
                <w:sz w:val="18"/>
                <w:szCs w:val="18"/>
                <w14:ligatures w14:val="standardContextual"/>
              </w:rPr>
            </w:pPr>
            <w:r>
              <w:rPr>
                <w:rFonts w:ascii="Times New Roman" w:hAnsi="Times New Roman" w:eastAsia="宋体" w:cs="Times New Roman"/>
                <w:sz w:val="18"/>
                <w:szCs w:val="18"/>
                <w14:ligatures w14:val="standardContextual"/>
              </w:rPr>
              <w:t>合格</w:t>
            </w:r>
          </w:p>
        </w:tc>
        <w:tc>
          <w:tcPr>
            <w:tcW w:w="821" w:type="pct"/>
            <w:vAlign w:val="center"/>
          </w:tcPr>
          <w:p w14:paraId="79A29EEC">
            <w:pPr>
              <w:widowControl/>
              <w:wordWrap/>
              <w:spacing w:before="0"/>
              <w:ind w:left="0"/>
              <w:jc w:val="center"/>
              <w:rPr>
                <w:rFonts w:ascii="Times New Roman" w:hAnsi="Times New Roman" w:eastAsia="宋体" w:cs="Times New Roman"/>
                <w:sz w:val="18"/>
                <w:szCs w:val="18"/>
                <w14:ligatures w14:val="standardContextual"/>
              </w:rPr>
            </w:pPr>
            <w:r>
              <w:rPr>
                <w:rFonts w:ascii="Times New Roman" w:hAnsi="Times New Roman" w:eastAsia="宋体" w:cs="Times New Roman"/>
                <w:sz w:val="18"/>
                <w:szCs w:val="18"/>
                <w14:ligatures w14:val="standardContextual"/>
              </w:rPr>
              <w:t>—</w:t>
            </w:r>
          </w:p>
        </w:tc>
      </w:tr>
      <w:tr w14:paraId="1D1C92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 w:hRule="atLeast"/>
        </w:trPr>
        <w:tc>
          <w:tcPr>
            <w:tcW w:w="444" w:type="pct"/>
            <w:vMerge w:val="continue"/>
            <w:shd w:val="clear" w:color="auto" w:fill="D8D8D8" w:themeFill="background1" w:themeFillShade="D9"/>
            <w:vAlign w:val="center"/>
          </w:tcPr>
          <w:p w14:paraId="1BE4745A">
            <w:pPr>
              <w:widowControl/>
              <w:wordWrap/>
              <w:spacing w:before="0"/>
              <w:ind w:left="0"/>
              <w:jc w:val="center"/>
              <w:rPr>
                <w:rFonts w:ascii="Times New Roman" w:hAnsi="Times New Roman" w:eastAsia="宋体" w:cs="Times New Roman"/>
                <w:sz w:val="18"/>
                <w:szCs w:val="18"/>
                <w14:ligatures w14:val="standardContextual"/>
              </w:rPr>
            </w:pPr>
          </w:p>
        </w:tc>
        <w:tc>
          <w:tcPr>
            <w:tcW w:w="855" w:type="pct"/>
            <w:vAlign w:val="center"/>
          </w:tcPr>
          <w:p w14:paraId="265064A8">
            <w:pPr>
              <w:widowControl/>
              <w:wordWrap/>
              <w:spacing w:before="0"/>
              <w:ind w:left="0"/>
              <w:jc w:val="center"/>
              <w:rPr>
                <w:rFonts w:ascii="Times New Roman" w:hAnsi="Times New Roman" w:eastAsia="宋体" w:cs="Times New Roman"/>
                <w:sz w:val="18"/>
                <w:szCs w:val="18"/>
                <w14:ligatures w14:val="standardContextual"/>
              </w:rPr>
            </w:pPr>
            <w:r>
              <w:rPr>
                <w:rFonts w:ascii="Times New Roman" w:hAnsi="Times New Roman" w:eastAsia="宋体" w:cs="Times New Roman"/>
                <w:sz w:val="18"/>
                <w:szCs w:val="18"/>
                <w14:ligatures w14:val="standardContextual"/>
              </w:rPr>
              <w:t>射频辐射抗扰度</w:t>
            </w:r>
          </w:p>
        </w:tc>
        <w:tc>
          <w:tcPr>
            <w:tcW w:w="1015" w:type="pct"/>
            <w:vAlign w:val="center"/>
          </w:tcPr>
          <w:p w14:paraId="75325134">
            <w:pPr>
              <w:widowControl/>
              <w:wordWrap/>
              <w:spacing w:before="0"/>
              <w:ind w:left="0"/>
              <w:jc w:val="center"/>
              <w:rPr>
                <w:rFonts w:ascii="Times New Roman" w:hAnsi="Times New Roman" w:eastAsia="宋体" w:cs="Times New Roman"/>
                <w:sz w:val="18"/>
                <w:szCs w:val="18"/>
                <w14:ligatures w14:val="standardContextual"/>
              </w:rPr>
            </w:pPr>
            <w:r>
              <w:rPr>
                <w:rFonts w:ascii="Times New Roman" w:hAnsi="Times New Roman" w:eastAsia="宋体" w:cs="Times New Roman"/>
                <w:sz w:val="18"/>
                <w:szCs w:val="18"/>
                <w14:ligatures w14:val="standardContextual"/>
              </w:rPr>
              <w:t>GB/T 17626.3</w:t>
            </w:r>
            <w:r>
              <w:rPr>
                <w:rFonts w:hint="eastAsia" w:ascii="Times New Roman" w:hAnsi="Times New Roman" w:eastAsia="宋体" w:cs="Times New Roman"/>
                <w:sz w:val="18"/>
                <w:szCs w:val="18"/>
                <w14:ligatures w14:val="standardContextual"/>
              </w:rPr>
              <w:t>/</w:t>
            </w:r>
          </w:p>
          <w:p w14:paraId="26621F5E">
            <w:pPr>
              <w:widowControl/>
              <w:wordWrap/>
              <w:spacing w:before="0"/>
              <w:ind w:left="0"/>
              <w:jc w:val="center"/>
              <w:rPr>
                <w:rFonts w:ascii="Times New Roman" w:hAnsi="Times New Roman" w:eastAsia="宋体" w:cs="Times New Roman"/>
                <w:sz w:val="18"/>
                <w:szCs w:val="18"/>
                <w14:ligatures w14:val="standardContextual"/>
              </w:rPr>
            </w:pPr>
            <w:r>
              <w:rPr>
                <w:rFonts w:ascii="Times New Roman" w:hAnsi="Times New Roman" w:eastAsia="宋体" w:cs="Times New Roman"/>
                <w:b/>
                <w:bCs/>
                <w:sz w:val="18"/>
                <w:szCs w:val="18"/>
                <w14:ligatures w14:val="standardContextual"/>
              </w:rPr>
              <w:t>IEC 61000-4-3</w:t>
            </w:r>
          </w:p>
        </w:tc>
        <w:tc>
          <w:tcPr>
            <w:tcW w:w="517" w:type="pct"/>
            <w:vAlign w:val="center"/>
          </w:tcPr>
          <w:p w14:paraId="1D5A2D25">
            <w:pPr>
              <w:widowControl/>
              <w:wordWrap/>
              <w:spacing w:before="0"/>
              <w:ind w:left="0"/>
              <w:jc w:val="center"/>
              <w:rPr>
                <w:rFonts w:ascii="Times New Roman" w:hAnsi="Times New Roman" w:eastAsia="宋体" w:cs="Times New Roman"/>
                <w:sz w:val="18"/>
                <w:szCs w:val="18"/>
                <w14:ligatures w14:val="standardContextual"/>
              </w:rPr>
            </w:pPr>
            <w:r>
              <w:rPr>
                <w:rFonts w:ascii="Times New Roman" w:hAnsi="Times New Roman" w:eastAsia="宋体" w:cs="Times New Roman"/>
                <w:sz w:val="18"/>
                <w:szCs w:val="18"/>
                <w14:ligatures w14:val="standardContextual"/>
              </w:rPr>
              <w:t>III 级</w:t>
            </w:r>
          </w:p>
        </w:tc>
        <w:tc>
          <w:tcPr>
            <w:tcW w:w="980" w:type="pct"/>
            <w:vAlign w:val="center"/>
          </w:tcPr>
          <w:p w14:paraId="2782AFAC">
            <w:pPr>
              <w:widowControl/>
              <w:wordWrap/>
              <w:spacing w:before="0"/>
              <w:ind w:left="0"/>
              <w:jc w:val="center"/>
              <w:rPr>
                <w:rFonts w:ascii="Times New Roman" w:hAnsi="Times New Roman" w:eastAsia="宋体" w:cs="Times New Roman"/>
                <w:sz w:val="18"/>
                <w:szCs w:val="18"/>
                <w14:ligatures w14:val="standardContextual"/>
              </w:rPr>
            </w:pPr>
            <w:r>
              <w:rPr>
                <w:rFonts w:ascii="Times New Roman" w:hAnsi="Times New Roman" w:eastAsia="宋体" w:cs="Times New Roman"/>
                <w:sz w:val="18"/>
                <w:szCs w:val="18"/>
                <w14:ligatures w14:val="standardContextual"/>
              </w:rPr>
              <w:t>场强 10 V/m，</w:t>
            </w:r>
          </w:p>
          <w:p w14:paraId="5B9A1B0C">
            <w:pPr>
              <w:widowControl/>
              <w:wordWrap/>
              <w:spacing w:before="0"/>
              <w:ind w:left="0"/>
              <w:jc w:val="center"/>
              <w:rPr>
                <w:rFonts w:ascii="Times New Roman" w:hAnsi="Times New Roman" w:eastAsia="宋体" w:cs="Times New Roman"/>
                <w:sz w:val="18"/>
                <w:szCs w:val="18"/>
                <w14:ligatures w14:val="standardContextual"/>
              </w:rPr>
            </w:pPr>
            <w:r>
              <w:rPr>
                <w:rFonts w:ascii="Times New Roman" w:hAnsi="Times New Roman" w:eastAsia="宋体" w:cs="Times New Roman"/>
                <w:sz w:val="18"/>
                <w:szCs w:val="18"/>
                <w14:ligatures w14:val="standardContextual"/>
              </w:rPr>
              <w:t>80 MHz - 1 GHz</w:t>
            </w:r>
          </w:p>
        </w:tc>
        <w:tc>
          <w:tcPr>
            <w:tcW w:w="364" w:type="pct"/>
            <w:vAlign w:val="center"/>
          </w:tcPr>
          <w:p w14:paraId="420C72BA">
            <w:pPr>
              <w:widowControl/>
              <w:wordWrap/>
              <w:spacing w:before="0"/>
              <w:ind w:left="0"/>
              <w:jc w:val="center"/>
              <w:rPr>
                <w:rFonts w:ascii="Times New Roman" w:hAnsi="Times New Roman" w:eastAsia="宋体" w:cs="Times New Roman"/>
                <w:sz w:val="18"/>
                <w:szCs w:val="18"/>
                <w14:ligatures w14:val="standardContextual"/>
              </w:rPr>
            </w:pPr>
            <w:r>
              <w:rPr>
                <w:rFonts w:ascii="Times New Roman" w:hAnsi="Times New Roman" w:eastAsia="宋体" w:cs="Times New Roman"/>
                <w:sz w:val="18"/>
                <w:szCs w:val="18"/>
                <w14:ligatures w14:val="standardContextual"/>
              </w:rPr>
              <w:t>合格</w:t>
            </w:r>
          </w:p>
        </w:tc>
        <w:tc>
          <w:tcPr>
            <w:tcW w:w="821" w:type="pct"/>
            <w:vAlign w:val="center"/>
          </w:tcPr>
          <w:p w14:paraId="729A1B77">
            <w:pPr>
              <w:widowControl/>
              <w:wordWrap/>
              <w:spacing w:before="0"/>
              <w:ind w:left="0"/>
              <w:jc w:val="center"/>
              <w:rPr>
                <w:rFonts w:ascii="Times New Roman" w:hAnsi="Times New Roman" w:eastAsia="宋体" w:cs="Times New Roman"/>
                <w:sz w:val="18"/>
                <w:szCs w:val="18"/>
                <w14:ligatures w14:val="standardContextual"/>
              </w:rPr>
            </w:pPr>
            <w:r>
              <w:rPr>
                <w:rFonts w:ascii="Times New Roman" w:hAnsi="Times New Roman" w:eastAsia="宋体" w:cs="Times New Roman"/>
                <w:sz w:val="18"/>
                <w:szCs w:val="18"/>
                <w14:ligatures w14:val="standardContextual"/>
              </w:rPr>
              <w:t>—</w:t>
            </w:r>
          </w:p>
        </w:tc>
      </w:tr>
      <w:tr w14:paraId="0AF8D0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 w:hRule="atLeast"/>
        </w:trPr>
        <w:tc>
          <w:tcPr>
            <w:tcW w:w="444" w:type="pct"/>
            <w:vMerge w:val="continue"/>
            <w:shd w:val="clear" w:color="auto" w:fill="D8D8D8" w:themeFill="background1" w:themeFillShade="D9"/>
            <w:vAlign w:val="center"/>
          </w:tcPr>
          <w:p w14:paraId="6C2E06E7">
            <w:pPr>
              <w:widowControl/>
              <w:wordWrap/>
              <w:spacing w:before="0"/>
              <w:ind w:left="0"/>
              <w:jc w:val="center"/>
              <w:rPr>
                <w:rFonts w:ascii="Times New Roman" w:hAnsi="Times New Roman" w:eastAsia="宋体" w:cs="Times New Roman"/>
                <w:sz w:val="18"/>
                <w:szCs w:val="18"/>
                <w14:ligatures w14:val="standardContextual"/>
              </w:rPr>
            </w:pPr>
          </w:p>
        </w:tc>
        <w:tc>
          <w:tcPr>
            <w:tcW w:w="855" w:type="pct"/>
            <w:vAlign w:val="center"/>
          </w:tcPr>
          <w:p w14:paraId="3CCBBF29">
            <w:pPr>
              <w:widowControl/>
              <w:wordWrap/>
              <w:spacing w:before="0"/>
              <w:ind w:left="0"/>
              <w:jc w:val="center"/>
              <w:rPr>
                <w:rFonts w:ascii="Times New Roman" w:hAnsi="Times New Roman" w:eastAsia="宋体" w:cs="Times New Roman"/>
                <w:sz w:val="18"/>
                <w:szCs w:val="18"/>
                <w14:ligatures w14:val="standardContextual"/>
              </w:rPr>
            </w:pPr>
            <w:r>
              <w:rPr>
                <w:rFonts w:ascii="Times New Roman" w:hAnsi="Times New Roman" w:eastAsia="宋体" w:cs="Times New Roman"/>
                <w:sz w:val="18"/>
                <w:szCs w:val="18"/>
                <w14:ligatures w14:val="standardContextual"/>
              </w:rPr>
              <w:t>电快速瞬变脉冲群（EFT）</w:t>
            </w:r>
          </w:p>
        </w:tc>
        <w:tc>
          <w:tcPr>
            <w:tcW w:w="1015" w:type="pct"/>
            <w:vAlign w:val="center"/>
          </w:tcPr>
          <w:p w14:paraId="6F714974">
            <w:pPr>
              <w:widowControl/>
              <w:wordWrap/>
              <w:spacing w:before="0"/>
              <w:ind w:left="0"/>
              <w:jc w:val="center"/>
              <w:rPr>
                <w:rFonts w:ascii="Times New Roman" w:hAnsi="Times New Roman" w:eastAsia="宋体" w:cs="Times New Roman"/>
                <w:sz w:val="18"/>
                <w:szCs w:val="18"/>
                <w14:ligatures w14:val="standardContextual"/>
              </w:rPr>
            </w:pPr>
            <w:r>
              <w:rPr>
                <w:rFonts w:ascii="Times New Roman" w:hAnsi="Times New Roman" w:eastAsia="宋体" w:cs="Times New Roman"/>
                <w:sz w:val="18"/>
                <w:szCs w:val="18"/>
                <w14:ligatures w14:val="standardContextual"/>
              </w:rPr>
              <w:t>GB/T 17626.4</w:t>
            </w:r>
            <w:r>
              <w:rPr>
                <w:rFonts w:hint="eastAsia" w:ascii="Times New Roman" w:hAnsi="Times New Roman" w:eastAsia="宋体" w:cs="Times New Roman"/>
                <w:sz w:val="18"/>
                <w:szCs w:val="18"/>
                <w14:ligatures w14:val="standardContextual"/>
              </w:rPr>
              <w:t>/</w:t>
            </w:r>
            <w:r>
              <w:rPr>
                <w:rFonts w:ascii="Segoe UI" w:hAnsi="Segoe UI" w:cs="Segoe UI"/>
                <w:b/>
                <w:bCs/>
                <w:color w:val="404040"/>
              </w:rPr>
              <w:t xml:space="preserve"> </w:t>
            </w:r>
            <w:r>
              <w:rPr>
                <w:rFonts w:ascii="Times New Roman" w:hAnsi="Times New Roman" w:eastAsia="宋体" w:cs="Times New Roman"/>
                <w:b/>
                <w:bCs/>
                <w:sz w:val="18"/>
                <w:szCs w:val="18"/>
                <w14:ligatures w14:val="standardContextual"/>
              </w:rPr>
              <w:t>IEC 61000-4-4</w:t>
            </w:r>
          </w:p>
        </w:tc>
        <w:tc>
          <w:tcPr>
            <w:tcW w:w="517" w:type="pct"/>
            <w:vAlign w:val="center"/>
          </w:tcPr>
          <w:p w14:paraId="681BE4DE">
            <w:pPr>
              <w:widowControl/>
              <w:wordWrap/>
              <w:spacing w:before="0"/>
              <w:ind w:left="0"/>
              <w:jc w:val="center"/>
              <w:rPr>
                <w:rFonts w:ascii="Times New Roman" w:hAnsi="Times New Roman" w:eastAsia="宋体" w:cs="Times New Roman"/>
                <w:sz w:val="18"/>
                <w:szCs w:val="18"/>
                <w14:ligatures w14:val="standardContextual"/>
              </w:rPr>
            </w:pPr>
            <w:r>
              <w:rPr>
                <w:rFonts w:ascii="Times New Roman" w:hAnsi="Times New Roman" w:eastAsia="宋体" w:cs="Times New Roman"/>
                <w:sz w:val="18"/>
                <w:szCs w:val="18"/>
                <w14:ligatures w14:val="standardContextual"/>
              </w:rPr>
              <w:t>III 级</w:t>
            </w:r>
          </w:p>
        </w:tc>
        <w:tc>
          <w:tcPr>
            <w:tcW w:w="980" w:type="pct"/>
            <w:vAlign w:val="center"/>
          </w:tcPr>
          <w:p w14:paraId="11281110">
            <w:pPr>
              <w:widowControl/>
              <w:wordWrap/>
              <w:spacing w:before="0"/>
              <w:ind w:left="0"/>
              <w:jc w:val="center"/>
              <w:rPr>
                <w:rFonts w:ascii="Times New Roman" w:hAnsi="Times New Roman" w:eastAsia="宋体" w:cs="Times New Roman"/>
                <w:sz w:val="18"/>
                <w:szCs w:val="18"/>
                <w14:ligatures w14:val="standardContextual"/>
              </w:rPr>
            </w:pPr>
            <w:r>
              <w:rPr>
                <w:rFonts w:ascii="Times New Roman" w:hAnsi="Times New Roman" w:eastAsia="宋体" w:cs="Times New Roman"/>
                <w:sz w:val="18"/>
                <w:szCs w:val="18"/>
                <w14:ligatures w14:val="standardContextual"/>
              </w:rPr>
              <w:t>电源线 2 kV</w:t>
            </w:r>
          </w:p>
          <w:p w14:paraId="49234251">
            <w:pPr>
              <w:widowControl/>
              <w:wordWrap/>
              <w:spacing w:before="0"/>
              <w:ind w:left="0"/>
              <w:jc w:val="center"/>
              <w:rPr>
                <w:rFonts w:ascii="Times New Roman" w:hAnsi="Times New Roman" w:eastAsia="宋体" w:cs="Times New Roman"/>
                <w:sz w:val="18"/>
                <w:szCs w:val="18"/>
                <w14:ligatures w14:val="standardContextual"/>
              </w:rPr>
            </w:pPr>
            <w:r>
              <w:rPr>
                <w:rFonts w:ascii="Times New Roman" w:hAnsi="Times New Roman" w:eastAsia="宋体" w:cs="Times New Roman"/>
                <w:sz w:val="18"/>
                <w:szCs w:val="18"/>
                <w14:ligatures w14:val="standardContextual"/>
              </w:rPr>
              <w:t>信号线 1 kV</w:t>
            </w:r>
          </w:p>
        </w:tc>
        <w:tc>
          <w:tcPr>
            <w:tcW w:w="364" w:type="pct"/>
            <w:vAlign w:val="center"/>
          </w:tcPr>
          <w:p w14:paraId="68B3FD68">
            <w:pPr>
              <w:widowControl/>
              <w:wordWrap/>
              <w:spacing w:before="0"/>
              <w:ind w:left="0"/>
              <w:jc w:val="center"/>
              <w:rPr>
                <w:rFonts w:ascii="Times New Roman" w:hAnsi="Times New Roman" w:eastAsia="宋体" w:cs="Times New Roman"/>
                <w:sz w:val="18"/>
                <w:szCs w:val="18"/>
                <w14:ligatures w14:val="standardContextual"/>
              </w:rPr>
            </w:pPr>
            <w:r>
              <w:rPr>
                <w:rFonts w:ascii="Times New Roman" w:hAnsi="Times New Roman" w:eastAsia="宋体" w:cs="Times New Roman"/>
                <w:sz w:val="18"/>
                <w:szCs w:val="18"/>
                <w14:ligatures w14:val="standardContextual"/>
              </w:rPr>
              <w:t>合格</w:t>
            </w:r>
          </w:p>
        </w:tc>
        <w:tc>
          <w:tcPr>
            <w:tcW w:w="821" w:type="pct"/>
            <w:vAlign w:val="center"/>
          </w:tcPr>
          <w:p w14:paraId="5C0D72C5">
            <w:pPr>
              <w:widowControl/>
              <w:wordWrap/>
              <w:spacing w:before="0"/>
              <w:ind w:left="0"/>
              <w:jc w:val="center"/>
              <w:rPr>
                <w:rFonts w:ascii="Times New Roman" w:hAnsi="Times New Roman" w:eastAsia="宋体" w:cs="Times New Roman"/>
                <w:sz w:val="18"/>
                <w:szCs w:val="18"/>
                <w14:ligatures w14:val="standardContextual"/>
              </w:rPr>
            </w:pPr>
            <w:r>
              <w:rPr>
                <w:rFonts w:ascii="Times New Roman" w:hAnsi="Times New Roman" w:eastAsia="宋体" w:cs="Times New Roman"/>
                <w:sz w:val="18"/>
                <w:szCs w:val="18"/>
                <w14:ligatures w14:val="standardContextual"/>
              </w:rPr>
              <w:t>—</w:t>
            </w:r>
          </w:p>
        </w:tc>
      </w:tr>
      <w:tr w14:paraId="0844BF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 w:hRule="atLeast"/>
        </w:trPr>
        <w:tc>
          <w:tcPr>
            <w:tcW w:w="444" w:type="pct"/>
            <w:vMerge w:val="continue"/>
            <w:shd w:val="clear" w:color="auto" w:fill="D8D8D8" w:themeFill="background1" w:themeFillShade="D9"/>
            <w:vAlign w:val="center"/>
          </w:tcPr>
          <w:p w14:paraId="065BE08F">
            <w:pPr>
              <w:widowControl/>
              <w:wordWrap/>
              <w:spacing w:before="0"/>
              <w:ind w:left="0"/>
              <w:jc w:val="center"/>
              <w:rPr>
                <w:rFonts w:ascii="Times New Roman" w:hAnsi="Times New Roman" w:eastAsia="宋体" w:cs="Times New Roman"/>
                <w:sz w:val="18"/>
                <w:szCs w:val="18"/>
                <w14:ligatures w14:val="standardContextual"/>
              </w:rPr>
            </w:pPr>
          </w:p>
        </w:tc>
        <w:tc>
          <w:tcPr>
            <w:tcW w:w="855" w:type="pct"/>
            <w:vAlign w:val="center"/>
          </w:tcPr>
          <w:p w14:paraId="0DC28579">
            <w:pPr>
              <w:widowControl/>
              <w:wordWrap/>
              <w:spacing w:before="0"/>
              <w:ind w:left="0"/>
              <w:jc w:val="center"/>
              <w:rPr>
                <w:rFonts w:ascii="Times New Roman" w:hAnsi="Times New Roman" w:eastAsia="宋体" w:cs="Times New Roman"/>
                <w:sz w:val="18"/>
                <w:szCs w:val="18"/>
                <w14:ligatures w14:val="standardContextual"/>
              </w:rPr>
            </w:pPr>
            <w:r>
              <w:rPr>
                <w:rFonts w:ascii="Times New Roman" w:hAnsi="Times New Roman" w:eastAsia="宋体" w:cs="Times New Roman"/>
                <w:sz w:val="18"/>
                <w:szCs w:val="18"/>
                <w14:ligatures w14:val="standardContextual"/>
              </w:rPr>
              <w:t>浪涌（Surge）</w:t>
            </w:r>
          </w:p>
        </w:tc>
        <w:tc>
          <w:tcPr>
            <w:tcW w:w="1015" w:type="pct"/>
            <w:vAlign w:val="center"/>
          </w:tcPr>
          <w:p w14:paraId="7A873D48">
            <w:pPr>
              <w:widowControl/>
              <w:wordWrap/>
              <w:spacing w:before="0"/>
              <w:ind w:left="0"/>
              <w:jc w:val="center"/>
              <w:rPr>
                <w:rFonts w:ascii="Times New Roman" w:hAnsi="Times New Roman" w:eastAsia="宋体" w:cs="Times New Roman"/>
                <w:sz w:val="18"/>
                <w:szCs w:val="18"/>
                <w14:ligatures w14:val="standardContextual"/>
              </w:rPr>
            </w:pPr>
            <w:r>
              <w:rPr>
                <w:rFonts w:ascii="Times New Roman" w:hAnsi="Times New Roman" w:eastAsia="宋体" w:cs="Times New Roman"/>
                <w:sz w:val="18"/>
                <w:szCs w:val="18"/>
                <w14:ligatures w14:val="standardContextual"/>
              </w:rPr>
              <w:t>GB/T 17626.5</w:t>
            </w:r>
            <w:r>
              <w:rPr>
                <w:rFonts w:hint="eastAsia" w:ascii="Times New Roman" w:hAnsi="Times New Roman" w:eastAsia="宋体" w:cs="Times New Roman"/>
                <w:sz w:val="18"/>
                <w:szCs w:val="18"/>
                <w14:ligatures w14:val="standardContextual"/>
              </w:rPr>
              <w:t>/</w:t>
            </w:r>
            <w:r>
              <w:rPr>
                <w:rFonts w:ascii="Segoe UI" w:hAnsi="Segoe UI" w:cs="Segoe UI"/>
                <w:b/>
                <w:bCs/>
                <w:color w:val="404040"/>
              </w:rPr>
              <w:t xml:space="preserve"> </w:t>
            </w:r>
            <w:r>
              <w:rPr>
                <w:rFonts w:ascii="Times New Roman" w:hAnsi="Times New Roman" w:eastAsia="宋体" w:cs="Times New Roman"/>
                <w:b/>
                <w:bCs/>
                <w:sz w:val="18"/>
                <w:szCs w:val="18"/>
                <w14:ligatures w14:val="standardContextual"/>
              </w:rPr>
              <w:t>IEC 61000-4-5</w:t>
            </w:r>
          </w:p>
        </w:tc>
        <w:tc>
          <w:tcPr>
            <w:tcW w:w="517" w:type="pct"/>
            <w:vAlign w:val="center"/>
          </w:tcPr>
          <w:p w14:paraId="3146FA8E">
            <w:pPr>
              <w:widowControl/>
              <w:wordWrap/>
              <w:spacing w:before="0"/>
              <w:ind w:left="0"/>
              <w:jc w:val="center"/>
              <w:rPr>
                <w:rFonts w:ascii="Times New Roman" w:hAnsi="Times New Roman" w:eastAsia="宋体" w:cs="Times New Roman"/>
                <w:sz w:val="18"/>
                <w:szCs w:val="18"/>
                <w14:ligatures w14:val="standardContextual"/>
              </w:rPr>
            </w:pPr>
            <w:r>
              <w:rPr>
                <w:rFonts w:ascii="Times New Roman" w:hAnsi="Times New Roman" w:eastAsia="宋体" w:cs="Times New Roman"/>
                <w:sz w:val="18"/>
                <w:szCs w:val="18"/>
                <w14:ligatures w14:val="standardContextual"/>
              </w:rPr>
              <w:t>III 级</w:t>
            </w:r>
          </w:p>
        </w:tc>
        <w:tc>
          <w:tcPr>
            <w:tcW w:w="980" w:type="pct"/>
            <w:vAlign w:val="center"/>
          </w:tcPr>
          <w:p w14:paraId="0B06D5C2">
            <w:pPr>
              <w:widowControl/>
              <w:wordWrap/>
              <w:spacing w:before="0"/>
              <w:ind w:left="0"/>
              <w:jc w:val="center"/>
              <w:rPr>
                <w:rFonts w:ascii="Times New Roman" w:hAnsi="Times New Roman" w:eastAsia="宋体" w:cs="Times New Roman"/>
                <w:sz w:val="18"/>
                <w:szCs w:val="18"/>
                <w14:ligatures w14:val="standardContextual"/>
              </w:rPr>
            </w:pPr>
            <w:r>
              <w:rPr>
                <w:rFonts w:ascii="Times New Roman" w:hAnsi="Times New Roman" w:eastAsia="宋体" w:cs="Times New Roman"/>
                <w:sz w:val="18"/>
                <w:szCs w:val="18"/>
                <w14:ligatures w14:val="standardContextual"/>
              </w:rPr>
              <w:t>差模 2 kV</w:t>
            </w:r>
          </w:p>
          <w:p w14:paraId="2043217C">
            <w:pPr>
              <w:widowControl/>
              <w:wordWrap/>
              <w:spacing w:before="0"/>
              <w:ind w:left="0"/>
              <w:jc w:val="center"/>
              <w:rPr>
                <w:rFonts w:ascii="Times New Roman" w:hAnsi="Times New Roman" w:eastAsia="宋体" w:cs="Times New Roman"/>
                <w:sz w:val="18"/>
                <w:szCs w:val="18"/>
                <w14:ligatures w14:val="standardContextual"/>
              </w:rPr>
            </w:pPr>
            <w:r>
              <w:rPr>
                <w:rFonts w:ascii="Times New Roman" w:hAnsi="Times New Roman" w:eastAsia="宋体" w:cs="Times New Roman"/>
                <w:sz w:val="18"/>
                <w:szCs w:val="18"/>
                <w14:ligatures w14:val="standardContextual"/>
              </w:rPr>
              <w:t>共模 4 kV</w:t>
            </w:r>
          </w:p>
        </w:tc>
        <w:tc>
          <w:tcPr>
            <w:tcW w:w="364" w:type="pct"/>
            <w:vAlign w:val="center"/>
          </w:tcPr>
          <w:p w14:paraId="4A6859C1">
            <w:pPr>
              <w:widowControl/>
              <w:wordWrap/>
              <w:spacing w:before="0"/>
              <w:ind w:left="0"/>
              <w:jc w:val="center"/>
              <w:rPr>
                <w:rFonts w:ascii="Times New Roman" w:hAnsi="Times New Roman" w:eastAsia="宋体" w:cs="Times New Roman"/>
                <w:sz w:val="18"/>
                <w:szCs w:val="18"/>
                <w14:ligatures w14:val="standardContextual"/>
              </w:rPr>
            </w:pPr>
            <w:r>
              <w:rPr>
                <w:rFonts w:ascii="Times New Roman" w:hAnsi="Times New Roman" w:eastAsia="宋体" w:cs="Times New Roman"/>
                <w:sz w:val="18"/>
                <w:szCs w:val="18"/>
                <w14:ligatures w14:val="standardContextual"/>
              </w:rPr>
              <w:t>合格</w:t>
            </w:r>
          </w:p>
        </w:tc>
        <w:tc>
          <w:tcPr>
            <w:tcW w:w="821" w:type="pct"/>
            <w:vAlign w:val="center"/>
          </w:tcPr>
          <w:p w14:paraId="20481470">
            <w:pPr>
              <w:widowControl/>
              <w:wordWrap/>
              <w:spacing w:before="0"/>
              <w:ind w:left="0"/>
              <w:jc w:val="center"/>
              <w:rPr>
                <w:rFonts w:ascii="Times New Roman" w:hAnsi="Times New Roman" w:eastAsia="宋体" w:cs="Times New Roman"/>
                <w:sz w:val="18"/>
                <w:szCs w:val="18"/>
                <w14:ligatures w14:val="standardContextual"/>
              </w:rPr>
            </w:pPr>
            <w:r>
              <w:rPr>
                <w:rFonts w:ascii="Times New Roman" w:hAnsi="Times New Roman" w:eastAsia="宋体" w:cs="Times New Roman"/>
                <w:sz w:val="18"/>
                <w:szCs w:val="18"/>
                <w14:ligatures w14:val="standardContextual"/>
              </w:rPr>
              <w:t>—</w:t>
            </w:r>
          </w:p>
        </w:tc>
      </w:tr>
      <w:tr w14:paraId="30F974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 w:hRule="atLeast"/>
        </w:trPr>
        <w:tc>
          <w:tcPr>
            <w:tcW w:w="444" w:type="pct"/>
            <w:vMerge w:val="continue"/>
            <w:shd w:val="clear" w:color="auto" w:fill="D8D8D8" w:themeFill="background1" w:themeFillShade="D9"/>
            <w:vAlign w:val="center"/>
          </w:tcPr>
          <w:p w14:paraId="5075DDF7">
            <w:pPr>
              <w:widowControl/>
              <w:wordWrap/>
              <w:spacing w:before="0"/>
              <w:ind w:left="0"/>
              <w:jc w:val="center"/>
              <w:rPr>
                <w:rFonts w:ascii="Times New Roman" w:hAnsi="Times New Roman" w:eastAsia="宋体" w:cs="Times New Roman"/>
                <w:sz w:val="18"/>
                <w:szCs w:val="18"/>
                <w14:ligatures w14:val="standardContextual"/>
              </w:rPr>
            </w:pPr>
          </w:p>
        </w:tc>
        <w:tc>
          <w:tcPr>
            <w:tcW w:w="855" w:type="pct"/>
            <w:vAlign w:val="center"/>
          </w:tcPr>
          <w:p w14:paraId="54D120B9">
            <w:pPr>
              <w:widowControl/>
              <w:wordWrap/>
              <w:spacing w:before="0"/>
              <w:ind w:left="0"/>
              <w:jc w:val="center"/>
              <w:rPr>
                <w:rFonts w:ascii="Times New Roman" w:hAnsi="Times New Roman" w:eastAsia="宋体" w:cs="Times New Roman"/>
                <w:sz w:val="18"/>
                <w:szCs w:val="18"/>
                <w14:ligatures w14:val="standardContextual"/>
              </w:rPr>
            </w:pPr>
            <w:r>
              <w:rPr>
                <w:rFonts w:ascii="Times New Roman" w:hAnsi="Times New Roman" w:eastAsia="宋体" w:cs="Times New Roman"/>
                <w:sz w:val="18"/>
                <w:szCs w:val="18"/>
                <w14:ligatures w14:val="standardContextual"/>
              </w:rPr>
              <w:t>电压暂降和中断</w:t>
            </w:r>
          </w:p>
        </w:tc>
        <w:tc>
          <w:tcPr>
            <w:tcW w:w="1015" w:type="pct"/>
            <w:vAlign w:val="center"/>
          </w:tcPr>
          <w:p w14:paraId="75E14ACC">
            <w:pPr>
              <w:widowControl/>
              <w:wordWrap/>
              <w:spacing w:before="0"/>
              <w:ind w:left="0"/>
              <w:jc w:val="center"/>
              <w:rPr>
                <w:rFonts w:ascii="Times New Roman" w:hAnsi="Times New Roman" w:eastAsia="宋体" w:cs="Times New Roman"/>
                <w:sz w:val="18"/>
                <w:szCs w:val="18"/>
                <w14:ligatures w14:val="standardContextual"/>
              </w:rPr>
            </w:pPr>
            <w:r>
              <w:rPr>
                <w:rFonts w:ascii="Times New Roman" w:hAnsi="Times New Roman" w:eastAsia="宋体" w:cs="Times New Roman"/>
                <w:sz w:val="18"/>
                <w:szCs w:val="18"/>
                <w14:ligatures w14:val="standardContextual"/>
              </w:rPr>
              <w:t>GB/T 17626.11</w:t>
            </w:r>
            <w:r>
              <w:rPr>
                <w:rFonts w:hint="eastAsia" w:ascii="Times New Roman" w:hAnsi="Times New Roman" w:eastAsia="宋体" w:cs="Times New Roman"/>
                <w:sz w:val="18"/>
                <w:szCs w:val="18"/>
                <w14:ligatures w14:val="standardContextual"/>
              </w:rPr>
              <w:t>/</w:t>
            </w:r>
            <w:r>
              <w:rPr>
                <w:rFonts w:ascii="Segoe UI" w:hAnsi="Segoe UI" w:cs="Segoe UI"/>
                <w:b/>
                <w:bCs/>
                <w:color w:val="404040"/>
              </w:rPr>
              <w:t xml:space="preserve"> </w:t>
            </w:r>
            <w:r>
              <w:rPr>
                <w:rFonts w:ascii="Times New Roman" w:hAnsi="Times New Roman" w:eastAsia="宋体" w:cs="Times New Roman"/>
                <w:b/>
                <w:bCs/>
                <w:sz w:val="18"/>
                <w:szCs w:val="18"/>
                <w14:ligatures w14:val="standardContextual"/>
              </w:rPr>
              <w:t>IEC 61000-4-11</w:t>
            </w:r>
          </w:p>
        </w:tc>
        <w:tc>
          <w:tcPr>
            <w:tcW w:w="517" w:type="pct"/>
            <w:vAlign w:val="center"/>
          </w:tcPr>
          <w:p w14:paraId="5EFF5C09">
            <w:pPr>
              <w:widowControl/>
              <w:wordWrap/>
              <w:spacing w:before="0"/>
              <w:ind w:left="0"/>
              <w:jc w:val="center"/>
              <w:rPr>
                <w:rFonts w:ascii="Times New Roman" w:hAnsi="Times New Roman" w:eastAsia="宋体" w:cs="Times New Roman"/>
                <w:sz w:val="18"/>
                <w:szCs w:val="18"/>
                <w14:ligatures w14:val="standardContextual"/>
              </w:rPr>
            </w:pPr>
            <w:r>
              <w:rPr>
                <w:rFonts w:ascii="Times New Roman" w:hAnsi="Times New Roman" w:eastAsia="宋体" w:cs="Times New Roman"/>
                <w:sz w:val="18"/>
                <w:szCs w:val="18"/>
                <w14:ligatures w14:val="standardContextual"/>
              </w:rPr>
              <w:t>III 级</w:t>
            </w:r>
          </w:p>
        </w:tc>
        <w:tc>
          <w:tcPr>
            <w:tcW w:w="980" w:type="pct"/>
            <w:vAlign w:val="center"/>
          </w:tcPr>
          <w:p w14:paraId="057A9CB7">
            <w:pPr>
              <w:widowControl/>
              <w:wordWrap/>
              <w:spacing w:before="0"/>
              <w:ind w:left="0"/>
              <w:jc w:val="center"/>
              <w:rPr>
                <w:rFonts w:ascii="Times New Roman" w:hAnsi="Times New Roman" w:eastAsia="宋体" w:cs="Times New Roman"/>
                <w:sz w:val="18"/>
                <w:szCs w:val="18"/>
                <w14:ligatures w14:val="standardContextual"/>
              </w:rPr>
            </w:pPr>
            <w:r>
              <w:rPr>
                <w:rFonts w:ascii="Times New Roman" w:hAnsi="Times New Roman" w:eastAsia="宋体" w:cs="Times New Roman"/>
                <w:sz w:val="18"/>
                <w:szCs w:val="18"/>
                <w14:ligatures w14:val="standardContextual"/>
              </w:rPr>
              <w:t>电压暂降70%</w:t>
            </w:r>
          </w:p>
          <w:p w14:paraId="4BDACAFB">
            <w:pPr>
              <w:widowControl/>
              <w:wordWrap/>
              <w:spacing w:before="0"/>
              <w:ind w:left="0"/>
              <w:jc w:val="center"/>
              <w:rPr>
                <w:rFonts w:ascii="Times New Roman" w:hAnsi="Times New Roman" w:eastAsia="宋体" w:cs="Times New Roman"/>
                <w:sz w:val="18"/>
                <w:szCs w:val="18"/>
                <w14:ligatures w14:val="standardContextual"/>
              </w:rPr>
            </w:pPr>
            <w:r>
              <w:rPr>
                <w:rFonts w:ascii="Times New Roman" w:hAnsi="Times New Roman" w:eastAsia="宋体" w:cs="Times New Roman"/>
                <w:sz w:val="18"/>
                <w:szCs w:val="18"/>
                <w14:ligatures w14:val="standardContextual"/>
              </w:rPr>
              <w:t>持续500ms</w:t>
            </w:r>
            <w:r>
              <w:rPr>
                <w:rFonts w:hint="eastAsia" w:ascii="Times New Roman" w:hAnsi="Times New Roman" w:eastAsia="宋体" w:cs="Times New Roman"/>
                <w:sz w:val="18"/>
                <w:szCs w:val="18"/>
                <w14:ligatures w14:val="standardContextual"/>
              </w:rPr>
              <w:t>，</w:t>
            </w:r>
          </w:p>
          <w:p w14:paraId="23A9E95C">
            <w:pPr>
              <w:widowControl/>
              <w:wordWrap/>
              <w:spacing w:before="0"/>
              <w:ind w:left="0"/>
              <w:jc w:val="center"/>
              <w:rPr>
                <w:rFonts w:ascii="Times New Roman" w:hAnsi="Times New Roman" w:eastAsia="宋体" w:cs="Times New Roman"/>
                <w:sz w:val="18"/>
                <w:szCs w:val="18"/>
                <w14:ligatures w14:val="standardContextual"/>
              </w:rPr>
            </w:pPr>
            <w:r>
              <w:rPr>
                <w:rFonts w:ascii="Times New Roman" w:hAnsi="Times New Roman" w:eastAsia="宋体" w:cs="Times New Roman"/>
                <w:sz w:val="18"/>
                <w:szCs w:val="18"/>
                <w14:ligatures w14:val="standardContextual"/>
              </w:rPr>
              <w:t>完全中断10 ms</w:t>
            </w:r>
          </w:p>
        </w:tc>
        <w:tc>
          <w:tcPr>
            <w:tcW w:w="364" w:type="pct"/>
            <w:vAlign w:val="center"/>
          </w:tcPr>
          <w:p w14:paraId="486A30A9">
            <w:pPr>
              <w:widowControl/>
              <w:wordWrap/>
              <w:spacing w:before="0"/>
              <w:ind w:left="0"/>
              <w:jc w:val="center"/>
              <w:rPr>
                <w:rFonts w:ascii="Times New Roman" w:hAnsi="Times New Roman" w:eastAsia="宋体" w:cs="Times New Roman"/>
                <w:sz w:val="18"/>
                <w:szCs w:val="18"/>
                <w14:ligatures w14:val="standardContextual"/>
              </w:rPr>
            </w:pPr>
            <w:r>
              <w:rPr>
                <w:rFonts w:ascii="Times New Roman" w:hAnsi="Times New Roman" w:eastAsia="宋体" w:cs="Times New Roman"/>
                <w:sz w:val="18"/>
                <w:szCs w:val="18"/>
                <w14:ligatures w14:val="standardContextual"/>
              </w:rPr>
              <w:t>合格</w:t>
            </w:r>
          </w:p>
        </w:tc>
        <w:tc>
          <w:tcPr>
            <w:tcW w:w="821" w:type="pct"/>
            <w:vAlign w:val="center"/>
          </w:tcPr>
          <w:p w14:paraId="2CD98CC0">
            <w:pPr>
              <w:widowControl/>
              <w:wordWrap/>
              <w:spacing w:before="0"/>
              <w:ind w:left="0"/>
              <w:jc w:val="center"/>
              <w:rPr>
                <w:rFonts w:ascii="Times New Roman" w:hAnsi="Times New Roman" w:eastAsia="宋体" w:cs="Times New Roman"/>
                <w:sz w:val="18"/>
                <w:szCs w:val="18"/>
                <w14:ligatures w14:val="standardContextual"/>
              </w:rPr>
            </w:pPr>
            <w:r>
              <w:rPr>
                <w:rFonts w:ascii="Times New Roman" w:hAnsi="Times New Roman" w:eastAsia="宋体" w:cs="Times New Roman"/>
                <w:sz w:val="18"/>
                <w:szCs w:val="18"/>
                <w14:ligatures w14:val="standardContextual"/>
              </w:rPr>
              <w:t>—</w:t>
            </w:r>
          </w:p>
        </w:tc>
      </w:tr>
      <w:tr w14:paraId="6EE5ED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 w:hRule="atLeast"/>
        </w:trPr>
        <w:tc>
          <w:tcPr>
            <w:tcW w:w="444" w:type="pct"/>
            <w:vMerge w:val="continue"/>
            <w:shd w:val="clear" w:color="auto" w:fill="D8D8D8" w:themeFill="background1" w:themeFillShade="D9"/>
            <w:vAlign w:val="center"/>
          </w:tcPr>
          <w:p w14:paraId="6D074D09">
            <w:pPr>
              <w:widowControl/>
              <w:wordWrap/>
              <w:spacing w:before="0"/>
              <w:ind w:left="0"/>
              <w:jc w:val="center"/>
              <w:rPr>
                <w:rFonts w:ascii="Times New Roman" w:hAnsi="Times New Roman" w:eastAsia="宋体" w:cs="Times New Roman"/>
                <w:sz w:val="18"/>
                <w:szCs w:val="18"/>
                <w14:ligatures w14:val="standardContextual"/>
              </w:rPr>
            </w:pPr>
          </w:p>
        </w:tc>
        <w:tc>
          <w:tcPr>
            <w:tcW w:w="855" w:type="pct"/>
            <w:vAlign w:val="center"/>
          </w:tcPr>
          <w:p w14:paraId="4C23412A">
            <w:pPr>
              <w:widowControl/>
              <w:wordWrap/>
              <w:spacing w:before="0"/>
              <w:ind w:left="0"/>
              <w:jc w:val="center"/>
              <w:rPr>
                <w:rFonts w:ascii="Times New Roman" w:hAnsi="Times New Roman" w:eastAsia="宋体" w:cs="Times New Roman"/>
                <w:sz w:val="18"/>
                <w:szCs w:val="18"/>
                <w14:ligatures w14:val="standardContextual"/>
              </w:rPr>
            </w:pPr>
            <w:r>
              <w:rPr>
                <w:rFonts w:ascii="Times New Roman" w:hAnsi="Times New Roman" w:eastAsia="宋体" w:cs="Times New Roman"/>
                <w:sz w:val="18"/>
                <w:szCs w:val="18"/>
                <w14:ligatures w14:val="standardContextual"/>
              </w:rPr>
              <w:t>工频磁场抗扰度</w:t>
            </w:r>
          </w:p>
        </w:tc>
        <w:tc>
          <w:tcPr>
            <w:tcW w:w="1015" w:type="pct"/>
            <w:vAlign w:val="center"/>
          </w:tcPr>
          <w:p w14:paraId="7F87BB80">
            <w:pPr>
              <w:widowControl/>
              <w:wordWrap/>
              <w:spacing w:before="0"/>
              <w:ind w:left="0"/>
              <w:jc w:val="center"/>
              <w:rPr>
                <w:rFonts w:ascii="Times New Roman" w:hAnsi="Times New Roman" w:eastAsia="宋体" w:cs="Times New Roman"/>
                <w:sz w:val="18"/>
                <w:szCs w:val="18"/>
                <w14:ligatures w14:val="standardContextual"/>
              </w:rPr>
            </w:pPr>
            <w:r>
              <w:rPr>
                <w:rFonts w:ascii="Times New Roman" w:hAnsi="Times New Roman" w:eastAsia="宋体" w:cs="Times New Roman"/>
                <w:sz w:val="18"/>
                <w:szCs w:val="18"/>
                <w14:ligatures w14:val="standardContextual"/>
              </w:rPr>
              <w:t>GB/T 17626.8</w:t>
            </w:r>
            <w:r>
              <w:rPr>
                <w:rFonts w:hint="eastAsia" w:ascii="Times New Roman" w:hAnsi="Times New Roman" w:eastAsia="宋体" w:cs="Times New Roman"/>
                <w:sz w:val="18"/>
                <w:szCs w:val="18"/>
                <w14:ligatures w14:val="standardContextual"/>
              </w:rPr>
              <w:t>/</w:t>
            </w:r>
            <w:r>
              <w:rPr>
                <w:rFonts w:ascii="Segoe UI" w:hAnsi="Segoe UI" w:cs="Segoe UI"/>
                <w:b/>
                <w:bCs/>
                <w:color w:val="404040"/>
              </w:rPr>
              <w:t xml:space="preserve"> </w:t>
            </w:r>
            <w:r>
              <w:rPr>
                <w:rFonts w:ascii="Times New Roman" w:hAnsi="Times New Roman" w:eastAsia="宋体" w:cs="Times New Roman"/>
                <w:b/>
                <w:bCs/>
                <w:sz w:val="18"/>
                <w:szCs w:val="18"/>
                <w14:ligatures w14:val="standardContextual"/>
              </w:rPr>
              <w:t>IEC 61000-4-8</w:t>
            </w:r>
          </w:p>
        </w:tc>
        <w:tc>
          <w:tcPr>
            <w:tcW w:w="517" w:type="pct"/>
            <w:vAlign w:val="center"/>
          </w:tcPr>
          <w:p w14:paraId="15311623">
            <w:pPr>
              <w:widowControl/>
              <w:wordWrap/>
              <w:spacing w:before="0"/>
              <w:ind w:left="0"/>
              <w:jc w:val="center"/>
              <w:rPr>
                <w:rFonts w:ascii="Times New Roman" w:hAnsi="Times New Roman" w:eastAsia="宋体" w:cs="Times New Roman"/>
                <w:sz w:val="18"/>
                <w:szCs w:val="18"/>
                <w14:ligatures w14:val="standardContextual"/>
              </w:rPr>
            </w:pPr>
            <w:r>
              <w:rPr>
                <w:rFonts w:ascii="Times New Roman" w:hAnsi="Times New Roman" w:eastAsia="宋体" w:cs="Times New Roman"/>
                <w:sz w:val="18"/>
                <w:szCs w:val="18"/>
                <w14:ligatures w14:val="standardContextual"/>
              </w:rPr>
              <w:t>III 级</w:t>
            </w:r>
          </w:p>
        </w:tc>
        <w:tc>
          <w:tcPr>
            <w:tcW w:w="980" w:type="pct"/>
            <w:vAlign w:val="center"/>
          </w:tcPr>
          <w:p w14:paraId="172B0147">
            <w:pPr>
              <w:widowControl/>
              <w:wordWrap/>
              <w:spacing w:before="0"/>
              <w:ind w:left="0"/>
              <w:jc w:val="center"/>
              <w:rPr>
                <w:rFonts w:ascii="Times New Roman" w:hAnsi="Times New Roman" w:eastAsia="宋体" w:cs="Times New Roman"/>
                <w:sz w:val="18"/>
                <w:szCs w:val="18"/>
                <w14:ligatures w14:val="standardContextual"/>
              </w:rPr>
            </w:pPr>
            <w:r>
              <w:rPr>
                <w:rFonts w:ascii="Times New Roman" w:hAnsi="Times New Roman" w:eastAsia="宋体" w:cs="Times New Roman"/>
                <w:sz w:val="18"/>
                <w:szCs w:val="18"/>
                <w14:ligatures w14:val="standardContextual"/>
              </w:rPr>
              <w:t>测试强度30 A/m</w:t>
            </w:r>
          </w:p>
          <w:p w14:paraId="67DCBBFC">
            <w:pPr>
              <w:widowControl/>
              <w:wordWrap/>
              <w:spacing w:before="0"/>
              <w:ind w:left="0"/>
              <w:jc w:val="center"/>
              <w:rPr>
                <w:rFonts w:ascii="Times New Roman" w:hAnsi="Times New Roman" w:eastAsia="宋体" w:cs="Times New Roman"/>
                <w:sz w:val="18"/>
                <w:szCs w:val="18"/>
                <w14:ligatures w14:val="standardContextual"/>
              </w:rPr>
            </w:pPr>
            <w:r>
              <w:rPr>
                <w:rFonts w:ascii="Times New Roman" w:hAnsi="Times New Roman" w:eastAsia="宋体" w:cs="Times New Roman"/>
                <w:sz w:val="18"/>
                <w:szCs w:val="18"/>
                <w14:ligatures w14:val="standardContextual"/>
              </w:rPr>
              <w:t>工频50 Hz</w:t>
            </w:r>
          </w:p>
        </w:tc>
        <w:tc>
          <w:tcPr>
            <w:tcW w:w="364" w:type="pct"/>
            <w:vAlign w:val="center"/>
          </w:tcPr>
          <w:p w14:paraId="1A249F6C">
            <w:pPr>
              <w:widowControl/>
              <w:wordWrap/>
              <w:spacing w:before="0"/>
              <w:ind w:left="0"/>
              <w:jc w:val="center"/>
              <w:rPr>
                <w:rFonts w:ascii="Times New Roman" w:hAnsi="Times New Roman" w:eastAsia="宋体" w:cs="Times New Roman"/>
                <w:sz w:val="18"/>
                <w:szCs w:val="18"/>
                <w14:ligatures w14:val="standardContextual"/>
              </w:rPr>
            </w:pPr>
            <w:r>
              <w:rPr>
                <w:rFonts w:ascii="Times New Roman" w:hAnsi="Times New Roman" w:eastAsia="宋体" w:cs="Times New Roman"/>
                <w:sz w:val="18"/>
                <w:szCs w:val="18"/>
                <w14:ligatures w14:val="standardContextual"/>
              </w:rPr>
              <w:t>合格</w:t>
            </w:r>
          </w:p>
        </w:tc>
        <w:tc>
          <w:tcPr>
            <w:tcW w:w="821" w:type="pct"/>
            <w:vAlign w:val="center"/>
          </w:tcPr>
          <w:p w14:paraId="0A04A2CB">
            <w:pPr>
              <w:widowControl/>
              <w:wordWrap/>
              <w:spacing w:before="0"/>
              <w:ind w:left="0"/>
              <w:jc w:val="center"/>
              <w:rPr>
                <w:rFonts w:ascii="Times New Roman" w:hAnsi="Times New Roman" w:eastAsia="宋体" w:cs="Times New Roman"/>
                <w:sz w:val="18"/>
                <w:szCs w:val="18"/>
                <w14:ligatures w14:val="standardContextual"/>
              </w:rPr>
            </w:pPr>
            <w:r>
              <w:rPr>
                <w:rFonts w:ascii="Times New Roman" w:hAnsi="Times New Roman" w:eastAsia="宋体" w:cs="Times New Roman"/>
                <w:sz w:val="18"/>
                <w:szCs w:val="18"/>
                <w14:ligatures w14:val="standardContextual"/>
              </w:rPr>
              <w:t>—</w:t>
            </w:r>
          </w:p>
        </w:tc>
      </w:tr>
    </w:tbl>
    <w:p w14:paraId="64BB075D">
      <w:pPr>
        <w:pStyle w:val="12"/>
        <w:ind w:left="0" w:leftChars="0" w:firstLine="0" w:firstLineChars="0"/>
        <w:rPr>
          <w:rFonts w:hint="eastAsia"/>
          <w:color w:val="FF0000"/>
          <w:sz w:val="24"/>
          <w:szCs w:val="24"/>
          <w:lang w:val="en-US" w:eastAsia="zh-CN"/>
        </w:rPr>
      </w:pPr>
    </w:p>
    <w:p w14:paraId="2FB2FBDA">
      <w:pPr>
        <w:pStyle w:val="12"/>
        <w:ind w:left="0" w:leftChars="0" w:firstLine="480" w:firstLineChars="200"/>
        <w:rPr>
          <w:rFonts w:hint="default"/>
          <w:color w:val="FF0000"/>
          <w:sz w:val="24"/>
          <w:szCs w:val="24"/>
          <w:lang w:val="en-US" w:eastAsia="zh-CN"/>
        </w:rPr>
      </w:pPr>
      <w:r>
        <w:rPr>
          <w:rFonts w:hint="eastAsia"/>
          <w:color w:val="FF0000"/>
          <w:sz w:val="24"/>
          <w:szCs w:val="24"/>
          <w:lang w:val="en-US" w:eastAsia="zh-CN"/>
        </w:rPr>
        <w:t>注：如果</w:t>
      </w:r>
      <w:r>
        <w:rPr>
          <w:color w:val="FF0000"/>
          <w:sz w:val="24"/>
          <w:szCs w:val="24"/>
        </w:rPr>
        <w:t>电快速瞬变脉冲群（EFT）</w:t>
      </w:r>
      <w:r>
        <w:rPr>
          <w:rFonts w:hint="eastAsia"/>
          <w:color w:val="FF0000"/>
          <w:sz w:val="24"/>
          <w:szCs w:val="24"/>
          <w:lang w:val="en-US" w:eastAsia="zh-CN"/>
        </w:rPr>
        <w:t>需要达到3级标准，需要单独购买我公司的滤波模块。</w:t>
      </w:r>
    </w:p>
    <w:p w14:paraId="26EA65FB">
      <w:pPr>
        <w:rPr>
          <w:rFonts w:hint="default" w:ascii="Times New Roman" w:hAnsi="Times New Roman" w:eastAsia="宋体" w:cs="Times New Roman"/>
          <w:b w:val="0"/>
          <w:bCs/>
          <w:color w:val="000000"/>
          <w:kern w:val="2"/>
          <w:sz w:val="24"/>
          <w:szCs w:val="24"/>
          <w:lang w:val="en-US" w:eastAsia="zh-CN" w:bidi="ar-SA"/>
        </w:rPr>
      </w:pPr>
    </w:p>
    <w:p w14:paraId="10F1FD0D">
      <w:pPr>
        <w:pStyle w:val="2"/>
        <w:bidi w:val="0"/>
        <w:ind w:left="0" w:leftChars="0" w:firstLine="0" w:firstLineChars="0"/>
        <w:jc w:val="both"/>
        <w:outlineLvl w:val="0"/>
        <w:rPr>
          <w:rFonts w:hint="eastAsia" w:ascii="Times New Roman" w:hAnsi="Times New Roman"/>
          <w:lang w:val="en-US" w:eastAsia="zh-CN"/>
        </w:rPr>
      </w:pPr>
      <w:bookmarkStart w:id="229" w:name="_Toc6417"/>
      <w:bookmarkStart w:id="230" w:name="_Toc9534"/>
      <w:bookmarkStart w:id="231" w:name="_Toc27247"/>
      <w:bookmarkStart w:id="232" w:name="_Toc7385"/>
      <w:r>
        <w:rPr>
          <w:rFonts w:hint="eastAsia" w:ascii="Times New Roman" w:hAnsi="Times New Roman"/>
          <w:lang w:val="en-US" w:eastAsia="zh-CN"/>
        </w:rPr>
        <w:t>8.保修条款</w:t>
      </w:r>
      <w:bookmarkEnd w:id="229"/>
      <w:bookmarkEnd w:id="230"/>
      <w:bookmarkEnd w:id="231"/>
      <w:bookmarkEnd w:id="232"/>
    </w:p>
    <w:p w14:paraId="1115D359">
      <w:pPr>
        <w:keepNext w:val="0"/>
        <w:keepLines w:val="0"/>
        <w:pageBreakBefore w:val="0"/>
        <w:widowControl/>
        <w:kinsoku/>
        <w:wordWrap/>
        <w:overflowPunct/>
        <w:topLinePunct w:val="0"/>
        <w:autoSpaceDE/>
        <w:autoSpaceDN/>
        <w:bidi w:val="0"/>
        <w:adjustRightInd/>
        <w:snapToGrid/>
        <w:spacing w:line="360" w:lineRule="auto"/>
        <w:ind w:right="210"/>
        <w:jc w:val="left"/>
        <w:textAlignment w:val="auto"/>
        <w:rPr>
          <w:rFonts w:ascii="Times New Roman" w:hAnsi="Times New Roman" w:eastAsia="宋体" w:cs="Times New Roman"/>
          <w:bCs/>
          <w:color w:val="000000"/>
          <w:sz w:val="24"/>
          <w:szCs w:val="24"/>
          <w:lang w:eastAsia="zh-CN"/>
        </w:rPr>
      </w:pPr>
      <w:r>
        <w:rPr>
          <w:rFonts w:hint="eastAsia" w:ascii="Times New Roman" w:hAnsi="Times New Roman" w:eastAsia="宋体" w:cs="Times New Roman"/>
          <w:bCs/>
          <w:color w:val="000000"/>
          <w:sz w:val="24"/>
          <w:szCs w:val="24"/>
          <w:lang w:eastAsia="zh-CN"/>
        </w:rPr>
        <w:t>1) 此设备从购买之日算起，为期一年内有任何材料或质量问题，免费维修。</w:t>
      </w:r>
    </w:p>
    <w:p w14:paraId="149CF342">
      <w:pPr>
        <w:keepNext w:val="0"/>
        <w:keepLines w:val="0"/>
        <w:pageBreakBefore w:val="0"/>
        <w:widowControl w:val="0"/>
        <w:kinsoku/>
        <w:wordWrap/>
        <w:overflowPunct/>
        <w:topLinePunct w:val="0"/>
        <w:autoSpaceDE/>
        <w:autoSpaceDN/>
        <w:bidi w:val="0"/>
        <w:adjustRightInd/>
        <w:snapToGrid/>
        <w:spacing w:line="360" w:lineRule="auto"/>
        <w:ind w:right="210"/>
        <w:textAlignment w:val="auto"/>
        <w:rPr>
          <w:rFonts w:hint="eastAsia" w:ascii="Times New Roman" w:hAnsi="Times New Roman" w:eastAsia="宋体" w:cs="Times New Roman"/>
          <w:bCs/>
          <w:color w:val="000000"/>
          <w:sz w:val="24"/>
          <w:szCs w:val="24"/>
          <w:lang w:eastAsia="zh-CN"/>
        </w:rPr>
      </w:pPr>
      <w:r>
        <w:rPr>
          <w:rFonts w:hint="eastAsia" w:ascii="Times New Roman" w:hAnsi="Times New Roman" w:eastAsia="宋体" w:cs="Times New Roman"/>
          <w:bCs/>
          <w:color w:val="000000"/>
          <w:sz w:val="24"/>
          <w:szCs w:val="24"/>
          <w:lang w:eastAsia="zh-CN"/>
        </w:rPr>
        <w:t>2) 此一年保修不包括任何人为损坏、操作不当等造成的产品故障问题。</w:t>
      </w:r>
    </w:p>
    <w:p w14:paraId="4902C6D6">
      <w:pPr>
        <w:rPr>
          <w:rFonts w:hint="default"/>
          <w:lang w:val="en-US" w:eastAsia="zh-CN"/>
        </w:rPr>
      </w:pPr>
    </w:p>
    <w:p w14:paraId="4879EDDE">
      <w:pPr>
        <w:pStyle w:val="2"/>
        <w:bidi w:val="0"/>
        <w:ind w:left="0" w:leftChars="0" w:firstLine="0" w:firstLineChars="0"/>
        <w:jc w:val="both"/>
        <w:outlineLvl w:val="0"/>
        <w:rPr>
          <w:rFonts w:hint="eastAsia"/>
          <w:lang w:val="en-US" w:eastAsia="zh-CN"/>
        </w:rPr>
      </w:pPr>
      <w:bookmarkStart w:id="233" w:name="_Toc8630"/>
      <w:bookmarkStart w:id="234" w:name="_Toc13849"/>
      <w:bookmarkStart w:id="235" w:name="_Toc25651"/>
      <w:bookmarkStart w:id="236" w:name="_Toc4761"/>
      <w:r>
        <w:rPr>
          <w:rFonts w:hint="eastAsia"/>
          <w:lang w:val="en-US" w:eastAsia="zh-CN"/>
        </w:rPr>
        <w:t>9.技术支持</w:t>
      </w:r>
      <w:bookmarkEnd w:id="233"/>
      <w:bookmarkEnd w:id="234"/>
      <w:bookmarkEnd w:id="235"/>
      <w:bookmarkEnd w:id="236"/>
    </w:p>
    <w:p w14:paraId="4EC17895">
      <w:pPr>
        <w:spacing w:line="276" w:lineRule="auto"/>
        <w:ind w:right="210" w:firstLine="0"/>
        <w:rPr>
          <w:rFonts w:ascii="Times New Roman" w:hAnsi="Times New Roman" w:eastAsia="宋体" w:cs="Times New Roman"/>
          <w:bCs/>
          <w:color w:val="000000"/>
          <w:sz w:val="24"/>
          <w:szCs w:val="24"/>
          <w:lang w:eastAsia="zh-CN"/>
        </w:rPr>
      </w:pPr>
      <w:r>
        <w:rPr>
          <w:rFonts w:ascii="Times New Roman" w:hAnsi="Times New Roman" w:eastAsia="宋体" w:cs="Times New Roman"/>
          <w:bCs/>
          <w:color w:val="000000"/>
          <w:sz w:val="24"/>
          <w:szCs w:val="24"/>
          <w:lang w:eastAsia="zh-CN"/>
        </w:rPr>
        <w:t>深圳市</w:t>
      </w:r>
      <w:r>
        <w:rPr>
          <w:rFonts w:hint="eastAsia" w:ascii="Times New Roman" w:hAnsi="Times New Roman" w:eastAsia="宋体" w:cs="Times New Roman"/>
          <w:bCs/>
          <w:color w:val="000000"/>
          <w:sz w:val="24"/>
          <w:szCs w:val="24"/>
          <w:lang w:eastAsia="zh-CN"/>
        </w:rPr>
        <w:t>钡铼技术</w:t>
      </w:r>
      <w:r>
        <w:rPr>
          <w:rFonts w:ascii="Times New Roman" w:hAnsi="Times New Roman" w:eastAsia="宋体" w:cs="Times New Roman"/>
          <w:bCs/>
          <w:color w:val="000000"/>
          <w:sz w:val="24"/>
          <w:szCs w:val="24"/>
          <w:lang w:eastAsia="zh-CN"/>
        </w:rPr>
        <w:t xml:space="preserve">有限公司 </w:t>
      </w:r>
    </w:p>
    <w:p w14:paraId="04E81CAF">
      <w:pPr>
        <w:spacing w:line="276" w:lineRule="auto"/>
        <w:ind w:right="210" w:firstLine="0"/>
        <w:rPr>
          <w:rFonts w:ascii="Times New Roman" w:hAnsi="Times New Roman" w:eastAsia="宋体" w:cs="Times New Roman"/>
          <w:bCs/>
          <w:color w:val="000000"/>
          <w:sz w:val="24"/>
          <w:szCs w:val="24"/>
          <w:lang w:eastAsia="zh-CN"/>
        </w:rPr>
      </w:pPr>
      <w:r>
        <w:rPr>
          <w:rFonts w:ascii="Times New Roman" w:hAnsi="Times New Roman" w:eastAsia="宋体" w:cs="Times New Roman"/>
          <w:bCs/>
          <w:color w:val="000000"/>
          <w:sz w:val="24"/>
          <w:szCs w:val="24"/>
          <w:lang w:eastAsia="zh-CN"/>
        </w:rPr>
        <w:t>电话：0755-29451836</w:t>
      </w:r>
    </w:p>
    <w:p w14:paraId="0048FA48">
      <w:pPr>
        <w:spacing w:line="276" w:lineRule="auto"/>
        <w:ind w:right="210" w:firstLine="0" w:firstLineChars="0"/>
        <w:jc w:val="left"/>
        <w:rPr>
          <w:rFonts w:ascii="Times New Roman" w:hAnsi="Times New Roman" w:eastAsia="宋体" w:cs="Times New Roman"/>
          <w:bCs/>
          <w:color w:val="000000"/>
          <w:sz w:val="24"/>
          <w:szCs w:val="24"/>
          <w:lang w:eastAsia="zh-CN"/>
        </w:rPr>
      </w:pPr>
      <w:r>
        <w:rPr>
          <w:rFonts w:ascii="Times New Roman" w:hAnsi="Times New Roman" w:eastAsia="宋体" w:cs="Times New Roman"/>
          <w:bCs/>
          <w:color w:val="000000"/>
          <w:sz w:val="24"/>
          <w:szCs w:val="24"/>
          <w:lang w:eastAsia="zh-CN"/>
        </w:rPr>
        <w:t>网址：</w:t>
      </w:r>
      <w:r>
        <w:rPr>
          <w:rFonts w:ascii="Times New Roman" w:hAnsi="Times New Roman"/>
          <w:sz w:val="24"/>
          <w:szCs w:val="32"/>
        </w:rPr>
        <w:fldChar w:fldCharType="begin"/>
      </w:r>
      <w:r>
        <w:rPr>
          <w:sz w:val="24"/>
          <w:szCs w:val="32"/>
        </w:rPr>
        <w:instrText xml:space="preserve"> HYPERLINK "http://www.4g-iot.com" </w:instrText>
      </w:r>
      <w:r>
        <w:rPr>
          <w:rFonts w:ascii="Times New Roman" w:hAnsi="Times New Roman"/>
          <w:sz w:val="24"/>
          <w:szCs w:val="32"/>
        </w:rPr>
        <w:fldChar w:fldCharType="separate"/>
      </w:r>
      <w:r>
        <w:rPr>
          <w:rFonts w:ascii="Times New Roman" w:hAnsi="Times New Roman" w:eastAsia="宋体" w:cs="Times New Roman"/>
          <w:bCs/>
          <w:color w:val="000000"/>
          <w:sz w:val="24"/>
          <w:szCs w:val="24"/>
          <w:lang w:eastAsia="zh-CN"/>
        </w:rPr>
        <w:t>http://www.</w:t>
      </w:r>
      <w:r>
        <w:rPr>
          <w:rFonts w:hint="eastAsia" w:ascii="Times New Roman" w:hAnsi="Times New Roman" w:eastAsia="宋体" w:cs="Times New Roman"/>
          <w:bCs/>
          <w:color w:val="000000"/>
          <w:sz w:val="24"/>
          <w:szCs w:val="24"/>
          <w:lang w:val="en-US" w:eastAsia="zh-CN"/>
        </w:rPr>
        <w:t>bli</w:t>
      </w:r>
      <w:r>
        <w:rPr>
          <w:rFonts w:ascii="Times New Roman" w:hAnsi="Times New Roman" w:eastAsia="宋体" w:cs="Times New Roman"/>
          <w:bCs/>
          <w:color w:val="000000"/>
          <w:sz w:val="24"/>
          <w:szCs w:val="24"/>
          <w:lang w:eastAsia="zh-CN"/>
        </w:rPr>
        <w:t>iot.com</w:t>
      </w:r>
      <w:r>
        <w:rPr>
          <w:rFonts w:ascii="Times New Roman" w:hAnsi="Times New Roman" w:eastAsia="宋体" w:cs="Times New Roman"/>
          <w:bCs/>
          <w:color w:val="000000"/>
          <w:sz w:val="24"/>
          <w:szCs w:val="24"/>
          <w:lang w:eastAsia="zh-CN"/>
        </w:rPr>
        <w:fldChar w:fldCharType="end"/>
      </w:r>
    </w:p>
    <w:p w14:paraId="6AE515B4">
      <w:pPr>
        <w:rPr>
          <w:rFonts w:hint="default"/>
          <w:lang w:val="en-US" w:eastAsia="zh-CN"/>
        </w:rPr>
      </w:pPr>
    </w:p>
    <w:p w14:paraId="1A29A6CD">
      <w:pPr>
        <w:rPr>
          <w:rFonts w:hint="eastAsia"/>
          <w:lang w:val="en-US" w:eastAsia="zh-CN"/>
        </w:rPr>
      </w:pPr>
    </w:p>
    <w:p w14:paraId="0797F295">
      <w:pPr>
        <w:pStyle w:val="12"/>
        <w:ind w:left="0" w:leftChars="0" w:firstLine="0" w:firstLineChars="0"/>
        <w:rPr>
          <w:rFonts w:hint="default"/>
          <w:lang w:val="en-US" w:eastAsia="zh-CN"/>
        </w:rPr>
      </w:pPr>
    </w:p>
    <w:p w14:paraId="43A04AE8">
      <w:pPr>
        <w:pStyle w:val="12"/>
        <w:ind w:left="0" w:leftChars="0" w:firstLine="0" w:firstLineChars="0"/>
        <w:rPr>
          <w:rFonts w:hint="default"/>
          <w:lang w:val="en-US" w:eastAsia="zh-CN"/>
        </w:rPr>
      </w:pPr>
    </w:p>
    <w:p w14:paraId="1B3B35EC">
      <w:pPr>
        <w:rPr>
          <w:rFonts w:hint="default"/>
          <w:lang w:val="en-US" w:eastAsia="zh-CN"/>
        </w:rPr>
      </w:pPr>
    </w:p>
    <w:sectPr>
      <w:pgSz w:w="11906" w:h="16838"/>
      <w:pgMar w:top="1440" w:right="1800" w:bottom="1440" w:left="1800" w:header="851" w:footer="992" w:gutter="0"/>
      <w:pgNumType w:fmt="decimal"/>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roman"/>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Segoe UI">
    <w:panose1 w:val="020B0502040204020203"/>
    <w:charset w:val="00"/>
    <w:family w:val="swiss"/>
    <w:pitch w:val="default"/>
    <w:sig w:usb0="E4002EFF" w:usb1="C000E47F" w:usb2="00000009" w:usb3="00000000" w:csb0="200001FF" w:csb1="00000000"/>
  </w:font>
  <w:font w:name="微软雅黑">
    <w:panose1 w:val="020B0503020204020204"/>
    <w:charset w:val="86"/>
    <w:family w:val="auto"/>
    <w:pitch w:val="default"/>
    <w:sig w:usb0="80000287" w:usb1="2ACF3C50" w:usb2="00000016" w:usb3="00000000" w:csb0="0004001F" w:csb1="00000000"/>
  </w:font>
  <w:font w:name="Microsoft YaHei UI">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18DB756">
    <w:pPr>
      <w:pStyle w:val="8"/>
      <w:jc w:val="center"/>
      <w:rPr>
        <w:rFonts w:hint="default" w:eastAsiaTheme="minorEastAsia"/>
        <w:lang w:val="en-US" w:eastAsia="zh-CN"/>
      </w:rPr>
    </w:pPr>
    <w:r>
      <w:rPr>
        <w:sz w:val="18"/>
      </w:rPr>
      <mc:AlternateContent>
        <mc:Choice Requires="wps">
          <w:drawing>
            <wp:anchor distT="0" distB="0" distL="114300" distR="114300" simplePos="0" relativeHeight="251660288" behindDoc="0" locked="0" layoutInCell="1" allowOverlap="1">
              <wp:simplePos x="0" y="0"/>
              <wp:positionH relativeFrom="margin">
                <wp:align>left</wp:align>
              </wp:positionH>
              <wp:positionV relativeFrom="paragraph">
                <wp:posOffset>0</wp:posOffset>
              </wp:positionV>
              <wp:extent cx="1828800" cy="1828800"/>
              <wp:effectExtent l="0" t="0" r="0" b="0"/>
              <wp:wrapNone/>
              <wp:docPr id="3" name="文本框 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CE3C37A">
                          <w:pPr>
                            <w:pStyle w:val="8"/>
                          </w:pPr>
                          <w:r>
                            <w:t xml:space="preserve">第 </w:t>
                          </w:r>
                          <w:r>
                            <w:fldChar w:fldCharType="begin"/>
                          </w:r>
                          <w:r>
                            <w:instrText xml:space="preserve"> PAGE  \* MERGEFORMAT </w:instrText>
                          </w:r>
                          <w:r>
                            <w:fldChar w:fldCharType="separate"/>
                          </w:r>
                          <w:r>
                            <w:t>1</w:t>
                          </w:r>
                          <w:r>
                            <w:fldChar w:fldCharType="end"/>
                          </w:r>
                          <w:r>
                            <w:t xml:space="preserve"> 页 共 </w:t>
                          </w:r>
                          <w:r>
                            <w:fldChar w:fldCharType="begin"/>
                          </w:r>
                          <w:r>
                            <w:instrText xml:space="preserve"> NUMPAGES  \* MERGEFORMAT </w:instrText>
                          </w:r>
                          <w:r>
                            <w:fldChar w:fldCharType="separate"/>
                          </w:r>
                          <w:r>
                            <w:t>17</w:t>
                          </w:r>
                          <w:r>
                            <w:fldChar w:fldCharType="end"/>
                          </w:r>
                          <w:r>
                            <w:t xml:space="preserve"> 页</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left;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4YDTjjICAABhBAAADgAAAAAAAAABACAAAAAfAQAAZHJzL2Uyb0RvYy54bWxQSwUG&#10;AAAAAAYABgBZAQAAwwUAAAAA&#10;">
              <v:fill on="f" focussize="0,0"/>
              <v:stroke on="f" weight="0.5pt"/>
              <v:imagedata o:title=""/>
              <o:lock v:ext="edit" aspectratio="f"/>
              <v:textbox inset="0mm,0mm,0mm,0mm" style="mso-fit-shape-to-text:t;">
                <w:txbxContent>
                  <w:p w14:paraId="2CE3C37A">
                    <w:pPr>
                      <w:pStyle w:val="8"/>
                    </w:pPr>
                    <w:r>
                      <w:t xml:space="preserve">第 </w:t>
                    </w:r>
                    <w:r>
                      <w:fldChar w:fldCharType="begin"/>
                    </w:r>
                    <w:r>
                      <w:instrText xml:space="preserve"> PAGE  \* MERGEFORMAT </w:instrText>
                    </w:r>
                    <w:r>
                      <w:fldChar w:fldCharType="separate"/>
                    </w:r>
                    <w:r>
                      <w:t>1</w:t>
                    </w:r>
                    <w:r>
                      <w:fldChar w:fldCharType="end"/>
                    </w:r>
                    <w:r>
                      <w:t xml:space="preserve"> 页 共 </w:t>
                    </w:r>
                    <w:r>
                      <w:fldChar w:fldCharType="begin"/>
                    </w:r>
                    <w:r>
                      <w:instrText xml:space="preserve"> NUMPAGES  \* MERGEFORMAT </w:instrText>
                    </w:r>
                    <w:r>
                      <w:fldChar w:fldCharType="separate"/>
                    </w:r>
                    <w:r>
                      <w:t>17</w:t>
                    </w:r>
                    <w:r>
                      <w:fldChar w:fldCharType="end"/>
                    </w:r>
                    <w:r>
                      <w:t xml:space="preserve"> 页</w:t>
                    </w:r>
                  </w:p>
                </w:txbxContent>
              </v:textbox>
            </v:shape>
          </w:pict>
        </mc:Fallback>
      </mc:AlternateContent>
    </w:r>
    <w:r>
      <w:rPr>
        <w:rFonts w:hint="eastAsia"/>
        <w:sz w:val="18"/>
        <w:lang w:val="en-US" w:eastAsia="zh-CN"/>
      </w:rPr>
      <w:t xml:space="preserve">                               深圳市钡铼技术有限公司                       </w:t>
    </w:r>
    <w:r>
      <w:rPr>
        <w:rFonts w:hint="default" w:ascii="Times New Roman" w:hAnsi="Times New Roman" w:cs="Times New Roman"/>
        <w:sz w:val="18"/>
        <w:lang w:val="en-US" w:eastAsia="zh-CN"/>
      </w:rPr>
      <w:t>V1.1</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EC43F08">
    <w:pPr>
      <w:pStyle w:val="9"/>
      <w:jc w:val="right"/>
    </w:pPr>
    <w:r>
      <w:rPr>
        <w:rFonts w:hint="default" w:ascii="Times New Roman" w:hAnsi="Times New Roman" w:cs="Times New Roman"/>
        <w:sz w:val="18"/>
      </w:rPr>
      <w:pict>
        <v:shape id="PowerPlusWaterMarkObject20900" o:spid="_x0000_s2050" o:spt="136" type="#_x0000_t136" style="position:absolute;left:0pt;height:130.15pt;width:457.1pt;mso-position-horizontal:center;mso-position-horizontal-relative:margin;mso-position-vertical:center;mso-position-vertical-relative:margin;rotation:-2949120f;z-index:-251656192;mso-width-relative:page;mso-height-relative:page;" fillcolor="#C0C0C0" filled="t" stroked="f" coordsize="21600,21600" adj="10800">
          <v:path/>
          <v:fill on="t" opacity="32768f" focussize="0,0"/>
          <v:stroke on="f"/>
          <v:imagedata o:title=""/>
          <o:lock v:ext="edit" aspectratio="t"/>
          <v:textpath on="t" fitshape="t" fitpath="t" trim="t" xscale="f" string="钡铼技术" style="font-family:宋体;font-size:36pt;v-same-letter-heights:f;v-text-align:center;"/>
        </v:shape>
      </w:pict>
    </w:r>
    <w:r>
      <w:rPr>
        <w:rFonts w:hint="default" w:ascii="Times New Roman" w:hAnsi="Times New Roman" w:cs="Times New Roman"/>
        <w:sz w:val="18"/>
        <w:lang w:val="en-US" w:eastAsia="zh-CN"/>
      </w:rPr>
      <w:t>EdgePLC</w:t>
    </w:r>
    <w:r>
      <w:rPr>
        <w:rFonts w:hint="eastAsia" w:ascii="Times New Roman" w:hAnsi="Times New Roman" w:cs="Times New Roman"/>
        <w:sz w:val="18"/>
        <w:lang w:val="en-US" w:eastAsia="zh-CN"/>
      </w:rPr>
      <w:t xml:space="preserve"> BL</w:t>
    </w:r>
    <w:r>
      <w:rPr>
        <w:rFonts w:hint="default" w:ascii="Times New Roman" w:hAnsi="Times New Roman" w:cs="Times New Roman"/>
        <w:sz w:val="18"/>
        <w:lang w:val="en-US" w:eastAsia="zh-CN"/>
      </w:rPr>
      <w:t>24</w:t>
    </w:r>
    <w:r>
      <w:rPr>
        <w:rFonts w:hint="eastAsia" w:ascii="Times New Roman" w:hAnsi="Times New Roman" w:cs="Times New Roman"/>
        <w:sz w:val="18"/>
        <w:lang w:val="en-US" w:eastAsia="zh-CN"/>
      </w:rPr>
      <w:t>5</w:t>
    </w:r>
    <w:r>
      <w:rPr>
        <w:rFonts w:hint="eastAsia"/>
        <w:sz w:val="18"/>
        <w:lang w:val="en-US" w:eastAsia="zh-CN"/>
      </w:rPr>
      <w:t>工业</w:t>
    </w:r>
    <w:r>
      <w:rPr>
        <w:rFonts w:hint="default" w:ascii="Times New Roman" w:hAnsi="Times New Roman" w:cs="Times New Roman"/>
        <w:sz w:val="18"/>
        <w:lang w:val="en-US" w:eastAsia="zh-CN"/>
      </w:rPr>
      <w:t>AI</w:t>
    </w:r>
    <w:r>
      <w:rPr>
        <w:rFonts w:hint="eastAsia"/>
        <w:sz w:val="18"/>
        <w:lang w:val="en-US" w:eastAsia="zh-CN"/>
      </w:rPr>
      <w:t>边缘</w:t>
    </w:r>
    <w:r>
      <w:rPr>
        <w:rFonts w:hint="eastAsia"/>
        <w:szCs w:val="22"/>
      </w:rPr>
      <w:t>控制器</w:t>
    </w:r>
    <w:r>
      <w:rPr>
        <w:rFonts w:hint="eastAsia" w:ascii="宋体" w:cs="宋体"/>
        <w:color w:val="333333"/>
        <w:kern w:val="0"/>
        <w:sz w:val="28"/>
        <w:szCs w:val="28"/>
      </w:rPr>
      <w:drawing>
        <wp:anchor distT="0" distB="0" distL="114300" distR="114300" simplePos="0" relativeHeight="251659264" behindDoc="0" locked="0" layoutInCell="1" allowOverlap="1">
          <wp:simplePos x="0" y="0"/>
          <wp:positionH relativeFrom="margin">
            <wp:posOffset>-212090</wp:posOffset>
          </wp:positionH>
          <wp:positionV relativeFrom="paragraph">
            <wp:posOffset>-125730</wp:posOffset>
          </wp:positionV>
          <wp:extent cx="819150" cy="514985"/>
          <wp:effectExtent l="0" t="0" r="0" b="18415"/>
          <wp:wrapNone/>
          <wp:docPr id="33" name="图片 9" descr="C:\Users\Admin\Desktop\钡铼中文logo.png钡铼中文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9" descr="C:\Users\Admin\Desktop\钡铼中文logo.png钡铼中文logo"/>
                  <pic:cNvPicPr>
                    <a:picLocks noChangeAspect="1"/>
                  </pic:cNvPicPr>
                </pic:nvPicPr>
                <pic:blipFill>
                  <a:blip r:embed="rId1"/>
                  <a:stretch>
                    <a:fillRect/>
                  </a:stretch>
                </pic:blipFill>
                <pic:spPr>
                  <a:xfrm>
                    <a:off x="0" y="0"/>
                    <a:ext cx="819150" cy="514985"/>
                  </a:xfrm>
                  <a:prstGeom prst="rect">
                    <a:avLst/>
                  </a:prstGeom>
                  <a:noFill/>
                  <a:ln>
                    <a:noFill/>
                  </a:ln>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4C1EC3E"/>
    <w:multiLevelType w:val="singleLevel"/>
    <w:tmpl w:val="84C1EC3E"/>
    <w:lvl w:ilvl="0" w:tentative="0">
      <w:start w:val="1"/>
      <w:numFmt w:val="bullet"/>
      <w:lvlText w:val=""/>
      <w:lvlJc w:val="left"/>
      <w:pPr>
        <w:ind w:left="420" w:hanging="420"/>
      </w:pPr>
      <w:rPr>
        <w:rFonts w:hint="default" w:ascii="Wingdings" w:hAnsi="Wingdings"/>
      </w:rPr>
    </w:lvl>
  </w:abstractNum>
  <w:abstractNum w:abstractNumId="1">
    <w:nsid w:val="B6897FBB"/>
    <w:multiLevelType w:val="singleLevel"/>
    <w:tmpl w:val="B6897FBB"/>
    <w:lvl w:ilvl="0" w:tentative="0">
      <w:start w:val="1"/>
      <w:numFmt w:val="decimal"/>
      <w:lvlText w:val="(%1)"/>
      <w:lvlJc w:val="left"/>
      <w:pPr>
        <w:ind w:left="425" w:hanging="425"/>
      </w:pPr>
      <w:rPr>
        <w:rFonts w:hint="default"/>
      </w:rPr>
    </w:lvl>
  </w:abstractNum>
  <w:abstractNum w:abstractNumId="2">
    <w:nsid w:val="DAAFF0B8"/>
    <w:multiLevelType w:val="singleLevel"/>
    <w:tmpl w:val="DAAFF0B8"/>
    <w:lvl w:ilvl="0" w:tentative="0">
      <w:start w:val="1"/>
      <w:numFmt w:val="decimal"/>
      <w:lvlText w:val="%1."/>
      <w:lvlJc w:val="left"/>
      <w:pPr>
        <w:ind w:left="425" w:hanging="425"/>
      </w:pPr>
      <w:rPr>
        <w:rFonts w:hint="default"/>
      </w:rPr>
    </w:lvl>
  </w:abstractNum>
  <w:abstractNum w:abstractNumId="3">
    <w:nsid w:val="EB1DE01E"/>
    <w:multiLevelType w:val="singleLevel"/>
    <w:tmpl w:val="EB1DE01E"/>
    <w:lvl w:ilvl="0" w:tentative="0">
      <w:start w:val="1"/>
      <w:numFmt w:val="upperLetter"/>
      <w:suff w:val="nothing"/>
      <w:lvlText w:val="%1、"/>
      <w:lvlJc w:val="left"/>
    </w:lvl>
  </w:abstractNum>
  <w:abstractNum w:abstractNumId="4">
    <w:nsid w:val="399BA0E4"/>
    <w:multiLevelType w:val="singleLevel"/>
    <w:tmpl w:val="399BA0E4"/>
    <w:lvl w:ilvl="0" w:tentative="0">
      <w:start w:val="1"/>
      <w:numFmt w:val="upperLetter"/>
      <w:suff w:val="nothing"/>
      <w:lvlText w:val="%1、"/>
      <w:lvlJc w:val="left"/>
      <w:rPr>
        <w:rFonts w:hint="default" w:ascii="Times New Roman" w:hAnsi="Times New Roman" w:cs="Times New Roman"/>
      </w:rPr>
    </w:lvl>
  </w:abstractNum>
  <w:abstractNum w:abstractNumId="5">
    <w:nsid w:val="5FE05186"/>
    <w:multiLevelType w:val="singleLevel"/>
    <w:tmpl w:val="5FE05186"/>
    <w:lvl w:ilvl="0" w:tentative="0">
      <w:start w:val="1"/>
      <w:numFmt w:val="upperLetter"/>
      <w:suff w:val="nothing"/>
      <w:lvlText w:val="%1、"/>
      <w:lvlJc w:val="left"/>
    </w:lvl>
  </w:abstractNum>
  <w:abstractNum w:abstractNumId="6">
    <w:nsid w:val="6653802A"/>
    <w:multiLevelType w:val="singleLevel"/>
    <w:tmpl w:val="6653802A"/>
    <w:lvl w:ilvl="0" w:tentative="0">
      <w:start w:val="2"/>
      <w:numFmt w:val="decimal"/>
      <w:lvlText w:val="%1."/>
      <w:lvlJc w:val="left"/>
      <w:pPr>
        <w:tabs>
          <w:tab w:val="left" w:pos="312"/>
        </w:tabs>
      </w:pPr>
    </w:lvl>
  </w:abstractNum>
  <w:abstractNum w:abstractNumId="7">
    <w:nsid w:val="690D2215"/>
    <w:multiLevelType w:val="singleLevel"/>
    <w:tmpl w:val="690D2215"/>
    <w:lvl w:ilvl="0" w:tentative="0">
      <w:start w:val="1"/>
      <w:numFmt w:val="bullet"/>
      <w:lvlText w:val=""/>
      <w:lvlJc w:val="left"/>
      <w:pPr>
        <w:ind w:left="420" w:hanging="420"/>
      </w:pPr>
      <w:rPr>
        <w:rFonts w:hint="default" w:ascii="Wingdings" w:hAnsi="Wingdings"/>
      </w:rPr>
    </w:lvl>
  </w:abstractNum>
  <w:num w:numId="1">
    <w:abstractNumId w:val="6"/>
  </w:num>
  <w:num w:numId="2">
    <w:abstractNumId w:val="1"/>
  </w:num>
  <w:num w:numId="3">
    <w:abstractNumId w:val="2"/>
  </w:num>
  <w:num w:numId="4">
    <w:abstractNumId w:val="4"/>
  </w:num>
  <w:num w:numId="5">
    <w:abstractNumId w:val="5"/>
  </w:num>
  <w:num w:numId="6">
    <w:abstractNumId w:val="3"/>
  </w:num>
  <w:num w:numId="7">
    <w:abstractNumId w:val="0"/>
  </w:num>
  <w:num w:numId="8">
    <w:abstractNumId w:val="7"/>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L">
    <w15:presenceInfo w15:providerId="WPS Office" w15:userId="4563899623"/>
  </w15:person>
  <w15:person w15:author="LKY">
    <w15:presenceInfo w15:providerId="None" w15:userId="LKY"/>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embedSystemFonts/>
  <w:bordersDoNotSurroundHeader w:val="0"/>
  <w:bordersDoNotSurroundFooter w:val="0"/>
  <w:trackRevisions w:val="1"/>
  <w:documentProtection w:enforcement="0"/>
  <w:defaultTabStop w:val="420"/>
  <w:drawingGridVerticalSpacing w:val="156"/>
  <w:displayHorizontalDrawingGridEvery w:val="1"/>
  <w:displayVerticalDrawingGridEvery w:val="1"/>
  <w:noPunctuationKerning w:val="1"/>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GExNzRmZmNiMjIyMDM4ODdjN2QzZDEyNGEwODZlNTUifQ=="/>
  </w:docVars>
  <w:rsids>
    <w:rsidRoot w:val="59FC4A3D"/>
    <w:rsid w:val="002F1E86"/>
    <w:rsid w:val="00342B9E"/>
    <w:rsid w:val="00394B41"/>
    <w:rsid w:val="00527A26"/>
    <w:rsid w:val="007D5EF2"/>
    <w:rsid w:val="00AE718A"/>
    <w:rsid w:val="00DA14AD"/>
    <w:rsid w:val="00DA5ABF"/>
    <w:rsid w:val="01215FB6"/>
    <w:rsid w:val="015D350A"/>
    <w:rsid w:val="016437E9"/>
    <w:rsid w:val="017253B6"/>
    <w:rsid w:val="01850D68"/>
    <w:rsid w:val="01981D96"/>
    <w:rsid w:val="021B4775"/>
    <w:rsid w:val="024833A8"/>
    <w:rsid w:val="02542D83"/>
    <w:rsid w:val="02B82331"/>
    <w:rsid w:val="02BA78D1"/>
    <w:rsid w:val="02BB1EE5"/>
    <w:rsid w:val="02CD1F73"/>
    <w:rsid w:val="031C5D4C"/>
    <w:rsid w:val="0331568B"/>
    <w:rsid w:val="039310ED"/>
    <w:rsid w:val="03E47B2B"/>
    <w:rsid w:val="03EA5256"/>
    <w:rsid w:val="03FB1F86"/>
    <w:rsid w:val="04172ABC"/>
    <w:rsid w:val="04553F6E"/>
    <w:rsid w:val="047D34C5"/>
    <w:rsid w:val="048044C3"/>
    <w:rsid w:val="04CB2483"/>
    <w:rsid w:val="04D87F18"/>
    <w:rsid w:val="04ED3152"/>
    <w:rsid w:val="04F41D37"/>
    <w:rsid w:val="04F47F7A"/>
    <w:rsid w:val="04FB47EF"/>
    <w:rsid w:val="04FC2D4B"/>
    <w:rsid w:val="05191440"/>
    <w:rsid w:val="052F53F1"/>
    <w:rsid w:val="053E2C54"/>
    <w:rsid w:val="054A15F3"/>
    <w:rsid w:val="055113C4"/>
    <w:rsid w:val="05654685"/>
    <w:rsid w:val="05717C69"/>
    <w:rsid w:val="06102881"/>
    <w:rsid w:val="061675C6"/>
    <w:rsid w:val="06221D3D"/>
    <w:rsid w:val="062A142B"/>
    <w:rsid w:val="063264F5"/>
    <w:rsid w:val="063A46B4"/>
    <w:rsid w:val="064D4051"/>
    <w:rsid w:val="069C75D2"/>
    <w:rsid w:val="06B036DE"/>
    <w:rsid w:val="06BD7BBE"/>
    <w:rsid w:val="06D64668"/>
    <w:rsid w:val="07290CAF"/>
    <w:rsid w:val="074F043C"/>
    <w:rsid w:val="07516F1C"/>
    <w:rsid w:val="076014D1"/>
    <w:rsid w:val="079D7363"/>
    <w:rsid w:val="07C872EF"/>
    <w:rsid w:val="082711D7"/>
    <w:rsid w:val="085530EF"/>
    <w:rsid w:val="086F75C9"/>
    <w:rsid w:val="088C3A7B"/>
    <w:rsid w:val="08AD24A5"/>
    <w:rsid w:val="08EC5D95"/>
    <w:rsid w:val="08FE0607"/>
    <w:rsid w:val="08FF0B7D"/>
    <w:rsid w:val="09173EE8"/>
    <w:rsid w:val="0922463B"/>
    <w:rsid w:val="093E06E6"/>
    <w:rsid w:val="09641372"/>
    <w:rsid w:val="098F597B"/>
    <w:rsid w:val="09CE6D98"/>
    <w:rsid w:val="09DB2B49"/>
    <w:rsid w:val="09DE0562"/>
    <w:rsid w:val="09EF6C13"/>
    <w:rsid w:val="0A205233"/>
    <w:rsid w:val="0A23066B"/>
    <w:rsid w:val="0A3F2D93"/>
    <w:rsid w:val="0A436D1D"/>
    <w:rsid w:val="0A4D5FB1"/>
    <w:rsid w:val="0A5518C3"/>
    <w:rsid w:val="0A571557"/>
    <w:rsid w:val="0A6547CE"/>
    <w:rsid w:val="0A7D7D7B"/>
    <w:rsid w:val="0ACF6927"/>
    <w:rsid w:val="0B184192"/>
    <w:rsid w:val="0B445667"/>
    <w:rsid w:val="0B4A0282"/>
    <w:rsid w:val="0B5F30FA"/>
    <w:rsid w:val="0BAD402D"/>
    <w:rsid w:val="0BAF6FBA"/>
    <w:rsid w:val="0BE605A7"/>
    <w:rsid w:val="0BE644E9"/>
    <w:rsid w:val="0BED7D3A"/>
    <w:rsid w:val="0BEE5C90"/>
    <w:rsid w:val="0C4072B2"/>
    <w:rsid w:val="0C8A5399"/>
    <w:rsid w:val="0C9A397F"/>
    <w:rsid w:val="0CB80F31"/>
    <w:rsid w:val="0CF27FC3"/>
    <w:rsid w:val="0D0A476D"/>
    <w:rsid w:val="0D0D7148"/>
    <w:rsid w:val="0D380DE1"/>
    <w:rsid w:val="0DDD7CA3"/>
    <w:rsid w:val="0E1F626E"/>
    <w:rsid w:val="0E2A021A"/>
    <w:rsid w:val="0E3E10C3"/>
    <w:rsid w:val="0E4D1C6D"/>
    <w:rsid w:val="0E772D33"/>
    <w:rsid w:val="0E8A4C8C"/>
    <w:rsid w:val="0EC966A2"/>
    <w:rsid w:val="0EDB0E31"/>
    <w:rsid w:val="0EE7191F"/>
    <w:rsid w:val="0EFE3455"/>
    <w:rsid w:val="0F067906"/>
    <w:rsid w:val="0F5A399E"/>
    <w:rsid w:val="0F8E1D7F"/>
    <w:rsid w:val="0FB64A55"/>
    <w:rsid w:val="0FCD4863"/>
    <w:rsid w:val="0FD73D21"/>
    <w:rsid w:val="0FFF7484"/>
    <w:rsid w:val="104F5CF5"/>
    <w:rsid w:val="10853E2D"/>
    <w:rsid w:val="10865C7F"/>
    <w:rsid w:val="108F0808"/>
    <w:rsid w:val="10944070"/>
    <w:rsid w:val="10945AF5"/>
    <w:rsid w:val="10B555D0"/>
    <w:rsid w:val="10BF25DB"/>
    <w:rsid w:val="10E17100"/>
    <w:rsid w:val="10E20ECD"/>
    <w:rsid w:val="10EA7240"/>
    <w:rsid w:val="11324E8D"/>
    <w:rsid w:val="1142069F"/>
    <w:rsid w:val="11427629"/>
    <w:rsid w:val="114C2F95"/>
    <w:rsid w:val="115C699E"/>
    <w:rsid w:val="116E412F"/>
    <w:rsid w:val="11717D16"/>
    <w:rsid w:val="11E004F9"/>
    <w:rsid w:val="11E06E41"/>
    <w:rsid w:val="11E8085A"/>
    <w:rsid w:val="123C08B3"/>
    <w:rsid w:val="123D7C2D"/>
    <w:rsid w:val="123F67C2"/>
    <w:rsid w:val="125220D2"/>
    <w:rsid w:val="12883761"/>
    <w:rsid w:val="12CB0547"/>
    <w:rsid w:val="12E806A4"/>
    <w:rsid w:val="131F00B0"/>
    <w:rsid w:val="132F0080"/>
    <w:rsid w:val="133D279D"/>
    <w:rsid w:val="137410C4"/>
    <w:rsid w:val="137F578F"/>
    <w:rsid w:val="138B4564"/>
    <w:rsid w:val="138B6F0C"/>
    <w:rsid w:val="13977632"/>
    <w:rsid w:val="139A199E"/>
    <w:rsid w:val="13A90240"/>
    <w:rsid w:val="13C101D1"/>
    <w:rsid w:val="13C61546"/>
    <w:rsid w:val="13DF1AA7"/>
    <w:rsid w:val="13F23EA3"/>
    <w:rsid w:val="142F2881"/>
    <w:rsid w:val="14423DE3"/>
    <w:rsid w:val="148D6FE1"/>
    <w:rsid w:val="14977C8B"/>
    <w:rsid w:val="149F3BC6"/>
    <w:rsid w:val="14C33DB7"/>
    <w:rsid w:val="14CA1FE3"/>
    <w:rsid w:val="14D64D96"/>
    <w:rsid w:val="14F72E20"/>
    <w:rsid w:val="15202377"/>
    <w:rsid w:val="152139F9"/>
    <w:rsid w:val="157D3325"/>
    <w:rsid w:val="15945CB1"/>
    <w:rsid w:val="15B37550"/>
    <w:rsid w:val="15B67ED9"/>
    <w:rsid w:val="15B84C3E"/>
    <w:rsid w:val="15E7771B"/>
    <w:rsid w:val="160F6914"/>
    <w:rsid w:val="162163A6"/>
    <w:rsid w:val="163237EC"/>
    <w:rsid w:val="168406E3"/>
    <w:rsid w:val="169326D4"/>
    <w:rsid w:val="169E5A8B"/>
    <w:rsid w:val="16A3500D"/>
    <w:rsid w:val="16AF07A6"/>
    <w:rsid w:val="16D1782B"/>
    <w:rsid w:val="17066FFE"/>
    <w:rsid w:val="17076648"/>
    <w:rsid w:val="17312A70"/>
    <w:rsid w:val="175E2D71"/>
    <w:rsid w:val="17610ABD"/>
    <w:rsid w:val="17732C32"/>
    <w:rsid w:val="17AD77C6"/>
    <w:rsid w:val="17AF1355"/>
    <w:rsid w:val="17D9680D"/>
    <w:rsid w:val="17DB4333"/>
    <w:rsid w:val="17DD0A7A"/>
    <w:rsid w:val="181B6E25"/>
    <w:rsid w:val="18261A40"/>
    <w:rsid w:val="183775BA"/>
    <w:rsid w:val="18423CCE"/>
    <w:rsid w:val="184C3900"/>
    <w:rsid w:val="18616F2E"/>
    <w:rsid w:val="186F79AF"/>
    <w:rsid w:val="188867BD"/>
    <w:rsid w:val="18C13529"/>
    <w:rsid w:val="18E30C2C"/>
    <w:rsid w:val="18E56C99"/>
    <w:rsid w:val="1906049B"/>
    <w:rsid w:val="191044B0"/>
    <w:rsid w:val="1945415A"/>
    <w:rsid w:val="19832ED4"/>
    <w:rsid w:val="19D7427A"/>
    <w:rsid w:val="1A0F38E5"/>
    <w:rsid w:val="1A210311"/>
    <w:rsid w:val="1A5B175B"/>
    <w:rsid w:val="1A727D43"/>
    <w:rsid w:val="1A7F31D5"/>
    <w:rsid w:val="1A943FAE"/>
    <w:rsid w:val="1AD80FFE"/>
    <w:rsid w:val="1ADC0AEE"/>
    <w:rsid w:val="1AE64F17"/>
    <w:rsid w:val="1AEF7B1B"/>
    <w:rsid w:val="1B194186"/>
    <w:rsid w:val="1B1F1D1C"/>
    <w:rsid w:val="1B50494E"/>
    <w:rsid w:val="1B722D0B"/>
    <w:rsid w:val="1B762CF0"/>
    <w:rsid w:val="1B794F06"/>
    <w:rsid w:val="1B921259"/>
    <w:rsid w:val="1B9568F9"/>
    <w:rsid w:val="1BB72255"/>
    <w:rsid w:val="1BC17CE4"/>
    <w:rsid w:val="1BD428D6"/>
    <w:rsid w:val="1BD810A1"/>
    <w:rsid w:val="1BE17EBA"/>
    <w:rsid w:val="1C221071"/>
    <w:rsid w:val="1C24274C"/>
    <w:rsid w:val="1C5D1817"/>
    <w:rsid w:val="1C9A05CC"/>
    <w:rsid w:val="1C9D24FF"/>
    <w:rsid w:val="1C9F489D"/>
    <w:rsid w:val="1CC21F65"/>
    <w:rsid w:val="1CF22560"/>
    <w:rsid w:val="1CFC7EDD"/>
    <w:rsid w:val="1D1B7A2F"/>
    <w:rsid w:val="1D207DBC"/>
    <w:rsid w:val="1D291620"/>
    <w:rsid w:val="1D2F462F"/>
    <w:rsid w:val="1D2F6522"/>
    <w:rsid w:val="1D43607F"/>
    <w:rsid w:val="1D4C396F"/>
    <w:rsid w:val="1D525097"/>
    <w:rsid w:val="1D940DB0"/>
    <w:rsid w:val="1DC93517"/>
    <w:rsid w:val="1E1B467E"/>
    <w:rsid w:val="1E210366"/>
    <w:rsid w:val="1E332EB5"/>
    <w:rsid w:val="1E5157EA"/>
    <w:rsid w:val="1E763007"/>
    <w:rsid w:val="1E826CD8"/>
    <w:rsid w:val="1E907C8B"/>
    <w:rsid w:val="1EA23DFC"/>
    <w:rsid w:val="1EC60D44"/>
    <w:rsid w:val="1ECE34CC"/>
    <w:rsid w:val="1ED2694C"/>
    <w:rsid w:val="1EF640FF"/>
    <w:rsid w:val="1F242007"/>
    <w:rsid w:val="1FDF783B"/>
    <w:rsid w:val="1FF27451"/>
    <w:rsid w:val="20292D1E"/>
    <w:rsid w:val="204B11CC"/>
    <w:rsid w:val="20782116"/>
    <w:rsid w:val="20BE2B36"/>
    <w:rsid w:val="20DB0789"/>
    <w:rsid w:val="21182154"/>
    <w:rsid w:val="21212F05"/>
    <w:rsid w:val="212156C5"/>
    <w:rsid w:val="21265A1F"/>
    <w:rsid w:val="21290A58"/>
    <w:rsid w:val="213A05B8"/>
    <w:rsid w:val="214415E4"/>
    <w:rsid w:val="218074D2"/>
    <w:rsid w:val="21843864"/>
    <w:rsid w:val="218E0668"/>
    <w:rsid w:val="21997E9A"/>
    <w:rsid w:val="21AE2AB8"/>
    <w:rsid w:val="21BA5C46"/>
    <w:rsid w:val="21BF6E93"/>
    <w:rsid w:val="21CE0407"/>
    <w:rsid w:val="21D02A2F"/>
    <w:rsid w:val="21EE6F0D"/>
    <w:rsid w:val="21F9176A"/>
    <w:rsid w:val="21FD7D7B"/>
    <w:rsid w:val="220317DF"/>
    <w:rsid w:val="220A55C4"/>
    <w:rsid w:val="220B0C83"/>
    <w:rsid w:val="22144937"/>
    <w:rsid w:val="22220937"/>
    <w:rsid w:val="22350AE4"/>
    <w:rsid w:val="22364561"/>
    <w:rsid w:val="22543660"/>
    <w:rsid w:val="22550BD8"/>
    <w:rsid w:val="225C0911"/>
    <w:rsid w:val="2264625C"/>
    <w:rsid w:val="22647C61"/>
    <w:rsid w:val="228D6669"/>
    <w:rsid w:val="22B865D1"/>
    <w:rsid w:val="22D66FCD"/>
    <w:rsid w:val="22E569AE"/>
    <w:rsid w:val="23144B9D"/>
    <w:rsid w:val="231D1CA3"/>
    <w:rsid w:val="232D55F5"/>
    <w:rsid w:val="234505F1"/>
    <w:rsid w:val="234C2589"/>
    <w:rsid w:val="23636BB9"/>
    <w:rsid w:val="2366364A"/>
    <w:rsid w:val="237361CD"/>
    <w:rsid w:val="23804929"/>
    <w:rsid w:val="23A75A11"/>
    <w:rsid w:val="23D31C09"/>
    <w:rsid w:val="23EF5C64"/>
    <w:rsid w:val="24107F2B"/>
    <w:rsid w:val="24AE25E4"/>
    <w:rsid w:val="24AE6010"/>
    <w:rsid w:val="24AE7622"/>
    <w:rsid w:val="24CE4F89"/>
    <w:rsid w:val="24CF1A0F"/>
    <w:rsid w:val="24D41B53"/>
    <w:rsid w:val="251915B4"/>
    <w:rsid w:val="252F0C03"/>
    <w:rsid w:val="252F1141"/>
    <w:rsid w:val="25382DC5"/>
    <w:rsid w:val="25464CFD"/>
    <w:rsid w:val="25684525"/>
    <w:rsid w:val="2584425C"/>
    <w:rsid w:val="25B94ACF"/>
    <w:rsid w:val="25D725DE"/>
    <w:rsid w:val="25F05570"/>
    <w:rsid w:val="25F1725B"/>
    <w:rsid w:val="26502390"/>
    <w:rsid w:val="268E17FC"/>
    <w:rsid w:val="26920F50"/>
    <w:rsid w:val="269639E3"/>
    <w:rsid w:val="26987B71"/>
    <w:rsid w:val="26E61DD9"/>
    <w:rsid w:val="2706704C"/>
    <w:rsid w:val="270C4E2A"/>
    <w:rsid w:val="27201D62"/>
    <w:rsid w:val="277F799A"/>
    <w:rsid w:val="27B5694E"/>
    <w:rsid w:val="280B6733"/>
    <w:rsid w:val="281F026C"/>
    <w:rsid w:val="282A4CD3"/>
    <w:rsid w:val="28372B7F"/>
    <w:rsid w:val="28685782"/>
    <w:rsid w:val="28764C83"/>
    <w:rsid w:val="289C0B4C"/>
    <w:rsid w:val="28AA4E5A"/>
    <w:rsid w:val="28DB772C"/>
    <w:rsid w:val="29040B1D"/>
    <w:rsid w:val="29210904"/>
    <w:rsid w:val="298D28E5"/>
    <w:rsid w:val="29A25EB5"/>
    <w:rsid w:val="29C503D4"/>
    <w:rsid w:val="29D67050"/>
    <w:rsid w:val="29DF0229"/>
    <w:rsid w:val="29E0237A"/>
    <w:rsid w:val="29EE6148"/>
    <w:rsid w:val="2A15258A"/>
    <w:rsid w:val="2A3A313B"/>
    <w:rsid w:val="2A7033C3"/>
    <w:rsid w:val="2A750617"/>
    <w:rsid w:val="2A8B2759"/>
    <w:rsid w:val="2A904587"/>
    <w:rsid w:val="2ACA7EAC"/>
    <w:rsid w:val="2ACE7ED8"/>
    <w:rsid w:val="2B1A646B"/>
    <w:rsid w:val="2B2D0D2D"/>
    <w:rsid w:val="2B2F6A18"/>
    <w:rsid w:val="2B4C2C83"/>
    <w:rsid w:val="2B5F3D96"/>
    <w:rsid w:val="2B8E036D"/>
    <w:rsid w:val="2BAC1E16"/>
    <w:rsid w:val="2BD63337"/>
    <w:rsid w:val="2BF314DB"/>
    <w:rsid w:val="2C3D6F12"/>
    <w:rsid w:val="2CB13019"/>
    <w:rsid w:val="2CC969F8"/>
    <w:rsid w:val="2D075E87"/>
    <w:rsid w:val="2D3227EF"/>
    <w:rsid w:val="2D613652"/>
    <w:rsid w:val="2DA07AB8"/>
    <w:rsid w:val="2DBD5188"/>
    <w:rsid w:val="2DD80E6F"/>
    <w:rsid w:val="2E2B2D7C"/>
    <w:rsid w:val="2E440A2C"/>
    <w:rsid w:val="2E4E59BC"/>
    <w:rsid w:val="2E5B7B24"/>
    <w:rsid w:val="2E5F7614"/>
    <w:rsid w:val="2EB060C2"/>
    <w:rsid w:val="2EC92CDF"/>
    <w:rsid w:val="2ED5676B"/>
    <w:rsid w:val="2EDD0498"/>
    <w:rsid w:val="2F06615A"/>
    <w:rsid w:val="2F42638C"/>
    <w:rsid w:val="2F462750"/>
    <w:rsid w:val="2F723773"/>
    <w:rsid w:val="2F8D2A62"/>
    <w:rsid w:val="2FCF2577"/>
    <w:rsid w:val="2FD271D9"/>
    <w:rsid w:val="2FF31F17"/>
    <w:rsid w:val="2FF62D3D"/>
    <w:rsid w:val="2FFA3A98"/>
    <w:rsid w:val="301A71DF"/>
    <w:rsid w:val="304B6833"/>
    <w:rsid w:val="306453B6"/>
    <w:rsid w:val="306B6744"/>
    <w:rsid w:val="308B7CC7"/>
    <w:rsid w:val="30986E0D"/>
    <w:rsid w:val="30D04D0B"/>
    <w:rsid w:val="30DB5096"/>
    <w:rsid w:val="30DF67EA"/>
    <w:rsid w:val="311C64BD"/>
    <w:rsid w:val="312E7A8C"/>
    <w:rsid w:val="31603DCF"/>
    <w:rsid w:val="316D3050"/>
    <w:rsid w:val="31712089"/>
    <w:rsid w:val="31AA0873"/>
    <w:rsid w:val="32117252"/>
    <w:rsid w:val="32122860"/>
    <w:rsid w:val="321F3AA8"/>
    <w:rsid w:val="322D6032"/>
    <w:rsid w:val="324072FC"/>
    <w:rsid w:val="3249701F"/>
    <w:rsid w:val="32502792"/>
    <w:rsid w:val="328E0915"/>
    <w:rsid w:val="32E20814"/>
    <w:rsid w:val="332553AF"/>
    <w:rsid w:val="33552D94"/>
    <w:rsid w:val="33B075F3"/>
    <w:rsid w:val="340160C2"/>
    <w:rsid w:val="3416237E"/>
    <w:rsid w:val="34176BAE"/>
    <w:rsid w:val="343C483F"/>
    <w:rsid w:val="34711890"/>
    <w:rsid w:val="34744B40"/>
    <w:rsid w:val="347F5C4D"/>
    <w:rsid w:val="34A674CF"/>
    <w:rsid w:val="34AF787B"/>
    <w:rsid w:val="34BE0821"/>
    <w:rsid w:val="34E04562"/>
    <w:rsid w:val="350F4ADD"/>
    <w:rsid w:val="35104720"/>
    <w:rsid w:val="3538226D"/>
    <w:rsid w:val="355B7F36"/>
    <w:rsid w:val="355E71E7"/>
    <w:rsid w:val="356B0CF0"/>
    <w:rsid w:val="35873792"/>
    <w:rsid w:val="358866EC"/>
    <w:rsid w:val="359E6C74"/>
    <w:rsid w:val="35BE10C4"/>
    <w:rsid w:val="35C12962"/>
    <w:rsid w:val="35D46B3A"/>
    <w:rsid w:val="35D7264D"/>
    <w:rsid w:val="35E6061B"/>
    <w:rsid w:val="35E96F6C"/>
    <w:rsid w:val="35F635F0"/>
    <w:rsid w:val="361219A9"/>
    <w:rsid w:val="361F02B5"/>
    <w:rsid w:val="364F4412"/>
    <w:rsid w:val="36652662"/>
    <w:rsid w:val="36C82A21"/>
    <w:rsid w:val="370943D4"/>
    <w:rsid w:val="370D338F"/>
    <w:rsid w:val="371B042D"/>
    <w:rsid w:val="372A30D5"/>
    <w:rsid w:val="372E466D"/>
    <w:rsid w:val="37730553"/>
    <w:rsid w:val="37BF2127"/>
    <w:rsid w:val="37CE4EB3"/>
    <w:rsid w:val="37E50F28"/>
    <w:rsid w:val="38190055"/>
    <w:rsid w:val="38267FCD"/>
    <w:rsid w:val="38451629"/>
    <w:rsid w:val="38747024"/>
    <w:rsid w:val="389640D2"/>
    <w:rsid w:val="38CF689B"/>
    <w:rsid w:val="38D917EC"/>
    <w:rsid w:val="38E25A5A"/>
    <w:rsid w:val="38E332C1"/>
    <w:rsid w:val="38F05F19"/>
    <w:rsid w:val="39092558"/>
    <w:rsid w:val="39554F09"/>
    <w:rsid w:val="39667664"/>
    <w:rsid w:val="39AF7D28"/>
    <w:rsid w:val="39CD30F0"/>
    <w:rsid w:val="39D04118"/>
    <w:rsid w:val="39E5694E"/>
    <w:rsid w:val="39EF4CFB"/>
    <w:rsid w:val="39FD72D4"/>
    <w:rsid w:val="3A1C285D"/>
    <w:rsid w:val="3A331955"/>
    <w:rsid w:val="3A414072"/>
    <w:rsid w:val="3A6E5590"/>
    <w:rsid w:val="3A751F6D"/>
    <w:rsid w:val="3A7804D8"/>
    <w:rsid w:val="3A836438"/>
    <w:rsid w:val="3A88490F"/>
    <w:rsid w:val="3AB35002"/>
    <w:rsid w:val="3ABA00A5"/>
    <w:rsid w:val="3AE813A4"/>
    <w:rsid w:val="3AF847CC"/>
    <w:rsid w:val="3AFB6B7D"/>
    <w:rsid w:val="3AFE5E3E"/>
    <w:rsid w:val="3B11613A"/>
    <w:rsid w:val="3B374B12"/>
    <w:rsid w:val="3B731A29"/>
    <w:rsid w:val="3B8205D5"/>
    <w:rsid w:val="3B9E00AB"/>
    <w:rsid w:val="3C52276C"/>
    <w:rsid w:val="3C60131B"/>
    <w:rsid w:val="3C6029F4"/>
    <w:rsid w:val="3C636521"/>
    <w:rsid w:val="3C8A1876"/>
    <w:rsid w:val="3CA9616B"/>
    <w:rsid w:val="3CC62F17"/>
    <w:rsid w:val="3CD441A3"/>
    <w:rsid w:val="3D066DC4"/>
    <w:rsid w:val="3D5E3EFE"/>
    <w:rsid w:val="3D607F17"/>
    <w:rsid w:val="3D7F417E"/>
    <w:rsid w:val="3DB20418"/>
    <w:rsid w:val="3DEA0C4D"/>
    <w:rsid w:val="3DF053E7"/>
    <w:rsid w:val="3E7A6160"/>
    <w:rsid w:val="3EB1335B"/>
    <w:rsid w:val="3F073ADC"/>
    <w:rsid w:val="3F463191"/>
    <w:rsid w:val="3F510ED8"/>
    <w:rsid w:val="3F591D20"/>
    <w:rsid w:val="3F824E8C"/>
    <w:rsid w:val="3F99324C"/>
    <w:rsid w:val="3FA9685D"/>
    <w:rsid w:val="3FEC558C"/>
    <w:rsid w:val="400367DB"/>
    <w:rsid w:val="400B13AA"/>
    <w:rsid w:val="401235F4"/>
    <w:rsid w:val="40297384"/>
    <w:rsid w:val="403B05C4"/>
    <w:rsid w:val="406E1091"/>
    <w:rsid w:val="408B5797"/>
    <w:rsid w:val="40D10202"/>
    <w:rsid w:val="40E50DFB"/>
    <w:rsid w:val="40EF1CFA"/>
    <w:rsid w:val="411D3738"/>
    <w:rsid w:val="41261DCB"/>
    <w:rsid w:val="415C3A5A"/>
    <w:rsid w:val="415D5C35"/>
    <w:rsid w:val="41696076"/>
    <w:rsid w:val="417C4D58"/>
    <w:rsid w:val="41943621"/>
    <w:rsid w:val="41A44957"/>
    <w:rsid w:val="41BD0482"/>
    <w:rsid w:val="41C4627B"/>
    <w:rsid w:val="421650D8"/>
    <w:rsid w:val="421A26E1"/>
    <w:rsid w:val="42346A95"/>
    <w:rsid w:val="42827F0E"/>
    <w:rsid w:val="42AA3236"/>
    <w:rsid w:val="42B84FD1"/>
    <w:rsid w:val="42D3596A"/>
    <w:rsid w:val="42F41792"/>
    <w:rsid w:val="430B16C1"/>
    <w:rsid w:val="431F429C"/>
    <w:rsid w:val="43325566"/>
    <w:rsid w:val="435979DC"/>
    <w:rsid w:val="435B61A4"/>
    <w:rsid w:val="435F01BC"/>
    <w:rsid w:val="4376597E"/>
    <w:rsid w:val="438621B4"/>
    <w:rsid w:val="438C45B0"/>
    <w:rsid w:val="43A47A68"/>
    <w:rsid w:val="43BE6733"/>
    <w:rsid w:val="43F5435C"/>
    <w:rsid w:val="43F7001B"/>
    <w:rsid w:val="442A666C"/>
    <w:rsid w:val="44312079"/>
    <w:rsid w:val="44593F7C"/>
    <w:rsid w:val="446217B4"/>
    <w:rsid w:val="44A11F7D"/>
    <w:rsid w:val="44BF7729"/>
    <w:rsid w:val="44D6247E"/>
    <w:rsid w:val="44DA1AA1"/>
    <w:rsid w:val="451B58CA"/>
    <w:rsid w:val="45217F19"/>
    <w:rsid w:val="45244CBC"/>
    <w:rsid w:val="452D591E"/>
    <w:rsid w:val="453B44DF"/>
    <w:rsid w:val="4550160D"/>
    <w:rsid w:val="45667082"/>
    <w:rsid w:val="45674AB8"/>
    <w:rsid w:val="456B4699"/>
    <w:rsid w:val="45BC6CA2"/>
    <w:rsid w:val="45D603C3"/>
    <w:rsid w:val="45D9084C"/>
    <w:rsid w:val="45EE0BA3"/>
    <w:rsid w:val="46130FB8"/>
    <w:rsid w:val="466427D7"/>
    <w:rsid w:val="468A0822"/>
    <w:rsid w:val="469317FC"/>
    <w:rsid w:val="46E56B96"/>
    <w:rsid w:val="46E918EB"/>
    <w:rsid w:val="4707219F"/>
    <w:rsid w:val="470A3070"/>
    <w:rsid w:val="471A1ED2"/>
    <w:rsid w:val="47943CFE"/>
    <w:rsid w:val="47B64A32"/>
    <w:rsid w:val="47E4786B"/>
    <w:rsid w:val="48056B92"/>
    <w:rsid w:val="480F755D"/>
    <w:rsid w:val="481F481F"/>
    <w:rsid w:val="48487B57"/>
    <w:rsid w:val="48546F5D"/>
    <w:rsid w:val="48581BAE"/>
    <w:rsid w:val="487D3D7D"/>
    <w:rsid w:val="48E0653F"/>
    <w:rsid w:val="491B2179"/>
    <w:rsid w:val="49246DC9"/>
    <w:rsid w:val="49794AF8"/>
    <w:rsid w:val="499E3A8A"/>
    <w:rsid w:val="499E5A90"/>
    <w:rsid w:val="49D26D8A"/>
    <w:rsid w:val="49D35526"/>
    <w:rsid w:val="49FE3D2D"/>
    <w:rsid w:val="4A1D5C97"/>
    <w:rsid w:val="4A404346"/>
    <w:rsid w:val="4A5E2A1E"/>
    <w:rsid w:val="4A7A38DF"/>
    <w:rsid w:val="4A902820"/>
    <w:rsid w:val="4AB443EC"/>
    <w:rsid w:val="4B115DA6"/>
    <w:rsid w:val="4B121D62"/>
    <w:rsid w:val="4B32495A"/>
    <w:rsid w:val="4B55074B"/>
    <w:rsid w:val="4B774073"/>
    <w:rsid w:val="4BA3473D"/>
    <w:rsid w:val="4BD31A71"/>
    <w:rsid w:val="4BF32548"/>
    <w:rsid w:val="4BFA0524"/>
    <w:rsid w:val="4C4F0870"/>
    <w:rsid w:val="4C7D779F"/>
    <w:rsid w:val="4C8C7A10"/>
    <w:rsid w:val="4CAC43BE"/>
    <w:rsid w:val="4CCD4902"/>
    <w:rsid w:val="4CD03BE1"/>
    <w:rsid w:val="4CEA2347"/>
    <w:rsid w:val="4CF11FB6"/>
    <w:rsid w:val="4D0D7B68"/>
    <w:rsid w:val="4D0E072B"/>
    <w:rsid w:val="4DA71038"/>
    <w:rsid w:val="4DE95A24"/>
    <w:rsid w:val="4DF62F44"/>
    <w:rsid w:val="4E0631B0"/>
    <w:rsid w:val="4E165AE9"/>
    <w:rsid w:val="4E3B5550"/>
    <w:rsid w:val="4E3E0B9C"/>
    <w:rsid w:val="4E695448"/>
    <w:rsid w:val="4ED129DC"/>
    <w:rsid w:val="4EE42DCE"/>
    <w:rsid w:val="4EE5726A"/>
    <w:rsid w:val="4EEF00E8"/>
    <w:rsid w:val="4F234ED1"/>
    <w:rsid w:val="4F345540"/>
    <w:rsid w:val="4F3803C7"/>
    <w:rsid w:val="4F3A0EE3"/>
    <w:rsid w:val="4F4C7F38"/>
    <w:rsid w:val="4F535F8D"/>
    <w:rsid w:val="4F722CCD"/>
    <w:rsid w:val="4F727AAC"/>
    <w:rsid w:val="4FB05A0F"/>
    <w:rsid w:val="4FD2002D"/>
    <w:rsid w:val="4FE67C5A"/>
    <w:rsid w:val="50175B49"/>
    <w:rsid w:val="502341CC"/>
    <w:rsid w:val="505530AA"/>
    <w:rsid w:val="505676C6"/>
    <w:rsid w:val="505F39C4"/>
    <w:rsid w:val="50B83F61"/>
    <w:rsid w:val="50F17AAA"/>
    <w:rsid w:val="51140C15"/>
    <w:rsid w:val="51243BF3"/>
    <w:rsid w:val="51543913"/>
    <w:rsid w:val="515B3813"/>
    <w:rsid w:val="515B7CB7"/>
    <w:rsid w:val="5168137A"/>
    <w:rsid w:val="51BA678C"/>
    <w:rsid w:val="51C17EA0"/>
    <w:rsid w:val="51C66645"/>
    <w:rsid w:val="52602B13"/>
    <w:rsid w:val="527B3562"/>
    <w:rsid w:val="52A533C9"/>
    <w:rsid w:val="52B44D4C"/>
    <w:rsid w:val="52C9614F"/>
    <w:rsid w:val="52E74EC7"/>
    <w:rsid w:val="52F45CCD"/>
    <w:rsid w:val="52F76A10"/>
    <w:rsid w:val="52FF4A4F"/>
    <w:rsid w:val="531C5EC7"/>
    <w:rsid w:val="53401A54"/>
    <w:rsid w:val="53465B65"/>
    <w:rsid w:val="53486019"/>
    <w:rsid w:val="536203AC"/>
    <w:rsid w:val="53852DC9"/>
    <w:rsid w:val="539C0FEE"/>
    <w:rsid w:val="54005A91"/>
    <w:rsid w:val="54100B80"/>
    <w:rsid w:val="541127AF"/>
    <w:rsid w:val="54145162"/>
    <w:rsid w:val="542F73C3"/>
    <w:rsid w:val="543547EF"/>
    <w:rsid w:val="54874EC4"/>
    <w:rsid w:val="54A55A10"/>
    <w:rsid w:val="54A8759B"/>
    <w:rsid w:val="54CB6F02"/>
    <w:rsid w:val="54CC5E63"/>
    <w:rsid w:val="54D05D83"/>
    <w:rsid w:val="54DB2AD1"/>
    <w:rsid w:val="551D59AF"/>
    <w:rsid w:val="551E6CEE"/>
    <w:rsid w:val="552A59D6"/>
    <w:rsid w:val="552C10A0"/>
    <w:rsid w:val="55774994"/>
    <w:rsid w:val="55960311"/>
    <w:rsid w:val="55AD7F99"/>
    <w:rsid w:val="55B059B2"/>
    <w:rsid w:val="55E22755"/>
    <w:rsid w:val="56286BBA"/>
    <w:rsid w:val="566D1835"/>
    <w:rsid w:val="568B6949"/>
    <w:rsid w:val="56927CD7"/>
    <w:rsid w:val="569752EE"/>
    <w:rsid w:val="56A9624D"/>
    <w:rsid w:val="56D252CE"/>
    <w:rsid w:val="57070CB4"/>
    <w:rsid w:val="574B60D8"/>
    <w:rsid w:val="57525C4F"/>
    <w:rsid w:val="57541431"/>
    <w:rsid w:val="57566CFC"/>
    <w:rsid w:val="575B5C43"/>
    <w:rsid w:val="576B58CE"/>
    <w:rsid w:val="578E252E"/>
    <w:rsid w:val="57BB5821"/>
    <w:rsid w:val="57F56770"/>
    <w:rsid w:val="581B20F8"/>
    <w:rsid w:val="582174D0"/>
    <w:rsid w:val="587A4EC7"/>
    <w:rsid w:val="58A5761F"/>
    <w:rsid w:val="58A9117D"/>
    <w:rsid w:val="58ED04EC"/>
    <w:rsid w:val="590269DA"/>
    <w:rsid w:val="591D4504"/>
    <w:rsid w:val="5921146F"/>
    <w:rsid w:val="59372D3D"/>
    <w:rsid w:val="59401C6C"/>
    <w:rsid w:val="5987789B"/>
    <w:rsid w:val="59957B52"/>
    <w:rsid w:val="59B375F7"/>
    <w:rsid w:val="59F97C30"/>
    <w:rsid w:val="59FB08E1"/>
    <w:rsid w:val="59FD47F4"/>
    <w:rsid w:val="5A4424E7"/>
    <w:rsid w:val="5A6519F4"/>
    <w:rsid w:val="5A670EED"/>
    <w:rsid w:val="5AA7161B"/>
    <w:rsid w:val="5ABE74A5"/>
    <w:rsid w:val="5AC70F4B"/>
    <w:rsid w:val="5AF34ABD"/>
    <w:rsid w:val="5B13515F"/>
    <w:rsid w:val="5B3E6934"/>
    <w:rsid w:val="5B647718"/>
    <w:rsid w:val="5B775315"/>
    <w:rsid w:val="5BC64F29"/>
    <w:rsid w:val="5BCC1717"/>
    <w:rsid w:val="5BFE5E0F"/>
    <w:rsid w:val="5C0D1B30"/>
    <w:rsid w:val="5C2268F0"/>
    <w:rsid w:val="5C7659A5"/>
    <w:rsid w:val="5C7D31D8"/>
    <w:rsid w:val="5CDB057C"/>
    <w:rsid w:val="5CDC2AA8"/>
    <w:rsid w:val="5CE96783"/>
    <w:rsid w:val="5CF54822"/>
    <w:rsid w:val="5D594635"/>
    <w:rsid w:val="5D8C7CE9"/>
    <w:rsid w:val="5D8D5131"/>
    <w:rsid w:val="5DB43D9F"/>
    <w:rsid w:val="5DF04D4E"/>
    <w:rsid w:val="5DF9063C"/>
    <w:rsid w:val="5E065D78"/>
    <w:rsid w:val="5E172DD2"/>
    <w:rsid w:val="5E5335F6"/>
    <w:rsid w:val="5E9B13B4"/>
    <w:rsid w:val="5F0306C0"/>
    <w:rsid w:val="5F035084"/>
    <w:rsid w:val="5F3F6522"/>
    <w:rsid w:val="5F675708"/>
    <w:rsid w:val="5FB32A6C"/>
    <w:rsid w:val="5FEF112E"/>
    <w:rsid w:val="5FF3600D"/>
    <w:rsid w:val="5FFA069B"/>
    <w:rsid w:val="600317E9"/>
    <w:rsid w:val="600733B6"/>
    <w:rsid w:val="600C65F7"/>
    <w:rsid w:val="600F7E05"/>
    <w:rsid w:val="60181214"/>
    <w:rsid w:val="60824919"/>
    <w:rsid w:val="609B428E"/>
    <w:rsid w:val="609D79A4"/>
    <w:rsid w:val="60D42025"/>
    <w:rsid w:val="610012BB"/>
    <w:rsid w:val="61117176"/>
    <w:rsid w:val="6116253A"/>
    <w:rsid w:val="61401B67"/>
    <w:rsid w:val="61533C8F"/>
    <w:rsid w:val="6164625D"/>
    <w:rsid w:val="616A443C"/>
    <w:rsid w:val="61706E67"/>
    <w:rsid w:val="61826B9A"/>
    <w:rsid w:val="619F774C"/>
    <w:rsid w:val="61AD1E69"/>
    <w:rsid w:val="61AD3C17"/>
    <w:rsid w:val="61D24E8C"/>
    <w:rsid w:val="621A5137"/>
    <w:rsid w:val="621E76E6"/>
    <w:rsid w:val="622A129B"/>
    <w:rsid w:val="62316557"/>
    <w:rsid w:val="624C6FF2"/>
    <w:rsid w:val="62706034"/>
    <w:rsid w:val="627A35A1"/>
    <w:rsid w:val="628250A4"/>
    <w:rsid w:val="62C16D24"/>
    <w:rsid w:val="62CA502A"/>
    <w:rsid w:val="630A38AB"/>
    <w:rsid w:val="631873CD"/>
    <w:rsid w:val="633D3C3B"/>
    <w:rsid w:val="633F22D2"/>
    <w:rsid w:val="63501A6A"/>
    <w:rsid w:val="635A7DCF"/>
    <w:rsid w:val="63741FC9"/>
    <w:rsid w:val="63831EB4"/>
    <w:rsid w:val="63BD659F"/>
    <w:rsid w:val="63D34AEE"/>
    <w:rsid w:val="63D467B7"/>
    <w:rsid w:val="63DA6451"/>
    <w:rsid w:val="63DD630A"/>
    <w:rsid w:val="63DD7B5A"/>
    <w:rsid w:val="63DE4E6F"/>
    <w:rsid w:val="63EB4B5E"/>
    <w:rsid w:val="64020D38"/>
    <w:rsid w:val="64101EA0"/>
    <w:rsid w:val="6410335F"/>
    <w:rsid w:val="64777776"/>
    <w:rsid w:val="64917820"/>
    <w:rsid w:val="64AC465A"/>
    <w:rsid w:val="64B800F0"/>
    <w:rsid w:val="64B871F3"/>
    <w:rsid w:val="64C30C0B"/>
    <w:rsid w:val="64DE2339"/>
    <w:rsid w:val="64E66B52"/>
    <w:rsid w:val="65020980"/>
    <w:rsid w:val="6511628B"/>
    <w:rsid w:val="65497C58"/>
    <w:rsid w:val="65694C2E"/>
    <w:rsid w:val="658F5CDD"/>
    <w:rsid w:val="65F362B8"/>
    <w:rsid w:val="65FC6831"/>
    <w:rsid w:val="66012783"/>
    <w:rsid w:val="663E7534"/>
    <w:rsid w:val="66523EDD"/>
    <w:rsid w:val="665533E3"/>
    <w:rsid w:val="665F56FC"/>
    <w:rsid w:val="66684718"/>
    <w:rsid w:val="668F2B9E"/>
    <w:rsid w:val="66A001EE"/>
    <w:rsid w:val="66D032A4"/>
    <w:rsid w:val="67472418"/>
    <w:rsid w:val="67630DA0"/>
    <w:rsid w:val="677A62FF"/>
    <w:rsid w:val="678C0773"/>
    <w:rsid w:val="67B2516C"/>
    <w:rsid w:val="67BD092C"/>
    <w:rsid w:val="67D67F21"/>
    <w:rsid w:val="67DA7D95"/>
    <w:rsid w:val="67EB5499"/>
    <w:rsid w:val="67F500C6"/>
    <w:rsid w:val="67FC1489"/>
    <w:rsid w:val="680C4DB4"/>
    <w:rsid w:val="680D18B3"/>
    <w:rsid w:val="68151C1E"/>
    <w:rsid w:val="68273FF7"/>
    <w:rsid w:val="68295FC1"/>
    <w:rsid w:val="685748DD"/>
    <w:rsid w:val="68C76C42"/>
    <w:rsid w:val="68CC627F"/>
    <w:rsid w:val="68CF7305"/>
    <w:rsid w:val="68F20AA9"/>
    <w:rsid w:val="691F4460"/>
    <w:rsid w:val="696123E0"/>
    <w:rsid w:val="69670B4F"/>
    <w:rsid w:val="69A00505"/>
    <w:rsid w:val="69EE1440"/>
    <w:rsid w:val="69F21687"/>
    <w:rsid w:val="69F72FE2"/>
    <w:rsid w:val="69FC3347"/>
    <w:rsid w:val="6A034B4F"/>
    <w:rsid w:val="6A0D7F1C"/>
    <w:rsid w:val="6A295A16"/>
    <w:rsid w:val="6A38073E"/>
    <w:rsid w:val="6A521800"/>
    <w:rsid w:val="6A537C4E"/>
    <w:rsid w:val="6A5C267E"/>
    <w:rsid w:val="6A672C87"/>
    <w:rsid w:val="6A707A52"/>
    <w:rsid w:val="6A9260A0"/>
    <w:rsid w:val="6AF20B7A"/>
    <w:rsid w:val="6AFB6456"/>
    <w:rsid w:val="6B0A3E88"/>
    <w:rsid w:val="6B117EB4"/>
    <w:rsid w:val="6B797260"/>
    <w:rsid w:val="6BAC3191"/>
    <w:rsid w:val="6C184383"/>
    <w:rsid w:val="6C20148A"/>
    <w:rsid w:val="6C7930E8"/>
    <w:rsid w:val="6C8112B5"/>
    <w:rsid w:val="6C8934D3"/>
    <w:rsid w:val="6C96525A"/>
    <w:rsid w:val="6CA91F70"/>
    <w:rsid w:val="6CC70020"/>
    <w:rsid w:val="6CC94A75"/>
    <w:rsid w:val="6CCA4083"/>
    <w:rsid w:val="6CFC2E73"/>
    <w:rsid w:val="6D036287"/>
    <w:rsid w:val="6D3561B7"/>
    <w:rsid w:val="6D543AE1"/>
    <w:rsid w:val="6D5A6F18"/>
    <w:rsid w:val="6D6D36DC"/>
    <w:rsid w:val="6D711757"/>
    <w:rsid w:val="6DA76903"/>
    <w:rsid w:val="6DB427D1"/>
    <w:rsid w:val="6E027099"/>
    <w:rsid w:val="6E0341BE"/>
    <w:rsid w:val="6E076DA5"/>
    <w:rsid w:val="6E2642CF"/>
    <w:rsid w:val="6E2A25F5"/>
    <w:rsid w:val="6E3D27C7"/>
    <w:rsid w:val="6E4B0B7C"/>
    <w:rsid w:val="6E4B6C92"/>
    <w:rsid w:val="6E5061A7"/>
    <w:rsid w:val="6E5F098F"/>
    <w:rsid w:val="6EA45C7C"/>
    <w:rsid w:val="6ECE0386"/>
    <w:rsid w:val="6EEA46FD"/>
    <w:rsid w:val="6EED1AF7"/>
    <w:rsid w:val="6F252FA2"/>
    <w:rsid w:val="6F3E67F6"/>
    <w:rsid w:val="6F824C46"/>
    <w:rsid w:val="6F885777"/>
    <w:rsid w:val="6F911E87"/>
    <w:rsid w:val="6FB91182"/>
    <w:rsid w:val="6FBB73A9"/>
    <w:rsid w:val="6FC05652"/>
    <w:rsid w:val="6FC22F83"/>
    <w:rsid w:val="6FD6444B"/>
    <w:rsid w:val="701C781D"/>
    <w:rsid w:val="70241157"/>
    <w:rsid w:val="70271038"/>
    <w:rsid w:val="706E7E07"/>
    <w:rsid w:val="709D7EA5"/>
    <w:rsid w:val="70BB7448"/>
    <w:rsid w:val="70C1148D"/>
    <w:rsid w:val="70DF7B65"/>
    <w:rsid w:val="71136DEE"/>
    <w:rsid w:val="7113778C"/>
    <w:rsid w:val="712107AA"/>
    <w:rsid w:val="718C1A9B"/>
    <w:rsid w:val="719A7BC9"/>
    <w:rsid w:val="71C31DA1"/>
    <w:rsid w:val="71D95B36"/>
    <w:rsid w:val="71D97602"/>
    <w:rsid w:val="721970A7"/>
    <w:rsid w:val="724E6B61"/>
    <w:rsid w:val="72AF1530"/>
    <w:rsid w:val="72B54589"/>
    <w:rsid w:val="72D51220"/>
    <w:rsid w:val="72ED2DE8"/>
    <w:rsid w:val="72F13B80"/>
    <w:rsid w:val="73013B4B"/>
    <w:rsid w:val="730B1A40"/>
    <w:rsid w:val="73121E6F"/>
    <w:rsid w:val="73173575"/>
    <w:rsid w:val="732C5C1E"/>
    <w:rsid w:val="73461136"/>
    <w:rsid w:val="735E6385"/>
    <w:rsid w:val="73883219"/>
    <w:rsid w:val="739351FC"/>
    <w:rsid w:val="73B274A0"/>
    <w:rsid w:val="73B47087"/>
    <w:rsid w:val="73B478E6"/>
    <w:rsid w:val="74177EF7"/>
    <w:rsid w:val="748A492B"/>
    <w:rsid w:val="74A07A06"/>
    <w:rsid w:val="74A92270"/>
    <w:rsid w:val="74AC2CD5"/>
    <w:rsid w:val="74E110D3"/>
    <w:rsid w:val="74F90F0C"/>
    <w:rsid w:val="750C5C2E"/>
    <w:rsid w:val="75182355"/>
    <w:rsid w:val="751C1388"/>
    <w:rsid w:val="758C285F"/>
    <w:rsid w:val="75953D9E"/>
    <w:rsid w:val="75BA5DF1"/>
    <w:rsid w:val="75E14953"/>
    <w:rsid w:val="75F95225"/>
    <w:rsid w:val="75FB1725"/>
    <w:rsid w:val="761A0D0A"/>
    <w:rsid w:val="76221799"/>
    <w:rsid w:val="766F0AF3"/>
    <w:rsid w:val="7693567A"/>
    <w:rsid w:val="76E25F46"/>
    <w:rsid w:val="76F372C3"/>
    <w:rsid w:val="76F62C17"/>
    <w:rsid w:val="77084C62"/>
    <w:rsid w:val="771A6916"/>
    <w:rsid w:val="771C0118"/>
    <w:rsid w:val="772164A5"/>
    <w:rsid w:val="772C64B4"/>
    <w:rsid w:val="773B26C2"/>
    <w:rsid w:val="77687B79"/>
    <w:rsid w:val="77872B92"/>
    <w:rsid w:val="778D031B"/>
    <w:rsid w:val="782040E6"/>
    <w:rsid w:val="7826607A"/>
    <w:rsid w:val="782B18E2"/>
    <w:rsid w:val="784B7055"/>
    <w:rsid w:val="788C05D2"/>
    <w:rsid w:val="789D79AA"/>
    <w:rsid w:val="78B226C7"/>
    <w:rsid w:val="78B83224"/>
    <w:rsid w:val="78C55892"/>
    <w:rsid w:val="7947274B"/>
    <w:rsid w:val="799B0A29"/>
    <w:rsid w:val="79A84B20"/>
    <w:rsid w:val="79AC409A"/>
    <w:rsid w:val="7A0679AF"/>
    <w:rsid w:val="7A192019"/>
    <w:rsid w:val="7A2B7977"/>
    <w:rsid w:val="7A37456E"/>
    <w:rsid w:val="7A5A767E"/>
    <w:rsid w:val="7B6825E1"/>
    <w:rsid w:val="7B857274"/>
    <w:rsid w:val="7BB120FE"/>
    <w:rsid w:val="7BDC717B"/>
    <w:rsid w:val="7CAB0325"/>
    <w:rsid w:val="7CF17F7C"/>
    <w:rsid w:val="7D434AEA"/>
    <w:rsid w:val="7D5611AF"/>
    <w:rsid w:val="7D836231"/>
    <w:rsid w:val="7D99109C"/>
    <w:rsid w:val="7DE7402D"/>
    <w:rsid w:val="7DE92023"/>
    <w:rsid w:val="7E0E1A8A"/>
    <w:rsid w:val="7E200DC8"/>
    <w:rsid w:val="7E3C2153"/>
    <w:rsid w:val="7E411E5F"/>
    <w:rsid w:val="7E44676F"/>
    <w:rsid w:val="7E4A61D0"/>
    <w:rsid w:val="7E5020A2"/>
    <w:rsid w:val="7E5E6806"/>
    <w:rsid w:val="7E70004F"/>
    <w:rsid w:val="7E754DC3"/>
    <w:rsid w:val="7E9604AE"/>
    <w:rsid w:val="7EAF6391"/>
    <w:rsid w:val="7ECC64CE"/>
    <w:rsid w:val="7EE81E27"/>
    <w:rsid w:val="7EFE38AC"/>
    <w:rsid w:val="7F25708B"/>
    <w:rsid w:val="7F2A746E"/>
    <w:rsid w:val="7F2B5241"/>
    <w:rsid w:val="7F44134D"/>
    <w:rsid w:val="7F743B6E"/>
    <w:rsid w:val="7F7D0C75"/>
    <w:rsid w:val="7F867606"/>
    <w:rsid w:val="7FAF6A04"/>
    <w:rsid w:val="7FBF17B5"/>
    <w:rsid w:val="7FCF4400"/>
    <w:rsid w:val="7FE007F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1"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qFormat="1"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paragraph" w:styleId="3">
    <w:name w:val="heading 2"/>
    <w:basedOn w:val="1"/>
    <w:next w:val="1"/>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paragraph" w:styleId="4">
    <w:name w:val="heading 3"/>
    <w:basedOn w:val="1"/>
    <w:next w:val="1"/>
    <w:autoRedefine/>
    <w:unhideWhenUsed/>
    <w:qFormat/>
    <w:uiPriority w:val="0"/>
    <w:pPr>
      <w:keepNext/>
      <w:keepLines/>
      <w:spacing w:before="260" w:beforeLines="0" w:beforeAutospacing="0" w:after="260" w:afterLines="0" w:afterAutospacing="0" w:line="413" w:lineRule="auto"/>
      <w:outlineLvl w:val="2"/>
    </w:pPr>
    <w:rPr>
      <w:b/>
      <w:sz w:val="32"/>
    </w:rPr>
  </w:style>
  <w:style w:type="character" w:default="1" w:styleId="15">
    <w:name w:val="Default Paragraph Font"/>
    <w:semiHidden/>
    <w:qFormat/>
    <w:uiPriority w:val="0"/>
  </w:style>
  <w:style w:type="table" w:default="1" w:styleId="13">
    <w:name w:val="Normal Table"/>
    <w:autoRedefine/>
    <w:semiHidden/>
    <w:qFormat/>
    <w:uiPriority w:val="0"/>
    <w:tblPr>
      <w:tblCellMar>
        <w:top w:w="0" w:type="dxa"/>
        <w:left w:w="108" w:type="dxa"/>
        <w:bottom w:w="0" w:type="dxa"/>
        <w:right w:w="108" w:type="dxa"/>
      </w:tblCellMar>
    </w:tblPr>
  </w:style>
  <w:style w:type="paragraph" w:styleId="5">
    <w:name w:val="Body Text"/>
    <w:basedOn w:val="1"/>
    <w:autoRedefine/>
    <w:qFormat/>
    <w:uiPriority w:val="1"/>
    <w:pPr>
      <w:widowControl w:val="0"/>
      <w:ind w:left="154" w:firstLine="0"/>
    </w:pPr>
    <w:rPr>
      <w:rFonts w:ascii="宋体" w:hAnsi="宋体" w:eastAsia="宋体"/>
      <w:sz w:val="24"/>
      <w:szCs w:val="24"/>
      <w:lang w:bidi="ar-SA"/>
    </w:rPr>
  </w:style>
  <w:style w:type="paragraph" w:styleId="6">
    <w:name w:val="Body Text Indent"/>
    <w:basedOn w:val="1"/>
    <w:autoRedefine/>
    <w:qFormat/>
    <w:uiPriority w:val="0"/>
    <w:pPr>
      <w:spacing w:after="120" w:afterLines="0" w:afterAutospacing="0"/>
      <w:ind w:left="420" w:leftChars="200"/>
    </w:pPr>
  </w:style>
  <w:style w:type="paragraph" w:styleId="7">
    <w:name w:val="toc 3"/>
    <w:basedOn w:val="1"/>
    <w:next w:val="1"/>
    <w:qFormat/>
    <w:uiPriority w:val="0"/>
    <w:pPr>
      <w:ind w:left="840" w:leftChars="400"/>
    </w:pPr>
  </w:style>
  <w:style w:type="paragraph" w:styleId="8">
    <w:name w:val="footer"/>
    <w:basedOn w:val="1"/>
    <w:autoRedefine/>
    <w:qFormat/>
    <w:uiPriority w:val="0"/>
    <w:pPr>
      <w:tabs>
        <w:tab w:val="center" w:pos="4153"/>
        <w:tab w:val="right" w:pos="8306"/>
      </w:tabs>
      <w:snapToGrid w:val="0"/>
      <w:jc w:val="left"/>
    </w:pPr>
    <w:rPr>
      <w:sz w:val="18"/>
    </w:rPr>
  </w:style>
  <w:style w:type="paragraph" w:styleId="9">
    <w:name w:val="header"/>
    <w:basedOn w:val="1"/>
    <w:autoRedefine/>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10">
    <w:name w:val="toc 1"/>
    <w:basedOn w:val="1"/>
    <w:next w:val="1"/>
    <w:qFormat/>
    <w:uiPriority w:val="0"/>
  </w:style>
  <w:style w:type="paragraph" w:styleId="11">
    <w:name w:val="toc 2"/>
    <w:basedOn w:val="1"/>
    <w:next w:val="1"/>
    <w:qFormat/>
    <w:uiPriority w:val="0"/>
    <w:pPr>
      <w:ind w:left="420" w:leftChars="200"/>
    </w:pPr>
  </w:style>
  <w:style w:type="paragraph" w:styleId="12">
    <w:name w:val="Body Text First Indent 2"/>
    <w:basedOn w:val="6"/>
    <w:link w:val="24"/>
    <w:autoRedefine/>
    <w:qFormat/>
    <w:uiPriority w:val="0"/>
    <w:pPr>
      <w:ind w:firstLine="420" w:firstLineChars="200"/>
    </w:pPr>
  </w:style>
  <w:style w:type="table" w:styleId="14">
    <w:name w:val="Table Grid"/>
    <w:basedOn w:val="13"/>
    <w:autoRedefine/>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6">
    <w:name w:val="Strong"/>
    <w:basedOn w:val="15"/>
    <w:qFormat/>
    <w:uiPriority w:val="0"/>
    <w:rPr>
      <w:b/>
    </w:rPr>
  </w:style>
  <w:style w:type="character" w:styleId="17">
    <w:name w:val="Emphasis"/>
    <w:basedOn w:val="15"/>
    <w:qFormat/>
    <w:uiPriority w:val="0"/>
    <w:rPr>
      <w:i/>
    </w:rPr>
  </w:style>
  <w:style w:type="character" w:styleId="18">
    <w:name w:val="Hyperlink"/>
    <w:basedOn w:val="15"/>
    <w:autoRedefine/>
    <w:unhideWhenUsed/>
    <w:qFormat/>
    <w:uiPriority w:val="99"/>
    <w:rPr>
      <w:color w:val="0563C1"/>
      <w:u w:val="single"/>
    </w:rPr>
  </w:style>
  <w:style w:type="paragraph" w:styleId="19">
    <w:name w:val="No Spacing"/>
    <w:autoRedefine/>
    <w:qFormat/>
    <w:uiPriority w:val="1"/>
    <w:rPr>
      <w:rFonts w:ascii="Calibri" w:hAnsi="Calibri" w:eastAsia="宋体" w:cs="Times New Roman"/>
      <w:sz w:val="22"/>
      <w:szCs w:val="22"/>
      <w:lang w:val="en-US" w:eastAsia="zh-CN" w:bidi="ar-SA"/>
    </w:rPr>
  </w:style>
  <w:style w:type="paragraph" w:styleId="20">
    <w:name w:val="List Paragraph"/>
    <w:basedOn w:val="1"/>
    <w:qFormat/>
    <w:uiPriority w:val="34"/>
    <w:pPr>
      <w:ind w:left="720"/>
      <w:contextualSpacing/>
    </w:pPr>
  </w:style>
  <w:style w:type="paragraph" w:customStyle="1" w:styleId="21">
    <w:name w:val="WPSOffice手动目录 1"/>
    <w:qFormat/>
    <w:uiPriority w:val="0"/>
    <w:pPr>
      <w:ind w:leftChars="0"/>
    </w:pPr>
    <w:rPr>
      <w:rFonts w:ascii="Times New Roman" w:hAnsi="Times New Roman" w:eastAsia="宋体" w:cs="Times New Roman"/>
      <w:sz w:val="20"/>
      <w:szCs w:val="20"/>
    </w:rPr>
  </w:style>
  <w:style w:type="paragraph" w:customStyle="1" w:styleId="22">
    <w:name w:val="WPSOffice手动目录 2"/>
    <w:qFormat/>
    <w:uiPriority w:val="0"/>
    <w:pPr>
      <w:ind w:leftChars="200"/>
    </w:pPr>
    <w:rPr>
      <w:rFonts w:ascii="Times New Roman" w:hAnsi="Times New Roman" w:eastAsia="宋体" w:cs="Times New Roman"/>
      <w:sz w:val="20"/>
      <w:szCs w:val="20"/>
    </w:rPr>
  </w:style>
  <w:style w:type="paragraph" w:customStyle="1" w:styleId="23">
    <w:name w:val="WPSOffice手动目录 3"/>
    <w:qFormat/>
    <w:uiPriority w:val="0"/>
    <w:pPr>
      <w:ind w:leftChars="400"/>
    </w:pPr>
    <w:rPr>
      <w:rFonts w:ascii="Times New Roman" w:hAnsi="Times New Roman" w:eastAsia="宋体" w:cs="Times New Roman"/>
      <w:sz w:val="20"/>
      <w:szCs w:val="20"/>
    </w:rPr>
  </w:style>
  <w:style w:type="character" w:customStyle="1" w:styleId="24">
    <w:name w:val="正文首行缩进 2 Char"/>
    <w:link w:val="12"/>
    <w:qFormat/>
    <w:uiPriority w:val="0"/>
  </w:style>
</w:styles>
</file>

<file path=word/_rels/document.xml.rels><?xml version="1.0" encoding="UTF-8" standalone="yes"?>
<Relationships xmlns="http://schemas.openxmlformats.org/package/2006/relationships"><Relationship Id="rId99" Type="http://schemas.openxmlformats.org/officeDocument/2006/relationships/image" Target="media/image94.png"/><Relationship Id="rId98" Type="http://schemas.openxmlformats.org/officeDocument/2006/relationships/image" Target="media/image93.png"/><Relationship Id="rId97" Type="http://schemas.openxmlformats.org/officeDocument/2006/relationships/image" Target="media/image92.png"/><Relationship Id="rId96" Type="http://schemas.openxmlformats.org/officeDocument/2006/relationships/image" Target="media/image91.png"/><Relationship Id="rId95" Type="http://schemas.openxmlformats.org/officeDocument/2006/relationships/image" Target="media/image90.png"/><Relationship Id="rId94" Type="http://schemas.openxmlformats.org/officeDocument/2006/relationships/image" Target="media/image89.png"/><Relationship Id="rId93" Type="http://schemas.openxmlformats.org/officeDocument/2006/relationships/image" Target="media/image88.png"/><Relationship Id="rId92" Type="http://schemas.openxmlformats.org/officeDocument/2006/relationships/image" Target="media/image87.png"/><Relationship Id="rId91" Type="http://schemas.openxmlformats.org/officeDocument/2006/relationships/image" Target="media/image86.png"/><Relationship Id="rId90" Type="http://schemas.openxmlformats.org/officeDocument/2006/relationships/image" Target="media/image85.png"/><Relationship Id="rId9" Type="http://schemas.openxmlformats.org/officeDocument/2006/relationships/image" Target="media/image4.png"/><Relationship Id="rId89" Type="http://schemas.openxmlformats.org/officeDocument/2006/relationships/image" Target="media/image84.png"/><Relationship Id="rId88" Type="http://schemas.openxmlformats.org/officeDocument/2006/relationships/image" Target="media/image83.png"/><Relationship Id="rId87" Type="http://schemas.openxmlformats.org/officeDocument/2006/relationships/image" Target="media/image82.png"/><Relationship Id="rId86" Type="http://schemas.openxmlformats.org/officeDocument/2006/relationships/image" Target="media/image81.png"/><Relationship Id="rId85" Type="http://schemas.openxmlformats.org/officeDocument/2006/relationships/image" Target="media/image80.png"/><Relationship Id="rId84" Type="http://schemas.openxmlformats.org/officeDocument/2006/relationships/image" Target="media/image79.png"/><Relationship Id="rId83" Type="http://schemas.openxmlformats.org/officeDocument/2006/relationships/image" Target="media/image78.png"/><Relationship Id="rId82" Type="http://schemas.openxmlformats.org/officeDocument/2006/relationships/image" Target="media/image77.png"/><Relationship Id="rId81" Type="http://schemas.openxmlformats.org/officeDocument/2006/relationships/image" Target="media/image76.png"/><Relationship Id="rId80" Type="http://schemas.openxmlformats.org/officeDocument/2006/relationships/image" Target="media/image75.png"/><Relationship Id="rId8" Type="http://schemas.openxmlformats.org/officeDocument/2006/relationships/image" Target="media/image3.bmp"/><Relationship Id="rId79" Type="http://schemas.openxmlformats.org/officeDocument/2006/relationships/image" Target="media/image74.png"/><Relationship Id="rId78" Type="http://schemas.openxmlformats.org/officeDocument/2006/relationships/image" Target="media/image73.png"/><Relationship Id="rId77" Type="http://schemas.openxmlformats.org/officeDocument/2006/relationships/image" Target="media/image72.png"/><Relationship Id="rId76" Type="http://schemas.openxmlformats.org/officeDocument/2006/relationships/image" Target="media/image71.png"/><Relationship Id="rId75" Type="http://schemas.openxmlformats.org/officeDocument/2006/relationships/image" Target="media/image70.png"/><Relationship Id="rId74" Type="http://schemas.openxmlformats.org/officeDocument/2006/relationships/image" Target="media/image69.png"/><Relationship Id="rId73" Type="http://schemas.openxmlformats.org/officeDocument/2006/relationships/image" Target="media/image68.png"/><Relationship Id="rId72" Type="http://schemas.openxmlformats.org/officeDocument/2006/relationships/image" Target="media/image67.png"/><Relationship Id="rId71" Type="http://schemas.openxmlformats.org/officeDocument/2006/relationships/image" Target="media/image66.png"/><Relationship Id="rId70" Type="http://schemas.openxmlformats.org/officeDocument/2006/relationships/image" Target="media/image65.png"/><Relationship Id="rId7" Type="http://schemas.openxmlformats.org/officeDocument/2006/relationships/image" Target="media/image1.png"/><Relationship Id="rId69" Type="http://schemas.openxmlformats.org/officeDocument/2006/relationships/image" Target="media/image64.png"/><Relationship Id="rId68" Type="http://schemas.openxmlformats.org/officeDocument/2006/relationships/image" Target="media/image63.png"/><Relationship Id="rId67" Type="http://schemas.openxmlformats.org/officeDocument/2006/relationships/image" Target="media/image62.png"/><Relationship Id="rId66" Type="http://schemas.openxmlformats.org/officeDocument/2006/relationships/image" Target="media/image61.png"/><Relationship Id="rId65" Type="http://schemas.openxmlformats.org/officeDocument/2006/relationships/image" Target="media/image60.png"/><Relationship Id="rId64" Type="http://schemas.openxmlformats.org/officeDocument/2006/relationships/image" Target="media/image59.png"/><Relationship Id="rId63" Type="http://schemas.openxmlformats.org/officeDocument/2006/relationships/image" Target="media/image58.png"/><Relationship Id="rId62" Type="http://schemas.openxmlformats.org/officeDocument/2006/relationships/image" Target="media/image57.png"/><Relationship Id="rId61" Type="http://schemas.openxmlformats.org/officeDocument/2006/relationships/image" Target="media/image56.png"/><Relationship Id="rId60" Type="http://schemas.openxmlformats.org/officeDocument/2006/relationships/image" Target="media/image55.png"/><Relationship Id="rId6" Type="http://schemas.openxmlformats.org/officeDocument/2006/relationships/image" Target="media/image2.jpeg"/><Relationship Id="rId59" Type="http://schemas.openxmlformats.org/officeDocument/2006/relationships/image" Target="media/image54.png"/><Relationship Id="rId58" Type="http://schemas.openxmlformats.org/officeDocument/2006/relationships/image" Target="media/image53.png"/><Relationship Id="rId57" Type="http://schemas.openxmlformats.org/officeDocument/2006/relationships/image" Target="media/image52.png"/><Relationship Id="rId56" Type="http://schemas.openxmlformats.org/officeDocument/2006/relationships/image" Target="media/image51.png"/><Relationship Id="rId55" Type="http://schemas.openxmlformats.org/officeDocument/2006/relationships/image" Target="media/image50.png"/><Relationship Id="rId54" Type="http://schemas.openxmlformats.org/officeDocument/2006/relationships/image" Target="media/image49.png"/><Relationship Id="rId53" Type="http://schemas.openxmlformats.org/officeDocument/2006/relationships/image" Target="media/image48.jpeg"/><Relationship Id="rId52" Type="http://schemas.openxmlformats.org/officeDocument/2006/relationships/image" Target="media/image47.png"/><Relationship Id="rId51" Type="http://schemas.openxmlformats.org/officeDocument/2006/relationships/image" Target="media/image46.png"/><Relationship Id="rId50" Type="http://schemas.openxmlformats.org/officeDocument/2006/relationships/image" Target="media/image45.png"/><Relationship Id="rId5" Type="http://schemas.openxmlformats.org/officeDocument/2006/relationships/theme" Target="theme/theme1.xml"/><Relationship Id="rId49" Type="http://schemas.openxmlformats.org/officeDocument/2006/relationships/image" Target="media/image44.png"/><Relationship Id="rId48" Type="http://schemas.openxmlformats.org/officeDocument/2006/relationships/image" Target="media/image43.png"/><Relationship Id="rId47" Type="http://schemas.openxmlformats.org/officeDocument/2006/relationships/image" Target="media/image42.png"/><Relationship Id="rId46" Type="http://schemas.openxmlformats.org/officeDocument/2006/relationships/image" Target="media/image41.png"/><Relationship Id="rId45" Type="http://schemas.openxmlformats.org/officeDocument/2006/relationships/image" Target="media/image40.png"/><Relationship Id="rId44" Type="http://schemas.openxmlformats.org/officeDocument/2006/relationships/image" Target="media/image39.png"/><Relationship Id="rId43" Type="http://schemas.openxmlformats.org/officeDocument/2006/relationships/image" Target="media/image38.png"/><Relationship Id="rId42" Type="http://schemas.openxmlformats.org/officeDocument/2006/relationships/image" Target="media/image37.png"/><Relationship Id="rId41" Type="http://schemas.openxmlformats.org/officeDocument/2006/relationships/image" Target="media/image36.png"/><Relationship Id="rId40" Type="http://schemas.openxmlformats.org/officeDocument/2006/relationships/image" Target="media/image35.png"/><Relationship Id="rId4" Type="http://schemas.openxmlformats.org/officeDocument/2006/relationships/footer" Target="footer1.xml"/><Relationship Id="rId39" Type="http://schemas.openxmlformats.org/officeDocument/2006/relationships/image" Target="media/image34.png"/><Relationship Id="rId38" Type="http://schemas.openxmlformats.org/officeDocument/2006/relationships/image" Target="media/image33.png"/><Relationship Id="rId37" Type="http://schemas.openxmlformats.org/officeDocument/2006/relationships/image" Target="media/image32.png"/><Relationship Id="rId36" Type="http://schemas.openxmlformats.org/officeDocument/2006/relationships/image" Target="media/image31.png"/><Relationship Id="rId35" Type="http://schemas.openxmlformats.org/officeDocument/2006/relationships/image" Target="media/image30.png"/><Relationship Id="rId34" Type="http://schemas.openxmlformats.org/officeDocument/2006/relationships/image" Target="media/image29.png"/><Relationship Id="rId33" Type="http://schemas.openxmlformats.org/officeDocument/2006/relationships/image" Target="media/image28.png"/><Relationship Id="rId32" Type="http://schemas.openxmlformats.org/officeDocument/2006/relationships/image" Target="media/image27.png"/><Relationship Id="rId31" Type="http://schemas.openxmlformats.org/officeDocument/2006/relationships/image" Target="media/image26.png"/><Relationship Id="rId30" Type="http://schemas.openxmlformats.org/officeDocument/2006/relationships/image" Target="media/image25.png"/><Relationship Id="rId3" Type="http://schemas.openxmlformats.org/officeDocument/2006/relationships/header" Target="header1.xml"/><Relationship Id="rId29" Type="http://schemas.openxmlformats.org/officeDocument/2006/relationships/image" Target="media/image24.png"/><Relationship Id="rId28" Type="http://schemas.openxmlformats.org/officeDocument/2006/relationships/image" Target="media/image23.png"/><Relationship Id="rId27" Type="http://schemas.openxmlformats.org/officeDocument/2006/relationships/image" Target="media/image22.png"/><Relationship Id="rId26" Type="http://schemas.openxmlformats.org/officeDocument/2006/relationships/image" Target="media/image21.png"/><Relationship Id="rId25" Type="http://schemas.openxmlformats.org/officeDocument/2006/relationships/image" Target="media/image20.png"/><Relationship Id="rId24" Type="http://schemas.openxmlformats.org/officeDocument/2006/relationships/image" Target="media/image19.png"/><Relationship Id="rId23" Type="http://schemas.openxmlformats.org/officeDocument/2006/relationships/image" Target="media/image18.png"/><Relationship Id="rId22" Type="http://schemas.openxmlformats.org/officeDocument/2006/relationships/image" Target="media/image17.png"/><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2" Type="http://schemas.microsoft.com/office/2011/relationships/people" Target="people.xml"/><Relationship Id="rId121" Type="http://schemas.openxmlformats.org/officeDocument/2006/relationships/fontTable" Target="fontTable.xml"/><Relationship Id="rId120" Type="http://schemas.openxmlformats.org/officeDocument/2006/relationships/numbering" Target="numbering.xml"/><Relationship Id="rId12" Type="http://schemas.openxmlformats.org/officeDocument/2006/relationships/image" Target="media/image7.png"/><Relationship Id="rId119" Type="http://schemas.openxmlformats.org/officeDocument/2006/relationships/customXml" Target="../customXml/item1.xml"/><Relationship Id="rId118" Type="http://schemas.openxmlformats.org/officeDocument/2006/relationships/image" Target="media/image113.png"/><Relationship Id="rId117" Type="http://schemas.openxmlformats.org/officeDocument/2006/relationships/image" Target="media/image112.png"/><Relationship Id="rId116" Type="http://schemas.openxmlformats.org/officeDocument/2006/relationships/image" Target="media/image111.png"/><Relationship Id="rId115" Type="http://schemas.openxmlformats.org/officeDocument/2006/relationships/image" Target="media/image110.png"/><Relationship Id="rId114" Type="http://schemas.openxmlformats.org/officeDocument/2006/relationships/image" Target="media/image109.png"/><Relationship Id="rId113" Type="http://schemas.openxmlformats.org/officeDocument/2006/relationships/image" Target="media/image108.png"/><Relationship Id="rId112" Type="http://schemas.openxmlformats.org/officeDocument/2006/relationships/image" Target="media/image107.png"/><Relationship Id="rId111" Type="http://schemas.openxmlformats.org/officeDocument/2006/relationships/image" Target="media/image106.png"/><Relationship Id="rId110" Type="http://schemas.openxmlformats.org/officeDocument/2006/relationships/image" Target="media/image105.png"/><Relationship Id="rId11" Type="http://schemas.openxmlformats.org/officeDocument/2006/relationships/image" Target="media/image6.png"/><Relationship Id="rId109" Type="http://schemas.openxmlformats.org/officeDocument/2006/relationships/image" Target="media/image104.png"/><Relationship Id="rId108" Type="http://schemas.openxmlformats.org/officeDocument/2006/relationships/image" Target="media/image103.png"/><Relationship Id="rId107" Type="http://schemas.openxmlformats.org/officeDocument/2006/relationships/image" Target="media/image102.png"/><Relationship Id="rId106" Type="http://schemas.openxmlformats.org/officeDocument/2006/relationships/image" Target="media/image101.png"/><Relationship Id="rId105" Type="http://schemas.openxmlformats.org/officeDocument/2006/relationships/image" Target="media/image100.png"/><Relationship Id="rId104" Type="http://schemas.openxmlformats.org/officeDocument/2006/relationships/image" Target="media/image99.png"/><Relationship Id="rId103" Type="http://schemas.openxmlformats.org/officeDocument/2006/relationships/image" Target="media/image98.png"/><Relationship Id="rId102" Type="http://schemas.openxmlformats.org/officeDocument/2006/relationships/image" Target="media/image97.png"/><Relationship Id="rId101" Type="http://schemas.openxmlformats.org/officeDocument/2006/relationships/image" Target="media/image96.png"/><Relationship Id="rId100" Type="http://schemas.openxmlformats.org/officeDocument/2006/relationships/image" Target="media/image95.png"/><Relationship Id="rId10" Type="http://schemas.openxmlformats.org/officeDocument/2006/relationships/image" Target="media/image5.pn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2050"/>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54</Pages>
  <Words>951</Words>
  <Characters>1716</Characters>
  <Lines>0</Lines>
  <Paragraphs>0</Paragraphs>
  <TotalTime>0</TotalTime>
  <ScaleCrop>false</ScaleCrop>
  <LinksUpToDate>false</LinksUpToDate>
  <CharactersWithSpaces>1970</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2024-04-08T01:35:00Z</dcterms:created>
  <dc:creator>想念，亦以成淚</dc:creator>
  <cp:lastModifiedBy>LKY</cp:lastModifiedBy>
  <dcterms:modified xsi:type="dcterms:W3CDTF">2026-09-15T09:32:09Z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2052-12.1.0.28505</vt:lpwstr>
  </property>
  <property fmtid="{D5CDD505-2E9C-101B-9397-08002B2CF9AE}" pid="3" name="ICV">
    <vt:lpwstr>716E5D91B8E748CB8FC954EDF5EB7235_13</vt:lpwstr>
  </property>
  <property fmtid="{D5CDD505-2E9C-101B-9397-08002B2CF9AE}" pid="4" name="KSOTemplateDocerSaveRecord">
    <vt:lpwstr>eyJoZGlkIjoiOTA3ZDc1YWY5ZmZkNGI3Y2Q2MGVhM2ZhZmZiMGMzN2EiLCJ1c2VySWQiOiIxMDg3OTg2MjM0In0=</vt:lpwstr>
  </property>
</Properties>
</file>